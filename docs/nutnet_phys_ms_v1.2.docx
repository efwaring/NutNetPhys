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0"/>
      <w:r w:rsidRPr="00771C52">
        <w:rPr>
          <w:rFonts w:eastAsia="Times New Roman"/>
          <w:color w:val="000000"/>
        </w:rPr>
        <w:t>…</w:t>
      </w:r>
      <w:commentRangeEnd w:id="0"/>
      <w:r w:rsidR="00AC3CF2">
        <w:rPr>
          <w:rStyle w:val="CommentReference"/>
        </w:rPr>
        <w:commentReference w:id="0"/>
      </w:r>
      <w:r w:rsidRPr="00771C52">
        <w:rPr>
          <w:rFonts w:eastAsia="Times New Roman"/>
          <w:color w:val="000000"/>
        </w:rPr>
        <w:t>,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ins w:id="1" w:author="Nick Smith" w:date="2021-06-28T09:54:00Z">
        <w:r w:rsidR="007D52B6">
          <w:rPr>
            <w:rFonts w:eastAsia="Times New Roman"/>
            <w:color w:val="000000"/>
          </w:rPr>
          <w:t xml:space="preserve"> in grasslands</w:t>
        </w:r>
      </w:ins>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5B64D2"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del w:id="2" w:author="Nick Smith" w:date="2021-06-28T09:54:00Z">
        <w:r w:rsidRPr="008531D1" w:rsidDel="00AB7D42">
          <w:rPr>
            <w:rFonts w:eastAsia="Times New Roman"/>
            <w:color w:val="000000"/>
          </w:rPr>
          <w:delText xml:space="preserve">this </w:delText>
        </w:r>
      </w:del>
      <w:ins w:id="3" w:author="Nick Smith" w:date="2021-06-28T09:54:00Z">
        <w:r w:rsidR="00AB7D42">
          <w:rPr>
            <w:rFonts w:eastAsia="Times New Roman"/>
            <w:color w:val="000000"/>
          </w:rPr>
          <w:t>nitrogen addition</w:t>
        </w:r>
        <w:r w:rsidR="00AB7D42" w:rsidRPr="008531D1">
          <w:rPr>
            <w:rFonts w:eastAsia="Times New Roman"/>
            <w:color w:val="000000"/>
          </w:rPr>
          <w:t xml:space="preserve"> </w:t>
        </w:r>
      </w:ins>
      <w:r w:rsidRPr="008531D1">
        <w:rPr>
          <w:rFonts w:eastAsia="Times New Roman"/>
          <w:color w:val="000000"/>
        </w:rPr>
        <w:t>will manifest itself in terrestrial ecosystems to reliably predict the rate and magnitude of future climate change.</w:t>
      </w:r>
    </w:p>
    <w:p w14:paraId="72C221CD" w14:textId="1B93414B"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ins w:id="4" w:author="Nick Smith" w:date="2021-06-28T10:39:00Z">
        <w:r w:rsidR="00DC5A2D">
          <w:rPr>
            <w:rFonts w:eastAsia="Times New Roman"/>
            <w:color w:val="000000"/>
          </w:rPr>
          <w:t>; description of key abbreviated terms can be found in Table 1</w:t>
        </w:r>
      </w:ins>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ins w:id="5" w:author="Nick Smith" w:date="2021-06-28T09:54:00Z">
        <w:r w:rsidR="00AB7D42">
          <w:rPr>
            <w:rFonts w:eastAsia="Times New Roman"/>
            <w:color w:val="000000"/>
          </w:rPr>
          <w:t xml:space="preserve"> </w:t>
        </w:r>
      </w:ins>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del w:id="6" w:author="Nick Smith" w:date="2021-06-28T09:56:00Z">
        <w:r w:rsidRPr="008531D1" w:rsidDel="00472FC8">
          <w:rPr>
            <w:rFonts w:eastAsia="Times New Roman"/>
            <w:color w:val="000000"/>
          </w:rPr>
          <w:delText xml:space="preserve"> (Perkowski et al., in </w:delText>
        </w:r>
        <w:r w:rsidR="007A6CA7" w:rsidRPr="001B44B1" w:rsidDel="00472FC8">
          <w:rPr>
            <w:rFonts w:eastAsia="Times New Roman"/>
            <w:color w:val="000000"/>
          </w:rPr>
          <w:delText>review</w:delText>
        </w:r>
        <w:r w:rsidRPr="00771C52" w:rsidDel="00472FC8">
          <w:rPr>
            <w:rFonts w:eastAsia="Times New Roman"/>
            <w:color w:val="000000"/>
          </w:rPr>
          <w:delText>)</w:delText>
        </w:r>
      </w:del>
      <w:r w:rsidRPr="00771C52">
        <w:rPr>
          <w:rFonts w:eastAsia="Times New Roman"/>
          <w:color w:val="000000"/>
        </w:rPr>
        <w:t>.</w:t>
      </w:r>
    </w:p>
    <w:p w14:paraId="1C97A425" w14:textId="5193533F"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del w:id="7" w:author="Nick Smith" w:date="2021-06-28T09:56:00Z">
        <w:r w:rsidRPr="00771C52" w:rsidDel="00472FC8">
          <w:rPr>
            <w:rFonts w:eastAsia="Times New Roman"/>
            <w:i/>
            <w:iCs/>
            <w:color w:val="000000"/>
          </w:rPr>
          <w:delText>N</w:delText>
        </w:r>
        <w:r w:rsidRPr="00771C52" w:rsidDel="00472FC8">
          <w:rPr>
            <w:rFonts w:eastAsia="Times New Roman"/>
            <w:color w:val="000000"/>
            <w:vertAlign w:val="subscript"/>
          </w:rPr>
          <w:delText>area</w:delText>
        </w:r>
      </w:del>
      <w:ins w:id="8" w:author="Nick Smith" w:date="2021-06-28T09:56:00Z">
        <w:r w:rsidR="00472FC8">
          <w:rPr>
            <w:rFonts w:eastAsia="Times New Roman"/>
            <w:iCs/>
            <w:color w:val="000000"/>
          </w:rPr>
          <w:t xml:space="preserve">leaf nitrogen </w:t>
        </w:r>
      </w:ins>
      <w:ins w:id="9" w:author="Nick Smith" w:date="2021-06-28T09:57:00Z">
        <w:r w:rsidR="00472FC8">
          <w:rPr>
            <w:rFonts w:eastAsia="Times New Roman"/>
            <w:iCs/>
            <w:color w:val="000000"/>
          </w:rPr>
          <w:t xml:space="preserve">using meta-analysis </w:t>
        </w:r>
      </w:ins>
      <w:del w:id="10" w:author="Nick Smith" w:date="2021-06-28T09:57:00Z">
        <w:r w:rsidRPr="00771C52" w:rsidDel="00472FC8">
          <w:rPr>
            <w:rFonts w:eastAsia="Times New Roman"/>
            <w:color w:val="000000"/>
          </w:rPr>
          <w:delText xml:space="preserve"> </w:delText>
        </w:r>
      </w:del>
      <w:r w:rsidR="00493741" w:rsidRPr="008531D1">
        <w:rPr>
          <w:rFonts w:eastAsia="Times New Roman"/>
          <w:color w:val="000000"/>
        </w:rPr>
        <w:fldChar w:fldCharType="begin" w:fldLock="1"/>
      </w:r>
      <w:ins w:id="11" w:author="Nick Smith" w:date="2021-06-28T09:57:00Z">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ins>
      <w:del w:id="12" w:author="Nick Smith" w:date="2021-06-28T09:57:00Z">
        <w:r w:rsidR="00493741" w:rsidRPr="00771C52" w:rsidDel="00472FC8">
          <w:rPr>
            <w:rFonts w:eastAsia="Times New Roman"/>
            <w:color w:val="000000"/>
          </w:rPr>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delInstrText>
        </w:r>
        <w:r w:rsidR="00493741" w:rsidRPr="00771C52" w:rsidDel="00472FC8">
          <w:rPr>
            <w:rFonts w:ascii="Cambria Math" w:eastAsia="Times New Roman" w:hAnsi="Cambria Math" w:cs="Cambria Math"/>
            <w:color w:val="000000"/>
          </w:rPr>
          <w:delInstrText>‐</w:delInstrText>
        </w:r>
        <w:r w:rsidR="00493741" w:rsidRPr="00771C52" w:rsidDel="00472FC8">
          <w:rPr>
            <w:rFonts w:eastAsia="Times New Roman"/>
            <w:color w:val="000000"/>
          </w:rPr>
          <w:del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delInstrText>
        </w:r>
      </w:del>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ins w:id="13" w:author="Nick Smith" w:date="2021-06-28T09:57:00Z">
        <w:r w:rsidR="00472FC8">
          <w:rPr>
            <w:rFonts w:eastAsia="Times New Roman"/>
            <w:color w:val="000000"/>
          </w:rPr>
          <w:t xml:space="preserve"> </w:t>
        </w:r>
        <w:r w:rsidR="00472FC8">
          <w:rPr>
            <w:rFonts w:eastAsia="Times New Roman"/>
            <w:color w:val="000000"/>
          </w:rPr>
          <w:lastRenderedPageBreak/>
          <w:t xml:space="preserve">and globally distributed experiments </w:t>
        </w:r>
      </w:ins>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leaves are not carboxylation-limited and are instead </w:t>
      </w:r>
      <w:del w:id="14" w:author="Nick Smith" w:date="2021-06-28T09:58:00Z">
        <w:r w:rsidRPr="008531D1" w:rsidDel="00E2660B">
          <w:rPr>
            <w:rFonts w:eastAsia="Times New Roman"/>
            <w:color w:val="000000"/>
          </w:rPr>
          <w:delText xml:space="preserve">well </w:delText>
        </w:r>
      </w:del>
      <w:r w:rsidRPr="008531D1">
        <w:rPr>
          <w:rFonts w:eastAsia="Times New Roman"/>
          <w:color w:val="000000"/>
        </w:rPr>
        <w:t>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DF31C0A" w:rsidR="00361685" w:rsidRPr="00771C52" w:rsidRDefault="00361685" w:rsidP="00B05AC4">
      <w:pPr>
        <w:spacing w:line="480" w:lineRule="auto"/>
        <w:contextualSpacing/>
        <w:rPr>
          <w:rFonts w:eastAsia="Times New Roman"/>
        </w:rPr>
      </w:pPr>
      <w:r w:rsidRPr="001B44B1">
        <w:rPr>
          <w:rFonts w:eastAsia="Times New Roman"/>
          <w:color w:val="000000"/>
        </w:rPr>
        <w:tab/>
      </w:r>
      <w:del w:id="15" w:author="Nick Smith" w:date="2021-06-28T09:59:00Z">
        <w:r w:rsidRPr="001B44B1" w:rsidDel="00E2660B">
          <w:rPr>
            <w:rFonts w:eastAsia="Times New Roman"/>
            <w:color w:val="000000"/>
          </w:rPr>
          <w:delText>Pla</w:delText>
        </w:r>
        <w:r w:rsidRPr="00771C52" w:rsidDel="00E2660B">
          <w:rPr>
            <w:rFonts w:eastAsia="Times New Roman"/>
            <w:color w:val="000000"/>
          </w:rPr>
          <w:delText>nt ecophysiological</w:delText>
        </w:r>
      </w:del>
      <w:ins w:id="16" w:author="Nick Smith" w:date="2021-06-28T09:59:00Z">
        <w:r w:rsidR="00E2660B">
          <w:rPr>
            <w:rFonts w:eastAsia="Times New Roman"/>
            <w:color w:val="000000"/>
          </w:rPr>
          <w:t>Eco-evolutionary optimality</w:t>
        </w:r>
      </w:ins>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del w:id="17" w:author="Nick Smith" w:date="2021-06-28T10:00:00Z">
        <w:r w:rsidR="00771C52" w:rsidDel="00E2660B">
          <w:rPr>
            <w:rFonts w:eastAsia="Times New Roman"/>
            <w:color w:val="000000"/>
          </w:rPr>
          <w:delText>(</w:delText>
        </w:r>
        <w:r w:rsidR="00771C52" w:rsidRPr="00771C52" w:rsidDel="00E2660B">
          <w:rPr>
            <w:rFonts w:eastAsia="Times New Roman"/>
            <w:bCs/>
            <w:i/>
          </w:rPr>
          <w:delText>N</w:delText>
        </w:r>
        <w:r w:rsidR="00771C52" w:rsidDel="00E2660B">
          <w:rPr>
            <w:rFonts w:eastAsia="Times New Roman"/>
            <w:bCs/>
            <w:vertAlign w:val="subscript"/>
          </w:rPr>
          <w:delText>availability</w:delText>
        </w:r>
        <w:r w:rsidR="00771C52" w:rsidDel="00E2660B">
          <w:rPr>
            <w:rFonts w:eastAsia="Times New Roman"/>
            <w:color w:val="000000"/>
          </w:rPr>
          <w:delText>)</w:delText>
        </w:r>
        <w:r w:rsidRPr="00771C52" w:rsidDel="00E2660B">
          <w:rPr>
            <w:rFonts w:eastAsia="Times New Roman"/>
            <w:color w:val="000000"/>
          </w:rPr>
          <w:delText xml:space="preserve"> </w:delText>
        </w:r>
      </w:del>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ins w:id="18" w:author="Nick Smith" w:date="2021-06-28T10:01:00Z">
        <w:r w:rsidR="00E2660B">
          <w:rPr>
            <w:rFonts w:eastAsia="Times New Roman"/>
            <w:color w:val="000000"/>
          </w:rPr>
          <w:t xml:space="preserve"> nitrogen supply</w:t>
        </w:r>
      </w:ins>
      <w:del w:id="19" w:author="Nick Smith" w:date="2021-06-28T10:01:00Z">
        <w:r w:rsidRPr="00771C52" w:rsidDel="00E2660B">
          <w:rPr>
            <w:rFonts w:eastAsia="Times New Roman"/>
            <w:color w:val="000000"/>
          </w:rPr>
          <w:delText xml:space="preserve"> </w:delText>
        </w:r>
        <w:r w:rsidRPr="00771C52" w:rsidDel="00E2660B">
          <w:rPr>
            <w:rFonts w:eastAsia="Times New Roman"/>
            <w:i/>
            <w:iCs/>
            <w:color w:val="000000"/>
          </w:rPr>
          <w:delText>N</w:delText>
        </w:r>
        <w:r w:rsidRPr="00771C52" w:rsidDel="00E2660B">
          <w:rPr>
            <w:rFonts w:eastAsia="Times New Roman"/>
            <w:color w:val="000000"/>
            <w:vertAlign w:val="subscript"/>
          </w:rPr>
          <w:delText>supply</w:delText>
        </w:r>
      </w:del>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del w:id="20" w:author="Nick Smith" w:date="2021-06-28T10:01:00Z">
        <w:r w:rsidR="00771C52" w:rsidRPr="00E2660B" w:rsidDel="00E2660B">
          <w:rPr>
            <w:rFonts w:eastAsia="Times New Roman"/>
            <w:bCs/>
            <w:rPrChange w:id="21" w:author="Nick Smith" w:date="2021-06-28T10:01:00Z">
              <w:rPr>
                <w:rFonts w:eastAsia="Times New Roman"/>
                <w:bCs/>
                <w:i/>
              </w:rPr>
            </w:rPrChange>
          </w:rPr>
          <w:delText>N</w:delText>
        </w:r>
        <w:r w:rsidR="00771C52" w:rsidRPr="00E2660B" w:rsidDel="00E2660B">
          <w:rPr>
            <w:rFonts w:eastAsia="Times New Roman"/>
            <w:bCs/>
            <w:vertAlign w:val="subscript"/>
          </w:rPr>
          <w:delText>availability</w:delText>
        </w:r>
        <w:r w:rsidR="00771C52" w:rsidDel="00E2660B">
          <w:rPr>
            <w:rFonts w:eastAsia="Times New Roman"/>
            <w:color w:val="000000"/>
          </w:rPr>
          <w:delText xml:space="preserve"> </w:delText>
        </w:r>
      </w:del>
      <w:ins w:id="22" w:author="Nick Smith" w:date="2021-06-28T10:01:00Z">
        <w:r w:rsidR="00E2660B">
          <w:rPr>
            <w:rFonts w:eastAsia="Times New Roman"/>
            <w:bCs/>
          </w:rPr>
          <w:t>nitrogen availability</w:t>
        </w:r>
      </w:ins>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77777777" w:rsidR="004921F3" w:rsidRDefault="00361685" w:rsidP="00B05AC4">
      <w:pPr>
        <w:spacing w:line="480" w:lineRule="auto"/>
        <w:contextualSpacing/>
        <w:rPr>
          <w:ins w:id="23" w:author="Nick Smith" w:date="2021-06-28T10:11:00Z"/>
          <w:rFonts w:eastAsia="Times New Roman"/>
          <w:color w:val="000000"/>
        </w:rPr>
      </w:pPr>
      <w:r w:rsidRPr="00771C52">
        <w:rPr>
          <w:rFonts w:eastAsia="Times New Roman"/>
          <w:color w:val="000000"/>
        </w:rPr>
        <w:tab/>
        <w:t>Here, we use leaf</w:t>
      </w:r>
      <w:del w:id="24" w:author="Nick Smith" w:date="2021-06-28T10:01:00Z">
        <w:r w:rsidRPr="00771C52" w:rsidDel="00E2660B">
          <w:rPr>
            <w:rFonts w:eastAsia="Times New Roman"/>
            <w:color w:val="000000"/>
          </w:rPr>
          <w:delText>-level</w:delText>
        </w:r>
      </w:del>
      <w:r w:rsidRPr="00771C52">
        <w:rPr>
          <w:rFonts w:eastAsia="Times New Roman"/>
          <w:color w:val="000000"/>
        </w:rPr>
        <w:t xml:space="preserve">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del w:id="25" w:author="Nick Smith" w:date="2021-06-28T10:02:00Z">
        <w:r w:rsidRPr="00771C52" w:rsidDel="00E2660B">
          <w:rPr>
            <w:rFonts w:eastAsia="Times New Roman"/>
            <w:color w:val="000000"/>
          </w:rPr>
          <w:delText xml:space="preserve">ecophysiological </w:delText>
        </w:r>
      </w:del>
      <w:ins w:id="26" w:author="Nick Smith" w:date="2021-06-28T10:02:00Z">
        <w:r w:rsidR="00E2660B">
          <w:rPr>
            <w:rFonts w:eastAsia="Times New Roman"/>
            <w:color w:val="000000"/>
          </w:rPr>
          <w:t>eco-evolutionary optimality</w:t>
        </w:r>
        <w:r w:rsidR="00E2660B" w:rsidRPr="00771C52">
          <w:rPr>
            <w:rFonts w:eastAsia="Times New Roman"/>
            <w:color w:val="000000"/>
          </w:rPr>
          <w:t xml:space="preserve"> </w:t>
        </w:r>
      </w:ins>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del w:id="27" w:author="Nick Smith" w:date="2021-06-28T10:10:00Z">
        <w:r w:rsidRPr="00771C52" w:rsidDel="001D5E19">
          <w:rPr>
            <w:rFonts w:eastAsia="Times New Roman"/>
            <w:color w:val="000000"/>
          </w:rPr>
          <w:delText xml:space="preserve">to </w:delText>
        </w:r>
      </w:del>
      <w:ins w:id="28" w:author="Nick Smith" w:date="2021-06-28T10:10:00Z">
        <w:r w:rsidR="001D5E19">
          <w:rPr>
            <w:rFonts w:eastAsia="Times New Roman"/>
            <w:color w:val="000000"/>
          </w:rPr>
          <w:t>fourfold</w:t>
        </w:r>
      </w:ins>
      <w:ins w:id="29" w:author="Nick Smith" w:date="2021-06-28T10:11:00Z">
        <w:r w:rsidR="001D5E19">
          <w:rPr>
            <w:rFonts w:eastAsia="Times New Roman"/>
            <w:color w:val="000000"/>
          </w:rPr>
          <w:t>:</w:t>
        </w:r>
      </w:ins>
    </w:p>
    <w:p w14:paraId="41358659" w14:textId="7B478A44" w:rsidR="004921F3" w:rsidRPr="004921F3" w:rsidRDefault="00361685" w:rsidP="004921F3">
      <w:pPr>
        <w:pStyle w:val="ListParagraph"/>
        <w:numPr>
          <w:ilvl w:val="0"/>
          <w:numId w:val="8"/>
        </w:numPr>
        <w:spacing w:line="480" w:lineRule="auto"/>
        <w:rPr>
          <w:ins w:id="30" w:author="Nick Smith" w:date="2021-06-28T10:11:00Z"/>
          <w:rFonts w:eastAsia="Times New Roman"/>
          <w:color w:val="000000"/>
          <w:rPrChange w:id="31" w:author="Nick Smith" w:date="2021-06-28T10:11:00Z">
            <w:rPr>
              <w:ins w:id="32" w:author="Nick Smith" w:date="2021-06-28T10:11:00Z"/>
            </w:rPr>
          </w:rPrChange>
        </w:rPr>
        <w:pPrChange w:id="33" w:author="Nick Smith" w:date="2021-06-28T10:11:00Z">
          <w:pPr>
            <w:spacing w:line="480" w:lineRule="auto"/>
            <w:contextualSpacing/>
          </w:pPr>
        </w:pPrChange>
      </w:pPr>
      <w:del w:id="34" w:author="Nick Smith" w:date="2021-06-28T10:11:00Z">
        <w:r w:rsidRPr="004921F3" w:rsidDel="004921F3">
          <w:rPr>
            <w:rFonts w:eastAsia="Times New Roman"/>
            <w:color w:val="000000"/>
            <w:rPrChange w:id="35" w:author="Nick Smith" w:date="2021-06-28T10:11:00Z">
              <w:rPr/>
            </w:rPrChange>
          </w:rPr>
          <w:delText xml:space="preserve">(1) </w:delText>
        </w:r>
      </w:del>
      <w:ins w:id="36" w:author="Nick Smith" w:date="2021-06-28T10:11:00Z">
        <w:r w:rsidR="004921F3" w:rsidRPr="004921F3">
          <w:rPr>
            <w:rFonts w:eastAsia="Times New Roman"/>
            <w:color w:val="000000"/>
            <w:rPrChange w:id="37" w:author="Nick Smith" w:date="2021-06-28T10:11:00Z">
              <w:rPr/>
            </w:rPrChange>
          </w:rPr>
          <w:t>Q</w:t>
        </w:r>
      </w:ins>
      <w:del w:id="38" w:author="Nick Smith" w:date="2021-06-28T10:11:00Z">
        <w:r w:rsidRPr="004921F3" w:rsidDel="004921F3">
          <w:rPr>
            <w:rFonts w:eastAsia="Times New Roman"/>
            <w:color w:val="000000"/>
            <w:rPrChange w:id="39" w:author="Nick Smith" w:date="2021-06-28T10:11:00Z">
              <w:rPr/>
            </w:rPrChange>
          </w:rPr>
          <w:delText>q</w:delText>
        </w:r>
      </w:del>
      <w:r w:rsidRPr="004921F3">
        <w:rPr>
          <w:rFonts w:eastAsia="Times New Roman"/>
          <w:color w:val="000000"/>
          <w:rPrChange w:id="40" w:author="Nick Smith" w:date="2021-06-28T10:11:00Z">
            <w:rPr/>
          </w:rPrChange>
        </w:rPr>
        <w:t xml:space="preserve">uantify and separate the impact of soil nitrogen, leaf traits, and climate on </w:t>
      </w:r>
      <w:proofErr w:type="spellStart"/>
      <w:r w:rsidRPr="004921F3">
        <w:rPr>
          <w:rFonts w:eastAsia="Times New Roman"/>
          <w:i/>
          <w:iCs/>
          <w:color w:val="000000"/>
          <w:rPrChange w:id="41" w:author="Nick Smith" w:date="2021-06-28T10:11:00Z">
            <w:rPr>
              <w:i/>
              <w:iCs/>
            </w:rPr>
          </w:rPrChange>
        </w:rPr>
        <w:t>N</w:t>
      </w:r>
      <w:r w:rsidRPr="004921F3">
        <w:rPr>
          <w:rFonts w:eastAsia="Times New Roman"/>
          <w:color w:val="000000"/>
          <w:vertAlign w:val="subscript"/>
          <w:rPrChange w:id="42" w:author="Nick Smith" w:date="2021-06-28T10:11:00Z">
            <w:rPr>
              <w:vertAlign w:val="subscript"/>
            </w:rPr>
          </w:rPrChange>
        </w:rPr>
        <w:t>area</w:t>
      </w:r>
      <w:proofErr w:type="spellEnd"/>
      <w:ins w:id="43" w:author="Nick Smith" w:date="2021-06-28T10:13:00Z">
        <w:r w:rsidR="004921F3">
          <w:rPr>
            <w:rFonts w:eastAsia="Times New Roman"/>
            <w:color w:val="000000"/>
          </w:rPr>
          <w:t>.</w:t>
        </w:r>
      </w:ins>
      <w:r w:rsidRPr="004921F3">
        <w:rPr>
          <w:rFonts w:eastAsia="Times New Roman"/>
          <w:color w:val="000000"/>
          <w:rPrChange w:id="44" w:author="Nick Smith" w:date="2021-06-28T10:11:00Z">
            <w:rPr/>
          </w:rPrChange>
        </w:rPr>
        <w:t xml:space="preserve"> </w:t>
      </w:r>
    </w:p>
    <w:p w14:paraId="06DF94B7" w14:textId="1A681EE6" w:rsidR="004921F3" w:rsidRDefault="004921F3" w:rsidP="004921F3">
      <w:pPr>
        <w:pStyle w:val="ListParagraph"/>
        <w:numPr>
          <w:ilvl w:val="0"/>
          <w:numId w:val="8"/>
        </w:numPr>
        <w:spacing w:line="480" w:lineRule="auto"/>
        <w:rPr>
          <w:ins w:id="45" w:author="Nick Smith" w:date="2021-06-28T10:13:00Z"/>
          <w:rFonts w:eastAsia="Times New Roman"/>
          <w:color w:val="000000"/>
        </w:rPr>
      </w:pPr>
      <w:ins w:id="46" w:author="Nick Smith" w:date="2021-06-28T10:11:00Z">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w:t>
        </w:r>
      </w:ins>
      <w:ins w:id="47" w:author="Nick Smith" w:date="2021-06-28T10:12:00Z">
        <w:r>
          <w:rPr>
            <w:rFonts w:eastAsia="Times New Roman"/>
            <w:color w:val="000000"/>
          </w:rPr>
          <w:t xml:space="preserve"> using aboveground climate and leaf traits alone in comparison to b</w:t>
        </w:r>
      </w:ins>
      <w:ins w:id="48" w:author="Nick Smith" w:date="2021-06-28T10:13:00Z">
        <w:r>
          <w:rPr>
            <w:rFonts w:eastAsia="Times New Roman"/>
            <w:color w:val="000000"/>
          </w:rPr>
          <w:t xml:space="preserve">elowground soil </w:t>
        </w:r>
      </w:ins>
      <w:ins w:id="49" w:author="Nick Smith" w:date="2021-06-28T10:17:00Z">
        <w:r>
          <w:rPr>
            <w:rFonts w:eastAsia="Times New Roman"/>
            <w:color w:val="000000"/>
          </w:rPr>
          <w:t>nitrogen</w:t>
        </w:r>
      </w:ins>
      <w:ins w:id="50" w:author="Nick Smith" w:date="2021-06-28T10:13:00Z">
        <w:r>
          <w:rPr>
            <w:rFonts w:eastAsia="Times New Roman"/>
            <w:color w:val="000000"/>
          </w:rPr>
          <w:t xml:space="preserve"> availability.</w:t>
        </w:r>
      </w:ins>
    </w:p>
    <w:p w14:paraId="236ABE50" w14:textId="6FD5109C" w:rsidR="004921F3" w:rsidRDefault="004921F3" w:rsidP="004921F3">
      <w:pPr>
        <w:pStyle w:val="ListParagraph"/>
        <w:numPr>
          <w:ilvl w:val="0"/>
          <w:numId w:val="8"/>
        </w:numPr>
        <w:spacing w:line="480" w:lineRule="auto"/>
        <w:rPr>
          <w:ins w:id="51" w:author="Nick Smith" w:date="2021-06-28T10:13:00Z"/>
          <w:rFonts w:eastAsia="Times New Roman"/>
          <w:color w:val="000000"/>
        </w:rPr>
      </w:pPr>
      <w:ins w:id="52" w:author="Nick Smith" w:date="2021-06-28T10:13:00Z">
        <w:r>
          <w:rPr>
            <w:rFonts w:eastAsia="Times New Roman"/>
            <w:color w:val="000000"/>
          </w:rPr>
          <w:t>Quantify the impacts of soil n</w:t>
        </w:r>
      </w:ins>
      <w:ins w:id="53" w:author="Nick Smith" w:date="2021-06-28T10:14:00Z">
        <w:r>
          <w:rPr>
            <w:rFonts w:eastAsia="Times New Roman"/>
            <w:color w:val="000000"/>
          </w:rPr>
          <w:t>itrogen</w:t>
        </w:r>
      </w:ins>
      <w:ins w:id="54" w:author="Nick Smith" w:date="2021-06-28T10:13:00Z">
        <w:r>
          <w:rPr>
            <w:rFonts w:eastAsia="Times New Roman"/>
            <w:color w:val="000000"/>
          </w:rPr>
          <w:t xml:space="preserve"> availability on aboveground biomass.</w:t>
        </w:r>
      </w:ins>
    </w:p>
    <w:p w14:paraId="1EF08796" w14:textId="2C5DBB15" w:rsidR="004921F3" w:rsidRDefault="00361685" w:rsidP="004921F3">
      <w:pPr>
        <w:pStyle w:val="ListParagraph"/>
        <w:numPr>
          <w:ilvl w:val="0"/>
          <w:numId w:val="8"/>
        </w:numPr>
        <w:spacing w:line="480" w:lineRule="auto"/>
        <w:rPr>
          <w:ins w:id="55" w:author="Nick Smith" w:date="2021-06-28T10:15:00Z"/>
          <w:rFonts w:eastAsia="Times New Roman"/>
          <w:color w:val="000000"/>
        </w:rPr>
      </w:pPr>
      <w:del w:id="56" w:author="Nick Smith" w:date="2021-06-28T10:14:00Z">
        <w:r w:rsidRPr="004921F3" w:rsidDel="004921F3">
          <w:rPr>
            <w:rFonts w:eastAsia="Times New Roman"/>
            <w:color w:val="000000"/>
            <w:rPrChange w:id="57" w:author="Nick Smith" w:date="2021-06-28T10:11:00Z">
              <w:rPr/>
            </w:rPrChange>
          </w:rPr>
          <w:delText>and (2) s</w:delText>
        </w:r>
      </w:del>
      <w:ins w:id="58" w:author="Nick Smith" w:date="2021-06-28T10:14:00Z">
        <w:r w:rsidR="004921F3">
          <w:rPr>
            <w:rFonts w:eastAsia="Times New Roman"/>
            <w:color w:val="000000"/>
          </w:rPr>
          <w:t xml:space="preserve">Assess tradeoffs between biomass production and allocation to </w:t>
        </w:r>
        <w:proofErr w:type="spellStart"/>
        <w:r w:rsidR="004921F3">
          <w:rPr>
            <w:rFonts w:eastAsia="Times New Roman"/>
            <w:i/>
            <w:color w:val="000000"/>
          </w:rPr>
          <w:t>N</w:t>
        </w:r>
        <w:r w:rsidR="004921F3">
          <w:rPr>
            <w:rFonts w:eastAsia="Times New Roman"/>
            <w:color w:val="000000"/>
            <w:vertAlign w:val="subscript"/>
          </w:rPr>
          <w:t>area</w:t>
        </w:r>
      </w:ins>
      <w:proofErr w:type="spellEnd"/>
      <w:ins w:id="59" w:author="Nick Smith" w:date="2021-06-28T10:15:00Z">
        <w:r w:rsidR="004921F3">
          <w:rPr>
            <w:rFonts w:eastAsia="Times New Roman"/>
            <w:color w:val="000000"/>
          </w:rPr>
          <w:t xml:space="preserve"> under different soil </w:t>
        </w:r>
      </w:ins>
      <w:ins w:id="60" w:author="Nick Smith" w:date="2021-06-28T10:17:00Z">
        <w:r w:rsidR="004921F3">
          <w:rPr>
            <w:rFonts w:eastAsia="Times New Roman"/>
            <w:color w:val="000000"/>
          </w:rPr>
          <w:t>nitrogen</w:t>
        </w:r>
      </w:ins>
      <w:ins w:id="61" w:author="Nick Smith" w:date="2021-06-28T10:15:00Z">
        <w:r w:rsidR="004921F3">
          <w:rPr>
            <w:rFonts w:eastAsia="Times New Roman"/>
            <w:color w:val="000000"/>
          </w:rPr>
          <w:t xml:space="preserve"> conditions.</w:t>
        </w:r>
      </w:ins>
      <w:ins w:id="62" w:author="Nick Smith" w:date="2021-06-28T10:14:00Z">
        <w:r w:rsidR="004921F3">
          <w:rPr>
            <w:rFonts w:eastAsia="Times New Roman"/>
            <w:color w:val="000000"/>
          </w:rPr>
          <w:t xml:space="preserve"> </w:t>
        </w:r>
      </w:ins>
      <w:del w:id="63" w:author="Nick Smith" w:date="2021-06-28T10:15:00Z">
        <w:r w:rsidRPr="004921F3" w:rsidDel="004921F3">
          <w:rPr>
            <w:rFonts w:eastAsia="Times New Roman"/>
            <w:color w:val="000000"/>
            <w:rPrChange w:id="64" w:author="Nick Smith" w:date="2021-06-28T10:11:00Z">
              <w:rPr/>
            </w:rPrChange>
          </w:rPr>
          <w:delText xml:space="preserve">eparate the impacts of nitrogen demand and nitrogen availability on </w:delText>
        </w:r>
        <w:r w:rsidRPr="004921F3" w:rsidDel="004921F3">
          <w:rPr>
            <w:rFonts w:eastAsia="Times New Roman"/>
            <w:i/>
            <w:iCs/>
            <w:color w:val="000000"/>
            <w:rPrChange w:id="65" w:author="Nick Smith" w:date="2021-06-28T10:11:00Z">
              <w:rPr>
                <w:i/>
                <w:iCs/>
              </w:rPr>
            </w:rPrChange>
          </w:rPr>
          <w:delText>N</w:delText>
        </w:r>
        <w:r w:rsidRPr="004921F3" w:rsidDel="004921F3">
          <w:rPr>
            <w:rFonts w:eastAsia="Times New Roman"/>
            <w:color w:val="000000"/>
            <w:vertAlign w:val="subscript"/>
            <w:rPrChange w:id="66" w:author="Nick Smith" w:date="2021-06-28T10:11:00Z">
              <w:rPr>
                <w:vertAlign w:val="subscript"/>
              </w:rPr>
            </w:rPrChange>
          </w:rPr>
          <w:delText>area</w:delText>
        </w:r>
        <w:r w:rsidRPr="004921F3" w:rsidDel="004921F3">
          <w:rPr>
            <w:rFonts w:eastAsia="Times New Roman"/>
            <w:color w:val="000000"/>
            <w:rPrChange w:id="67" w:author="Nick Smith" w:date="2021-06-28T10:11:00Z">
              <w:rPr/>
            </w:rPrChange>
          </w:rPr>
          <w:delText xml:space="preserve">. </w:delText>
        </w:r>
      </w:del>
    </w:p>
    <w:p w14:paraId="02B56D63" w14:textId="72AA4F59" w:rsidR="00361685" w:rsidRPr="004921F3" w:rsidRDefault="00361685" w:rsidP="004921F3">
      <w:pPr>
        <w:spacing w:line="480" w:lineRule="auto"/>
        <w:rPr>
          <w:rFonts w:eastAsia="Times New Roman"/>
          <w:color w:val="000000"/>
          <w:rPrChange w:id="68" w:author="Nick Smith" w:date="2021-06-28T10:15:00Z">
            <w:rPr/>
          </w:rPrChange>
        </w:rPr>
        <w:pPrChange w:id="69" w:author="Nick Smith" w:date="2021-06-28T10:15:00Z">
          <w:pPr>
            <w:spacing w:line="480" w:lineRule="auto"/>
            <w:contextualSpacing/>
          </w:pPr>
        </w:pPrChange>
      </w:pPr>
      <w:r w:rsidRPr="004921F3">
        <w:rPr>
          <w:rFonts w:eastAsia="Times New Roman"/>
          <w:color w:val="000000"/>
          <w:rPrChange w:id="70" w:author="Nick Smith" w:date="2021-06-28T10:15:00Z">
            <w:rPr/>
          </w:rPrChange>
        </w:rPr>
        <w:t xml:space="preserve">We hypothesized that soil nitrogen availability, leaf traits, and climate would have significant separate impacts on </w:t>
      </w:r>
      <w:proofErr w:type="spellStart"/>
      <w:r w:rsidRPr="004921F3">
        <w:rPr>
          <w:rFonts w:eastAsia="Times New Roman"/>
          <w:i/>
          <w:iCs/>
          <w:color w:val="000000"/>
          <w:rPrChange w:id="71" w:author="Nick Smith" w:date="2021-06-28T10:15:00Z">
            <w:rPr>
              <w:i/>
              <w:iCs/>
            </w:rPr>
          </w:rPrChange>
        </w:rPr>
        <w:t>N</w:t>
      </w:r>
      <w:r w:rsidRPr="004921F3">
        <w:rPr>
          <w:rFonts w:eastAsia="Times New Roman"/>
          <w:color w:val="000000"/>
          <w:vertAlign w:val="subscript"/>
          <w:rPrChange w:id="72" w:author="Nick Smith" w:date="2021-06-28T10:15:00Z">
            <w:rPr>
              <w:vertAlign w:val="subscript"/>
            </w:rPr>
          </w:rPrChange>
        </w:rPr>
        <w:t>area</w:t>
      </w:r>
      <w:proofErr w:type="spellEnd"/>
      <w:r w:rsidRPr="004921F3">
        <w:rPr>
          <w:rFonts w:eastAsia="Times New Roman"/>
          <w:color w:val="000000"/>
          <w:rPrChange w:id="73" w:author="Nick Smith" w:date="2021-06-28T10:15:00Z">
            <w:rPr/>
          </w:rPrChange>
        </w:rPr>
        <w:t xml:space="preserve">, but that the effect of soil nitrogen availability would be relatively weak </w:t>
      </w:r>
      <w:r w:rsidRPr="004921F3">
        <w:rPr>
          <w:rFonts w:eastAsia="Times New Roman"/>
          <w:color w:val="000000"/>
          <w:rPrChange w:id="74" w:author="Nick Smith" w:date="2021-06-28T10:15:00Z">
            <w:rPr/>
          </w:rPrChange>
        </w:rPr>
        <w:lastRenderedPageBreak/>
        <w:t>due to the alternative ways in which plants can allocate available nitrogen</w:t>
      </w:r>
      <w:ins w:id="75" w:author="Nick Smith" w:date="2021-06-28T10:19:00Z">
        <w:r w:rsidR="00A6009F">
          <w:rPr>
            <w:rFonts w:eastAsia="Times New Roman"/>
            <w:color w:val="000000"/>
          </w:rPr>
          <w:t xml:space="preserve"> (Aim 1)</w:t>
        </w:r>
      </w:ins>
      <w:r w:rsidRPr="004921F3">
        <w:rPr>
          <w:rFonts w:eastAsia="Times New Roman"/>
          <w:color w:val="000000"/>
          <w:rPrChange w:id="76" w:author="Nick Smith" w:date="2021-06-28T10:15:00Z">
            <w:rPr/>
          </w:rPrChange>
        </w:rPr>
        <w:t>.</w:t>
      </w:r>
      <w:ins w:id="77" w:author="Nick Smith" w:date="2021-06-28T10:16:00Z">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ins>
      <w:ins w:id="78" w:author="Nick Smith" w:date="2021-06-28T10:19:00Z">
        <w:r w:rsidR="00A6009F">
          <w:rPr>
            <w:rFonts w:eastAsia="Times New Roman"/>
            <w:color w:val="000000"/>
          </w:rPr>
          <w:t xml:space="preserve"> (Aim 2)</w:t>
        </w:r>
      </w:ins>
      <w:ins w:id="79" w:author="Nick Smith" w:date="2021-06-28T10:16:00Z">
        <w:r w:rsidR="004921F3">
          <w:rPr>
            <w:rFonts w:eastAsia="Times New Roman"/>
            <w:color w:val="000000"/>
          </w:rPr>
          <w:t>.</w:t>
        </w:r>
      </w:ins>
      <w:ins w:id="80" w:author="Nick Smith" w:date="2021-06-28T10:17:00Z">
        <w:r w:rsidR="004921F3">
          <w:rPr>
            <w:rFonts w:eastAsia="Times New Roman"/>
            <w:color w:val="000000"/>
          </w:rPr>
          <w:t xml:space="preserve"> We expected that soil nitrogen availability would be positively correlated with abov</w:t>
        </w:r>
      </w:ins>
      <w:ins w:id="81" w:author="Nick Smith" w:date="2021-06-28T10:18:00Z">
        <w:r w:rsidR="004921F3">
          <w:rPr>
            <w:rFonts w:eastAsia="Times New Roman"/>
            <w:color w:val="000000"/>
          </w:rPr>
          <w:t>eground biomass on average</w:t>
        </w:r>
      </w:ins>
      <w:ins w:id="82" w:author="Nick Smith" w:date="2021-06-28T10:20:00Z">
        <w:r w:rsidR="00A6009F">
          <w:rPr>
            <w:rFonts w:eastAsia="Times New Roman"/>
            <w:color w:val="000000"/>
          </w:rPr>
          <w:t xml:space="preserve"> (Aim 3).</w:t>
        </w:r>
      </w:ins>
      <w:ins w:id="83" w:author="Nick Smith" w:date="2021-06-28T10:18:00Z">
        <w:r w:rsidR="004921F3">
          <w:rPr>
            <w:rFonts w:eastAsia="Times New Roman"/>
            <w:color w:val="000000"/>
          </w:rPr>
          <w:t xml:space="preserve"> </w:t>
        </w:r>
      </w:ins>
      <w:ins w:id="84" w:author="Nick Smith" w:date="2021-06-28T10:20:00Z">
        <w:r w:rsidR="00A6009F">
          <w:rPr>
            <w:rFonts w:eastAsia="Times New Roman"/>
            <w:color w:val="000000"/>
          </w:rPr>
          <w:t xml:space="preserve">We expected </w:t>
        </w:r>
      </w:ins>
      <w:ins w:id="85" w:author="Nick Smith" w:date="2021-06-28T10:18:00Z">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w:t>
        </w:r>
      </w:ins>
      <w:ins w:id="86" w:author="Nick Smith" w:date="2021-06-28T10:19:00Z">
        <w:r w:rsidR="004921F3">
          <w:rPr>
            <w:rFonts w:eastAsia="Times New Roman"/>
            <w:color w:val="000000"/>
          </w:rPr>
          <w:t>trogen availability.</w:t>
        </w:r>
      </w:ins>
      <w:ins w:id="87" w:author="Nick Smith" w:date="2021-06-28T10:18:00Z">
        <w:r w:rsidR="004921F3">
          <w:rPr>
            <w:rFonts w:eastAsia="Times New Roman"/>
            <w:color w:val="000000"/>
          </w:rPr>
          <w:t xml:space="preserve"> </w:t>
        </w:r>
      </w:ins>
      <w:del w:id="88" w:author="Nick Smith" w:date="2021-06-28T10:19:00Z">
        <w:r w:rsidRPr="004921F3" w:rsidDel="004921F3">
          <w:rPr>
            <w:rFonts w:eastAsia="Times New Roman"/>
            <w:color w:val="000000"/>
            <w:rPrChange w:id="89" w:author="Nick Smith" w:date="2021-06-28T10:15:00Z">
              <w:rPr/>
            </w:rPrChange>
          </w:rPr>
          <w:delText xml:space="preserve"> </w:delText>
        </w:r>
        <w:r w:rsidR="00E019F3" w:rsidRPr="004921F3" w:rsidDel="004921F3">
          <w:rPr>
            <w:rFonts w:eastAsia="Times New Roman"/>
            <w:color w:val="000000"/>
            <w:rPrChange w:id="90" w:author="Nick Smith" w:date="2021-06-28T10:15:00Z">
              <w:rPr/>
            </w:rPrChange>
          </w:rPr>
          <w:delText>Additionally</w:delText>
        </w:r>
      </w:del>
      <w:ins w:id="91" w:author="Nick Smith" w:date="2021-06-28T10:19:00Z">
        <w:r w:rsidR="004921F3">
          <w:rPr>
            <w:rFonts w:eastAsia="Times New Roman"/>
            <w:color w:val="000000"/>
          </w:rPr>
          <w:t>Specifically</w:t>
        </w:r>
      </w:ins>
      <w:r w:rsidRPr="004921F3">
        <w:rPr>
          <w:rFonts w:eastAsia="Times New Roman"/>
          <w:color w:val="000000"/>
          <w:rPrChange w:id="92" w:author="Nick Smith" w:date="2021-06-28T10:15:00Z">
            <w:rPr/>
          </w:rPrChange>
        </w:rPr>
        <w:t xml:space="preserve">, we hypothesized that the </w:t>
      </w:r>
      <w:proofErr w:type="spellStart"/>
      <w:r w:rsidRPr="004921F3">
        <w:rPr>
          <w:rFonts w:eastAsia="Times New Roman"/>
          <w:i/>
          <w:iCs/>
          <w:color w:val="000000"/>
          <w:rPrChange w:id="93" w:author="Nick Smith" w:date="2021-06-28T10:15:00Z">
            <w:rPr>
              <w:i/>
              <w:iCs/>
            </w:rPr>
          </w:rPrChange>
        </w:rPr>
        <w:t>N</w:t>
      </w:r>
      <w:r w:rsidRPr="004921F3">
        <w:rPr>
          <w:rFonts w:eastAsia="Times New Roman"/>
          <w:color w:val="000000"/>
          <w:vertAlign w:val="subscript"/>
          <w:rPrChange w:id="94" w:author="Nick Smith" w:date="2021-06-28T10:15:00Z">
            <w:rPr>
              <w:vertAlign w:val="subscript"/>
            </w:rPr>
          </w:rPrChange>
        </w:rPr>
        <w:t>area</w:t>
      </w:r>
      <w:proofErr w:type="spellEnd"/>
      <w:r w:rsidRPr="004921F3">
        <w:rPr>
          <w:rFonts w:eastAsia="Times New Roman"/>
          <w:color w:val="000000"/>
          <w:rPrChange w:id="95" w:author="Nick Smith" w:date="2021-06-28T10:15:00Z">
            <w:rPr/>
          </w:rPrChange>
        </w:rPr>
        <w:t xml:space="preserve"> response to soil nitrogen availability would be greatest in </w:t>
      </w:r>
      <w:r w:rsidR="00E019F3" w:rsidRPr="004921F3">
        <w:rPr>
          <w:rFonts w:eastAsia="Times New Roman"/>
          <w:color w:val="000000"/>
          <w:rPrChange w:id="96" w:author="Nick Smith" w:date="2021-06-28T10:15:00Z">
            <w:rPr/>
          </w:rPrChange>
        </w:rPr>
        <w:t>contexts</w:t>
      </w:r>
      <w:r w:rsidRPr="004921F3">
        <w:rPr>
          <w:rFonts w:eastAsia="Times New Roman"/>
          <w:color w:val="000000"/>
          <w:rPrChange w:id="97" w:author="Nick Smith" w:date="2021-06-28T10:15:00Z">
            <w:rPr/>
          </w:rPrChange>
        </w:rPr>
        <w:t xml:space="preserve"> that did not show a large increase in biomass</w:t>
      </w:r>
      <w:ins w:id="98" w:author="Nick Smith" w:date="2021-06-28T10:20:00Z">
        <w:r w:rsidR="00A6009F">
          <w:rPr>
            <w:rFonts w:eastAsia="Times New Roman"/>
            <w:color w:val="000000"/>
          </w:rPr>
          <w:t xml:space="preserve"> (Aim 4)</w:t>
        </w:r>
      </w:ins>
      <w:r w:rsidRPr="004921F3">
        <w:rPr>
          <w:rFonts w:eastAsia="Times New Roman"/>
          <w:color w:val="000000"/>
          <w:rPrChange w:id="99" w:author="Nick Smith" w:date="2021-06-28T10:15:00Z">
            <w:rPr/>
          </w:rPrChange>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36697">
      <w:pPr>
        <w:spacing w:line="480" w:lineRule="auto"/>
        <w:rPr>
          <w:ins w:id="100" w:author="Nick Smith" w:date="2021-06-28T10:25:00Z"/>
          <w:rFonts w:eastAsia="Times New Roman"/>
          <w:color w:val="000000"/>
        </w:rPr>
        <w:pPrChange w:id="101" w:author="Nick Smith" w:date="2021-06-28T10:26:00Z">
          <w:pPr/>
        </w:pPrChange>
      </w:pPr>
      <w:ins w:id="102" w:author="Nick Smith" w:date="2021-06-28T10:25:00Z">
        <w:r>
          <w:rPr>
            <w:rFonts w:eastAsia="Times New Roman"/>
            <w:b/>
            <w:color w:val="000000"/>
          </w:rPr>
          <w:lastRenderedPageBreak/>
          <w:t>Table 1.</w:t>
        </w:r>
        <w:r>
          <w:rPr>
            <w:rFonts w:eastAsia="Times New Roman"/>
            <w:color w:val="000000"/>
          </w:rPr>
          <w:t xml:space="preserve"> Description of</w:t>
        </w:r>
      </w:ins>
      <w:ins w:id="103" w:author="Nick Smith" w:date="2021-06-28T10:32:00Z">
        <w:r w:rsidR="007B4DDA">
          <w:rPr>
            <w:rFonts w:eastAsia="Times New Roman"/>
            <w:color w:val="000000"/>
          </w:rPr>
          <w:t xml:space="preserve"> key</w:t>
        </w:r>
      </w:ins>
      <w:ins w:id="104" w:author="Nick Smith" w:date="2021-06-28T10:25:00Z">
        <w:r>
          <w:rPr>
            <w:rFonts w:eastAsia="Times New Roman"/>
            <w:color w:val="000000"/>
          </w:rPr>
          <w:t xml:space="preserve"> abbreviated terms</w:t>
        </w:r>
      </w:ins>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5" w:author="Nick Smith" w:date="2021-06-28T10:38:00Z">
          <w:tblPr>
            <w:tblStyle w:val="TableGrid"/>
            <w:tblW w:w="0" w:type="auto"/>
            <w:tblLook w:val="04A0" w:firstRow="1" w:lastRow="0" w:firstColumn="1" w:lastColumn="0" w:noHBand="0" w:noVBand="1"/>
          </w:tblPr>
        </w:tblPrChange>
      </w:tblPr>
      <w:tblGrid>
        <w:gridCol w:w="1800"/>
        <w:gridCol w:w="1515"/>
        <w:gridCol w:w="6200"/>
        <w:tblGridChange w:id="106">
          <w:tblGrid>
            <w:gridCol w:w="5"/>
            <w:gridCol w:w="1795"/>
            <w:gridCol w:w="1316"/>
            <w:gridCol w:w="5"/>
            <w:gridCol w:w="29"/>
            <w:gridCol w:w="165"/>
            <w:gridCol w:w="1635"/>
            <w:gridCol w:w="1283"/>
            <w:gridCol w:w="5"/>
            <w:gridCol w:w="3112"/>
            <w:gridCol w:w="5"/>
            <w:gridCol w:w="160"/>
          </w:tblGrid>
        </w:tblGridChange>
      </w:tblGrid>
      <w:tr w:rsidR="00105704" w14:paraId="643BF74B" w14:textId="77777777" w:rsidTr="007D6AFA">
        <w:trPr>
          <w:ins w:id="107" w:author="Nick Smith" w:date="2021-06-28T10:26:00Z"/>
          <w:trPrChange w:id="108" w:author="Nick Smith" w:date="2021-06-28T10:38:00Z">
            <w:trPr>
              <w:gridBefore w:val="1"/>
              <w:gridAfter w:val="0"/>
            </w:trPr>
          </w:trPrChange>
        </w:trPr>
        <w:tc>
          <w:tcPr>
            <w:tcW w:w="1800" w:type="dxa"/>
            <w:tcBorders>
              <w:top w:val="single" w:sz="4" w:space="0" w:color="auto"/>
              <w:bottom w:val="single" w:sz="4" w:space="0" w:color="auto"/>
            </w:tcBorders>
            <w:tcPrChange w:id="109" w:author="Nick Smith" w:date="2021-06-28T10:38:00Z">
              <w:tcPr>
                <w:tcW w:w="3116" w:type="dxa"/>
                <w:gridSpan w:val="3"/>
              </w:tcPr>
            </w:tcPrChange>
          </w:tcPr>
          <w:p w14:paraId="5D1D5642" w14:textId="3211BA48" w:rsidR="00105704" w:rsidRDefault="00105704" w:rsidP="00936697">
            <w:pPr>
              <w:spacing w:line="480" w:lineRule="auto"/>
              <w:rPr>
                <w:ins w:id="110" w:author="Nick Smith" w:date="2021-06-28T10:26:00Z"/>
                <w:rFonts w:eastAsia="Times New Roman"/>
                <w:b/>
                <w:color w:val="000000"/>
              </w:rPr>
            </w:pPr>
            <w:ins w:id="111" w:author="Nick Smith" w:date="2021-06-28T10:26:00Z">
              <w:r>
                <w:rPr>
                  <w:rFonts w:eastAsia="Times New Roman"/>
                  <w:b/>
                  <w:color w:val="000000"/>
                </w:rPr>
                <w:t>Variable</w:t>
              </w:r>
            </w:ins>
          </w:p>
        </w:tc>
        <w:tc>
          <w:tcPr>
            <w:tcW w:w="1515" w:type="dxa"/>
            <w:tcBorders>
              <w:top w:val="single" w:sz="4" w:space="0" w:color="auto"/>
              <w:bottom w:val="single" w:sz="4" w:space="0" w:color="auto"/>
            </w:tcBorders>
            <w:tcPrChange w:id="112" w:author="Nick Smith" w:date="2021-06-28T10:38:00Z">
              <w:tcPr>
                <w:tcW w:w="3117" w:type="dxa"/>
                <w:gridSpan w:val="5"/>
              </w:tcPr>
            </w:tcPrChange>
          </w:tcPr>
          <w:p w14:paraId="498312E5" w14:textId="121C167A" w:rsidR="00105704" w:rsidRDefault="00105704" w:rsidP="00936697">
            <w:pPr>
              <w:spacing w:line="480" w:lineRule="auto"/>
              <w:rPr>
                <w:ins w:id="113" w:author="Nick Smith" w:date="2021-06-28T10:26:00Z"/>
                <w:rFonts w:eastAsia="Times New Roman"/>
                <w:b/>
                <w:color w:val="000000"/>
              </w:rPr>
            </w:pPr>
            <w:ins w:id="114" w:author="Nick Smith" w:date="2021-06-28T10:26:00Z">
              <w:r>
                <w:rPr>
                  <w:rFonts w:eastAsia="Times New Roman"/>
                  <w:b/>
                  <w:color w:val="000000"/>
                </w:rPr>
                <w:t>Units</w:t>
              </w:r>
            </w:ins>
          </w:p>
        </w:tc>
        <w:tc>
          <w:tcPr>
            <w:tcW w:w="6200" w:type="dxa"/>
            <w:tcBorders>
              <w:top w:val="single" w:sz="4" w:space="0" w:color="auto"/>
              <w:bottom w:val="single" w:sz="4" w:space="0" w:color="auto"/>
            </w:tcBorders>
            <w:tcPrChange w:id="115" w:author="Nick Smith" w:date="2021-06-28T10:38:00Z">
              <w:tcPr>
                <w:tcW w:w="3117" w:type="dxa"/>
                <w:gridSpan w:val="2"/>
              </w:tcPr>
            </w:tcPrChange>
          </w:tcPr>
          <w:p w14:paraId="4478AAC4" w14:textId="2DAD736A" w:rsidR="00105704" w:rsidRDefault="00105704" w:rsidP="00936697">
            <w:pPr>
              <w:spacing w:line="480" w:lineRule="auto"/>
              <w:rPr>
                <w:ins w:id="116" w:author="Nick Smith" w:date="2021-06-28T10:26:00Z"/>
                <w:rFonts w:eastAsia="Times New Roman"/>
                <w:b/>
                <w:color w:val="000000"/>
              </w:rPr>
            </w:pPr>
            <w:ins w:id="117" w:author="Nick Smith" w:date="2021-06-28T10:26:00Z">
              <w:r>
                <w:rPr>
                  <w:rFonts w:eastAsia="Times New Roman"/>
                  <w:b/>
                  <w:color w:val="000000"/>
                </w:rPr>
                <w:t>Description</w:t>
              </w:r>
            </w:ins>
          </w:p>
        </w:tc>
      </w:tr>
      <w:tr w:rsidR="007B4DDA" w14:paraId="32F31530" w14:textId="77777777" w:rsidTr="007D6AFA">
        <w:tblPrEx>
          <w:tblPrExChange w:id="118"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9" w:author="Nick Smith" w:date="2021-06-28T10:32:00Z"/>
          <w:trPrChange w:id="120" w:author="Nick Smith" w:date="2021-06-28T10:38:00Z">
            <w:trPr>
              <w:gridAfter w:val="0"/>
            </w:trPr>
          </w:trPrChange>
        </w:trPr>
        <w:tc>
          <w:tcPr>
            <w:tcW w:w="1800" w:type="dxa"/>
            <w:tcBorders>
              <w:top w:val="single" w:sz="4" w:space="0" w:color="auto"/>
            </w:tcBorders>
            <w:tcPrChange w:id="121" w:author="Nick Smith" w:date="2021-06-28T10:38:00Z">
              <w:tcPr>
                <w:tcW w:w="1800" w:type="dxa"/>
                <w:gridSpan w:val="2"/>
                <w:tcBorders>
                  <w:top w:val="single" w:sz="4" w:space="0" w:color="auto"/>
                </w:tcBorders>
              </w:tcPr>
            </w:tcPrChange>
          </w:tcPr>
          <w:p w14:paraId="5D4AF223" w14:textId="14B87CDF" w:rsidR="007B4DDA" w:rsidRPr="00771C52" w:rsidRDefault="007B4DDA" w:rsidP="00105704">
            <w:pPr>
              <w:spacing w:line="480" w:lineRule="auto"/>
              <w:rPr>
                <w:ins w:id="122" w:author="Nick Smith" w:date="2021-06-28T10:32:00Z"/>
                <w:rFonts w:eastAsia="Times New Roman"/>
                <w:color w:val="000000"/>
              </w:rPr>
            </w:pPr>
            <w:ins w:id="123" w:author="Nick Smith" w:date="2021-06-28T10:32:00Z">
              <w:r>
                <w:rPr>
                  <w:rFonts w:eastAsia="Times New Roman"/>
                  <w:color w:val="000000"/>
                </w:rPr>
                <w:t>AGB</w:t>
              </w:r>
            </w:ins>
          </w:p>
        </w:tc>
        <w:tc>
          <w:tcPr>
            <w:tcW w:w="1515" w:type="dxa"/>
            <w:tcBorders>
              <w:top w:val="single" w:sz="4" w:space="0" w:color="auto"/>
            </w:tcBorders>
            <w:tcPrChange w:id="124" w:author="Nick Smith" w:date="2021-06-28T10:38:00Z">
              <w:tcPr>
                <w:tcW w:w="1350" w:type="dxa"/>
                <w:gridSpan w:val="3"/>
                <w:tcBorders>
                  <w:top w:val="single" w:sz="4" w:space="0" w:color="auto"/>
                </w:tcBorders>
              </w:tcPr>
            </w:tcPrChange>
          </w:tcPr>
          <w:p w14:paraId="1F381271" w14:textId="2245353E" w:rsidR="007B4DDA" w:rsidRPr="007B4DDA" w:rsidRDefault="007B4DDA" w:rsidP="00105704">
            <w:pPr>
              <w:spacing w:line="480" w:lineRule="auto"/>
              <w:rPr>
                <w:ins w:id="125" w:author="Nick Smith" w:date="2021-06-28T10:32:00Z"/>
                <w:rFonts w:eastAsia="Times New Roman"/>
                <w:color w:val="000000"/>
                <w:vertAlign w:val="superscript"/>
                <w:rPrChange w:id="126" w:author="Nick Smith" w:date="2021-06-28T10:32:00Z">
                  <w:rPr>
                    <w:ins w:id="127" w:author="Nick Smith" w:date="2021-06-28T10:32:00Z"/>
                    <w:rFonts w:eastAsia="Times New Roman"/>
                    <w:color w:val="000000"/>
                  </w:rPr>
                </w:rPrChange>
              </w:rPr>
            </w:pPr>
            <w:ins w:id="128" w:author="Nick Smith" w:date="2021-06-28T10:32:00Z">
              <w:r>
                <w:rPr>
                  <w:rFonts w:eastAsia="Times New Roman"/>
                  <w:color w:val="000000"/>
                </w:rPr>
                <w:t>g m</w:t>
              </w:r>
              <w:r>
                <w:rPr>
                  <w:rFonts w:eastAsia="Times New Roman"/>
                  <w:color w:val="000000"/>
                  <w:vertAlign w:val="superscript"/>
                </w:rPr>
                <w:t>-2</w:t>
              </w:r>
            </w:ins>
          </w:p>
        </w:tc>
        <w:tc>
          <w:tcPr>
            <w:tcW w:w="6200" w:type="dxa"/>
            <w:tcBorders>
              <w:top w:val="single" w:sz="4" w:space="0" w:color="auto"/>
            </w:tcBorders>
            <w:tcPrChange w:id="129" w:author="Nick Smith" w:date="2021-06-28T10:38:00Z">
              <w:tcPr>
                <w:tcW w:w="6200" w:type="dxa"/>
                <w:gridSpan w:val="5"/>
                <w:tcBorders>
                  <w:top w:val="single" w:sz="4" w:space="0" w:color="auto"/>
                </w:tcBorders>
              </w:tcPr>
            </w:tcPrChange>
          </w:tcPr>
          <w:p w14:paraId="452837D7" w14:textId="26F7FFED" w:rsidR="007B4DDA" w:rsidRDefault="007B4DDA" w:rsidP="00105704">
            <w:pPr>
              <w:spacing w:line="480" w:lineRule="auto"/>
              <w:rPr>
                <w:ins w:id="130" w:author="Nick Smith" w:date="2021-06-28T10:32:00Z"/>
                <w:rFonts w:eastAsia="Times New Roman"/>
                <w:color w:val="000000"/>
              </w:rPr>
            </w:pPr>
            <w:ins w:id="131" w:author="Nick Smith" w:date="2021-06-28T10:32:00Z">
              <w:r>
                <w:rPr>
                  <w:rFonts w:eastAsia="Times New Roman"/>
                  <w:color w:val="000000"/>
                </w:rPr>
                <w:t>aboveground biomass</w:t>
              </w:r>
            </w:ins>
          </w:p>
        </w:tc>
      </w:tr>
      <w:tr w:rsidR="00105704" w14:paraId="5092C350" w14:textId="77777777" w:rsidTr="007D6AFA">
        <w:tblPrEx>
          <w:tblPrExChange w:id="132"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33" w:author="Nick Smith" w:date="2021-06-28T10:31:00Z"/>
          <w:trPrChange w:id="134" w:author="Nick Smith" w:date="2021-06-28T10:38:00Z">
            <w:trPr>
              <w:gridAfter w:val="0"/>
            </w:trPr>
          </w:trPrChange>
        </w:trPr>
        <w:tc>
          <w:tcPr>
            <w:tcW w:w="1800" w:type="dxa"/>
            <w:tcPrChange w:id="135" w:author="Nick Smith" w:date="2021-06-28T10:38:00Z">
              <w:tcPr>
                <w:tcW w:w="3116" w:type="dxa"/>
                <w:gridSpan w:val="3"/>
                <w:tcBorders>
                  <w:top w:val="single" w:sz="4" w:space="0" w:color="auto"/>
                </w:tcBorders>
              </w:tcPr>
            </w:tcPrChange>
          </w:tcPr>
          <w:p w14:paraId="52A95F05" w14:textId="4436517F" w:rsidR="00105704" w:rsidRDefault="00105704" w:rsidP="00105704">
            <w:pPr>
              <w:spacing w:line="480" w:lineRule="auto"/>
              <w:rPr>
                <w:ins w:id="136" w:author="Nick Smith" w:date="2021-06-28T10:31:00Z"/>
                <w:rFonts w:eastAsia="Times New Roman"/>
                <w:i/>
                <w:color w:val="000000"/>
              </w:rPr>
            </w:pPr>
            <w:ins w:id="137" w:author="Nick Smith" w:date="2021-06-28T10:31:00Z">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ins>
          </w:p>
        </w:tc>
        <w:tc>
          <w:tcPr>
            <w:tcW w:w="1515" w:type="dxa"/>
            <w:tcPrChange w:id="138" w:author="Nick Smith" w:date="2021-06-28T10:38:00Z">
              <w:tcPr>
                <w:tcW w:w="1834" w:type="dxa"/>
                <w:gridSpan w:val="4"/>
                <w:tcBorders>
                  <w:top w:val="single" w:sz="4" w:space="0" w:color="auto"/>
                </w:tcBorders>
              </w:tcPr>
            </w:tcPrChange>
          </w:tcPr>
          <w:p w14:paraId="46AF2067" w14:textId="271E629D" w:rsidR="00105704" w:rsidRDefault="00105704" w:rsidP="00105704">
            <w:pPr>
              <w:spacing w:line="480" w:lineRule="auto"/>
              <w:rPr>
                <w:ins w:id="139" w:author="Nick Smith" w:date="2021-06-28T10:31:00Z"/>
                <w:rFonts w:eastAsia="Times New Roman"/>
                <w:color w:val="000000"/>
              </w:rPr>
            </w:pPr>
            <w:ins w:id="140" w:author="Nick Smith" w:date="2021-06-28T10:31:00Z">
              <w:r w:rsidRPr="00771C52">
                <w:rPr>
                  <w:rFonts w:eastAsia="Times New Roman"/>
                  <w:color w:val="000000"/>
                </w:rPr>
                <w:t>‰</w:t>
              </w:r>
            </w:ins>
          </w:p>
        </w:tc>
        <w:tc>
          <w:tcPr>
            <w:tcW w:w="6200" w:type="dxa"/>
            <w:tcPrChange w:id="141" w:author="Nick Smith" w:date="2021-06-28T10:38:00Z">
              <w:tcPr>
                <w:tcW w:w="4400" w:type="dxa"/>
                <w:gridSpan w:val="3"/>
                <w:tcBorders>
                  <w:top w:val="single" w:sz="4" w:space="0" w:color="auto"/>
                </w:tcBorders>
              </w:tcPr>
            </w:tcPrChange>
          </w:tcPr>
          <w:p w14:paraId="477AE43D" w14:textId="53B9ECC9" w:rsidR="00105704" w:rsidRPr="00771C52" w:rsidRDefault="00105704" w:rsidP="00105704">
            <w:pPr>
              <w:spacing w:line="480" w:lineRule="auto"/>
              <w:rPr>
                <w:ins w:id="142" w:author="Nick Smith" w:date="2021-06-28T10:31:00Z"/>
                <w:rFonts w:eastAsia="Times New Roman"/>
                <w:color w:val="000000"/>
              </w:rPr>
            </w:pPr>
            <w:ins w:id="143" w:author="Nick Smith" w:date="2021-06-28T10:31:00Z">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ins>
          </w:p>
        </w:tc>
      </w:tr>
      <w:tr w:rsidR="00EC7E77" w:rsidRPr="00EC7E77" w14:paraId="59999405" w14:textId="77777777" w:rsidTr="007D6AFA">
        <w:tblPrEx>
          <w:tblPrExChange w:id="144"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45" w:author="Nick Smith" w:date="2021-06-28T10:33:00Z"/>
          <w:trPrChange w:id="146" w:author="Nick Smith" w:date="2021-06-28T10:38:00Z">
            <w:trPr>
              <w:gridAfter w:val="0"/>
            </w:trPr>
          </w:trPrChange>
        </w:trPr>
        <w:tc>
          <w:tcPr>
            <w:tcW w:w="1800" w:type="dxa"/>
            <w:tcPrChange w:id="147" w:author="Nick Smith" w:date="2021-06-28T10:38:00Z">
              <w:tcPr>
                <w:tcW w:w="1800" w:type="dxa"/>
                <w:gridSpan w:val="2"/>
                <w:tcBorders>
                  <w:top w:val="single" w:sz="4" w:space="0" w:color="auto"/>
                </w:tcBorders>
              </w:tcPr>
            </w:tcPrChange>
          </w:tcPr>
          <w:p w14:paraId="4FF3D792" w14:textId="0E962576" w:rsidR="00EC7E77" w:rsidRPr="00EC7E77" w:rsidRDefault="00EC7E77" w:rsidP="00EC7E77">
            <w:pPr>
              <w:spacing w:line="480" w:lineRule="auto"/>
              <w:rPr>
                <w:ins w:id="148" w:author="Nick Smith" w:date="2021-06-28T10:33:00Z"/>
                <w:rFonts w:eastAsia="Times New Roman"/>
                <w:i/>
                <w:color w:val="000000"/>
              </w:rPr>
            </w:pPr>
            <w:ins w:id="149" w:author="Nick Smith" w:date="2021-06-28T10:33:00Z">
              <w:r w:rsidRPr="00EC7E77">
                <w:rPr>
                  <w:rFonts w:eastAsia="Times New Roman"/>
                  <w:i/>
                  <w:color w:val="000000"/>
                  <w:rPrChange w:id="150" w:author="Nick Smith" w:date="2021-06-28T10:34:00Z">
                    <w:rPr>
                      <w:rFonts w:eastAsia="Times New Roman"/>
                      <w:b/>
                      <w:i/>
                      <w:color w:val="000000"/>
                    </w:rPr>
                  </w:rPrChange>
                </w:rPr>
                <w:t>I</w:t>
              </w:r>
              <w:r w:rsidRPr="00EC7E77">
                <w:rPr>
                  <w:rFonts w:eastAsia="Times New Roman"/>
                  <w:color w:val="000000"/>
                  <w:vertAlign w:val="subscript"/>
                  <w:rPrChange w:id="151" w:author="Nick Smith" w:date="2021-06-28T10:34:00Z">
                    <w:rPr>
                      <w:rFonts w:eastAsia="Times New Roman"/>
                      <w:b/>
                      <w:color w:val="000000"/>
                      <w:vertAlign w:val="subscript"/>
                    </w:rPr>
                  </w:rPrChange>
                </w:rPr>
                <w:t>g</w:t>
              </w:r>
            </w:ins>
          </w:p>
        </w:tc>
        <w:tc>
          <w:tcPr>
            <w:tcW w:w="1515" w:type="dxa"/>
            <w:tcPrChange w:id="152" w:author="Nick Smith" w:date="2021-06-28T10:38:00Z">
              <w:tcPr>
                <w:tcW w:w="1350" w:type="dxa"/>
                <w:gridSpan w:val="3"/>
                <w:tcBorders>
                  <w:top w:val="single" w:sz="4" w:space="0" w:color="auto"/>
                </w:tcBorders>
              </w:tcPr>
            </w:tcPrChange>
          </w:tcPr>
          <w:p w14:paraId="58A1DC65" w14:textId="577B62A7" w:rsidR="00EC7E77" w:rsidRPr="00EC7E77" w:rsidRDefault="00EC7E77" w:rsidP="00EC7E77">
            <w:pPr>
              <w:spacing w:line="480" w:lineRule="auto"/>
              <w:rPr>
                <w:ins w:id="153" w:author="Nick Smith" w:date="2021-06-28T10:33:00Z"/>
                <w:rFonts w:eastAsia="Times New Roman"/>
                <w:color w:val="000000"/>
              </w:rPr>
            </w:pPr>
            <w:ins w:id="154" w:author="Nick Smith" w:date="2021-06-28T10:33:00Z">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ins>
            <w:ins w:id="155" w:author="Nick Smith" w:date="2021-06-28T10:34:00Z">
              <w:r w:rsidRPr="00EC7E77">
                <w:rPr>
                  <w:rFonts w:eastAsia="Times New Roman"/>
                  <w:color w:val="000000"/>
                  <w:vertAlign w:val="superscript"/>
                  <w:rPrChange w:id="156" w:author="Nick Smith" w:date="2021-06-28T10:34:00Z">
                    <w:rPr>
                      <w:rFonts w:eastAsia="Times New Roman"/>
                      <w:color w:val="000000"/>
                    </w:rPr>
                  </w:rPrChange>
                </w:rPr>
                <w:t>-2</w:t>
              </w:r>
            </w:ins>
            <w:ins w:id="157" w:author="Nick Smith" w:date="2021-06-28T10:33:00Z">
              <w:r w:rsidRPr="00EC7E77">
                <w:rPr>
                  <w:rFonts w:eastAsia="Times New Roman"/>
                  <w:color w:val="000000"/>
                </w:rPr>
                <w:t xml:space="preserve"> s</w:t>
              </w:r>
            </w:ins>
            <w:ins w:id="158" w:author="Nick Smith" w:date="2021-06-28T10:34:00Z">
              <w:r w:rsidRPr="00EC7E77">
                <w:rPr>
                  <w:rFonts w:eastAsia="Times New Roman"/>
                  <w:color w:val="000000"/>
                  <w:vertAlign w:val="superscript"/>
                </w:rPr>
                <w:t>-1</w:t>
              </w:r>
            </w:ins>
          </w:p>
        </w:tc>
        <w:tc>
          <w:tcPr>
            <w:tcW w:w="6200" w:type="dxa"/>
            <w:tcPrChange w:id="159" w:author="Nick Smith" w:date="2021-06-28T10:38:00Z">
              <w:tcPr>
                <w:tcW w:w="6200" w:type="dxa"/>
                <w:gridSpan w:val="5"/>
                <w:tcBorders>
                  <w:top w:val="single" w:sz="4" w:space="0" w:color="auto"/>
                </w:tcBorders>
              </w:tcPr>
            </w:tcPrChange>
          </w:tcPr>
          <w:p w14:paraId="5490FF28" w14:textId="33125B56" w:rsidR="00EC7E77" w:rsidRPr="00EC7E77" w:rsidRDefault="00EC7E77" w:rsidP="00EC7E77">
            <w:pPr>
              <w:spacing w:line="480" w:lineRule="auto"/>
              <w:rPr>
                <w:ins w:id="160" w:author="Nick Smith" w:date="2021-06-28T10:33:00Z"/>
                <w:rFonts w:eastAsia="Times New Roman"/>
                <w:color w:val="000000"/>
              </w:rPr>
            </w:pPr>
            <w:ins w:id="161" w:author="Nick Smith" w:date="2021-06-28T10:33:00Z">
              <w:r w:rsidRPr="00EC7E77">
                <w:rPr>
                  <w:rFonts w:eastAsia="Times New Roman"/>
                  <w:color w:val="000000"/>
                </w:rPr>
                <w:t xml:space="preserve">mean annual growing season </w:t>
              </w:r>
            </w:ins>
            <w:ins w:id="162" w:author="Nick Smith" w:date="2021-06-28T10:34:00Z">
              <w:r w:rsidRPr="00771C52">
                <w:rPr>
                  <w:rFonts w:eastAsia="Times New Roman"/>
                  <w:color w:val="000000"/>
                </w:rPr>
                <w:t xml:space="preserve">incoming </w:t>
              </w:r>
              <w:r>
                <w:rPr>
                  <w:rFonts w:eastAsia="Times New Roman"/>
                  <w:color w:val="000000"/>
                </w:rPr>
                <w:t>photosynthetically active radiation</w:t>
              </w:r>
            </w:ins>
          </w:p>
        </w:tc>
      </w:tr>
      <w:tr w:rsidR="00EC7E77" w14:paraId="75BF51A7" w14:textId="77777777" w:rsidTr="007D6AFA">
        <w:tblPrEx>
          <w:tblPrExChange w:id="163"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4" w:author="Nick Smith" w:date="2021-06-28T10:29:00Z"/>
          <w:trPrChange w:id="165" w:author="Nick Smith" w:date="2021-06-28T10:38:00Z">
            <w:trPr>
              <w:gridAfter w:val="0"/>
            </w:trPr>
          </w:trPrChange>
        </w:trPr>
        <w:tc>
          <w:tcPr>
            <w:tcW w:w="1800" w:type="dxa"/>
            <w:tcPrChange w:id="166" w:author="Nick Smith" w:date="2021-06-28T10:38:00Z">
              <w:tcPr>
                <w:tcW w:w="3116" w:type="dxa"/>
                <w:gridSpan w:val="3"/>
                <w:tcBorders>
                  <w:top w:val="single" w:sz="4" w:space="0" w:color="auto"/>
                </w:tcBorders>
              </w:tcPr>
            </w:tcPrChange>
          </w:tcPr>
          <w:p w14:paraId="617873F1" w14:textId="63052C53" w:rsidR="00EC7E77" w:rsidRPr="00105704" w:rsidRDefault="00EC7E77" w:rsidP="00EC7E77">
            <w:pPr>
              <w:spacing w:line="480" w:lineRule="auto"/>
              <w:rPr>
                <w:ins w:id="167" w:author="Nick Smith" w:date="2021-06-28T10:29:00Z"/>
                <w:rFonts w:eastAsia="Times New Roman"/>
                <w:i/>
                <w:color w:val="000000"/>
              </w:rPr>
            </w:pPr>
            <w:proofErr w:type="spellStart"/>
            <w:ins w:id="168" w:author="Nick Smith" w:date="2021-06-28T10:29:00Z">
              <w:r>
                <w:rPr>
                  <w:rFonts w:eastAsia="Times New Roman"/>
                  <w:i/>
                  <w:color w:val="000000"/>
                </w:rPr>
                <w:t>M</w:t>
              </w:r>
              <w:r w:rsidRPr="00853A49">
                <w:rPr>
                  <w:rFonts w:eastAsia="Times New Roman"/>
                  <w:color w:val="000000"/>
                  <w:vertAlign w:val="subscript"/>
                </w:rPr>
                <w:t>area</w:t>
              </w:r>
              <w:proofErr w:type="spellEnd"/>
            </w:ins>
          </w:p>
        </w:tc>
        <w:tc>
          <w:tcPr>
            <w:tcW w:w="1515" w:type="dxa"/>
            <w:tcPrChange w:id="169" w:author="Nick Smith" w:date="2021-06-28T10:38:00Z">
              <w:tcPr>
                <w:tcW w:w="3117" w:type="dxa"/>
                <w:gridSpan w:val="5"/>
                <w:tcBorders>
                  <w:top w:val="single" w:sz="4" w:space="0" w:color="auto"/>
                </w:tcBorders>
              </w:tcPr>
            </w:tcPrChange>
          </w:tcPr>
          <w:p w14:paraId="6504DC5C" w14:textId="553AAEC5" w:rsidR="00EC7E77" w:rsidRDefault="00EC7E77" w:rsidP="00EC7E77">
            <w:pPr>
              <w:spacing w:line="480" w:lineRule="auto"/>
              <w:rPr>
                <w:ins w:id="170" w:author="Nick Smith" w:date="2021-06-28T10:29:00Z"/>
                <w:rFonts w:eastAsia="Times New Roman"/>
                <w:color w:val="000000"/>
              </w:rPr>
            </w:pPr>
            <w:ins w:id="171" w:author="Nick Smith" w:date="2021-06-28T10:29:00Z">
              <w:r>
                <w:rPr>
                  <w:rFonts w:eastAsia="Times New Roman"/>
                  <w:color w:val="000000"/>
                </w:rPr>
                <w:t>g m</w:t>
              </w:r>
              <w:r>
                <w:rPr>
                  <w:rFonts w:eastAsia="Times New Roman"/>
                  <w:color w:val="000000"/>
                  <w:vertAlign w:val="superscript"/>
                </w:rPr>
                <w:t>-2</w:t>
              </w:r>
            </w:ins>
          </w:p>
        </w:tc>
        <w:tc>
          <w:tcPr>
            <w:tcW w:w="6200" w:type="dxa"/>
            <w:tcPrChange w:id="172" w:author="Nick Smith" w:date="2021-06-28T10:38:00Z">
              <w:tcPr>
                <w:tcW w:w="3117" w:type="dxa"/>
                <w:gridSpan w:val="2"/>
                <w:tcBorders>
                  <w:top w:val="single" w:sz="4" w:space="0" w:color="auto"/>
                </w:tcBorders>
              </w:tcPr>
            </w:tcPrChange>
          </w:tcPr>
          <w:p w14:paraId="0686A046" w14:textId="1A042109" w:rsidR="00EC7E77" w:rsidRPr="00771C52" w:rsidRDefault="00EC7E77" w:rsidP="00EC7E77">
            <w:pPr>
              <w:spacing w:line="480" w:lineRule="auto"/>
              <w:rPr>
                <w:ins w:id="173" w:author="Nick Smith" w:date="2021-06-28T10:29:00Z"/>
                <w:rFonts w:eastAsia="Times New Roman"/>
                <w:color w:val="000000"/>
              </w:rPr>
            </w:pPr>
            <w:ins w:id="174" w:author="Nick Smith" w:date="2021-06-28T10:29:00Z">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ins>
          </w:p>
        </w:tc>
      </w:tr>
      <w:tr w:rsidR="00EC7E77" w14:paraId="3AC67F1A" w14:textId="77777777" w:rsidTr="007D6AFA">
        <w:trPr>
          <w:ins w:id="175" w:author="Nick Smith" w:date="2021-06-28T10:26:00Z"/>
          <w:trPrChange w:id="176" w:author="Nick Smith" w:date="2021-06-28T10:38:00Z">
            <w:trPr>
              <w:gridBefore w:val="1"/>
              <w:gridAfter w:val="0"/>
            </w:trPr>
          </w:trPrChange>
        </w:trPr>
        <w:tc>
          <w:tcPr>
            <w:tcW w:w="1800" w:type="dxa"/>
            <w:tcPrChange w:id="177" w:author="Nick Smith" w:date="2021-06-28T10:38:00Z">
              <w:tcPr>
                <w:tcW w:w="3116" w:type="dxa"/>
                <w:gridSpan w:val="3"/>
              </w:tcPr>
            </w:tcPrChange>
          </w:tcPr>
          <w:p w14:paraId="6B8AED22" w14:textId="0C9BFCC7" w:rsidR="00EC7E77" w:rsidRPr="00105704" w:rsidRDefault="00EC7E77" w:rsidP="00EC7E77">
            <w:pPr>
              <w:spacing w:line="480" w:lineRule="auto"/>
              <w:rPr>
                <w:ins w:id="178" w:author="Nick Smith" w:date="2021-06-28T10:26:00Z"/>
                <w:rFonts w:eastAsia="Times New Roman"/>
                <w:color w:val="000000"/>
                <w:vertAlign w:val="subscript"/>
                <w:rPrChange w:id="179" w:author="Nick Smith" w:date="2021-06-28T10:27:00Z">
                  <w:rPr>
                    <w:ins w:id="180" w:author="Nick Smith" w:date="2021-06-28T10:26:00Z"/>
                    <w:rFonts w:eastAsia="Times New Roman"/>
                    <w:b/>
                    <w:color w:val="000000"/>
                  </w:rPr>
                </w:rPrChange>
              </w:rPr>
            </w:pPr>
            <w:proofErr w:type="spellStart"/>
            <w:ins w:id="181" w:author="Nick Smith" w:date="2021-06-28T10:26:00Z">
              <w:r w:rsidRPr="00105704">
                <w:rPr>
                  <w:rFonts w:eastAsia="Times New Roman"/>
                  <w:i/>
                  <w:color w:val="000000"/>
                  <w:rPrChange w:id="182" w:author="Nick Smith" w:date="2021-06-28T10:27:00Z">
                    <w:rPr>
                      <w:rFonts w:eastAsia="Times New Roman"/>
                      <w:b/>
                      <w:i/>
                      <w:color w:val="000000"/>
                    </w:rPr>
                  </w:rPrChange>
                </w:rPr>
                <w:t>N</w:t>
              </w:r>
            </w:ins>
            <w:ins w:id="183" w:author="Nick Smith" w:date="2021-06-28T10:27:00Z">
              <w:r w:rsidRPr="00105704">
                <w:rPr>
                  <w:rFonts w:eastAsia="Times New Roman"/>
                  <w:color w:val="000000"/>
                  <w:vertAlign w:val="subscript"/>
                  <w:rPrChange w:id="184" w:author="Nick Smith" w:date="2021-06-28T10:27:00Z">
                    <w:rPr>
                      <w:rFonts w:eastAsia="Times New Roman"/>
                      <w:b/>
                      <w:color w:val="000000"/>
                    </w:rPr>
                  </w:rPrChange>
                </w:rPr>
                <w:t>area</w:t>
              </w:r>
            </w:ins>
            <w:proofErr w:type="spellEnd"/>
          </w:p>
        </w:tc>
        <w:tc>
          <w:tcPr>
            <w:tcW w:w="1515" w:type="dxa"/>
            <w:tcPrChange w:id="185" w:author="Nick Smith" w:date="2021-06-28T10:38:00Z">
              <w:tcPr>
                <w:tcW w:w="3117" w:type="dxa"/>
                <w:gridSpan w:val="5"/>
              </w:tcPr>
            </w:tcPrChange>
          </w:tcPr>
          <w:p w14:paraId="4BB818FA" w14:textId="4E1BF676" w:rsidR="00EC7E77" w:rsidRPr="00105704" w:rsidRDefault="00EC7E77" w:rsidP="00EC7E77">
            <w:pPr>
              <w:spacing w:line="480" w:lineRule="auto"/>
              <w:rPr>
                <w:ins w:id="186" w:author="Nick Smith" w:date="2021-06-28T10:26:00Z"/>
                <w:rFonts w:eastAsia="Times New Roman"/>
                <w:color w:val="000000"/>
                <w:vertAlign w:val="superscript"/>
                <w:rPrChange w:id="187" w:author="Nick Smith" w:date="2021-06-28T10:27:00Z">
                  <w:rPr>
                    <w:ins w:id="188" w:author="Nick Smith" w:date="2021-06-28T10:26:00Z"/>
                    <w:rFonts w:eastAsia="Times New Roman"/>
                    <w:b/>
                    <w:color w:val="000000"/>
                  </w:rPr>
                </w:rPrChange>
              </w:rPr>
            </w:pPr>
            <w:ins w:id="189" w:author="Nick Smith" w:date="2021-06-28T10:27:00Z">
              <w:r>
                <w:rPr>
                  <w:rFonts w:eastAsia="Times New Roman"/>
                  <w:color w:val="000000"/>
                </w:rPr>
                <w:t xml:space="preserve">g </w:t>
              </w:r>
            </w:ins>
            <w:ins w:id="190" w:author="Nick Smith" w:date="2021-06-28T10:28:00Z">
              <w:r>
                <w:rPr>
                  <w:rFonts w:eastAsia="Times New Roman"/>
                  <w:color w:val="000000"/>
                </w:rPr>
                <w:t>m</w:t>
              </w:r>
            </w:ins>
            <w:ins w:id="191" w:author="Nick Smith" w:date="2021-06-28T10:27:00Z">
              <w:r>
                <w:rPr>
                  <w:rFonts w:eastAsia="Times New Roman"/>
                  <w:color w:val="000000"/>
                  <w:vertAlign w:val="superscript"/>
                </w:rPr>
                <w:t>-</w:t>
              </w:r>
            </w:ins>
            <w:ins w:id="192" w:author="Nick Smith" w:date="2021-06-28T10:28:00Z">
              <w:r>
                <w:rPr>
                  <w:rFonts w:eastAsia="Times New Roman"/>
                  <w:color w:val="000000"/>
                  <w:vertAlign w:val="superscript"/>
                </w:rPr>
                <w:t>2</w:t>
              </w:r>
            </w:ins>
          </w:p>
        </w:tc>
        <w:tc>
          <w:tcPr>
            <w:tcW w:w="6200" w:type="dxa"/>
            <w:tcPrChange w:id="193" w:author="Nick Smith" w:date="2021-06-28T10:38:00Z">
              <w:tcPr>
                <w:tcW w:w="3117" w:type="dxa"/>
                <w:gridSpan w:val="2"/>
              </w:tcPr>
            </w:tcPrChange>
          </w:tcPr>
          <w:p w14:paraId="70A310C0" w14:textId="41CAB506" w:rsidR="00EC7E77" w:rsidRDefault="00EC7E77" w:rsidP="00EC7E77">
            <w:pPr>
              <w:spacing w:line="480" w:lineRule="auto"/>
              <w:rPr>
                <w:ins w:id="194" w:author="Nick Smith" w:date="2021-06-28T10:26:00Z"/>
                <w:rFonts w:eastAsia="Times New Roman"/>
                <w:b/>
                <w:color w:val="000000"/>
              </w:rPr>
            </w:pPr>
            <w:ins w:id="195" w:author="Nick Smith" w:date="2021-06-28T10:27:00Z">
              <w:r w:rsidRPr="00771C52">
                <w:rPr>
                  <w:rFonts w:eastAsia="Times New Roman"/>
                  <w:color w:val="000000"/>
                </w:rPr>
                <w:t>leaf nitrogen on an area basis</w:t>
              </w:r>
            </w:ins>
          </w:p>
        </w:tc>
      </w:tr>
      <w:tr w:rsidR="00EC7E77" w14:paraId="3C47AF81" w14:textId="77777777" w:rsidTr="00EC7E77">
        <w:trPr>
          <w:ins w:id="196" w:author="Nick Smith" w:date="2021-06-28T10:26:00Z"/>
          <w:trPrChange w:id="197" w:author="Nick Smith" w:date="2021-06-28T10:34:00Z">
            <w:trPr>
              <w:gridBefore w:val="1"/>
              <w:gridAfter w:val="0"/>
            </w:trPr>
          </w:trPrChange>
        </w:trPr>
        <w:tc>
          <w:tcPr>
            <w:tcW w:w="1800" w:type="dxa"/>
            <w:tcPrChange w:id="198" w:author="Nick Smith" w:date="2021-06-28T10:34:00Z">
              <w:tcPr>
                <w:tcW w:w="3116" w:type="dxa"/>
                <w:gridSpan w:val="3"/>
              </w:tcPr>
            </w:tcPrChange>
          </w:tcPr>
          <w:p w14:paraId="6C06CAE8" w14:textId="44991F7F" w:rsidR="00EC7E77" w:rsidRDefault="00EC7E77" w:rsidP="00EC7E77">
            <w:pPr>
              <w:spacing w:line="480" w:lineRule="auto"/>
              <w:rPr>
                <w:ins w:id="199" w:author="Nick Smith" w:date="2021-06-28T10:26:00Z"/>
                <w:rFonts w:eastAsia="Times New Roman"/>
                <w:b/>
                <w:color w:val="000000"/>
              </w:rPr>
            </w:pPr>
            <w:proofErr w:type="spellStart"/>
            <w:ins w:id="200" w:author="Nick Smith" w:date="2021-06-28T10:28:00Z">
              <w:r w:rsidRPr="00853A49">
                <w:rPr>
                  <w:rFonts w:eastAsia="Times New Roman"/>
                  <w:i/>
                  <w:color w:val="000000"/>
                </w:rPr>
                <w:t>N</w:t>
              </w:r>
              <w:r w:rsidRPr="00105704">
                <w:rPr>
                  <w:rFonts w:eastAsia="Times New Roman"/>
                  <w:color w:val="000000"/>
                  <w:vertAlign w:val="subscript"/>
                  <w:rPrChange w:id="201" w:author="Nick Smith" w:date="2021-06-28T10:28:00Z">
                    <w:rPr>
                      <w:rFonts w:eastAsia="Times New Roman"/>
                      <w:i/>
                      <w:color w:val="000000"/>
                    </w:rPr>
                  </w:rPrChange>
                </w:rPr>
                <w:t>mass</w:t>
              </w:r>
            </w:ins>
            <w:proofErr w:type="spellEnd"/>
          </w:p>
        </w:tc>
        <w:tc>
          <w:tcPr>
            <w:tcW w:w="1515" w:type="dxa"/>
            <w:tcPrChange w:id="202" w:author="Nick Smith" w:date="2021-06-28T10:34:00Z">
              <w:tcPr>
                <w:tcW w:w="3117" w:type="dxa"/>
                <w:gridSpan w:val="5"/>
              </w:tcPr>
            </w:tcPrChange>
          </w:tcPr>
          <w:p w14:paraId="5BA3048A" w14:textId="2A63B4CD" w:rsidR="00EC7E77" w:rsidRDefault="00EC7E77" w:rsidP="00EC7E77">
            <w:pPr>
              <w:spacing w:line="480" w:lineRule="auto"/>
              <w:rPr>
                <w:ins w:id="203" w:author="Nick Smith" w:date="2021-06-28T10:26:00Z"/>
                <w:rFonts w:eastAsia="Times New Roman"/>
                <w:b/>
                <w:color w:val="000000"/>
              </w:rPr>
            </w:pPr>
            <w:ins w:id="204" w:author="Nick Smith" w:date="2021-06-28T10:28:00Z">
              <w:r>
                <w:rPr>
                  <w:rFonts w:eastAsia="Times New Roman"/>
                  <w:color w:val="000000"/>
                </w:rPr>
                <w:t>g g</w:t>
              </w:r>
              <w:r>
                <w:rPr>
                  <w:rFonts w:eastAsia="Times New Roman"/>
                  <w:color w:val="000000"/>
                  <w:vertAlign w:val="superscript"/>
                </w:rPr>
                <w:t>-1</w:t>
              </w:r>
            </w:ins>
          </w:p>
        </w:tc>
        <w:tc>
          <w:tcPr>
            <w:tcW w:w="6200" w:type="dxa"/>
            <w:tcPrChange w:id="205" w:author="Nick Smith" w:date="2021-06-28T10:34:00Z">
              <w:tcPr>
                <w:tcW w:w="3117" w:type="dxa"/>
                <w:gridSpan w:val="2"/>
              </w:tcPr>
            </w:tcPrChange>
          </w:tcPr>
          <w:p w14:paraId="17F20F75" w14:textId="3D188825" w:rsidR="00EC7E77" w:rsidRDefault="00EC7E77" w:rsidP="00EC7E77">
            <w:pPr>
              <w:spacing w:line="480" w:lineRule="auto"/>
              <w:rPr>
                <w:ins w:id="206" w:author="Nick Smith" w:date="2021-06-28T10:26:00Z"/>
                <w:rFonts w:eastAsia="Times New Roman"/>
                <w:b/>
                <w:color w:val="000000"/>
              </w:rPr>
            </w:pPr>
            <w:ins w:id="207" w:author="Nick Smith" w:date="2021-06-28T10:28:00Z">
              <w:r w:rsidRPr="00771C52">
                <w:rPr>
                  <w:rFonts w:eastAsia="Times New Roman"/>
                  <w:color w:val="000000"/>
                </w:rPr>
                <w:t>leaf nitrogen on an area basis</w:t>
              </w:r>
            </w:ins>
          </w:p>
        </w:tc>
      </w:tr>
      <w:tr w:rsidR="007D6AFA" w14:paraId="2E82A35A" w14:textId="77777777" w:rsidTr="00853A49">
        <w:trPr>
          <w:ins w:id="208" w:author="Nick Smith" w:date="2021-06-28T10:35:00Z"/>
        </w:trPr>
        <w:tc>
          <w:tcPr>
            <w:tcW w:w="1800" w:type="dxa"/>
          </w:tcPr>
          <w:p w14:paraId="31877BFD" w14:textId="2014CDFF" w:rsidR="007D6AFA" w:rsidRDefault="007D6AFA" w:rsidP="00853A49">
            <w:pPr>
              <w:spacing w:line="480" w:lineRule="auto"/>
              <w:rPr>
                <w:ins w:id="209" w:author="Nick Smith" w:date="2021-06-28T10:35:00Z"/>
                <w:rFonts w:eastAsia="Times New Roman"/>
                <w:b/>
                <w:color w:val="000000"/>
              </w:rPr>
            </w:pPr>
            <w:proofErr w:type="spellStart"/>
            <w:ins w:id="210" w:author="Nick Smith" w:date="2021-06-28T10:35:00Z">
              <w:r w:rsidRPr="00853A49">
                <w:rPr>
                  <w:rFonts w:eastAsia="Times New Roman"/>
                  <w:i/>
                  <w:color w:val="000000"/>
                </w:rPr>
                <w:t>N</w:t>
              </w:r>
              <w:r>
                <w:rPr>
                  <w:rFonts w:eastAsia="Times New Roman"/>
                  <w:color w:val="000000"/>
                  <w:vertAlign w:val="subscript"/>
                </w:rPr>
                <w:t>photo</w:t>
              </w:r>
              <w:proofErr w:type="spellEnd"/>
            </w:ins>
          </w:p>
        </w:tc>
        <w:tc>
          <w:tcPr>
            <w:tcW w:w="1515" w:type="dxa"/>
          </w:tcPr>
          <w:p w14:paraId="35AC627E" w14:textId="4006E438" w:rsidR="007D6AFA" w:rsidRDefault="007D6AFA" w:rsidP="00853A49">
            <w:pPr>
              <w:spacing w:line="480" w:lineRule="auto"/>
              <w:rPr>
                <w:ins w:id="211" w:author="Nick Smith" w:date="2021-06-28T10:35:00Z"/>
                <w:rFonts w:eastAsia="Times New Roman"/>
                <w:b/>
                <w:color w:val="000000"/>
              </w:rPr>
            </w:pPr>
            <w:ins w:id="212" w:author="Nick Smith" w:date="2021-06-28T10:35:00Z">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ins>
          </w:p>
        </w:tc>
        <w:tc>
          <w:tcPr>
            <w:tcW w:w="6200" w:type="dxa"/>
          </w:tcPr>
          <w:p w14:paraId="314B3D7D" w14:textId="15B59CCE" w:rsidR="007D6AFA" w:rsidRDefault="007D6AFA" w:rsidP="00853A49">
            <w:pPr>
              <w:spacing w:line="480" w:lineRule="auto"/>
              <w:rPr>
                <w:ins w:id="213" w:author="Nick Smith" w:date="2021-06-28T10:35:00Z"/>
                <w:rFonts w:eastAsia="Times New Roman"/>
                <w:b/>
                <w:color w:val="000000"/>
              </w:rPr>
            </w:pPr>
            <w:ins w:id="214" w:author="Nick Smith" w:date="2021-06-28T10:35:00Z">
              <w:r w:rsidRPr="00771C52">
                <w:rPr>
                  <w:rFonts w:eastAsia="Times New Roman"/>
                  <w:color w:val="000000"/>
                </w:rPr>
                <w:t xml:space="preserve">leaf nitrogen </w:t>
              </w:r>
            </w:ins>
            <w:ins w:id="215" w:author="Nick Smith" w:date="2021-06-28T10:36:00Z">
              <w:r w:rsidRPr="00771C52">
                <w:rPr>
                  <w:rFonts w:eastAsia="Times New Roman"/>
                  <w:color w:val="000000"/>
                </w:rPr>
                <w:t>used for photosynthesis</w:t>
              </w:r>
              <w:r w:rsidRPr="00771C52">
                <w:rPr>
                  <w:rFonts w:eastAsia="Times New Roman"/>
                  <w:color w:val="000000"/>
                </w:rPr>
                <w:t xml:space="preserve"> </w:t>
              </w:r>
            </w:ins>
            <w:ins w:id="216" w:author="Nick Smith" w:date="2021-06-28T10:35:00Z">
              <w:r w:rsidRPr="00771C52">
                <w:rPr>
                  <w:rFonts w:eastAsia="Times New Roman"/>
                  <w:color w:val="000000"/>
                </w:rPr>
                <w:t>on an area basis</w:t>
              </w:r>
            </w:ins>
          </w:p>
        </w:tc>
      </w:tr>
      <w:tr w:rsidR="007D6AFA" w:rsidRPr="00EC7E77" w14:paraId="38F386B5" w14:textId="77777777" w:rsidTr="00EC7E77">
        <w:trPr>
          <w:ins w:id="217" w:author="Nick Smith" w:date="2021-06-28T10:35:00Z"/>
        </w:trPr>
        <w:tc>
          <w:tcPr>
            <w:tcW w:w="1800" w:type="dxa"/>
          </w:tcPr>
          <w:p w14:paraId="65A27075" w14:textId="2FEBC72F" w:rsidR="007D6AFA" w:rsidRPr="007D6AFA" w:rsidRDefault="007D6AFA" w:rsidP="007D6AFA">
            <w:pPr>
              <w:spacing w:line="480" w:lineRule="auto"/>
              <w:rPr>
                <w:ins w:id="218" w:author="Nick Smith" w:date="2021-06-28T10:35:00Z"/>
                <w:rFonts w:eastAsia="Times New Roman"/>
                <w:i/>
                <w:color w:val="000000"/>
              </w:rPr>
            </w:pPr>
            <w:proofErr w:type="spellStart"/>
            <w:ins w:id="219" w:author="Nick Smith" w:date="2021-06-28T10:36:00Z">
              <w:r w:rsidRPr="00853A49">
                <w:rPr>
                  <w:rFonts w:eastAsia="Times New Roman"/>
                  <w:i/>
                  <w:color w:val="000000"/>
                </w:rPr>
                <w:t>N</w:t>
              </w:r>
            </w:ins>
            <w:ins w:id="220" w:author="Nick Smith" w:date="2021-06-28T10:37:00Z">
              <w:r>
                <w:rPr>
                  <w:rFonts w:eastAsia="Times New Roman"/>
                  <w:color w:val="000000"/>
                  <w:vertAlign w:val="subscript"/>
                </w:rPr>
                <w:t>structure</w:t>
              </w:r>
            </w:ins>
            <w:proofErr w:type="spellEnd"/>
          </w:p>
        </w:tc>
        <w:tc>
          <w:tcPr>
            <w:tcW w:w="1515" w:type="dxa"/>
          </w:tcPr>
          <w:p w14:paraId="23C11A10" w14:textId="046ACA6E" w:rsidR="007D6AFA" w:rsidRPr="007D6AFA" w:rsidRDefault="007D6AFA" w:rsidP="007D6AFA">
            <w:pPr>
              <w:spacing w:line="480" w:lineRule="auto"/>
              <w:rPr>
                <w:ins w:id="221" w:author="Nick Smith" w:date="2021-06-28T10:35:00Z"/>
                <w:rFonts w:eastAsia="Times New Roman"/>
                <w:color w:val="000000"/>
              </w:rPr>
            </w:pPr>
            <w:ins w:id="222" w:author="Nick Smith" w:date="2021-06-28T10:36:00Z">
              <w:r>
                <w:rPr>
                  <w:rFonts w:eastAsia="Times New Roman"/>
                  <w:color w:val="000000"/>
                </w:rPr>
                <w:t>g m</w:t>
              </w:r>
              <w:r>
                <w:rPr>
                  <w:rFonts w:eastAsia="Times New Roman"/>
                  <w:color w:val="000000"/>
                  <w:vertAlign w:val="superscript"/>
                </w:rPr>
                <w:t>-2</w:t>
              </w:r>
            </w:ins>
          </w:p>
        </w:tc>
        <w:tc>
          <w:tcPr>
            <w:tcW w:w="6200" w:type="dxa"/>
          </w:tcPr>
          <w:p w14:paraId="42119E52" w14:textId="2C91B24F" w:rsidR="007D6AFA" w:rsidRPr="00EC7E77" w:rsidRDefault="007D6AFA" w:rsidP="007D6AFA">
            <w:pPr>
              <w:spacing w:line="480" w:lineRule="auto"/>
              <w:rPr>
                <w:ins w:id="223" w:author="Nick Smith" w:date="2021-06-28T10:35:00Z"/>
                <w:rFonts w:eastAsia="Times New Roman"/>
                <w:color w:val="000000"/>
              </w:rPr>
            </w:pPr>
            <w:ins w:id="224" w:author="Nick Smith" w:date="2021-06-28T10:36:00Z">
              <w:r w:rsidRPr="00771C52">
                <w:rPr>
                  <w:rFonts w:eastAsia="Times New Roman"/>
                  <w:color w:val="000000"/>
                </w:rPr>
                <w:t xml:space="preserve">leaf nitrogen used for </w:t>
              </w:r>
            </w:ins>
            <w:ins w:id="225" w:author="Nick Smith" w:date="2021-06-28T10:37:00Z">
              <w:r>
                <w:rPr>
                  <w:rFonts w:eastAsia="Times New Roman"/>
                  <w:color w:val="000000"/>
                </w:rPr>
                <w:t>structure</w:t>
              </w:r>
            </w:ins>
            <w:ins w:id="226" w:author="Nick Smith" w:date="2021-06-28T10:36:00Z">
              <w:r w:rsidRPr="00771C52">
                <w:rPr>
                  <w:rFonts w:eastAsia="Times New Roman"/>
                  <w:color w:val="000000"/>
                </w:rPr>
                <w:t xml:space="preserve"> on an area basis</w:t>
              </w:r>
            </w:ins>
          </w:p>
        </w:tc>
      </w:tr>
      <w:tr w:rsidR="007D6AFA" w:rsidRPr="00EC7E77" w14:paraId="41870A33" w14:textId="77777777" w:rsidTr="007D6AFA">
        <w:trPr>
          <w:ins w:id="227" w:author="Nick Smith" w:date="2021-06-28T10:26:00Z"/>
          <w:trPrChange w:id="228" w:author="Nick Smith" w:date="2021-06-28T10:37:00Z">
            <w:trPr>
              <w:gridBefore w:val="1"/>
              <w:gridAfter w:val="0"/>
            </w:trPr>
          </w:trPrChange>
        </w:trPr>
        <w:tc>
          <w:tcPr>
            <w:tcW w:w="1800" w:type="dxa"/>
            <w:tcPrChange w:id="229" w:author="Nick Smith" w:date="2021-06-28T10:37:00Z">
              <w:tcPr>
                <w:tcW w:w="3116" w:type="dxa"/>
                <w:gridSpan w:val="3"/>
              </w:tcPr>
            </w:tcPrChange>
          </w:tcPr>
          <w:p w14:paraId="2524C3F4" w14:textId="095DE166" w:rsidR="007D6AFA" w:rsidRPr="00EC7E77" w:rsidRDefault="007D6AFA" w:rsidP="007D6AFA">
            <w:pPr>
              <w:spacing w:line="480" w:lineRule="auto"/>
              <w:rPr>
                <w:ins w:id="230" w:author="Nick Smith" w:date="2021-06-28T10:26:00Z"/>
                <w:rFonts w:eastAsia="Times New Roman"/>
                <w:color w:val="000000"/>
                <w:vertAlign w:val="subscript"/>
                <w:rPrChange w:id="231" w:author="Nick Smith" w:date="2021-06-28T10:34:00Z">
                  <w:rPr>
                    <w:ins w:id="232" w:author="Nick Smith" w:date="2021-06-28T10:26:00Z"/>
                    <w:rFonts w:eastAsia="Times New Roman"/>
                    <w:b/>
                    <w:color w:val="000000"/>
                  </w:rPr>
                </w:rPrChange>
              </w:rPr>
            </w:pPr>
            <w:proofErr w:type="spellStart"/>
            <w:ins w:id="233" w:author="Nick Smith" w:date="2021-06-28T10:32:00Z">
              <w:r w:rsidRPr="00EC7E77">
                <w:rPr>
                  <w:rFonts w:eastAsia="Times New Roman"/>
                  <w:i/>
                  <w:color w:val="000000"/>
                  <w:rPrChange w:id="234" w:author="Nick Smith" w:date="2021-06-28T10:34:00Z">
                    <w:rPr>
                      <w:rFonts w:eastAsia="Times New Roman"/>
                      <w:b/>
                      <w:i/>
                      <w:color w:val="000000"/>
                    </w:rPr>
                  </w:rPrChange>
                </w:rPr>
                <w:t>T</w:t>
              </w:r>
              <w:r w:rsidRPr="00EC7E77">
                <w:rPr>
                  <w:rFonts w:eastAsia="Times New Roman"/>
                  <w:color w:val="000000"/>
                  <w:vertAlign w:val="subscript"/>
                  <w:rPrChange w:id="235" w:author="Nick Smith" w:date="2021-06-28T10:34:00Z">
                    <w:rPr>
                      <w:rFonts w:eastAsia="Times New Roman"/>
                      <w:b/>
                      <w:color w:val="000000"/>
                      <w:vertAlign w:val="subscript"/>
                    </w:rPr>
                  </w:rPrChange>
                </w:rPr>
                <w:t>g</w:t>
              </w:r>
            </w:ins>
            <w:proofErr w:type="spellEnd"/>
          </w:p>
        </w:tc>
        <w:tc>
          <w:tcPr>
            <w:tcW w:w="1515" w:type="dxa"/>
            <w:tcPrChange w:id="236" w:author="Nick Smith" w:date="2021-06-28T10:37:00Z">
              <w:tcPr>
                <w:tcW w:w="3117" w:type="dxa"/>
                <w:gridSpan w:val="5"/>
              </w:tcPr>
            </w:tcPrChange>
          </w:tcPr>
          <w:p w14:paraId="0E7E2430" w14:textId="26A5AFA3" w:rsidR="007D6AFA" w:rsidRPr="00EC7E77" w:rsidRDefault="007D6AFA" w:rsidP="007D6AFA">
            <w:pPr>
              <w:spacing w:line="480" w:lineRule="auto"/>
              <w:rPr>
                <w:ins w:id="237" w:author="Nick Smith" w:date="2021-06-28T10:26:00Z"/>
                <w:rFonts w:eastAsia="Times New Roman"/>
                <w:color w:val="000000"/>
                <w:rPrChange w:id="238" w:author="Nick Smith" w:date="2021-06-28T10:34:00Z">
                  <w:rPr>
                    <w:ins w:id="239" w:author="Nick Smith" w:date="2021-06-28T10:26:00Z"/>
                    <w:rFonts w:eastAsia="Times New Roman"/>
                    <w:b/>
                    <w:color w:val="000000"/>
                  </w:rPr>
                </w:rPrChange>
              </w:rPr>
            </w:pPr>
            <w:ins w:id="240" w:author="Nick Smith" w:date="2021-06-28T10:33:00Z">
              <w:r w:rsidRPr="00EC7E77">
                <w:rPr>
                  <w:rFonts w:eastAsia="Times New Roman"/>
                  <w:color w:val="000000"/>
                  <w:rPrChange w:id="241" w:author="Nick Smith" w:date="2021-06-28T10:34:00Z">
                    <w:rPr>
                      <w:rFonts w:eastAsia="Times New Roman"/>
                      <w:b/>
                      <w:color w:val="000000"/>
                    </w:rPr>
                  </w:rPrChange>
                </w:rPr>
                <w:t>°C</w:t>
              </w:r>
            </w:ins>
          </w:p>
        </w:tc>
        <w:tc>
          <w:tcPr>
            <w:tcW w:w="6200" w:type="dxa"/>
            <w:tcPrChange w:id="242" w:author="Nick Smith" w:date="2021-06-28T10:37:00Z">
              <w:tcPr>
                <w:tcW w:w="3117" w:type="dxa"/>
                <w:gridSpan w:val="2"/>
              </w:tcPr>
            </w:tcPrChange>
          </w:tcPr>
          <w:p w14:paraId="183EEFED" w14:textId="643B8231" w:rsidR="007D6AFA" w:rsidRPr="00EC7E77" w:rsidRDefault="007D6AFA" w:rsidP="007D6AFA">
            <w:pPr>
              <w:spacing w:line="480" w:lineRule="auto"/>
              <w:rPr>
                <w:ins w:id="243" w:author="Nick Smith" w:date="2021-06-28T10:26:00Z"/>
                <w:rFonts w:eastAsia="Times New Roman"/>
                <w:color w:val="000000"/>
                <w:rPrChange w:id="244" w:author="Nick Smith" w:date="2021-06-28T10:34:00Z">
                  <w:rPr>
                    <w:ins w:id="245" w:author="Nick Smith" w:date="2021-06-28T10:26:00Z"/>
                    <w:rFonts w:eastAsia="Times New Roman"/>
                    <w:b/>
                    <w:color w:val="000000"/>
                  </w:rPr>
                </w:rPrChange>
              </w:rPr>
            </w:pPr>
            <w:ins w:id="246" w:author="Nick Smith" w:date="2021-06-28T10:33:00Z">
              <w:r w:rsidRPr="00EC7E77">
                <w:rPr>
                  <w:rFonts w:eastAsia="Times New Roman"/>
                  <w:color w:val="000000"/>
                </w:rPr>
                <w:t>mean annual growing season temperature</w:t>
              </w:r>
            </w:ins>
          </w:p>
        </w:tc>
      </w:tr>
      <w:tr w:rsidR="007D6AFA" w14:paraId="3790E0DE" w14:textId="77777777" w:rsidTr="007D6AFA">
        <w:trPr>
          <w:ins w:id="247" w:author="Nick Smith" w:date="2021-06-28T10:26:00Z"/>
          <w:trPrChange w:id="248" w:author="Nick Smith" w:date="2021-06-28T10:37:00Z">
            <w:trPr>
              <w:gridBefore w:val="1"/>
              <w:gridAfter w:val="0"/>
            </w:trPr>
          </w:trPrChange>
        </w:trPr>
        <w:tc>
          <w:tcPr>
            <w:tcW w:w="1800" w:type="dxa"/>
            <w:tcBorders>
              <w:bottom w:val="single" w:sz="4" w:space="0" w:color="auto"/>
            </w:tcBorders>
            <w:tcPrChange w:id="249" w:author="Nick Smith" w:date="2021-06-28T10:37:00Z">
              <w:tcPr>
                <w:tcW w:w="3116" w:type="dxa"/>
                <w:gridSpan w:val="3"/>
              </w:tcPr>
            </w:tcPrChange>
          </w:tcPr>
          <w:p w14:paraId="749F1BB8" w14:textId="41DC9350" w:rsidR="007D6AFA" w:rsidRDefault="007D6AFA" w:rsidP="007D6AFA">
            <w:pPr>
              <w:spacing w:line="480" w:lineRule="auto"/>
              <w:rPr>
                <w:ins w:id="250" w:author="Nick Smith" w:date="2021-06-28T10:26:00Z"/>
                <w:rFonts w:eastAsia="Times New Roman"/>
                <w:b/>
                <w:color w:val="000000"/>
              </w:rPr>
            </w:pPr>
            <w:ins w:id="251" w:author="Nick Smith" w:date="2021-06-28T10:31:00Z">
              <w:r w:rsidRPr="00771C52">
                <w:rPr>
                  <w:rFonts w:eastAsia="Times New Roman"/>
                  <w:color w:val="000000"/>
                </w:rPr>
                <w:t>χ</w:t>
              </w:r>
            </w:ins>
          </w:p>
        </w:tc>
        <w:tc>
          <w:tcPr>
            <w:tcW w:w="1515" w:type="dxa"/>
            <w:tcBorders>
              <w:bottom w:val="single" w:sz="4" w:space="0" w:color="auto"/>
            </w:tcBorders>
            <w:tcPrChange w:id="252" w:author="Nick Smith" w:date="2021-06-28T10:37:00Z">
              <w:tcPr>
                <w:tcW w:w="3117" w:type="dxa"/>
                <w:gridSpan w:val="5"/>
              </w:tcPr>
            </w:tcPrChange>
          </w:tcPr>
          <w:p w14:paraId="16F74FD7" w14:textId="445BBDE5" w:rsidR="007D6AFA" w:rsidRPr="00105704" w:rsidRDefault="007D6AFA" w:rsidP="007D6AFA">
            <w:pPr>
              <w:spacing w:line="480" w:lineRule="auto"/>
              <w:rPr>
                <w:ins w:id="253" w:author="Nick Smith" w:date="2021-06-28T10:26:00Z"/>
                <w:rFonts w:eastAsia="Times New Roman"/>
                <w:color w:val="000000"/>
                <w:rPrChange w:id="254" w:author="Nick Smith" w:date="2021-06-28T10:31:00Z">
                  <w:rPr>
                    <w:ins w:id="255" w:author="Nick Smith" w:date="2021-06-28T10:26:00Z"/>
                    <w:rFonts w:eastAsia="Times New Roman"/>
                    <w:b/>
                    <w:color w:val="000000"/>
                  </w:rPr>
                </w:rPrChange>
              </w:rPr>
            </w:pPr>
            <w:ins w:id="256" w:author="Nick Smith" w:date="2021-06-28T10:31:00Z">
              <w:r w:rsidRPr="00105704">
                <w:rPr>
                  <w:rFonts w:eastAsia="Times New Roman"/>
                  <w:color w:val="000000"/>
                  <w:rPrChange w:id="257" w:author="Nick Smith" w:date="2021-06-28T10:31:00Z">
                    <w:rPr>
                      <w:rFonts w:eastAsia="Times New Roman"/>
                      <w:b/>
                      <w:color w:val="000000"/>
                    </w:rPr>
                  </w:rPrChange>
                </w:rPr>
                <w:t>Pa Pa</w:t>
              </w:r>
              <w:r w:rsidRPr="00105704">
                <w:rPr>
                  <w:rFonts w:eastAsia="Times New Roman"/>
                  <w:color w:val="000000"/>
                  <w:vertAlign w:val="superscript"/>
                  <w:rPrChange w:id="258" w:author="Nick Smith" w:date="2021-06-28T10:31:00Z">
                    <w:rPr>
                      <w:rFonts w:eastAsia="Times New Roman"/>
                      <w:b/>
                      <w:color w:val="000000"/>
                      <w:vertAlign w:val="superscript"/>
                    </w:rPr>
                  </w:rPrChange>
                </w:rPr>
                <w:t>-1</w:t>
              </w:r>
            </w:ins>
          </w:p>
        </w:tc>
        <w:tc>
          <w:tcPr>
            <w:tcW w:w="6200" w:type="dxa"/>
            <w:tcBorders>
              <w:bottom w:val="single" w:sz="4" w:space="0" w:color="auto"/>
            </w:tcBorders>
            <w:tcPrChange w:id="259" w:author="Nick Smith" w:date="2021-06-28T10:37:00Z">
              <w:tcPr>
                <w:tcW w:w="3117" w:type="dxa"/>
                <w:gridSpan w:val="2"/>
              </w:tcPr>
            </w:tcPrChange>
          </w:tcPr>
          <w:p w14:paraId="28BEB776" w14:textId="18A534A3" w:rsidR="007D6AFA" w:rsidRDefault="007D6AFA" w:rsidP="007D6AFA">
            <w:pPr>
              <w:spacing w:line="480" w:lineRule="auto"/>
              <w:rPr>
                <w:ins w:id="260" w:author="Nick Smith" w:date="2021-06-28T10:26:00Z"/>
                <w:rFonts w:eastAsia="Times New Roman"/>
                <w:b/>
                <w:color w:val="000000"/>
              </w:rPr>
            </w:pPr>
            <w:ins w:id="261" w:author="Nick Smith" w:date="2021-06-28T10:31:00Z">
              <w:r w:rsidRPr="00771C52">
                <w:rPr>
                  <w:rFonts w:eastAsia="Times New Roman"/>
                  <w:color w:val="000000"/>
                </w:rPr>
                <w:t>ratio of intercellular to extracellular CO</w:t>
              </w:r>
              <w:r w:rsidRPr="00771C52">
                <w:rPr>
                  <w:rFonts w:eastAsia="Times New Roman"/>
                  <w:color w:val="000000"/>
                  <w:vertAlign w:val="subscript"/>
                </w:rPr>
                <w:t>2</w:t>
              </w:r>
            </w:ins>
          </w:p>
        </w:tc>
      </w:tr>
    </w:tbl>
    <w:p w14:paraId="6376D4F5" w14:textId="3A647A8D" w:rsidR="00936697" w:rsidRDefault="00936697" w:rsidP="00936697">
      <w:pPr>
        <w:spacing w:line="480" w:lineRule="auto"/>
        <w:rPr>
          <w:ins w:id="262" w:author="Nick Smith" w:date="2021-06-28T10:25:00Z"/>
          <w:rFonts w:eastAsia="Times New Roman"/>
          <w:b/>
          <w:color w:val="000000"/>
        </w:rPr>
        <w:pPrChange w:id="263" w:author="Nick Smith" w:date="2021-06-28T10:26:00Z">
          <w:pPr/>
        </w:pPrChange>
      </w:pPr>
      <w:ins w:id="264" w:author="Nick Smith" w:date="2021-06-28T10:25:00Z">
        <w:r>
          <w:rPr>
            <w:rFonts w:eastAsia="Times New Roman"/>
            <w:b/>
            <w:color w:val="000000"/>
          </w:rPr>
          <w:br w:type="page"/>
        </w:r>
      </w:ins>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668919"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del w:id="265" w:author="Nick Smith" w:date="2021-06-28T10:02:00Z">
        <w:r w:rsidRPr="00771C52" w:rsidDel="00F30405">
          <w:rPr>
            <w:rFonts w:eastAsia="Times New Roman"/>
            <w:color w:val="000000"/>
          </w:rPr>
          <w:delText xml:space="preserve">10 </w:delText>
        </w:r>
      </w:del>
      <w:ins w:id="266" w:author="Nick Smith" w:date="2021-06-28T10:02:00Z">
        <w:r w:rsidR="00F30405">
          <w:rPr>
            <w:rFonts w:eastAsia="Times New Roman"/>
            <w:color w:val="000000"/>
          </w:rPr>
          <w:t>ten</w:t>
        </w:r>
        <w:r w:rsidR="00F30405" w:rsidRPr="00771C52">
          <w:rPr>
            <w:rFonts w:eastAsia="Times New Roman"/>
            <w:color w:val="000000"/>
          </w:rPr>
          <w:t xml:space="preserve"> </w:t>
        </w:r>
      </w:ins>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675FC0C0"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w:t>
      </w:r>
      <w:del w:id="267" w:author="Nick Smith" w:date="2021-06-28T10:35:00Z">
        <w:r w:rsidR="00361685" w:rsidRPr="00771C52" w:rsidDel="007D6AFA">
          <w:rPr>
            <w:rFonts w:eastAsia="Times New Roman"/>
            <w:color w:val="000000"/>
          </w:rPr>
          <w:delText xml:space="preserve">concentration </w:delText>
        </w:r>
      </w:del>
      <w:r w:rsidR="00361685" w:rsidRPr="00771C52">
        <w:rPr>
          <w:rFonts w:eastAsia="Times New Roman"/>
          <w:color w:val="000000"/>
        </w:rPr>
        <w:t>(χ;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4D40AE47"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del w:id="268" w:author="Nick Smith" w:date="2021-06-28T10:35:00Z">
        <w:r w:rsidRPr="00771C52" w:rsidDel="007D6AFA">
          <w:rPr>
            <w:rFonts w:eastAsia="Times New Roman"/>
            <w:color w:val="000000"/>
          </w:rPr>
          <w:delText xml:space="preserve">PAR </w:delText>
        </w:r>
      </w:del>
      <w:ins w:id="269" w:author="Nick Smith" w:date="2021-06-28T10:35:00Z">
        <w:r w:rsidR="007D6AFA">
          <w:rPr>
            <w:rFonts w:eastAsia="Times New Roman"/>
            <w:color w:val="000000"/>
          </w:rPr>
          <w:t>photosynthetically active radiation</w:t>
        </w:r>
        <w:r w:rsidR="007D6AFA" w:rsidRPr="00771C52">
          <w:rPr>
            <w:rFonts w:eastAsia="Times New Roman"/>
            <w:color w:val="000000"/>
          </w:rPr>
          <w:t xml:space="preserve"> </w:t>
        </w:r>
      </w:ins>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ins w:id="270" w:author="Nick Smith" w:date="2021-06-28T10:21:00Z">
        <w:r w:rsidR="00E26FD9">
          <w:rPr>
            <w:rFonts w:eastAsia="Times New Roman"/>
            <w:color w:val="000000"/>
          </w:rPr>
          <w:t xml:space="preserve"> (Aim 1)</w:t>
        </w:r>
      </w:ins>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ins w:id="271" w:author="Nick Smith" w:date="2021-06-28T10:23:00Z">
        <w:r w:rsidR="00C93A3A">
          <w:rPr>
            <w:rFonts w:eastAsia="Times New Roman"/>
            <w:color w:val="000000"/>
          </w:rPr>
          <w:t xml:space="preserve">, following Dong </w:t>
        </w:r>
      </w:ins>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ins w:id="272" w:author="Nick Smith" w:date="2021-06-28T10:21:00Z">
        <w:r w:rsidR="00C93A3A">
          <w:rPr>
            <w:rFonts w:eastAsia="Times New Roman"/>
            <w:color w:val="000000"/>
          </w:rPr>
          <w:t xml:space="preserve"> (Aim 2)</w:t>
        </w:r>
      </w:ins>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del w:id="273" w:author="Nick Smith" w:date="2021-06-28T10:21:00Z">
        <w:r w:rsidRPr="00771C52" w:rsidDel="00C93A3A">
          <w:rPr>
            <w:rFonts w:eastAsia="Times New Roman"/>
            <w:i/>
            <w:iCs/>
            <w:color w:val="000000"/>
          </w:rPr>
          <w:tab/>
        </w:r>
      </w:del>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6CB85F10"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ins w:id="274" w:author="Nick Smith" w:date="2021-06-28T10:21:00Z">
        <w:r w:rsidR="00C93A3A">
          <w:rPr>
            <w:rFonts w:eastAsia="Times New Roman"/>
            <w:color w:val="000000"/>
          </w:rPr>
          <w:t xml:space="preserve"> (Aim 3)</w:t>
        </w:r>
      </w:ins>
      <w:r w:rsidRPr="00771C52">
        <w:rPr>
          <w:rFonts w:eastAsia="Times New Roman"/>
          <w:color w:val="000000"/>
        </w:rPr>
        <w:t xml:space="preserve">, we fit a third </w:t>
      </w:r>
      <w:del w:id="275" w:author="Nick Smith" w:date="2021-06-28T10:21:00Z">
        <w:r w:rsidRPr="00771C52" w:rsidDel="00C93A3A">
          <w:rPr>
            <w:rFonts w:eastAsia="Times New Roman"/>
            <w:color w:val="000000"/>
          </w:rPr>
          <w:delText xml:space="preserve">and fourth </w:delText>
        </w:r>
      </w:del>
      <w:r w:rsidRPr="00771C52">
        <w:rPr>
          <w:rFonts w:eastAsia="Times New Roman"/>
          <w:color w:val="000000"/>
        </w:rPr>
        <w:t xml:space="preserve">linear mixed effects models with AGB as the dependent variable. </w:t>
      </w:r>
      <w:del w:id="276" w:author="Nick Smith" w:date="2021-06-28T10:21:00Z">
        <w:r w:rsidRPr="00771C52" w:rsidDel="00C93A3A">
          <w:rPr>
            <w:rFonts w:eastAsia="Times New Roman"/>
            <w:color w:val="000000"/>
          </w:rPr>
          <w:delText>In both models, s</w:delText>
        </w:r>
      </w:del>
      <w:ins w:id="277" w:author="Nick Smith" w:date="2021-06-28T10:21:00Z">
        <w:r w:rsidR="00C93A3A">
          <w:rPr>
            <w:rFonts w:eastAsia="Times New Roman"/>
            <w:color w:val="000000"/>
          </w:rPr>
          <w:t>S</w:t>
        </w:r>
      </w:ins>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2F83645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ins w:id="278" w:author="Nick Smith" w:date="2021-06-28T10:21:00Z">
        <w:r w:rsidR="00C93A3A">
          <w:rPr>
            <w:rFonts w:eastAsia="Times New Roman"/>
            <w:color w:val="000000"/>
          </w:rPr>
          <w:t xml:space="preserve"> (Aim 4)</w:t>
        </w:r>
      </w:ins>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del w:id="279" w:author="Nick Smith" w:date="2021-06-28T10:24:00Z">
        <w:r w:rsidRPr="00771C52" w:rsidDel="007B0E7E">
          <w:rPr>
            <w:rFonts w:eastAsia="Times New Roman"/>
            <w:color w:val="000000"/>
          </w:rPr>
          <w:delText>MAD</w:delText>
        </w:r>
      </w:del>
      <w:ins w:id="280" w:author="Nick Smith" w:date="2021-06-28T10:24:00Z">
        <w:r w:rsidR="007B0E7E">
          <w:rPr>
            <w:rFonts w:eastAsia="Times New Roman"/>
            <w:color w:val="000000"/>
          </w:rPr>
          <w:t>mean absolute deviation</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5142E55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del w:id="281" w:author="Nick Smith" w:date="2021-06-28T10:40:00Z">
        <w:r w:rsidR="00CA64B3" w:rsidRPr="00771C52" w:rsidDel="00DD3527">
          <w:rPr>
            <w:rFonts w:eastAsia="Times New Roman"/>
            <w:color w:val="000000"/>
          </w:rPr>
          <w:delText>1</w:delText>
        </w:r>
      </w:del>
      <w:ins w:id="282" w:author="Nick Smith" w:date="2021-06-28T10:40:00Z">
        <w:r w:rsidR="00DD3527">
          <w:rPr>
            <w:rFonts w:eastAsia="Times New Roman"/>
            <w:color w:val="000000"/>
          </w:rPr>
          <w:t>2</w:t>
        </w:r>
      </w:ins>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del w:id="283" w:author="Nick Smith" w:date="2021-06-28T10:40:00Z">
        <w:r w:rsidR="00D65202" w:rsidRPr="00771C52" w:rsidDel="00DD3527">
          <w:rPr>
            <w:rFonts w:eastAsia="Times New Roman"/>
            <w:color w:val="000000"/>
          </w:rPr>
          <w:delText>1</w:delText>
        </w:r>
      </w:del>
      <w:ins w:id="284" w:author="Nick Smith" w:date="2021-06-28T10:40:00Z">
        <w:r w:rsidR="00DD3527">
          <w:rPr>
            <w:rFonts w:eastAsia="Times New Roman"/>
            <w:color w:val="000000"/>
          </w:rPr>
          <w:t>2</w:t>
        </w:r>
      </w:ins>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del w:id="285" w:author="Nick Smith" w:date="2021-06-28T10:40:00Z">
        <w:r w:rsidR="008010AC" w:rsidRPr="00771C52" w:rsidDel="00DD3527">
          <w:rPr>
            <w:rFonts w:eastAsia="Times New Roman"/>
            <w:color w:val="000000"/>
          </w:rPr>
          <w:delText>1</w:delText>
        </w:r>
        <w:r w:rsidRPr="00771C52" w:rsidDel="00DD3527">
          <w:rPr>
            <w:rFonts w:eastAsia="Times New Roman"/>
            <w:color w:val="000000"/>
          </w:rPr>
          <w:delText xml:space="preserve"> </w:delText>
        </w:r>
      </w:del>
      <w:ins w:id="286" w:author="Nick Smith" w:date="2021-06-28T10:40:00Z">
        <w:r w:rsidR="00DD3527">
          <w:rPr>
            <w:rFonts w:eastAsia="Times New Roman"/>
            <w:color w:val="000000"/>
          </w:rPr>
          <w:t>2</w:t>
        </w:r>
        <w:r w:rsidR="00DD3527" w:rsidRPr="00771C52">
          <w:rPr>
            <w:rFonts w:eastAsia="Times New Roman"/>
            <w:color w:val="000000"/>
          </w:rPr>
          <w:t xml:space="preserve"> </w:t>
        </w:r>
      </w:ins>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del w:id="287" w:author="Nick Smith" w:date="2021-06-28T10:40:00Z">
        <w:r w:rsidR="00CA64B3" w:rsidDel="00DD3527">
          <w:rPr>
            <w:rFonts w:eastAsia="Times New Roman"/>
            <w:color w:val="000000"/>
          </w:rPr>
          <w:delText>1</w:delText>
        </w:r>
      </w:del>
      <w:ins w:id="288" w:author="Nick Smith" w:date="2021-06-28T10:40:00Z">
        <w:r w:rsidR="00DD3527">
          <w:rPr>
            <w:rFonts w:eastAsia="Times New Roman"/>
            <w:color w:val="000000"/>
          </w:rPr>
          <w:t>2</w:t>
        </w:r>
      </w:ins>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del w:id="289" w:author="Nick Smith" w:date="2021-06-28T10:40:00Z">
        <w:r w:rsidR="00893A76" w:rsidDel="00DD3527">
          <w:rPr>
            <w:rFonts w:eastAsia="Times New Roman"/>
            <w:color w:val="000000"/>
          </w:rPr>
          <w:delText>1</w:delText>
        </w:r>
      </w:del>
      <w:ins w:id="290" w:author="Nick Smith" w:date="2021-06-28T10:40:00Z">
        <w:r w:rsidR="00DD3527">
          <w:rPr>
            <w:rFonts w:eastAsia="Times New Roman"/>
            <w:color w:val="000000"/>
          </w:rPr>
          <w:t>2</w:t>
        </w:r>
      </w:ins>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del w:id="291" w:author="Nick Smith" w:date="2021-06-28T10:40:00Z">
        <w:r w:rsidR="00280238" w:rsidDel="00DD3527">
          <w:rPr>
            <w:rFonts w:eastAsia="Times New Roman"/>
            <w:color w:val="000000"/>
          </w:rPr>
          <w:delText>1</w:delText>
        </w:r>
      </w:del>
      <w:ins w:id="292" w:author="Nick Smith" w:date="2021-06-28T10:40:00Z">
        <w:r w:rsidR="00DD3527">
          <w:rPr>
            <w:rFonts w:eastAsia="Times New Roman"/>
            <w:color w:val="000000"/>
          </w:rPr>
          <w:t>2</w:t>
        </w:r>
      </w:ins>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del w:id="293" w:author="Nick Smith" w:date="2021-06-28T10:40:00Z">
        <w:r w:rsidR="00604C4C" w:rsidDel="00DD3527">
          <w:rPr>
            <w:rFonts w:eastAsia="Times New Roman"/>
            <w:color w:val="000000"/>
          </w:rPr>
          <w:delText>1</w:delText>
        </w:r>
      </w:del>
      <w:ins w:id="294" w:author="Nick Smith" w:date="2021-06-28T10:40:00Z">
        <w:r w:rsidR="00DD3527">
          <w:rPr>
            <w:rFonts w:eastAsia="Times New Roman"/>
            <w:color w:val="000000"/>
          </w:rPr>
          <w:t>2</w:t>
        </w:r>
      </w:ins>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62874FC2" w:rsidR="005B6195" w:rsidRPr="001A720B" w:rsidRDefault="005B6195" w:rsidP="00AC49CC">
      <w:pPr>
        <w:spacing w:line="480" w:lineRule="auto"/>
        <w:rPr>
          <w:sz w:val="20"/>
          <w:szCs w:val="20"/>
        </w:rPr>
      </w:pPr>
      <w:r w:rsidRPr="001A720B">
        <w:rPr>
          <w:b/>
          <w:bCs/>
          <w:sz w:val="20"/>
          <w:szCs w:val="20"/>
        </w:rPr>
        <w:lastRenderedPageBreak/>
        <w:t xml:space="preserve">Table </w:t>
      </w:r>
      <w:del w:id="295" w:author="Nick Smith" w:date="2021-06-28T10:40:00Z">
        <w:r w:rsidRPr="001A720B" w:rsidDel="00DD3527">
          <w:rPr>
            <w:b/>
            <w:bCs/>
            <w:sz w:val="20"/>
            <w:szCs w:val="20"/>
          </w:rPr>
          <w:delText>1</w:delText>
        </w:r>
      </w:del>
      <w:ins w:id="296" w:author="Nick Smith" w:date="2021-06-28T10:40:00Z">
        <w:r w:rsidR="00DD3527">
          <w:rPr>
            <w:b/>
            <w:bCs/>
            <w:sz w:val="20"/>
            <w:szCs w:val="20"/>
          </w:rPr>
          <w:t>2</w:t>
        </w:r>
      </w:ins>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11A93FC9"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del w:id="297" w:author="Nick Smith" w:date="2021-06-28T10:40:00Z">
        <w:r w:rsidR="006D7E9A" w:rsidRPr="00B05AC4" w:rsidDel="00DD3527">
          <w:rPr>
            <w:rFonts w:eastAsia="Times New Roman"/>
            <w:color w:val="000000"/>
          </w:rPr>
          <w:delText>1</w:delText>
        </w:r>
      </w:del>
      <w:ins w:id="298" w:author="Nick Smith" w:date="2021-06-28T10:40:00Z">
        <w:r w:rsidR="00DD3527">
          <w:rPr>
            <w:rFonts w:eastAsia="Times New Roman"/>
            <w:color w:val="000000"/>
          </w:rPr>
          <w:t>2</w:t>
        </w:r>
      </w:ins>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A5212A1"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del w:id="299" w:author="Nick Smith" w:date="2021-06-28T10:40:00Z">
        <w:r w:rsidRPr="00771C52" w:rsidDel="00DD3527">
          <w:rPr>
            <w:rFonts w:eastAsia="Times New Roman"/>
            <w:color w:val="000000"/>
          </w:rPr>
          <w:delText xml:space="preserve">2 </w:delText>
        </w:r>
      </w:del>
      <w:ins w:id="300" w:author="Nick Smith" w:date="2021-06-28T10:40:00Z">
        <w:r w:rsidR="00DD3527">
          <w:rPr>
            <w:rFonts w:eastAsia="Times New Roman"/>
            <w:color w:val="000000"/>
          </w:rPr>
          <w:t>3</w:t>
        </w:r>
        <w:r w:rsidR="00DD3527" w:rsidRPr="00771C52">
          <w:rPr>
            <w:rFonts w:eastAsia="Times New Roman"/>
            <w:color w:val="000000"/>
          </w:rPr>
          <w:t xml:space="preserve"> </w:t>
        </w:r>
      </w:ins>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del w:id="301" w:author="Nick Smith" w:date="2021-06-28T10:40:00Z">
        <w:r w:rsidRPr="00771C52" w:rsidDel="00DD3527">
          <w:rPr>
            <w:rFonts w:eastAsia="Times New Roman"/>
            <w:color w:val="000000"/>
          </w:rPr>
          <w:delText xml:space="preserve">2 </w:delText>
        </w:r>
      </w:del>
      <w:ins w:id="302" w:author="Nick Smith" w:date="2021-06-28T10:40:00Z">
        <w:r w:rsidR="00DD3527">
          <w:rPr>
            <w:rFonts w:eastAsia="Times New Roman"/>
            <w:color w:val="000000"/>
          </w:rPr>
          <w:t>3</w:t>
        </w:r>
        <w:r w:rsidR="00DD3527" w:rsidRPr="00771C52">
          <w:rPr>
            <w:rFonts w:eastAsia="Times New Roman"/>
            <w:color w:val="000000"/>
          </w:rPr>
          <w:t xml:space="preserve"> </w:t>
        </w:r>
      </w:ins>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del w:id="303" w:author="Nick Smith" w:date="2021-06-28T10:41:00Z">
        <w:r w:rsidR="004661AC" w:rsidRPr="00771C52" w:rsidDel="00DD3527">
          <w:rPr>
            <w:rFonts w:eastAsia="Times New Roman"/>
            <w:color w:val="000000"/>
          </w:rPr>
          <w:delText>2</w:delText>
        </w:r>
      </w:del>
      <w:ins w:id="304" w:author="Nick Smith" w:date="2021-06-28T10:41:00Z">
        <w:r w:rsidR="00DD3527">
          <w:rPr>
            <w:rFonts w:eastAsia="Times New Roman"/>
            <w:color w:val="000000"/>
          </w:rPr>
          <w:t>3</w:t>
        </w:r>
      </w:ins>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del w:id="305" w:author="Nick Smith" w:date="2021-06-28T10:41:00Z">
        <w:r w:rsidR="004554C8" w:rsidRPr="00771C52" w:rsidDel="00DD3527">
          <w:rPr>
            <w:rFonts w:eastAsia="Times New Roman"/>
            <w:color w:val="000000"/>
          </w:rPr>
          <w:delText xml:space="preserve">2 </w:delText>
        </w:r>
      </w:del>
      <w:ins w:id="306" w:author="Nick Smith" w:date="2021-06-28T10:41:00Z">
        <w:r w:rsidR="00DD3527">
          <w:rPr>
            <w:rFonts w:eastAsia="Times New Roman"/>
            <w:color w:val="000000"/>
          </w:rPr>
          <w:t>3</w:t>
        </w:r>
        <w:r w:rsidR="00DD3527" w:rsidRPr="00771C52">
          <w:rPr>
            <w:rFonts w:eastAsia="Times New Roman"/>
            <w:color w:val="000000"/>
          </w:rPr>
          <w:t xml:space="preserve"> </w:t>
        </w:r>
      </w:ins>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del w:id="307" w:author="Nick Smith" w:date="2021-06-28T10:41:00Z">
        <w:r w:rsidR="004661AC" w:rsidRPr="00771C52" w:rsidDel="00DD3527">
          <w:rPr>
            <w:rFonts w:eastAsia="Times New Roman"/>
            <w:color w:val="000000"/>
          </w:rPr>
          <w:delText xml:space="preserve">2 </w:delText>
        </w:r>
      </w:del>
      <w:ins w:id="308" w:author="Nick Smith" w:date="2021-06-28T10:41:00Z">
        <w:r w:rsidR="00DD3527">
          <w:rPr>
            <w:rFonts w:eastAsia="Times New Roman"/>
            <w:color w:val="000000"/>
          </w:rPr>
          <w:t>3</w:t>
        </w:r>
        <w:r w:rsidR="00DD3527" w:rsidRPr="00771C52">
          <w:rPr>
            <w:rFonts w:eastAsia="Times New Roman"/>
            <w:color w:val="000000"/>
          </w:rPr>
          <w:t xml:space="preserve"> </w:t>
        </w:r>
      </w:ins>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264847ED" w:rsidR="00AC49CC" w:rsidRPr="001A720B" w:rsidRDefault="00AC49CC" w:rsidP="00AC49CC">
      <w:pPr>
        <w:spacing w:line="480" w:lineRule="auto"/>
        <w:rPr>
          <w:sz w:val="20"/>
          <w:szCs w:val="20"/>
        </w:rPr>
      </w:pPr>
      <w:r w:rsidRPr="001A720B">
        <w:rPr>
          <w:b/>
          <w:bCs/>
          <w:sz w:val="20"/>
          <w:szCs w:val="20"/>
        </w:rPr>
        <w:lastRenderedPageBreak/>
        <w:t xml:space="preserve">Table </w:t>
      </w:r>
      <w:del w:id="309" w:author="Nick Smith" w:date="2021-06-28T10:41:00Z">
        <w:r w:rsidDel="00DD3527">
          <w:rPr>
            <w:b/>
            <w:bCs/>
            <w:sz w:val="20"/>
            <w:szCs w:val="20"/>
          </w:rPr>
          <w:delText>2</w:delText>
        </w:r>
      </w:del>
      <w:ins w:id="310" w:author="Nick Smith" w:date="2021-06-28T10:41:00Z">
        <w:r w:rsidR="00DD3527">
          <w:rPr>
            <w:b/>
            <w:bCs/>
            <w:sz w:val="20"/>
            <w:szCs w:val="20"/>
          </w:rPr>
          <w:t>3</w:t>
        </w:r>
      </w:ins>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4C6E55D" w:rsidR="00077C60" w:rsidRPr="008531D1" w:rsidRDefault="00567E4F" w:rsidP="00DA24C9">
      <w:pPr>
        <w:spacing w:line="480" w:lineRule="auto"/>
        <w:contextualSpacing/>
        <w:rPr>
          <w:rFonts w:eastAsia="Times New Roman"/>
          <w:b/>
          <w:bCs/>
          <w:color w:val="000000"/>
        </w:rPr>
      </w:pPr>
      <w:ins w:id="311" w:author="Nick Smith" w:date="2021-06-28T11:20:00Z">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ins>
      <w:bookmarkStart w:id="312" w:name="_GoBack"/>
      <w:bookmarkEnd w:id="312"/>
      <w:del w:id="313" w:author="Nick Smith" w:date="2021-06-28T11:20:00Z">
        <w:r w:rsidR="00AC49CC" w:rsidDel="00567E4F">
          <w:rPr>
            <w:rFonts w:eastAsia="Times New Roman"/>
            <w:b/>
            <w:bCs/>
            <w:noProof/>
            <w:color w:val="000000"/>
          </w:rPr>
          <w:drawing>
            <wp:inline distT="0" distB="0" distL="0" distR="0" wp14:anchorId="7D054D79" wp14:editId="4B4DF98A">
              <wp:extent cx="5943600" cy="3687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2F8BB97B"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del w:id="314" w:author="Nick Smith" w:date="2021-06-28T10:41:00Z">
        <w:r w:rsidR="00AC49CC" w:rsidDel="00DD3527">
          <w:rPr>
            <w:rFonts w:eastAsia="Times New Roman"/>
            <w:color w:val="000000"/>
          </w:rPr>
          <w:delText>2</w:delText>
        </w:r>
      </w:del>
      <w:ins w:id="315" w:author="Nick Smith" w:date="2021-06-28T10:41:00Z">
        <w:r w:rsidR="00DD3527">
          <w:rPr>
            <w:rFonts w:eastAsia="Times New Roman"/>
            <w:color w:val="000000"/>
          </w:rPr>
          <w:t>3</w:t>
        </w:r>
      </w:ins>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5B7710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del w:id="316" w:author="Nick Smith" w:date="2021-06-28T10:41:00Z">
        <w:r w:rsidR="00AF12A2" w:rsidRPr="00771C52" w:rsidDel="00DD3527">
          <w:rPr>
            <w:rFonts w:eastAsia="Times New Roman"/>
            <w:color w:val="000000"/>
          </w:rPr>
          <w:delText xml:space="preserve">3 </w:delText>
        </w:r>
      </w:del>
      <w:ins w:id="317" w:author="Nick Smith" w:date="2021-06-28T10:41:00Z">
        <w:r w:rsidR="00DD3527">
          <w:rPr>
            <w:rFonts w:eastAsia="Times New Roman"/>
            <w:color w:val="000000"/>
          </w:rPr>
          <w:t>4</w:t>
        </w:r>
        <w:r w:rsidR="00DD3527" w:rsidRPr="00771C52">
          <w:rPr>
            <w:rFonts w:eastAsia="Times New Roman"/>
            <w:color w:val="000000"/>
          </w:rPr>
          <w:t xml:space="preserve"> </w:t>
        </w:r>
      </w:ins>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6E5C3B96" w:rsidR="00111025" w:rsidRPr="00D361BC" w:rsidRDefault="00111025" w:rsidP="00111025">
      <w:pPr>
        <w:spacing w:line="480" w:lineRule="auto"/>
        <w:rPr>
          <w:b/>
          <w:bCs/>
          <w:sz w:val="20"/>
          <w:szCs w:val="20"/>
        </w:rPr>
      </w:pPr>
      <w:r w:rsidRPr="00D361BC">
        <w:rPr>
          <w:b/>
          <w:bCs/>
          <w:sz w:val="20"/>
          <w:szCs w:val="20"/>
        </w:rPr>
        <w:lastRenderedPageBreak/>
        <w:t xml:space="preserve">Table </w:t>
      </w:r>
      <w:del w:id="318" w:author="Nick Smith" w:date="2021-06-28T10:41:00Z">
        <w:r w:rsidRPr="00D361BC" w:rsidDel="00DD3527">
          <w:rPr>
            <w:b/>
            <w:bCs/>
            <w:sz w:val="20"/>
            <w:szCs w:val="20"/>
          </w:rPr>
          <w:delText>3</w:delText>
        </w:r>
      </w:del>
      <w:ins w:id="319" w:author="Nick Smith" w:date="2021-06-28T10:41:00Z">
        <w:r w:rsidR="00DD3527">
          <w:rPr>
            <w:b/>
            <w:bCs/>
            <w:sz w:val="20"/>
            <w:szCs w:val="20"/>
          </w:rPr>
          <w:t>4</w:t>
        </w:r>
      </w:ins>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35498A73" w:rsidR="00745361" w:rsidRPr="001B44B1" w:rsidRDefault="00FB2742" w:rsidP="00DA24C9">
      <w:pPr>
        <w:spacing w:line="480" w:lineRule="auto"/>
        <w:contextualSpacing/>
        <w:rPr>
          <w:rFonts w:eastAsia="Times New Roman"/>
          <w:b/>
          <w:bCs/>
          <w:color w:val="000000"/>
        </w:rPr>
      </w:pPr>
      <w:ins w:id="320" w:author="Nick Smith" w:date="2021-06-28T11:19:00Z">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ins>
      <w:del w:id="321" w:author="Nick Smith" w:date="2021-06-28T11:10:00Z">
        <w:r w:rsidR="004167AF" w:rsidDel="001A1A51">
          <w:rPr>
            <w:rFonts w:eastAsia="Times New Roman"/>
            <w:b/>
            <w:bCs/>
            <w:noProof/>
            <w:color w:val="000000"/>
          </w:rPr>
          <w:drawing>
            <wp:inline distT="0" distB="0" distL="0" distR="0" wp14:anchorId="0D49A3C0" wp14:editId="04CED6D1">
              <wp:extent cx="5943600" cy="512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p>
    <w:p w14:paraId="78443806" w14:textId="3566F48E"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ins w:id="322" w:author="Nick Smith" w:date="2021-06-28T11:11:00Z">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ins>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ins w:id="323" w:author="Nick Smith" w:date="2021-06-28T11:12:00Z">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ins>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del w:id="324" w:author="Nick Smith" w:date="2021-06-28T11:12:00Z">
        <w:r w:rsidR="00B25CDC" w:rsidRPr="00DA24C9" w:rsidDel="008257F9">
          <w:rPr>
            <w:b w:val="0"/>
            <w:bCs w:val="0"/>
            <w:color w:val="000000"/>
            <w:sz w:val="24"/>
            <w:szCs w:val="24"/>
          </w:rPr>
          <w:delText xml:space="preserve">red </w:delText>
        </w:r>
      </w:del>
      <w:ins w:id="325" w:author="Nick Smith" w:date="2021-06-28T11:15:00Z">
        <w:r w:rsidR="00EB379B">
          <w:rPr>
            <w:b w:val="0"/>
            <w:bCs w:val="0"/>
            <w:color w:val="000000"/>
            <w:sz w:val="24"/>
            <w:szCs w:val="24"/>
          </w:rPr>
          <w:t>dark grey</w:t>
        </w:r>
      </w:ins>
      <w:ins w:id="326" w:author="Nick Smith" w:date="2021-06-28T11:12:00Z">
        <w:r w:rsidR="008257F9" w:rsidRPr="00DA24C9">
          <w:rPr>
            <w:b w:val="0"/>
            <w:bCs w:val="0"/>
            <w:color w:val="000000"/>
            <w:sz w:val="24"/>
            <w:szCs w:val="24"/>
          </w:rPr>
          <w:t xml:space="preserve"> </w:t>
        </w:r>
      </w:ins>
      <w:r w:rsidR="00B25CDC" w:rsidRPr="00DA24C9">
        <w:rPr>
          <w:b w:val="0"/>
          <w:bCs w:val="0"/>
          <w:color w:val="000000"/>
          <w:sz w:val="24"/>
          <w:szCs w:val="24"/>
        </w:rPr>
        <w:t>line)</w:t>
      </w:r>
      <w:ins w:id="327" w:author="Nick Smith" w:date="2021-06-28T11:15:00Z">
        <w:r w:rsidR="00EB379B">
          <w:rPr>
            <w:b w:val="0"/>
            <w:bCs w:val="0"/>
            <w:color w:val="000000"/>
            <w:sz w:val="24"/>
            <w:szCs w:val="24"/>
          </w:rPr>
          <w:t xml:space="preserve"> and </w:t>
        </w:r>
      </w:ins>
      <w:del w:id="328" w:author="Nick Smith" w:date="2021-06-28T11:15:00Z">
        <w:r w:rsidR="00B25CDC" w:rsidRPr="00DA24C9" w:rsidDel="00EB379B">
          <w:rPr>
            <w:b w:val="0"/>
            <w:bCs w:val="0"/>
            <w:color w:val="000000"/>
            <w:sz w:val="24"/>
            <w:szCs w:val="24"/>
          </w:rPr>
          <w:delText>,</w:delText>
        </w:r>
      </w:del>
      <w:r w:rsidR="00B25CDC" w:rsidRPr="00DA24C9">
        <w:rPr>
          <w:b w:val="0"/>
          <w:bCs w:val="0"/>
          <w:color w:val="000000"/>
          <w:sz w:val="24"/>
          <w:szCs w:val="24"/>
        </w:rPr>
        <w:t xml:space="preserve"> medium (</w:t>
      </w:r>
      <w:ins w:id="329" w:author="Nick Smith" w:date="2021-06-28T11:13:00Z">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0</w:t>
        </w:r>
        <w:r w:rsidR="008257F9">
          <w:rPr>
            <w:b w:val="0"/>
            <w:bCs w:val="0"/>
            <w:iCs/>
            <w:color w:val="000000"/>
            <w:sz w:val="24"/>
            <w:szCs w:val="24"/>
          </w:rPr>
          <w:t xml:space="preserve">%; </w:t>
        </w:r>
      </w:ins>
      <w:r w:rsidR="00B25CDC" w:rsidRPr="00DA24C9">
        <w:rPr>
          <w:b w:val="0"/>
          <w:bCs w:val="0"/>
          <w:i/>
          <w:iCs/>
          <w:color w:val="000000"/>
          <w:sz w:val="24"/>
          <w:szCs w:val="24"/>
        </w:rPr>
        <w:t>p</w:t>
      </w:r>
      <w:r w:rsidR="00B25CDC" w:rsidRPr="00DA24C9">
        <w:rPr>
          <w:b w:val="0"/>
          <w:bCs w:val="0"/>
          <w:color w:val="000000"/>
          <w:sz w:val="24"/>
          <w:szCs w:val="24"/>
        </w:rPr>
        <w:t xml:space="preserve"> = 0.091; </w:t>
      </w:r>
      <w:del w:id="330" w:author="Nick Smith" w:date="2021-06-28T11:13:00Z">
        <w:r w:rsidR="00B25CDC" w:rsidRPr="00DA24C9" w:rsidDel="008257F9">
          <w:rPr>
            <w:b w:val="0"/>
            <w:bCs w:val="0"/>
            <w:color w:val="000000"/>
            <w:sz w:val="24"/>
            <w:szCs w:val="24"/>
          </w:rPr>
          <w:delText xml:space="preserve">purple </w:delText>
        </w:r>
      </w:del>
      <w:ins w:id="331" w:author="Nick Smith" w:date="2021-06-28T11:13:00Z">
        <w:r w:rsidR="008257F9">
          <w:rPr>
            <w:b w:val="0"/>
            <w:bCs w:val="0"/>
            <w:color w:val="000000"/>
            <w:sz w:val="24"/>
            <w:szCs w:val="24"/>
          </w:rPr>
          <w:t>grey</w:t>
        </w:r>
        <w:r w:rsidR="008257F9" w:rsidRPr="00DA24C9">
          <w:rPr>
            <w:b w:val="0"/>
            <w:bCs w:val="0"/>
            <w:color w:val="000000"/>
            <w:sz w:val="24"/>
            <w:szCs w:val="24"/>
          </w:rPr>
          <w:t xml:space="preserve"> </w:t>
        </w:r>
      </w:ins>
      <w:r w:rsidR="00B25CDC" w:rsidRPr="00DA24C9">
        <w:rPr>
          <w:b w:val="0"/>
          <w:bCs w:val="0"/>
          <w:color w:val="000000"/>
          <w:sz w:val="24"/>
          <w:szCs w:val="24"/>
        </w:rPr>
        <w:t>line), and low (</w:t>
      </w:r>
      <w:ins w:id="332" w:author="Nick Smith" w:date="2021-06-28T11:13:00Z">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w:t>
        </w:r>
        <w:r w:rsidR="008257F9">
          <w:rPr>
            <w:b w:val="0"/>
            <w:bCs w:val="0"/>
            <w:iCs/>
            <w:color w:val="000000"/>
            <w:sz w:val="24"/>
            <w:szCs w:val="24"/>
          </w:rPr>
          <w:t xml:space="preserve">25%; </w:t>
        </w:r>
      </w:ins>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del w:id="333" w:author="Nick Smith" w:date="2021-06-28T11:13:00Z">
        <w:r w:rsidR="00B25CDC" w:rsidRPr="00DA24C9" w:rsidDel="008257F9">
          <w:rPr>
            <w:b w:val="0"/>
            <w:bCs w:val="0"/>
            <w:color w:val="000000"/>
            <w:sz w:val="24"/>
            <w:szCs w:val="24"/>
          </w:rPr>
          <w:delText xml:space="preserve">blue </w:delText>
        </w:r>
      </w:del>
      <w:ins w:id="334" w:author="Nick Smith" w:date="2021-06-28T11:13:00Z">
        <w:r w:rsidR="008257F9">
          <w:rPr>
            <w:b w:val="0"/>
            <w:bCs w:val="0"/>
            <w:color w:val="000000"/>
            <w:sz w:val="24"/>
            <w:szCs w:val="24"/>
          </w:rPr>
          <w:t>light grey</w:t>
        </w:r>
        <w:r w:rsidR="008257F9" w:rsidRPr="00DA24C9">
          <w:rPr>
            <w:b w:val="0"/>
            <w:bCs w:val="0"/>
            <w:color w:val="000000"/>
            <w:sz w:val="24"/>
            <w:szCs w:val="24"/>
          </w:rPr>
          <w:t xml:space="preserve"> </w:t>
        </w:r>
      </w:ins>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5-21T15:27:00Z" w:initials="NGS">
    <w:p w14:paraId="462074ED" w14:textId="3C4B7042" w:rsidR="00105704" w:rsidRDefault="00105704">
      <w:pPr>
        <w:pStyle w:val="CommentText"/>
      </w:pPr>
      <w:r>
        <w:rPr>
          <w:rStyle w:val="CommentReference"/>
        </w:rPr>
        <w:annotationRef/>
      </w:r>
      <w:proofErr w:type="spellStart"/>
      <w:r>
        <w:t>IanWright</w:t>
      </w:r>
      <w:proofErr w:type="spellEnd"/>
      <w:r>
        <w:t xml:space="preserve">, Colin Prentice,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proofErr w:type="spellEnd"/>
      <w:r>
        <w:t xml:space="preserve">, Jen </w:t>
      </w:r>
      <w:proofErr w:type="spellStart"/>
      <w:r>
        <w:t>Firn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37575" w14:textId="77777777" w:rsidR="008C0017" w:rsidRDefault="008C0017" w:rsidP="001B44B1">
      <w:r>
        <w:separator/>
      </w:r>
    </w:p>
  </w:endnote>
  <w:endnote w:type="continuationSeparator" w:id="0">
    <w:p w14:paraId="154965E8" w14:textId="77777777" w:rsidR="008C0017" w:rsidRDefault="008C001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A6FE9" w14:textId="77777777" w:rsidR="008C0017" w:rsidRDefault="008C0017" w:rsidP="001B44B1">
      <w:r>
        <w:separator/>
      </w:r>
    </w:p>
  </w:footnote>
  <w:footnote w:type="continuationSeparator" w:id="0">
    <w:p w14:paraId="5FEEFBE6" w14:textId="77777777" w:rsidR="008C0017" w:rsidRDefault="008C001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40038"/>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0017"/>
    <w:rsid w:val="008C4664"/>
    <w:rsid w:val="008C53AA"/>
    <w:rsid w:val="008D2402"/>
    <w:rsid w:val="008E3C9D"/>
    <w:rsid w:val="008F481E"/>
    <w:rsid w:val="008F486F"/>
    <w:rsid w:val="00921E26"/>
    <w:rsid w:val="0092235C"/>
    <w:rsid w:val="00930A47"/>
    <w:rsid w:val="00934597"/>
    <w:rsid w:val="00934623"/>
    <w:rsid w:val="009347FA"/>
    <w:rsid w:val="009361C5"/>
    <w:rsid w:val="00936697"/>
    <w:rsid w:val="00951F0E"/>
    <w:rsid w:val="00961478"/>
    <w:rsid w:val="00967D5A"/>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E009DE"/>
    <w:rsid w:val="00E019F3"/>
    <w:rsid w:val="00E05F61"/>
    <w:rsid w:val="00E213DA"/>
    <w:rsid w:val="00E2660B"/>
    <w:rsid w:val="00E26DE7"/>
    <w:rsid w:val="00E26FD9"/>
    <w:rsid w:val="00E3357A"/>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FD529-312A-0D4C-8426-08A4B4AC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67423</Words>
  <Characters>384313</Characters>
  <Application>Microsoft Office Word</Application>
  <DocSecurity>0</DocSecurity>
  <Lines>3202</Lines>
  <Paragraphs>901</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450835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7</cp:revision>
  <dcterms:created xsi:type="dcterms:W3CDTF">2021-06-28T15:44:00Z</dcterms:created>
  <dcterms:modified xsi:type="dcterms:W3CDTF">2021-06-28T16:20:00Z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