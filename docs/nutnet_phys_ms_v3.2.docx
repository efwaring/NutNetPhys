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F51DA"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r w:rsidR="00B83AB1">
        <w:rPr>
          <w:rFonts w:eastAsia="Times New Roman"/>
          <w:color w:val="000000"/>
        </w:rPr>
        <w:t>;</w:t>
      </w:r>
      <w:r w:rsidRPr="00771C52">
        <w:rPr>
          <w:rFonts w:eastAsia="Times New Roman"/>
          <w:color w:val="000000"/>
        </w:rPr>
        <w:t xml:space="preserve"> </w:t>
      </w:r>
      <w:r w:rsidR="00B83AB1">
        <w:rPr>
          <w:rFonts w:eastAsia="Times New Roman"/>
          <w:color w:val="000000"/>
        </w:rPr>
        <w:t>w</w:t>
      </w:r>
      <w:r w:rsidRPr="00771C52">
        <w:rPr>
          <w:rFonts w:eastAsia="Times New Roman"/>
          <w:color w:val="000000"/>
        </w:rPr>
        <w:t xml:space="preserve">hereas a positive relationship between soil and leaf nitrogen is observed when added nitrogen is not used for growth. These dynamics will be important to </w:t>
      </w:r>
      <w:r w:rsidR="00B83AB1">
        <w:rPr>
          <w:rFonts w:eastAsia="Times New Roman"/>
          <w:color w:val="000000"/>
        </w:rPr>
        <w:t>consider</w:t>
      </w:r>
      <w:r w:rsidR="00B83AB1" w:rsidRPr="00771C52">
        <w:rPr>
          <w:rFonts w:eastAsia="Times New Roman"/>
          <w:color w:val="000000"/>
        </w:rPr>
        <w:t xml:space="preserve"> </w:t>
      </w:r>
      <w:r w:rsidRPr="00771C52">
        <w:rPr>
          <w:rFonts w:eastAsia="Times New Roman"/>
          <w:color w:val="000000"/>
        </w:rPr>
        <w:t>in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2F9DCF1" w:rsidR="00361685" w:rsidRDefault="00361685" w:rsidP="00B05AC4">
      <w:pPr>
        <w:spacing w:line="480" w:lineRule="auto"/>
        <w:contextualSpacing/>
        <w:rPr>
          <w:ins w:id="13" w:author="Nick Smith" w:date="2021-12-10T09:48:00Z"/>
          <w:rFonts w:eastAsia="Times New Roman"/>
          <w:color w:val="000000"/>
        </w:rPr>
      </w:pPr>
      <w:r w:rsidRPr="00771C52">
        <w:rPr>
          <w:rFonts w:eastAsia="Times New Roman"/>
          <w:color w:val="000000"/>
        </w:rPr>
        <w:tab/>
        <w:t>The latitude and longitude of each site</w:t>
      </w:r>
      <w:ins w:id="14" w:author="Risa" w:date="2021-12-13T16:04:00Z">
        <w:r w:rsidR="00B43598">
          <w:rPr>
            <w:rFonts w:eastAsia="Times New Roman"/>
            <w:color w:val="000000"/>
          </w:rPr>
          <w:t xml:space="preserve"> </w:t>
        </w:r>
      </w:ins>
      <w:del w:id="15" w:author="Risa" w:date="2021-12-13T16:07:00Z">
        <w:r w:rsidRPr="00771C52" w:rsidDel="008348DB">
          <w:rPr>
            <w:rFonts w:eastAsia="Times New Roman"/>
            <w:color w:val="000000"/>
          </w:rPr>
          <w:delText xml:space="preserve"> </w:delText>
        </w:r>
      </w:del>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ins w:id="16" w:author="Nick Smith" w:date="2021-12-10T09:44:00Z">
        <w:r w:rsidR="000E2B28">
          <w:rPr>
            <w:rFonts w:eastAsia="Times New Roman"/>
            <w:color w:val="000000"/>
            <w:vertAlign w:val="subscript"/>
          </w:rPr>
          <w:t>,0</w:t>
        </w:r>
      </w:ins>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ins w:id="17" w:author="Nick Smith" w:date="2021-12-10T09:46:00Z">
        <w:r w:rsidR="000E2B28">
          <w:rPr>
            <w:rFonts w:eastAsia="Times New Roman"/>
            <w:color w:val="000000"/>
          </w:rPr>
          <w:t xml:space="preserve">To account for the fact that </w:t>
        </w:r>
      </w:ins>
      <w:ins w:id="18" w:author="Nick Smith" w:date="2021-12-10T09:47:00Z">
        <w:r w:rsidR="000E2B28">
          <w:rPr>
            <w:rFonts w:eastAsia="Times New Roman"/>
            <w:color w:val="000000"/>
          </w:rPr>
          <w:t>i</w:t>
        </w:r>
      </w:ins>
      <w:ins w:id="19" w:author="Nick Smith" w:date="2021-12-10T09:44:00Z">
        <w:r w:rsidR="000E2B28">
          <w:rPr>
            <w:rFonts w:eastAsia="Times New Roman"/>
            <w:color w:val="000000"/>
          </w:rPr>
          <w:t>ncoming photosynthetically active radiation</w:t>
        </w:r>
      </w:ins>
      <w:ins w:id="20" w:author="Nick Smith" w:date="2021-12-10T09:47:00Z">
        <w:r w:rsidR="000E2B28">
          <w:rPr>
            <w:rFonts w:eastAsia="Times New Roman"/>
            <w:color w:val="000000"/>
          </w:rPr>
          <w:t xml:space="preserve">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ins>
      <w:ins w:id="21" w:author="Nick Smith" w:date="2021-12-10T09:44:00Z">
        <w:r w:rsidR="000E2B28">
          <w:rPr>
            <w:rFonts w:eastAsia="Times New Roman"/>
            <w:color w:val="000000"/>
          </w:rPr>
          <w:t xml:space="preserve"> </w:t>
        </w:r>
      </w:ins>
      <w:ins w:id="22" w:author="Nick Smith" w:date="2021-12-10T09:46:00Z">
        <w:r w:rsidR="000E2B28">
          <w:rPr>
            <w:rFonts w:eastAsia="Times New Roman"/>
            <w:color w:val="000000"/>
          </w:rPr>
          <w:t>per-unit-leaf area</w:t>
        </w:r>
      </w:ins>
      <w:ins w:id="23" w:author="Nick Smith" w:date="2021-12-10T09:49:00Z">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ins>
      <w:ins w:id="24" w:author="Nick Smith" w:date="2021-12-10T09:48:00Z">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ins>
      <w:del w:id="25" w:author="Nick Smith" w:date="2021-12-10T09:48:00Z">
        <w:r w:rsidR="000E55C7" w:rsidDel="000E55C7">
          <w:rPr>
            <w:rFonts w:eastAsia="Times New Roman"/>
            <w:color w:val="000000"/>
          </w:rPr>
          <w:del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2017)"},"properties":{"noteIndex":0},"schema":"https://github.com/citation-style-language/schema/raw/master/csl-citation.json"}</w:delInstrText>
        </w:r>
      </w:del>
      <w:r w:rsidR="000E55C7">
        <w:rPr>
          <w:rFonts w:eastAsia="Times New Roman"/>
          <w:color w:val="000000"/>
        </w:rPr>
        <w:fldChar w:fldCharType="separate"/>
      </w:r>
      <w:r w:rsidR="000E55C7" w:rsidRPr="000E55C7">
        <w:rPr>
          <w:rFonts w:eastAsia="Times New Roman"/>
          <w:noProof/>
          <w:color w:val="000000"/>
        </w:rPr>
        <w:t>(</w:t>
      </w:r>
      <w:del w:id="26" w:author="Nick Smith" w:date="2021-12-10T09:48:00Z">
        <w:r w:rsidR="000E55C7" w:rsidRPr="000E55C7" w:rsidDel="000E55C7">
          <w:rPr>
            <w:rFonts w:eastAsia="Times New Roman"/>
            <w:noProof/>
            <w:color w:val="000000"/>
          </w:rPr>
          <w:delText xml:space="preserve">Dong </w:delText>
        </w:r>
        <w:r w:rsidR="000E55C7" w:rsidRPr="000E55C7" w:rsidDel="000E55C7">
          <w:rPr>
            <w:rFonts w:eastAsia="Times New Roman"/>
            <w:i/>
            <w:noProof/>
            <w:color w:val="000000"/>
          </w:rPr>
          <w:delText>et al.</w:delText>
        </w:r>
        <w:r w:rsidR="000E55C7" w:rsidRPr="000E55C7" w:rsidDel="000E55C7">
          <w:rPr>
            <w:rFonts w:eastAsia="Times New Roman"/>
            <w:noProof/>
            <w:color w:val="000000"/>
          </w:rPr>
          <w:delText xml:space="preserve">, </w:delText>
        </w:r>
      </w:del>
      <w:r w:rsidR="000E55C7" w:rsidRPr="000E55C7">
        <w:rPr>
          <w:rFonts w:eastAsia="Times New Roman"/>
          <w:noProof/>
          <w:color w:val="000000"/>
        </w:rPr>
        <w:t>2017)</w:t>
      </w:r>
      <w:ins w:id="27" w:author="Nick Smith" w:date="2021-12-10T09:48:00Z">
        <w:r w:rsidR="000E55C7">
          <w:rPr>
            <w:rFonts w:eastAsia="Times New Roman"/>
            <w:color w:val="000000"/>
          </w:rPr>
          <w:fldChar w:fldCharType="end"/>
        </w:r>
        <w:r w:rsidR="000E55C7">
          <w:rPr>
            <w:rFonts w:eastAsia="Times New Roman"/>
            <w:color w:val="000000"/>
          </w:rPr>
          <w:t>:</w:t>
        </w:r>
      </w:ins>
    </w:p>
    <w:p w14:paraId="415E5DD5" w14:textId="14886288" w:rsidR="000E55C7" w:rsidRDefault="000E55C7" w:rsidP="00B05AC4">
      <w:pPr>
        <w:spacing w:line="480" w:lineRule="auto"/>
        <w:contextualSpacing/>
        <w:rPr>
          <w:ins w:id="28" w:author="Nick Smith" w:date="2021-12-10T09:51:00Z"/>
          <w:rFonts w:eastAsia="Times New Roman"/>
        </w:rPr>
      </w:pPr>
      <w:ins w:id="29" w:author="Nick Smith" w:date="2021-12-10T09:49:00Z">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w:t>
        </w:r>
      </w:ins>
      <w:ins w:id="30" w:author="Nick Smith" w:date="2021-12-10T09:50:00Z">
        <w:r>
          <w:rPr>
            <w:rFonts w:eastAsia="Times New Roman"/>
          </w:rPr>
          <w:t>1-e</w:t>
        </w:r>
        <w:r>
          <w:rPr>
            <w:rFonts w:eastAsia="Times New Roman"/>
            <w:vertAlign w:val="superscript"/>
          </w:rPr>
          <w:t>-kL</w:t>
        </w:r>
        <w:r>
          <w:rPr>
            <w:rFonts w:eastAsia="Times New Roman"/>
          </w:rPr>
          <w:t xml:space="preserve">)/L </w:t>
        </w:r>
      </w:ins>
      <w:ins w:id="31" w:author="Nick Smith" w:date="2021-12-10T09:51:00Z">
        <w:r>
          <w:rPr>
            <w:rFonts w:eastAsia="Times New Roman"/>
          </w:rPr>
          <w:t xml:space="preserve">                                                                                                                           </w:t>
        </w:r>
      </w:ins>
      <w:ins w:id="32" w:author="Nick Smith" w:date="2021-12-10T09:50:00Z">
        <w:r>
          <w:rPr>
            <w:rFonts w:eastAsia="Times New Roman"/>
          </w:rPr>
          <w:t>(6)</w:t>
        </w:r>
      </w:ins>
    </w:p>
    <w:p w14:paraId="4F38AEE2" w14:textId="1778FFAC" w:rsidR="000E55C7" w:rsidRDefault="000E55C7" w:rsidP="00B05AC4">
      <w:pPr>
        <w:spacing w:line="480" w:lineRule="auto"/>
        <w:contextualSpacing/>
        <w:rPr>
          <w:ins w:id="33" w:author="Nick Smith" w:date="2021-12-10T09:53:00Z"/>
          <w:rFonts w:eastAsia="Times New Roman"/>
        </w:rPr>
      </w:pPr>
      <w:ins w:id="34" w:author="Nick Smith" w:date="2021-12-10T09:51:00Z">
        <w:r>
          <w:rPr>
            <w:rFonts w:eastAsia="Times New Roman"/>
          </w:rPr>
          <w:t>where k is the light extinction coefficient (0.5) and L is the leaf area index, calc</w:t>
        </w:r>
      </w:ins>
      <w:ins w:id="35" w:author="Nick Smith" w:date="2021-12-10T09:52:00Z">
        <w:r>
          <w:rPr>
            <w:rFonts w:eastAsia="Times New Roman"/>
          </w:rPr>
          <w:t>ulated from above (</w:t>
        </w:r>
        <w:proofErr w:type="spellStart"/>
        <w:r>
          <w:rPr>
            <w:rFonts w:eastAsia="Times New Roman"/>
            <w:i/>
          </w:rPr>
          <w:t>I</w:t>
        </w:r>
        <w:r>
          <w:rPr>
            <w:rFonts w:eastAsia="Times New Roman"/>
            <w:vertAlign w:val="subscript"/>
          </w:rPr>
          <w:t>above</w:t>
        </w:r>
        <w:proofErr w:type="spellEnd"/>
        <w:r>
          <w:rPr>
            <w:rFonts w:eastAsia="Times New Roman"/>
          </w:rPr>
          <w:t>) and below (</w:t>
        </w:r>
        <w:proofErr w:type="spellStart"/>
        <w:r>
          <w:rPr>
            <w:rFonts w:eastAsia="Times New Roman"/>
            <w:i/>
          </w:rPr>
          <w:t>I</w:t>
        </w:r>
        <w:r>
          <w:rPr>
            <w:rFonts w:eastAsia="Times New Roman"/>
            <w:vertAlign w:val="subscript"/>
          </w:rPr>
          <w:t>below</w:t>
        </w:r>
      </w:ins>
      <w:proofErr w:type="spellEnd"/>
      <w:ins w:id="36" w:author="Nick Smith" w:date="2021-12-10T09:53:00Z">
        <w:r>
          <w:rPr>
            <w:rFonts w:eastAsia="Times New Roman"/>
          </w:rPr>
          <w:t>)</w:t>
        </w:r>
      </w:ins>
      <w:ins w:id="37" w:author="Nick Smith" w:date="2021-12-10T09:52:00Z">
        <w:r>
          <w:rPr>
            <w:rFonts w:eastAsia="Times New Roman"/>
          </w:rPr>
          <w:t xml:space="preserve"> canopy photosynthetically active radiation </w:t>
        </w:r>
      </w:ins>
      <w:ins w:id="38" w:author="Nick Smith" w:date="2021-12-10T09:53:00Z">
        <w:r>
          <w:rPr>
            <w:rFonts w:eastAsia="Times New Roman"/>
          </w:rPr>
          <w:t>measurements in each plot at each site:</w:t>
        </w:r>
      </w:ins>
    </w:p>
    <w:p w14:paraId="17F526EE" w14:textId="6115818B" w:rsidR="000E55C7" w:rsidRPr="000E55C7" w:rsidRDefault="000E55C7" w:rsidP="00B05AC4">
      <w:pPr>
        <w:spacing w:line="480" w:lineRule="auto"/>
        <w:contextualSpacing/>
        <w:rPr>
          <w:rFonts w:eastAsia="Times New Roman"/>
        </w:rPr>
      </w:pPr>
      <w:ins w:id="39" w:author="Nick Smith" w:date="2021-12-10T09:53:00Z">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ins>
      <w:proofErr w:type="spellEnd"/>
      <w:ins w:id="40" w:author="Nick Smith" w:date="2021-12-10T09:54:00Z">
        <w:r>
          <w:rPr>
            <w:rFonts w:eastAsia="Times New Roman"/>
          </w:rPr>
          <w:t>)/0.86                                                                                                              (7)</w:t>
        </w:r>
      </w:ins>
    </w:p>
    <w:p w14:paraId="7D260EED" w14:textId="6D3234DE" w:rsidR="00361685" w:rsidRDefault="00361685" w:rsidP="00B05AC4">
      <w:pPr>
        <w:spacing w:line="480" w:lineRule="auto"/>
        <w:contextualSpacing/>
        <w:rPr>
          <w:ins w:id="41" w:author="Risa" w:date="2021-12-13T16:04:00Z"/>
          <w:rFonts w:eastAsia="Times New Roman"/>
        </w:rPr>
      </w:pPr>
    </w:p>
    <w:p w14:paraId="3A2329C0" w14:textId="0E441265" w:rsidR="00B43598" w:rsidRPr="00B43598" w:rsidRDefault="00B43598" w:rsidP="00B05AC4">
      <w:pPr>
        <w:spacing w:line="480" w:lineRule="auto"/>
        <w:contextualSpacing/>
        <w:rPr>
          <w:ins w:id="42" w:author="Risa" w:date="2021-12-13T16:04:00Z"/>
          <w:rFonts w:eastAsia="Times New Roman"/>
          <w:b/>
          <w:bCs/>
          <w:rPrChange w:id="43" w:author="Risa" w:date="2021-12-13T16:04:00Z">
            <w:rPr>
              <w:ins w:id="44" w:author="Risa" w:date="2021-12-13T16:04:00Z"/>
              <w:rFonts w:eastAsia="Times New Roman"/>
            </w:rPr>
          </w:rPrChange>
        </w:rPr>
      </w:pPr>
      <w:ins w:id="45" w:author="Risa" w:date="2021-12-13T16:04:00Z">
        <w:r w:rsidRPr="00B43598">
          <w:rPr>
            <w:rFonts w:eastAsia="Times New Roman"/>
            <w:b/>
            <w:bCs/>
            <w:rPrChange w:id="46" w:author="Risa" w:date="2021-12-13T16:04:00Z">
              <w:rPr>
                <w:rFonts w:eastAsia="Times New Roman"/>
              </w:rPr>
            </w:rPrChange>
          </w:rPr>
          <w:t>Figure .</w:t>
        </w:r>
      </w:ins>
    </w:p>
    <w:p w14:paraId="00D47D80" w14:textId="513D046D" w:rsidR="00B43598" w:rsidRDefault="00B43598" w:rsidP="00B05AC4">
      <w:pPr>
        <w:spacing w:line="480" w:lineRule="auto"/>
        <w:contextualSpacing/>
        <w:rPr>
          <w:ins w:id="47" w:author="Risa" w:date="2021-12-13T16:04:00Z"/>
          <w:rFonts w:eastAsia="Times New Roman"/>
        </w:rPr>
      </w:pPr>
      <w:ins w:id="48" w:author="Risa" w:date="2021-12-13T16:05:00Z">
        <w:r>
          <w:rPr>
            <w:rFonts w:eastAsia="Times New Roman"/>
            <w:noProof/>
          </w:rPr>
          <w:drawing>
            <wp:inline distT="0" distB="0" distL="0" distR="0" wp14:anchorId="2CDFA6E3" wp14:editId="4608D3C4">
              <wp:extent cx="5943600" cy="2969895"/>
              <wp:effectExtent l="0" t="0" r="0" b="1905"/>
              <wp:docPr id="5" name="Picture 5"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worl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ins>
    </w:p>
    <w:p w14:paraId="69654DA9" w14:textId="316349D8" w:rsidR="00B43598" w:rsidRDefault="00B43598" w:rsidP="00B05AC4">
      <w:pPr>
        <w:spacing w:line="480" w:lineRule="auto"/>
        <w:contextualSpacing/>
        <w:rPr>
          <w:ins w:id="49" w:author="Risa" w:date="2021-12-13T16:04:00Z"/>
          <w:rFonts w:eastAsia="Times New Roman"/>
        </w:rPr>
      </w:pPr>
      <w:commentRangeStart w:id="50"/>
      <w:ins w:id="51" w:author="Risa" w:date="2021-12-13T16:04:00Z">
        <w:r w:rsidRPr="00B43598">
          <w:rPr>
            <w:rFonts w:eastAsia="Times New Roman"/>
            <w:b/>
            <w:bCs/>
            <w:rPrChange w:id="52" w:author="Risa" w:date="2021-12-13T16:04:00Z">
              <w:rPr>
                <w:rFonts w:eastAsia="Times New Roman"/>
              </w:rPr>
            </w:rPrChange>
          </w:rPr>
          <w:t>Figure .</w:t>
        </w:r>
        <w:r>
          <w:rPr>
            <w:rFonts w:eastAsia="Times New Roman"/>
            <w:b/>
            <w:bCs/>
          </w:rPr>
          <w:t xml:space="preserve"> </w:t>
        </w:r>
        <w:r w:rsidRPr="00B43598">
          <w:rPr>
            <w:rFonts w:eastAsia="Times New Roman"/>
            <w:rPrChange w:id="53" w:author="Risa" w:date="2021-12-13T16:04:00Z">
              <w:rPr>
                <w:rFonts w:eastAsia="Times New Roman"/>
                <w:b/>
                <w:bCs/>
              </w:rPr>
            </w:rPrChange>
          </w:rPr>
          <w:t>Map</w:t>
        </w:r>
        <w:r>
          <w:rPr>
            <w:rFonts w:eastAsia="Times New Roman"/>
          </w:rPr>
          <w:t xml:space="preserve"> of Nutrient Network sites.</w:t>
        </w:r>
      </w:ins>
      <w:commentRangeEnd w:id="50"/>
      <w:ins w:id="54" w:author="Risa" w:date="2021-12-13T16:05:00Z">
        <w:r>
          <w:rPr>
            <w:rStyle w:val="CommentReference"/>
          </w:rPr>
          <w:commentReference w:id="50"/>
        </w:r>
      </w:ins>
    </w:p>
    <w:p w14:paraId="5FB53CBE" w14:textId="77777777" w:rsidR="00B43598" w:rsidRPr="00B43598" w:rsidRDefault="00B43598" w:rsidP="00B05AC4">
      <w:pPr>
        <w:spacing w:line="480" w:lineRule="auto"/>
        <w:contextualSpacing/>
        <w:rPr>
          <w:rFonts w:eastAsia="Times New Roman"/>
          <w:b/>
          <w:bCs/>
          <w:rPrChange w:id="55" w:author="Risa" w:date="2021-12-13T16:04:00Z">
            <w:rPr>
              <w:rFonts w:eastAsia="Times New Roman"/>
            </w:rPr>
          </w:rPrChange>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2F00AE82"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56" w:author="Nick Smith" w:date="2021-12-10T09:50:00Z">
              <w:r w:rsidR="008A5EC2" w:rsidDel="000E55C7">
                <w:rPr>
                  <w:rFonts w:eastAsia="Times New Roman"/>
                  <w:color w:val="000000"/>
                </w:rPr>
                <w:delText>6</w:delText>
              </w:r>
            </w:del>
            <w:ins w:id="57" w:author="Nick Smith" w:date="2021-12-10T09:54:00Z">
              <w:r w:rsidR="000E55C7">
                <w:rPr>
                  <w:rFonts w:eastAsia="Times New Roman"/>
                  <w:color w:val="000000"/>
                </w:rPr>
                <w:t>8</w:t>
              </w:r>
            </w:ins>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31B3AB6C"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58" w:author="Nick Smith" w:date="2021-12-10T09:50:00Z">
              <w:r w:rsidR="008A5EC2" w:rsidDel="000E55C7">
                <w:rPr>
                  <w:rFonts w:eastAsia="Times New Roman"/>
                  <w:color w:val="000000"/>
                </w:rPr>
                <w:delText>7</w:delText>
              </w:r>
            </w:del>
            <w:ins w:id="59" w:author="Nick Smith" w:date="2021-12-10T09:54:00Z">
              <w:r w:rsidR="000E55C7">
                <w:rPr>
                  <w:rFonts w:eastAsia="Times New Roman"/>
                  <w:color w:val="000000"/>
                </w:rPr>
                <w:t>9</w:t>
              </w:r>
            </w:ins>
            <w:r w:rsidRPr="00771C52">
              <w:rPr>
                <w:rFonts w:eastAsia="Times New Roman"/>
                <w:color w:val="000000"/>
              </w:rPr>
              <w:t>)</w:t>
            </w:r>
          </w:p>
        </w:tc>
      </w:tr>
    </w:tbl>
    <w:p w14:paraId="4377A504" w14:textId="500A9224" w:rsidR="00361685" w:rsidRPr="00C6371D" w:rsidRDefault="00361685" w:rsidP="00B05AC4">
      <w:pPr>
        <w:spacing w:line="480" w:lineRule="auto"/>
        <w:contextualSpacing/>
        <w:rPr>
          <w:rFonts w:eastAsia="Times New Roman"/>
          <w:rPrChange w:id="60" w:author="Risa" w:date="2021-12-13T09:39:00Z">
            <w:rPr>
              <w:rFonts w:eastAsia="Times New Roman"/>
              <w:lang w:val="es-ES"/>
            </w:rPr>
          </w:rPrChange>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w:t>
      </w:r>
      <w:r w:rsidRPr="00771C52">
        <w:rPr>
          <w:rFonts w:eastAsia="Times New Roman"/>
          <w:color w:val="000000"/>
        </w:rPr>
        <w:lastRenderedPageBreak/>
        <w:t>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C6371D">
        <w:rPr>
          <w:rFonts w:eastAsia="Times New Roman"/>
          <w:color w:val="000000"/>
          <w:rPrChange w:id="61" w:author="Risa" w:date="2021-12-13T09:39:00Z">
            <w:rPr>
              <w:rFonts w:eastAsia="Times New Roman"/>
              <w:color w:val="000000"/>
              <w:lang w:val="es-ES"/>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C6371D" w:rsidRDefault="00C22725" w:rsidP="00B05AC4">
            <w:pPr>
              <w:spacing w:line="480" w:lineRule="auto"/>
              <w:contextualSpacing/>
              <w:rPr>
                <w:rFonts w:eastAsia="Times New Roman"/>
                <w:i/>
                <w:iCs/>
                <w:color w:val="000000"/>
                <w:rPrChange w:id="62" w:author="Risa" w:date="2021-12-13T09:39:00Z">
                  <w:rPr>
                    <w:rFonts w:eastAsia="Times New Roman"/>
                    <w:i/>
                    <w:iCs/>
                    <w:color w:val="000000"/>
                    <w:lang w:val="es-ES"/>
                  </w:rPr>
                </w:rPrChange>
              </w:rPr>
            </w:pPr>
            <w:proofErr w:type="spellStart"/>
            <w:r w:rsidRPr="00C6371D">
              <w:rPr>
                <w:rFonts w:eastAsia="Times New Roman"/>
                <w:i/>
                <w:iCs/>
                <w:color w:val="000000"/>
                <w:rPrChange w:id="63" w:author="Risa" w:date="2021-12-13T09:39:00Z">
                  <w:rPr>
                    <w:rFonts w:eastAsia="Times New Roman"/>
                    <w:i/>
                    <w:iCs/>
                    <w:color w:val="000000"/>
                    <w:lang w:val="es-ES"/>
                  </w:rPr>
                </w:rPrChange>
              </w:rPr>
              <w:t>N</w:t>
            </w:r>
            <w:r w:rsidRPr="00C6371D">
              <w:rPr>
                <w:rFonts w:eastAsia="Times New Roman"/>
                <w:color w:val="000000"/>
                <w:vertAlign w:val="subscript"/>
                <w:rPrChange w:id="64" w:author="Risa" w:date="2021-12-13T09:39:00Z">
                  <w:rPr>
                    <w:rFonts w:eastAsia="Times New Roman"/>
                    <w:color w:val="000000"/>
                    <w:vertAlign w:val="subscript"/>
                    <w:lang w:val="es-ES"/>
                  </w:rPr>
                </w:rPrChange>
              </w:rPr>
              <w:t>Rubisco</w:t>
            </w:r>
            <w:proofErr w:type="spellEnd"/>
            <w:r w:rsidR="00C64CEB" w:rsidRPr="00C6371D">
              <w:rPr>
                <w:rFonts w:eastAsia="Times New Roman"/>
                <w:color w:val="000000"/>
                <w:rPrChange w:id="65" w:author="Risa" w:date="2021-12-13T09:39:00Z">
                  <w:rPr>
                    <w:rFonts w:eastAsia="Times New Roman"/>
                    <w:color w:val="000000"/>
                    <w:lang w:val="es-ES"/>
                  </w:rPr>
                </w:rPrChange>
              </w:rPr>
              <w:t xml:space="preserve"> </w:t>
            </w:r>
            <w:r w:rsidRPr="00C6371D">
              <w:rPr>
                <w:rFonts w:eastAsia="Times New Roman"/>
                <w:color w:val="000000"/>
                <w:rPrChange w:id="66" w:author="Risa" w:date="2021-12-13T09:39:00Z">
                  <w:rPr>
                    <w:rFonts w:eastAsia="Times New Roman"/>
                    <w:color w:val="000000"/>
                    <w:lang w:val="es-ES"/>
                  </w:rPr>
                </w:rPrChange>
              </w:rPr>
              <w:t xml:space="preserve">= </w:t>
            </w:r>
            <w:r w:rsidR="00B83AB1" w:rsidRPr="00C6371D">
              <w:rPr>
                <w:rFonts w:eastAsia="Times New Roman"/>
                <w:color w:val="000000"/>
                <w:rPrChange w:id="67" w:author="Risa" w:date="2021-12-13T09:39:00Z">
                  <w:rPr>
                    <w:rFonts w:eastAsia="Times New Roman"/>
                    <w:color w:val="000000"/>
                    <w:lang w:val="es-ES"/>
                  </w:rPr>
                </w:rPrChange>
              </w:rPr>
              <w:t>(</w:t>
            </w:r>
            <w:r w:rsidRPr="00C6371D">
              <w:rPr>
                <w:rFonts w:eastAsia="Times New Roman"/>
                <w:i/>
                <w:iCs/>
                <w:color w:val="000000"/>
                <w:rPrChange w:id="68" w:author="Risa" w:date="2021-12-13T09:39:00Z">
                  <w:rPr>
                    <w:rFonts w:eastAsia="Times New Roman"/>
                    <w:i/>
                    <w:iCs/>
                    <w:color w:val="000000"/>
                    <w:lang w:val="es-ES"/>
                  </w:rPr>
                </w:rPrChange>
              </w:rPr>
              <w:t>V</w:t>
            </w:r>
            <w:r w:rsidRPr="00C6371D">
              <w:rPr>
                <w:rFonts w:eastAsia="Times New Roman"/>
                <w:color w:val="000000"/>
                <w:vertAlign w:val="subscript"/>
                <w:rPrChange w:id="69" w:author="Risa" w:date="2021-12-13T09:39:00Z">
                  <w:rPr>
                    <w:rFonts w:eastAsia="Times New Roman"/>
                    <w:color w:val="000000"/>
                    <w:vertAlign w:val="subscript"/>
                    <w:lang w:val="es-ES"/>
                  </w:rPr>
                </w:rPrChange>
              </w:rPr>
              <w:t>cmax,25</w:t>
            </w:r>
            <w:r w:rsidRPr="00C6371D">
              <w:rPr>
                <w:rFonts w:eastAsia="Times New Roman"/>
                <w:i/>
                <w:iCs/>
                <w:color w:val="000000"/>
                <w:rPrChange w:id="70" w:author="Risa" w:date="2021-12-13T09:39:00Z">
                  <w:rPr>
                    <w:rFonts w:eastAsia="Times New Roman"/>
                    <w:i/>
                    <w:iCs/>
                    <w:color w:val="000000"/>
                    <w:lang w:val="es-ES"/>
                  </w:rPr>
                </w:rPrChange>
              </w:rPr>
              <w:t>M</w:t>
            </w:r>
            <w:r w:rsidRPr="00C6371D">
              <w:rPr>
                <w:rFonts w:eastAsia="Times New Roman"/>
                <w:color w:val="000000"/>
                <w:vertAlign w:val="subscript"/>
                <w:rPrChange w:id="71" w:author="Risa" w:date="2021-12-13T09:39:00Z">
                  <w:rPr>
                    <w:rFonts w:eastAsia="Times New Roman"/>
                    <w:color w:val="000000"/>
                    <w:vertAlign w:val="subscript"/>
                    <w:lang w:val="es-ES"/>
                  </w:rPr>
                </w:rPrChange>
              </w:rPr>
              <w:t>r</w:t>
            </w:r>
            <w:r w:rsidRPr="00C6371D">
              <w:rPr>
                <w:rFonts w:eastAsia="Times New Roman"/>
                <w:i/>
                <w:iCs/>
                <w:color w:val="000000"/>
                <w:rPrChange w:id="72" w:author="Risa" w:date="2021-12-13T09:39:00Z">
                  <w:rPr>
                    <w:rFonts w:eastAsia="Times New Roman"/>
                    <w:i/>
                    <w:iCs/>
                    <w:color w:val="000000"/>
                    <w:lang w:val="es-ES"/>
                  </w:rPr>
                </w:rPrChange>
              </w:rPr>
              <w:t>M</w:t>
            </w:r>
            <w:r w:rsidRPr="00C6371D">
              <w:rPr>
                <w:rFonts w:eastAsia="Times New Roman"/>
                <w:color w:val="000000"/>
                <w:vertAlign w:val="subscript"/>
                <w:rPrChange w:id="73" w:author="Risa" w:date="2021-12-13T09:39:00Z">
                  <w:rPr>
                    <w:rFonts w:eastAsia="Times New Roman"/>
                    <w:color w:val="000000"/>
                    <w:vertAlign w:val="subscript"/>
                    <w:lang w:val="es-ES"/>
                  </w:rPr>
                </w:rPrChange>
              </w:rPr>
              <w:t>n</w:t>
            </w:r>
            <w:r w:rsidRPr="00C6371D">
              <w:rPr>
                <w:rFonts w:eastAsia="Times New Roman"/>
                <w:color w:val="000000"/>
                <w:rPrChange w:id="74" w:author="Risa" w:date="2021-12-13T09:39:00Z">
                  <w:rPr>
                    <w:rFonts w:eastAsia="Times New Roman"/>
                    <w:color w:val="000000"/>
                    <w:lang w:val="es-ES"/>
                  </w:rPr>
                </w:rPrChange>
              </w:rPr>
              <w:t>[</w:t>
            </w:r>
            <w:r w:rsidRPr="00C6371D">
              <w:rPr>
                <w:rFonts w:eastAsia="Times New Roman"/>
                <w:i/>
                <w:iCs/>
                <w:color w:val="000000"/>
                <w:rPrChange w:id="75" w:author="Risa" w:date="2021-12-13T09:39:00Z">
                  <w:rPr>
                    <w:rFonts w:eastAsia="Times New Roman"/>
                    <w:i/>
                    <w:iCs/>
                    <w:color w:val="000000"/>
                    <w:lang w:val="es-ES"/>
                  </w:rPr>
                </w:rPrChange>
              </w:rPr>
              <w:t>N</w:t>
            </w:r>
            <w:r w:rsidRPr="00C6371D">
              <w:rPr>
                <w:rFonts w:eastAsia="Times New Roman"/>
                <w:color w:val="000000"/>
                <w:vertAlign w:val="subscript"/>
                <w:rPrChange w:id="76" w:author="Risa" w:date="2021-12-13T09:39:00Z">
                  <w:rPr>
                    <w:rFonts w:eastAsia="Times New Roman"/>
                    <w:color w:val="000000"/>
                    <w:vertAlign w:val="subscript"/>
                    <w:lang w:val="es-ES"/>
                  </w:rPr>
                </w:rPrChange>
              </w:rPr>
              <w:t>r</w:t>
            </w:r>
            <w:r w:rsidRPr="00C6371D">
              <w:rPr>
                <w:rFonts w:eastAsia="Times New Roman"/>
                <w:color w:val="000000"/>
                <w:rPrChange w:id="77" w:author="Risa" w:date="2021-12-13T09:39:00Z">
                  <w:rPr>
                    <w:rFonts w:eastAsia="Times New Roman"/>
                    <w:color w:val="000000"/>
                    <w:lang w:val="es-ES"/>
                  </w:rPr>
                </w:rPrChange>
              </w:rPr>
              <w:t>]</w:t>
            </w:r>
            <w:r w:rsidR="00B83AB1" w:rsidRPr="00C6371D">
              <w:rPr>
                <w:rFonts w:eastAsia="Times New Roman"/>
                <w:color w:val="000000"/>
                <w:rPrChange w:id="78" w:author="Risa" w:date="2021-12-13T09:39:00Z">
                  <w:rPr>
                    <w:rFonts w:eastAsia="Times New Roman"/>
                    <w:color w:val="000000"/>
                    <w:lang w:val="es-ES"/>
                  </w:rPr>
                </w:rPrChange>
              </w:rPr>
              <w:t>)</w:t>
            </w:r>
            <w:r w:rsidRPr="00C6371D">
              <w:rPr>
                <w:rFonts w:eastAsia="Times New Roman"/>
                <w:color w:val="000000"/>
                <w:rPrChange w:id="79" w:author="Risa" w:date="2021-12-13T09:39:00Z">
                  <w:rPr>
                    <w:rFonts w:eastAsia="Times New Roman"/>
                    <w:color w:val="000000"/>
                    <w:lang w:val="es-ES"/>
                  </w:rPr>
                </w:rPrChange>
              </w:rPr>
              <w:t xml:space="preserve"> / </w:t>
            </w:r>
            <w:r w:rsidR="00B83AB1" w:rsidRPr="00C6371D">
              <w:rPr>
                <w:rFonts w:eastAsia="Times New Roman"/>
                <w:color w:val="000000"/>
                <w:rPrChange w:id="80" w:author="Risa" w:date="2021-12-13T09:39:00Z">
                  <w:rPr>
                    <w:rFonts w:eastAsia="Times New Roman"/>
                    <w:color w:val="000000"/>
                    <w:lang w:val="es-ES"/>
                  </w:rPr>
                </w:rPrChange>
              </w:rPr>
              <w:t>(</w:t>
            </w:r>
            <w:proofErr w:type="spellStart"/>
            <w:r w:rsidRPr="00C6371D">
              <w:rPr>
                <w:rFonts w:eastAsia="Times New Roman"/>
                <w:i/>
                <w:iCs/>
                <w:color w:val="000000"/>
                <w:rPrChange w:id="81" w:author="Risa" w:date="2021-12-13T09:39:00Z">
                  <w:rPr>
                    <w:rFonts w:eastAsia="Times New Roman"/>
                    <w:i/>
                    <w:iCs/>
                    <w:color w:val="000000"/>
                    <w:lang w:val="es-ES"/>
                  </w:rPr>
                </w:rPrChange>
              </w:rPr>
              <w:t>k</w:t>
            </w:r>
            <w:r w:rsidRPr="00C6371D">
              <w:rPr>
                <w:rFonts w:eastAsia="Times New Roman"/>
                <w:color w:val="000000"/>
                <w:vertAlign w:val="subscript"/>
                <w:rPrChange w:id="82" w:author="Risa" w:date="2021-12-13T09:39:00Z">
                  <w:rPr>
                    <w:rFonts w:eastAsia="Times New Roman"/>
                    <w:color w:val="000000"/>
                    <w:vertAlign w:val="subscript"/>
                    <w:lang w:val="es-ES"/>
                  </w:rPr>
                </w:rPrChange>
              </w:rPr>
              <w:t>cat,r</w:t>
            </w:r>
            <w:r w:rsidRPr="00C6371D">
              <w:rPr>
                <w:rFonts w:eastAsia="Times New Roman"/>
                <w:i/>
                <w:iCs/>
                <w:color w:val="000000"/>
                <w:rPrChange w:id="83" w:author="Risa" w:date="2021-12-13T09:39:00Z">
                  <w:rPr>
                    <w:rFonts w:eastAsia="Times New Roman"/>
                    <w:i/>
                    <w:iCs/>
                    <w:color w:val="000000"/>
                    <w:lang w:val="es-ES"/>
                  </w:rPr>
                </w:rPrChange>
              </w:rPr>
              <w:t>n</w:t>
            </w:r>
            <w:r w:rsidRPr="00C6371D">
              <w:rPr>
                <w:rFonts w:eastAsia="Times New Roman"/>
                <w:color w:val="000000"/>
                <w:vertAlign w:val="subscript"/>
                <w:rPrChange w:id="84" w:author="Risa" w:date="2021-12-13T09:39:00Z">
                  <w:rPr>
                    <w:rFonts w:eastAsia="Times New Roman"/>
                    <w:color w:val="000000"/>
                    <w:vertAlign w:val="subscript"/>
                    <w:lang w:val="es-ES"/>
                  </w:rPr>
                </w:rPrChange>
              </w:rPr>
              <w:t>r</w:t>
            </w:r>
            <w:proofErr w:type="spellEnd"/>
            <w:r w:rsidR="00B83AB1" w:rsidRPr="00C6371D">
              <w:rPr>
                <w:rFonts w:eastAsia="Times New Roman"/>
                <w:color w:val="000000"/>
                <w:rPrChange w:id="85" w:author="Risa" w:date="2021-12-13T09:39:00Z">
                  <w:rPr>
                    <w:rFonts w:eastAsia="Times New Roman"/>
                    <w:color w:val="000000"/>
                    <w:lang w:val="es-ES"/>
                  </w:rPr>
                </w:rPrChange>
              </w:rPr>
              <w:t>)</w:t>
            </w:r>
          </w:p>
        </w:tc>
        <w:tc>
          <w:tcPr>
            <w:tcW w:w="4675" w:type="dxa"/>
          </w:tcPr>
          <w:p w14:paraId="2617D4AC" w14:textId="5B26530B" w:rsidR="00C22725" w:rsidRPr="00C6371D" w:rsidRDefault="00C22725" w:rsidP="00B05AC4">
            <w:pPr>
              <w:spacing w:line="480" w:lineRule="auto"/>
              <w:contextualSpacing/>
              <w:jc w:val="right"/>
              <w:rPr>
                <w:rFonts w:eastAsia="Times New Roman"/>
                <w:color w:val="000000"/>
                <w:rPrChange w:id="86" w:author="Risa" w:date="2021-12-13T09:39:00Z">
                  <w:rPr>
                    <w:rFonts w:eastAsia="Times New Roman"/>
                    <w:color w:val="000000"/>
                    <w:lang w:val="es-ES"/>
                  </w:rPr>
                </w:rPrChange>
              </w:rPr>
            </w:pPr>
            <w:r w:rsidRPr="00C6371D">
              <w:rPr>
                <w:rFonts w:eastAsia="Times New Roman"/>
                <w:color w:val="000000"/>
                <w:rPrChange w:id="87" w:author="Risa" w:date="2021-12-13T09:39:00Z">
                  <w:rPr>
                    <w:rFonts w:eastAsia="Times New Roman"/>
                    <w:color w:val="000000"/>
                    <w:lang w:val="es-ES"/>
                  </w:rPr>
                </w:rPrChange>
              </w:rPr>
              <w:t>(</w:t>
            </w:r>
            <w:del w:id="88" w:author="Nick Smith" w:date="2021-12-10T09:50:00Z">
              <w:r w:rsidR="008A5EC2" w:rsidRPr="00C6371D" w:rsidDel="000E55C7">
                <w:rPr>
                  <w:rFonts w:eastAsia="Times New Roman"/>
                  <w:color w:val="000000"/>
                  <w:rPrChange w:id="89" w:author="Risa" w:date="2021-12-13T09:39:00Z">
                    <w:rPr>
                      <w:rFonts w:eastAsia="Times New Roman"/>
                      <w:color w:val="000000"/>
                      <w:lang w:val="es-ES"/>
                    </w:rPr>
                  </w:rPrChange>
                </w:rPr>
                <w:delText>8</w:delText>
              </w:r>
            </w:del>
            <w:ins w:id="90" w:author="Nick Smith" w:date="2021-12-10T09:54:00Z">
              <w:r w:rsidR="000E55C7" w:rsidRPr="00C6371D">
                <w:rPr>
                  <w:rFonts w:eastAsia="Times New Roman"/>
                  <w:color w:val="000000"/>
                  <w:rPrChange w:id="91" w:author="Risa" w:date="2021-12-13T09:39:00Z">
                    <w:rPr>
                      <w:rFonts w:eastAsia="Times New Roman"/>
                      <w:color w:val="000000"/>
                      <w:lang w:val="es-ES"/>
                    </w:rPr>
                  </w:rPrChange>
                </w:rPr>
                <w:t>10</w:t>
              </w:r>
            </w:ins>
            <w:r w:rsidRPr="00C6371D">
              <w:rPr>
                <w:rFonts w:eastAsia="Times New Roman"/>
                <w:color w:val="000000"/>
                <w:rPrChange w:id="92" w:author="Risa" w:date="2021-12-13T09:39:00Z">
                  <w:rPr>
                    <w:rFonts w:eastAsia="Times New Roman"/>
                    <w:color w:val="000000"/>
                    <w:lang w:val="es-ES"/>
                  </w:rPr>
                </w:rPrChange>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745D5DD4"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93" w:author="Nick Smith" w:date="2021-12-10T09:50:00Z">
              <w:r w:rsidR="008A5EC2" w:rsidDel="000E55C7">
                <w:rPr>
                  <w:rFonts w:eastAsia="Times New Roman"/>
                  <w:color w:val="000000"/>
                </w:rPr>
                <w:delText>9</w:delText>
              </w:r>
            </w:del>
            <w:ins w:id="94" w:author="Nick Smith" w:date="2021-12-10T09:50:00Z">
              <w:r w:rsidR="000E55C7">
                <w:rPr>
                  <w:rFonts w:eastAsia="Times New Roman"/>
                  <w:color w:val="000000"/>
                </w:rPr>
                <w:t>1</w:t>
              </w:r>
            </w:ins>
            <w:ins w:id="95" w:author="Nick Smith" w:date="2021-12-10T09:54:00Z">
              <w:r w:rsidR="000E55C7">
                <w:rPr>
                  <w:rFonts w:eastAsia="Times New Roman"/>
                  <w:color w:val="000000"/>
                </w:rPr>
                <w:t>1</w:t>
              </w:r>
            </w:ins>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5E179872"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96" w:author="Nick Smith" w:date="2021-12-10T09:50:00Z">
              <w:r w:rsidR="008A5EC2" w:rsidRPr="00771C52" w:rsidDel="000E55C7">
                <w:rPr>
                  <w:rFonts w:eastAsia="Times New Roman"/>
                  <w:color w:val="000000"/>
                </w:rPr>
                <w:delText>1</w:delText>
              </w:r>
              <w:r w:rsidR="008A5EC2" w:rsidDel="000E55C7">
                <w:rPr>
                  <w:rFonts w:eastAsia="Times New Roman"/>
                  <w:color w:val="000000"/>
                </w:rPr>
                <w:delText>0</w:delText>
              </w:r>
            </w:del>
            <w:ins w:id="97" w:author="Nick Smith" w:date="2021-12-10T09:50:00Z">
              <w:r w:rsidR="000E55C7" w:rsidRPr="00771C52">
                <w:rPr>
                  <w:rFonts w:eastAsia="Times New Roman"/>
                  <w:color w:val="000000"/>
                </w:rPr>
                <w:t>1</w:t>
              </w:r>
            </w:ins>
            <w:ins w:id="98" w:author="Nick Smith" w:date="2021-12-10T09:54:00Z">
              <w:r w:rsidR="000E55C7">
                <w:rPr>
                  <w:rFonts w:eastAsia="Times New Roman"/>
                  <w:color w:val="000000"/>
                </w:rPr>
                <w:t>2</w:t>
              </w:r>
            </w:ins>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59CD4D3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99" w:author="Nick Smith" w:date="2021-12-10T09:50:00Z">
              <w:r w:rsidR="008A5EC2" w:rsidRPr="00771C52" w:rsidDel="000E55C7">
                <w:rPr>
                  <w:rFonts w:eastAsia="Times New Roman"/>
                  <w:color w:val="000000"/>
                </w:rPr>
                <w:delText>1</w:delText>
              </w:r>
              <w:r w:rsidR="008A5EC2" w:rsidDel="000E55C7">
                <w:rPr>
                  <w:rFonts w:eastAsia="Times New Roman"/>
                  <w:color w:val="000000"/>
                </w:rPr>
                <w:delText>1</w:delText>
              </w:r>
            </w:del>
            <w:ins w:id="100" w:author="Nick Smith" w:date="2021-12-10T09:50:00Z">
              <w:r w:rsidR="000E55C7" w:rsidRPr="00771C52">
                <w:rPr>
                  <w:rFonts w:eastAsia="Times New Roman"/>
                  <w:color w:val="000000"/>
                </w:rPr>
                <w:t>1</w:t>
              </w:r>
            </w:ins>
            <w:ins w:id="101" w:author="Nick Smith" w:date="2021-12-10T09:54:00Z">
              <w:r w:rsidR="000E55C7">
                <w:rPr>
                  <w:rFonts w:eastAsia="Times New Roman"/>
                  <w:color w:val="000000"/>
                </w:rPr>
                <w:t>3</w:t>
              </w:r>
            </w:ins>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821E88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del w:id="102" w:author="Nick Smith" w:date="2021-12-10T14:51:00Z">
        <w:r w:rsidRPr="00771C52" w:rsidDel="00CA7ADC">
          <w:rPr>
            <w:rFonts w:eastAsia="Times New Roman"/>
            <w:color w:val="000000"/>
          </w:rPr>
          <w:delText>treatment type average</w:delText>
        </w:r>
      </w:del>
      <w:ins w:id="103" w:author="Nick Smith" w:date="2021-12-10T15:09:00Z">
        <w:r w:rsidR="00F228A0">
          <w:rPr>
            <w:rFonts w:eastAsia="Times New Roman"/>
            <w:color w:val="000000"/>
          </w:rPr>
          <w:t>species</w:t>
        </w:r>
      </w:ins>
      <w:ins w:id="104" w:author="Nick Smith" w:date="2021-12-10T14:51:00Z">
        <w:r w:rsidR="00CA7ADC">
          <w:rPr>
            <w:rFonts w:eastAsia="Times New Roman"/>
            <w:color w:val="000000"/>
          </w:rPr>
          <w:t xml:space="preserve"> level</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del w:id="105" w:author="Nick Smith" w:date="2021-12-10T15:09:00Z">
        <w:r w:rsidRPr="00771C52" w:rsidDel="00F228A0">
          <w:rPr>
            <w:rFonts w:eastAsia="Times New Roman"/>
            <w:color w:val="000000"/>
          </w:rPr>
          <w:delText xml:space="preserve">plots </w:delText>
        </w:r>
      </w:del>
      <w:ins w:id="106" w:author="Nick Smith" w:date="2021-12-10T15:09:00Z">
        <w:r w:rsidR="00F228A0">
          <w:rPr>
            <w:rFonts w:eastAsia="Times New Roman"/>
            <w:color w:val="000000"/>
          </w:rPr>
          <w:t>treatment types</w:t>
        </w:r>
      </w:ins>
      <w:ins w:id="107" w:author="Nick Smith" w:date="2021-12-10T16:43:00Z">
        <w:r w:rsidR="002D64A7">
          <w:rPr>
            <w:rFonts w:eastAsia="Times New Roman"/>
            <w:color w:val="000000"/>
          </w:rPr>
          <w:t xml:space="preserve"> in each block</w:t>
        </w:r>
      </w:ins>
      <w:ins w:id="108" w:author="Nick Smith" w:date="2021-12-10T15:09:00Z">
        <w:r w:rsidR="00F228A0" w:rsidRPr="00771C52">
          <w:rPr>
            <w:rFonts w:eastAsia="Times New Roman"/>
            <w:color w:val="000000"/>
          </w:rPr>
          <w:t xml:space="preserve"> </w:t>
        </w:r>
      </w:ins>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w:t>
      </w:r>
      <w:del w:id="109" w:author="Nick Smith" w:date="2021-12-10T16:43:00Z">
        <w:r w:rsidRPr="00771C52" w:rsidDel="00F22FAC">
          <w:rPr>
            <w:rFonts w:eastAsia="Times New Roman"/>
            <w:color w:val="000000"/>
          </w:rPr>
          <w:delText>P by K</w:delText>
        </w:r>
        <w:r w:rsidRPr="00771C52" w:rsidDel="00F22FAC">
          <w:rPr>
            <w:rFonts w:eastAsia="Times New Roman"/>
            <w:color w:val="000000"/>
            <w:vertAlign w:val="subscript"/>
          </w:rPr>
          <w:delText>+µ</w:delText>
        </w:r>
        <w:r w:rsidRPr="00771C52" w:rsidDel="00F22FAC">
          <w:rPr>
            <w:rFonts w:eastAsia="Times New Roman"/>
            <w:color w:val="000000"/>
          </w:rPr>
          <w:delText xml:space="preserve"> </w:delText>
        </w:r>
      </w:del>
      <w:r w:rsidRPr="00771C52">
        <w:rPr>
          <w:rFonts w:eastAsia="Times New Roman"/>
          <w:color w:val="000000"/>
        </w:rPr>
        <w:t>treatment</w:t>
      </w:r>
      <w:r w:rsidR="00C50265">
        <w:rPr>
          <w:rFonts w:eastAsia="Times New Roman"/>
          <w:color w:val="000000"/>
        </w:rPr>
        <w:t xml:space="preserve"> </w:t>
      </w:r>
      <w:del w:id="110" w:author="Nick Smith" w:date="2021-12-10T16:43:00Z">
        <w:r w:rsidR="00C50265" w:rsidDel="00F22FAC">
          <w:rPr>
            <w:rFonts w:eastAsia="Times New Roman"/>
            <w:color w:val="000000"/>
          </w:rPr>
          <w:delText xml:space="preserve">combination </w:delText>
        </w:r>
      </w:del>
      <w:ins w:id="111" w:author="Nick Smith" w:date="2021-12-10T16:43:00Z">
        <w:r w:rsidR="00F22FAC">
          <w:rPr>
            <w:rFonts w:eastAsia="Times New Roman"/>
            <w:color w:val="000000"/>
          </w:rPr>
          <w:t xml:space="preserve">type </w:t>
        </w:r>
      </w:ins>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del w:id="112" w:author="Nick Smith" w:date="2021-12-10T15:01:00Z">
        <w:r w:rsidRPr="00771C52" w:rsidDel="00CA7ADC">
          <w:rPr>
            <w:rFonts w:eastAsia="Times New Roman"/>
            <w:color w:val="000000"/>
          </w:rPr>
          <w:delText xml:space="preserve">χ (∆χ; %),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ins w:id="113" w:author="Nick Smith" w:date="2021-12-10T15:01:00Z">
        <w:r w:rsidR="00A62640">
          <w:rPr>
            <w:rFonts w:eastAsia="Times New Roman"/>
            <w:color w:val="000000"/>
          </w:rPr>
          <w:t xml:space="preserve"> resulting in 328 </w:t>
        </w:r>
      </w:ins>
      <w:ins w:id="114" w:author="Nick Smith" w:date="2021-12-10T15:02:00Z">
        <w:r w:rsidR="00A62640">
          <w:rPr>
            <w:rFonts w:eastAsia="Times New Roman"/>
            <w:color w:val="000000"/>
          </w:rPr>
          <w:t>observations</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del w:id="115" w:author="Nick Smith" w:date="2021-12-10T15:01:00Z">
        <w:r w:rsidRPr="00771C52" w:rsidDel="00A62640">
          <w:rPr>
            <w:rFonts w:eastAsia="Times New Roman"/>
            <w:color w:val="000000"/>
          </w:rPr>
          <w:delText xml:space="preserve">∆χ, </w:delText>
        </w:r>
      </w:del>
      <w:r w:rsidRPr="00771C52">
        <w:rPr>
          <w:rFonts w:eastAsia="Times New Roman"/>
          <w:color w:val="000000"/>
        </w:rPr>
        <w:t>∆</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w:t>
      </w:r>
      <w:r w:rsidRPr="00771C52">
        <w:rPr>
          <w:rFonts w:eastAsia="Times New Roman"/>
          <w:color w:val="000000"/>
        </w:rPr>
        <w:lastRenderedPageBreak/>
        <w:t>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w:t>
      </w:r>
      <w:commentRangeStart w:id="116"/>
      <w:r w:rsidR="007C457D" w:rsidRPr="00274833">
        <w:rPr>
          <w:rFonts w:eastAsia="Times New Roman"/>
          <w:color w:val="000000"/>
          <w:highlight w:val="yellow"/>
          <w:rPrChange w:id="117" w:author="Risa" w:date="2021-12-13T10:00:00Z">
            <w:rPr>
              <w:rFonts w:eastAsia="Times New Roman"/>
              <w:color w:val="000000"/>
            </w:rPr>
          </w:rPrChange>
        </w:rPr>
        <w:t>2</w:t>
      </w:r>
      <w:r w:rsidR="005239A5" w:rsidRPr="00274833">
        <w:rPr>
          <w:rFonts w:eastAsia="Times New Roman"/>
          <w:color w:val="000000"/>
          <w:highlight w:val="yellow"/>
          <w:rPrChange w:id="118" w:author="Risa" w:date="2021-12-13T10:00:00Z">
            <w:rPr>
              <w:rFonts w:eastAsia="Times New Roman"/>
              <w:color w:val="000000"/>
            </w:rPr>
          </w:rPrChange>
        </w:rPr>
        <w:t>8</w:t>
      </w:r>
      <w:r w:rsidR="00CA64B3" w:rsidRPr="00274833">
        <w:rPr>
          <w:rFonts w:eastAsia="Times New Roman"/>
          <w:color w:val="000000"/>
          <w:highlight w:val="yellow"/>
          <w:rPrChange w:id="119" w:author="Risa" w:date="2021-12-13T10:00:00Z">
            <w:rPr>
              <w:rFonts w:eastAsia="Times New Roman"/>
              <w:color w:val="000000"/>
            </w:rPr>
          </w:rPrChange>
        </w:rPr>
        <w:t>.</w:t>
      </w:r>
      <w:r w:rsidR="007C457D" w:rsidRPr="00274833">
        <w:rPr>
          <w:rFonts w:eastAsia="Times New Roman"/>
          <w:color w:val="000000"/>
          <w:highlight w:val="yellow"/>
          <w:rPrChange w:id="120" w:author="Risa" w:date="2021-12-13T10:00:00Z">
            <w:rPr>
              <w:rFonts w:eastAsia="Times New Roman"/>
              <w:color w:val="000000"/>
            </w:rPr>
          </w:rPrChange>
        </w:rPr>
        <w:t>6</w:t>
      </w:r>
      <w:r w:rsidR="00CA64B3" w:rsidRPr="00274833">
        <w:rPr>
          <w:rFonts w:eastAsia="Times New Roman"/>
          <w:color w:val="000000"/>
          <w:highlight w:val="yellow"/>
          <w:rPrChange w:id="121" w:author="Risa" w:date="2021-12-13T10:00:00Z">
            <w:rPr>
              <w:rFonts w:eastAsia="Times New Roman"/>
              <w:color w:val="000000"/>
            </w:rPr>
          </w:rPrChange>
        </w:rPr>
        <w:t>%</w:t>
      </w:r>
      <w:r w:rsidR="00CA64B3" w:rsidRPr="007C457D">
        <w:rPr>
          <w:rFonts w:eastAsia="Times New Roman"/>
          <w:color w:val="000000"/>
        </w:rPr>
        <w:t xml:space="preserve"> </w:t>
      </w:r>
      <w:commentRangeEnd w:id="116"/>
      <w:r w:rsidR="002D1342">
        <w:rPr>
          <w:rStyle w:val="CommentReference"/>
        </w:rPr>
        <w:commentReference w:id="116"/>
      </w:r>
      <w:r w:rsidR="00CA64B3">
        <w:rPr>
          <w:rFonts w:eastAsia="Times New Roman"/>
          <w:color w:val="000000"/>
        </w:rPr>
        <w:t xml:space="preserve">greater </w:t>
      </w:r>
      <w:r w:rsidR="008F7D04">
        <w:rPr>
          <w:rFonts w:eastAsia="Times New Roman"/>
          <w:color w:val="000000"/>
        </w:rPr>
        <w:t>in plots receiving nitrogen compared to plots not receiving nitrogen</w:t>
      </w:r>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F56091">
        <w:rPr>
          <w:rFonts w:eastAsia="Times New Roman"/>
          <w:i/>
          <w:iCs/>
          <w:color w:val="000000"/>
        </w:rPr>
        <w:t xml:space="preserve">= </w:t>
      </w:r>
      <w:r w:rsidR="00D65202" w:rsidRPr="00771C52">
        <w:rPr>
          <w:rFonts w:eastAsia="Times New Roman"/>
          <w:color w:val="000000"/>
        </w:rPr>
        <w:t>0.00</w:t>
      </w:r>
      <w:r w:rsidR="001609E7">
        <w:rPr>
          <w:rFonts w:eastAsia="Times New Roman"/>
          <w:color w:val="000000"/>
        </w:rPr>
        <w:t>2</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but post-hoc Tukey’s tests confirmed that soil N</w:t>
      </w:r>
      <w:r w:rsidR="00BE49D6">
        <w:rPr>
          <w:rFonts w:eastAsia="Times New Roman"/>
          <w:color w:val="000000"/>
        </w:rPr>
        <w:t xml:space="preserve"> addition</w:t>
      </w:r>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r w:rsidR="00BE49D6">
        <w:rPr>
          <w:rFonts w:eastAsia="Times New Roman"/>
          <w:color w:val="000000"/>
        </w:rPr>
        <w:t>plots that did not receive P</w:t>
      </w:r>
      <w:r w:rsidR="003E3DED">
        <w:rPr>
          <w:rFonts w:eastAsia="Times New Roman"/>
          <w:color w:val="000000"/>
        </w:rPr>
        <w:t xml:space="preserve"> (</w:t>
      </w:r>
      <w:r w:rsidR="00F56091" w:rsidRPr="00274833">
        <w:rPr>
          <w:rFonts w:eastAsia="Times New Roman"/>
          <w:color w:val="000000"/>
          <w:highlight w:val="yellow"/>
          <w:rPrChange w:id="122" w:author="Risa" w:date="2021-12-13T10:00:00Z">
            <w:rPr>
              <w:rFonts w:eastAsia="Times New Roman"/>
              <w:color w:val="000000"/>
            </w:rPr>
          </w:rPrChange>
        </w:rPr>
        <w:t>35</w:t>
      </w:r>
      <w:r w:rsidR="007C457D" w:rsidRPr="00274833">
        <w:rPr>
          <w:rFonts w:eastAsia="Times New Roman"/>
          <w:color w:val="000000"/>
          <w:highlight w:val="yellow"/>
          <w:rPrChange w:id="123" w:author="Risa" w:date="2021-12-13T10:00:00Z">
            <w:rPr>
              <w:rFonts w:eastAsia="Times New Roman"/>
              <w:color w:val="000000"/>
            </w:rPr>
          </w:rPrChange>
        </w:rPr>
        <w:t>.</w:t>
      </w:r>
      <w:r w:rsidR="00F56091" w:rsidRPr="00274833">
        <w:rPr>
          <w:rFonts w:eastAsia="Times New Roman"/>
          <w:color w:val="000000"/>
          <w:highlight w:val="yellow"/>
          <w:rPrChange w:id="124" w:author="Risa" w:date="2021-12-13T10:00:00Z">
            <w:rPr>
              <w:rFonts w:eastAsia="Times New Roman"/>
              <w:color w:val="000000"/>
            </w:rPr>
          </w:rPrChange>
        </w:rPr>
        <w:t>2</w:t>
      </w:r>
      <w:r w:rsidR="003E3DED" w:rsidRPr="00274833">
        <w:rPr>
          <w:rFonts w:eastAsia="Times New Roman"/>
          <w:color w:val="000000"/>
          <w:highlight w:val="yellow"/>
          <w:rPrChange w:id="125" w:author="Risa" w:date="2021-12-13T10:00:00Z">
            <w:rPr>
              <w:rFonts w:eastAsia="Times New Roman"/>
              <w:color w:val="000000"/>
            </w:rPr>
          </w:rPrChange>
        </w:rPr>
        <w:t>%</w:t>
      </w:r>
      <w:r w:rsidR="003E3DED">
        <w:rPr>
          <w:rFonts w:eastAsia="Times New Roman"/>
          <w:color w:val="000000"/>
        </w:rPr>
        <w:t xml:space="preserve"> increase) and </w:t>
      </w:r>
      <w:r w:rsidR="00BE49D6">
        <w:rPr>
          <w:rFonts w:eastAsia="Times New Roman"/>
          <w:color w:val="000000"/>
        </w:rPr>
        <w:t>plots that received P</w:t>
      </w:r>
      <w:r w:rsidR="003E3DED">
        <w:rPr>
          <w:rFonts w:eastAsia="Times New Roman"/>
          <w:color w:val="000000"/>
        </w:rPr>
        <w:t xml:space="preserve"> </w:t>
      </w:r>
      <w:r w:rsidR="003E3DED" w:rsidRPr="00274833">
        <w:rPr>
          <w:rFonts w:eastAsia="Times New Roman"/>
          <w:color w:val="000000"/>
          <w:highlight w:val="yellow"/>
          <w:rPrChange w:id="126" w:author="Risa" w:date="2021-12-13T10:00:00Z">
            <w:rPr>
              <w:rFonts w:eastAsia="Times New Roman"/>
              <w:color w:val="000000"/>
            </w:rPr>
          </w:rPrChange>
        </w:rPr>
        <w:t>(</w:t>
      </w:r>
      <w:r w:rsidR="00F56091" w:rsidRPr="00274833">
        <w:rPr>
          <w:rFonts w:eastAsia="Times New Roman"/>
          <w:color w:val="000000"/>
          <w:highlight w:val="yellow"/>
          <w:rPrChange w:id="127" w:author="Risa" w:date="2021-12-13T10:00:00Z">
            <w:rPr>
              <w:rFonts w:eastAsia="Times New Roman"/>
              <w:color w:val="000000"/>
            </w:rPr>
          </w:rPrChange>
        </w:rPr>
        <w:t>22</w:t>
      </w:r>
      <w:r w:rsidR="007C457D" w:rsidRPr="00274833">
        <w:rPr>
          <w:rFonts w:eastAsia="Times New Roman"/>
          <w:color w:val="000000"/>
          <w:highlight w:val="yellow"/>
          <w:rPrChange w:id="128" w:author="Risa" w:date="2021-12-13T10:00:00Z">
            <w:rPr>
              <w:rFonts w:eastAsia="Times New Roman"/>
              <w:color w:val="000000"/>
            </w:rPr>
          </w:rPrChange>
        </w:rPr>
        <w:t>.</w:t>
      </w:r>
      <w:r w:rsidR="00F56091" w:rsidRPr="00274833">
        <w:rPr>
          <w:rFonts w:eastAsia="Times New Roman"/>
          <w:color w:val="000000"/>
          <w:highlight w:val="yellow"/>
          <w:rPrChange w:id="129" w:author="Risa" w:date="2021-12-13T10:00:00Z">
            <w:rPr>
              <w:rFonts w:eastAsia="Times New Roman"/>
              <w:color w:val="000000"/>
            </w:rPr>
          </w:rPrChange>
        </w:rPr>
        <w:t>5</w:t>
      </w:r>
      <w:r w:rsidR="003E3DED" w:rsidRPr="00274833">
        <w:rPr>
          <w:rFonts w:eastAsia="Times New Roman"/>
          <w:color w:val="000000"/>
          <w:highlight w:val="yellow"/>
          <w:rPrChange w:id="130" w:author="Risa" w:date="2021-12-13T10:00:00Z">
            <w:rPr>
              <w:rFonts w:eastAsia="Times New Roman"/>
              <w:color w:val="000000"/>
            </w:rPr>
          </w:rPrChange>
        </w:rPr>
        <w:t>%</w:t>
      </w:r>
      <w:r w:rsidR="003E3DED">
        <w:rPr>
          <w:rFonts w:eastAsia="Times New Roman"/>
          <w:color w:val="000000"/>
        </w:rPr>
        <w:t xml:space="preserve"> increase</w:t>
      </w:r>
      <w:r w:rsidR="00BE49D6">
        <w:rPr>
          <w:rFonts w:eastAsia="Times New Roman"/>
          <w:color w:val="000000"/>
        </w:rPr>
        <w:t xml:space="preserve">; </w:t>
      </w:r>
      <w:r w:rsidR="003E3DED" w:rsidRPr="003173D1">
        <w:rPr>
          <w:rFonts w:eastAsia="Times New Roman"/>
          <w:i/>
          <w:color w:val="000000"/>
        </w:rPr>
        <w:t>p</w:t>
      </w:r>
      <w:r w:rsidR="003E3DED" w:rsidRPr="003173D1">
        <w:rPr>
          <w:rFonts w:eastAsia="Times New Roman"/>
          <w:color w:val="000000"/>
        </w:rPr>
        <w:t xml:space="preserve"> &lt;0.0</w:t>
      </w:r>
      <w:r w:rsidR="008E0762" w:rsidRPr="003173D1">
        <w:rPr>
          <w:rFonts w:eastAsia="Times New Roman"/>
          <w:color w:val="000000"/>
        </w:rPr>
        <w:t>5</w:t>
      </w:r>
      <w:r w:rsidR="003E3DED">
        <w:rPr>
          <w:rFonts w:eastAsia="Times New Roman"/>
          <w:color w:val="000000"/>
        </w:rPr>
        <w:t xml:space="preserve">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r w:rsidR="00F56091">
        <w:rPr>
          <w:rFonts w:eastAsia="Times New Roman"/>
          <w:color w:val="000000"/>
        </w:rPr>
        <w:t>5.3</w:t>
      </w:r>
      <w:r w:rsidR="00CA64B3" w:rsidRPr="000A7AF1">
        <w:rPr>
          <w:rFonts w:eastAsia="Times New Roman"/>
          <w:color w:val="000000"/>
        </w:rPr>
        <w:t>%),</w:t>
      </w:r>
      <w:r w:rsidR="0014366E" w:rsidRPr="000A7AF1">
        <w:rPr>
          <w:rFonts w:eastAsia="Times New Roman"/>
          <w:color w:val="000000"/>
        </w:rPr>
        <w:t xml:space="preserve"> </w:t>
      </w:r>
      <w:proofErr w:type="spellStart"/>
      <w:r w:rsidR="008010AC" w:rsidRPr="000A7AF1">
        <w:rPr>
          <w:rFonts w:eastAsia="Times New Roman"/>
          <w:i/>
          <w:iCs/>
          <w:color w:val="000000"/>
        </w:rPr>
        <w:t>M</w:t>
      </w:r>
      <w:r w:rsidR="008010AC" w:rsidRPr="000A7AF1">
        <w:rPr>
          <w:rFonts w:eastAsia="Times New Roman"/>
          <w:color w:val="000000"/>
          <w:vertAlign w:val="subscript"/>
        </w:rPr>
        <w:t>area</w:t>
      </w:r>
      <w:proofErr w:type="spellEnd"/>
      <w:r w:rsidR="008010AC" w:rsidRPr="000A7AF1">
        <w:rPr>
          <w:rFonts w:eastAsia="Times New Roman"/>
          <w:color w:val="000000"/>
        </w:rPr>
        <w:t xml:space="preserve"> </w:t>
      </w:r>
      <w:r w:rsidR="00E3357A" w:rsidRPr="000A7AF1">
        <w:rPr>
          <w:rFonts w:eastAsia="Times New Roman"/>
          <w:color w:val="000000"/>
        </w:rPr>
        <w:t>(</w:t>
      </w:r>
      <w:r w:rsidR="001609E7" w:rsidRPr="000A7AF1">
        <w:rPr>
          <w:rFonts w:eastAsia="Times New Roman"/>
          <w:color w:val="000000"/>
        </w:rPr>
        <w:t>4</w:t>
      </w:r>
      <w:r w:rsidR="00F56091">
        <w:rPr>
          <w:rFonts w:eastAsia="Times New Roman"/>
          <w:color w:val="000000"/>
        </w:rPr>
        <w:t>4</w:t>
      </w:r>
      <w:r w:rsidR="002C4254" w:rsidRPr="000A7AF1">
        <w:rPr>
          <w:rFonts w:eastAsia="Times New Roman"/>
          <w:color w:val="000000"/>
        </w:rPr>
        <w:t>.</w:t>
      </w:r>
      <w:r w:rsidR="00F56091">
        <w:rPr>
          <w:rFonts w:eastAsia="Times New Roman"/>
          <w:color w:val="000000"/>
        </w:rPr>
        <w:t>4</w:t>
      </w:r>
      <w:r w:rsidR="00E3357A" w:rsidRPr="000A7AF1">
        <w:rPr>
          <w:rFonts w:eastAsia="Times New Roman"/>
          <w:color w:val="000000"/>
        </w:rPr>
        <w:t>%)</w:t>
      </w:r>
      <w:r w:rsidR="00CA64B3" w:rsidRPr="000A7AF1">
        <w:rPr>
          <w:rFonts w:eastAsia="Times New Roman"/>
          <w:color w:val="000000"/>
        </w:rPr>
        <w:t>,</w:t>
      </w:r>
      <w:r w:rsidR="00E3357A" w:rsidRPr="000A7AF1">
        <w:rPr>
          <w:rFonts w:eastAsia="Times New Roman"/>
          <w:color w:val="000000"/>
        </w:rPr>
        <w:t xml:space="preserve"> and climate (</w:t>
      </w:r>
      <w:proofErr w:type="spellStart"/>
      <w:r w:rsidR="00E3357A" w:rsidRPr="000A7AF1">
        <w:rPr>
          <w:rFonts w:eastAsia="Times New Roman"/>
          <w:i/>
          <w:iCs/>
          <w:color w:val="000000"/>
        </w:rPr>
        <w:t>T</w:t>
      </w:r>
      <w:r w:rsidR="00E3357A" w:rsidRPr="000A7AF1">
        <w:rPr>
          <w:rFonts w:eastAsia="Times New Roman"/>
          <w:color w:val="000000"/>
          <w:vertAlign w:val="subscript"/>
        </w:rPr>
        <w:t>g</w:t>
      </w:r>
      <w:proofErr w:type="spellEnd"/>
      <w:r w:rsidR="00E3357A" w:rsidRPr="000A7AF1">
        <w:rPr>
          <w:rFonts w:eastAsia="Times New Roman"/>
          <w:color w:val="000000"/>
        </w:rPr>
        <w:t xml:space="preserve"> = </w:t>
      </w:r>
      <w:r w:rsidR="00F56091">
        <w:rPr>
          <w:rFonts w:eastAsia="Times New Roman"/>
          <w:color w:val="000000"/>
        </w:rPr>
        <w:t>4.9</w:t>
      </w:r>
      <w:r w:rsidR="00E3357A" w:rsidRPr="000A7AF1">
        <w:rPr>
          <w:rFonts w:eastAsia="Times New Roman"/>
          <w:color w:val="000000"/>
        </w:rPr>
        <w:t xml:space="preserve">%, </w:t>
      </w:r>
      <w:r w:rsidR="00E3357A" w:rsidRPr="000A7AF1">
        <w:rPr>
          <w:rFonts w:eastAsia="Times New Roman"/>
          <w:i/>
          <w:iCs/>
          <w:color w:val="000000"/>
        </w:rPr>
        <w:t>I</w:t>
      </w:r>
      <w:r w:rsidR="00E3357A" w:rsidRPr="000A7AF1">
        <w:rPr>
          <w:rFonts w:eastAsia="Times New Roman"/>
          <w:color w:val="000000"/>
          <w:vertAlign w:val="subscript"/>
        </w:rPr>
        <w:t>g</w:t>
      </w:r>
      <w:r w:rsidR="00E3357A" w:rsidRPr="000A7AF1">
        <w:rPr>
          <w:rFonts w:eastAsia="Times New Roman"/>
          <w:color w:val="000000"/>
        </w:rPr>
        <w:t xml:space="preserve"> = </w:t>
      </w:r>
      <w:r w:rsidR="00CA64B3" w:rsidRPr="000A7AF1">
        <w:rPr>
          <w:rFonts w:eastAsia="Times New Roman"/>
          <w:color w:val="000000"/>
        </w:rPr>
        <w:t>2</w:t>
      </w:r>
      <w:r w:rsidR="00F56091">
        <w:rPr>
          <w:rFonts w:eastAsia="Times New Roman"/>
          <w:color w:val="000000"/>
        </w:rPr>
        <w:t>2.8</w:t>
      </w:r>
      <w:r w:rsidR="00E3357A" w:rsidRPr="000A7AF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r w:rsidR="00B83AB1">
        <w:rPr>
          <w:rFonts w:eastAsia="Times New Roman"/>
          <w:color w:val="000000"/>
        </w:rPr>
        <w:t xml:space="preserve"> substantially</w:t>
      </w:r>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1609E7">
        <w:rPr>
          <w:rFonts w:eastAsia="Times New Roman"/>
          <w:color w:val="000000"/>
        </w:rPr>
        <w:t>1</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r w:rsidR="0054351D">
        <w:rPr>
          <w:rFonts w:eastAsia="Times New Roman"/>
          <w:color w:val="000000"/>
        </w:rPr>
        <w:t xml:space="preserve"> positive</w:t>
      </w:r>
      <w:r w:rsidR="00CA64B3">
        <w:rPr>
          <w:rFonts w:eastAsia="Times New Roman"/>
          <w:color w:val="000000"/>
        </w:rPr>
        <w:t xml:space="preserv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w:t>
      </w:r>
      <w:r w:rsidR="0089382F">
        <w:rPr>
          <w:rFonts w:eastAsia="Times New Roman"/>
          <w:color w:val="000000"/>
        </w:rPr>
        <w:t xml:space="preserve"> (Table 2)</w:t>
      </w:r>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r w:rsidR="00F81611">
        <w:rPr>
          <w:rFonts w:eastAsia="Times New Roman"/>
          <w:color w:val="000000"/>
        </w:rPr>
        <w:t xml:space="preserve">follows </w:t>
      </w:r>
      <w:r w:rsidR="00CA64B3">
        <w:rPr>
          <w:rFonts w:eastAsia="Times New Roman"/>
          <w:color w:val="000000"/>
        </w:rPr>
        <w:t xml:space="preserve">from theoretical expectations. Note that </w:t>
      </w:r>
      <w:r w:rsidR="00893A76">
        <w:rPr>
          <w:rFonts w:eastAsia="Times New Roman"/>
          <w:color w:val="000000"/>
        </w:rPr>
        <w:t xml:space="preserve">despite its </w:t>
      </w:r>
      <w:r w:rsidR="00893A76">
        <w:rPr>
          <w:rFonts w:eastAsia="Times New Roman"/>
          <w:color w:val="000000"/>
        </w:rPr>
        <w:lastRenderedPageBreak/>
        <w:t>importance</w:t>
      </w:r>
      <w:r w:rsidR="00604C4C">
        <w:rPr>
          <w:rFonts w:eastAsia="Times New Roman"/>
          <w:color w:val="000000"/>
        </w:rPr>
        <w:t xml:space="preserve"> </w:t>
      </w:r>
      <w:r w:rsidR="00893A76">
        <w:rPr>
          <w:rFonts w:eastAsia="Times New Roman"/>
          <w:color w:val="000000"/>
        </w:rPr>
        <w:t xml:space="preserve">in the model,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82F">
        <w:rPr>
          <w:rFonts w:eastAsia="Times New Roman"/>
          <w:color w:val="000000"/>
        </w:rPr>
        <w:t xml:space="preserve">slope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r w:rsidR="00BE49D6">
        <w:rPr>
          <w:rFonts w:eastAsia="Times New Roman"/>
          <w:color w:val="000000"/>
        </w:rPr>
        <w:t>-</w:t>
      </w:r>
      <w:r w:rsidR="00280238">
        <w:rPr>
          <w:rFonts w:eastAsia="Times New Roman"/>
          <w:color w:val="000000"/>
        </w:rPr>
        <w:t xml:space="preserve">fixing bacteria had </w:t>
      </w:r>
      <w:r w:rsidR="00386522" w:rsidRPr="00274833">
        <w:rPr>
          <w:rFonts w:eastAsia="Times New Roman"/>
          <w:color w:val="000000"/>
          <w:highlight w:val="yellow"/>
          <w:rPrChange w:id="131" w:author="Risa" w:date="2021-12-13T10:01:00Z">
            <w:rPr>
              <w:rFonts w:eastAsia="Times New Roman"/>
              <w:color w:val="000000"/>
            </w:rPr>
          </w:rPrChange>
        </w:rPr>
        <w:t>102.2</w:t>
      </w:r>
      <w:r w:rsidR="00280238" w:rsidRPr="00274833">
        <w:rPr>
          <w:rFonts w:eastAsia="Times New Roman"/>
          <w:color w:val="000000"/>
          <w:highlight w:val="yellow"/>
          <w:rPrChange w:id="132" w:author="Risa" w:date="2021-12-13T10:01:00Z">
            <w:rPr>
              <w:rFonts w:eastAsia="Times New Roman"/>
              <w:color w:val="000000"/>
            </w:rPr>
          </w:rPrChange>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w:t>
      </w:r>
      <w:r w:rsidR="00386522" w:rsidRPr="00274833">
        <w:rPr>
          <w:rFonts w:eastAsia="Times New Roman"/>
          <w:color w:val="000000"/>
          <w:highlight w:val="yellow"/>
          <w:rPrChange w:id="133" w:author="Risa" w:date="2021-12-13T10:01:00Z">
            <w:rPr>
              <w:rFonts w:eastAsia="Times New Roman"/>
              <w:color w:val="000000"/>
            </w:rPr>
          </w:rPrChange>
        </w:rPr>
        <w:t>51.6</w:t>
      </w:r>
      <w:r w:rsidR="00280238" w:rsidRPr="00274833">
        <w:rPr>
          <w:rFonts w:eastAsia="Times New Roman"/>
          <w:color w:val="000000"/>
          <w:highlight w:val="yellow"/>
          <w:rPrChange w:id="134" w:author="Risa" w:date="2021-12-13T10:01:00Z">
            <w:rPr>
              <w:rFonts w:eastAsia="Times New Roman"/>
              <w:color w:val="000000"/>
            </w:rPr>
          </w:rPrChange>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w:t>
      </w:r>
      <w:r w:rsidR="00280238" w:rsidRPr="00B307DE">
        <w:rPr>
          <w:rFonts w:eastAsia="Times New Roman"/>
          <w:color w:val="000000"/>
        </w:rPr>
        <w:t>capacity (</w:t>
      </w:r>
      <w:r w:rsidR="00E776DC">
        <w:rPr>
          <w:rFonts w:eastAsia="Times New Roman"/>
          <w:color w:val="000000"/>
        </w:rPr>
        <w:t>3.3</w:t>
      </w:r>
      <w:r w:rsidR="00280238" w:rsidRPr="00B307DE">
        <w:rPr>
          <w:rFonts w:eastAsia="Times New Roman"/>
          <w:color w:val="000000"/>
        </w:rPr>
        <w:t>%) and photosynthesis type (</w:t>
      </w:r>
      <w:r w:rsidR="00E776DC">
        <w:rPr>
          <w:rFonts w:eastAsia="Times New Roman"/>
          <w:color w:val="000000"/>
        </w:rPr>
        <w:t>3.9</w:t>
      </w:r>
      <w:r w:rsidR="00280238" w:rsidRPr="00B307DE">
        <w:rPr>
          <w:rFonts w:eastAsia="Times New Roman"/>
          <w:color w:val="000000"/>
        </w:rPr>
        <w:t>%)</w:t>
      </w:r>
      <w:r w:rsidR="00280238">
        <w:rPr>
          <w:rFonts w:eastAsia="Times New Roman"/>
          <w:color w:val="000000"/>
        </w:rPr>
        <w:t xml:space="preserve">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39757B1" w:rsidR="00042F1B" w:rsidRPr="008531D1" w:rsidRDefault="003A75EC"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8D05288" w:rsidR="00AC49CC" w:rsidRPr="00AC49CC" w:rsidRDefault="003A75E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there was a marginally significant positive effect of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C46345">
        <w:rPr>
          <w:rFonts w:eastAsia="Times New Roman"/>
          <w:color w:val="000000"/>
        </w:rPr>
        <w:t xml:space="preserve"> addition</w:t>
      </w:r>
      <w:r w:rsidR="00AF12A2" w:rsidRPr="001B44B1">
        <w:rPr>
          <w:rFonts w:eastAsia="Times New Roman"/>
          <w:color w:val="000000"/>
        </w:rPr>
        <w:t xml:space="preserve"> </w:t>
      </w:r>
      <w:r w:rsidR="00C46345">
        <w:rPr>
          <w:rFonts w:eastAsia="Times New Roman"/>
          <w:color w:val="000000"/>
        </w:rPr>
        <w:t>(</w:t>
      </w:r>
      <w:r w:rsidR="00AF12A2" w:rsidRPr="001B44B1">
        <w:rPr>
          <w:rFonts w:eastAsia="Times New Roman"/>
          <w:i/>
          <w:iCs/>
          <w:color w:val="000000"/>
        </w:rPr>
        <w:t xml:space="preserve">p </w:t>
      </w:r>
      <w:r w:rsidR="00AF12A2" w:rsidRPr="001B44B1">
        <w:rPr>
          <w:rFonts w:eastAsia="Times New Roman"/>
          <w:color w:val="000000"/>
        </w:rPr>
        <w:t>= 0.098)</w:t>
      </w:r>
      <w:r w:rsidR="00C46345">
        <w:rPr>
          <w:rFonts w:eastAsia="Times New Roman"/>
          <w:color w:val="000000"/>
        </w:rPr>
        <w:t xml:space="preserve">. There was also </w:t>
      </w:r>
      <w:r w:rsidR="00A12B99">
        <w:rPr>
          <w:rFonts w:eastAsia="Times New Roman"/>
          <w:color w:val="000000"/>
        </w:rPr>
        <w:t>an</w:t>
      </w:r>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 xml:space="preserve">On average, added soil N increased AGB by </w:t>
      </w:r>
      <w:r w:rsidR="00533C21" w:rsidRPr="002D600A">
        <w:rPr>
          <w:rFonts w:eastAsia="Times New Roman"/>
          <w:color w:val="000000"/>
          <w:highlight w:val="yellow"/>
          <w:rPrChange w:id="135" w:author="Risa" w:date="2021-12-13T10:01:00Z">
            <w:rPr>
              <w:rFonts w:eastAsia="Times New Roman"/>
              <w:color w:val="000000"/>
            </w:rPr>
          </w:rPrChange>
        </w:rPr>
        <w:t>4.1%</w:t>
      </w:r>
      <w:r w:rsidR="00533C21">
        <w:rPr>
          <w:rFonts w:eastAsia="Times New Roman"/>
          <w:color w:val="000000"/>
        </w:rPr>
        <w:t>,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w:t>
      </w:r>
      <w:r w:rsidR="00533C21" w:rsidRPr="002D600A">
        <w:rPr>
          <w:rFonts w:eastAsia="Times New Roman"/>
          <w:color w:val="000000"/>
          <w:highlight w:val="yellow"/>
          <w:rPrChange w:id="136" w:author="Risa" w:date="2021-12-13T10:01:00Z">
            <w:rPr>
              <w:rFonts w:eastAsia="Times New Roman"/>
              <w:color w:val="000000"/>
            </w:rPr>
          </w:rPrChange>
        </w:rPr>
        <w:t>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08FDB3FF"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r w:rsidR="001B4836">
              <w:rPr>
                <w:rFonts w:eastAsia="Times New Roman"/>
                <w:color w:val="000000"/>
                <w:sz w:val="20"/>
                <w:szCs w:val="20"/>
              </w:rPr>
              <w:t>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3173D1" w:rsidRDefault="00111025" w:rsidP="00DA24C9">
      <w:pPr>
        <w:spacing w:line="480" w:lineRule="auto"/>
        <w:contextualSpacing/>
      </w:pPr>
      <w:r w:rsidRPr="003173D1">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1FF4F8E" w:rsidR="00111025" w:rsidRPr="00414E8D" w:rsidRDefault="00D20FF2" w:rsidP="00DA24C9">
      <w:pPr>
        <w:spacing w:line="480" w:lineRule="auto"/>
        <w:contextualSpacing/>
        <w:rPr>
          <w:rFonts w:eastAsia="Times New Roman"/>
          <w:bCs/>
          <w:color w:val="000000"/>
        </w:rPr>
      </w:pPr>
      <w:r>
        <w:rPr>
          <w:rFonts w:eastAsia="Times New Roman"/>
          <w:bCs/>
          <w:noProof/>
          <w:color w:val="000000"/>
        </w:rPr>
        <w:drawing>
          <wp:inline distT="0" distB="0" distL="0" distR="0" wp14:anchorId="34162F5B" wp14:editId="0B119B1B">
            <wp:extent cx="5943600" cy="368681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2CA12824"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ins w:id="137" w:author="Nick Smith" w:date="2021-12-10T16:44:00Z">
        <w:r w:rsidR="00A77D8F">
          <w:rPr>
            <w:rFonts w:eastAsia="Times New Roman"/>
            <w:color w:val="000000"/>
          </w:rPr>
          <w:t xml:space="preserve"> no significant e</w:t>
        </w:r>
      </w:ins>
      <w:ins w:id="138" w:author="Nick Smith" w:date="2021-12-10T16:45:00Z">
        <w:r w:rsidR="00A77D8F">
          <w:rPr>
            <w:rFonts w:eastAsia="Times New Roman"/>
            <w:color w:val="000000"/>
          </w:rPr>
          <w:t>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A77D8F">
          <w:rPr>
            <w:rFonts w:eastAsia="Times New Roman"/>
            <w:color w:val="000000"/>
            <w:rPrChange w:id="139" w:author="Nick Smith" w:date="2021-12-10T16:45:00Z">
              <w:rPr>
                <w:rFonts w:eastAsia="Times New Roman"/>
                <w:i/>
                <w:color w:val="000000"/>
              </w:rPr>
            </w:rPrChange>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ins>
      <w:ins w:id="140" w:author="Nick Smith" w:date="2021-12-10T16:46:00Z">
        <w:r w:rsidR="00A77D8F">
          <w:rPr>
            <w:rFonts w:eastAsia="Times New Roman"/>
            <w:color w:val="000000"/>
          </w:rPr>
          <w:t>337</w:t>
        </w:r>
      </w:ins>
      <w:ins w:id="141" w:author="Nick Smith" w:date="2021-12-10T16:45:00Z">
        <w:r w:rsidR="00A77D8F" w:rsidRPr="001B44B1">
          <w:rPr>
            <w:rFonts w:eastAsia="Times New Roman"/>
            <w:color w:val="000000"/>
          </w:rPr>
          <w:t>; Table 5).</w:t>
        </w:r>
      </w:ins>
      <w:ins w:id="142" w:author="Nick Smith" w:date="2021-12-10T16:46:00Z">
        <w:r w:rsidR="00DC7E19">
          <w:rPr>
            <w:rFonts w:eastAsia="Times New Roman"/>
            <w:color w:val="000000"/>
          </w:rPr>
          <w:t xml:space="preserve"> However, the overal</w:t>
        </w:r>
      </w:ins>
      <w:ins w:id="143" w:author="Nick Smith" w:date="2021-12-10T16:47:00Z">
        <w:r w:rsidR="00DC7E19">
          <w:rPr>
            <w:rFonts w:eastAsia="Times New Roman"/>
            <w:color w:val="000000"/>
          </w:rPr>
          <w:t xml:space="preserve">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ins>
      <w:ins w:id="144" w:author="Nick Smith" w:date="2021-12-10T16:45:00Z">
        <w:r w:rsidR="00A77D8F" w:rsidRPr="00DA24C9">
          <w:rPr>
            <w:rFonts w:eastAsia="Times New Roman"/>
            <w:color w:val="000000"/>
          </w:rPr>
          <w:t xml:space="preserve"> </w:t>
        </w:r>
      </w:ins>
      <w:del w:id="145" w:author="Nick Smith" w:date="2021-12-10T16:47:00Z">
        <w:r w:rsidR="00880F5C" w:rsidDel="00DC7E19">
          <w:rPr>
            <w:rFonts w:eastAsia="Times New Roman"/>
            <w:color w:val="000000"/>
          </w:rPr>
          <w:delText xml:space="preserve"> a significant </w:delText>
        </w:r>
      </w:del>
      <w:del w:id="146" w:author="Nick Smith" w:date="2021-12-10T15:04:00Z">
        <w:r w:rsidR="00880F5C" w:rsidDel="00A62640">
          <w:rPr>
            <w:rFonts w:eastAsia="Times New Roman"/>
            <w:color w:val="000000"/>
          </w:rPr>
          <w:delText>interaction between</w:delText>
        </w:r>
      </w:del>
      <w:del w:id="147" w:author="Nick Smith" w:date="2021-12-10T16:47:00Z">
        <w:r w:rsidR="00880F5C" w:rsidDel="00DC7E19">
          <w:rPr>
            <w:rFonts w:eastAsia="Times New Roman"/>
            <w:color w:val="000000"/>
          </w:rPr>
          <w:delText xml:space="preserve"> </w:delText>
        </w:r>
      </w:del>
      <w:ins w:id="148" w:author="Nick Smith" w:date="2021-12-10T16:47:00Z">
        <w:r w:rsidR="00DC7E19">
          <w:rPr>
            <w:rFonts w:eastAsia="Times New Roman"/>
            <w:color w:val="000000"/>
          </w:rPr>
          <w:t xml:space="preserve">and </w:t>
        </w:r>
      </w:ins>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ins w:id="149" w:author="Nick Smith" w:date="2021-12-10T16:47:00Z">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ins>
      <w:ins w:id="150" w:author="Nick Smith" w:date="2021-12-10T16:48:00Z">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ins>
      <w:proofErr w:type="spellEnd"/>
      <w:ins w:id="151" w:author="Nick Smith" w:date="2021-12-10T16:47:00Z">
        <w:r w:rsidR="00DC7E19">
          <w:rPr>
            <w:rFonts w:eastAsia="Times New Roman"/>
            <w:color w:val="000000"/>
          </w:rPr>
          <w:t xml:space="preserve"> trend became more negative as </w:t>
        </w:r>
      </w:ins>
      <w:ins w:id="152" w:author="Nick Smith" w:date="2021-12-10T16:48:00Z">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t>
        </w:r>
      </w:ins>
      <w:ins w:id="153" w:author="Nick Smith" w:date="2021-12-10T16:49:00Z">
        <w:r w:rsidR="00DC7E19">
          <w:rPr>
            <w:rFonts w:eastAsia="Times New Roman"/>
            <w:color w:val="000000"/>
          </w:rPr>
          <w:t>We used post-hoc tests to investigate this effect.</w:t>
        </w:r>
      </w:ins>
      <w:r w:rsidR="00D10DE1" w:rsidRPr="00DA24C9">
        <w:rPr>
          <w:rFonts w:eastAsia="Times New Roman"/>
          <w:color w:val="000000"/>
        </w:rPr>
        <w:t xml:space="preserve"> </w:t>
      </w:r>
      <w:ins w:id="154" w:author="Nick Smith" w:date="2021-12-10T16:50:00Z">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ins>
      <w:del w:id="155" w:author="Nick Smith" w:date="2021-12-10T15:04:00Z">
        <w:r w:rsidR="00D10DE1" w:rsidRPr="001B44B1" w:rsidDel="00A62640">
          <w:rPr>
            <w:rFonts w:eastAsia="Times New Roman"/>
            <w:color w:val="000000"/>
          </w:rPr>
          <w:delText xml:space="preserve">and </w:delText>
        </w:r>
        <w:r w:rsidR="00A93E29" w:rsidDel="00A62640">
          <w:rPr>
            <w:rFonts w:eastAsia="Times New Roman"/>
            <w:color w:val="000000"/>
          </w:rPr>
          <w:delText>the response of AGB to added soil N</w:delText>
        </w:r>
        <w:r w:rsidR="00D10DE1" w:rsidRPr="001B44B1" w:rsidDel="00A62640">
          <w:rPr>
            <w:rFonts w:eastAsia="Times New Roman"/>
            <w:color w:val="000000"/>
          </w:rPr>
          <w:delText xml:space="preserve"> </w:delText>
        </w:r>
        <w:r w:rsidR="00A93E29" w:rsidDel="00A62640">
          <w:rPr>
            <w:rFonts w:eastAsia="Times New Roman"/>
            <w:color w:val="000000"/>
          </w:rPr>
          <w:delText>(</w:delText>
        </w:r>
        <w:r w:rsidR="00D10DE1" w:rsidRPr="001B44B1" w:rsidDel="00A62640">
          <w:rPr>
            <w:rFonts w:eastAsia="Times New Roman"/>
            <w:color w:val="000000"/>
          </w:rPr>
          <w:delText>∆</w:delText>
        </w:r>
        <w:r w:rsidR="00D10DE1" w:rsidRPr="00DA24C9" w:rsidDel="00A62640">
          <w:rPr>
            <w:rFonts w:eastAsia="Times New Roman"/>
            <w:color w:val="000000"/>
          </w:rPr>
          <w:delText>AGB</w:delText>
        </w:r>
        <w:r w:rsidR="00A93E29" w:rsidDel="00A62640">
          <w:rPr>
            <w:rFonts w:eastAsia="Times New Roman"/>
            <w:color w:val="000000"/>
          </w:rPr>
          <w:delText>; %)</w:delText>
        </w:r>
        <w:r w:rsidR="00880F5C" w:rsidDel="00A62640">
          <w:rPr>
            <w:rFonts w:eastAsia="Times New Roman"/>
            <w:color w:val="000000"/>
          </w:rPr>
          <w:delText xml:space="preserve"> </w:delText>
        </w:r>
      </w:del>
      <w:del w:id="156" w:author="Nick Smith" w:date="2021-12-10T16:50:00Z">
        <w:r w:rsidR="00880F5C" w:rsidDel="00DC7E19">
          <w:rPr>
            <w:rFonts w:eastAsia="Times New Roman"/>
            <w:color w:val="000000"/>
          </w:rPr>
          <w:delText xml:space="preserve">on </w:delText>
        </w:r>
        <w:r w:rsidR="00880F5C" w:rsidDel="00DC7E19">
          <w:rPr>
            <w:rFonts w:eastAsia="Times New Roman"/>
            <w:bCs/>
            <w:color w:val="000000"/>
          </w:rPr>
          <w:delText>t</w:delText>
        </w:r>
        <w:r w:rsidR="00880F5C" w:rsidRPr="00D92A04" w:rsidDel="00DC7E19">
          <w:rPr>
            <w:rFonts w:eastAsia="Times New Roman"/>
            <w:bCs/>
            <w:color w:val="000000"/>
          </w:rPr>
          <w:delText>he</w:delText>
        </w:r>
        <w:r w:rsidR="00880F5C" w:rsidDel="00DC7E19">
          <w:rPr>
            <w:rFonts w:eastAsia="Times New Roman"/>
            <w:color w:val="000000"/>
          </w:rPr>
          <w:delText xml:space="preserve"> response of </w:delText>
        </w:r>
        <w:r w:rsidR="00880F5C" w:rsidDel="00DC7E19">
          <w:rPr>
            <w:rFonts w:eastAsia="Times New Roman"/>
            <w:i/>
            <w:color w:val="000000"/>
          </w:rPr>
          <w:delText>N</w:delText>
        </w:r>
        <w:r w:rsidR="00880F5C" w:rsidDel="00DC7E19">
          <w:rPr>
            <w:rFonts w:eastAsia="Times New Roman"/>
            <w:color w:val="000000"/>
            <w:vertAlign w:val="subscript"/>
          </w:rPr>
          <w:delText>area</w:delText>
        </w:r>
        <w:r w:rsidR="00880F5C" w:rsidDel="00DC7E19">
          <w:rPr>
            <w:rFonts w:eastAsia="Times New Roman"/>
            <w:color w:val="000000"/>
          </w:rPr>
          <w:delText xml:space="preserve"> to added soil 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w:delText>
        </w:r>
        <w:r w:rsidR="00880F5C" w:rsidRPr="00880F5C" w:rsidDel="00DC7E19">
          <w:rPr>
            <w:rFonts w:eastAsia="Times New Roman"/>
            <w:color w:val="000000"/>
          </w:rPr>
          <w:delText xml:space="preserve"> </w:delText>
        </w:r>
        <w:r w:rsidR="00D10DE1" w:rsidRPr="001B44B1" w:rsidDel="00DC7E19">
          <w:rPr>
            <w:rFonts w:eastAsia="Times New Roman"/>
            <w:color w:val="000000"/>
          </w:rPr>
          <w:delText>(</w:delText>
        </w:r>
        <w:r w:rsidR="00D10DE1" w:rsidRPr="001B44B1" w:rsidDel="00DC7E19">
          <w:rPr>
            <w:rFonts w:eastAsia="Times New Roman"/>
            <w:i/>
            <w:iCs/>
            <w:color w:val="000000"/>
          </w:rPr>
          <w:delText xml:space="preserve">p </w:delText>
        </w:r>
        <w:r w:rsidR="00D10DE1" w:rsidRPr="001B44B1" w:rsidDel="00DC7E19">
          <w:rPr>
            <w:rFonts w:eastAsia="Times New Roman"/>
            <w:color w:val="000000"/>
          </w:rPr>
          <w:delText>= 0.035; Table 5).</w:delText>
        </w:r>
        <w:r w:rsidR="00880F5C" w:rsidDel="00DC7E19">
          <w:rPr>
            <w:rFonts w:eastAsia="Times New Roman"/>
            <w:color w:val="000000"/>
          </w:rPr>
          <w:delText xml:space="preserve"> This interaction indicated that the slope of the relationship between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xml:space="preserve"> and ∆AGB decreased as </w:delText>
        </w:r>
        <w:r w:rsidR="00880F5C" w:rsidRPr="00771C52" w:rsidDel="00DC7E19">
          <w:rPr>
            <w:rFonts w:eastAsia="Times New Roman"/>
            <w:color w:val="000000"/>
          </w:rPr>
          <w:delText>∆</w:delText>
        </w:r>
        <w:r w:rsidR="00880F5C" w:rsidDel="00DC7E19">
          <w:rPr>
            <w:rFonts w:eastAsia="Times New Roman"/>
            <w:i/>
            <w:color w:val="000000"/>
          </w:rPr>
          <w:delText>M</w:delText>
        </w:r>
        <w:r w:rsidR="00880F5C" w:rsidDel="00DC7E19">
          <w:rPr>
            <w:rFonts w:eastAsia="Times New Roman"/>
            <w:color w:val="000000"/>
            <w:vertAlign w:val="subscript"/>
          </w:rPr>
          <w:delText>area</w:delText>
        </w:r>
        <w:r w:rsidR="00880F5C" w:rsidDel="00DC7E19">
          <w:rPr>
            <w:rFonts w:eastAsia="Times New Roman"/>
            <w:color w:val="000000"/>
          </w:rPr>
          <w:delText xml:space="preserve"> increased, such that the </w:delText>
        </w:r>
      </w:del>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w:t>
      </w:r>
      <w:del w:id="157" w:author="Nick Smith" w:date="2021-12-10T16:50:00Z">
        <w:r w:rsidR="00880F5C" w:rsidDel="00DC7E19">
          <w:rPr>
            <w:rFonts w:eastAsia="Times New Roman"/>
            <w:color w:val="000000"/>
          </w:rPr>
          <w:delText xml:space="preserve">significantly </w:delText>
        </w:r>
      </w:del>
      <w:ins w:id="158" w:author="Nick Smith" w:date="2021-12-10T16:50:00Z">
        <w:r w:rsidR="00DC7E19">
          <w:rPr>
            <w:rFonts w:eastAsia="Times New Roman"/>
            <w:color w:val="000000"/>
          </w:rPr>
          <w:t xml:space="preserve">slightly </w:t>
        </w:r>
      </w:ins>
      <w:r w:rsidR="00880F5C">
        <w:rPr>
          <w:rFonts w:eastAsia="Times New Roman"/>
          <w:color w:val="000000"/>
        </w:rPr>
        <w:t>negative</w:t>
      </w:r>
      <w:ins w:id="159" w:author="Nick Smith" w:date="2021-12-10T16:50:00Z">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ins>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del w:id="160" w:author="Nick Smith" w:date="2021-12-10T16:51:00Z">
        <w:r w:rsidR="002A727E" w:rsidDel="00DC7E19">
          <w:rPr>
            <w:rFonts w:eastAsia="Times New Roman"/>
            <w:color w:val="000000"/>
          </w:rPr>
          <w:delText xml:space="preserve">Our post-hoc tests indicated that negative </w:delText>
        </w:r>
        <w:r w:rsidR="002A727E" w:rsidRPr="001B44B1" w:rsidDel="00DC7E19">
          <w:rPr>
            <w:rFonts w:eastAsia="Times New Roman"/>
            <w:color w:val="000000"/>
          </w:rPr>
          <w:delText>∆</w:delText>
        </w:r>
        <w:r w:rsidR="002A727E" w:rsidRPr="001B44B1" w:rsidDel="00DC7E19">
          <w:rPr>
            <w:rFonts w:eastAsia="Times New Roman"/>
            <w:i/>
            <w:iCs/>
            <w:color w:val="000000"/>
          </w:rPr>
          <w:delText>N</w:delText>
        </w:r>
        <w:r w:rsidR="002A727E" w:rsidRPr="00771C52" w:rsidDel="00DC7E19">
          <w:rPr>
            <w:rFonts w:eastAsia="Times New Roman"/>
            <w:color w:val="000000"/>
            <w:vertAlign w:val="subscript"/>
          </w:rPr>
          <w:delText>area</w:delText>
        </w:r>
        <w:r w:rsidR="002A727E" w:rsidDel="00DC7E19">
          <w:rPr>
            <w:rFonts w:eastAsia="Times New Roman"/>
            <w:color w:val="000000"/>
          </w:rPr>
          <w:delText>-∆AGB slopes were at least marginally (</w:delText>
        </w:r>
        <w:r w:rsidR="002A727E" w:rsidDel="00DC7E19">
          <w:rPr>
            <w:rFonts w:eastAsia="Times New Roman"/>
            <w:i/>
            <w:color w:val="000000"/>
          </w:rPr>
          <w:delText xml:space="preserve">p </w:delText>
        </w:r>
        <w:r w:rsidR="002A727E" w:rsidDel="00DC7E19">
          <w:rPr>
            <w:rFonts w:eastAsia="Times New Roman"/>
            <w:color w:val="000000"/>
          </w:rPr>
          <w:delText>&lt;0.1) negative at ∆</w:delText>
        </w:r>
        <w:r w:rsidR="002A727E" w:rsidDel="00DC7E19">
          <w:rPr>
            <w:rFonts w:eastAsia="Times New Roman"/>
            <w:i/>
            <w:color w:val="000000"/>
          </w:rPr>
          <w:delText>M</w:delText>
        </w:r>
        <w:r w:rsidR="002A727E" w:rsidDel="00DC7E19">
          <w:rPr>
            <w:rFonts w:eastAsia="Times New Roman"/>
            <w:color w:val="000000"/>
            <w:vertAlign w:val="subscript"/>
          </w:rPr>
          <w:delText xml:space="preserve">area </w:delText>
        </w:r>
        <w:r w:rsidR="002A727E" w:rsidDel="00DC7E19">
          <w:rPr>
            <w:rFonts w:eastAsia="Times New Roman"/>
            <w:color w:val="000000"/>
          </w:rPr>
          <w:delText xml:space="preserve">values greater than or equal to zero. </w:delText>
        </w:r>
      </w:del>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7E7B9FA7"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w:t>
      </w:r>
      <w:del w:id="161" w:author="Nick Smith" w:date="2021-12-10T16:52:00Z">
        <w:r w:rsidRPr="00771C52" w:rsidDel="002134EF">
          <w:rPr>
            <w:rFonts w:eastAsia="Times New Roman"/>
            <w:color w:val="000000"/>
          </w:rPr>
          <w:delText>005</w:delText>
        </w:r>
      </w:del>
      <w:ins w:id="162" w:author="Nick Smith" w:date="2021-12-10T16:52:00Z">
        <w:r w:rsidR="002134EF" w:rsidRPr="00771C52">
          <w:rPr>
            <w:rFonts w:eastAsia="Times New Roman"/>
            <w:color w:val="000000"/>
          </w:rPr>
          <w:t>00</w:t>
        </w:r>
        <w:r w:rsidR="002134EF">
          <w:rPr>
            <w:rFonts w:eastAsia="Times New Roman"/>
            <w:color w:val="000000"/>
          </w:rPr>
          <w:t>2</w:t>
        </w:r>
      </w:ins>
      <w:r w:rsidRPr="00771C52">
        <w:rPr>
          <w:rFonts w:eastAsia="Times New Roman"/>
          <w:color w:val="000000"/>
        </w:rPr>
        <w:t>),</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w:t>
      </w:r>
      <w:del w:id="163" w:author="Nick Smith" w:date="2021-12-10T16:53:00Z">
        <w:r w:rsidRPr="002D600A" w:rsidDel="000D62FD">
          <w:rPr>
            <w:rFonts w:eastAsia="Times New Roman"/>
            <w:color w:val="000000"/>
            <w:highlight w:val="yellow"/>
            <w:rPrChange w:id="164" w:author="Risa" w:date="2021-12-13T10:02:00Z">
              <w:rPr>
                <w:rFonts w:eastAsia="Times New Roman"/>
                <w:color w:val="000000"/>
              </w:rPr>
            </w:rPrChange>
          </w:rPr>
          <w:delText>16.7</w:delText>
        </w:r>
      </w:del>
      <w:ins w:id="165" w:author="Nick Smith" w:date="2021-12-10T16:53:00Z">
        <w:r w:rsidR="000D62FD" w:rsidRPr="002D600A">
          <w:rPr>
            <w:rFonts w:eastAsia="Times New Roman"/>
            <w:color w:val="000000"/>
            <w:highlight w:val="yellow"/>
            <w:rPrChange w:id="166" w:author="Risa" w:date="2021-12-13T10:02:00Z">
              <w:rPr>
                <w:rFonts w:eastAsia="Times New Roman"/>
                <w:color w:val="000000"/>
              </w:rPr>
            </w:rPrChange>
          </w:rPr>
          <w:t>19.8</w:t>
        </w:r>
      </w:ins>
      <w:r w:rsidRPr="002D600A">
        <w:rPr>
          <w:rFonts w:eastAsia="Times New Roman"/>
          <w:color w:val="000000"/>
          <w:highlight w:val="yellow"/>
          <w:rPrChange w:id="167" w:author="Risa" w:date="2021-12-13T10:02:00Z">
            <w:rPr>
              <w:rFonts w:eastAsia="Times New Roman"/>
              <w:color w:val="000000"/>
            </w:rPr>
          </w:rPrChange>
        </w:rPr>
        <w:t>%)</w:t>
      </w:r>
      <w:r>
        <w:rPr>
          <w:rFonts w:eastAsia="Times New Roman"/>
          <w:color w:val="000000"/>
        </w:rPr>
        <w:t xml:space="preserve"> than </w:t>
      </w:r>
      <w:r w:rsidR="00CC4281">
        <w:rPr>
          <w:rFonts w:eastAsia="Times New Roman"/>
          <w:color w:val="000000"/>
        </w:rPr>
        <w:t>plots with added</w:t>
      </w:r>
      <w:r>
        <w:rPr>
          <w:rFonts w:eastAsia="Times New Roman"/>
          <w:color w:val="000000"/>
        </w:rPr>
        <w:t xml:space="preserve"> P (</w:t>
      </w:r>
      <w:del w:id="168" w:author="Nick Smith" w:date="2021-12-10T16:53:00Z">
        <w:r w:rsidRPr="002D600A" w:rsidDel="000D62FD">
          <w:rPr>
            <w:rFonts w:eastAsia="Times New Roman"/>
            <w:color w:val="000000"/>
            <w:highlight w:val="yellow"/>
            <w:rPrChange w:id="169" w:author="Risa" w:date="2021-12-13T10:02:00Z">
              <w:rPr>
                <w:rFonts w:eastAsia="Times New Roman"/>
                <w:color w:val="000000"/>
              </w:rPr>
            </w:rPrChange>
          </w:rPr>
          <w:delText>7.0</w:delText>
        </w:r>
      </w:del>
      <w:ins w:id="170" w:author="Nick Smith" w:date="2021-12-10T16:53:00Z">
        <w:r w:rsidR="000D62FD" w:rsidRPr="002D600A">
          <w:rPr>
            <w:rFonts w:eastAsia="Times New Roman"/>
            <w:color w:val="000000"/>
            <w:highlight w:val="yellow"/>
            <w:rPrChange w:id="171" w:author="Risa" w:date="2021-12-13T10:02:00Z">
              <w:rPr>
                <w:rFonts w:eastAsia="Times New Roman"/>
                <w:color w:val="000000"/>
              </w:rPr>
            </w:rPrChange>
          </w:rPr>
          <w:t>9.9</w:t>
        </w:r>
      </w:ins>
      <w:r w:rsidRPr="002D600A">
        <w:rPr>
          <w:rFonts w:eastAsia="Times New Roman"/>
          <w:color w:val="000000"/>
          <w:highlight w:val="yellow"/>
          <w:rPrChange w:id="172" w:author="Risa" w:date="2021-12-13T10:02:00Z">
            <w:rPr>
              <w:rFonts w:eastAsia="Times New Roman"/>
              <w:color w:val="000000"/>
            </w:rPr>
          </w:rPrChange>
        </w:rPr>
        <w:t>%)</w:t>
      </w:r>
      <w:r>
        <w:rPr>
          <w:rFonts w:eastAsia="Times New Roman"/>
          <w:color w:val="000000"/>
        </w:rPr>
        <w:t xml:space="preserve">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173" w:author="Risa" w:date="2021-12-01T15:00:00Z">
            <w:rPr>
              <w:b/>
              <w:bCs/>
              <w:sz w:val="20"/>
              <w:szCs w:val="20"/>
              <w:vertAlign w:val="subscript"/>
            </w:rPr>
          </w:rPrChange>
        </w:rPr>
      </w:pPr>
      <w:r w:rsidRPr="00F60BAA">
        <w:rPr>
          <w:b/>
          <w:bCs/>
          <w:rPrChange w:id="174" w:author="Risa" w:date="2021-12-01T15:00:00Z">
            <w:rPr>
              <w:b/>
              <w:bCs/>
              <w:sz w:val="20"/>
              <w:szCs w:val="20"/>
            </w:rPr>
          </w:rPrChange>
        </w:rPr>
        <w:lastRenderedPageBreak/>
        <w:t xml:space="preserve">Table 5. </w:t>
      </w:r>
      <w:proofErr w:type="spellStart"/>
      <w:r w:rsidRPr="00F60BAA">
        <w:rPr>
          <w:rFonts w:eastAsia="Times New Roman"/>
          <w:color w:val="000000"/>
          <w:rPrChange w:id="175" w:author="Risa" w:date="2021-12-01T15:00:00Z">
            <w:rPr>
              <w:rFonts w:eastAsia="Times New Roman"/>
              <w:color w:val="000000"/>
              <w:sz w:val="20"/>
              <w:szCs w:val="20"/>
            </w:rPr>
          </w:rPrChange>
        </w:rPr>
        <w:t>Anova</w:t>
      </w:r>
      <w:proofErr w:type="spellEnd"/>
      <w:r w:rsidRPr="00F60BAA">
        <w:rPr>
          <w:rFonts w:eastAsia="Times New Roman"/>
          <w:color w:val="000000"/>
          <w:rPrChange w:id="176" w:author="Risa" w:date="2021-12-01T15:00:00Z">
            <w:rPr>
              <w:rFonts w:eastAsia="Times New Roman"/>
              <w:color w:val="000000"/>
              <w:sz w:val="20"/>
              <w:szCs w:val="20"/>
            </w:rPr>
          </w:rPrChange>
        </w:rPr>
        <w:t xml:space="preserve"> results for the linear mixed effects model with ∆</w:t>
      </w:r>
      <w:proofErr w:type="spellStart"/>
      <w:r w:rsidRPr="00F60BAA">
        <w:rPr>
          <w:rFonts w:eastAsia="Times New Roman"/>
          <w:i/>
          <w:iCs/>
          <w:color w:val="000000"/>
          <w:rPrChange w:id="177" w:author="Risa" w:date="2021-12-01T15:00:00Z">
            <w:rPr>
              <w:rFonts w:eastAsia="Times New Roman"/>
              <w:i/>
              <w:iCs/>
              <w:color w:val="000000"/>
              <w:sz w:val="20"/>
              <w:szCs w:val="20"/>
            </w:rPr>
          </w:rPrChange>
        </w:rPr>
        <w:t>N</w:t>
      </w:r>
      <w:r w:rsidRPr="00F60BAA">
        <w:rPr>
          <w:rFonts w:eastAsia="Times New Roman"/>
          <w:color w:val="000000"/>
          <w:vertAlign w:val="subscript"/>
          <w:rPrChange w:id="178"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179" w:author="Risa" w:date="2021-12-01T15:00:00Z">
            <w:rPr>
              <w:rFonts w:eastAsia="Times New Roman"/>
              <w:color w:val="000000"/>
              <w:sz w:val="20"/>
              <w:szCs w:val="20"/>
            </w:rPr>
          </w:rPrChange>
        </w:rPr>
        <w:t xml:space="preserve"> as the dependent variable and ∆AGB, ∆χ, and ∆</w:t>
      </w:r>
      <w:proofErr w:type="spellStart"/>
      <w:r w:rsidRPr="00F60BAA">
        <w:rPr>
          <w:rFonts w:eastAsia="Times New Roman"/>
          <w:i/>
          <w:iCs/>
          <w:color w:val="000000"/>
          <w:rPrChange w:id="180" w:author="Risa" w:date="2021-12-01T15:00:00Z">
            <w:rPr>
              <w:rFonts w:eastAsia="Times New Roman"/>
              <w:i/>
              <w:iCs/>
              <w:color w:val="000000"/>
              <w:sz w:val="20"/>
              <w:szCs w:val="20"/>
            </w:rPr>
          </w:rPrChange>
        </w:rPr>
        <w:t>M</w:t>
      </w:r>
      <w:r w:rsidRPr="00F60BAA">
        <w:rPr>
          <w:rFonts w:eastAsia="Times New Roman"/>
          <w:color w:val="000000"/>
          <w:vertAlign w:val="subscript"/>
          <w:rPrChange w:id="181"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182" w:author="Risa" w:date="2021-12-01T15:00:00Z">
            <w:rPr>
              <w:rFonts w:eastAsia="Times New Roman"/>
              <w:color w:val="000000"/>
              <w:sz w:val="20"/>
              <w:szCs w:val="20"/>
            </w:rPr>
          </w:rPrChange>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F5DBC31" w:rsidR="005D276D" w:rsidRPr="00457DA7" w:rsidRDefault="00F60BAA" w:rsidP="00237CD4">
            <w:pPr>
              <w:jc w:val="center"/>
              <w:rPr>
                <w:rFonts w:eastAsia="Times New Roman"/>
                <w:color w:val="000000"/>
                <w:sz w:val="20"/>
                <w:szCs w:val="20"/>
              </w:rPr>
            </w:pPr>
            <w:ins w:id="183" w:author="Risa" w:date="2021-12-01T15:01:00Z">
              <w:r>
                <w:rPr>
                  <w:rFonts w:eastAsia="Times New Roman"/>
                  <w:color w:val="000000"/>
                  <w:sz w:val="20"/>
                  <w:szCs w:val="20"/>
                </w:rPr>
                <w:t>0.9</w:t>
              </w:r>
            </w:ins>
            <w:ins w:id="184" w:author="Risa" w:date="2021-12-13T09:40:00Z">
              <w:r w:rsidR="00C6371D">
                <w:rPr>
                  <w:rFonts w:eastAsia="Times New Roman"/>
                  <w:color w:val="000000"/>
                  <w:sz w:val="20"/>
                  <w:szCs w:val="20"/>
                </w:rPr>
                <w:t>21</w:t>
              </w:r>
            </w:ins>
            <w:del w:id="185"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7A059CA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86" w:author="Risa" w:date="2021-12-01T15:03:00Z">
              <w:r w:rsidR="00F60BAA">
                <w:rPr>
                  <w:rFonts w:eastAsia="Times New Roman"/>
                  <w:color w:val="000000"/>
                  <w:sz w:val="20"/>
                  <w:szCs w:val="20"/>
                </w:rPr>
                <w:t>33</w:t>
              </w:r>
            </w:ins>
            <w:ins w:id="187" w:author="Risa" w:date="2021-12-13T09:40:00Z">
              <w:r w:rsidR="00C6371D">
                <w:rPr>
                  <w:rFonts w:eastAsia="Times New Roman"/>
                  <w:color w:val="000000"/>
                  <w:sz w:val="20"/>
                  <w:szCs w:val="20"/>
                </w:rPr>
                <w:t>7</w:t>
              </w:r>
            </w:ins>
            <w:del w:id="188"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66C5E6DC" w:rsidR="005D276D" w:rsidRPr="00457DA7" w:rsidRDefault="00C6371D" w:rsidP="00237CD4">
            <w:pPr>
              <w:jc w:val="center"/>
              <w:rPr>
                <w:rFonts w:eastAsia="Times New Roman"/>
                <w:color w:val="000000"/>
                <w:sz w:val="20"/>
                <w:szCs w:val="20"/>
              </w:rPr>
            </w:pPr>
            <w:ins w:id="189" w:author="Risa" w:date="2021-12-13T09:40:00Z">
              <w:r>
                <w:rPr>
                  <w:rFonts w:eastAsia="Times New Roman"/>
                  <w:color w:val="000000"/>
                  <w:sz w:val="20"/>
                  <w:szCs w:val="20"/>
                </w:rPr>
                <w:t>10.001</w:t>
              </w:r>
            </w:ins>
            <w:del w:id="190"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191" w:author="Risa" w:date="2021-12-01T15:03:00Z">
              <w:r w:rsidR="00F60BAA">
                <w:rPr>
                  <w:rFonts w:eastAsia="Times New Roman"/>
                  <w:b/>
                  <w:color w:val="000000"/>
                  <w:sz w:val="20"/>
                  <w:szCs w:val="20"/>
                </w:rPr>
                <w:t>2</w:t>
              </w:r>
            </w:ins>
            <w:del w:id="192"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11CAA60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93" w:author="Risa" w:date="2021-12-13T09:40:00Z">
              <w:r w:rsidR="00C6371D">
                <w:rPr>
                  <w:rFonts w:eastAsia="Times New Roman"/>
                  <w:color w:val="000000"/>
                  <w:sz w:val="20"/>
                  <w:szCs w:val="20"/>
                </w:rPr>
                <w:t>063</w:t>
              </w:r>
            </w:ins>
            <w:del w:id="194" w:author="Risa" w:date="2021-12-13T09:40:00Z">
              <w:r w:rsidRPr="00457DA7" w:rsidDel="00C6371D">
                <w:rPr>
                  <w:rFonts w:eastAsia="Times New Roman"/>
                  <w:color w:val="000000"/>
                  <w:sz w:val="20"/>
                  <w:szCs w:val="20"/>
                </w:rPr>
                <w:delText>1</w:delText>
              </w:r>
            </w:del>
            <w:del w:id="195"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3ACF9D8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96" w:author="Risa" w:date="2021-12-13T09:40:00Z">
              <w:r w:rsidR="00C6371D">
                <w:rPr>
                  <w:rFonts w:eastAsia="Times New Roman"/>
                  <w:color w:val="000000"/>
                  <w:sz w:val="20"/>
                  <w:szCs w:val="20"/>
                </w:rPr>
                <w:t>.8</w:t>
              </w:r>
            </w:ins>
            <w:ins w:id="197" w:author="Risa" w:date="2021-12-13T09:41:00Z">
              <w:r w:rsidR="00C6371D">
                <w:rPr>
                  <w:rFonts w:eastAsia="Times New Roman"/>
                  <w:color w:val="000000"/>
                  <w:sz w:val="20"/>
                  <w:szCs w:val="20"/>
                </w:rPr>
                <w:t>03</w:t>
              </w:r>
            </w:ins>
            <w:del w:id="198" w:author="Risa" w:date="2021-12-13T09:40:00Z">
              <w:r w:rsidRPr="00457DA7" w:rsidDel="00C6371D">
                <w:rPr>
                  <w:rFonts w:eastAsia="Times New Roman"/>
                  <w:color w:val="000000"/>
                  <w:sz w:val="20"/>
                  <w:szCs w:val="20"/>
                </w:rPr>
                <w:delText>.</w:delText>
              </w:r>
            </w:del>
            <w:del w:id="199" w:author="Risa" w:date="2021-12-01T15:03:00Z">
              <w:r w:rsidRPr="00457DA7" w:rsidDel="00F60BAA">
                <w:rPr>
                  <w:rFonts w:eastAsia="Times New Roman"/>
                  <w:color w:val="000000"/>
                  <w:sz w:val="20"/>
                  <w:szCs w:val="20"/>
                </w:rPr>
                <w:delText>662</w:delText>
              </w:r>
            </w:del>
          </w:p>
        </w:tc>
      </w:tr>
      <w:tr w:rsidR="005D276D" w:rsidRPr="00457DA7" w:rsidDel="00C6371D" w14:paraId="303C16A5" w14:textId="3EEF837E" w:rsidTr="00237CD4">
        <w:trPr>
          <w:trHeight w:val="320"/>
          <w:del w:id="200" w:author="Risa" w:date="2021-12-13T09:39:00Z"/>
        </w:trPr>
        <w:tc>
          <w:tcPr>
            <w:tcW w:w="1750" w:type="pct"/>
            <w:shd w:val="clear" w:color="auto" w:fill="auto"/>
            <w:noWrap/>
            <w:vAlign w:val="center"/>
            <w:hideMark/>
          </w:tcPr>
          <w:p w14:paraId="0302FA24" w14:textId="141BE2BE" w:rsidR="005D276D" w:rsidRPr="00457DA7" w:rsidDel="00C6371D" w:rsidRDefault="005D276D" w:rsidP="00237CD4">
            <w:pPr>
              <w:rPr>
                <w:del w:id="201" w:author="Risa" w:date="2021-12-13T09:39:00Z"/>
                <w:rFonts w:eastAsia="Times New Roman"/>
                <w:color w:val="000000"/>
                <w:sz w:val="20"/>
                <w:szCs w:val="20"/>
              </w:rPr>
            </w:pPr>
            <w:del w:id="202" w:author="Risa" w:date="2021-12-13T09:39:00Z">
              <w:r w:rsidRPr="00457DA7" w:rsidDel="00C6371D">
                <w:rPr>
                  <w:rFonts w:eastAsia="Times New Roman"/>
                  <w:color w:val="000000"/>
                  <w:sz w:val="20"/>
                  <w:szCs w:val="20"/>
                </w:rPr>
                <w:delText>C3/C4</w:delText>
              </w:r>
            </w:del>
          </w:p>
        </w:tc>
        <w:tc>
          <w:tcPr>
            <w:tcW w:w="1083" w:type="pct"/>
            <w:vAlign w:val="center"/>
          </w:tcPr>
          <w:p w14:paraId="2442E9CE" w14:textId="1572161F" w:rsidR="005D276D" w:rsidRPr="00457DA7" w:rsidDel="00C6371D" w:rsidRDefault="005D276D" w:rsidP="00237CD4">
            <w:pPr>
              <w:jc w:val="center"/>
              <w:rPr>
                <w:del w:id="203" w:author="Risa" w:date="2021-12-13T09:39:00Z"/>
                <w:rFonts w:eastAsia="Times New Roman"/>
                <w:color w:val="000000"/>
                <w:sz w:val="20"/>
                <w:szCs w:val="20"/>
              </w:rPr>
            </w:pPr>
            <w:del w:id="204" w:author="Risa" w:date="2021-12-13T09:39: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36105C8E" w14:textId="7E62E1D0" w:rsidR="005D276D" w:rsidRPr="00F60BAA" w:rsidDel="00C6371D" w:rsidRDefault="005D276D" w:rsidP="00237CD4">
            <w:pPr>
              <w:jc w:val="center"/>
              <w:rPr>
                <w:del w:id="205" w:author="Risa" w:date="2021-12-13T09:39:00Z"/>
                <w:rFonts w:eastAsia="Times New Roman"/>
                <w:color w:val="000000"/>
                <w:sz w:val="20"/>
                <w:szCs w:val="20"/>
              </w:rPr>
            </w:pPr>
            <w:del w:id="206" w:author="Risa" w:date="2021-12-01T15:01:00Z">
              <w:r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139E6759" w:rsidR="005D276D" w:rsidRPr="00457DA7" w:rsidDel="00C6371D" w:rsidRDefault="005D276D" w:rsidP="00237CD4">
            <w:pPr>
              <w:jc w:val="center"/>
              <w:rPr>
                <w:del w:id="207" w:author="Risa" w:date="2021-12-13T09:39:00Z"/>
                <w:rFonts w:eastAsia="Times New Roman"/>
                <w:color w:val="000000"/>
                <w:sz w:val="20"/>
                <w:szCs w:val="20"/>
              </w:rPr>
            </w:pPr>
            <w:del w:id="208" w:author="Risa" w:date="2021-12-13T09:39:00Z">
              <w:r w:rsidRPr="00457DA7" w:rsidDel="00C6371D">
                <w:rPr>
                  <w:rFonts w:eastAsia="Times New Roman"/>
                  <w:color w:val="000000"/>
                  <w:sz w:val="20"/>
                  <w:szCs w:val="20"/>
                </w:rPr>
                <w:delText>0.</w:delText>
              </w:r>
            </w:del>
            <w:del w:id="209" w:author="Risa" w:date="2021-12-01T15:03:00Z">
              <w:r w:rsidRPr="00457DA7" w:rsidDel="00F60BAA">
                <w:rPr>
                  <w:rFonts w:eastAsia="Times New Roman"/>
                  <w:color w:val="000000"/>
                  <w:sz w:val="20"/>
                  <w:szCs w:val="20"/>
                </w:rPr>
                <w:delText>676</w:delText>
              </w:r>
            </w:del>
          </w:p>
        </w:tc>
      </w:tr>
      <w:tr w:rsidR="005D276D" w:rsidRPr="00457DA7" w:rsidDel="00C6371D" w14:paraId="15A78D2C" w14:textId="4FF5B5D0" w:rsidTr="00237CD4">
        <w:trPr>
          <w:trHeight w:val="320"/>
          <w:del w:id="210" w:author="Risa" w:date="2021-12-13T09:39:00Z"/>
        </w:trPr>
        <w:tc>
          <w:tcPr>
            <w:tcW w:w="1750" w:type="pct"/>
            <w:shd w:val="clear" w:color="auto" w:fill="auto"/>
            <w:noWrap/>
            <w:vAlign w:val="center"/>
            <w:hideMark/>
          </w:tcPr>
          <w:p w14:paraId="0C3D8160" w14:textId="286E28F9" w:rsidR="005D276D" w:rsidRPr="00457DA7" w:rsidDel="00C6371D" w:rsidRDefault="005D276D" w:rsidP="00237CD4">
            <w:pPr>
              <w:rPr>
                <w:del w:id="211" w:author="Risa" w:date="2021-12-13T09:39:00Z"/>
                <w:rFonts w:eastAsia="Times New Roman"/>
                <w:color w:val="000000"/>
                <w:sz w:val="20"/>
                <w:szCs w:val="20"/>
              </w:rPr>
            </w:pPr>
            <w:del w:id="212" w:author="Risa" w:date="2021-12-13T09:39:00Z">
              <w:r w:rsidRPr="00457DA7" w:rsidDel="00C6371D">
                <w:rPr>
                  <w:rFonts w:eastAsia="Times New Roman"/>
                  <w:color w:val="000000"/>
                  <w:sz w:val="20"/>
                  <w:szCs w:val="20"/>
                </w:rPr>
                <w:delText>N fixer</w:delText>
              </w:r>
            </w:del>
          </w:p>
        </w:tc>
        <w:tc>
          <w:tcPr>
            <w:tcW w:w="1083" w:type="pct"/>
            <w:vAlign w:val="center"/>
          </w:tcPr>
          <w:p w14:paraId="2E98F3A7" w14:textId="5656D904" w:rsidR="005D276D" w:rsidRPr="00457DA7" w:rsidDel="00C6371D" w:rsidRDefault="005D276D" w:rsidP="00237CD4">
            <w:pPr>
              <w:jc w:val="center"/>
              <w:rPr>
                <w:del w:id="213" w:author="Risa" w:date="2021-12-13T09:39:00Z"/>
                <w:rFonts w:eastAsia="Times New Roman"/>
                <w:color w:val="000000"/>
                <w:sz w:val="20"/>
                <w:szCs w:val="20"/>
              </w:rPr>
            </w:pPr>
            <w:del w:id="214" w:author="Risa" w:date="2021-12-13T09:39: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3CC814DA" w14:textId="3F8BBEBC" w:rsidR="005D276D" w:rsidRPr="00457DA7" w:rsidDel="00C6371D" w:rsidRDefault="005D276D" w:rsidP="00237CD4">
            <w:pPr>
              <w:jc w:val="center"/>
              <w:rPr>
                <w:del w:id="215" w:author="Risa" w:date="2021-12-13T09:39:00Z"/>
                <w:rFonts w:eastAsia="Times New Roman"/>
                <w:color w:val="000000"/>
                <w:sz w:val="20"/>
                <w:szCs w:val="20"/>
              </w:rPr>
            </w:pPr>
            <w:del w:id="216" w:author="Risa" w:date="2021-12-01T15:01:00Z">
              <w:r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41D2D301" w:rsidR="005D276D" w:rsidRPr="00457DA7" w:rsidDel="00C6371D" w:rsidRDefault="005D276D" w:rsidP="00237CD4">
            <w:pPr>
              <w:jc w:val="center"/>
              <w:rPr>
                <w:del w:id="217" w:author="Risa" w:date="2021-12-13T09:39:00Z"/>
                <w:rFonts w:eastAsia="Times New Roman"/>
                <w:color w:val="000000"/>
                <w:sz w:val="20"/>
                <w:szCs w:val="20"/>
              </w:rPr>
            </w:pPr>
            <w:del w:id="218" w:author="Risa" w:date="2021-12-13T09:39:00Z">
              <w:r w:rsidRPr="00457DA7" w:rsidDel="00C6371D">
                <w:rPr>
                  <w:rFonts w:eastAsia="Times New Roman"/>
                  <w:color w:val="000000"/>
                  <w:sz w:val="20"/>
                  <w:szCs w:val="20"/>
                </w:rPr>
                <w:delText>0.</w:delText>
              </w:r>
            </w:del>
            <w:del w:id="219"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337592CF" w:rsidR="005D276D" w:rsidRPr="00457DA7" w:rsidRDefault="00F60BAA" w:rsidP="00237CD4">
            <w:pPr>
              <w:jc w:val="center"/>
              <w:rPr>
                <w:rFonts w:eastAsia="Times New Roman"/>
                <w:color w:val="000000"/>
                <w:sz w:val="20"/>
                <w:szCs w:val="20"/>
              </w:rPr>
            </w:pPr>
            <w:ins w:id="220" w:author="Risa" w:date="2021-12-01T15:01:00Z">
              <w:r>
                <w:rPr>
                  <w:rFonts w:eastAsia="Times New Roman"/>
                  <w:color w:val="000000"/>
                  <w:sz w:val="20"/>
                  <w:szCs w:val="20"/>
                </w:rPr>
                <w:t>1</w:t>
              </w:r>
            </w:ins>
            <w:ins w:id="221" w:author="Risa" w:date="2021-12-13T09:40:00Z">
              <w:r w:rsidR="00C6371D">
                <w:rPr>
                  <w:rFonts w:eastAsia="Times New Roman"/>
                  <w:color w:val="000000"/>
                  <w:sz w:val="20"/>
                  <w:szCs w:val="20"/>
                </w:rPr>
                <w:t>17.560</w:t>
              </w:r>
            </w:ins>
            <w:del w:id="222"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rsidDel="00C6371D" w14:paraId="293EB2F3" w14:textId="1DE3E457" w:rsidTr="00237CD4">
        <w:trPr>
          <w:trHeight w:val="320"/>
          <w:del w:id="223" w:author="Risa" w:date="2021-12-13T09:40:00Z"/>
        </w:trPr>
        <w:tc>
          <w:tcPr>
            <w:tcW w:w="1750" w:type="pct"/>
            <w:shd w:val="clear" w:color="auto" w:fill="auto"/>
            <w:noWrap/>
            <w:vAlign w:val="center"/>
            <w:hideMark/>
          </w:tcPr>
          <w:p w14:paraId="5117C986" w14:textId="22BC2456" w:rsidR="005D276D" w:rsidRPr="00457DA7" w:rsidDel="00C6371D" w:rsidRDefault="005D276D" w:rsidP="00237CD4">
            <w:pPr>
              <w:rPr>
                <w:del w:id="224" w:author="Risa" w:date="2021-12-13T09:40:00Z"/>
                <w:rFonts w:eastAsia="Times New Roman"/>
                <w:color w:val="000000"/>
                <w:sz w:val="20"/>
                <w:szCs w:val="20"/>
              </w:rPr>
            </w:pPr>
            <w:del w:id="225" w:author="Risa" w:date="2021-12-13T09:40:00Z">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189AECC7" w14:textId="4D39EA82" w:rsidR="005D276D" w:rsidRPr="00457DA7" w:rsidDel="00C6371D" w:rsidRDefault="005D276D" w:rsidP="00237CD4">
            <w:pPr>
              <w:jc w:val="center"/>
              <w:rPr>
                <w:del w:id="226" w:author="Risa" w:date="2021-12-13T09:40:00Z"/>
                <w:rFonts w:eastAsia="Times New Roman"/>
                <w:color w:val="000000"/>
                <w:sz w:val="20"/>
                <w:szCs w:val="20"/>
              </w:rPr>
            </w:pPr>
            <w:del w:id="227"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0A7A52A2" w14:textId="3D7BAF47" w:rsidR="005D276D" w:rsidRPr="00457DA7" w:rsidDel="00C6371D" w:rsidRDefault="005D276D" w:rsidP="00237CD4">
            <w:pPr>
              <w:jc w:val="center"/>
              <w:rPr>
                <w:del w:id="228" w:author="Risa" w:date="2021-12-13T09:40:00Z"/>
                <w:rFonts w:eastAsia="Times New Roman"/>
                <w:color w:val="000000"/>
                <w:sz w:val="20"/>
                <w:szCs w:val="20"/>
              </w:rPr>
            </w:pPr>
            <w:del w:id="229" w:author="Risa" w:date="2021-12-01T15:02:00Z">
              <w:r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73A862D1" w:rsidR="005D276D" w:rsidRPr="00457DA7" w:rsidDel="00C6371D" w:rsidRDefault="005D276D" w:rsidP="00237CD4">
            <w:pPr>
              <w:jc w:val="center"/>
              <w:rPr>
                <w:del w:id="230" w:author="Risa" w:date="2021-12-13T09:40:00Z"/>
                <w:rFonts w:eastAsia="Times New Roman"/>
                <w:color w:val="000000"/>
                <w:sz w:val="20"/>
                <w:szCs w:val="20"/>
              </w:rPr>
            </w:pPr>
            <w:del w:id="231" w:author="Risa" w:date="2021-12-13T09:40:00Z">
              <w:r w:rsidRPr="00457DA7" w:rsidDel="00C6371D">
                <w:rPr>
                  <w:rFonts w:eastAsia="Times New Roman"/>
                  <w:color w:val="000000"/>
                  <w:sz w:val="20"/>
                  <w:szCs w:val="20"/>
                </w:rPr>
                <w:delText>0.</w:delText>
              </w:r>
            </w:del>
            <w:del w:id="232"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660C97D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233" w:author="Risa" w:date="2021-12-13T09:40:00Z">
              <w:r w:rsidR="00C6371D">
                <w:rPr>
                  <w:rFonts w:eastAsia="Times New Roman"/>
                  <w:color w:val="000000"/>
                  <w:sz w:val="20"/>
                  <w:szCs w:val="20"/>
                </w:rPr>
                <w:t>.504</w:t>
              </w:r>
            </w:ins>
            <w:del w:id="234" w:author="Risa" w:date="2021-12-13T09:40:00Z">
              <w:r w:rsidRPr="00457DA7" w:rsidDel="00C6371D">
                <w:rPr>
                  <w:rFonts w:eastAsia="Times New Roman"/>
                  <w:color w:val="000000"/>
                  <w:sz w:val="20"/>
                  <w:szCs w:val="20"/>
                </w:rPr>
                <w:delText>.</w:delText>
              </w:r>
            </w:del>
            <w:del w:id="235"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36C1F45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236" w:author="Risa" w:date="2021-12-13T09:41:00Z">
              <w:r w:rsidR="00C6371D">
                <w:rPr>
                  <w:rFonts w:eastAsia="Times New Roman"/>
                  <w:color w:val="000000"/>
                  <w:sz w:val="20"/>
                  <w:szCs w:val="20"/>
                </w:rPr>
                <w:t>478</w:t>
              </w:r>
            </w:ins>
            <w:del w:id="237"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3771FEDE"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ins w:id="238" w:author="Risa" w:date="2021-12-09T15:50:00Z">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ins>
            <w:del w:id="239" w:author="Risa" w:date="2021-12-09T15:50:00Z">
              <w:r w:rsidRPr="00457DA7" w:rsidDel="00936D50">
                <w:rPr>
                  <w:rFonts w:eastAsia="Times New Roman"/>
                  <w:color w:val="000000"/>
                  <w:sz w:val="20"/>
                  <w:szCs w:val="20"/>
                  <w:lang w:val="es-ES"/>
                </w:rPr>
                <w:delText>LMA</w:delText>
              </w:r>
            </w:del>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03FB1A40" w:rsidR="005D276D" w:rsidRPr="00457DA7" w:rsidRDefault="00C6371D" w:rsidP="00237CD4">
            <w:pPr>
              <w:jc w:val="center"/>
              <w:rPr>
                <w:rFonts w:eastAsia="Times New Roman"/>
                <w:color w:val="000000"/>
                <w:sz w:val="20"/>
                <w:szCs w:val="20"/>
              </w:rPr>
            </w:pPr>
            <w:ins w:id="240" w:author="Risa" w:date="2021-12-13T09:40:00Z">
              <w:r>
                <w:rPr>
                  <w:rFonts w:eastAsia="Times New Roman"/>
                  <w:color w:val="000000"/>
                  <w:sz w:val="20"/>
                  <w:szCs w:val="20"/>
                </w:rPr>
                <w:t>2.155</w:t>
              </w:r>
            </w:ins>
            <w:del w:id="241"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68229A23" w:rsidR="005D276D" w:rsidRPr="00602177" w:rsidRDefault="005D276D" w:rsidP="00237CD4">
            <w:pPr>
              <w:jc w:val="center"/>
              <w:rPr>
                <w:rFonts w:eastAsia="Times New Roman"/>
                <w:bCs/>
                <w:color w:val="000000"/>
                <w:sz w:val="20"/>
                <w:szCs w:val="20"/>
                <w:rPrChange w:id="242" w:author="Risa" w:date="2021-12-01T15:03:00Z">
                  <w:rPr>
                    <w:rFonts w:eastAsia="Times New Roman"/>
                    <w:b/>
                    <w:color w:val="000000"/>
                    <w:sz w:val="20"/>
                    <w:szCs w:val="20"/>
                  </w:rPr>
                </w:rPrChange>
              </w:rPr>
            </w:pPr>
            <w:commentRangeStart w:id="243"/>
            <w:r w:rsidRPr="00602177">
              <w:rPr>
                <w:rFonts w:eastAsia="Times New Roman"/>
                <w:bCs/>
                <w:color w:val="000000"/>
                <w:sz w:val="20"/>
                <w:szCs w:val="20"/>
                <w:rPrChange w:id="244" w:author="Risa" w:date="2021-12-01T15:03:00Z">
                  <w:rPr>
                    <w:rFonts w:eastAsia="Times New Roman"/>
                    <w:b/>
                    <w:color w:val="000000"/>
                    <w:sz w:val="20"/>
                    <w:szCs w:val="20"/>
                  </w:rPr>
                </w:rPrChange>
              </w:rPr>
              <w:t>0.</w:t>
            </w:r>
            <w:ins w:id="245" w:author="Risa" w:date="2021-12-01T15:03:00Z">
              <w:r w:rsidR="00602177" w:rsidRPr="00602177">
                <w:rPr>
                  <w:rFonts w:eastAsia="Times New Roman"/>
                  <w:bCs/>
                  <w:color w:val="000000"/>
                  <w:sz w:val="20"/>
                  <w:szCs w:val="20"/>
                  <w:rPrChange w:id="246" w:author="Risa" w:date="2021-12-01T15:03:00Z">
                    <w:rPr>
                      <w:rFonts w:eastAsia="Times New Roman"/>
                      <w:b/>
                      <w:color w:val="000000"/>
                      <w:sz w:val="20"/>
                      <w:szCs w:val="20"/>
                    </w:rPr>
                  </w:rPrChange>
                </w:rPr>
                <w:t>1</w:t>
              </w:r>
            </w:ins>
            <w:ins w:id="247" w:author="Risa" w:date="2021-12-13T09:41:00Z">
              <w:r w:rsidR="00C6371D">
                <w:rPr>
                  <w:rFonts w:eastAsia="Times New Roman"/>
                  <w:bCs/>
                  <w:color w:val="000000"/>
                  <w:sz w:val="20"/>
                  <w:szCs w:val="20"/>
                </w:rPr>
                <w:t>42</w:t>
              </w:r>
            </w:ins>
            <w:commentRangeEnd w:id="243"/>
            <w:ins w:id="248" w:author="Risa" w:date="2021-12-13T10:36:00Z">
              <w:r w:rsidR="00C661B2">
                <w:rPr>
                  <w:rStyle w:val="CommentReference"/>
                </w:rPr>
                <w:commentReference w:id="243"/>
              </w:r>
            </w:ins>
            <w:del w:id="249" w:author="Risa" w:date="2021-12-01T15:03:00Z">
              <w:r w:rsidRPr="00602177" w:rsidDel="00602177">
                <w:rPr>
                  <w:rFonts w:eastAsia="Times New Roman"/>
                  <w:bCs/>
                  <w:color w:val="000000"/>
                  <w:sz w:val="20"/>
                  <w:szCs w:val="20"/>
                  <w:rPrChange w:id="250" w:author="Risa" w:date="2021-12-01T15:03:00Z">
                    <w:rPr>
                      <w:rFonts w:eastAsia="Times New Roman"/>
                      <w:b/>
                      <w:color w:val="000000"/>
                      <w:sz w:val="20"/>
                      <w:szCs w:val="20"/>
                    </w:rPr>
                  </w:rPrChange>
                </w:rPr>
                <w:delText>035</w:delText>
              </w:r>
            </w:del>
          </w:p>
        </w:tc>
      </w:tr>
      <w:tr w:rsidR="005D276D" w:rsidRPr="00457DA7" w:rsidDel="00C6371D" w14:paraId="386A2922" w14:textId="573046C8" w:rsidTr="00237CD4">
        <w:trPr>
          <w:trHeight w:val="320"/>
          <w:del w:id="251" w:author="Risa" w:date="2021-12-13T09:40:00Z"/>
        </w:trPr>
        <w:tc>
          <w:tcPr>
            <w:tcW w:w="1750" w:type="pct"/>
            <w:shd w:val="clear" w:color="auto" w:fill="auto"/>
            <w:noWrap/>
            <w:vAlign w:val="center"/>
            <w:hideMark/>
          </w:tcPr>
          <w:p w14:paraId="392E7C97" w14:textId="13C560DA" w:rsidR="005D276D" w:rsidRPr="00457DA7" w:rsidDel="00C6371D" w:rsidRDefault="005D276D" w:rsidP="00237CD4">
            <w:pPr>
              <w:rPr>
                <w:del w:id="252" w:author="Risa" w:date="2021-12-13T09:40:00Z"/>
                <w:rFonts w:eastAsia="Times New Roman"/>
                <w:color w:val="000000"/>
                <w:sz w:val="20"/>
                <w:szCs w:val="20"/>
                <w:lang w:val="es-ES"/>
              </w:rPr>
            </w:pPr>
            <w:del w:id="253" w:author="Risa" w:date="2021-12-13T09:40:00Z">
              <w:r w:rsidRPr="00024346" w:rsidDel="00C6371D">
                <w:rPr>
                  <w:rFonts w:eastAsia="Times New Roman"/>
                  <w:color w:val="000000"/>
                </w:rPr>
                <w:delText>∆</w:delText>
              </w:r>
              <w:r w:rsidRPr="00457DA7" w:rsidDel="00C6371D">
                <w:rPr>
                  <w:rFonts w:eastAsia="Times New Roman"/>
                  <w:color w:val="000000"/>
                  <w:sz w:val="20"/>
                  <w:szCs w:val="20"/>
                  <w:lang w:val="es-ES"/>
                </w:rPr>
                <w:delText xml:space="preserve">AGB 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476E9109" w14:textId="1587D17C" w:rsidR="005D276D" w:rsidRPr="00457DA7" w:rsidDel="00C6371D" w:rsidRDefault="005D276D" w:rsidP="00237CD4">
            <w:pPr>
              <w:jc w:val="center"/>
              <w:rPr>
                <w:del w:id="254" w:author="Risa" w:date="2021-12-13T09:40:00Z"/>
                <w:rFonts w:eastAsia="Times New Roman"/>
                <w:color w:val="000000"/>
                <w:sz w:val="20"/>
                <w:szCs w:val="20"/>
              </w:rPr>
            </w:pPr>
            <w:del w:id="255"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77BEDA7C" w14:textId="66C21F47" w:rsidR="005D276D" w:rsidRPr="00457DA7" w:rsidDel="00C6371D" w:rsidRDefault="005D276D" w:rsidP="00237CD4">
            <w:pPr>
              <w:jc w:val="center"/>
              <w:rPr>
                <w:del w:id="256" w:author="Risa" w:date="2021-12-13T09:40:00Z"/>
                <w:rFonts w:eastAsia="Times New Roman"/>
                <w:color w:val="000000"/>
                <w:sz w:val="20"/>
                <w:szCs w:val="20"/>
              </w:rPr>
            </w:pPr>
            <w:del w:id="257" w:author="Risa" w:date="2021-12-13T09:40:00Z">
              <w:r w:rsidRPr="00457DA7" w:rsidDel="00C6371D">
                <w:rPr>
                  <w:rFonts w:eastAsia="Times New Roman"/>
                  <w:color w:val="000000"/>
                  <w:sz w:val="20"/>
                  <w:szCs w:val="20"/>
                </w:rPr>
                <w:delText>0.</w:delText>
              </w:r>
            </w:del>
            <w:del w:id="258"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B0197FC" w:rsidR="005D276D" w:rsidRPr="00457DA7" w:rsidDel="00C6371D" w:rsidRDefault="005D276D" w:rsidP="00237CD4">
            <w:pPr>
              <w:jc w:val="center"/>
              <w:rPr>
                <w:del w:id="259" w:author="Risa" w:date="2021-12-13T09:40:00Z"/>
                <w:rFonts w:eastAsia="Times New Roman"/>
                <w:color w:val="000000"/>
                <w:sz w:val="20"/>
                <w:szCs w:val="20"/>
              </w:rPr>
            </w:pPr>
            <w:del w:id="260" w:author="Risa" w:date="2021-12-13T09:40:00Z">
              <w:r w:rsidRPr="00457DA7" w:rsidDel="00C6371D">
                <w:rPr>
                  <w:rFonts w:eastAsia="Times New Roman"/>
                  <w:color w:val="000000"/>
                  <w:sz w:val="20"/>
                  <w:szCs w:val="20"/>
                </w:rPr>
                <w:delText>0.</w:delText>
              </w:r>
            </w:del>
            <w:del w:id="261" w:author="Risa" w:date="2021-12-01T15:03:00Z">
              <w:r w:rsidRPr="00457DA7" w:rsidDel="00602177">
                <w:rPr>
                  <w:rFonts w:eastAsia="Times New Roman"/>
                  <w:color w:val="000000"/>
                  <w:sz w:val="20"/>
                  <w:szCs w:val="20"/>
                </w:rPr>
                <w:delText>759</w:delText>
              </w:r>
            </w:del>
          </w:p>
        </w:tc>
      </w:tr>
      <w:tr w:rsidR="005D276D" w:rsidRPr="00457DA7" w:rsidDel="00C6371D" w14:paraId="6F30A4BE" w14:textId="6A081760" w:rsidTr="00237CD4">
        <w:trPr>
          <w:trHeight w:val="320"/>
          <w:del w:id="262" w:author="Risa" w:date="2021-12-13T09:40:00Z"/>
        </w:trPr>
        <w:tc>
          <w:tcPr>
            <w:tcW w:w="1750" w:type="pct"/>
            <w:shd w:val="clear" w:color="auto" w:fill="auto"/>
            <w:noWrap/>
            <w:vAlign w:val="center"/>
            <w:hideMark/>
          </w:tcPr>
          <w:p w14:paraId="5BB8DCE2" w14:textId="6EA846CD" w:rsidR="005D276D" w:rsidRPr="00457DA7" w:rsidDel="00C6371D" w:rsidRDefault="005D276D" w:rsidP="00237CD4">
            <w:pPr>
              <w:rPr>
                <w:del w:id="263" w:author="Risa" w:date="2021-12-13T09:40:00Z"/>
                <w:rFonts w:eastAsia="Times New Roman"/>
                <w:color w:val="000000"/>
                <w:sz w:val="20"/>
                <w:szCs w:val="20"/>
                <w:lang w:val="es-ES"/>
              </w:rPr>
            </w:pPr>
            <w:del w:id="264" w:author="Risa" w:date="2021-12-13T09:40:00Z">
              <w:r w:rsidRPr="00024346" w:rsidDel="00C6371D">
                <w:rPr>
                  <w:rFonts w:eastAsia="Times New Roman"/>
                  <w:color w:val="000000"/>
                </w:rPr>
                <w:delText>∆</w:delText>
              </w:r>
              <w:r w:rsidR="003A39A3" w:rsidDel="00C6371D">
                <w:rPr>
                  <w:rFonts w:eastAsia="Times New Roman"/>
                  <w:i/>
                  <w:color w:val="000000"/>
                  <w:sz w:val="20"/>
                  <w:szCs w:val="20"/>
                </w:rPr>
                <w:delText>M</w:delText>
              </w:r>
              <w:r w:rsidR="003A39A3" w:rsidDel="00C6371D">
                <w:rPr>
                  <w:rFonts w:eastAsia="Times New Roman"/>
                  <w:color w:val="000000"/>
                  <w:sz w:val="20"/>
                  <w:szCs w:val="20"/>
                  <w:vertAlign w:val="subscript"/>
                </w:rPr>
                <w:delText xml:space="preserve">area </w:delText>
              </w:r>
              <w:r w:rsidRPr="00457DA7" w:rsidDel="00C6371D">
                <w:rPr>
                  <w:rFonts w:eastAsia="Times New Roman"/>
                  <w:color w:val="000000"/>
                  <w:sz w:val="20"/>
                  <w:szCs w:val="20"/>
                  <w:lang w:val="es-ES"/>
                </w:rPr>
                <w:delText xml:space="preserve">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5DFEBAA4" w14:textId="4A76E299" w:rsidR="005D276D" w:rsidRPr="00457DA7" w:rsidDel="00C6371D" w:rsidRDefault="005D276D" w:rsidP="00237CD4">
            <w:pPr>
              <w:jc w:val="center"/>
              <w:rPr>
                <w:del w:id="265" w:author="Risa" w:date="2021-12-13T09:40:00Z"/>
                <w:rFonts w:eastAsia="Times New Roman"/>
                <w:color w:val="000000"/>
                <w:sz w:val="20"/>
                <w:szCs w:val="20"/>
              </w:rPr>
            </w:pPr>
            <w:del w:id="266"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104B1F0A" w14:textId="5E3E4C78" w:rsidR="005D276D" w:rsidRPr="00457DA7" w:rsidDel="00C6371D" w:rsidRDefault="005D276D" w:rsidP="00237CD4">
            <w:pPr>
              <w:jc w:val="center"/>
              <w:rPr>
                <w:del w:id="267" w:author="Risa" w:date="2021-12-13T09:40:00Z"/>
                <w:rFonts w:eastAsia="Times New Roman"/>
                <w:color w:val="000000"/>
                <w:sz w:val="20"/>
                <w:szCs w:val="20"/>
              </w:rPr>
            </w:pPr>
            <w:del w:id="268" w:author="Risa" w:date="2021-12-13T09:40:00Z">
              <w:r w:rsidRPr="00457DA7" w:rsidDel="00C6371D">
                <w:rPr>
                  <w:rFonts w:eastAsia="Times New Roman"/>
                  <w:color w:val="000000"/>
                  <w:sz w:val="20"/>
                  <w:szCs w:val="20"/>
                </w:rPr>
                <w:delText>1.</w:delText>
              </w:r>
            </w:del>
            <w:del w:id="269"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8888FF9" w:rsidR="005D276D" w:rsidRPr="00457DA7" w:rsidDel="00C6371D" w:rsidRDefault="005D276D" w:rsidP="00237CD4">
            <w:pPr>
              <w:jc w:val="center"/>
              <w:rPr>
                <w:del w:id="270" w:author="Risa" w:date="2021-12-13T09:40:00Z"/>
                <w:rFonts w:eastAsia="Times New Roman"/>
                <w:color w:val="000000"/>
                <w:sz w:val="20"/>
                <w:szCs w:val="20"/>
              </w:rPr>
            </w:pPr>
            <w:del w:id="271" w:author="Risa" w:date="2021-12-13T09:40:00Z">
              <w:r w:rsidRPr="00457DA7" w:rsidDel="00C6371D">
                <w:rPr>
                  <w:rFonts w:eastAsia="Times New Roman"/>
                  <w:color w:val="000000"/>
                  <w:sz w:val="20"/>
                  <w:szCs w:val="20"/>
                </w:rPr>
                <w:delText>0.</w:delText>
              </w:r>
            </w:del>
            <w:del w:id="272" w:author="Risa" w:date="2021-12-01T15:03:00Z">
              <w:r w:rsidRPr="00457DA7" w:rsidDel="00602177">
                <w:rPr>
                  <w:rFonts w:eastAsia="Times New Roman"/>
                  <w:color w:val="000000"/>
                  <w:sz w:val="20"/>
                  <w:szCs w:val="20"/>
                </w:rPr>
                <w:delText>274</w:delText>
              </w:r>
            </w:del>
          </w:p>
        </w:tc>
      </w:tr>
      <w:tr w:rsidR="005D276D" w:rsidRPr="00457DA7" w:rsidDel="00C6371D" w14:paraId="6FD8D423" w14:textId="7614FC9C" w:rsidTr="00237CD4">
        <w:trPr>
          <w:trHeight w:val="320"/>
          <w:del w:id="273" w:author="Risa" w:date="2021-12-13T09:40:00Z"/>
        </w:trPr>
        <w:tc>
          <w:tcPr>
            <w:tcW w:w="1750" w:type="pct"/>
            <w:tcBorders>
              <w:bottom w:val="single" w:sz="4" w:space="0" w:color="auto"/>
            </w:tcBorders>
            <w:shd w:val="clear" w:color="auto" w:fill="auto"/>
            <w:noWrap/>
            <w:vAlign w:val="center"/>
            <w:hideMark/>
          </w:tcPr>
          <w:p w14:paraId="382D0642" w14:textId="1C54656B" w:rsidR="005D276D" w:rsidRPr="00457DA7" w:rsidDel="00C6371D" w:rsidRDefault="005D276D" w:rsidP="00237CD4">
            <w:pPr>
              <w:rPr>
                <w:del w:id="274" w:author="Risa" w:date="2021-12-13T09:40:00Z"/>
                <w:rFonts w:eastAsia="Times New Roman"/>
                <w:color w:val="000000"/>
                <w:sz w:val="20"/>
                <w:szCs w:val="20"/>
              </w:rPr>
            </w:pPr>
            <w:del w:id="275" w:author="Risa" w:date="2021-12-13T09:40:00Z">
              <w:r w:rsidRPr="00024346" w:rsidDel="00C6371D">
                <w:rPr>
                  <w:rFonts w:eastAsia="Times New Roman"/>
                  <w:color w:val="000000"/>
                </w:rPr>
                <w:delText>∆</w:delText>
              </w:r>
              <w:r w:rsidRPr="00457DA7" w:rsidDel="00C6371D">
                <w:rPr>
                  <w:rFonts w:eastAsia="Times New Roman"/>
                  <w:color w:val="000000"/>
                  <w:sz w:val="20"/>
                  <w:szCs w:val="20"/>
                </w:rPr>
                <w:delText xml:space="preserve">AGB x </w:delText>
              </w:r>
              <w:r w:rsidRPr="00024346" w:rsidDel="00C6371D">
                <w:rPr>
                  <w:rFonts w:eastAsia="Times New Roman"/>
                  <w:color w:val="000000"/>
                </w:rPr>
                <w:delText>∆</w:delText>
              </w:r>
              <w:r w:rsidR="003A39A3" w:rsidDel="00C6371D">
                <w:rPr>
                  <w:rFonts w:eastAsia="Times New Roman"/>
                  <w:i/>
                  <w:color w:val="000000"/>
                  <w:sz w:val="20"/>
                  <w:szCs w:val="20"/>
                </w:rPr>
                <w:delText>M</w:delText>
              </w:r>
              <w:r w:rsidR="003A39A3" w:rsidDel="00C6371D">
                <w:rPr>
                  <w:rFonts w:eastAsia="Times New Roman"/>
                  <w:color w:val="000000"/>
                  <w:sz w:val="20"/>
                  <w:szCs w:val="20"/>
                  <w:vertAlign w:val="subscript"/>
                </w:rPr>
                <w:delText>area</w:delText>
              </w:r>
              <w:r w:rsidR="003A39A3" w:rsidDel="00C6371D">
                <w:rPr>
                  <w:rFonts w:eastAsia="Times New Roman"/>
                  <w:color w:val="000000"/>
                  <w:sz w:val="20"/>
                  <w:szCs w:val="20"/>
                </w:rPr>
                <w:delText xml:space="preserve"> </w:delText>
              </w:r>
              <w:r w:rsidRPr="00457DA7" w:rsidDel="00C6371D">
                <w:rPr>
                  <w:rFonts w:eastAsia="Times New Roman"/>
                  <w:color w:val="000000"/>
                  <w:sz w:val="20"/>
                  <w:szCs w:val="20"/>
                </w:rPr>
                <w:delText xml:space="preserve">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tcBorders>
              <w:bottom w:val="single" w:sz="4" w:space="0" w:color="auto"/>
            </w:tcBorders>
            <w:vAlign w:val="center"/>
          </w:tcPr>
          <w:p w14:paraId="3255E7EC" w14:textId="1FFEE43D" w:rsidR="005D276D" w:rsidRPr="00457DA7" w:rsidDel="00C6371D" w:rsidRDefault="005D276D" w:rsidP="00237CD4">
            <w:pPr>
              <w:jc w:val="center"/>
              <w:rPr>
                <w:del w:id="276" w:author="Risa" w:date="2021-12-13T09:40:00Z"/>
                <w:rFonts w:eastAsia="Times New Roman"/>
                <w:color w:val="000000"/>
                <w:sz w:val="20"/>
                <w:szCs w:val="20"/>
              </w:rPr>
            </w:pPr>
            <w:del w:id="277" w:author="Risa" w:date="2021-12-13T09:40:00Z">
              <w:r w:rsidRPr="00457DA7" w:rsidDel="00C6371D">
                <w:rPr>
                  <w:rFonts w:eastAsia="Times New Roman"/>
                  <w:color w:val="000000"/>
                  <w:sz w:val="20"/>
                  <w:szCs w:val="20"/>
                </w:rPr>
                <w:delText>1</w:delText>
              </w:r>
            </w:del>
          </w:p>
        </w:tc>
        <w:tc>
          <w:tcPr>
            <w:tcW w:w="1083" w:type="pct"/>
            <w:tcBorders>
              <w:bottom w:val="single" w:sz="4" w:space="0" w:color="auto"/>
            </w:tcBorders>
            <w:shd w:val="clear" w:color="auto" w:fill="auto"/>
            <w:noWrap/>
            <w:vAlign w:val="center"/>
            <w:hideMark/>
          </w:tcPr>
          <w:p w14:paraId="24AF0953" w14:textId="1D55F124" w:rsidR="005D276D" w:rsidRPr="00457DA7" w:rsidDel="00C6371D" w:rsidRDefault="005D276D" w:rsidP="00237CD4">
            <w:pPr>
              <w:jc w:val="center"/>
              <w:rPr>
                <w:del w:id="278" w:author="Risa" w:date="2021-12-13T09:40:00Z"/>
                <w:rFonts w:eastAsia="Times New Roman"/>
                <w:color w:val="000000"/>
                <w:sz w:val="20"/>
                <w:szCs w:val="20"/>
              </w:rPr>
            </w:pPr>
            <w:del w:id="279" w:author="Risa" w:date="2021-12-01T15:02:00Z">
              <w:r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0981972" w:rsidR="005D276D" w:rsidRPr="00602177" w:rsidDel="00C6371D" w:rsidRDefault="005D276D" w:rsidP="00237CD4">
            <w:pPr>
              <w:jc w:val="center"/>
              <w:rPr>
                <w:del w:id="280" w:author="Risa" w:date="2021-12-13T09:40:00Z"/>
                <w:rFonts w:eastAsia="Times New Roman"/>
                <w:i/>
                <w:iCs/>
                <w:color w:val="000000"/>
                <w:sz w:val="20"/>
                <w:szCs w:val="20"/>
                <w:rPrChange w:id="281" w:author="Risa" w:date="2021-12-01T15:04:00Z">
                  <w:rPr>
                    <w:del w:id="282" w:author="Risa" w:date="2021-12-13T09:40:00Z"/>
                    <w:rFonts w:eastAsia="Times New Roman"/>
                    <w:color w:val="000000"/>
                    <w:sz w:val="20"/>
                    <w:szCs w:val="20"/>
                  </w:rPr>
                </w:rPrChange>
              </w:rPr>
            </w:pPr>
            <w:del w:id="283" w:author="Risa" w:date="2021-12-13T09:40:00Z">
              <w:r w:rsidRPr="00602177" w:rsidDel="00C6371D">
                <w:rPr>
                  <w:rFonts w:eastAsia="Times New Roman"/>
                  <w:i/>
                  <w:iCs/>
                  <w:color w:val="000000"/>
                  <w:sz w:val="20"/>
                  <w:szCs w:val="20"/>
                  <w:rPrChange w:id="284" w:author="Risa" w:date="2021-12-01T15:04:00Z">
                    <w:rPr>
                      <w:rFonts w:eastAsia="Times New Roman"/>
                      <w:color w:val="000000"/>
                      <w:sz w:val="20"/>
                      <w:szCs w:val="20"/>
                    </w:rPr>
                  </w:rPrChange>
                </w:rPr>
                <w:delText>0.</w:delText>
              </w:r>
            </w:del>
            <w:del w:id="285" w:author="Risa" w:date="2021-12-01T15:03:00Z">
              <w:r w:rsidRPr="00602177" w:rsidDel="00602177">
                <w:rPr>
                  <w:rFonts w:eastAsia="Times New Roman"/>
                  <w:i/>
                  <w:iCs/>
                  <w:color w:val="000000"/>
                  <w:sz w:val="20"/>
                  <w:szCs w:val="20"/>
                  <w:rPrChange w:id="286" w:author="Risa" w:date="2021-12-01T15:04:00Z">
                    <w:rPr>
                      <w:rFonts w:eastAsia="Times New Roman"/>
                      <w:color w:val="000000"/>
                      <w:sz w:val="20"/>
                      <w:szCs w:val="20"/>
                    </w:rPr>
                  </w:rPrChange>
                </w:rPr>
                <w:delText>111</w:delText>
              </w:r>
            </w:del>
          </w:p>
        </w:tc>
      </w:tr>
    </w:tbl>
    <w:p w14:paraId="317CCD69" w14:textId="6858F71A" w:rsidR="00AE1760" w:rsidRPr="00F60BAA" w:rsidRDefault="005D276D" w:rsidP="00DA24C9">
      <w:pPr>
        <w:spacing w:line="480" w:lineRule="auto"/>
        <w:contextualSpacing/>
      </w:pPr>
      <w:r w:rsidRPr="00F60BAA">
        <w:rPr>
          <w:rPrChange w:id="287" w:author="Risa" w:date="2021-12-01T15:00:00Z">
            <w:rPr>
              <w:sz w:val="20"/>
              <w:szCs w:val="20"/>
            </w:rPr>
          </w:rPrChange>
        </w:rPr>
        <w:t xml:space="preserve">* P-values &lt; 0.05 are bolded and &lt; 0.1 are italicized. Sample size is </w:t>
      </w:r>
      <w:ins w:id="288" w:author="Risa" w:date="2021-12-13T09:41:00Z">
        <w:r w:rsidR="00FE6044">
          <w:t>328</w:t>
        </w:r>
      </w:ins>
      <w:commentRangeStart w:id="289"/>
      <w:del w:id="290" w:author="Risa" w:date="2021-12-01T16:24:00Z">
        <w:r w:rsidRPr="00F60BAA" w:rsidDel="00771C32">
          <w:rPr>
            <w:rPrChange w:id="291" w:author="Risa" w:date="2021-12-01T15:00:00Z">
              <w:rPr>
                <w:sz w:val="20"/>
                <w:szCs w:val="20"/>
              </w:rPr>
            </w:rPrChange>
          </w:rPr>
          <w:delText>310</w:delText>
        </w:r>
        <w:commentRangeEnd w:id="289"/>
        <w:r w:rsidR="00F60BAA" w:rsidDel="00771C32">
          <w:rPr>
            <w:rStyle w:val="CommentReference"/>
          </w:rPr>
          <w:commentReference w:id="289"/>
        </w:r>
      </w:del>
      <w:r w:rsidRPr="00F60BAA">
        <w:rPr>
          <w:rPrChange w:id="292" w:author="Risa" w:date="2021-12-01T15:00:00Z">
            <w:rPr>
              <w:sz w:val="20"/>
              <w:szCs w:val="20"/>
            </w:rPr>
          </w:rPrChange>
        </w:rPr>
        <w:t xml:space="preserve">. Key: </w:t>
      </w:r>
      <w:r w:rsidRPr="00F60BAA">
        <w:rPr>
          <w:rFonts w:eastAsia="Times New Roman"/>
          <w:color w:val="000000"/>
          <w:rPrChange w:id="293"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294" w:author="Risa" w:date="2021-12-01T15:00:00Z">
            <w:rPr>
              <w:rFonts w:eastAsia="Times New Roman"/>
              <w:color w:val="000000"/>
              <w:sz w:val="20"/>
              <w:szCs w:val="20"/>
              <w:vertAlign w:val="subscript"/>
            </w:rPr>
          </w:rPrChange>
        </w:rPr>
        <w:t>2</w:t>
      </w:r>
      <w:r w:rsidRPr="00F60BAA">
        <w:rPr>
          <w:rFonts w:eastAsia="Times New Roman"/>
          <w:color w:val="000000"/>
          <w:rPrChange w:id="295" w:author="Risa" w:date="2021-12-01T15:00:00Z">
            <w:rPr>
              <w:rFonts w:eastAsia="Times New Roman"/>
              <w:color w:val="000000"/>
              <w:sz w:val="20"/>
              <w:szCs w:val="20"/>
            </w:rPr>
          </w:rPrChange>
        </w:rPr>
        <w:t xml:space="preserve"> concentration</w:t>
      </w:r>
      <w:r w:rsidRPr="00F60BAA">
        <w:rPr>
          <w:rPrChange w:id="296" w:author="Risa" w:date="2021-12-01T15:00:00Z">
            <w:rPr>
              <w:sz w:val="20"/>
              <w:szCs w:val="20"/>
            </w:rPr>
          </w:rPrChange>
        </w:rPr>
        <w:t xml:space="preserve">, </w:t>
      </w:r>
      <w:proofErr w:type="spellStart"/>
      <w:r w:rsidRPr="00F60BAA">
        <w:rPr>
          <w:i/>
          <w:iCs/>
          <w:rPrChange w:id="297" w:author="Risa" w:date="2021-12-01T15:00:00Z">
            <w:rPr>
              <w:i/>
              <w:iCs/>
              <w:sz w:val="20"/>
              <w:szCs w:val="20"/>
            </w:rPr>
          </w:rPrChange>
        </w:rPr>
        <w:t>M</w:t>
      </w:r>
      <w:r w:rsidRPr="00F60BAA">
        <w:rPr>
          <w:vertAlign w:val="subscript"/>
          <w:rPrChange w:id="298" w:author="Risa" w:date="2021-12-01T15:00:00Z">
            <w:rPr>
              <w:sz w:val="20"/>
              <w:szCs w:val="20"/>
              <w:vertAlign w:val="subscript"/>
            </w:rPr>
          </w:rPrChange>
        </w:rPr>
        <w:t>area</w:t>
      </w:r>
      <w:proofErr w:type="spellEnd"/>
      <w:r w:rsidRPr="00F60BAA">
        <w:rPr>
          <w:rPrChange w:id="299"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26"/>
        <w:gridCol w:w="3855"/>
        <w:gridCol w:w="2069"/>
        <w:gridCol w:w="2016"/>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300" w:author="Nick Smith" w:date="2021-12-10T16:52:00Z">
              <w:r w:rsidR="002134EF">
                <w:rPr>
                  <w:rFonts w:eastAsia="Times New Roman"/>
                  <w:color w:val="000000"/>
                  <w:sz w:val="20"/>
                  <w:szCs w:val="20"/>
                </w:rPr>
                <w:t>%</w:t>
              </w:r>
            </w:ins>
          </w:p>
        </w:tc>
        <w:tc>
          <w:tcPr>
            <w:tcW w:w="2065" w:type="pct"/>
            <w:tcBorders>
              <w:top w:val="single" w:sz="4" w:space="0" w:color="auto"/>
            </w:tcBorders>
            <w:shd w:val="clear" w:color="auto" w:fill="auto"/>
            <w:noWrap/>
            <w:vAlign w:val="center"/>
            <w:hideMark/>
          </w:tcPr>
          <w:p w14:paraId="2020611A" w14:textId="6FED9D4C" w:rsidR="0070307F" w:rsidRPr="00457DA7" w:rsidRDefault="0072474D" w:rsidP="00237CD4">
            <w:pPr>
              <w:jc w:val="center"/>
              <w:rPr>
                <w:rFonts w:eastAsia="Times New Roman"/>
                <w:color w:val="000000"/>
                <w:sz w:val="20"/>
                <w:szCs w:val="20"/>
              </w:rPr>
            </w:pPr>
            <w:ins w:id="301" w:author="Risa" w:date="2021-12-13T09:49:00Z">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ins>
            <w:del w:id="302" w:author="Risa" w:date="2021-12-13T09:49:00Z">
              <w:r w:rsidR="0070307F" w:rsidDel="0072474D">
                <w:rPr>
                  <w:rFonts w:eastAsia="Times New Roman"/>
                  <w:color w:val="000000"/>
                  <w:sz w:val="20"/>
                  <w:szCs w:val="20"/>
                </w:rPr>
                <w:delText xml:space="preserve">0.003 </w:delText>
              </w:r>
              <w:r w:rsidR="0070307F" w:rsidRPr="002A3446" w:rsidDel="0072474D">
                <w:rPr>
                  <w:rFonts w:eastAsia="Times New Roman"/>
                  <w:color w:val="000000"/>
                  <w:sz w:val="20"/>
                  <w:szCs w:val="20"/>
                </w:rPr>
                <w:delText>±</w:delText>
              </w:r>
              <w:r w:rsidR="0070307F" w:rsidDel="0072474D">
                <w:rPr>
                  <w:rFonts w:eastAsia="Times New Roman"/>
                  <w:color w:val="000000"/>
                  <w:sz w:val="20"/>
                  <w:szCs w:val="20"/>
                </w:rPr>
                <w:delText xml:space="preserve"> 0.023</w:delText>
              </w:r>
            </w:del>
          </w:p>
        </w:tc>
        <w:tc>
          <w:tcPr>
            <w:tcW w:w="1083" w:type="pct"/>
            <w:tcBorders>
              <w:top w:val="single" w:sz="4" w:space="0" w:color="auto"/>
            </w:tcBorders>
            <w:shd w:val="clear" w:color="auto" w:fill="auto"/>
            <w:noWrap/>
            <w:vAlign w:val="center"/>
            <w:hideMark/>
          </w:tcPr>
          <w:p w14:paraId="1539E356" w14:textId="5148343C" w:rsidR="0070307F" w:rsidRPr="00457DA7" w:rsidRDefault="0072474D" w:rsidP="00237CD4">
            <w:pPr>
              <w:jc w:val="center"/>
              <w:rPr>
                <w:rFonts w:eastAsia="Times New Roman"/>
                <w:color w:val="000000"/>
                <w:sz w:val="20"/>
                <w:szCs w:val="20"/>
              </w:rPr>
            </w:pPr>
            <w:ins w:id="303" w:author="Risa" w:date="2021-12-13T09:48:00Z">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ins>
            <w:del w:id="304" w:author="Risa" w:date="2021-12-13T09:48:00Z">
              <w:r w:rsidR="0070307F" w:rsidDel="0072474D">
                <w:rPr>
                  <w:rFonts w:eastAsia="Times New Roman"/>
                  <w:color w:val="000000"/>
                  <w:sz w:val="20"/>
                  <w:szCs w:val="20"/>
                </w:rPr>
                <w:delText>-5.5</w:delText>
              </w:r>
            </w:del>
            <w:del w:id="305" w:author="Risa" w:date="2021-12-13T09:49:00Z">
              <w:r w:rsidR="0070307F" w:rsidDel="0072474D">
                <w:rPr>
                  <w:rFonts w:eastAsia="Times New Roman"/>
                  <w:color w:val="000000"/>
                  <w:sz w:val="20"/>
                  <w:szCs w:val="20"/>
                </w:rPr>
                <w:delText xml:space="preserve"> </w:delText>
              </w:r>
              <w:r w:rsidR="0070307F" w:rsidRPr="002A3446" w:rsidDel="0072474D">
                <w:rPr>
                  <w:rFonts w:eastAsia="Times New Roman"/>
                  <w:color w:val="000000"/>
                  <w:sz w:val="20"/>
                  <w:szCs w:val="20"/>
                </w:rPr>
                <w:delText>±</w:delText>
              </w:r>
              <w:r w:rsidR="0070307F" w:rsidDel="0072474D">
                <w:rPr>
                  <w:rFonts w:eastAsia="Times New Roman"/>
                  <w:color w:val="000000"/>
                  <w:sz w:val="20"/>
                  <w:szCs w:val="20"/>
                </w:rPr>
                <w:delText xml:space="preserve"> 6.02</w:delText>
              </w:r>
            </w:del>
          </w:p>
        </w:tc>
        <w:tc>
          <w:tcPr>
            <w:tcW w:w="1083" w:type="pct"/>
            <w:tcBorders>
              <w:top w:val="single" w:sz="4" w:space="0" w:color="auto"/>
            </w:tcBorders>
            <w:shd w:val="clear" w:color="auto" w:fill="auto"/>
            <w:noWrap/>
            <w:vAlign w:val="center"/>
            <w:hideMark/>
          </w:tcPr>
          <w:p w14:paraId="68D31941" w14:textId="40452618"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ins w:id="306" w:author="Risa" w:date="2021-12-13T10:33:00Z">
              <w:r w:rsidR="00367429" w:rsidRPr="00367429">
                <w:rPr>
                  <w:rFonts w:eastAsia="Times New Roman"/>
                  <w:color w:val="000000"/>
                  <w:sz w:val="20"/>
                  <w:szCs w:val="20"/>
                  <w:rPrChange w:id="307" w:author="Risa" w:date="2021-12-13T10:33:00Z">
                    <w:rPr>
                      <w:rFonts w:eastAsia="Times New Roman"/>
                      <w:color w:val="000000"/>
                      <w:sz w:val="20"/>
                      <w:szCs w:val="20"/>
                      <w:highlight w:val="yellow"/>
                    </w:rPr>
                  </w:rPrChange>
                </w:rPr>
                <w:t>704</w:t>
              </w:r>
            </w:ins>
            <w:del w:id="308" w:author="Risa" w:date="2021-12-13T10:33:00Z">
              <w:r w:rsidRPr="00367429" w:rsidDel="00367429">
                <w:rPr>
                  <w:rFonts w:eastAsia="Times New Roman"/>
                  <w:color w:val="000000"/>
                  <w:sz w:val="20"/>
                  <w:szCs w:val="20"/>
                </w:rPr>
                <w:delText>913</w:delText>
              </w:r>
            </w:del>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000F2325" w:rsidR="0070307F" w:rsidRPr="00457DA7" w:rsidRDefault="00AB0518" w:rsidP="00237CD4">
            <w:pPr>
              <w:jc w:val="center"/>
              <w:rPr>
                <w:rFonts w:eastAsia="Times New Roman"/>
                <w:color w:val="000000"/>
                <w:sz w:val="20"/>
                <w:szCs w:val="20"/>
              </w:rPr>
            </w:pPr>
            <w:ins w:id="309" w:author="Risa" w:date="2021-12-13T09:50:00Z">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ins>
            <w:ins w:id="310" w:author="Risa" w:date="2021-12-13T09:51:00Z">
              <w:r>
                <w:rPr>
                  <w:rFonts w:eastAsia="Times New Roman"/>
                  <w:color w:val="000000"/>
                  <w:sz w:val="20"/>
                  <w:szCs w:val="20"/>
                </w:rPr>
                <w:t>5</w:t>
              </w:r>
            </w:ins>
            <w:del w:id="311" w:author="Risa" w:date="2021-12-13T09:50:00Z">
              <w:r w:rsidR="0070307F" w:rsidDel="00AB0518">
                <w:rPr>
                  <w:rFonts w:eastAsia="Times New Roman"/>
                  <w:color w:val="000000"/>
                  <w:sz w:val="20"/>
                  <w:szCs w:val="20"/>
                </w:rPr>
                <w:delText xml:space="preserve">-0.027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0.016</w:delText>
              </w:r>
            </w:del>
          </w:p>
        </w:tc>
        <w:tc>
          <w:tcPr>
            <w:tcW w:w="1083" w:type="pct"/>
            <w:shd w:val="clear" w:color="auto" w:fill="auto"/>
            <w:noWrap/>
            <w:vAlign w:val="center"/>
            <w:hideMark/>
          </w:tcPr>
          <w:p w14:paraId="6EE918BD" w14:textId="0FF1B6C0" w:rsidR="0070307F" w:rsidRPr="00457DA7" w:rsidRDefault="00AB0518" w:rsidP="00237CD4">
            <w:pPr>
              <w:jc w:val="center"/>
              <w:rPr>
                <w:rFonts w:eastAsia="Times New Roman"/>
                <w:color w:val="000000"/>
                <w:sz w:val="20"/>
                <w:szCs w:val="20"/>
              </w:rPr>
            </w:pPr>
            <w:ins w:id="312" w:author="Risa" w:date="2021-12-13T09:49:00Z">
              <w:r w:rsidRPr="00AB0518">
                <w:rPr>
                  <w:rFonts w:eastAsia="Times New Roman"/>
                  <w:color w:val="000000"/>
                  <w:sz w:val="20"/>
                  <w:szCs w:val="20"/>
                </w:rPr>
                <w:t xml:space="preserve">20.1 </w:t>
              </w:r>
            </w:ins>
            <w:ins w:id="313" w:author="Risa" w:date="2021-12-13T09:50:00Z">
              <w:r w:rsidRPr="002A3446">
                <w:rPr>
                  <w:rFonts w:eastAsia="Times New Roman"/>
                  <w:color w:val="000000"/>
                  <w:sz w:val="20"/>
                  <w:szCs w:val="20"/>
                </w:rPr>
                <w:t>±</w:t>
              </w:r>
              <w:r>
                <w:rPr>
                  <w:rFonts w:eastAsia="Times New Roman"/>
                  <w:color w:val="000000"/>
                  <w:sz w:val="20"/>
                  <w:szCs w:val="20"/>
                </w:rPr>
                <w:t xml:space="preserve"> </w:t>
              </w:r>
            </w:ins>
            <w:ins w:id="314" w:author="Risa" w:date="2021-12-13T09:49:00Z">
              <w:r w:rsidRPr="00AB0518">
                <w:rPr>
                  <w:rFonts w:eastAsia="Times New Roman"/>
                  <w:color w:val="000000"/>
                  <w:sz w:val="20"/>
                  <w:szCs w:val="20"/>
                </w:rPr>
                <w:t>2.62</w:t>
              </w:r>
            </w:ins>
            <w:del w:id="315" w:author="Risa" w:date="2021-12-13T09:49:00Z">
              <w:r w:rsidR="0070307F" w:rsidDel="00AB0518">
                <w:rPr>
                  <w:rFonts w:eastAsia="Times New Roman"/>
                  <w:color w:val="000000"/>
                  <w:sz w:val="20"/>
                  <w:szCs w:val="20"/>
                </w:rPr>
                <w:delText xml:space="preserve">17.2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5.69</w:delText>
              </w:r>
            </w:del>
          </w:p>
        </w:tc>
        <w:tc>
          <w:tcPr>
            <w:tcW w:w="1083" w:type="pct"/>
            <w:shd w:val="clear" w:color="auto" w:fill="auto"/>
            <w:noWrap/>
            <w:vAlign w:val="center"/>
            <w:hideMark/>
          </w:tcPr>
          <w:p w14:paraId="7F6707F0" w14:textId="7F3DDADD" w:rsidR="0070307F" w:rsidRPr="00367429" w:rsidRDefault="0070307F" w:rsidP="00237CD4">
            <w:pPr>
              <w:jc w:val="center"/>
              <w:rPr>
                <w:rFonts w:eastAsia="Times New Roman"/>
                <w:color w:val="000000"/>
                <w:sz w:val="20"/>
                <w:szCs w:val="20"/>
                <w:rPrChange w:id="316" w:author="Risa" w:date="2021-12-13T10:33:00Z">
                  <w:rPr>
                    <w:rFonts w:eastAsia="Times New Roman"/>
                    <w:i/>
                    <w:iCs/>
                    <w:color w:val="000000"/>
                    <w:sz w:val="20"/>
                    <w:szCs w:val="20"/>
                  </w:rPr>
                </w:rPrChange>
              </w:rPr>
            </w:pPr>
            <w:r w:rsidRPr="00367429">
              <w:rPr>
                <w:rFonts w:eastAsia="Times New Roman"/>
                <w:color w:val="000000"/>
                <w:sz w:val="20"/>
                <w:szCs w:val="20"/>
                <w:rPrChange w:id="317" w:author="Risa" w:date="2021-12-13T10:33:00Z">
                  <w:rPr>
                    <w:rFonts w:eastAsia="Times New Roman"/>
                    <w:i/>
                    <w:iCs/>
                    <w:color w:val="000000"/>
                    <w:sz w:val="20"/>
                    <w:szCs w:val="20"/>
                  </w:rPr>
                </w:rPrChange>
              </w:rPr>
              <w:t>0.</w:t>
            </w:r>
            <w:ins w:id="318" w:author="Risa" w:date="2021-12-13T10:33:00Z">
              <w:r w:rsidR="00367429" w:rsidRPr="00367429">
                <w:rPr>
                  <w:rFonts w:eastAsia="Times New Roman"/>
                  <w:color w:val="000000"/>
                  <w:sz w:val="20"/>
                  <w:szCs w:val="20"/>
                  <w:rPrChange w:id="319" w:author="Risa" w:date="2021-12-13T10:33:00Z">
                    <w:rPr>
                      <w:rFonts w:eastAsia="Times New Roman"/>
                      <w:i/>
                      <w:iCs/>
                      <w:color w:val="000000"/>
                      <w:sz w:val="20"/>
                      <w:szCs w:val="20"/>
                      <w:highlight w:val="yellow"/>
                    </w:rPr>
                  </w:rPrChange>
                </w:rPr>
                <w:t>229</w:t>
              </w:r>
            </w:ins>
            <w:del w:id="320" w:author="Risa" w:date="2021-12-13T10:33:00Z">
              <w:r w:rsidRPr="00367429" w:rsidDel="00367429">
                <w:rPr>
                  <w:rFonts w:eastAsia="Times New Roman"/>
                  <w:color w:val="000000"/>
                  <w:sz w:val="20"/>
                  <w:szCs w:val="20"/>
                  <w:rPrChange w:id="321" w:author="Risa" w:date="2021-12-13T10:33:00Z">
                    <w:rPr>
                      <w:rFonts w:eastAsia="Times New Roman"/>
                      <w:i/>
                      <w:iCs/>
                      <w:color w:val="000000"/>
                      <w:sz w:val="20"/>
                      <w:szCs w:val="20"/>
                    </w:rPr>
                  </w:rPrChange>
                </w:rPr>
                <w:delText>091</w:delText>
              </w:r>
            </w:del>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322" w:author="Nick Smith" w:date="2021-12-10T16:52:00Z">
              <w:r w:rsidR="002134EF">
                <w:rPr>
                  <w:rFonts w:eastAsia="Times New Roman"/>
                  <w:color w:val="000000"/>
                  <w:sz w:val="20"/>
                  <w:szCs w:val="20"/>
                </w:rPr>
                <w:t>%</w:t>
              </w:r>
            </w:ins>
          </w:p>
        </w:tc>
        <w:tc>
          <w:tcPr>
            <w:tcW w:w="2065" w:type="pct"/>
            <w:tcBorders>
              <w:bottom w:val="single" w:sz="4" w:space="0" w:color="auto"/>
            </w:tcBorders>
            <w:shd w:val="clear" w:color="auto" w:fill="auto"/>
            <w:noWrap/>
            <w:vAlign w:val="center"/>
            <w:hideMark/>
          </w:tcPr>
          <w:p w14:paraId="2336C1E2" w14:textId="0A08F715" w:rsidR="0070307F" w:rsidRPr="00457DA7" w:rsidRDefault="00AB0518" w:rsidP="00237CD4">
            <w:pPr>
              <w:jc w:val="center"/>
              <w:rPr>
                <w:rFonts w:eastAsia="Times New Roman"/>
                <w:color w:val="000000"/>
                <w:sz w:val="20"/>
                <w:szCs w:val="20"/>
              </w:rPr>
            </w:pPr>
            <w:ins w:id="323" w:author="Risa" w:date="2021-12-13T09:50:00Z">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ins>
            <w:del w:id="324" w:author="Risa" w:date="2021-12-13T09:50:00Z">
              <w:r w:rsidR="0070307F" w:rsidDel="00AB0518">
                <w:rPr>
                  <w:rFonts w:eastAsia="Times New Roman"/>
                  <w:color w:val="000000"/>
                  <w:sz w:val="20"/>
                  <w:szCs w:val="20"/>
                </w:rPr>
                <w:delText xml:space="preserve">-0.056 </w:delText>
              </w:r>
              <w:r w:rsidR="0070307F" w:rsidRPr="002A3446" w:rsidDel="00AB0518">
                <w:rPr>
                  <w:rFonts w:eastAsia="Times New Roman"/>
                  <w:color w:val="000000"/>
                  <w:sz w:val="20"/>
                  <w:szCs w:val="20"/>
                </w:rPr>
                <w:delText xml:space="preserve">± </w:delText>
              </w:r>
              <w:r w:rsidR="0070307F" w:rsidDel="00AB0518">
                <w:rPr>
                  <w:rFonts w:eastAsia="Times New Roman"/>
                  <w:color w:val="000000"/>
                  <w:sz w:val="20"/>
                  <w:szCs w:val="20"/>
                </w:rPr>
                <w:delText>0.028</w:delText>
              </w:r>
            </w:del>
          </w:p>
        </w:tc>
        <w:tc>
          <w:tcPr>
            <w:tcW w:w="1083" w:type="pct"/>
            <w:tcBorders>
              <w:bottom w:val="single" w:sz="4" w:space="0" w:color="auto"/>
            </w:tcBorders>
            <w:shd w:val="clear" w:color="auto" w:fill="auto"/>
            <w:noWrap/>
            <w:vAlign w:val="center"/>
            <w:hideMark/>
          </w:tcPr>
          <w:p w14:paraId="06B8B2A1" w14:textId="65F9721C" w:rsidR="0070307F" w:rsidRPr="00457DA7" w:rsidRDefault="00AB0518" w:rsidP="00237CD4">
            <w:pPr>
              <w:jc w:val="center"/>
              <w:rPr>
                <w:rFonts w:eastAsia="Times New Roman"/>
                <w:color w:val="000000"/>
                <w:sz w:val="20"/>
                <w:szCs w:val="20"/>
              </w:rPr>
            </w:pPr>
            <w:ins w:id="325" w:author="Risa" w:date="2021-12-13T09:50:00Z">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ins>
            <w:del w:id="326" w:author="Risa" w:date="2021-12-13T09:50:00Z">
              <w:r w:rsidR="0070307F" w:rsidDel="00AB0518">
                <w:rPr>
                  <w:rFonts w:eastAsia="Times New Roman"/>
                  <w:color w:val="000000"/>
                  <w:sz w:val="20"/>
                  <w:szCs w:val="20"/>
                </w:rPr>
                <w:delText xml:space="preserve">39.9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6.29</w:delText>
              </w:r>
            </w:del>
          </w:p>
        </w:tc>
        <w:tc>
          <w:tcPr>
            <w:tcW w:w="1083" w:type="pct"/>
            <w:tcBorders>
              <w:bottom w:val="single" w:sz="4" w:space="0" w:color="auto"/>
            </w:tcBorders>
            <w:shd w:val="clear" w:color="auto" w:fill="auto"/>
            <w:noWrap/>
            <w:vAlign w:val="center"/>
            <w:hideMark/>
          </w:tcPr>
          <w:p w14:paraId="76A96E73" w14:textId="69802D8E" w:rsidR="0070307F" w:rsidRPr="00367429" w:rsidRDefault="0070307F" w:rsidP="00237CD4">
            <w:pPr>
              <w:jc w:val="center"/>
              <w:rPr>
                <w:rFonts w:eastAsia="Times New Roman"/>
                <w:color w:val="000000"/>
                <w:sz w:val="20"/>
                <w:szCs w:val="20"/>
                <w:rPrChange w:id="327" w:author="Risa" w:date="2021-12-13T10:33:00Z">
                  <w:rPr>
                    <w:rFonts w:eastAsia="Times New Roman"/>
                    <w:b/>
                    <w:bCs/>
                    <w:color w:val="000000"/>
                    <w:sz w:val="20"/>
                    <w:szCs w:val="20"/>
                  </w:rPr>
                </w:rPrChange>
              </w:rPr>
            </w:pPr>
            <w:r w:rsidRPr="00367429">
              <w:rPr>
                <w:rFonts w:eastAsia="Times New Roman"/>
                <w:color w:val="000000"/>
                <w:sz w:val="20"/>
                <w:szCs w:val="20"/>
                <w:rPrChange w:id="328" w:author="Risa" w:date="2021-12-13T10:33:00Z">
                  <w:rPr>
                    <w:rFonts w:eastAsia="Times New Roman"/>
                    <w:b/>
                    <w:bCs/>
                    <w:color w:val="000000"/>
                    <w:sz w:val="20"/>
                    <w:szCs w:val="20"/>
                  </w:rPr>
                </w:rPrChange>
              </w:rPr>
              <w:t>0.0</w:t>
            </w:r>
            <w:ins w:id="329" w:author="Risa" w:date="2021-12-13T10:33:00Z">
              <w:r w:rsidR="00367429" w:rsidRPr="00367429">
                <w:rPr>
                  <w:rFonts w:eastAsia="Times New Roman"/>
                  <w:color w:val="000000"/>
                  <w:sz w:val="20"/>
                  <w:szCs w:val="20"/>
                  <w:rPrChange w:id="330" w:author="Risa" w:date="2021-12-13T10:33:00Z">
                    <w:rPr>
                      <w:rFonts w:eastAsia="Times New Roman"/>
                      <w:b/>
                      <w:bCs/>
                      <w:color w:val="000000"/>
                      <w:sz w:val="20"/>
                      <w:szCs w:val="20"/>
                      <w:highlight w:val="yellow"/>
                    </w:rPr>
                  </w:rPrChange>
                </w:rPr>
                <w:t>87</w:t>
              </w:r>
            </w:ins>
            <w:del w:id="331" w:author="Risa" w:date="2021-12-13T10:33:00Z">
              <w:r w:rsidRPr="00367429" w:rsidDel="00367429">
                <w:rPr>
                  <w:rFonts w:eastAsia="Times New Roman"/>
                  <w:color w:val="000000"/>
                  <w:sz w:val="20"/>
                  <w:szCs w:val="20"/>
                  <w:rPrChange w:id="332" w:author="Risa" w:date="2021-12-13T10:33:00Z">
                    <w:rPr>
                      <w:rFonts w:eastAsia="Times New Roman"/>
                      <w:b/>
                      <w:bCs/>
                      <w:color w:val="000000"/>
                      <w:sz w:val="20"/>
                      <w:szCs w:val="20"/>
                    </w:rPr>
                  </w:rPrChange>
                </w:rPr>
                <w:delText>48</w:delText>
              </w:r>
            </w:del>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257B16A0" w:rsidR="00745361" w:rsidRPr="001B44B1" w:rsidRDefault="00FB2742" w:rsidP="00DA24C9">
      <w:pPr>
        <w:spacing w:line="480" w:lineRule="auto"/>
        <w:contextualSpacing/>
        <w:rPr>
          <w:rFonts w:eastAsia="Times New Roman"/>
          <w:b/>
          <w:bCs/>
          <w:color w:val="000000"/>
        </w:rPr>
      </w:pPr>
      <w:del w:id="333" w:author="Risa" w:date="2021-12-01T15:04:00Z">
        <w:r w:rsidDel="000B42B7">
          <w:rPr>
            <w:rFonts w:eastAsia="Times New Roman"/>
            <w:b/>
            <w:bCs/>
            <w:noProof/>
            <w:color w:val="000000"/>
          </w:rPr>
          <w:drawing>
            <wp:inline distT="0" distB="0" distL="0" distR="0" wp14:anchorId="6151246F" wp14:editId="19536DCA">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ins w:id="334" w:author="Risa" w:date="2021-12-13T14:54:00Z">
        <w:r w:rsidR="001E3889">
          <w:rPr>
            <w:rFonts w:eastAsia="Times New Roman"/>
            <w:b/>
            <w:bCs/>
            <w:noProof/>
            <w:color w:val="000000"/>
          </w:rPr>
          <w:drawing>
            <wp:inline distT="0" distB="0" distL="0" distR="0" wp14:anchorId="7E1FB590" wp14:editId="69727072">
              <wp:extent cx="5943600" cy="39636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ins>
    </w:p>
    <w:p w14:paraId="78443806" w14:textId="01057C6A"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ins w:id="335" w:author="Risa" w:date="2021-12-13T10:35:00Z">
        <w:r w:rsidR="00557A9E" w:rsidRPr="00557A9E">
          <w:rPr>
            <w:b w:val="0"/>
            <w:bCs w:val="0"/>
            <w:color w:val="000000"/>
            <w:sz w:val="24"/>
            <w:szCs w:val="24"/>
            <w:rPrChange w:id="336" w:author="Risa" w:date="2021-12-13T10:36:00Z">
              <w:rPr>
                <w:b w:val="0"/>
                <w:bCs w:val="0"/>
                <w:color w:val="000000"/>
                <w:sz w:val="24"/>
                <w:szCs w:val="24"/>
                <w:highlight w:val="yellow"/>
              </w:rPr>
            </w:rPrChange>
          </w:rPr>
          <w:t>8</w:t>
        </w:r>
      </w:ins>
      <w:ins w:id="337" w:author="Risa" w:date="2021-12-13T10:36:00Z">
        <w:r w:rsidR="00557A9E" w:rsidRPr="00557A9E">
          <w:rPr>
            <w:b w:val="0"/>
            <w:bCs w:val="0"/>
            <w:color w:val="000000"/>
            <w:sz w:val="24"/>
            <w:szCs w:val="24"/>
            <w:rPrChange w:id="338" w:author="Risa" w:date="2021-12-13T10:36:00Z">
              <w:rPr>
                <w:b w:val="0"/>
                <w:bCs w:val="0"/>
                <w:color w:val="000000"/>
                <w:sz w:val="24"/>
                <w:szCs w:val="24"/>
                <w:highlight w:val="yellow"/>
              </w:rPr>
            </w:rPrChange>
          </w:rPr>
          <w:t>7</w:t>
        </w:r>
      </w:ins>
      <w:del w:id="339" w:author="Risa" w:date="2021-12-13T10:35:00Z">
        <w:r w:rsidR="00B25CDC" w:rsidRPr="009F6440" w:rsidDel="00557A9E">
          <w:rPr>
            <w:b w:val="0"/>
            <w:bCs w:val="0"/>
            <w:color w:val="000000"/>
            <w:sz w:val="24"/>
            <w:szCs w:val="24"/>
            <w:highlight w:val="yellow"/>
            <w:rPrChange w:id="340" w:author="Risa" w:date="2021-12-13T10:27:00Z">
              <w:rPr>
                <w:b w:val="0"/>
                <w:bCs w:val="0"/>
                <w:color w:val="000000"/>
                <w:sz w:val="24"/>
                <w:szCs w:val="24"/>
              </w:rPr>
            </w:rPrChange>
          </w:rPr>
          <w:delText>48</w:delText>
        </w:r>
      </w:del>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ins w:id="341" w:author="Risa" w:date="2021-12-13T10:36:00Z">
        <w:r w:rsidR="00557A9E" w:rsidRPr="00557A9E">
          <w:rPr>
            <w:b w:val="0"/>
            <w:bCs w:val="0"/>
            <w:color w:val="000000"/>
            <w:sz w:val="24"/>
            <w:szCs w:val="24"/>
            <w:rPrChange w:id="342" w:author="Risa" w:date="2021-12-13T10:36:00Z">
              <w:rPr>
                <w:b w:val="0"/>
                <w:bCs w:val="0"/>
                <w:color w:val="000000"/>
                <w:sz w:val="24"/>
                <w:szCs w:val="24"/>
                <w:highlight w:val="yellow"/>
              </w:rPr>
            </w:rPrChange>
          </w:rPr>
          <w:t>229</w:t>
        </w:r>
      </w:ins>
      <w:del w:id="343" w:author="Risa" w:date="2021-12-13T10:36:00Z">
        <w:r w:rsidR="00B25CDC" w:rsidRPr="009F6440" w:rsidDel="00557A9E">
          <w:rPr>
            <w:b w:val="0"/>
            <w:bCs w:val="0"/>
            <w:color w:val="000000"/>
            <w:sz w:val="24"/>
            <w:szCs w:val="24"/>
            <w:highlight w:val="yellow"/>
            <w:rPrChange w:id="344" w:author="Risa" w:date="2021-12-13T10:27:00Z">
              <w:rPr>
                <w:b w:val="0"/>
                <w:bCs w:val="0"/>
                <w:color w:val="000000"/>
                <w:sz w:val="24"/>
                <w:szCs w:val="24"/>
              </w:rPr>
            </w:rPrChange>
          </w:rPr>
          <w:delText>091</w:delText>
        </w:r>
      </w:del>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ins w:id="345" w:author="Risa" w:date="2021-12-13T10:36:00Z">
        <w:r w:rsidR="00557A9E" w:rsidRPr="00557A9E">
          <w:rPr>
            <w:b w:val="0"/>
            <w:bCs w:val="0"/>
            <w:color w:val="000000"/>
            <w:sz w:val="24"/>
            <w:szCs w:val="24"/>
            <w:rPrChange w:id="346" w:author="Risa" w:date="2021-12-13T10:36:00Z">
              <w:rPr>
                <w:b w:val="0"/>
                <w:bCs w:val="0"/>
                <w:color w:val="000000"/>
                <w:sz w:val="24"/>
                <w:szCs w:val="24"/>
                <w:highlight w:val="yellow"/>
              </w:rPr>
            </w:rPrChange>
          </w:rPr>
          <w:t>704</w:t>
        </w:r>
      </w:ins>
      <w:del w:id="347" w:author="Risa" w:date="2021-12-13T10:36:00Z">
        <w:r w:rsidR="00B25CDC" w:rsidRPr="009F6440" w:rsidDel="00557A9E">
          <w:rPr>
            <w:b w:val="0"/>
            <w:bCs w:val="0"/>
            <w:color w:val="000000"/>
            <w:sz w:val="24"/>
            <w:szCs w:val="24"/>
            <w:highlight w:val="yellow"/>
            <w:rPrChange w:id="348" w:author="Risa" w:date="2021-12-13T10:27:00Z">
              <w:rPr>
                <w:b w:val="0"/>
                <w:bCs w:val="0"/>
                <w:color w:val="000000"/>
                <w:sz w:val="24"/>
                <w:szCs w:val="24"/>
              </w:rPr>
            </w:rPrChange>
          </w:rPr>
          <w:delText>913</w:delText>
        </w:r>
      </w:del>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349"/>
      <w:r w:rsidRPr="001B44B1">
        <w:rPr>
          <w:rFonts w:eastAsia="Times New Roman"/>
          <w:b/>
          <w:bCs/>
          <w:color w:val="000000"/>
        </w:rPr>
        <w:lastRenderedPageBreak/>
        <w:t>Discussion</w:t>
      </w:r>
      <w:commentRangeEnd w:id="349"/>
      <w:r w:rsidR="00C46345">
        <w:rPr>
          <w:rStyle w:val="CommentReference"/>
        </w:rPr>
        <w:commentReference w:id="349"/>
      </w:r>
    </w:p>
    <w:p w14:paraId="14567134" w14:textId="7177E4A4"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107E80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A54D1FF"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530904BE"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r w:rsidR="004F40BE">
        <w:t xml:space="preserve"> and</w:t>
      </w:r>
      <w:r w:rsidR="00A67554">
        <w:t xml:space="preserve"> addition</w:t>
      </w:r>
      <w:r w:rsidR="004F40BE">
        <w:t>al</w:t>
      </w:r>
      <w:r w:rsidR="00A67554">
        <w:t xml:space="preserve"> </w:t>
      </w:r>
      <w:r w:rsidR="00BB26B3">
        <w:t>13</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73BAC30E"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5ED9E2A6"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critical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350"/>
      <w:r>
        <w:rPr>
          <w:b/>
        </w:rPr>
        <w:t>Acknowledgements</w:t>
      </w:r>
      <w:commentRangeEnd w:id="350"/>
      <w:r w:rsidR="00DD7DE1">
        <w:rPr>
          <w:rStyle w:val="CommentReference"/>
        </w:rPr>
        <w:commentReference w:id="350"/>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 xml:space="preserve">Methods in </w:t>
      </w:r>
      <w:r w:rsidRPr="000E55C7">
        <w:rPr>
          <w:i/>
          <w:iCs/>
          <w:noProof/>
        </w:rPr>
        <w:lastRenderedPageBreak/>
        <w:t>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xml:space="preserve">, </w:t>
      </w:r>
      <w:r w:rsidRPr="000E55C7">
        <w:rPr>
          <w:noProof/>
        </w:rPr>
        <w:lastRenderedPageBreak/>
        <w:t>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xml:space="preserve">. </w:t>
      </w:r>
      <w:r w:rsidRPr="000E55C7">
        <w:rPr>
          <w:noProof/>
        </w:rPr>
        <w:lastRenderedPageBreak/>
        <w:t>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w:t>
      </w:r>
      <w:r w:rsidRPr="000E55C7">
        <w:rPr>
          <w:noProof/>
        </w:rPr>
        <w:lastRenderedPageBreak/>
        <w:t xml:space="preserve">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w:t>
      </w:r>
      <w:r w:rsidRPr="000E55C7">
        <w:rPr>
          <w:noProof/>
        </w:rPr>
        <w:lastRenderedPageBreak/>
        <w:t xml:space="preserve">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Risa" w:date="2021-12-13T16:05:00Z" w:initials="RM">
    <w:p w14:paraId="29B1C7EE" w14:textId="1DF17E62" w:rsidR="00B43598" w:rsidRDefault="00B43598">
      <w:pPr>
        <w:pStyle w:val="CommentText"/>
      </w:pPr>
      <w:r>
        <w:rPr>
          <w:rStyle w:val="CommentReference"/>
        </w:rPr>
        <w:annotationRef/>
      </w:r>
      <w:r>
        <w:t>Here’s the map! The code is in the analysis script</w:t>
      </w:r>
    </w:p>
  </w:comment>
  <w:comment w:id="116" w:author="Risa" w:date="2021-12-13T10:37:00Z" w:initials="RM">
    <w:p w14:paraId="32DFF7EB" w14:textId="3CA8A6A1" w:rsidR="002D1342" w:rsidRDefault="002D1342">
      <w:pPr>
        <w:pStyle w:val="CommentText"/>
      </w:pPr>
      <w:r>
        <w:rPr>
          <w:rStyle w:val="CommentReference"/>
        </w:rPr>
        <w:annotationRef/>
      </w:r>
      <w:r>
        <w:t>Can you double check all of these percentages? I wasn’t totally sure where you calculated them in the R script</w:t>
      </w:r>
    </w:p>
  </w:comment>
  <w:comment w:id="243" w:author="Risa" w:date="2021-12-13T10:36:00Z" w:initials="RM">
    <w:p w14:paraId="4F748A82" w14:textId="1B74F226" w:rsidR="00C661B2" w:rsidRDefault="00C661B2">
      <w:pPr>
        <w:pStyle w:val="CommentText"/>
      </w:pPr>
      <w:r>
        <w:rPr>
          <w:rStyle w:val="CommentReference"/>
        </w:rPr>
        <w:annotationRef/>
      </w:r>
      <w:r>
        <w:t xml:space="preserve">Not sure if this is a different result than you got, because there doesn’t seem to be an interaction between </w:t>
      </w:r>
      <w:r w:rsidRPr="00024346">
        <w:rPr>
          <w:rFonts w:eastAsia="Times New Roman"/>
          <w:color w:val="000000"/>
        </w:rPr>
        <w:t>∆</w:t>
      </w:r>
      <w:r w:rsidRPr="00C661B2">
        <w:rPr>
          <w:rFonts w:eastAsia="Times New Roman"/>
          <w:color w:val="000000"/>
        </w:rPr>
        <w:t xml:space="preserve">AGB </w:t>
      </w:r>
      <w:r>
        <w:rPr>
          <w:rFonts w:eastAsia="Times New Roman"/>
          <w:color w:val="000000"/>
        </w:rPr>
        <w:t>and</w:t>
      </w:r>
      <w:r w:rsidRPr="00C661B2">
        <w:rPr>
          <w:rFonts w:eastAsia="Times New Roman"/>
          <w:color w:val="000000"/>
        </w:rPr>
        <w:t xml:space="preserve"> </w:t>
      </w:r>
      <w:r w:rsidRPr="00024346">
        <w:rPr>
          <w:rFonts w:eastAsia="Times New Roman"/>
          <w:color w:val="000000"/>
        </w:rPr>
        <w:t>∆</w:t>
      </w:r>
      <w:proofErr w:type="spellStart"/>
      <w:r>
        <w:rPr>
          <w:rFonts w:eastAsia="Times New Roman"/>
          <w:i/>
          <w:color w:val="000000"/>
        </w:rPr>
        <w:t>M</w:t>
      </w:r>
      <w:r>
        <w:rPr>
          <w:rFonts w:eastAsia="Times New Roman"/>
          <w:color w:val="000000"/>
          <w:vertAlign w:val="subscript"/>
        </w:rPr>
        <w:t>area</w:t>
      </w:r>
      <w:proofErr w:type="spellEnd"/>
      <w:r>
        <w:rPr>
          <w:rFonts w:eastAsia="Times New Roman"/>
          <w:color w:val="000000"/>
          <w:vertAlign w:val="subscript"/>
        </w:rPr>
        <w:t xml:space="preserve"> </w:t>
      </w:r>
    </w:p>
  </w:comment>
  <w:comment w:id="289" w:author="Risa" w:date="2021-12-01T15:00:00Z" w:initials="RM">
    <w:p w14:paraId="5C59C264" w14:textId="3E0BC29F" w:rsidR="00320FB0" w:rsidRDefault="00320FB0">
      <w:pPr>
        <w:pStyle w:val="CommentText"/>
      </w:pPr>
      <w:r>
        <w:rPr>
          <w:rStyle w:val="CommentReference"/>
        </w:rPr>
        <w:annotationRef/>
      </w:r>
      <w:r>
        <w:t>Double check</w:t>
      </w:r>
    </w:p>
  </w:comment>
  <w:comment w:id="349" w:author="Nick Smith" w:date="2021-10-07T16:05:00Z" w:initials="NGS">
    <w:p w14:paraId="39556F6B" w14:textId="77777777" w:rsidR="00320FB0" w:rsidRDefault="00320FB0">
      <w:pPr>
        <w:pStyle w:val="CommentText"/>
      </w:pPr>
      <w:r>
        <w:rPr>
          <w:rStyle w:val="CommentReference"/>
        </w:rPr>
        <w:annotationRef/>
      </w:r>
      <w:r>
        <w:t>Limitations:</w:t>
      </w:r>
    </w:p>
    <w:p w14:paraId="345FDF78" w14:textId="77777777" w:rsidR="00320FB0" w:rsidRDefault="00320FB0" w:rsidP="00C46345">
      <w:pPr>
        <w:pStyle w:val="CommentText"/>
        <w:numPr>
          <w:ilvl w:val="0"/>
          <w:numId w:val="9"/>
        </w:numPr>
      </w:pPr>
      <w:r>
        <w:t xml:space="preserve"> Categorical soil N, continuous would be better as we don’t know background N</w:t>
      </w:r>
    </w:p>
    <w:p w14:paraId="6D685F99" w14:textId="60FBBBC8" w:rsidR="00320FB0" w:rsidRDefault="00320FB0" w:rsidP="00C46345">
      <w:pPr>
        <w:pStyle w:val="CommentText"/>
        <w:numPr>
          <w:ilvl w:val="0"/>
          <w:numId w:val="9"/>
        </w:numPr>
      </w:pPr>
    </w:p>
  </w:comment>
  <w:comment w:id="350"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B1C7EE" w15:done="0"/>
  <w15:commentEx w15:paraId="32DFF7EB" w15:done="0"/>
  <w15:commentEx w15:paraId="4F748A82" w15:done="0"/>
  <w15:commentEx w15:paraId="5C59C264"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EDAD" w16cex:dateUtc="2021-12-13T21:05:00Z"/>
  <w16cex:commentExtensible w16cex:durableId="2561A100" w16cex:dateUtc="2021-12-13T15:37:00Z"/>
  <w16cex:commentExtensible w16cex:durableId="2561A0BE" w16cex:dateUtc="2021-12-13T15:36:00Z"/>
  <w16cex:commentExtensible w16cex:durableId="25520C8A" w16cex:dateUtc="2021-12-01T20:00: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B1C7EE" w16cid:durableId="2561EDAD"/>
  <w16cid:commentId w16cid:paraId="32DFF7EB" w16cid:durableId="2561A100"/>
  <w16cid:commentId w16cid:paraId="4F748A82" w16cid:durableId="2561A0BE"/>
  <w16cid:commentId w16cid:paraId="5C59C264" w16cid:durableId="25520C8A"/>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C341" w14:textId="77777777" w:rsidR="007C24E0" w:rsidRDefault="007C24E0" w:rsidP="001B44B1">
      <w:r>
        <w:separator/>
      </w:r>
    </w:p>
  </w:endnote>
  <w:endnote w:type="continuationSeparator" w:id="0">
    <w:p w14:paraId="552A86FC" w14:textId="77777777" w:rsidR="007C24E0" w:rsidRDefault="007C24E0"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3E9F" w14:textId="77777777" w:rsidR="007C24E0" w:rsidRDefault="007C24E0" w:rsidP="001B44B1">
      <w:r>
        <w:separator/>
      </w:r>
    </w:p>
  </w:footnote>
  <w:footnote w:type="continuationSeparator" w:id="0">
    <w:p w14:paraId="74AA760A" w14:textId="77777777" w:rsidR="007C24E0" w:rsidRDefault="007C24E0"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5EAE"/>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704D1"/>
    <w:rsid w:val="00381A62"/>
    <w:rsid w:val="00383758"/>
    <w:rsid w:val="00386522"/>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74D"/>
    <w:rsid w:val="00724D3E"/>
    <w:rsid w:val="007336E0"/>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A5B56"/>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7DE1"/>
    <w:rsid w:val="00DE1890"/>
    <w:rsid w:val="00DF2B7A"/>
    <w:rsid w:val="00E009DE"/>
    <w:rsid w:val="00E019F3"/>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0C69-BC5B-314E-8EBE-60DA8CB7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44</Pages>
  <Words>71399</Words>
  <Characters>406978</Characters>
  <Application>Microsoft Office Word</Application>
  <DocSecurity>0</DocSecurity>
  <Lines>3391</Lines>
  <Paragraphs>954</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35</cp:revision>
  <dcterms:created xsi:type="dcterms:W3CDTF">2021-12-10T15:37:00Z</dcterms:created>
  <dcterms:modified xsi:type="dcterms:W3CDTF">2021-12-13T21:07:00Z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