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8384FC" w14:textId="250E4483" w:rsidR="00361685" w:rsidRPr="008531D1" w:rsidRDefault="00F86558" w:rsidP="00B05AC4">
      <w:pPr>
        <w:spacing w:line="480" w:lineRule="auto"/>
        <w:contextualSpacing/>
        <w:rPr>
          <w:rFonts w:eastAsia="Times New Roman"/>
        </w:rPr>
      </w:pPr>
      <w:r>
        <w:rPr>
          <w:rFonts w:eastAsia="Times New Roman"/>
          <w:b/>
          <w:bCs/>
          <w:color w:val="000000"/>
        </w:rPr>
        <w:t>W</w:t>
      </w:r>
      <w:r w:rsidR="00361685" w:rsidRPr="008531D1">
        <w:rPr>
          <w:rFonts w:eastAsia="Times New Roman"/>
          <w:b/>
          <w:bCs/>
          <w:color w:val="000000"/>
        </w:rPr>
        <w:t>hole-plant</w:t>
      </w:r>
      <w:r>
        <w:rPr>
          <w:rFonts w:eastAsia="Times New Roman"/>
          <w:b/>
          <w:bCs/>
          <w:color w:val="000000"/>
        </w:rPr>
        <w:t xml:space="preserve"> growth and leaf-level nitrogen responses </w:t>
      </w:r>
      <w:r w:rsidR="00361685" w:rsidRPr="008531D1">
        <w:rPr>
          <w:rFonts w:eastAsia="Times New Roman"/>
          <w:b/>
          <w:bCs/>
          <w:color w:val="000000"/>
        </w:rPr>
        <w:t>to soil nitrogen addition</w:t>
      </w:r>
      <w:r>
        <w:rPr>
          <w:rFonts w:eastAsia="Times New Roman"/>
          <w:b/>
          <w:bCs/>
          <w:color w:val="000000"/>
        </w:rPr>
        <w:t xml:space="preserve"> are inversely correlated</w:t>
      </w:r>
      <w:r w:rsidR="00361685" w:rsidRPr="008531D1">
        <w:rPr>
          <w:rFonts w:eastAsia="Times New Roman"/>
          <w:b/>
          <w:bCs/>
          <w:color w:val="000000"/>
        </w:rPr>
        <w:t xml:space="preserve"> in grasslands</w:t>
      </w:r>
    </w:p>
    <w:p w14:paraId="70917968" w14:textId="6D8A49FA" w:rsidR="00361685" w:rsidRPr="00771C52" w:rsidRDefault="00361685" w:rsidP="00B05AC4">
      <w:pPr>
        <w:spacing w:line="480" w:lineRule="auto"/>
        <w:contextualSpacing/>
        <w:rPr>
          <w:rFonts w:eastAsia="Times New Roman"/>
        </w:rPr>
      </w:pPr>
      <w:r w:rsidRPr="001B44B1">
        <w:rPr>
          <w:rFonts w:eastAsia="Times New Roman"/>
          <w:color w:val="000000"/>
        </w:rPr>
        <w:t>Nicholas G. Smith</w:t>
      </w:r>
      <w:proofErr w:type="gramStart"/>
      <w:r w:rsidRPr="00771C52">
        <w:rPr>
          <w:rFonts w:eastAsia="Times New Roman"/>
          <w:color w:val="000000"/>
          <w:vertAlign w:val="superscript"/>
        </w:rPr>
        <w:t>1,*</w:t>
      </w:r>
      <w:proofErr w:type="gramEnd"/>
      <w:r w:rsidRPr="00771C52">
        <w:rPr>
          <w:rFonts w:eastAsia="Times New Roman"/>
          <w:color w:val="000000"/>
        </w:rPr>
        <w:t>,</w:t>
      </w:r>
      <w:r w:rsidRPr="00771C52">
        <w:rPr>
          <w:rFonts w:eastAsia="Times New Roman"/>
          <w:color w:val="000000"/>
          <w:vertAlign w:val="superscript"/>
        </w:rPr>
        <w:t xml:space="preserve"> </w:t>
      </w:r>
      <w:r w:rsidRPr="00771C52">
        <w:rPr>
          <w:rFonts w:eastAsia="Times New Roman"/>
          <w:color w:val="000000"/>
        </w:rPr>
        <w:t>Elizabeth F. Waring</w:t>
      </w:r>
      <w:r w:rsidRPr="00771C52">
        <w:rPr>
          <w:rFonts w:eastAsia="Times New Roman"/>
          <w:color w:val="000000"/>
          <w:vertAlign w:val="superscript"/>
        </w:rPr>
        <w:t>1,2</w:t>
      </w:r>
      <w:r w:rsidRPr="00771C52">
        <w:rPr>
          <w:rFonts w:eastAsia="Times New Roman"/>
          <w:color w:val="000000"/>
        </w:rPr>
        <w:t>,</w:t>
      </w:r>
      <w:r w:rsidR="007A6CA7" w:rsidRPr="00771C52">
        <w:rPr>
          <w:rFonts w:eastAsia="Times New Roman"/>
          <w:color w:val="000000"/>
        </w:rPr>
        <w:t xml:space="preserve"> Risa McNellis</w:t>
      </w:r>
      <w:r w:rsidR="007A6CA7" w:rsidRPr="00771C52">
        <w:rPr>
          <w:rFonts w:eastAsia="Times New Roman"/>
          <w:color w:val="000000"/>
          <w:vertAlign w:val="superscript"/>
        </w:rPr>
        <w:t>1</w:t>
      </w:r>
      <w:r w:rsidR="007A6CA7" w:rsidRPr="00771C52">
        <w:rPr>
          <w:rFonts w:eastAsia="Times New Roman"/>
          <w:color w:val="000000"/>
        </w:rPr>
        <w:t>,</w:t>
      </w:r>
      <w:r w:rsidR="00EA24F1">
        <w:rPr>
          <w:rFonts w:eastAsia="Times New Roman"/>
          <w:color w:val="000000"/>
        </w:rPr>
        <w:t xml:space="preserve"> Evan A. Perkowski</w:t>
      </w:r>
      <w:r w:rsidR="00EA24F1">
        <w:rPr>
          <w:rFonts w:eastAsia="Times New Roman"/>
          <w:color w:val="000000"/>
          <w:vertAlign w:val="superscript"/>
        </w:rPr>
        <w:t>1</w:t>
      </w:r>
      <w:r w:rsidR="00EA24F1">
        <w:rPr>
          <w:rFonts w:eastAsia="Times New Roman"/>
          <w:color w:val="000000"/>
        </w:rPr>
        <w:t>, Jason P. Martina</w:t>
      </w:r>
      <w:r w:rsidR="00EA24F1">
        <w:rPr>
          <w:rFonts w:eastAsia="Times New Roman"/>
          <w:color w:val="000000"/>
          <w:vertAlign w:val="superscript"/>
        </w:rPr>
        <w:t>3</w:t>
      </w:r>
      <w:r w:rsidR="00EA24F1">
        <w:rPr>
          <w:rFonts w:eastAsia="Times New Roman"/>
          <w:color w:val="000000"/>
        </w:rPr>
        <w:t>, Eric W. Seabloom</w:t>
      </w:r>
      <w:r w:rsidR="00EA24F1">
        <w:rPr>
          <w:rFonts w:eastAsia="Times New Roman"/>
          <w:color w:val="000000"/>
          <w:vertAlign w:val="superscript"/>
        </w:rPr>
        <w:t>4</w:t>
      </w:r>
      <w:r w:rsidR="00EA24F1">
        <w:rPr>
          <w:rFonts w:eastAsia="Times New Roman"/>
          <w:color w:val="000000"/>
        </w:rPr>
        <w:t>, Peter A. Wilfhart</w:t>
      </w:r>
      <w:r w:rsidR="00EA24F1">
        <w:rPr>
          <w:rFonts w:eastAsia="Times New Roman"/>
          <w:color w:val="000000"/>
          <w:vertAlign w:val="superscript"/>
        </w:rPr>
        <w:t>4</w:t>
      </w:r>
      <w:r w:rsidR="00EA24F1">
        <w:rPr>
          <w:rFonts w:eastAsia="Times New Roman"/>
          <w:color w:val="000000"/>
        </w:rPr>
        <w:t>,  Ning Dong</w:t>
      </w:r>
      <w:r w:rsidR="00EA24F1">
        <w:rPr>
          <w:rFonts w:eastAsia="Times New Roman"/>
          <w:color w:val="000000"/>
          <w:vertAlign w:val="superscript"/>
        </w:rPr>
        <w:t>5,6</w:t>
      </w:r>
      <w:r w:rsidR="00EA24F1">
        <w:rPr>
          <w:rFonts w:eastAsia="Times New Roman"/>
          <w:color w:val="000000"/>
        </w:rPr>
        <w:t>, Iain Colin</w:t>
      </w:r>
      <w:r w:rsidRPr="00771C52">
        <w:rPr>
          <w:rFonts w:eastAsia="Times New Roman"/>
          <w:color w:val="000000"/>
        </w:rPr>
        <w:t xml:space="preserve"> </w:t>
      </w:r>
      <w:r w:rsidR="00EA24F1">
        <w:rPr>
          <w:rFonts w:eastAsia="Times New Roman"/>
          <w:color w:val="000000"/>
        </w:rPr>
        <w:t>Prentice</w:t>
      </w:r>
      <w:r w:rsidR="00EA24F1">
        <w:rPr>
          <w:rFonts w:eastAsia="Times New Roman"/>
          <w:color w:val="000000"/>
          <w:vertAlign w:val="superscript"/>
        </w:rPr>
        <w:t>5,6,7</w:t>
      </w:r>
      <w:r w:rsidR="00EA24F1">
        <w:rPr>
          <w:rFonts w:eastAsia="Times New Roman"/>
          <w:color w:val="000000"/>
        </w:rPr>
        <w:t>, Ian J. Wright</w:t>
      </w:r>
      <w:r w:rsidR="00EA24F1">
        <w:rPr>
          <w:rFonts w:eastAsia="Times New Roman"/>
          <w:color w:val="000000"/>
          <w:vertAlign w:val="superscript"/>
        </w:rPr>
        <w:t>6</w:t>
      </w:r>
      <w:r w:rsidR="00EA24F1">
        <w:rPr>
          <w:rFonts w:eastAsia="Times New Roman"/>
          <w:color w:val="000000"/>
        </w:rPr>
        <w:t>, Sally A. Power</w:t>
      </w:r>
      <w:r w:rsidR="00EA24F1">
        <w:rPr>
          <w:rFonts w:eastAsia="Times New Roman"/>
          <w:color w:val="000000"/>
          <w:vertAlign w:val="superscript"/>
        </w:rPr>
        <w:t>8</w:t>
      </w:r>
      <w:r w:rsidRPr="00771C52">
        <w:rPr>
          <w:rFonts w:eastAsia="Times New Roman"/>
          <w:color w:val="000000"/>
        </w:rPr>
        <w:t xml:space="preserve">…, Nutrient </w:t>
      </w:r>
      <w:r w:rsidR="00EA24F1" w:rsidRPr="00771C52">
        <w:rPr>
          <w:rFonts w:eastAsia="Times New Roman"/>
          <w:color w:val="000000"/>
        </w:rPr>
        <w:t>Network</w:t>
      </w:r>
      <w:r w:rsidR="00EA24F1">
        <w:rPr>
          <w:rFonts w:eastAsia="Times New Roman"/>
          <w:color w:val="000000"/>
          <w:vertAlign w:val="superscript"/>
        </w:rPr>
        <w:t>4</w:t>
      </w:r>
    </w:p>
    <w:p w14:paraId="17EB7E06"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 </w:t>
      </w:r>
    </w:p>
    <w:p w14:paraId="404E6DBE"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1</w:t>
      </w:r>
      <w:r w:rsidRPr="00771C52">
        <w:rPr>
          <w:rFonts w:eastAsia="Times New Roman"/>
          <w:color w:val="000000"/>
        </w:rPr>
        <w:t>Department of Biological Sciences, Texas Tech University, Lubbock, TX 79409, USA</w:t>
      </w:r>
    </w:p>
    <w:p w14:paraId="1BD4E964" w14:textId="2825A4F6" w:rsidR="00361685" w:rsidRDefault="00361685" w:rsidP="00B05AC4">
      <w:pPr>
        <w:spacing w:line="480" w:lineRule="auto"/>
        <w:contextualSpacing/>
        <w:rPr>
          <w:rFonts w:eastAsia="Times New Roman"/>
          <w:color w:val="000000"/>
        </w:rPr>
      </w:pPr>
      <w:r w:rsidRPr="00771C52">
        <w:rPr>
          <w:rFonts w:eastAsia="Times New Roman"/>
          <w:color w:val="000000"/>
          <w:vertAlign w:val="superscript"/>
        </w:rPr>
        <w:t>2</w:t>
      </w:r>
      <w:r w:rsidRPr="00771C52">
        <w:rPr>
          <w:rFonts w:eastAsia="Times New Roman"/>
          <w:color w:val="000000"/>
        </w:rPr>
        <w:t>Northeastern State University</w:t>
      </w:r>
    </w:p>
    <w:p w14:paraId="65CF56DB" w14:textId="4501F983" w:rsidR="00EA24F1" w:rsidRPr="00E81570" w:rsidRDefault="00EA24F1" w:rsidP="00B05AC4">
      <w:pPr>
        <w:spacing w:line="480" w:lineRule="auto"/>
        <w:contextualSpacing/>
        <w:rPr>
          <w:rFonts w:eastAsia="Times New Roman"/>
        </w:rPr>
      </w:pPr>
      <w:r>
        <w:rPr>
          <w:rFonts w:eastAsia="Times New Roman"/>
          <w:vertAlign w:val="superscript"/>
        </w:rPr>
        <w:t>3</w:t>
      </w:r>
      <w:r w:rsidRPr="00EA24F1">
        <w:rPr>
          <w:rFonts w:eastAsia="Times New Roman"/>
        </w:rPr>
        <w:t>Department of Biology, Texas State University, San Marcos, TX, 78666, USA</w:t>
      </w:r>
    </w:p>
    <w:p w14:paraId="40A9BF46" w14:textId="5E5B116F" w:rsidR="00EA24F1" w:rsidRPr="00E81570" w:rsidRDefault="00EA24F1" w:rsidP="00B05AC4">
      <w:pPr>
        <w:spacing w:line="480" w:lineRule="auto"/>
        <w:contextualSpacing/>
        <w:rPr>
          <w:rFonts w:eastAsia="Times New Roman"/>
        </w:rPr>
      </w:pPr>
      <w:r>
        <w:rPr>
          <w:rFonts w:eastAsia="Times New Roman"/>
          <w:vertAlign w:val="superscript"/>
        </w:rPr>
        <w:t>4</w:t>
      </w:r>
      <w:r>
        <w:rPr>
          <w:rFonts w:eastAsia="Times New Roman"/>
        </w:rPr>
        <w:t>Department of Ecology, Evolution, and Behavior, University of Minnesota, Saint Paul, MN 55108</w:t>
      </w:r>
    </w:p>
    <w:p w14:paraId="473641EA" w14:textId="19C8D9AC" w:rsidR="00EA24F1" w:rsidRPr="00EA24F1" w:rsidRDefault="00EA24F1" w:rsidP="00B05AC4">
      <w:pPr>
        <w:spacing w:line="480" w:lineRule="auto"/>
        <w:contextualSpacing/>
        <w:rPr>
          <w:rFonts w:eastAsia="Times New Roman"/>
        </w:rPr>
      </w:pPr>
      <w:r>
        <w:rPr>
          <w:rFonts w:eastAsia="Times New Roman"/>
          <w:vertAlign w:val="superscript"/>
        </w:rPr>
        <w:t>5</w:t>
      </w:r>
      <w:r w:rsidRPr="00EA24F1">
        <w:rPr>
          <w:rFonts w:eastAsia="Times New Roman"/>
        </w:rPr>
        <w:t xml:space="preserve">Georgina Mace Centre for the Living Planet, Imperial College London, Department of Life Sciences, </w:t>
      </w:r>
      <w:bookmarkStart w:id="0" w:name="OLE_LINK246"/>
      <w:bookmarkStart w:id="1" w:name="OLE_LINK247"/>
      <w:proofErr w:type="spellStart"/>
      <w:r w:rsidRPr="00EA24F1">
        <w:rPr>
          <w:rFonts w:eastAsia="Times New Roman"/>
        </w:rPr>
        <w:t>Silwood</w:t>
      </w:r>
      <w:proofErr w:type="spellEnd"/>
      <w:r w:rsidRPr="00EA24F1">
        <w:rPr>
          <w:rFonts w:eastAsia="Times New Roman"/>
        </w:rPr>
        <w:t xml:space="preserve"> Park Campus, </w:t>
      </w:r>
      <w:bookmarkStart w:id="2" w:name="OLE_LINK315"/>
      <w:bookmarkStart w:id="3" w:name="OLE_LINK316"/>
      <w:r w:rsidRPr="00EA24F1">
        <w:rPr>
          <w:rFonts w:eastAsia="Times New Roman"/>
        </w:rPr>
        <w:t xml:space="preserve">Ascot </w:t>
      </w:r>
      <w:bookmarkEnd w:id="2"/>
      <w:bookmarkEnd w:id="3"/>
      <w:r w:rsidRPr="00EA24F1">
        <w:rPr>
          <w:rFonts w:eastAsia="Times New Roman"/>
        </w:rPr>
        <w:t>SL5 7PY, UK</w:t>
      </w:r>
      <w:bookmarkEnd w:id="0"/>
      <w:bookmarkEnd w:id="1"/>
    </w:p>
    <w:p w14:paraId="6A636A24" w14:textId="58F59D1B" w:rsidR="00EA24F1" w:rsidRPr="00EA24F1" w:rsidRDefault="00EA24F1" w:rsidP="00EA24F1">
      <w:pPr>
        <w:spacing w:line="480" w:lineRule="auto"/>
        <w:contextualSpacing/>
        <w:rPr>
          <w:rFonts w:eastAsia="Times New Roman"/>
        </w:rPr>
      </w:pPr>
      <w:r>
        <w:rPr>
          <w:rFonts w:eastAsia="Times New Roman"/>
          <w:vertAlign w:val="superscript"/>
        </w:rPr>
        <w:t>6</w:t>
      </w:r>
      <w:r w:rsidRPr="00EA24F1">
        <w:rPr>
          <w:rFonts w:eastAsia="Times New Roman"/>
        </w:rPr>
        <w:t xml:space="preserve">Department of Biological Sciences, </w:t>
      </w:r>
      <w:bookmarkStart w:id="4" w:name="OLE_LINK356"/>
      <w:bookmarkStart w:id="5" w:name="OLE_LINK357"/>
      <w:r w:rsidRPr="00EA24F1">
        <w:rPr>
          <w:rFonts w:eastAsia="Times New Roman"/>
        </w:rPr>
        <w:t>Macquarie University</w:t>
      </w:r>
      <w:bookmarkEnd w:id="4"/>
      <w:bookmarkEnd w:id="5"/>
      <w:r w:rsidRPr="00EA24F1">
        <w:rPr>
          <w:rFonts w:eastAsia="Times New Roman"/>
        </w:rPr>
        <w:t>, North Ryde, NSW 2109, Australia</w:t>
      </w:r>
    </w:p>
    <w:p w14:paraId="0B55ACEF" w14:textId="1EEA3155" w:rsidR="00EA24F1" w:rsidRPr="00EA24F1" w:rsidRDefault="00EA24F1" w:rsidP="00B05AC4">
      <w:pPr>
        <w:spacing w:line="480" w:lineRule="auto"/>
        <w:contextualSpacing/>
        <w:rPr>
          <w:rFonts w:eastAsia="Times New Roman"/>
        </w:rPr>
      </w:pPr>
      <w:r>
        <w:rPr>
          <w:rFonts w:eastAsia="Times New Roman"/>
          <w:vertAlign w:val="superscript"/>
        </w:rPr>
        <w:t>5</w:t>
      </w:r>
      <w:bookmarkStart w:id="6" w:name="OLE_LINK242"/>
      <w:bookmarkStart w:id="7" w:name="OLE_LINK243"/>
      <w:bookmarkStart w:id="8" w:name="OLE_LINK361"/>
      <w:bookmarkStart w:id="9" w:name="OLE_LINK362"/>
      <w:r w:rsidRPr="00E81570">
        <w:rPr>
          <w:rFonts w:eastAsia="Times New Roman"/>
        </w:rPr>
        <w:t>Ministry of Education Key Laboratory for Earth System Modelling, Department of Earth System Science</w:t>
      </w:r>
      <w:bookmarkEnd w:id="6"/>
      <w:bookmarkEnd w:id="7"/>
      <w:bookmarkEnd w:id="8"/>
      <w:bookmarkEnd w:id="9"/>
      <w:r w:rsidRPr="00E81570">
        <w:rPr>
          <w:rFonts w:eastAsia="Times New Roman"/>
        </w:rPr>
        <w:t xml:space="preserve">, </w:t>
      </w:r>
      <w:bookmarkStart w:id="10" w:name="OLE_LINK240"/>
      <w:bookmarkStart w:id="11" w:name="OLE_LINK241"/>
      <w:bookmarkStart w:id="12" w:name="OLE_LINK360"/>
      <w:r w:rsidRPr="00E81570">
        <w:rPr>
          <w:rFonts w:eastAsia="Times New Roman"/>
        </w:rPr>
        <w:t>Tsinghua University</w:t>
      </w:r>
      <w:bookmarkEnd w:id="10"/>
      <w:bookmarkEnd w:id="11"/>
      <w:bookmarkEnd w:id="12"/>
      <w:r w:rsidRPr="00E81570">
        <w:rPr>
          <w:rFonts w:eastAsia="Times New Roman"/>
        </w:rPr>
        <w:t>, Beijing 100084, China</w:t>
      </w:r>
    </w:p>
    <w:p w14:paraId="75F34000" w14:textId="013A410E" w:rsidR="00361685" w:rsidRPr="00771C52" w:rsidRDefault="00EA24F1" w:rsidP="00B05AC4">
      <w:pPr>
        <w:spacing w:line="480" w:lineRule="auto"/>
        <w:contextualSpacing/>
        <w:rPr>
          <w:rFonts w:eastAsia="Times New Roman"/>
        </w:rPr>
      </w:pPr>
      <w:r>
        <w:rPr>
          <w:rFonts w:eastAsia="Times New Roman"/>
          <w:color w:val="000000"/>
          <w:vertAlign w:val="superscript"/>
        </w:rPr>
        <w:t>8</w:t>
      </w:r>
      <w:r w:rsidR="00B83AB1">
        <w:rPr>
          <w:rFonts w:eastAsia="Times New Roman"/>
          <w:color w:val="000000"/>
        </w:rPr>
        <w:t xml:space="preserve">Hawkesbury Institute for the Environment, </w:t>
      </w:r>
      <w:r>
        <w:rPr>
          <w:rFonts w:eastAsia="Times New Roman"/>
          <w:color w:val="000000"/>
        </w:rPr>
        <w:t>Western Sydney</w:t>
      </w:r>
      <w:r w:rsidR="00B83AB1">
        <w:rPr>
          <w:rFonts w:eastAsia="Times New Roman"/>
          <w:color w:val="000000"/>
        </w:rPr>
        <w:t xml:space="preserve"> University, Sydney, Australia </w:t>
      </w:r>
    </w:p>
    <w:p w14:paraId="0FEB283B" w14:textId="77777777" w:rsidR="00361685" w:rsidRPr="00771C52" w:rsidRDefault="00361685" w:rsidP="00B05AC4">
      <w:pPr>
        <w:spacing w:line="480" w:lineRule="auto"/>
        <w:contextualSpacing/>
        <w:rPr>
          <w:rFonts w:eastAsia="Times New Roman"/>
        </w:rPr>
      </w:pPr>
      <w:r w:rsidRPr="00771C52">
        <w:rPr>
          <w:rFonts w:eastAsia="Times New Roman"/>
          <w:color w:val="000000"/>
        </w:rPr>
        <w:t> </w:t>
      </w:r>
    </w:p>
    <w:p w14:paraId="4B730605"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w:t>
      </w:r>
      <w:r w:rsidRPr="00771C52">
        <w:rPr>
          <w:rFonts w:eastAsia="Times New Roman"/>
          <w:color w:val="000000"/>
        </w:rPr>
        <w:t>Correspondence to:</w:t>
      </w:r>
    </w:p>
    <w:p w14:paraId="16BADC90" w14:textId="77777777" w:rsidR="00361685" w:rsidRPr="00771C52" w:rsidRDefault="00361685" w:rsidP="00B05AC4">
      <w:pPr>
        <w:spacing w:line="480" w:lineRule="auto"/>
        <w:contextualSpacing/>
        <w:rPr>
          <w:rFonts w:eastAsia="Times New Roman"/>
        </w:rPr>
      </w:pPr>
      <w:r w:rsidRPr="00771C52">
        <w:rPr>
          <w:rFonts w:eastAsia="Times New Roman"/>
          <w:color w:val="000000"/>
        </w:rPr>
        <w:t>Nicholas G. Smith</w:t>
      </w:r>
    </w:p>
    <w:p w14:paraId="19AC45A0" w14:textId="77777777" w:rsidR="00361685" w:rsidRPr="00771C52" w:rsidRDefault="00361685" w:rsidP="00B05AC4">
      <w:pPr>
        <w:spacing w:line="480" w:lineRule="auto"/>
        <w:contextualSpacing/>
        <w:rPr>
          <w:rFonts w:eastAsia="Times New Roman"/>
        </w:rPr>
      </w:pPr>
      <w:r w:rsidRPr="00771C52">
        <w:rPr>
          <w:rFonts w:eastAsia="Times New Roman"/>
          <w:color w:val="000000"/>
        </w:rPr>
        <w:t>2901 Main St.</w:t>
      </w:r>
    </w:p>
    <w:p w14:paraId="00F7BF47" w14:textId="77777777" w:rsidR="00361685" w:rsidRPr="00771C52" w:rsidRDefault="00361685" w:rsidP="00B05AC4">
      <w:pPr>
        <w:spacing w:line="480" w:lineRule="auto"/>
        <w:contextualSpacing/>
        <w:rPr>
          <w:rFonts w:eastAsia="Times New Roman"/>
        </w:rPr>
      </w:pPr>
      <w:r w:rsidRPr="00771C52">
        <w:rPr>
          <w:rFonts w:eastAsia="Times New Roman"/>
          <w:color w:val="000000"/>
        </w:rPr>
        <w:t>Lubbock, TX 79409</w:t>
      </w:r>
    </w:p>
    <w:p w14:paraId="3B71CA74" w14:textId="77777777" w:rsidR="00361685" w:rsidRPr="00771C52" w:rsidRDefault="00361685" w:rsidP="00B05AC4">
      <w:pPr>
        <w:spacing w:line="480" w:lineRule="auto"/>
        <w:contextualSpacing/>
        <w:rPr>
          <w:rFonts w:eastAsia="Times New Roman"/>
        </w:rPr>
      </w:pPr>
      <w:r w:rsidRPr="00771C52">
        <w:rPr>
          <w:rFonts w:eastAsia="Times New Roman"/>
          <w:color w:val="000000"/>
        </w:rPr>
        <w:t>Phone: 806-834-7363</w:t>
      </w:r>
    </w:p>
    <w:p w14:paraId="17709ECF" w14:textId="77777777" w:rsidR="00361685" w:rsidRPr="00771C52" w:rsidRDefault="00361685" w:rsidP="00B05AC4">
      <w:pPr>
        <w:spacing w:line="480" w:lineRule="auto"/>
        <w:contextualSpacing/>
        <w:rPr>
          <w:rFonts w:eastAsia="Times New Roman"/>
        </w:rPr>
      </w:pPr>
      <w:r w:rsidRPr="00771C52">
        <w:rPr>
          <w:rFonts w:eastAsia="Times New Roman"/>
          <w:color w:val="000000"/>
        </w:rPr>
        <w:lastRenderedPageBreak/>
        <w:t>Email: nick.smith@ttu.edu</w:t>
      </w:r>
    </w:p>
    <w:p w14:paraId="0AE2F9EE" w14:textId="77777777" w:rsidR="007A6CA7" w:rsidRPr="00771C52" w:rsidRDefault="007A6CA7" w:rsidP="00B05AC4">
      <w:pPr>
        <w:spacing w:line="480" w:lineRule="auto"/>
        <w:contextualSpacing/>
        <w:rPr>
          <w:rFonts w:eastAsia="Times New Roman"/>
          <w:b/>
          <w:bCs/>
          <w:color w:val="000000"/>
        </w:rPr>
      </w:pPr>
      <w:r w:rsidRPr="00FC33B1">
        <w:rPr>
          <w:rFonts w:eastAsia="Times New Roman"/>
          <w:b/>
          <w:bCs/>
          <w:color w:val="000000"/>
        </w:rPr>
        <w:br w:type="page"/>
      </w:r>
    </w:p>
    <w:p w14:paraId="568921E5" w14:textId="12596777"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Abstract</w:t>
      </w:r>
    </w:p>
    <w:p w14:paraId="65E63EF5" w14:textId="068F51DA" w:rsidR="00361685" w:rsidRPr="00771C52" w:rsidRDefault="00361685" w:rsidP="00B05AC4">
      <w:pPr>
        <w:spacing w:line="480" w:lineRule="auto"/>
        <w:contextualSpacing/>
        <w:rPr>
          <w:rFonts w:eastAsia="Times New Roman"/>
        </w:rPr>
      </w:pPr>
      <w:r w:rsidRPr="00771C52">
        <w:rPr>
          <w:rFonts w:eastAsia="Times New Roman"/>
          <w:color w:val="000000"/>
        </w:rPr>
        <w:t>Terrestrial carbon and nitrogen cycles are closely coupled. As such, the land surface components of Earth System Models</w:t>
      </w:r>
      <w:r w:rsidR="008C53AA">
        <w:rPr>
          <w:rFonts w:eastAsia="Times New Roman"/>
          <w:color w:val="000000"/>
        </w:rPr>
        <w:t xml:space="preserve"> (ESMs)</w:t>
      </w:r>
      <w:r w:rsidRPr="00771C52">
        <w:rPr>
          <w:rFonts w:eastAsia="Times New Roman"/>
          <w:color w:val="000000"/>
        </w:rPr>
        <w:t xml:space="preserve"> are beginning to include explicit nitrogen cycles</w:t>
      </w:r>
      <w:r w:rsidR="00BF1177">
        <w:rPr>
          <w:rFonts w:eastAsia="Times New Roman"/>
          <w:color w:val="000000"/>
        </w:rPr>
        <w:t xml:space="preserve">, which </w:t>
      </w:r>
      <w:r w:rsidRPr="00771C52">
        <w:rPr>
          <w:rFonts w:eastAsia="Times New Roman"/>
          <w:color w:val="000000"/>
        </w:rPr>
        <w:t xml:space="preserve">alter carbon cycling dynamics and, thus, climate feedbacks. An </w:t>
      </w:r>
      <w:r w:rsidR="007A6CA7" w:rsidRPr="00771C52">
        <w:rPr>
          <w:rFonts w:eastAsia="Times New Roman"/>
          <w:color w:val="000000"/>
        </w:rPr>
        <w:t>assumption embedded</w:t>
      </w:r>
      <w:r w:rsidRPr="00771C52">
        <w:rPr>
          <w:rFonts w:eastAsia="Times New Roman"/>
          <w:color w:val="000000"/>
        </w:rPr>
        <w:t xml:space="preserve"> within these models is </w:t>
      </w:r>
      <w:r w:rsidR="00BF1177">
        <w:rPr>
          <w:rFonts w:eastAsia="Times New Roman"/>
          <w:color w:val="000000"/>
        </w:rPr>
        <w:t>the</w:t>
      </w:r>
      <w:r w:rsidRPr="00771C52">
        <w:rPr>
          <w:rFonts w:eastAsia="Times New Roman"/>
          <w:color w:val="000000"/>
        </w:rPr>
        <w:t xml:space="preserve"> positive correlation between soil nitrogen</w:t>
      </w:r>
      <w:r w:rsidR="00B83AB1">
        <w:rPr>
          <w:rFonts w:eastAsia="Times New Roman"/>
          <w:color w:val="000000"/>
        </w:rPr>
        <w:t xml:space="preserve"> available for uptake by plants</w:t>
      </w:r>
      <w:r w:rsidRPr="00771C52">
        <w:rPr>
          <w:rFonts w:eastAsia="Times New Roman"/>
          <w:color w:val="000000"/>
        </w:rPr>
        <w:t>, leaf nitrogen per leaf area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and photosynthetic capacity</w:t>
      </w:r>
      <w:r w:rsidR="007A6CA7" w:rsidRPr="00771C52">
        <w:rPr>
          <w:rFonts w:eastAsia="Times New Roman"/>
          <w:color w:val="000000"/>
        </w:rPr>
        <w:t>. This assumption</w:t>
      </w:r>
      <w:r w:rsidRPr="00771C52">
        <w:rPr>
          <w:rFonts w:eastAsia="Times New Roman"/>
          <w:color w:val="000000"/>
        </w:rPr>
        <w:t xml:space="preserve"> results in greater simulated leaf assimilation capacity in </w:t>
      </w:r>
      <w:r w:rsidR="001C2672">
        <w:rPr>
          <w:rFonts w:eastAsia="Times New Roman"/>
          <w:color w:val="000000"/>
        </w:rPr>
        <w:t>systems</w:t>
      </w:r>
      <w:r w:rsidR="001C2672" w:rsidRPr="00771C52">
        <w:rPr>
          <w:rFonts w:eastAsia="Times New Roman"/>
          <w:color w:val="000000"/>
        </w:rPr>
        <w:t xml:space="preserve"> </w:t>
      </w:r>
      <w:r w:rsidRPr="00771C52">
        <w:rPr>
          <w:rFonts w:eastAsia="Times New Roman"/>
          <w:color w:val="000000"/>
        </w:rPr>
        <w:t>with more</w:t>
      </w:r>
      <w:r w:rsidR="001C2672">
        <w:rPr>
          <w:rFonts w:eastAsia="Times New Roman"/>
          <w:color w:val="000000"/>
        </w:rPr>
        <w:t xml:space="preserve"> available</w:t>
      </w:r>
      <w:r w:rsidRPr="00771C52">
        <w:rPr>
          <w:rFonts w:eastAsia="Times New Roman"/>
          <w:color w:val="000000"/>
        </w:rPr>
        <w:t xml:space="preserve"> soil nitrogen. While these relationships have some empirical support, other studies have shown that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photosynthetic capacity are primarily determined by climate and that soil nitrogen availability, instead, leads to increased development</w:t>
      </w:r>
      <w:r w:rsidR="00953EF0">
        <w:rPr>
          <w:rFonts w:eastAsia="Times New Roman"/>
          <w:color w:val="000000"/>
        </w:rPr>
        <w:t xml:space="preserve"> of new tissues</w:t>
      </w:r>
      <w:r w:rsidRPr="00771C52">
        <w:rPr>
          <w:rFonts w:eastAsia="Times New Roman"/>
          <w:color w:val="000000"/>
        </w:rPr>
        <w:t xml:space="preserve"> or storage. Here, we reconcile these differences </w:t>
      </w:r>
      <w:r w:rsidR="007A6CA7" w:rsidRPr="00771C52">
        <w:rPr>
          <w:rFonts w:eastAsia="Times New Roman"/>
          <w:color w:val="000000"/>
        </w:rPr>
        <w:t xml:space="preserve">by comparing </w:t>
      </w:r>
      <w:r w:rsidRPr="00771C52">
        <w:rPr>
          <w:rFonts w:eastAsia="Times New Roman"/>
          <w:color w:val="000000"/>
        </w:rPr>
        <w:t xml:space="preserve">theory </w:t>
      </w:r>
      <w:r w:rsidR="007A6CA7" w:rsidRPr="00771C52">
        <w:rPr>
          <w:rFonts w:eastAsia="Times New Roman"/>
          <w:color w:val="000000"/>
        </w:rPr>
        <w:t xml:space="preserve">to </w:t>
      </w:r>
      <w:r w:rsidRPr="00771C52">
        <w:rPr>
          <w:rFonts w:eastAsia="Times New Roman"/>
          <w:color w:val="000000"/>
        </w:rPr>
        <w:t>data from a globally</w:t>
      </w:r>
      <w:r w:rsidR="00953EF0">
        <w:rPr>
          <w:rFonts w:eastAsia="Times New Roman"/>
          <w:color w:val="000000"/>
        </w:rPr>
        <w:t>-</w:t>
      </w:r>
      <w:r w:rsidRPr="00771C52">
        <w:rPr>
          <w:rFonts w:eastAsia="Times New Roman"/>
          <w:color w:val="000000"/>
        </w:rPr>
        <w:t>distributed</w:t>
      </w:r>
      <w:r w:rsidR="00953EF0">
        <w:rPr>
          <w:rFonts w:eastAsia="Times New Roman"/>
          <w:color w:val="000000"/>
        </w:rPr>
        <w:t xml:space="preserve"> network of</w:t>
      </w:r>
      <w:r w:rsidRPr="00771C52">
        <w:rPr>
          <w:rFonts w:eastAsia="Times New Roman"/>
          <w:color w:val="000000"/>
        </w:rPr>
        <w:t xml:space="preserve"> </w:t>
      </w:r>
      <w:r w:rsidR="00953EF0">
        <w:rPr>
          <w:rFonts w:eastAsia="Times New Roman"/>
          <w:color w:val="000000"/>
        </w:rPr>
        <w:t>nutrient</w:t>
      </w:r>
      <w:r w:rsidRPr="00771C52">
        <w:rPr>
          <w:rFonts w:eastAsia="Times New Roman"/>
          <w:color w:val="000000"/>
        </w:rPr>
        <w:t xml:space="preserve"> addition </w:t>
      </w:r>
      <w:r w:rsidR="00953EF0">
        <w:rPr>
          <w:rFonts w:eastAsia="Times New Roman"/>
          <w:color w:val="000000"/>
        </w:rPr>
        <w:t xml:space="preserve">experiments </w:t>
      </w:r>
      <w:r w:rsidR="007D52B6">
        <w:rPr>
          <w:rFonts w:eastAsia="Times New Roman"/>
          <w:color w:val="000000"/>
        </w:rPr>
        <w:t>in grasslands</w:t>
      </w:r>
      <w:r w:rsidRPr="00771C52">
        <w:rPr>
          <w:rFonts w:eastAsia="Times New Roman"/>
          <w:color w:val="000000"/>
        </w:rPr>
        <w:t xml:space="preserve"> (Nutrient Network). </w:t>
      </w:r>
      <w:r w:rsidR="00B83AB1">
        <w:rPr>
          <w:rFonts w:eastAsia="Times New Roman"/>
          <w:color w:val="000000"/>
        </w:rPr>
        <w:t>A</w:t>
      </w:r>
      <w:r w:rsidRPr="00771C52">
        <w:rPr>
          <w:rFonts w:eastAsia="Times New Roman"/>
          <w:color w:val="000000"/>
        </w:rPr>
        <w:t xml:space="preserve">cross the network, soil nitrogen addition increases both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aboveground plant biomass. However, </w:t>
      </w:r>
      <w:r w:rsidR="008C53AA">
        <w:rPr>
          <w:rFonts w:eastAsia="Times New Roman"/>
          <w:color w:val="000000"/>
        </w:rPr>
        <w:t xml:space="preserve">leaf traits and climate are better predictors of </w:t>
      </w:r>
      <w:proofErr w:type="spellStart"/>
      <w:r w:rsidR="008C53AA">
        <w:rPr>
          <w:rFonts w:eastAsia="Times New Roman"/>
          <w:i/>
          <w:color w:val="000000"/>
        </w:rPr>
        <w:t>N</w:t>
      </w:r>
      <w:r w:rsidR="008C53AA">
        <w:rPr>
          <w:rFonts w:eastAsia="Times New Roman"/>
          <w:color w:val="000000"/>
          <w:vertAlign w:val="subscript"/>
        </w:rPr>
        <w:t>area</w:t>
      </w:r>
      <w:proofErr w:type="spellEnd"/>
      <w:r w:rsidR="008C53AA">
        <w:rPr>
          <w:rFonts w:eastAsia="Times New Roman"/>
          <w:color w:val="000000"/>
        </w:rPr>
        <w:t xml:space="preserve"> than</w:t>
      </w:r>
      <w:r w:rsidRPr="00771C52">
        <w:rPr>
          <w:rFonts w:eastAsia="Times New Roman"/>
          <w:color w:val="000000"/>
        </w:rPr>
        <w:t xml:space="preserve"> soil nitrogen </w:t>
      </w:r>
      <w:r w:rsidR="008C53AA">
        <w:rPr>
          <w:rFonts w:eastAsia="Times New Roman"/>
          <w:color w:val="000000"/>
        </w:rPr>
        <w:t>treatment</w:t>
      </w:r>
      <w:r w:rsidRPr="00771C52">
        <w:rPr>
          <w:rFonts w:eastAsia="Times New Roman"/>
          <w:color w:val="000000"/>
        </w:rPr>
        <w:t xml:space="preserve">. </w:t>
      </w:r>
      <w:r w:rsidR="00B83AB1">
        <w:rPr>
          <w:rFonts w:eastAsia="Times New Roman"/>
          <w:color w:val="000000"/>
        </w:rPr>
        <w:t>T</w:t>
      </w:r>
      <w:r w:rsidRPr="00771C52">
        <w:rPr>
          <w:rFonts w:eastAsia="Times New Roman"/>
          <w:color w:val="000000"/>
        </w:rPr>
        <w:t xml:space="preserve">he positive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response to soil nitrogen</w:t>
      </w:r>
      <w:r w:rsidR="00BF1177">
        <w:rPr>
          <w:rFonts w:eastAsia="Times New Roman"/>
          <w:color w:val="000000"/>
        </w:rPr>
        <w:t xml:space="preserve"> addition</w:t>
      </w:r>
      <w:r w:rsidR="00D06FFF">
        <w:rPr>
          <w:rFonts w:eastAsia="Times New Roman"/>
          <w:color w:val="000000"/>
        </w:rPr>
        <w:t xml:space="preserve"> is strongest when plants increase allocation to leaf mass per area, but not aboveground biomass</w:t>
      </w:r>
      <w:r w:rsidRPr="00771C52">
        <w:rPr>
          <w:rFonts w:eastAsia="Times New Roman"/>
          <w:color w:val="000000"/>
        </w:rPr>
        <w:t xml:space="preserve">. These results reconcile discrepancies </w:t>
      </w:r>
      <w:r w:rsidR="00BF1177">
        <w:rPr>
          <w:rFonts w:eastAsia="Times New Roman"/>
          <w:color w:val="000000"/>
        </w:rPr>
        <w:t>among</w:t>
      </w:r>
      <w:r w:rsidR="00BF1177" w:rsidRPr="00771C52">
        <w:rPr>
          <w:rFonts w:eastAsia="Times New Roman"/>
          <w:color w:val="000000"/>
        </w:rPr>
        <w:t xml:space="preserve"> </w:t>
      </w:r>
      <w:r w:rsidRPr="00771C52">
        <w:rPr>
          <w:rFonts w:eastAsia="Times New Roman"/>
          <w:color w:val="000000"/>
        </w:rPr>
        <w:t>past studies</w:t>
      </w:r>
      <w:r w:rsidR="00962F49">
        <w:rPr>
          <w:rFonts w:eastAsia="Times New Roman"/>
          <w:color w:val="000000"/>
        </w:rPr>
        <w:t>,</w:t>
      </w:r>
      <w:r w:rsidRPr="00771C52">
        <w:rPr>
          <w:rFonts w:eastAsia="Times New Roman"/>
          <w:color w:val="000000"/>
        </w:rPr>
        <w:t xml:space="preserve"> show</w:t>
      </w:r>
      <w:r w:rsidR="00962F49">
        <w:rPr>
          <w:rFonts w:eastAsia="Times New Roman"/>
          <w:color w:val="000000"/>
        </w:rPr>
        <w:t>ing</w:t>
      </w:r>
      <w:r w:rsidRPr="00771C52">
        <w:rPr>
          <w:rFonts w:eastAsia="Times New Roman"/>
          <w:color w:val="000000"/>
        </w:rPr>
        <w:t xml:space="preserve"> that</w:t>
      </w:r>
      <w:r w:rsidR="00962F49">
        <w:rPr>
          <w:rFonts w:eastAsia="Times New Roman"/>
          <w:color w:val="000000"/>
        </w:rPr>
        <w:t xml:space="preserve"> shifts in</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962F49">
        <w:rPr>
          <w:rFonts w:eastAsia="Times New Roman"/>
          <w:color w:val="000000"/>
        </w:rPr>
        <w:t>are</w:t>
      </w:r>
      <w:r w:rsidR="00962F49" w:rsidRPr="00771C52">
        <w:rPr>
          <w:rFonts w:eastAsia="Times New Roman"/>
          <w:color w:val="000000"/>
        </w:rPr>
        <w:t xml:space="preserve"> </w:t>
      </w:r>
      <w:r w:rsidRPr="00771C52">
        <w:rPr>
          <w:rFonts w:eastAsia="Times New Roman"/>
          <w:color w:val="000000"/>
        </w:rPr>
        <w:t xml:space="preserve">the </w:t>
      </w:r>
      <w:r w:rsidR="00962F49">
        <w:rPr>
          <w:rFonts w:eastAsia="Times New Roman"/>
          <w:color w:val="000000"/>
        </w:rPr>
        <w:t>function</w:t>
      </w:r>
      <w:r w:rsidR="00962F49" w:rsidRPr="00771C52">
        <w:rPr>
          <w:rFonts w:eastAsia="Times New Roman"/>
          <w:color w:val="000000"/>
        </w:rPr>
        <w:t xml:space="preserve"> </w:t>
      </w:r>
      <w:r w:rsidRPr="00771C52">
        <w:rPr>
          <w:rFonts w:eastAsia="Times New Roman"/>
          <w:color w:val="000000"/>
        </w:rPr>
        <w:t xml:space="preserve">of both soil nitrogen availability </w:t>
      </w:r>
      <w:r w:rsidR="004F5AEB">
        <w:rPr>
          <w:rFonts w:eastAsia="Times New Roman"/>
          <w:color w:val="000000"/>
        </w:rPr>
        <w:t>and</w:t>
      </w:r>
      <w:r w:rsidRPr="00771C52">
        <w:rPr>
          <w:rFonts w:eastAsia="Times New Roman"/>
          <w:color w:val="000000"/>
        </w:rPr>
        <w:t xml:space="preserve"> plant nitrogen demand</w:t>
      </w:r>
      <w:r w:rsidR="008C53AA">
        <w:rPr>
          <w:rFonts w:eastAsia="Times New Roman"/>
          <w:color w:val="000000"/>
        </w:rPr>
        <w:t xml:space="preserve"> to build biomass</w:t>
      </w:r>
      <w:r w:rsidRPr="00771C52">
        <w:rPr>
          <w:rFonts w:eastAsia="Times New Roman"/>
          <w:color w:val="000000"/>
        </w:rPr>
        <w:t xml:space="preserve">. That is, in cases where plants use added soil nitrogen to </w:t>
      </w:r>
      <w:r w:rsidR="008C53AA">
        <w:rPr>
          <w:rFonts w:eastAsia="Times New Roman"/>
          <w:color w:val="000000"/>
        </w:rPr>
        <w:t>increase biomass</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is primarily the product of climate and leaf structure</w:t>
      </w:r>
      <w:r w:rsidR="00B83AB1">
        <w:rPr>
          <w:rFonts w:eastAsia="Times New Roman"/>
          <w:color w:val="000000"/>
        </w:rPr>
        <w:t>;</w:t>
      </w:r>
      <w:r w:rsidRPr="00771C52">
        <w:rPr>
          <w:rFonts w:eastAsia="Times New Roman"/>
          <w:color w:val="000000"/>
        </w:rPr>
        <w:t xml:space="preserve"> </w:t>
      </w:r>
      <w:r w:rsidR="00B83AB1">
        <w:rPr>
          <w:rFonts w:eastAsia="Times New Roman"/>
          <w:color w:val="000000"/>
        </w:rPr>
        <w:t>w</w:t>
      </w:r>
      <w:r w:rsidRPr="00771C52">
        <w:rPr>
          <w:rFonts w:eastAsia="Times New Roman"/>
          <w:color w:val="000000"/>
        </w:rPr>
        <w:t xml:space="preserve">hereas a positive relationship between soil and leaf nitrogen is observed when added nitrogen is not used for growth. These dynamics will be important to </w:t>
      </w:r>
      <w:r w:rsidR="00B83AB1">
        <w:rPr>
          <w:rFonts w:eastAsia="Times New Roman"/>
          <w:color w:val="000000"/>
        </w:rPr>
        <w:t>consider</w:t>
      </w:r>
      <w:r w:rsidR="00B83AB1" w:rsidRPr="00771C52">
        <w:rPr>
          <w:rFonts w:eastAsia="Times New Roman"/>
          <w:color w:val="000000"/>
        </w:rPr>
        <w:t xml:space="preserve"> </w:t>
      </w:r>
      <w:r w:rsidRPr="00771C52">
        <w:rPr>
          <w:rFonts w:eastAsia="Times New Roman"/>
          <w:color w:val="000000"/>
        </w:rPr>
        <w:t>in the</w:t>
      </w:r>
      <w:r w:rsidR="00B83AB1">
        <w:rPr>
          <w:rFonts w:eastAsia="Times New Roman"/>
          <w:color w:val="000000"/>
        </w:rPr>
        <w:t xml:space="preserve"> development of the</w:t>
      </w:r>
      <w:r w:rsidRPr="00771C52">
        <w:rPr>
          <w:rFonts w:eastAsia="Times New Roman"/>
          <w:color w:val="000000"/>
        </w:rPr>
        <w:t xml:space="preserve"> next generation of </w:t>
      </w:r>
      <w:r w:rsidR="00B83AB1" w:rsidRPr="00771C52">
        <w:rPr>
          <w:rFonts w:eastAsia="Times New Roman"/>
          <w:color w:val="000000"/>
        </w:rPr>
        <w:t>E</w:t>
      </w:r>
      <w:r w:rsidR="00B83AB1">
        <w:rPr>
          <w:rFonts w:eastAsia="Times New Roman"/>
          <w:color w:val="000000"/>
        </w:rPr>
        <w:t>arth System Model</w:t>
      </w:r>
      <w:r w:rsidR="00B83AB1" w:rsidRPr="00771C52">
        <w:rPr>
          <w:rFonts w:eastAsia="Times New Roman"/>
          <w:color w:val="000000"/>
        </w:rPr>
        <w:t>s</w:t>
      </w:r>
      <w:r w:rsidRPr="00771C52">
        <w:rPr>
          <w:rFonts w:eastAsia="Times New Roman"/>
          <w:color w:val="000000"/>
        </w:rPr>
        <w:t>.</w:t>
      </w:r>
    </w:p>
    <w:p w14:paraId="5B421D01" w14:textId="77777777" w:rsidR="007A6CA7" w:rsidRPr="00771C52" w:rsidRDefault="007A6CA7" w:rsidP="00B05AC4">
      <w:pPr>
        <w:spacing w:line="480" w:lineRule="auto"/>
        <w:contextualSpacing/>
        <w:rPr>
          <w:rFonts w:eastAsia="Times New Roman"/>
          <w:b/>
          <w:bCs/>
          <w:color w:val="000000"/>
        </w:rPr>
      </w:pPr>
      <w:r w:rsidRPr="00771C52">
        <w:rPr>
          <w:rFonts w:eastAsia="Times New Roman"/>
          <w:b/>
          <w:bCs/>
          <w:color w:val="000000"/>
        </w:rPr>
        <w:br w:type="page"/>
      </w:r>
    </w:p>
    <w:p w14:paraId="4D0A2501" w14:textId="25DAF051"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Introduction</w:t>
      </w:r>
    </w:p>
    <w:p w14:paraId="193A75B3" w14:textId="1C92C405" w:rsidR="00361685" w:rsidRPr="001B44B1" w:rsidRDefault="00361685" w:rsidP="00B05AC4">
      <w:pPr>
        <w:spacing w:line="480" w:lineRule="auto"/>
        <w:contextualSpacing/>
        <w:rPr>
          <w:rFonts w:eastAsia="Times New Roman"/>
        </w:rPr>
      </w:pPr>
      <w:r w:rsidRPr="00771C52">
        <w:rPr>
          <w:rFonts w:eastAsia="Times New Roman"/>
          <w:color w:val="000000"/>
        </w:rPr>
        <w:tab/>
      </w:r>
      <w:r w:rsidR="00EB1FEE">
        <w:rPr>
          <w:rFonts w:eastAsia="Times New Roman"/>
          <w:color w:val="000000"/>
        </w:rPr>
        <w:t>C</w:t>
      </w:r>
      <w:r w:rsidRPr="00771C52">
        <w:rPr>
          <w:rFonts w:eastAsia="Times New Roman"/>
          <w:color w:val="000000"/>
        </w:rPr>
        <w:t xml:space="preserve">arbon and nitrogen cycles </w:t>
      </w:r>
      <w:r w:rsidR="00EB1FEE">
        <w:rPr>
          <w:rFonts w:eastAsia="Times New Roman"/>
          <w:color w:val="000000"/>
        </w:rPr>
        <w:t xml:space="preserve">in terrestrial ecosystems </w:t>
      </w:r>
      <w:r w:rsidRPr="00771C52">
        <w:rPr>
          <w:rFonts w:eastAsia="Times New Roman"/>
          <w:color w:val="000000"/>
        </w:rPr>
        <w:t>are closely coupled</w:t>
      </w:r>
      <w:r w:rsidR="003704D1">
        <w:rPr>
          <w:rFonts w:eastAsia="Times New Roman"/>
          <w:color w:val="000000"/>
        </w:rPr>
        <w:t xml:space="preserve"> </w:t>
      </w:r>
      <w:r w:rsidR="003704D1">
        <w:rPr>
          <w:rFonts w:eastAsia="Times New Roman"/>
          <w:color w:val="000000"/>
        </w:rPr>
        <w:fldChar w:fldCharType="begin" w:fldLock="1"/>
      </w:r>
      <w:r w:rsidR="003704D1">
        <w:rPr>
          <w:rFonts w:eastAsia="Times New Roman"/>
          <w:color w:val="000000"/>
        </w:rPr>
        <w:instrText>ADDIN CSL_CITATION {"citationItems":[{"id":"ITEM-1","itemData":{"DOI":"10.1126/science.1091390","author":[{"dropping-particle":"","family":"Hungate","given":"Bruce A","non-dropping-particle":"","parse-names":false,"suffix":""},{"dropping-particle":"","family":"Dukes","given":"Jeffrey S","non-dropping-particle":"","parse-names":false,"suffix":""},{"dropping-particle":"","family":"Shaw","given":"M Rebecca","non-dropping-particle":"","parse-names":false,"suffix":""},{"dropping-particle":"","family":"Luo","given":"Yiqi","non-dropping-particle":"","parse-names":false,"suffix":""},{"dropping-particle":"","family":"Field","given":"Christopher B","non-dropping-particle":"","parse-names":false,"suffix":""}],"container-title":"Science","id":"ITEM-1","issue":"5650","issued":{"date-parts":[["2003","11","28"]]},"page":"1512 LP  - 1513","title":"Nitrogen and Climate Change","type":"article-journal","volume":"302"},"uris":["http://www.mendeley.com/documents/?uuid=988687ee-9e06-4bd6-965d-66d58c993826"]}],"mendeley":{"formattedCitation":"(Hungate &lt;i&gt;et al.&lt;/i&gt;, 2003)","plainTextFormattedCitation":"(Hungate et al., 2003)","previouslyFormattedCitation":"(Hungate &lt;i&gt;et al.&lt;/i&gt;, 2003)"},"properties":{"noteIndex":0},"schema":"https://github.com/citation-style-language/schema/raw/master/csl-citation.json"}</w:instrText>
      </w:r>
      <w:r w:rsidR="003704D1">
        <w:rPr>
          <w:rFonts w:eastAsia="Times New Roman"/>
          <w:color w:val="000000"/>
        </w:rPr>
        <w:fldChar w:fldCharType="separate"/>
      </w:r>
      <w:r w:rsidR="003704D1" w:rsidRPr="003704D1">
        <w:rPr>
          <w:rFonts w:eastAsia="Times New Roman"/>
          <w:noProof/>
          <w:color w:val="000000"/>
        </w:rPr>
        <w:t xml:space="preserve">(Hungate </w:t>
      </w:r>
      <w:r w:rsidR="003704D1" w:rsidRPr="003704D1">
        <w:rPr>
          <w:rFonts w:eastAsia="Times New Roman"/>
          <w:i/>
          <w:noProof/>
          <w:color w:val="000000"/>
        </w:rPr>
        <w:t>et al.</w:t>
      </w:r>
      <w:r w:rsidR="003704D1" w:rsidRPr="003704D1">
        <w:rPr>
          <w:rFonts w:eastAsia="Times New Roman"/>
          <w:noProof/>
          <w:color w:val="000000"/>
        </w:rPr>
        <w:t>, 2003)</w:t>
      </w:r>
      <w:r w:rsidR="003704D1">
        <w:rPr>
          <w:rFonts w:eastAsia="Times New Roman"/>
          <w:color w:val="000000"/>
        </w:rPr>
        <w:fldChar w:fldCharType="end"/>
      </w:r>
      <w:r w:rsidRPr="00771C52">
        <w:rPr>
          <w:rFonts w:eastAsia="Times New Roman"/>
          <w:color w:val="000000"/>
        </w:rPr>
        <w:t>. This coupling has a strong influence on carbon fluxes between the atmosphere and the Earth’s surface</w:t>
      </w:r>
      <w:r w:rsidR="00493741"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variability","type":"article-journal","volume":"21"},"uris":["http://www.mendeley.com/documents/?uuid=59562705-fcfd-4286-9021-ad386b11f76a"]}],"mendeley":{"formattedCitation":"(Thornton &lt;i&gt;et al.&lt;/i&gt;, 2007)","plainTextFormattedCitation":"(Thornton et al., 2007)","previouslyFormattedCitation":"(Thornton &lt;i&gt;et al.&lt;/i&gt;, 2007)"},"properties":{"noteIndex":0},"schema":"https://github.com/citation-style-language/schema/raw/master/csl-citation.json"}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1B44B1">
        <w:rPr>
          <w:rFonts w:eastAsia="Times New Roman"/>
          <w:noProof/>
          <w:color w:val="000000"/>
        </w:rPr>
        <w:t>, 2007)</w:t>
      </w:r>
      <w:r w:rsidR="00493741" w:rsidRPr="008531D1">
        <w:rPr>
          <w:rFonts w:eastAsia="Times New Roman"/>
          <w:color w:val="000000"/>
        </w:rPr>
        <w:fldChar w:fldCharType="end"/>
      </w:r>
      <w:r w:rsidRPr="001B44B1">
        <w:rPr>
          <w:rFonts w:eastAsia="Times New Roman"/>
          <w:color w:val="000000"/>
        </w:rPr>
        <w:t>. For instance, land plants rely on nitrogen to build photosynthetic enzymes</w:t>
      </w:r>
      <w:r w:rsidR="002B1DD3">
        <w:rPr>
          <w:rFonts w:eastAsia="Times New Roman"/>
          <w:color w:val="000000"/>
        </w:rPr>
        <w:t xml:space="preserve"> responsible for assimilating CO</w:t>
      </w:r>
      <w:r w:rsidR="002B1DD3">
        <w:rPr>
          <w:rFonts w:eastAsia="Times New Roman"/>
          <w:color w:val="000000"/>
          <w:vertAlign w:val="subscript"/>
        </w:rPr>
        <w:t>2</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R","non-dropping-particle":"","parse-names":false,"suffix":""}],"container-title":"Oecologia","id":"ITEM-1","issue":"1","issued":{"date-parts":[["1989"]]},"page":"9-19","title":"Photosynthesis and nitrogen relationships in leaves of C&lt;sub&gt;3&lt;/sub&gt; plants","type":"article-journal","volume":"78"},"uris":["http://www.mendeley.com/documents/?uuid=1929e9f7-e333-4801-a50c-fa1e6ff6faad"]}],"mendeley":{"formattedCitation":"(Evans, 1989)","plainTextFormattedCitation":"(Evans, 1989)","previouslyFormattedCitation":"(Evans, 1989)"},"properties":{"noteIndex":0},"schema":"https://github.com/citation-style-language/schema/raw/master/csl-citation.json"}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(Evans, 1989)</w:t>
      </w:r>
      <w:r w:rsidR="00493741" w:rsidRPr="008531D1">
        <w:rPr>
          <w:rFonts w:eastAsia="Times New Roman"/>
          <w:color w:val="000000"/>
        </w:rPr>
        <w:fldChar w:fldCharType="end"/>
      </w:r>
      <w:r w:rsidRPr="008531D1">
        <w:rPr>
          <w:rFonts w:eastAsia="Times New Roman"/>
          <w:color w:val="000000"/>
        </w:rPr>
        <w:t>. Thus, nitrogen is an important regulator of carbon fluxes into terrestrial ecosystems, as indicated by Earth System Models (ESMs) that simulate reduced plant carbon assimilation when nitrogen co</w:t>
      </w:r>
      <w:r w:rsidRPr="001B44B1">
        <w:rPr>
          <w:rFonts w:eastAsia="Times New Roman"/>
          <w:color w:val="000000"/>
        </w:rPr>
        <w:t xml:space="preserve">nstraints are </w:t>
      </w:r>
      <w:r w:rsidR="00D678C0">
        <w:rPr>
          <w:rFonts w:eastAsia="Times New Roman"/>
          <w:color w:val="000000"/>
        </w:rPr>
        <w:t>imposed</w:t>
      </w:r>
      <w:r w:rsidR="00D678C0"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variability","type":"article-journal","volume":"21"},"uris":["http://www.mendeley.com/documents/?uuid=59562705-fcfd-4286-9021-ad386b11f76a"]},{"id":"ITEM-2","itemData":{"author":[{"dropping-particle":"","family":"Wieder","given":"William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Geoscience","id":"ITEM-2","issued":{"date-parts":[["2015","4","20"]]},"page":"441","publisher":"Nature Publishing Group","title":"Future productivity and carbon storage limited by terrestrial nutrient availability","type":"article-journal","volume":"8"},"uris":["http://www.mendeley.com/documents/?uuid=137c5918-db25-407d-a28e-d0fe4281360f"]},{"id":"ITEM-3","itemData":{"ISSN":"1365-2486","author":[{"dropping-particle":"","family":"Thomas","given":"R Quinn","non-dropping-particle":"","parse-names":false,"suffix":""},{"dropping-particle":"","family":"Brookshire","given":"E N","non-dropping-particle":"","parse-names":false,"suffix":""},{"dropping-particle":"","family":"Gerber","given":"Stefan","non-dropping-particle":"","parse-names":false,"suffix":""}],"container-title":"Global change biology","id":"ITEM-3","issue":"5","issued":{"date-parts":[["2015"]]},"page":"1777-1793","publisher":"Wiley Online Library","title":"Nitrogen limitation on land: how can it occur in Earth system models?","type":"article-journal","volume":"21"},"uris":["http://www.mendeley.com/documents/?uuid=03a96a99-1aca-4594-a4d3-113f53c95560"]}],"mendeley":{"formattedCitation":"(Thornton &lt;i&gt;et al.&lt;/i&gt;, 2007; Thomas &lt;i&gt;et al.&lt;/i&gt;, 2015; Wieder &lt;i&gt;et al.&lt;/i&gt;, 2015)","plainTextFormattedCitation":"(Thornton et al., 2007; Thomas et al., 2015; Wieder et al., 2015)","previouslyFormattedCitation":"(Thornton &lt;i&gt;et al.&lt;/i&gt;, 2007; Thomas &lt;i&gt;et al.&lt;/i&gt;, 2015; Wieder &lt;i&gt;et al.&lt;/i&gt;, 2015)"},"properties":{"noteIndex":0},"schema":"https://github.com/citation-style-language/schema/raw/master/csl-citation.json"}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771C52">
        <w:rPr>
          <w:rFonts w:eastAsia="Times New Roman"/>
          <w:noProof/>
          <w:color w:val="000000"/>
        </w:rPr>
        <w:t xml:space="preserve">, 2007; Thomas </w:t>
      </w:r>
      <w:r w:rsidR="00493741" w:rsidRPr="00771C52">
        <w:rPr>
          <w:rFonts w:eastAsia="Times New Roman"/>
          <w:i/>
          <w:noProof/>
          <w:color w:val="000000"/>
        </w:rPr>
        <w:t>et al.</w:t>
      </w:r>
      <w:r w:rsidR="00493741" w:rsidRPr="00771C52">
        <w:rPr>
          <w:rFonts w:eastAsia="Times New Roman"/>
          <w:noProof/>
          <w:color w:val="000000"/>
        </w:rPr>
        <w:t xml:space="preserve">, 2015; Wieder </w:t>
      </w:r>
      <w:r w:rsidR="00493741" w:rsidRPr="00771C52">
        <w:rPr>
          <w:rFonts w:eastAsia="Times New Roman"/>
          <w:i/>
          <w:noProof/>
          <w:color w:val="000000"/>
        </w:rPr>
        <w:t>et al.</w:t>
      </w:r>
      <w:r w:rsidR="00493741" w:rsidRPr="00771C52">
        <w:rPr>
          <w:rFonts w:eastAsia="Times New Roman"/>
          <w:noProof/>
          <w:color w:val="000000"/>
        </w:rPr>
        <w:t>, 2015)</w:t>
      </w:r>
      <w:r w:rsidR="00493741" w:rsidRPr="008531D1">
        <w:rPr>
          <w:rFonts w:eastAsia="Times New Roman"/>
          <w:color w:val="000000"/>
        </w:rPr>
        <w:fldChar w:fldCharType="end"/>
      </w:r>
      <w:r w:rsidRPr="008531D1">
        <w:rPr>
          <w:rFonts w:eastAsia="Times New Roman"/>
          <w:color w:val="000000"/>
        </w:rPr>
        <w:t>. Given ongoing addition of nitrogen to terrestrial ecosystems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{"citationItems":[{"id":"ITEM-1","itemData":{"ISSN":"1939-5582","author":[{"dropping-particle":"","family":"Vitousek","given":"Peter M","non-dropping-particle":"","parse-names":false,"suffix":""},{"dropping-particle":"","family":"Aber","given":"John D","non-dropping-particle":"","parse-names":false,"suffix":""},{"dropping-particle":"","family":"Howarth","given":"Robert W","non-dropping-particle":"","parse-names":false,"suffix":""},{"dropping-particle":"","family":"Likens","given":"Gene E","non-dropping-particle":"","parse-names":false,"suffix":""},{"dropping-particle":"","family":"Matson","given":"Pamela A","non-dropping-particle":"","parse-names":false,"suffix":""},{"dropping-particle":"","family":"Schindler","given":"David W","non-dropping-particle":"","parse-names":false,"suffix":""},{"dropping-particle":"","family":"Schlesinger","given":"William H","non-dropping-particle":"","parse-names":false,"suffix":""},{"dropping-particle":"","family":"Tilman","given":"David G","non-dropping-particle":"","parse-names":false,"suffix":""}],"container-title":"Ecological applications","id":"ITEM-1","issue":"3","issued":{"date-parts":[["1997"]]},"page":"737-750","publisher":"Wiley Online Library","title":"Human alteration of the global nitrogen cycle: sources and consequences","type":"article-journal","volume":"7"},"uris":["http://www.mendeley.com/documents/?uuid=ab27f24b-5d12-4306-b3d2-5ab4ea578c05"]},{"id":"ITEM-2","itemData":{"DOI":"10.1007/s10533-004-0370-0","ISSN":"1573-515X","abstract":"This paper contrasts the natural and anthropogenic controls on the conversion of unreactive N2 to more reactive forms of nitrogen (Nr). A variety of data sets are used to construct global N budgets for 1860 and the early 1990s and to make projections for the global N budget in 2050. Regional N budgets for Asia, North America, and other major regions for the early 1990s, as well as the marine N budget, are presented to Highlight the dominant fluxes of nitrogen in each region. Important findings are that human activities increasingly dominate the N budget at the global and at most regional scales, the terrestrial and open ocean N budgets are essentially disconnected, and the fixed forms of N are accumulating in most environmental reservoirs. The largest uncertainties in our understanding of the N budget at most scales are the rates of natural biological nitrogen fixation, the amount of Nr storage in most environmental reservoirs, and the production rates of N2 by denitrification.","author":[{"dropping-particle":"","family":"Galloway","given":"J N","non-dropping-particle":"","parse-names":false,"suffix":""},{"dropping-particle":"","family":"Dentener","given":"F J","non-dropping-particle":"","parse-names":false,"suffix":""},{"dropping-particle":"","family":"Capone","given":"D G","non-dropping-particle":"","parse-names":false,"suffix":""},{"dropping-particle":"","family":"Boyer","given":"E W","non-dropping-particle":"","parse-names":false,"suffix":""},{"dropping-particle":"","family":"Howarth","given":"R W","non-dropping-particle":"","parse-names":false,"suffix":""},{"dropping-particle":"","family":"Seitzinger","given":"S P","non-dropping-particle":"","parse-names":false,"suffix":""},{"dropping-particle":"","family":"Asner","given":"G P","non-dropping-particle":"","parse-names":false,"suffix":""},{"dropping-particle":"","family":"Cleveland","given":"C C","non-dropping-particle":"","parse-names":false,"suffix":""},{"dropping-particle":"","family":"Green","given":"P A","non-dropping-particle":"","parse-names":false,"suffix":""},{"dropping-particle":"","family":"Holland","given":"E A","non-dropping-particle":"","parse-names":false,"suffix":""},{"dropping-particle":"","family":"Karl","given":"D M","non-dropping-particle":"","parse-names":false,"suffix":""},{"dropping-particle":"","family":"Michaels","given":"A F","non-dropping-particle":"","parse-names":false,"suffix":""},{"dropping-particle":"","family":"Porter","given":"J H","non-dropping-particle":"","parse-names":false,"suffix":""},{"dropping-particle":"","family":"Townsend","given":"A R","non-dropping-particle":"","parse-names":false,"suffix":""},{"dropping-particle":"","family":"Vöosmarty","given":"C J","non-dropping-particle":"","parse-names":false,"suffix":""}],"container-title":"Biogeochemistry","id":"ITEM-2","issue":"2","issued":{"date-parts":[["2004"]]},"page":"153-226","title":"Nitrogen Cycles: Past, Present, and Future","type":"article-journal","volume":"70"},"uris":["http://www.mendeley.com/documents/?uuid=9f3eb0ac-1a5c-4292-b178-4928d49024a8"]},{"id":"ITEM-3","itemData":{"DOI":"10.1126/science.1136674","abstract":"Humans continue to transform the global nitrogen cycle at a record pace, reflecting an increased combustion of fossil fuels, growing demand for nitrogen in agriculture and industry, and pervasive inefficiencies in its use. Much anthropogenic nitrogen is lost to air, water, and land to cause a cascade of environmental and human health problems. Simultaneously, food production in some parts of the world is nitrogen-deficient, highlighting inequities in the distribution of nitrogen-containing fertilizers. Optimizing the need for a key human resource while minimizing its negative consequences requires an integrated interdisciplinary approach and the development of strategies to decrease nitrogen-containing waste.","author":[{"dropping-particle":"","family":"Galloway","given":"James N","non-dropping-particle":"","parse-names":false,"suffix":""},{"dropping-particle":"","family":"Townsend","given":"Alan R","non-dropping-particle":"","parse-names":false,"suffix":""},{"dropping-particle":"","family":"Erisman","given":"Jan Willem","non-dropping-particle":"","parse-names":false,"suffix":""},{"dropping-particle":"","family":"Bekunda","given":"Mateete","non-dropping-particle":"","parse-names":false,"suffix":""},{"dropping-particle":"","family":"Cai","given":"Zucong","non-dropping-particle":"","parse-names":false,"suffix":""},{"dropping-particle":"","family":"Freney","given":"John R","non-dropping-particle":"","parse-names":false,"suffix":""},{"dropping-particle":"","family":"Martinelli","given":"Luiz A","non-dropping-particle":"","parse-names":false,"suffix":""},{"dropping-particle":"","family":"Seitzinger","given":"Sybil P","non-dropping-particle":"","parse-names":false,"suffix":""},{"dropping-particle":"","family":"Sutton","given":"Mark A","non-dropping-particle":"","parse-names":false,"suffix":""}],"container-title":"Science","id":"ITEM-3","issue":"5878","issued":{"date-parts":[["2008","5","16"]]},"page":"889-892","title":"Transformation of the Nitrogen Cycle: Recent Trends, Questions, and Potential Solutions","type":"article-journal","volume":"320"},"uris":["http://www.mendeley.com/documents/?uuid=d57bc008-c87f-46ec-a92e-467fc803b1ce"]}],"mendeley":{"formattedCitation":"(Vitousek &lt;i&gt;et al.&lt;/i&gt;, 1997; Galloway &lt;i&gt;et al.&lt;/i&gt;, 2004, 2008)","plainTextFormattedCitation":"(Vitousek et al., 1997; Galloway et al., 2004, 2008)","previouslyFormattedCitation":"(Vitousek &lt;i&gt;et al.&lt;/i&gt;, 1997; Galloway &lt;i&gt;et al.&lt;/i&gt;, 2004, 2008)"},"properties":{"noteIndex":0},"schema":"https://github.com/citation-style-language/schema/raw/master/csl-citation.json"}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(Vitousek </w:t>
      </w:r>
      <w:r w:rsidR="00493741" w:rsidRPr="001B44B1">
        <w:rPr>
          <w:rFonts w:eastAsia="Times New Roman"/>
          <w:i/>
          <w:noProof/>
          <w:color w:val="000000"/>
        </w:rPr>
        <w:t>et al.</w:t>
      </w:r>
      <w:r w:rsidR="00493741" w:rsidRPr="001B44B1">
        <w:rPr>
          <w:rFonts w:eastAsia="Times New Roman"/>
          <w:noProof/>
          <w:color w:val="000000"/>
        </w:rPr>
        <w:t>,</w:t>
      </w:r>
      <w:r w:rsidR="00493741" w:rsidRPr="00771C52">
        <w:rPr>
          <w:rFonts w:eastAsia="Times New Roman"/>
          <w:noProof/>
          <w:color w:val="000000"/>
        </w:rPr>
        <w:t xml:space="preserve"> 1997; Galloway </w:t>
      </w:r>
      <w:r w:rsidR="00493741" w:rsidRPr="00771C52">
        <w:rPr>
          <w:rFonts w:eastAsia="Times New Roman"/>
          <w:i/>
          <w:noProof/>
          <w:color w:val="000000"/>
        </w:rPr>
        <w:t>et al.</w:t>
      </w:r>
      <w:r w:rsidR="00493741" w:rsidRPr="00771C52">
        <w:rPr>
          <w:rFonts w:eastAsia="Times New Roman"/>
          <w:noProof/>
          <w:color w:val="000000"/>
        </w:rPr>
        <w:t>, 2004, 2008)</w:t>
      </w:r>
      <w:r w:rsidR="00493741" w:rsidRPr="008531D1">
        <w:rPr>
          <w:rFonts w:eastAsia="Times New Roman"/>
          <w:color w:val="000000"/>
        </w:rPr>
        <w:fldChar w:fldCharType="end"/>
      </w:r>
      <w:r w:rsidRPr="008531D1">
        <w:rPr>
          <w:rFonts w:eastAsia="Times New Roman"/>
          <w:color w:val="000000"/>
        </w:rPr>
        <w:t xml:space="preserve">, it is critical to understand how </w:t>
      </w:r>
      <w:r w:rsidR="00AB7D42">
        <w:rPr>
          <w:rFonts w:eastAsia="Times New Roman"/>
          <w:color w:val="000000"/>
        </w:rPr>
        <w:t>nitrogen addition</w:t>
      </w:r>
      <w:r w:rsidR="00AB7D42" w:rsidRPr="008531D1">
        <w:rPr>
          <w:rFonts w:eastAsia="Times New Roman"/>
          <w:color w:val="000000"/>
        </w:rPr>
        <w:t xml:space="preserve"> </w:t>
      </w:r>
      <w:r w:rsidRPr="008531D1">
        <w:rPr>
          <w:rFonts w:eastAsia="Times New Roman"/>
          <w:color w:val="000000"/>
        </w:rPr>
        <w:t>will manifest itself in terrestrial ecosystems to reliably predict the rate and magnitude of future climate change.</w:t>
      </w:r>
    </w:p>
    <w:p w14:paraId="72C221CD" w14:textId="62B88177" w:rsidR="00361685" w:rsidRPr="00771C52" w:rsidRDefault="00361685" w:rsidP="00B05AC4">
      <w:pPr>
        <w:spacing w:line="480" w:lineRule="auto"/>
        <w:contextualSpacing/>
        <w:rPr>
          <w:rFonts w:eastAsia="Times New Roman"/>
        </w:rPr>
      </w:pPr>
      <w:r w:rsidRPr="00771C52">
        <w:rPr>
          <w:rFonts w:eastAsia="Times New Roman"/>
          <w:color w:val="000000"/>
        </w:rPr>
        <w:tab/>
        <w:t xml:space="preserve">ESMs typically assume a positive relationship between soil nitrogen availability, leaf nitrogen </w:t>
      </w:r>
      <w:r w:rsidR="00E814EA">
        <w:rPr>
          <w:rFonts w:eastAsia="Times New Roman"/>
          <w:color w:val="000000"/>
        </w:rPr>
        <w:t>per unit</w:t>
      </w:r>
      <w:r w:rsidRPr="00771C52">
        <w:rPr>
          <w:rFonts w:eastAsia="Times New Roman"/>
          <w:color w:val="000000"/>
        </w:rPr>
        <w:t xml:space="preserve"> area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00DC5A2D">
        <w:rPr>
          <w:rFonts w:eastAsia="Times New Roman"/>
          <w:color w:val="000000"/>
        </w:rPr>
        <w:t>; description of key abbreviated terms can be found in Table 1</w:t>
      </w:r>
      <w:r w:rsidRPr="00771C52">
        <w:rPr>
          <w:rFonts w:eastAsia="Times New Roman"/>
          <w:color w:val="000000"/>
        </w:rPr>
        <w:t>), and photosynthetic capacity</w:t>
      </w:r>
      <w:r w:rsidR="00B83AB1">
        <w:rPr>
          <w:rFonts w:eastAsia="Times New Roman"/>
          <w:color w:val="000000"/>
        </w:rPr>
        <w:t xml:space="preserve"> </w:t>
      </w:r>
      <w:r w:rsidR="00B83AB1">
        <w:rPr>
          <w:rFonts w:eastAsia="Times New Roman"/>
          <w:color w:val="000000"/>
        </w:rPr>
        <w:fldChar w:fldCharType="begin" w:fldLock="1"/>
      </w:r>
      <w:r w:rsidR="00B83AB1">
        <w:rPr>
          <w:rFonts w:eastAsia="Times New Roman"/>
          <w:color w:val="000000"/>
        </w:rPr>
        <w:instrText>ADDIN CSL_CITATION {"citationItems":[{"id":"ITEM-1","itemData":{"ISSN":"1365-2486","author":[{"dropping-particle":"","family":"Smith","given":"Nicholas G","non-dropping-particle":"","parse-names":false,"suffix":""},{"dropping-particle":"","family":"Dukes","given":"Jeffrey S","non-dropping-particle":"","parse-names":false,"suffix":""}],"container-title":"Global Change Biology","id":"ITEM-1","issue":"1","issued":{"date-parts":[["2013"]]},"page":"45-63","publisher":"Wiley Online Library","title":"Plant respiration and photosynthesis in global</w:instrText>
      </w:r>
      <w:r w:rsidR="00B83AB1">
        <w:rPr>
          <w:rFonts w:ascii="Cambria Math" w:eastAsia="Times New Roman" w:hAnsi="Cambria Math" w:cs="Cambria Math"/>
          <w:color w:val="000000"/>
        </w:rPr>
        <w:instrText>‐</w:instrText>
      </w:r>
      <w:r w:rsidR="00B83AB1">
        <w:rPr>
          <w:rFonts w:eastAsia="Times New Roman"/>
          <w:color w:val="000000"/>
        </w:rPr>
        <w:instrText>scale models: incorporating acclimation to temperature and CO&lt;sub&gt;2&lt;/sub&gt;","type":"article-journal","volume":"19"},"uris":["http://www.mendeley.com/documents/?uuid=4c0c2ac6-832a-4bcd-b503-0709d6ab1e4e"]},{"id":"ITEM-2","itemData":{"DOI":"10.1029/2018GB006141","ISSN":"0886-6236","abstract":"Abstract Land models are often used to simulate terrestrial responses to future environmental changes, but these models are not commonly evaluated with data from experimental manipulations. Results from experimental manipulations can identify and evaluate model assumptions that are consistent with appropriate ecosystem responses to future environmental change. We conducted simulations using three coupled carbon-nitrogen versions of the Community Land Model (CLM, versions 4, 4.5 and- the newly developed- 5), and compared the simulated response to nitrogen (N) and atmospheric carbon dioxide (CO2) enrichment with meta-analyses of observations from similar experimental manipulations. In control simulations, successive versions of CLM showed a poleward increase in gross primary productivity and an overall bias reduction, compared to FLUXNET-MTE observations. Simulations with N and CO2 enrichment demonstrate that CLM transitioned from a model that exhibited strong nitrogen limitation of the terrestrial carbon cycle (CLM4) to a model that showed greater responsiveness to elevated concentrations of CO2 in the atmosphere (CLM5). Overall, CLM5 simulations showed better agreement with observed ecosystem responses to experimental N and CO2 enrichment than previous versions of the model. These simulations also exposed shortcomings in structural assumptions and parameterizations. Specifically, no version of CLM captures changes in plant physiology, allocation, and nutrient uptake that are likely important aspects of terrestrial ecosystems? responses to environmental change. These highlight priority areas that should be addressed in future model developments. Moving forward, incorporating results from experimental manipulations into model benchmarking tools that are used to evaluate model performance will help increase confidence in terrestrial carbon cycle projections.","author":[{"dropping-particle":"","family":"Wieder","given":"William R","non-dropping-particle":"","parse-names":false,"suffix":""},{"dropping-particle":"","family":"Lawrence","given":"David M","non-dropping-particle":"","parse-names":false,"suffix":""},{"dropping-particle":"","family":"Fisher","given":"Rosie A","non-dropping-particle":"","parse-names":false,"suffix":""},{"dropping-particle":"","family":"Bonan","given":"Gordon B","non-dropping-particle":"","parse-names":false,"suffix":""},{"dropping-particle":"","family":"Cheng","given":"Susan J","non-dropping-particle":"","parse-names":false,"suffix":""},{"dropping-particle":"","family":"Goodale","given":"Christine L","non-dropping-particle":"","parse-names":false,"suffix":""},{"dropping-particle":"","family":"Grandy","given":"A Stuart","non-dropping-particle":"","parse-names":false,"suffix":""},{"dropping-particle":"","family":"Koven","given":"Charles D","non-dropping-particle":"","parse-names":false,"suffix":""},{"dropping-particle":"","family":"Lombardozzi","given":"Danica L","non-dropping-particle":"","parse-names":false,"suffix":""},{"dropping-particle":"","family":"Oleson","given":"Keith W","non-dropping-particle":"","parse-names":false,"suffix":""},{"dropping-particle":"","family":"Thomas","given":"R Quinn","non-dropping-particle":"","parse-names":false,"suffix":""}],"container-title":"Global Biogeochemical Cycles","id":"ITEM-2","issued":{"date-parts":[["2019","6","25"]]},"note":"doi: 10.1029/2018GB006141","page":"2018GB006141","publisher":"John Wiley &amp; Sons, Ltd","title":"Beyond static benchmarking: Using experimental manipulations to evaluate land model assumptions","type":"article-journal","volume":"33"},"uris":["http://www.mendeley.com/documents/?uuid=529db314-1a5a-42c3-9cb3-222efac91516"]}],"mendeley":{"formattedCitation":"(Smith &amp; Dukes, 2013; Wieder &lt;i&gt;et al.&lt;/i&gt;, 2019)","plainTextFormattedCitation":"(Smith &amp; Dukes, 2013; Wieder et al., 2019)","previouslyFormattedCitation":"(Smith &amp; Dukes, 2013; Wieder &lt;i&gt;et al.&lt;/i&gt;, 2019)"},"properties":{"noteIndex":0},"schema":"https://github.com/citation-style-language/schema/raw/master/csl-citation.json"}</w:instrText>
      </w:r>
      <w:r w:rsidR="00B83AB1">
        <w:rPr>
          <w:rFonts w:eastAsia="Times New Roman"/>
          <w:color w:val="000000"/>
        </w:rPr>
        <w:fldChar w:fldCharType="separate"/>
      </w:r>
      <w:r w:rsidR="00B83AB1" w:rsidRPr="00B83AB1">
        <w:rPr>
          <w:rFonts w:eastAsia="Times New Roman"/>
          <w:noProof/>
          <w:color w:val="000000"/>
        </w:rPr>
        <w:t xml:space="preserve">(Smith &amp; Dukes, 2013; Wieder </w:t>
      </w:r>
      <w:r w:rsidR="00B83AB1" w:rsidRPr="00B83AB1">
        <w:rPr>
          <w:rFonts w:eastAsia="Times New Roman"/>
          <w:i/>
          <w:noProof/>
          <w:color w:val="000000"/>
        </w:rPr>
        <w:t>et al.</w:t>
      </w:r>
      <w:r w:rsidR="00B83AB1" w:rsidRPr="00B83AB1">
        <w:rPr>
          <w:rFonts w:eastAsia="Times New Roman"/>
          <w:noProof/>
          <w:color w:val="000000"/>
        </w:rPr>
        <w:t>, 2019)</w:t>
      </w:r>
      <w:r w:rsidR="00B83AB1">
        <w:rPr>
          <w:rFonts w:eastAsia="Times New Roman"/>
          <w:color w:val="000000"/>
        </w:rPr>
        <w:fldChar w:fldCharType="end"/>
      </w:r>
      <w:r w:rsidRPr="00771C52">
        <w:rPr>
          <w:rFonts w:eastAsia="Times New Roman"/>
          <w:color w:val="000000"/>
        </w:rPr>
        <w:t xml:space="preserve">. The positive correlation between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photosynthetic capacity is commonly observed</w:t>
      </w:r>
      <w:r w:rsidR="00493741"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models","type":"article-journal","volume":"15"},"uris":["http://www.mendeley.com/documents/?uuid=90c219aa-0800-4c96-a865-7cd376d1fa72"]},{"id":"ITEM-3","itemData":{"DOI":"10.1007/BF00377192","ISSN":"1432-1939","abstract":"The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R","non-dropping-particle":"","parse-names":false,"suffix":""}],"container-title":"Oecologia","id":"ITEM-3","issue":"1","issued":{"date-parts":[["1989"]]},"page":"9-19","title":"Photosynthesis and nitrogen relationships in leaves of C&lt;sub&gt;3&lt;/sub&gt; plants","type":"article-journal","volume":"78"},"uris":["http://www.mendeley.com/documents/?uuid=1929e9f7-e333-4801-a50c-fa1e6ff6faad"]}],"mendeley":{"formattedCitation":"(Evans, 1989; Kattge &lt;i&gt;et al.&lt;/i&gt;, 2009; Walker &lt;i&gt;et al.&lt;/i&gt;, 2014)","plainTextFormattedCitation":"(Evans, 1989; Kattge et al., 2009; Walker et al., 2014)","previouslyFormattedCitation":"(Evans, 1989; Kattge &lt;i&gt;et al.&lt;/i&gt;, 2009; Walker &lt;i&gt;et al.&lt;/i&gt;, 2014)"},"properties":{"noteIndex":0},"schema":"https://github.com/citation-style-language/schema/raw/master/csl-citation.json"}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(Evans, 1989; 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r w:rsidR="00493741"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is thought to be the result of the fact that photosynthetic enzymes are typically nitrogen-rich</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{"citationItems":[{"id":"ITEM-1","itemData":{"author":[{"dropping-particle":"","family":"Evans","given":"John R","non-dropping-particle":"","parse-names":false,"suffix":""},{"dropping-particle":"","family":"Seemann","given":"Jeffrey R","non-dropping-particle":"","parse-names":false,"suffix":""}],"container-title":"Photosynthesis","id":"ITEM-1","issued":{"date-parts":[["1989"]]},"page":"183-205","publisher":"Alan R. Liss New York","title":"The allocation of protein nitrogen in the photosynthetic apparatus: costs, consequences, and control","type":"article-journal","volume":"8"},"uris":["http://www.mendeley.com/documents/?uuid=451d5b37-10aa-45bf-a918-942b5c43781c"]},{"id":"ITEM-2","itemData":{"DOI":"10.1093/jxb/ery366","ISSN":"0022-0957","abstract":"Global food security depends on three main cereal crops (wheat, rice and maize) achieving and maintaining high yields, as well as increasing their future yields. Fundamental to the production of this biomass is photosynthesis. The process of photosynthesis involves a large number of proteins that together account for the majority of the nitrogen in leaves. As large amounts of nitrogen are removed in the harvested grain, this needs to be replaced either from synthetic fertilizer or biological nitrogen fixation. Knowledge about photosynthetic properties of leaves in natural ecosystems is also important, particularly when we consider the potential impacts of climate change. While the relationship between nitrogen and photosynthetic capacity of a leaf differs between species, leaf nitrogen content provides a useful way to incorporate photosynthesis into models of ecosystems and the terrestrial biosphere. This review provides a generalized nitrogen budget for a C3 leaf cell and discusses the potential for improving photosynthesis from a nitrogen perspective.","author":[{"dropping-particle":"","family":"Evans","given":"John R","non-dropping-particle":"","parse-names":false,"suffix":""},{"dropping-particle":"","family":"Clarke","given":"Victoria C","non-dropping-particle":"","parse-names":false,"suffix":""}],"container-title":"Journal of Experimental Botany","id":"ITEM-2","issue":"1","issued":{"date-parts":[["2019","1","1"]]},"page":"7-15","title":"The nitrogen cost of photosynthesis","type":"article-journal","volume":"70"},"uris":["http://www.mendeley.com/documents/?uuid=9578fe14-5e44-427b-ba2d-339113b4e0ae"]}],"mendeley":{"formattedCitation":"(Evans &amp; Seemann, 1989; Evans &amp; Clarke, 2019)","plainTextFormattedCitation":"(Evans &amp; Seemann, 1989; Evans &amp; Clarke, 2019)","previouslyFormattedCitation":"(Evans &amp; Seemann, 1989; Evans &amp; Clarke, 2019)"},"properties":{"noteIndex":0},"schema":"https://github.com/citation-style-language/schema/raw/master/csl-citation.json"}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(Evans &amp; Seemann, 1989; Evans &amp; Clarke, 2019)</w:t>
      </w:r>
      <w:r w:rsidR="00493741" w:rsidRPr="008531D1">
        <w:rPr>
          <w:rFonts w:eastAsia="Times New Roman"/>
          <w:color w:val="000000"/>
        </w:rPr>
        <w:fldChar w:fldCharType="end"/>
      </w:r>
      <w:r w:rsidRPr="008531D1">
        <w:rPr>
          <w:rFonts w:eastAsia="Times New Roman"/>
          <w:color w:val="000000"/>
        </w:rPr>
        <w:t xml:space="preserve">. However, the positive correlation between soil nitrogen availability and </w:t>
      </w:r>
      <w:proofErr w:type="spellStart"/>
      <w:r w:rsidRPr="001B44B1">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is not as straightforward. This is because plant nitrogen allocation is dynamic</w:t>
      </w:r>
      <w:r w:rsidR="00493741" w:rsidRPr="00771C52">
        <w:rPr>
          <w:rFonts w:eastAsia="Times New Roman"/>
          <w:color w:val="000000"/>
        </w:rPr>
        <w:t xml:space="preserve"> over time and space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Phytologist","id":"ITEM-1","issued":{"date-parts":[["2017","3","1"]]},"page":"1447-1463","title":"Physiological and structural tradeoffs underlying the leaf economics spectrum","type":"article-journal","volume":"241"},"uris":["http://www.mendeley.com/documents/?uuid=daf48305-0595-49f4-b076-5968c3c2835e"]}],"mendeley":{"formattedCitation":"(Onoda &lt;i&gt;et al.&lt;/i&gt;, 2017)","plainTextFormattedCitation":"(Onoda et al., 2017)","previouslyFormattedCitation":"(Onoda &lt;i&gt;et al.&lt;/i&gt;, 2017)"},"properties":{"noteIndex":0},"schema":"https://github.com/citation-style-language/schema/raw/master/csl-citation.json"}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(Onoda </w:t>
      </w:r>
      <w:r w:rsidR="00493741" w:rsidRPr="001B44B1">
        <w:rPr>
          <w:rFonts w:eastAsia="Times New Roman"/>
          <w:i/>
          <w:noProof/>
          <w:color w:val="000000"/>
        </w:rPr>
        <w:t>et al.</w:t>
      </w:r>
      <w:r w:rsidR="00493741" w:rsidRPr="001B44B1">
        <w:rPr>
          <w:rFonts w:eastAsia="Times New Roman"/>
          <w:noProof/>
          <w:color w:val="000000"/>
        </w:rPr>
        <w:t>, 2017)</w:t>
      </w:r>
      <w:r w:rsidR="00493741"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and is </w:t>
      </w:r>
      <w:r w:rsidR="00B83AB1">
        <w:rPr>
          <w:rFonts w:eastAsia="Times New Roman"/>
          <w:color w:val="000000"/>
        </w:rPr>
        <w:t>a consequence</w:t>
      </w:r>
      <w:r w:rsidRPr="001B44B1">
        <w:rPr>
          <w:rFonts w:eastAsia="Times New Roman"/>
          <w:color w:val="000000"/>
        </w:rPr>
        <w:t xml:space="preserve"> of both soil nitrogen availability and tissue or organ-specific plant nitrogen demand</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Phytologist","id":"ITEM-1","issued":{"date-parts":[["2020","5","26"]]},"note":"doi: 10.1111/nph.16702","publisher":"John Wiley &amp; Sons, Ltd","title":"When and where soil is important to modify the carbon and water economy of leaves","type":"article-journal"},"uris":["http://www.mendeley.com/documents/?uuid=4c508292-c175-4d53-9914-3fa0672e4c50"]}],"mendeley":{"formattedCitation":"(Paillassa &lt;i&gt;et al.&lt;/i&gt;, 2020)","plainTextFormattedCitation":"(Paillassa et al., 2020)","previouslyFormattedCitation":"(Paillassa &lt;i&gt;et al.&lt;/i&gt;,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(Paillassa </w:t>
      </w:r>
      <w:r w:rsidR="00493741" w:rsidRPr="001B44B1">
        <w:rPr>
          <w:rFonts w:eastAsia="Times New Roman"/>
          <w:i/>
          <w:noProof/>
          <w:color w:val="000000"/>
        </w:rPr>
        <w:t>et al.</w:t>
      </w:r>
      <w:r w:rsidR="00493741" w:rsidRPr="00771C52">
        <w:rPr>
          <w:rFonts w:eastAsia="Times New Roman"/>
          <w:noProof/>
          <w:color w:val="000000"/>
        </w:rPr>
        <w:t>, 2020)</w:t>
      </w:r>
      <w:r w:rsidR="00493741" w:rsidRPr="008531D1">
        <w:rPr>
          <w:rFonts w:eastAsia="Times New Roman"/>
          <w:color w:val="000000"/>
        </w:rPr>
        <w:fldChar w:fldCharType="end"/>
      </w:r>
      <w:r w:rsidRPr="008531D1">
        <w:rPr>
          <w:rFonts w:eastAsia="Times New Roman"/>
          <w:color w:val="000000"/>
        </w:rPr>
        <w:t xml:space="preserve">, which itself </w:t>
      </w:r>
      <w:r w:rsidR="00241405">
        <w:rPr>
          <w:rFonts w:eastAsia="Times New Roman"/>
          <w:color w:val="000000"/>
        </w:rPr>
        <w:t>can be</w:t>
      </w:r>
      <w:r w:rsidR="00241405" w:rsidRPr="008531D1">
        <w:rPr>
          <w:rFonts w:eastAsia="Times New Roman"/>
          <w:color w:val="000000"/>
        </w:rPr>
        <w:t xml:space="preserve"> </w:t>
      </w:r>
      <w:r w:rsidRPr="008531D1">
        <w:rPr>
          <w:rFonts w:eastAsia="Times New Roman"/>
          <w:color w:val="000000"/>
        </w:rPr>
        <w:t>environmentally dependent</w:t>
      </w:r>
      <w:r w:rsidR="00AB7D42">
        <w:rPr>
          <w:rFonts w:eastAsia="Times New Roman"/>
          <w:color w:val="000000"/>
        </w:rPr>
        <w:t xml:space="preserve"> </w:t>
      </w:r>
      <w:r w:rsidR="00AB7D42">
        <w:rPr>
          <w:rFonts w:eastAsia="Times New Roman"/>
          <w:color w:val="000000"/>
        </w:rPr>
        <w:fldChar w:fldCharType="begin" w:fldLock="1"/>
      </w:r>
      <w:r w:rsidR="00472FC8">
        <w:rPr>
          <w:rFonts w:eastAsia="Times New Roman"/>
          <w:color w:val="000000"/>
        </w:rPr>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Botany","id":"ITEM-1","issued":{"date-parts":[["2021","6","11"]]},"title":"Root mass carbon costs to acquire nitrogen are determined by nitrogen and light availability in two species with different nitrogen acquisition strategies","type":"article-journal"},"uris":["http://www.mendeley.com/documents/?uuid=56da6a43-6e94-4639-ba14-5e7950d1d0f2"]}],"mendeley":{"formattedCitation":"(Perkowski &lt;i&gt;et al.&lt;/i&gt;, 2021)","plainTextFormattedCitation":"(Perkowski et al., 2021)","previouslyFormattedCitation":"(Perkowski &lt;i&gt;et al.&lt;/i&gt;, 2021)"},"properties":{"noteIndex":0},"schema":"https://github.com/citation-style-language/schema/raw/master/csl-citation.json"}</w:instrText>
      </w:r>
      <w:r w:rsidR="00AB7D42">
        <w:rPr>
          <w:rFonts w:eastAsia="Times New Roman"/>
          <w:color w:val="000000"/>
        </w:rPr>
        <w:fldChar w:fldCharType="separate"/>
      </w:r>
      <w:r w:rsidR="00AB7D42" w:rsidRPr="00AB7D42">
        <w:rPr>
          <w:rFonts w:eastAsia="Times New Roman"/>
          <w:noProof/>
          <w:color w:val="000000"/>
        </w:rPr>
        <w:t xml:space="preserve">(Perkowski </w:t>
      </w:r>
      <w:r w:rsidR="00AB7D42" w:rsidRPr="00AB7D42">
        <w:rPr>
          <w:rFonts w:eastAsia="Times New Roman"/>
          <w:i/>
          <w:noProof/>
          <w:color w:val="000000"/>
        </w:rPr>
        <w:t>et al.</w:t>
      </w:r>
      <w:r w:rsidR="00AB7D42" w:rsidRPr="00AB7D42">
        <w:rPr>
          <w:rFonts w:eastAsia="Times New Roman"/>
          <w:noProof/>
          <w:color w:val="000000"/>
        </w:rPr>
        <w:t>, 2021)</w:t>
      </w:r>
      <w:r w:rsidR="00AB7D42">
        <w:rPr>
          <w:rFonts w:eastAsia="Times New Roman"/>
          <w:color w:val="000000"/>
        </w:rPr>
        <w:fldChar w:fldCharType="end"/>
      </w:r>
      <w:r w:rsidRPr="00771C52">
        <w:rPr>
          <w:rFonts w:eastAsia="Times New Roman"/>
          <w:color w:val="000000"/>
        </w:rPr>
        <w:t>.</w:t>
      </w:r>
    </w:p>
    <w:p w14:paraId="1C97A425" w14:textId="697B622B" w:rsidR="00361685" w:rsidRPr="001B44B1" w:rsidRDefault="00361685" w:rsidP="00B05AC4">
      <w:pPr>
        <w:spacing w:line="480" w:lineRule="auto"/>
        <w:contextualSpacing/>
        <w:rPr>
          <w:rFonts w:eastAsia="Times New Roman"/>
        </w:rPr>
      </w:pPr>
      <w:r w:rsidRPr="00771C52">
        <w:rPr>
          <w:rFonts w:eastAsia="Times New Roman"/>
          <w:color w:val="000000"/>
        </w:rPr>
        <w:tab/>
        <w:t xml:space="preserve">A few recent studies have highlighted the significantly positive relationship between soil nitrogen availability and </w:t>
      </w:r>
      <w:r w:rsidR="00472FC8">
        <w:rPr>
          <w:rFonts w:eastAsia="Times New Roman"/>
          <w:iCs/>
          <w:color w:val="000000"/>
        </w:rPr>
        <w:t xml:space="preserve">leaf </w:t>
      </w:r>
      <w:proofErr w:type="spellStart"/>
      <w:r w:rsidR="00A72C40">
        <w:rPr>
          <w:rFonts w:eastAsia="Times New Roman"/>
          <w:i/>
          <w:iCs/>
          <w:color w:val="000000"/>
        </w:rPr>
        <w:t>N</w:t>
      </w:r>
      <w:r w:rsidR="00A72C40">
        <w:rPr>
          <w:rFonts w:eastAsia="Times New Roman"/>
          <w:iCs/>
          <w:color w:val="000000"/>
          <w:vertAlign w:val="subscript"/>
        </w:rPr>
        <w:t>area</w:t>
      </w:r>
      <w:proofErr w:type="spellEnd"/>
      <w:r w:rsidR="00A72C40">
        <w:rPr>
          <w:rFonts w:eastAsia="Times New Roman"/>
          <w:iCs/>
          <w:color w:val="000000"/>
        </w:rPr>
        <w:t xml:space="preserve"> </w:t>
      </w:r>
      <w:r w:rsidR="00472FC8">
        <w:rPr>
          <w:rFonts w:eastAsia="Times New Roman"/>
          <w:iCs/>
          <w:color w:val="000000"/>
        </w:rPr>
        <w:t>using meta-</w:t>
      </w:r>
      <w:r w:rsidR="00C4492C">
        <w:rPr>
          <w:rFonts w:eastAsia="Times New Roman"/>
          <w:iCs/>
          <w:color w:val="000000"/>
        </w:rPr>
        <w:t xml:space="preserve">analyses </w:t>
      </w:r>
      <w:r w:rsidR="00493741" w:rsidRPr="008531D1">
        <w:rPr>
          <w:rFonts w:eastAsia="Times New Roman"/>
          <w:color w:val="000000"/>
        </w:rPr>
        <w:fldChar w:fldCharType="begin" w:fldLock="1"/>
      </w:r>
      <w:r w:rsidR="00472FC8">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Biogeography","id":"ITEM-2","issue":"3","issued":{"date-parts":[["2020"]]},"page":"573-589","publisher":"Wiley Online Library","title":"Effects of nitrogen enrichment on tree carbon allocation: A global synthesis","type":"article-journal","volume":"29"},"uris":["http://www.mendeley.com/documents/?uuid=1c39d313-8c8c-42ba-82e9-2f7155a56ad0"]},{"id":"ITEM-3","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Biology","id":"ITEM-3","issue":"6","issued":{"date-parts":[["2020"]]},"page":"3585-3600","publisher":"Wiley Online Library","title":"Global response patterns of plant photosynthesis to nitrogen addition: A meta</w:instrText>
      </w:r>
      <w:r w:rsidR="00472FC8">
        <w:rPr>
          <w:rFonts w:ascii="Cambria Math" w:eastAsia="Times New Roman" w:hAnsi="Cambria Math" w:cs="Cambria Math"/>
          <w:color w:val="000000"/>
        </w:rPr>
        <w:instrText>‐</w:instrText>
      </w:r>
      <w:r w:rsidR="00472FC8">
        <w:rPr>
          <w:rFonts w:eastAsia="Times New Roman"/>
          <w:color w:val="000000"/>
        </w:rPr>
        <w:instrText>analysis","type":"article-journal","volume":"26"},"uris":["http://www.mendeley.com/documents/?uuid=88a2d05f-7d65-4d3f-99d4-92177a841975"]}],"mendeley":{"formattedCitation":"(Firn &lt;i&gt;et al.&lt;/i&gt;, 2019; Li &lt;i&gt;et al.&lt;/i&gt;, 2020; Liang &lt;i&gt;et al.&lt;/i&gt;, 2020)","manualFormatting":"(Li et al., 2020; Liang et al., 2020)","plainTextFormattedCitation":"(Firn et al., 2019; Li et al., 2020; Liang et al., 2020)","previouslyFormattedCitation":"(Firn &lt;i&gt;et al.&lt;/i&gt;, 2019; Li &lt;i&gt;et al.&lt;/i&gt;, 2020; Liang &lt;i&gt;et al.&lt;/i&gt;,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w:t>
      </w:r>
      <w:r w:rsidR="00493741" w:rsidRPr="001B44B1">
        <w:rPr>
          <w:rFonts w:eastAsia="Times New Roman"/>
          <w:noProof/>
          <w:color w:val="000000"/>
        </w:rPr>
        <w:t xml:space="preserve">Li </w:t>
      </w:r>
      <w:r w:rsidR="00493741" w:rsidRPr="00771C52">
        <w:rPr>
          <w:rFonts w:eastAsia="Times New Roman"/>
          <w:i/>
          <w:noProof/>
          <w:color w:val="000000"/>
        </w:rPr>
        <w:t>et al.</w:t>
      </w:r>
      <w:r w:rsidR="00493741" w:rsidRPr="00771C52">
        <w:rPr>
          <w:rFonts w:eastAsia="Times New Roman"/>
          <w:noProof/>
          <w:color w:val="000000"/>
        </w:rPr>
        <w:t xml:space="preserve">, 2020; Liang </w:t>
      </w:r>
      <w:r w:rsidR="00493741" w:rsidRPr="00771C52">
        <w:rPr>
          <w:rFonts w:eastAsia="Times New Roman"/>
          <w:i/>
          <w:noProof/>
          <w:color w:val="000000"/>
        </w:rPr>
        <w:t>et al.</w:t>
      </w:r>
      <w:r w:rsidR="00493741" w:rsidRPr="00771C52">
        <w:rPr>
          <w:rFonts w:eastAsia="Times New Roman"/>
          <w:noProof/>
          <w:color w:val="000000"/>
        </w:rPr>
        <w:t>, 2020)</w:t>
      </w:r>
      <w:r w:rsidR="00493741" w:rsidRPr="008531D1">
        <w:rPr>
          <w:rFonts w:eastAsia="Times New Roman"/>
          <w:color w:val="000000"/>
        </w:rPr>
        <w:fldChar w:fldCharType="end"/>
      </w:r>
      <w:r w:rsidR="00EC110E">
        <w:rPr>
          <w:rFonts w:eastAsia="Times New Roman"/>
          <w:color w:val="000000"/>
        </w:rPr>
        <w:t xml:space="preserve">. </w:t>
      </w:r>
      <w:r w:rsidR="00EC110E">
        <w:rPr>
          <w:rFonts w:eastAsia="Times New Roman"/>
          <w:color w:val="000000"/>
        </w:rPr>
        <w:lastRenderedPageBreak/>
        <w:t>Additionally, data from a</w:t>
      </w:r>
      <w:r w:rsidR="00472FC8">
        <w:rPr>
          <w:rFonts w:eastAsia="Times New Roman"/>
          <w:color w:val="000000"/>
        </w:rPr>
        <w:t xml:space="preserve"> globally distributed experiment</w:t>
      </w:r>
      <w:r w:rsidR="00EC110E">
        <w:rPr>
          <w:rFonts w:eastAsia="Times New Roman"/>
          <w:color w:val="000000"/>
        </w:rPr>
        <w:t xml:space="preserve"> was found to show this positive relationship as inferred from an increase in leaf nitrogen per unit leaf </w:t>
      </w:r>
      <w:r w:rsidR="00EC110E" w:rsidRPr="00EC110E">
        <w:rPr>
          <w:rFonts w:eastAsia="Times New Roman"/>
          <w:color w:val="000000"/>
        </w:rPr>
        <w:t>mass</w:t>
      </w:r>
      <w:r w:rsidR="00EC110E">
        <w:rPr>
          <w:rFonts w:eastAsia="Times New Roman"/>
          <w:color w:val="000000"/>
        </w:rPr>
        <w:t xml:space="preserve"> </w:t>
      </w:r>
      <w:r w:rsidR="00EC110E" w:rsidRPr="00EC110E">
        <w:rPr>
          <w:rFonts w:eastAsia="Times New Roman"/>
          <w:color w:val="000000"/>
        </w:rPr>
        <w:t>(</w:t>
      </w:r>
      <w:proofErr w:type="spellStart"/>
      <w:r w:rsidR="00EC110E" w:rsidRPr="00EC110E">
        <w:rPr>
          <w:rFonts w:eastAsia="Times New Roman"/>
          <w:i/>
          <w:color w:val="000000"/>
        </w:rPr>
        <w:t>N</w:t>
      </w:r>
      <w:r w:rsidR="00EC110E" w:rsidRPr="00EC110E">
        <w:rPr>
          <w:rFonts w:eastAsia="Times New Roman"/>
          <w:color w:val="000000"/>
          <w:vertAlign w:val="subscript"/>
        </w:rPr>
        <w:t>mass</w:t>
      </w:r>
      <w:proofErr w:type="spellEnd"/>
      <w:r w:rsidR="00EC110E">
        <w:rPr>
          <w:rFonts w:eastAsia="Times New Roman"/>
          <w:color w:val="000000"/>
        </w:rPr>
        <w:t>) with added soil nitrogen, but no change in leaf mass per area</w:t>
      </w:r>
      <w:r w:rsidR="00472FC8">
        <w:rPr>
          <w:rFonts w:eastAsia="Times New Roman"/>
          <w:color w:val="000000"/>
        </w:rPr>
        <w:t xml:space="preserve"> </w:t>
      </w:r>
      <w:r w:rsidR="00472FC8">
        <w:rPr>
          <w:rFonts w:eastAsia="Times New Roman"/>
          <w:color w:val="000000"/>
        </w:rPr>
        <w:fldChar w:fldCharType="begin" w:fldLock="1"/>
      </w:r>
      <w:r w:rsidR="00EC110E">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2019)","manualFormatting":"(Marea; Firn et al., 2019)","plainTextFormattedCitation":"(Firn et al., 2019)","previouslyFormattedCitation":"(Firn &lt;i&gt;et al.&lt;/i&gt;, 2019)"},"properties":{"noteIndex":0},"schema":"https://github.com/citation-style-language/schema/raw/master/csl-citation.json"}</w:instrText>
      </w:r>
      <w:r w:rsidR="00472FC8">
        <w:rPr>
          <w:rFonts w:eastAsia="Times New Roman"/>
          <w:color w:val="000000"/>
        </w:rPr>
        <w:fldChar w:fldCharType="separate"/>
      </w:r>
      <w:r w:rsidR="00472FC8" w:rsidRPr="00472FC8">
        <w:rPr>
          <w:rFonts w:eastAsia="Times New Roman"/>
          <w:noProof/>
          <w:color w:val="000000"/>
        </w:rPr>
        <w:t>(</w:t>
      </w:r>
      <w:r w:rsidR="00EC110E" w:rsidRPr="00E81570">
        <w:rPr>
          <w:rFonts w:eastAsia="Times New Roman"/>
          <w:i/>
          <w:noProof/>
          <w:color w:val="000000"/>
        </w:rPr>
        <w:t>M</w:t>
      </w:r>
      <w:r w:rsidR="00EC110E" w:rsidRPr="00E81570">
        <w:rPr>
          <w:rFonts w:eastAsia="Times New Roman"/>
          <w:noProof/>
          <w:color w:val="000000"/>
          <w:vertAlign w:val="subscript"/>
        </w:rPr>
        <w:t>area</w:t>
      </w:r>
      <w:r w:rsidR="00EC110E">
        <w:rPr>
          <w:rFonts w:eastAsia="Times New Roman"/>
          <w:noProof/>
          <w:color w:val="000000"/>
        </w:rPr>
        <w:t xml:space="preserve">; </w:t>
      </w:r>
      <w:r w:rsidR="00472FC8" w:rsidRPr="00472FC8">
        <w:rPr>
          <w:rFonts w:eastAsia="Times New Roman"/>
          <w:noProof/>
          <w:color w:val="000000"/>
        </w:rPr>
        <w:t xml:space="preserve">Firn </w:t>
      </w:r>
      <w:r w:rsidR="00472FC8" w:rsidRPr="00472FC8">
        <w:rPr>
          <w:rFonts w:eastAsia="Times New Roman"/>
          <w:i/>
          <w:noProof/>
          <w:color w:val="000000"/>
        </w:rPr>
        <w:t>et al.</w:t>
      </w:r>
      <w:r w:rsidR="00472FC8" w:rsidRPr="00472FC8">
        <w:rPr>
          <w:rFonts w:eastAsia="Times New Roman"/>
          <w:noProof/>
          <w:color w:val="000000"/>
        </w:rPr>
        <w:t>, 2019)</w:t>
      </w:r>
      <w:r w:rsidR="00472FC8">
        <w:rPr>
          <w:rFonts w:eastAsia="Times New Roman"/>
          <w:color w:val="000000"/>
        </w:rPr>
        <w:fldChar w:fldCharType="end"/>
      </w:r>
      <w:r w:rsidRPr="008531D1">
        <w:rPr>
          <w:rFonts w:eastAsia="Times New Roman"/>
          <w:color w:val="000000"/>
        </w:rPr>
        <w:t xml:space="preserve">. These studies generally </w:t>
      </w:r>
      <w:r w:rsidR="00403D54">
        <w:rPr>
          <w:rFonts w:eastAsia="Times New Roman"/>
          <w:color w:val="000000"/>
        </w:rPr>
        <w:t>posit</w:t>
      </w:r>
      <w:r w:rsidR="00403D54" w:rsidRPr="008531D1">
        <w:rPr>
          <w:rFonts w:eastAsia="Times New Roman"/>
          <w:color w:val="000000"/>
        </w:rPr>
        <w:t xml:space="preserve"> </w:t>
      </w:r>
      <w:r w:rsidRPr="008531D1">
        <w:rPr>
          <w:rFonts w:eastAsia="Times New Roman"/>
          <w:color w:val="000000"/>
        </w:rPr>
        <w:t>that this positive correlation</w:t>
      </w:r>
      <w:r w:rsidR="00403D54">
        <w:rPr>
          <w:rFonts w:eastAsia="Times New Roman"/>
          <w:color w:val="000000"/>
        </w:rPr>
        <w:t xml:space="preserve"> </w:t>
      </w:r>
      <w:r w:rsidR="00403D54">
        <w:t>this positive correlation stems from plants allocating additional nitrogen to build nitrogen-rich proteins</w:t>
      </w:r>
      <w:r w:rsidRPr="008531D1">
        <w:rPr>
          <w:rFonts w:eastAsia="Times New Roman"/>
          <w:color w:val="000000"/>
        </w:rPr>
        <w:t xml:space="preserve"> </w:t>
      </w:r>
      <w:r w:rsidRPr="001B44B1">
        <w:rPr>
          <w:rFonts w:eastAsia="Times New Roman"/>
          <w:color w:val="000000"/>
        </w:rPr>
        <w:t xml:space="preserve">such as Ribulose-1,5-bisphosphate (Rubisco) that are involved in carboxylation. </w:t>
      </w:r>
      <w:r w:rsidR="00B83AB1">
        <w:rPr>
          <w:rFonts w:eastAsia="Times New Roman"/>
          <w:color w:val="000000"/>
        </w:rPr>
        <w:t>Such reasoning</w:t>
      </w:r>
      <w:r w:rsidR="00B83AB1" w:rsidRPr="001B44B1">
        <w:rPr>
          <w:rFonts w:eastAsia="Times New Roman"/>
          <w:color w:val="000000"/>
        </w:rPr>
        <w:t xml:space="preserve"> </w:t>
      </w:r>
      <w:r w:rsidRPr="001B44B1">
        <w:rPr>
          <w:rFonts w:eastAsia="Times New Roman"/>
          <w:color w:val="000000"/>
        </w:rPr>
        <w:t>generally follows previous conclusions from leaf-level analyses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models","type":"article-journal","volume":"15"},"uris":["http://www.mendeley.com/documents/?uuid=90c219aa-0800-4c96-a865-7cd376d1fa72"]}],"mendeley":{"formattedCitation":"(Kattge &lt;i&gt;et al.&lt;/i&gt;, 2009; Walker &lt;i&gt;et al.&lt;/i&gt;, 2014)","plainTextFormattedCitation":"(Kattge et al., 2009; Walker et al., 2014)","previouslyFormattedCitation":"(Kattge &lt;i&gt;et al.&lt;/i&gt;, 2009; Walker &lt;i&gt;et al.&lt;/i&gt;, 2014)"},"properties":{"noteIndex":0},"schema":"https://github.com/citation-style-language/schema/raw/master/csl-citation.json"}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r w:rsidR="00493741" w:rsidRPr="008531D1">
        <w:rPr>
          <w:rFonts w:eastAsia="Times New Roman"/>
          <w:color w:val="000000"/>
        </w:rPr>
        <w:fldChar w:fldCharType="end"/>
      </w:r>
      <w:r w:rsidRPr="008531D1">
        <w:rPr>
          <w:rFonts w:eastAsia="Times New Roman"/>
          <w:color w:val="000000"/>
        </w:rPr>
        <w:t>. However, analyses on Rubisco carboxylation suggest that leaves are not</w:t>
      </w:r>
      <w:r w:rsidR="00C4492C">
        <w:rPr>
          <w:rFonts w:eastAsia="Times New Roman"/>
          <w:color w:val="000000"/>
        </w:rPr>
        <w:t xml:space="preserve"> commonly</w:t>
      </w:r>
      <w:r w:rsidRPr="008531D1">
        <w:rPr>
          <w:rFonts w:eastAsia="Times New Roman"/>
          <w:color w:val="000000"/>
        </w:rPr>
        <w:t xml:space="preserve"> carboxylation-limited and are instead </w:t>
      </w:r>
      <w:r w:rsidR="0066451D">
        <w:rPr>
          <w:rFonts w:eastAsia="Times New Roman"/>
          <w:color w:val="000000"/>
        </w:rPr>
        <w:t>built</w:t>
      </w:r>
      <w:r w:rsidRPr="008531D1">
        <w:rPr>
          <w:rFonts w:eastAsia="Times New Roman"/>
          <w:color w:val="000000"/>
        </w:rPr>
        <w:t xml:space="preserve"> to maximize the utilization of available light in a given environment</w:t>
      </w:r>
      <w:r w:rsidR="0066451D">
        <w:rPr>
          <w:rFonts w:eastAsia="Times New Roman"/>
          <w:color w:val="000000"/>
        </w:rPr>
        <w:t xml:space="preserve"> at the lowest amount of Rubisco</w:t>
      </w:r>
      <w:r w:rsidR="00493741" w:rsidRPr="001B44B1">
        <w:rPr>
          <w:rFonts w:eastAsia="Times New Roman"/>
          <w:color w:val="000000"/>
        </w:rPr>
        <w:t xml:space="preserve"> </w:t>
      </w:r>
      <w:r w:rsidR="00B83AB1">
        <w:rPr>
          <w:rFonts w:eastAsia="Times New Roman"/>
          <w:color w:val="000000"/>
        </w:rPr>
        <w:fldChar w:fldCharType="begin" w:fldLock="1"/>
      </w:r>
      <w:r w:rsidR="001578C1">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theory","type":"article-journal","volume":"26"},"uris":["http://www.mendeley.com/documents/?uuid=5a86607f-14f9-4533-9429-1147a7bffbc4"]},{"id":"ITEM-3","itemData":{"DOI":"10.1111/nph.16447","ISSN":"0028-646X","abstract":"Abstract Several publications have examined leaf-trait and carbon-cycling shifts along an Amazon-Andes transect spanning 3.5 km elevation and 16? mean annual temperature. Photosynthetic capacity was previously shown to increase as temperature declines with increasing elevation, counteracting enzyme-kinetic effects. Primary production declines, nonetheless, due to decreasing light availability. We aimed to predict leaf-trait and production gradients from first principles, using published data to test an emerging theory whereby photosynthetic traits and primary production depend on optimal acclimation and/or adaptation to environment. We re-analysed published data for 210 species at 25 sites, fitting linear relationships to elevation for both predicted and observed photosynthetic traits and primary production. Declining leaf-internal/ambient CO2 ratio (?) and increasing carboxylation (Vcmax) and electron-transport (Jmax) capacities with increasing elevation were predicted. Increases in leaf nitrogen content with elevation were explained by increasing Vcmax and leaf mass-per-area. Leaf and soil phosphorus covaried, but after controlling for elevation, no nutrient metric accounted for any additional variance in photosynthetic traits. Primary production was predicted to decline with elevation. This analysis unifies leaf and ecosystem observations in a common theoretical framework. The insensitivity of primary production to temperature is shown to emerge as a consequence of the optimization of photosynthetic traits.","author":[{"dropping-particle":"","family":"Peng","given":"Yunke","non-dropping-particle":"","parse-names":false,"suffix":""},{"dropping-particle":"","family":"Bloomfield","given":"Keith J","non-dropping-particle":"","parse-names":false,"suffix":""},{"dropping-particle":"","family":"Prentice","given":"Iain Colin","non-dropping-particle":"","parse-names":false,"suffix":""}],"container-title":"New Phytologist","id":"ITEM-3","issue":"5","issued":{"date-parts":[["2020","1","23"]]},"note":"doi: 10.1111/nph.16447","page":"1274-1284","publisher":"John Wiley &amp; Sons, Ltd","title":"A theory of plant function helps to explain leaf-trait and productivity responses to elevation","type":"article-journal","volume":"226"},"uris":["http://www.mendeley.com/documents/?uuid=aae69a5c-3b67-46eb-9ff3-d86f0c9c19c6"]},{"id":"ITEM-4","itemData":{"DOI":"10.1038/s42003-021-01985-7","ISSN":"2399-3642","abstract":"There is huge uncertainty about how global exchanges of carbon between the atmosphere and land will respond to continuing environmental change. A better representation of photosynthetic capacity is required for Earth System models to simulate carbon assimilation reliably. Here we use a global leaf-trait dataset to test whether photosynthetic capacity is quantitatively predictable from climate, based on optimality principles; and to explore how this prediction is modified by soil properties, including indices of nitrogen and phosphorus availability, measured in situ. The maximum rate of carboxylation standardized to 25 °C (Vcmax25) was found to be proportional to growing-season irradiance, and to increase—as predicted—towards both colder and drier climates. Individual species’ departures from predicted Vcmax25 covaried with area-based leaf nitrogen (Narea) but community-mean Vcmax25 was unrelated to Narea, which in turn was unrelated to the soil C:N ratio. In contrast, leaves with low area-based phosphorus (Parea) had low Vcmax25 (both between and within communities), and Parea increased with total soil P. These findings do not support the assumption, adopted in some ecosystem and Earth System models, that leaf-level photosynthetic capacity depends on soil N supply. They do, however, support a previously-noted relationship between photosynthesis and soil P supply.","author":[{"dropping-particle":"","family":"Peng","given":"Yunke","non-dropping-particle":"","parse-names":false,"suffix":""},{"dropping-particle":"","family":"Bloomfield","given":"Keith J","non-dropping-particle":"","parse-names":false,"suffix":""},{"dropping-particle":"","family":"Cernusak","given":"Lucas A","non-dropping-particle":"","parse-names":false,"suffix":""},{"dropping-particle":"","family":"Domingues","given":"Tomas F","non-dropping-particle":"","parse-names":false,"suffix":""},{"dropping-particle":"","family":"Colin Prentice","given":"I","non-dropping-particle":"","parse-names":false,"suffix":""}],"container-title":"Communications Biology","id":"ITEM-4","issue":"1","issued":{"date-parts":[["2021"]]},"page":"462","title":"Global climate and nutrient controls of photosynthetic capacity","type":"article-journal","volume":"4"},"uris":["http://www.mendeley.com/documents/?uuid=e5a5df78-c02c-4746-975b-c03ac5644d21"]}],"mendeley":{"formattedCitation":"(Smith &lt;i&gt;et al.&lt;/i&gt;, 2019; Peng &lt;i&gt;et al.&lt;/i&gt;, 2020, 2021; Smith &amp; Keenan, 2020)","plainTextFormattedCitation":"(Smith et al., 2019; Peng et al., 2020, 2021; Smith &amp; Keenan, 2020)","previouslyFormattedCitation":"(Smith &lt;i&gt;et al.&lt;/i&gt;, 2019; Peng &lt;i&gt;et al.&lt;/i&gt;, 2020, 2021; Smith &amp; Keenan, 2020)"},"properties":{"noteIndex":0},"schema":"https://github.com/citation-style-language/schema/raw/master/csl-citation.json"}</w:instrText>
      </w:r>
      <w:r w:rsidR="00B83AB1">
        <w:rPr>
          <w:rFonts w:eastAsia="Times New Roman"/>
          <w:color w:val="000000"/>
        </w:rPr>
        <w:fldChar w:fldCharType="separate"/>
      </w:r>
      <w:r w:rsidR="00B83AB1" w:rsidRPr="00B83AB1">
        <w:rPr>
          <w:rFonts w:eastAsia="Times New Roman"/>
          <w:noProof/>
          <w:color w:val="000000"/>
        </w:rPr>
        <w:t xml:space="preserve">(Smith </w:t>
      </w:r>
      <w:r w:rsidR="00B83AB1" w:rsidRPr="00B83AB1">
        <w:rPr>
          <w:rFonts w:eastAsia="Times New Roman"/>
          <w:i/>
          <w:noProof/>
          <w:color w:val="000000"/>
        </w:rPr>
        <w:t>et al.</w:t>
      </w:r>
      <w:r w:rsidR="00B83AB1" w:rsidRPr="00B83AB1">
        <w:rPr>
          <w:rFonts w:eastAsia="Times New Roman"/>
          <w:noProof/>
          <w:color w:val="000000"/>
        </w:rPr>
        <w:t xml:space="preserve">, 2019; Peng </w:t>
      </w:r>
      <w:r w:rsidR="00B83AB1" w:rsidRPr="00B83AB1">
        <w:rPr>
          <w:rFonts w:eastAsia="Times New Roman"/>
          <w:i/>
          <w:noProof/>
          <w:color w:val="000000"/>
        </w:rPr>
        <w:t>et al.</w:t>
      </w:r>
      <w:r w:rsidR="00B83AB1" w:rsidRPr="00B83AB1">
        <w:rPr>
          <w:rFonts w:eastAsia="Times New Roman"/>
          <w:noProof/>
          <w:color w:val="000000"/>
        </w:rPr>
        <w:t>, 2020, 2021; Smith &amp; Keenan, 2020)</w:t>
      </w:r>
      <w:r w:rsidR="00B83AB1">
        <w:rPr>
          <w:rFonts w:eastAsia="Times New Roman"/>
          <w:color w:val="000000"/>
        </w:rPr>
        <w:fldChar w:fldCharType="end"/>
      </w:r>
      <w:r w:rsidRPr="008531D1">
        <w:rPr>
          <w:rFonts w:eastAsia="Times New Roman"/>
          <w:color w:val="000000"/>
        </w:rPr>
        <w:t>. So,</w:t>
      </w:r>
      <w:r w:rsidR="0066451D">
        <w:rPr>
          <w:rFonts w:eastAsia="Times New Roman"/>
          <w:color w:val="000000"/>
        </w:rPr>
        <w:t xml:space="preserve"> under nitrogen addition,</w:t>
      </w:r>
      <w:r w:rsidRPr="008531D1">
        <w:rPr>
          <w:rFonts w:eastAsia="Times New Roman"/>
          <w:color w:val="000000"/>
        </w:rPr>
        <w:t xml:space="preserve"> an increase in leaf nitrogen to build Rubisco would</w:t>
      </w:r>
      <w:r w:rsidRPr="001B44B1">
        <w:rPr>
          <w:rFonts w:eastAsia="Times New Roman"/>
          <w:color w:val="000000"/>
        </w:rPr>
        <w:t xml:space="preserve"> be a wasteful process in the sense that the extra Rub</w:t>
      </w:r>
      <w:r w:rsidR="00C4492C">
        <w:rPr>
          <w:rFonts w:eastAsia="Times New Roman"/>
          <w:color w:val="000000"/>
        </w:rPr>
        <w:t>i</w:t>
      </w:r>
      <w:r w:rsidRPr="001B44B1">
        <w:rPr>
          <w:rFonts w:eastAsia="Times New Roman"/>
          <w:color w:val="000000"/>
        </w:rPr>
        <w:t xml:space="preserve">sco would not increase photosynthesis unless it was accompanied by a similar increase in light energy. Nonetheless, a plant may </w:t>
      </w:r>
      <w:r w:rsidR="00C4492C">
        <w:rPr>
          <w:rFonts w:eastAsia="Times New Roman"/>
          <w:color w:val="000000"/>
        </w:rPr>
        <w:t>allocate</w:t>
      </w:r>
      <w:r w:rsidRPr="001B44B1">
        <w:rPr>
          <w:rFonts w:eastAsia="Times New Roman"/>
          <w:color w:val="000000"/>
        </w:rPr>
        <w:t xml:space="preserve"> extra available nitrogen to build Rubisco as a means to maintai</w:t>
      </w:r>
      <w:r w:rsidRPr="00771C52">
        <w:rPr>
          <w:rFonts w:eastAsia="Times New Roman"/>
          <w:color w:val="000000"/>
        </w:rPr>
        <w:t>n similar rates of photosynthesis at a lower stomatal conductance, effectively reducing nutrient use efficiency to increase water use efficiency</w:t>
      </w:r>
      <w:r w:rsidR="00383758" w:rsidRPr="00771C52">
        <w:rPr>
          <w:rFonts w:eastAsia="Times New Roman"/>
          <w:color w:val="000000"/>
        </w:rPr>
        <w:t xml:space="preserve"> </w:t>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2003)","plainTextFormattedCitation":"(Wright et al., 2003)","previouslyFormattedCitation":"(Wright &lt;i&gt;et al.&lt;/i&gt;, 2003)"},"properties":{"noteIndex":0},"schema":"https://github.com/citation-style-language/schema/raw/master/csl-citation.json"}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(Wright </w:t>
      </w:r>
      <w:r w:rsidR="00383758" w:rsidRPr="001B44B1">
        <w:rPr>
          <w:rFonts w:eastAsia="Times New Roman"/>
          <w:i/>
          <w:noProof/>
          <w:color w:val="000000"/>
        </w:rPr>
        <w:t>et al.</w:t>
      </w:r>
      <w:r w:rsidR="00383758" w:rsidRPr="001B44B1">
        <w:rPr>
          <w:rFonts w:eastAsia="Times New Roman"/>
          <w:noProof/>
          <w:color w:val="000000"/>
        </w:rPr>
        <w:t>, 2003)</w:t>
      </w:r>
      <w:r w:rsidR="00383758" w:rsidRPr="008531D1">
        <w:rPr>
          <w:rFonts w:eastAsia="Times New Roman"/>
          <w:color w:val="000000"/>
        </w:rPr>
        <w:fldChar w:fldCharType="end"/>
      </w:r>
      <w:r w:rsidRPr="008531D1">
        <w:rPr>
          <w:rFonts w:eastAsia="Times New Roman"/>
          <w:color w:val="000000"/>
        </w:rPr>
        <w:t>. Global studies have found empirical support for this response in some contexts</w:t>
      </w:r>
      <w:r w:rsidR="00383758" w:rsidRPr="001B44B1">
        <w:rPr>
          <w:rFonts w:eastAsia="Times New Roman"/>
          <w:color w:val="000000"/>
        </w:rPr>
        <w:t xml:space="preserve"> </w:t>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leaves","type":"article-journal"},"uris":["http://www.mendeley.com/documents/?uuid=4c508292-c175-4d53-9914-3fa0672e4c50"]}],"mendeley":{"formattedCitation":"(Prentice &lt;i&gt;et al.&lt;/i&gt;, 2014; Paillassa &lt;i&gt;et al.&lt;/i&gt;, 2020)","plainTextFormattedCitation":"(Prentice et al., 2014; Paillassa et al., 2020)","previouslyFormattedCitation":"(Prentice &lt;i&gt;et al.&lt;/i&gt;, 2014; Paillassa &lt;i&gt;et al.&lt;/i&gt;, 2020)"},"properties":{"noteIndex":0},"schema":"https://github.com/citation-style-language/schema/raw/master/csl-citation.json"}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(Prentice </w:t>
      </w:r>
      <w:r w:rsidR="00383758" w:rsidRPr="001B44B1">
        <w:rPr>
          <w:rFonts w:eastAsia="Times New Roman"/>
          <w:i/>
          <w:noProof/>
          <w:color w:val="000000"/>
        </w:rPr>
        <w:t>et al.</w:t>
      </w:r>
      <w:r w:rsidR="00383758" w:rsidRPr="001B44B1">
        <w:rPr>
          <w:rFonts w:eastAsia="Times New Roman"/>
          <w:noProof/>
          <w:color w:val="000000"/>
        </w:rPr>
        <w:t xml:space="preserve">, 2014; Paillassa </w:t>
      </w:r>
      <w:r w:rsidR="00383758" w:rsidRPr="001B44B1">
        <w:rPr>
          <w:rFonts w:eastAsia="Times New Roman"/>
          <w:i/>
          <w:noProof/>
          <w:color w:val="000000"/>
        </w:rPr>
        <w:t>et al.</w:t>
      </w:r>
      <w:r w:rsidR="00383758" w:rsidRPr="00771C52">
        <w:rPr>
          <w:rFonts w:eastAsia="Times New Roman"/>
          <w:noProof/>
          <w:color w:val="000000"/>
        </w:rPr>
        <w:t>, 2020)</w:t>
      </w:r>
      <w:r w:rsidR="00383758" w:rsidRPr="008531D1">
        <w:rPr>
          <w:rFonts w:eastAsia="Times New Roman"/>
          <w:color w:val="000000"/>
        </w:rPr>
        <w:fldChar w:fldCharType="end"/>
      </w:r>
      <w:r w:rsidRPr="001B44B1">
        <w:rPr>
          <w:rFonts w:eastAsia="Times New Roman"/>
          <w:color w:val="000000"/>
        </w:rPr>
        <w:t>.</w:t>
      </w:r>
    </w:p>
    <w:p w14:paraId="0080DDDC" w14:textId="09E95228" w:rsidR="00361685" w:rsidRPr="001B44B1" w:rsidRDefault="00361685" w:rsidP="00B05AC4">
      <w:pPr>
        <w:spacing w:line="480" w:lineRule="auto"/>
        <w:ind w:firstLine="720"/>
        <w:contextualSpacing/>
        <w:rPr>
          <w:rFonts w:eastAsia="Times New Roman"/>
        </w:rPr>
      </w:pPr>
      <w:r w:rsidRPr="00771C52">
        <w:rPr>
          <w:rFonts w:eastAsia="Times New Roman"/>
          <w:color w:val="000000"/>
        </w:rPr>
        <w:t>Other studies have highlighted the importance of</w:t>
      </w:r>
      <w:r w:rsidR="003704D1">
        <w:rPr>
          <w:rFonts w:eastAsia="Times New Roman"/>
          <w:color w:val="000000"/>
        </w:rPr>
        <w:t xml:space="preserve"> aboveground climate</w:t>
      </w:r>
      <w:r w:rsidR="00864535">
        <w:rPr>
          <w:rFonts w:eastAsia="Times New Roman"/>
          <w:color w:val="000000"/>
        </w:rPr>
        <w:t xml:space="preserve"> and light</w:t>
      </w:r>
      <w:r w:rsidR="003704D1">
        <w:rPr>
          <w:rFonts w:eastAsia="Times New Roman"/>
          <w:color w:val="000000"/>
        </w:rPr>
        <w:t>-driven</w:t>
      </w:r>
      <w:r w:rsidRPr="00771C52">
        <w:rPr>
          <w:rFonts w:eastAsia="Times New Roman"/>
          <w:color w:val="000000"/>
        </w:rPr>
        <w:t xml:space="preserve"> nitrogen demand for predicting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3704D1">
        <w:rPr>
          <w:rFonts w:eastAsia="Times New Roman"/>
          <w:color w:val="000000"/>
        </w:rPr>
        <w:fldChar w:fldCharType="begin" w:fldLock="1"/>
      </w:r>
      <w:r w:rsidR="00F01F6F">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Phytologist","id":"ITEM-2","issued":{"date-parts":[["2017","3","1"]]},"page":"1447-1463","title":"Physiological and structural tradeoffs underlying the leaf economics spectrum","type":"article-journal","volume":"241"},"uris":["http://www.mendeley.com/documents/?uuid=daf48305-0595-49f4-b076-5968c3c2835e"]},{"id":"ITEM-3","itemData":{"DOI":"10.1111/gcb.15212","ISSN":"1354-1013","abstract":"Abstract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Biology","id":"ITEM-3","issue":"9","issued":{"date-parts":[["2020","6","11"]]},"note":"doi: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theory","type":"article-journal","volume":"26"},"uris":["http://www.mendeley.com/documents/?uuid=5a86607f-14f9-4533-9429-1147a7bffbc4"]}],"mendeley":{"formattedCitation":"(Dong &lt;i&gt;et al.&lt;/i&gt;, 2017; Onoda &lt;i&gt;et al.&lt;/i&gt;, 2017; Smith &amp; Keenan, 2020)","plainTextFormattedCitation":"(Dong et al., 2017; Onoda et al., 2017; Smith &amp; Keenan, 2020)","previouslyFormattedCitation":"(Dong &lt;i&gt;et al.&lt;/i&gt;, 2017; Onoda &lt;i&gt;et al.&lt;/i&gt;, 2017; Smith &amp; Keenan, 2020)"},"properties":{"noteIndex":0},"schema":"https://github.com/citation-style-language/schema/raw/master/csl-citation.json"}</w:instrText>
      </w:r>
      <w:r w:rsidR="003704D1">
        <w:rPr>
          <w:rFonts w:eastAsia="Times New Roman"/>
          <w:color w:val="000000"/>
        </w:rPr>
        <w:fldChar w:fldCharType="separate"/>
      </w:r>
      <w:r w:rsidR="003704D1" w:rsidRPr="003704D1">
        <w:rPr>
          <w:rFonts w:eastAsia="Times New Roman"/>
          <w:noProof/>
          <w:color w:val="000000"/>
        </w:rPr>
        <w:t xml:space="preserve">(Dong </w:t>
      </w:r>
      <w:r w:rsidR="003704D1" w:rsidRPr="003704D1">
        <w:rPr>
          <w:rFonts w:eastAsia="Times New Roman"/>
          <w:i/>
          <w:noProof/>
          <w:color w:val="000000"/>
        </w:rPr>
        <w:t>et al.</w:t>
      </w:r>
      <w:r w:rsidR="003704D1" w:rsidRPr="003704D1">
        <w:rPr>
          <w:rFonts w:eastAsia="Times New Roman"/>
          <w:noProof/>
          <w:color w:val="000000"/>
        </w:rPr>
        <w:t xml:space="preserve">, 2017; Onoda </w:t>
      </w:r>
      <w:r w:rsidR="003704D1" w:rsidRPr="003704D1">
        <w:rPr>
          <w:rFonts w:eastAsia="Times New Roman"/>
          <w:i/>
          <w:noProof/>
          <w:color w:val="000000"/>
        </w:rPr>
        <w:t>et al.</w:t>
      </w:r>
      <w:r w:rsidR="003704D1" w:rsidRPr="003704D1">
        <w:rPr>
          <w:rFonts w:eastAsia="Times New Roman"/>
          <w:noProof/>
          <w:color w:val="000000"/>
        </w:rPr>
        <w:t>, 2017; Smith &amp; Keenan, 2020)</w:t>
      </w:r>
      <w:r w:rsidR="003704D1">
        <w:rPr>
          <w:rFonts w:eastAsia="Times New Roman"/>
          <w:color w:val="000000"/>
        </w:rPr>
        <w:fldChar w:fldCharType="end"/>
      </w:r>
      <w:r w:rsidRPr="001B44B1">
        <w:rPr>
          <w:rFonts w:eastAsia="Times New Roman"/>
          <w:color w:val="000000"/>
        </w:rPr>
        <w:t xml:space="preserve">. Both </w:t>
      </w:r>
      <w:proofErr w:type="spellStart"/>
      <w:r w:rsidRPr="001B44B1">
        <w:rPr>
          <w:rFonts w:eastAsia="Times New Roman"/>
          <w:color w:val="000000"/>
        </w:rPr>
        <w:t>ecophysiological</w:t>
      </w:r>
      <w:proofErr w:type="spellEnd"/>
      <w:r w:rsidRPr="001B44B1">
        <w:rPr>
          <w:rFonts w:eastAsia="Times New Roman"/>
          <w:color w:val="000000"/>
        </w:rPr>
        <w:t xml:space="preserve"> theory and data</w:t>
      </w:r>
      <w:r w:rsidR="00383758" w:rsidRPr="001B44B1">
        <w:rPr>
          <w:rFonts w:eastAsia="Times New Roman"/>
          <w:color w:val="000000"/>
        </w:rPr>
        <w:t xml:space="preserve"> </w:t>
      </w:r>
      <w:r w:rsidR="00383758" w:rsidRPr="008531D1">
        <w:rPr>
          <w:rFonts w:eastAsia="Times New Roman"/>
          <w:color w:val="000000"/>
        </w:rPr>
        <w:fldChar w:fldCharType="begin" w:fldLock="1"/>
      </w:r>
      <w:r w:rsidR="009A5B56">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 Smith &lt;i&gt;et al.&lt;/i&gt;, 2019)","plainTextFormattedCitation":"(Dong et al., 2017; Smith et al., 2019)","previouslyFormattedCitation":"(Dong &lt;i&gt;et al.&lt;/i&gt;, 2017; Smith &lt;i&gt;et al.&lt;/i&gt;, 2019)"},"properties":{"noteIndex":0},"schema":"https://github.com/citation-style-language/schema/raw/master/csl-citation.json"}</w:instrText>
      </w:r>
      <w:r w:rsidR="00383758" w:rsidRPr="008531D1">
        <w:rPr>
          <w:rFonts w:eastAsia="Times New Roman"/>
          <w:color w:val="000000"/>
        </w:rPr>
        <w:fldChar w:fldCharType="separate"/>
      </w:r>
      <w:r w:rsidR="009A5B56" w:rsidRPr="009A5B56">
        <w:rPr>
          <w:rFonts w:eastAsia="Times New Roman"/>
          <w:noProof/>
          <w:color w:val="000000"/>
        </w:rPr>
        <w:t xml:space="preserve">(Dong </w:t>
      </w:r>
      <w:r w:rsidR="009A5B56" w:rsidRPr="009A5B56">
        <w:rPr>
          <w:rFonts w:eastAsia="Times New Roman"/>
          <w:i/>
          <w:noProof/>
          <w:color w:val="000000"/>
        </w:rPr>
        <w:t>et al.</w:t>
      </w:r>
      <w:r w:rsidR="009A5B56" w:rsidRPr="009A5B56">
        <w:rPr>
          <w:rFonts w:eastAsia="Times New Roman"/>
          <w:noProof/>
          <w:color w:val="000000"/>
        </w:rPr>
        <w:t xml:space="preserve">, 2017; Smith </w:t>
      </w:r>
      <w:r w:rsidR="009A5B56" w:rsidRPr="009A5B56">
        <w:rPr>
          <w:rFonts w:eastAsia="Times New Roman"/>
          <w:i/>
          <w:noProof/>
          <w:color w:val="000000"/>
        </w:rPr>
        <w:t>et al.</w:t>
      </w:r>
      <w:r w:rsidR="009A5B56" w:rsidRPr="009A5B56">
        <w:rPr>
          <w:rFonts w:eastAsia="Times New Roman"/>
          <w:noProof/>
          <w:color w:val="000000"/>
        </w:rPr>
        <w:t>, 2019)</w:t>
      </w:r>
      <w:r w:rsidR="00383758"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suggest that plant demand for nitrogen to build photosynthetic proteins decreases with temperature</w:t>
      </w:r>
      <w:r w:rsidR="00403D54">
        <w:rPr>
          <w:rFonts w:eastAsia="Times New Roman"/>
          <w:color w:val="000000"/>
        </w:rPr>
        <w:t xml:space="preserve"> because enzymes work faster at higher temperature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theory","type":"article-journal","volume":"26"},"uris":["http://www.mendeley.com/documents/?uuid=5a86607f-14f9-4533-9429-1147a7bffbc4"]},{"id":"ITEM-2","itemData":{"DOI":"10.1002/ecy.2370","ISSN":"0012-9658","abstract":"Abstract Realistic representations of plant carbon exchange processes are necessary to reliably simulate biosphere?atmosphere feedbacks. These processes are known to vary over time and space, though the drivers of the underlying rates are still widely debated in the literature. Here, we measured leaf carbon exchange in &gt;500 individuals of 98 species from the neotropics to high boreal biomes to determine the drivers of photosynthetic and dark respiration capacity. Covariate abiotic (long? and short?term climate) and biotic (plant type, plant size, ontogeny, water status) data were used to explore significant drivers of temperature?standardized leaf carbon exchange rates. Using model selection, we found the previous week's temperature and soil moisture at the time of measurement to be a better predictor of photosynthetic capacity than long?term climate, with the combination of high recent temperatures and low soil moisture tending to decrease photosynthetic capacity. Non?trees (annual and perennials) tended to have greater photosynthetic capacity than trees, and, within trees, adults tended to have greater photosynthetic capacity than juveniles, possibly as a result of differences in light availability. Dark respiration capacity was less responsive to the assessed drivers than photosynthetic capacity, with rates best predicted by multi?year average site temperature alone. Our results suggest that, across large spatial scales, photosynthetic capacity quickly adjusts to changing environmental conditions, namely light, temperature, and soil moisture. Respiratory capacity is more conservative and most responsive to longer?term conditions. Our results provide a framework for incorporating these processes into large?scale models and a dataset to benchmark such models. This article is protected by copyright. All rights reserved.","author":[{"dropping-particle":"","family":"Smith","given":"Nicholas G.","non-dropping-particle":"","parse-names":false,"suffix":""},{"dropping-particle":"","family":"Dukes","given":"Jeffrey S.","non-dropping-particle":"","parse-names":false,"suffix":""}],"container-title":"Ecology","id":"ITEM-2","issue":"7","issued":{"date-parts":[["2018","4","29"]]},"note":"doi: 10.1002/ecy.2370","page":"1610-1620","publisher":"Wiley-Blackwell","title":"Drivers of leaf carbon exchange capacity across biomes at the continental scale","type":"article-journal","volume":"99"},"uris":["http://www.mendeley.com/documents/?uuid=a30813f6-a732-4df9-84e1-92e97238c473"]},{"id":"ITEM-3","itemData":{"DOI":"10.1111/nph.14740","ISSN":"1469-8137","abstract":"* Terrestrial biosphere models (TBMs) are highly sensitive to model representation of photosynthesis, in particular the parameters maximum carboxylation rate and maximum electron transport rate at 25°C (Vc,max.25 and Jmax.25, respectively). Many TBMs do not include representation of Arctic plants, and those that do rely on understanding and parameterization from temperate species. * We measured photosynthetic CO2 response curves and leaf nitrogen (N) content in species representing the dominant vascular plant functional types found on the coastal tundra near Barrow, Alaska. * The activation energies associated with the temperature response functions of Vc,max and Jmax were 17% lower than commonly used values. When scaled to 25°C, Vc,max.25 and Jmax.25 were two- to five-fold higher than the values used to parameterize current TBMs. This high photosynthetic capacity was attributable to a high leaf N content and the high fraction of N invested in Rubisco. Leaf-level modeling demonstrated that current parameterization of TBMs resulted in a two-fold underestimation of the capacity for leaf-level CO2 assimilation in Arctic vegetation. * This study highlights the poor representation of Arctic photosynthesis in TBMs, and provides the critical data necessary to improve our ability to project the response of the Arctic to global environmental change.","author":[{"dropping-particle":"","family":"Rogers","given":"Alistair","non-dropping-particle":"","parse-names":false,"suffix":""},{"dropping-particle":"","family":"Serbin","given":"Shawn P","non-dropping-particle":"","parse-names":false,"suffix":""},{"dropping-particle":"","family":"Ely","given":"Kim S","non-dropping-particle":"","parse-names":false,"suffix":""},{"dropping-particle":"","family":"Sloan","given":"Victoria L","non-dropping-particle":"","parse-names":false,"suffix":""},{"dropping-particle":"","family":"Wullschleger","given":"Stan D","non-dropping-particle":"","parse-names":false,"suffix":""}],"container-title":"New Phytologist","id":"ITEM-3","issue":"4","issued":{"date-parts":[["2017"]]},"page":"1090-1103","title":"Terrestrial biosphere models underestimate photosynthetic capacity and CO2 assimilation in the Arctic","type":"article-journal","volume":"216"},"uris":["http://www.mendeley.com/documents/?uuid=3fd5bb8d-5109-42e7-a547-dc52c720f9f4"]},{"id":"ITEM-4","itemData":{"DOI":"https://doi.org/10.1016/j.jaridenv.2018.04.006","ISSN":"0140-1963","abstract":"Abstract Dryland ecosystems largely control the inter-annual variability of the global carbon cycle. Unfortunately, there is a paucity of data on key biochemical parameters, such as maximum carboxylation velocity (Vcmax25) and electron transport rate (Jmax25), from species in these ecosystems which limits our capacity to model photosynthesis across ecological scales. We studied six dominant C3 shrub and tree species from the Sonoran Desert with different leaf traits and phenological strategies. We characterized Vcmax25 and Jmax25 for each species and assessed which traits or trait combinations were the best predictors of these parameters for biochemical models of photosynthesis. All species had high values of Vcmax25 and Jmax25, mostly explained by high leaf nitrogen content (Narea) and high nitrogen allocation to photosynthetic enzymes comparable to those reported for herbs and crop species but higher than those of shrubs and other functional types in world databases. We found that the high values of Vcmax25 and Jmax25, by increasing rates of photosynthetic reactions, enhance photosynthetic water and nitrogen-use efficiencies and may favor carbon gain under typical conditions in drylands. Our findings improve the parameterization of photosynthesis models, and provide novel implications to common findings of high Narea in dryland species.","author":[{"dropping-particle":"","family":"Hinojo-Hinojo","given":"César","non-dropping-particle":"","parse-names":false,"suffix":""},{"dropping-particle":"","family":"Castellanos","given":"Alejandro E","non-dropping-particle":"","parse-names":false,"suffix":""},{"dropping-particle":"","family":"Llano-Sotelo","given":"Jose","non-dropping-particle":"","parse-names":false,"suffix":""},{"dropping-particle":"","family":"Peñuelas","given":"Josep","non-dropping-particle":"","parse-names":false,"suffix":""},{"dropping-particle":"","family":"Vargas","given":"Rodrigo","non-dropping-particle":"","parse-names":false,"suffix":""},{"dropping-particle":"","family":"Romo-Leon","given":"Jose R","non-dropping-particle":"","parse-names":false,"suffix":""}],"container-title":"Journal of Arid Environments","id":"ITEM-4","issued":{"date-parts":[["2018"]]},"page":"1-8","title":"High Vcmax, Jmax and photosynthetic rates of Sonoran Desert species: Using nitrogen and specific leaf area traits as predictors in biochemical models","type":"article-journal","volume":"156"},"uris":["http://www.mendeley.com/documents/?uuid=9fb1458e-9ef4-4a36-b4a3-0c85a60f0a62"]},{"id":"ITEM-5","itemData":{"ISSN":"1939-5582","author":[{"dropping-particle":"","family":"Ali","given":"Ashehad A","non-dropping-particle":"","parse-names":false,"suffix":""},{"dropping-particle":"","family":"Xu","given":"Chonggang","non-dropping-particle":"","parse-names":false,"suffix":""},{"dropping-particle":"","family":"Rogers","given":"Alistair","non-dropping-particle":"","parse-names":false,"suffix":""},{"dropping-particle":"","family":"McDowell","given":"Nathan G","non-dropping-particle":"","parse-names":false,"suffix":""},{"dropping-particle":"","family":"Medlyn","given":"Belinda E","non-dropping-particle":"","parse-names":false,"suffix":""},{"dropping-particle":"","family":"Fisher","given":"Rosie A","non-dropping-particle":"","parse-names":false,"suffix":""},{"dropping-particle":"","family":"Wullschleger","given":"Stan D","non-dropping-particle":"","parse-names":false,"suffix":""},{"dropping-particle":"","family":"Reich","given":"Peter B","non-dropping-particle":"","parse-names":false,"suffix":""},{"dropping-particle":"","family":"Vrugt","given":"Jasper A","non-dropping-particle":"","parse-names":false,"suffix":""},{"dropping-particle":"","family":"Bauerle","given":"William L","non-dropping-particle":"","parse-names":false,"suffix":""}],"container-title":"Ecological Applications","id":"ITEM-5","issue":"8","issued":{"date-parts":[["2015"]]},"page":"2349-2365","publisher":"Wiley Online Library","title":"Global</w:instrText>
      </w:r>
      <w:r w:rsidR="009A5B56">
        <w:rPr>
          <w:rFonts w:ascii="Cambria Math" w:eastAsia="Times New Roman" w:hAnsi="Cambria Math" w:cs="Cambria Math"/>
          <w:color w:val="000000"/>
        </w:rPr>
        <w:instrText>‐</w:instrText>
      </w:r>
      <w:r w:rsidR="009A5B56">
        <w:rPr>
          <w:rFonts w:eastAsia="Times New Roman"/>
          <w:color w:val="000000"/>
        </w:rPr>
        <w:instrText>scale environmental control of plant photosynthetic capacity","type":"article-journal","volume":"25"},"uris":["http://www.mendeley.com/documents/?uuid=e83a8432-5fbd-45b4-a351-1e3aab982488"]},{"id":"ITEM-6","itemData":{"author":[{"dropping-particle":"","family":"Smith","given":"Nicholas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Letters","id":"ITEM-6","issue":"3","issued":{"date-parts":[["2019"]]},"page":"506-517","title":"Global photosynthetic capacity is optimized to the environment","type":"article-journal","volume":"22"},"uris":["http://www.mendeley.com/documents/?uuid=b8f5d1ae-c01b-49eb-9716-d0aa067747ae"]},{"id":"ITEM-7","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J","non-dropping-particle":"","parse-names":false,"suffix":""}],"container-title":"Biogeosciences","id":"ITEM-7","issue":"2","issued":{"date-parts":[["2017","1","30"]]},"page":"481-495","publisher":"Copernicus Publications","title":"Leaf nitrogen from first principles: field evidence for adaptive variation with climate","type":"article-journal","volume":"14"},"uris":["http://www.mendeley.com/documents/?uuid=3936e751-872b-4195-a5f6-296780b243e8"]},{"id":"ITEM-8","itemData":{"DOI":"10.1111/nph.16702","ISSN":"0028-646X","abstract":"Summary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Phytologist","id":"ITEM-8","issued":{"date-parts":[["2020","5","26"]]},"note":"doi: 10.1111/nph.16702","publisher":"John Wiley &amp; Sons, Ltd","title":"When and where soil is important to modify the carbon and water economy of leaves","type":"article-journal"},"uris":["http://www.mendeley.com/documents/?uuid=4c508292-c175-4d53-9914-3fa0672e4c50"]},{"id":"ITEM-9","itemData":{"DOI":"10.1111/gcb.14980","ISSN":"1354-1013","abstract":"Abstract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Biology","id":"ITEM-9","issue":"4","issued":{"date-parts":[["2020","2","24"]]},"note":"doi: 10.1111/gcb.14980","page":"2573-2583","publisher":"John Wiley &amp; Sons, Ltd","title":"Acclimation of leaf respiration consistent with optimal photosynthetic capacity","type":"article-journal","volume":"26"},"uris":["http://www.mendeley.com/documents/?uuid=850f69fb-d715-4dc5-8b83-10b4e4a04088"]}],"mendeley":{"formattedCitation":"(Ali &lt;i&gt;et al.&lt;/i&gt;, 2015; Dong &lt;i&gt;et al.&lt;/i&gt;, 2017; Rogers &lt;i&gt;et al.&lt;/i&gt;, 2017; Hinojo-Hinojo &lt;i&gt;et al.&lt;/i&gt;, 2018; Smith &amp; Dukes, 2018; Smith &lt;i&gt;et al.&lt;/i&gt;, 2019; Paillassa &lt;i&gt;et al.&lt;/i&gt;, 2020; Smith &amp; Keenan, 2020; Wang &lt;i&gt;et al.&lt;/i&gt;, 2020)","plainTextFormattedCitation":"(Ali et al., 2015; Dong et al., 2017; Rogers et al., 2017; Hinojo-Hinojo et al., 2018; Smith &amp; Dukes, 2018; Smith et al., 2019; Paillassa et al., 2020; Smith &amp; Keenan, 2020; Wang et al., 2020)","previouslyFormattedCitation":"(Ali &lt;i&gt;et al.&lt;/i&gt;, 2015; Dong &lt;i&gt;et al.&lt;/i&gt;, 2017; Rogers &lt;i&gt;et al.&lt;/i&gt;, 2017; Hinojo-Hinojo &lt;i&gt;et al.&lt;/i&gt;, 2018; Smith &amp; Dukes, 2018; Smith &lt;i&gt;et al.&lt;/i&gt;, 2019; Paillassa &lt;i&gt;et al.&lt;/i&gt;, 2020; Smith &amp; Keenan, 2020; Wang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(Ali </w:t>
      </w:r>
      <w:r w:rsidR="009A5B56" w:rsidRPr="009A5B56">
        <w:rPr>
          <w:rFonts w:eastAsia="Times New Roman"/>
          <w:i/>
          <w:noProof/>
          <w:color w:val="000000"/>
        </w:rPr>
        <w:t>et al.</w:t>
      </w:r>
      <w:r w:rsidR="009A5B56" w:rsidRPr="009A5B56">
        <w:rPr>
          <w:rFonts w:eastAsia="Times New Roman"/>
          <w:noProof/>
          <w:color w:val="000000"/>
        </w:rPr>
        <w:t xml:space="preserve">, 2015; Dong </w:t>
      </w:r>
      <w:r w:rsidR="009A5B56" w:rsidRPr="009A5B56">
        <w:rPr>
          <w:rFonts w:eastAsia="Times New Roman"/>
          <w:i/>
          <w:noProof/>
          <w:color w:val="000000"/>
        </w:rPr>
        <w:t>et al.</w:t>
      </w:r>
      <w:r w:rsidR="009A5B56" w:rsidRPr="009A5B56">
        <w:rPr>
          <w:rFonts w:eastAsia="Times New Roman"/>
          <w:noProof/>
          <w:color w:val="000000"/>
        </w:rPr>
        <w:t xml:space="preserve">, 2017; Rogers </w:t>
      </w:r>
      <w:r w:rsidR="009A5B56" w:rsidRPr="009A5B56">
        <w:rPr>
          <w:rFonts w:eastAsia="Times New Roman"/>
          <w:i/>
          <w:noProof/>
          <w:color w:val="000000"/>
        </w:rPr>
        <w:t>et al.</w:t>
      </w:r>
      <w:r w:rsidR="009A5B56" w:rsidRPr="009A5B56">
        <w:rPr>
          <w:rFonts w:eastAsia="Times New Roman"/>
          <w:noProof/>
          <w:color w:val="000000"/>
        </w:rPr>
        <w:t xml:space="preserve">, 2017; Hinojo-Hinojo </w:t>
      </w:r>
      <w:r w:rsidR="009A5B56" w:rsidRPr="009A5B56">
        <w:rPr>
          <w:rFonts w:eastAsia="Times New Roman"/>
          <w:i/>
          <w:noProof/>
          <w:color w:val="000000"/>
        </w:rPr>
        <w:t>et al.</w:t>
      </w:r>
      <w:r w:rsidR="009A5B56" w:rsidRPr="009A5B56">
        <w:rPr>
          <w:rFonts w:eastAsia="Times New Roman"/>
          <w:noProof/>
          <w:color w:val="000000"/>
        </w:rPr>
        <w:t xml:space="preserve">, 2018; Smith &amp; Dukes, 2018; Smith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xml:space="preserve">, </w:t>
      </w:r>
      <w:r w:rsidR="009A5B56" w:rsidRPr="009A5B56">
        <w:rPr>
          <w:rFonts w:eastAsia="Times New Roman"/>
          <w:noProof/>
          <w:color w:val="000000"/>
        </w:rPr>
        <w:lastRenderedPageBreak/>
        <w:t xml:space="preserve">2020; Smith &amp; Keenan, 2020; Wang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and increases with light availability</w:t>
      </w:r>
      <w:r w:rsidR="00403D54">
        <w:rPr>
          <w:rFonts w:eastAsia="Times New Roman"/>
          <w:color w:val="000000"/>
        </w:rPr>
        <w:t xml:space="preserve"> to make use of additional light</w:t>
      </w:r>
      <w:r w:rsidR="009C694B"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id":"ITEM-3","itemData":{"DOI":"10.1111/nph.13096","ISSN":"1469-8137","author":[{"dropping-particle":"","family":"Niinemets","given":"Ülo","non-dropping-particle":"","parse-names":false,"suffix":""},{"dropping-particle":"","family":"Keenan","given":"Trevor F","non-dropping-particle":"","parse-names":false,"suffix":""},{"dropping-particle":"","family":"Hallik","given":"Lea","non-dropping-particle":"","parse-names":false,"suffix":""}],"container-title":"New Phytologist","id":"ITEM-3","issue":"3","issued":{"date-parts":[["2015","2","1"]]},"page":"973-993","title":"A worldwide analysis of within-canopy variations in leaf structural, chemical and physiological traits across plant functional types","type":"article-journal","volume":"205"},"uris":["http://www.mendeley.com/documents/?uuid=316e92f9-95b9-4403-9dee-fcbd076401c4"]},{"id":"ITEM-4","itemData":{"DOI":"10.1111/nph.16702","ISSN":"0028-646X","abstract":"Summary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Phytologist","id":"ITEM-4","issued":{"date-parts":[["2020","5","26"]]},"note":"doi: 10.1111/nph.16702","publisher":"John Wiley &amp; Sons, Ltd","title":"When and where soil is important to modify the carbon and water economy of leaves","type":"article-journal"},"uris":["http://www.mendeley.com/documents/?uuid=4c508292-c175-4d53-9914-3fa0672e4c50"]}],"mendeley":{"formattedCitation":"(Niinemets &lt;i&gt;et al.&lt;/i&gt;, 2015; Dong &lt;i&gt;et al.&lt;/i&gt;, 2017; Smith &lt;i&gt;et al.&lt;/i&gt;, 2019; Paillassa &lt;i&gt;et al.&lt;/i&gt;, 2020)","plainTextFormattedCitation":"(Niinemets et al., 2015; Dong et al., 2017; Smith et al., 2019; Paillassa et al., 2020)","previouslyFormattedCitation":"(Niinemets &lt;i&gt;et al.&lt;/i&gt;, 2015; Dong &lt;i&gt;et al.&lt;/i&gt;, 2017; Smith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(Niinemets </w:t>
      </w:r>
      <w:r w:rsidR="009A5B56" w:rsidRPr="009A5B56">
        <w:rPr>
          <w:rFonts w:eastAsia="Times New Roman"/>
          <w:i/>
          <w:noProof/>
          <w:color w:val="000000"/>
        </w:rPr>
        <w:t>et al.</w:t>
      </w:r>
      <w:r w:rsidR="009A5B56" w:rsidRPr="009A5B56">
        <w:rPr>
          <w:rFonts w:eastAsia="Times New Roman"/>
          <w:noProof/>
          <w:color w:val="000000"/>
        </w:rPr>
        <w:t xml:space="preserve">, 2015; Dong </w:t>
      </w:r>
      <w:r w:rsidR="009A5B56" w:rsidRPr="009A5B56">
        <w:rPr>
          <w:rFonts w:eastAsia="Times New Roman"/>
          <w:i/>
          <w:noProof/>
          <w:color w:val="000000"/>
        </w:rPr>
        <w:t>et al.</w:t>
      </w:r>
      <w:r w:rsidR="009A5B56" w:rsidRPr="009A5B56">
        <w:rPr>
          <w:rFonts w:eastAsia="Times New Roman"/>
          <w:noProof/>
          <w:color w:val="000000"/>
        </w:rPr>
        <w:t xml:space="preserve">, 2017; Smith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In fact, previous </w:t>
      </w:r>
      <w:r w:rsidR="00403D54">
        <w:rPr>
          <w:rFonts w:eastAsia="Times New Roman"/>
          <w:color w:val="000000"/>
        </w:rPr>
        <w:t>analyses of</w:t>
      </w:r>
      <w:r w:rsidRPr="008531D1">
        <w:rPr>
          <w:rFonts w:eastAsia="Times New Roman"/>
          <w:color w:val="000000"/>
        </w:rPr>
        <w:t xml:space="preserve"> Rubisco carboxylation c</w:t>
      </w:r>
      <w:r w:rsidRPr="001B44B1">
        <w:rPr>
          <w:rFonts w:eastAsia="Times New Roman"/>
          <w:color w:val="000000"/>
        </w:rPr>
        <w:t>apacity</w:t>
      </w:r>
      <w:r w:rsidR="00921E26" w:rsidRPr="001B44B1">
        <w:rPr>
          <w:rFonts w:eastAsia="Times New Roman"/>
          <w:color w:val="000000"/>
        </w:rPr>
        <w:t xml:space="preserve"> </w:t>
      </w:r>
      <w:r w:rsidR="00921E26" w:rsidRPr="008531D1">
        <w:rPr>
          <w:rFonts w:eastAsia="Times New Roman"/>
          <w:color w:val="000000"/>
        </w:rPr>
        <w:fldChar w:fldCharType="begin" w:fldLock="1"/>
      </w:r>
      <w:r w:rsidR="00921E26" w:rsidRPr="00771C52">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leaves","type":"article-journal"},"uris":["http://www.mendeley.com/documents/?uuid=4c508292-c175-4d53-9914-3fa0672e4c50"]}],"mendeley":{"formattedCitation":"(Smith &lt;i&gt;et al.&lt;/i&gt;, 2019; Paillassa &lt;i&gt;et al.&lt;/i&gt;, 2020)","plainTextFormattedCitation":"(Smith et al., 2019; Paillassa et al., 2020)","previouslyFormattedCitation":"(Smith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21E26" w:rsidRPr="008531D1">
        <w:rPr>
          <w:rFonts w:eastAsia="Times New Roman"/>
          <w:noProof/>
          <w:color w:val="000000"/>
        </w:rPr>
        <w:t xml:space="preserve">(Smith </w:t>
      </w:r>
      <w:r w:rsidR="00921E26" w:rsidRPr="001B44B1">
        <w:rPr>
          <w:rFonts w:eastAsia="Times New Roman"/>
          <w:i/>
          <w:noProof/>
          <w:color w:val="000000"/>
        </w:rPr>
        <w:t>et al.</w:t>
      </w:r>
      <w:r w:rsidR="00921E26" w:rsidRPr="001B44B1">
        <w:rPr>
          <w:rFonts w:eastAsia="Times New Roman"/>
          <w:noProof/>
          <w:color w:val="000000"/>
        </w:rPr>
        <w:t xml:space="preserve">, 2019; Paillassa </w:t>
      </w:r>
      <w:r w:rsidR="00921E26" w:rsidRPr="001B44B1">
        <w:rPr>
          <w:rFonts w:eastAsia="Times New Roman"/>
          <w:i/>
          <w:noProof/>
          <w:color w:val="000000"/>
        </w:rPr>
        <w:t>et al.</w:t>
      </w:r>
      <w:r w:rsidR="00921E26" w:rsidRPr="00771C52">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leaf nitrogen</w:t>
      </w:r>
      <w:r w:rsidR="00921E26"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Evolution","id":"ITEM-2","issue":"3","issued":{"date-parts":[["2019"]]},"page":"400-406","title":"Leaf nutrients, not specific leaf area, are consistent indicators of elevated nutrient inputs","type":"article-journal","volume":"3"},"uris":["http://www.mendeley.com/documents/?uuid=bd7986d4-f568-4bae-9cd2-5900f6954d90"]},{"id":"ITEM-3","itemData":{"DOI":"10.1111/nph.16702","ISSN":"0028-646X","abstract":"Summary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leaves","type":"article-journal"},"uris":["http://www.mendeley.com/documents/?uuid=4c508292-c175-4d53-9914-3fa0672e4c50"]}],"mendeley":{"formattedCitation":"(Dong &lt;i&gt;et al.&lt;/i&gt;, 2017; Firn &lt;i&gt;et al.&lt;/i&gt;, 2019; Paillassa &lt;i&gt;et al.&lt;/i&gt;, 2020)","plainTextFormattedCitation":"(Dong et al., 2017; Firn et al., 2019; Paillassa et al., 2020)","previouslyFormattedCitation":"(Dong &lt;i&gt;et al.&lt;/i&gt;, 2017; Firn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(Dong </w:t>
      </w:r>
      <w:r w:rsidR="009A5B56" w:rsidRPr="009A5B56">
        <w:rPr>
          <w:rFonts w:eastAsia="Times New Roman"/>
          <w:i/>
          <w:noProof/>
          <w:color w:val="000000"/>
        </w:rPr>
        <w:t>et al.</w:t>
      </w:r>
      <w:r w:rsidR="009A5B56" w:rsidRPr="009A5B56">
        <w:rPr>
          <w:rFonts w:eastAsia="Times New Roman"/>
          <w:noProof/>
          <w:color w:val="000000"/>
        </w:rPr>
        <w:t xml:space="preserve">, 2017; Firn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00403D54">
        <w:rPr>
          <w:rFonts w:eastAsia="Times New Roman"/>
          <w:color w:val="000000"/>
        </w:rPr>
        <w:t xml:space="preserve">data </w:t>
      </w:r>
      <w:r w:rsidRPr="001B44B1">
        <w:rPr>
          <w:rFonts w:eastAsia="Times New Roman"/>
          <w:color w:val="000000"/>
        </w:rPr>
        <w:t>suggest that climate</w:t>
      </w:r>
      <w:r w:rsidR="00864535">
        <w:rPr>
          <w:rFonts w:eastAsia="Times New Roman"/>
          <w:color w:val="000000"/>
        </w:rPr>
        <w:t xml:space="preserve"> and light</w:t>
      </w:r>
      <w:r w:rsidRPr="001B44B1">
        <w:rPr>
          <w:rFonts w:eastAsia="Times New Roman"/>
          <w:color w:val="000000"/>
        </w:rPr>
        <w:t xml:space="preserve">-driven changes in </w:t>
      </w:r>
      <w:r w:rsidR="003704D1">
        <w:rPr>
          <w:rFonts w:eastAsia="Times New Roman"/>
          <w:color w:val="000000"/>
        </w:rPr>
        <w:t xml:space="preserve">leaf demand for nitrogen are far </w:t>
      </w:r>
      <w:r w:rsidRPr="001B44B1">
        <w:rPr>
          <w:rFonts w:eastAsia="Times New Roman"/>
          <w:color w:val="000000"/>
        </w:rPr>
        <w:t>more important than soil nitrogen availability</w:t>
      </w:r>
      <w:r w:rsidR="003704D1">
        <w:rPr>
          <w:rFonts w:eastAsia="Times New Roman"/>
          <w:color w:val="000000"/>
        </w:rPr>
        <w:t xml:space="preserve"> for predicting leaf nitrogen</w:t>
      </w:r>
      <w:r w:rsidRPr="001B44B1">
        <w:rPr>
          <w:rFonts w:eastAsia="Times New Roman"/>
          <w:color w:val="000000"/>
        </w:rPr>
        <w:t>.</w:t>
      </w:r>
    </w:p>
    <w:p w14:paraId="3AAFBB69" w14:textId="539FF387" w:rsidR="00361685" w:rsidRPr="00771C52" w:rsidRDefault="00361685" w:rsidP="00B05AC4">
      <w:pPr>
        <w:spacing w:line="480" w:lineRule="auto"/>
        <w:contextualSpacing/>
        <w:rPr>
          <w:rFonts w:eastAsia="Times New Roman"/>
        </w:rPr>
      </w:pPr>
      <w:r w:rsidRPr="001B44B1">
        <w:rPr>
          <w:rFonts w:eastAsia="Times New Roman"/>
          <w:color w:val="000000"/>
        </w:rPr>
        <w:tab/>
      </w:r>
      <w:r w:rsidR="00E2660B">
        <w:rPr>
          <w:rFonts w:eastAsia="Times New Roman"/>
          <w:color w:val="000000"/>
        </w:rPr>
        <w:t>Eco-evolutionary optimality</w:t>
      </w:r>
      <w:r w:rsidRPr="00771C52">
        <w:rPr>
          <w:rFonts w:eastAsia="Times New Roman"/>
          <w:color w:val="000000"/>
        </w:rPr>
        <w:t xml:space="preserve"> theory</w:t>
      </w:r>
      <w:r w:rsidR="00921E26" w:rsidRPr="00771C52">
        <w:rPr>
          <w:rFonts w:eastAsia="Times New Roman"/>
          <w:color w:val="000000"/>
        </w:rPr>
        <w:t xml:space="preserve"> </w:t>
      </w:r>
      <w:r w:rsidR="00E2660B">
        <w:rPr>
          <w:rFonts w:eastAsia="Times New Roman"/>
          <w:color w:val="000000"/>
        </w:rPr>
        <w:fldChar w:fldCharType="begin" w:fldLock="1"/>
      </w:r>
      <w:r w:rsidR="00B83AB1">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photosynthesis","type":"article-journal","volume":"161"},"uris":["http://www.mendeley.com/documents/?uuid=2dbac1d5-ae45-4e9a-86f6-8fa0cf0578c8"]},{"id":"ITEM-2","itemData":{"DOI":"10.1038/s41477-020-0655-x","ISSN":"2055-0278","abstract":"Plants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Plants","id":"ITEM-2","issued":{"date-parts":[["2020"]]},"page":"444-453","title":"Organizing principles for vegetation dynamics","type":"article-journal","volume":"6"},"uris":["http://www.mendeley.com/documents/?uuid=1436bcb7-0582-4592-a96c-9c01a52c88d7"]},{"id":"ITEM-3","itemData":{"DOI":"10.1111/nph.16702","ISSN":"0028-646X","abstract":"Summary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leaves","type":"article-journal"},"uris":["http://www.mendeley.com/documents/?uuid=4c508292-c175-4d53-9914-3fa0672e4c50"]},{"id":"ITEM-4","itemData":{"DOI":"https://doi.org/10.1111/nph.17558","ISSN":"0028-646X","abstract":"Summary Global vegetation and land-surface models embody interdisciplinary scientific understanding of the behaviour of plants and ecosystems, and are indispensable to project the impacts of environmental change on vegetation and the interactions between vegetation and climate. However, systematic errors and persistently large differences among carbon and water cycle projections by different models highlight the limitations of current process formulations. In this review, focusing on core plant functions in the terrestrial carbon and water cycles, we show how unifying hypotheses derived from eco-evolutionary optimality (EEO) principles can provide novel, parameter-sparse representations of plant and vegetation processes. We present case studies that demonstrate how EEO generate parsimonious representations of core, leaf-level processes that are individually testable and supported by evidence. EEO approaches to photosynthesis and primary production, dark respiration, and stomatal behaviour are ripe for implementation in global models. EEO approaches to other important traits, including the leaf economics spectrum and applications of EEO at the community level are active research areas. Independently tested modules emerging from EEO studies could profitably be integrated into modelling frameworks that account for the multiple time scales on which plants and plant communities adjust to environmental change.","author":[{"dropping-particle":"","family":"Harrison","given":"Sandy P","non-dropping-particle":"","parse-names":false,"suffix":""},{"dropping-particle":"","family":"Cramer","given":"Wolfgang","non-dropping-particle":"","parse-names":false,"suffix":""},{"dropping-particle":"","family":"Franklin","given":"Oskar","non-dropping-particle":"","parse-names":false,"suffix":""},{"dropping-particle":"","family":"Prentice","given":"Iain Colin","non-dropping-particle":"","parse-names":false,"suffix":""},{"dropping-particle":"","family":"Wang","given":"Han","non-dropping-particle":"","parse-names":false,"suffix":""},{"dropping-particle":"","family":"Brännström","given":"Åke","non-dropping-particle":"","parse-names":false,"suffix":""},{"dropping-particle":"","family":"Boer","given":"Hugo","non-dropping-particle":"de","parse-names":false,"suffix":""},{"dropping-particle":"","family":"Dieckmann","given":"Ulf","non-dropping-particle":"","parse-names":false,"suffix":""},{"dropping-particle":"","family":"Joshi","given":"Jaideep","non-dropping-particle":"","parse-names":false,"suffix":""},{"dropping-particle":"","family":"Keenan","given":"Trevor F","non-dropping-particle":"","parse-names":false,"suffix":""},{"dropping-particle":"","family":"Lavergne","given":"Aliénor","non-dropping-particle":"","parse-names":false,"suffix":""},{"dropping-particle":"","family":"Manzoni","given":"Stefano","non-dropping-particle":"","parse-names":false,"suffix":""},{"dropping-particle":"","family":"Mengoli","given":"Giulia","non-dropping-particle":"","parse-names":false,"suffix":""},{"dropping-particle":"","family":"Morfopoulos","given":"Catherine","non-dropping-particle":"","parse-names":false,"suffix":""},{"dropping-particle":"","family":"Peñuelas","given":"Josep","non-dropping-particle":"","parse-names":false,"suffix":""},{"dropping-particle":"","family":"Pietsch","given":"Stephan","non-dropping-particle":"","parse-names":false,"suffix":""},{"dropping-particle":"","family":"Rebel","given":"Karin T","non-dropping-particle":"","parse-names":false,"suffix":""},{"dropping-particle":"","family":"Ryu","given":"Youngryel","non-dropping-particle":"","parse-names":false,"suffix":""},{"dropping-particle":"","family":"Smith","given":"Nicholas G","non-dropping-particle":"","parse-names":false,"suffix":""},{"dropping-particle":"","family":"Stocker","given":"Benjamin D","non-dropping-particle":"","parse-names":false,"suffix":""},{"dropping-particle":"","family":"Wright","given":"Ian J","non-dropping-particle":"","parse-names":false,"suffix":""}],"container-title":"New Phytologist","id":"ITEM-4","issue":"6","issued":{"date-parts":[["2021","6","15"]]},"note":"https://doi.org/10.1111/nph.17558","page":"2125-2141","publisher":"John Wiley &amp; Sons, Ltd","title":"Eco-evolutionary optimality as a means to improve vegetation and land-surface models","type":"article-journal","volume":"23"},"uris":["http://www.mendeley.com/documents/?uuid=566071d9-b6c1-49fb-8463-772fb8d6206a"]}],"mendeley":{"formattedCitation":"(Wright &lt;i&gt;et al.&lt;/i&gt;, 2003; Franklin &lt;i&gt;et al.&lt;/i&gt;, 2020; Paillassa &lt;i&gt;et al.&lt;/i&gt;, 2020; Harrison &lt;i&gt;et al.&lt;/i&gt;, 2021)","manualFormatting":"(Franklin et al., 2020; Harrison et al., 2021)","plainTextFormattedCitation":"(Wright et al., 2003; Franklin et al., 2020; Paillassa et al., 2020; Harrison et al., 2021)","previouslyFormattedCitation":"(Wright &lt;i&gt;et al.&lt;/i&gt;, 2003; Franklin &lt;i&gt;et al.&lt;/i&gt;, 2020; Paillassa &lt;i&gt;et al.&lt;/i&gt;, 2020; Harrison &lt;i&gt;et al.&lt;/i&gt;, 2021)"},"properties":{"noteIndex":0},"schema":"https://github.com/citation-style-language/schema/raw/master/csl-citation.json"}</w:instrText>
      </w:r>
      <w:r w:rsidR="00E2660B">
        <w:rPr>
          <w:rFonts w:eastAsia="Times New Roman"/>
          <w:color w:val="000000"/>
        </w:rPr>
        <w:fldChar w:fldCharType="separate"/>
      </w:r>
      <w:r w:rsidR="00E2660B" w:rsidRPr="00E2660B">
        <w:rPr>
          <w:rFonts w:eastAsia="Times New Roman"/>
          <w:noProof/>
          <w:color w:val="000000"/>
        </w:rPr>
        <w:t xml:space="preserve">(Franklin </w:t>
      </w:r>
      <w:r w:rsidR="00E2660B" w:rsidRPr="00E2660B">
        <w:rPr>
          <w:rFonts w:eastAsia="Times New Roman"/>
          <w:i/>
          <w:noProof/>
          <w:color w:val="000000"/>
        </w:rPr>
        <w:t>et al.</w:t>
      </w:r>
      <w:r w:rsidR="00E2660B" w:rsidRPr="00E2660B">
        <w:rPr>
          <w:rFonts w:eastAsia="Times New Roman"/>
          <w:noProof/>
          <w:color w:val="000000"/>
        </w:rPr>
        <w:t xml:space="preserve">, 2020; Harrison </w:t>
      </w:r>
      <w:r w:rsidR="00E2660B" w:rsidRPr="00E2660B">
        <w:rPr>
          <w:rFonts w:eastAsia="Times New Roman"/>
          <w:i/>
          <w:noProof/>
          <w:color w:val="000000"/>
        </w:rPr>
        <w:t>et al.</w:t>
      </w:r>
      <w:r w:rsidR="00E2660B" w:rsidRPr="00E2660B">
        <w:rPr>
          <w:rFonts w:eastAsia="Times New Roman"/>
          <w:noProof/>
          <w:color w:val="000000"/>
        </w:rPr>
        <w:t>, 2021)</w:t>
      </w:r>
      <w:r w:rsidR="00E2660B">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provides a framework for reconciling the impact of soil nitrogen availability and plant nitrogen demand on </w:t>
      </w:r>
      <w:proofErr w:type="spellStart"/>
      <w:r w:rsidRPr="001B44B1">
        <w:rPr>
          <w:rFonts w:eastAsia="Times New Roman"/>
          <w:i/>
          <w:iCs/>
          <w:color w:val="000000"/>
        </w:rPr>
        <w:t>N</w:t>
      </w:r>
      <w:r w:rsidRPr="001B44B1">
        <w:rPr>
          <w:rFonts w:eastAsia="Times New Roman"/>
          <w:color w:val="000000"/>
          <w:vertAlign w:val="subscript"/>
        </w:rPr>
        <w:t>area</w:t>
      </w:r>
      <w:proofErr w:type="spellEnd"/>
      <w:r w:rsidRPr="00771C52">
        <w:rPr>
          <w:rFonts w:eastAsia="Times New Roman"/>
          <w:color w:val="000000"/>
        </w:rPr>
        <w:t xml:space="preserve">. </w:t>
      </w:r>
      <w:r w:rsidR="002815EB">
        <w:rPr>
          <w:rFonts w:eastAsia="Times New Roman"/>
          <w:color w:val="000000"/>
        </w:rPr>
        <w:t>Expanding upon this framework, w</w:t>
      </w:r>
      <w:r w:rsidR="00F838D9">
        <w:rPr>
          <w:rFonts w:eastAsia="Times New Roman"/>
          <w:color w:val="000000"/>
        </w:rPr>
        <w:t>e argue</w:t>
      </w:r>
      <w:r w:rsidRPr="00771C52">
        <w:rPr>
          <w:rFonts w:eastAsia="Times New Roman"/>
          <w:color w:val="000000"/>
        </w:rPr>
        <w:t xml:space="preserve"> that</w:t>
      </w:r>
      <w:r w:rsidR="00771C52">
        <w:rPr>
          <w:rFonts w:eastAsia="Times New Roman"/>
          <w:color w:val="000000"/>
        </w:rPr>
        <w:t xml:space="preserve"> the response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771C52">
        <w:rPr>
          <w:rFonts w:eastAsia="Times New Roman"/>
          <w:color w:val="000000"/>
        </w:rPr>
        <w:t>to a</w:t>
      </w:r>
      <w:r w:rsidRPr="00771C52">
        <w:rPr>
          <w:rFonts w:eastAsia="Times New Roman"/>
          <w:color w:val="000000"/>
        </w:rPr>
        <w:t xml:space="preserve"> change in nitrogen availability</w:t>
      </w:r>
      <w:r w:rsidR="00771C52">
        <w:rPr>
          <w:rFonts w:eastAsia="Times New Roman"/>
          <w:color w:val="000000"/>
        </w:rPr>
        <w:t xml:space="preserve"> </w:t>
      </w:r>
      <w:r w:rsidR="002815EB">
        <w:rPr>
          <w:rFonts w:eastAsia="Times New Roman"/>
          <w:color w:val="000000"/>
        </w:rPr>
        <w:t xml:space="preserve">should be </w:t>
      </w:r>
      <w:r w:rsidR="00771C52">
        <w:rPr>
          <w:rFonts w:eastAsia="Times New Roman"/>
          <w:color w:val="000000"/>
        </w:rPr>
        <w:t>dependent on whole plant</w:t>
      </w:r>
      <w:r w:rsidRPr="00771C52">
        <w:rPr>
          <w:rFonts w:eastAsia="Times New Roman"/>
          <w:color w:val="000000"/>
        </w:rPr>
        <w:t xml:space="preserve"> nitrogen</w:t>
      </w:r>
      <w:r w:rsidR="00771C52">
        <w:rPr>
          <w:rFonts w:eastAsia="Times New Roman"/>
          <w:color w:val="000000"/>
        </w:rPr>
        <w:t xml:space="preserve"> demand</w:t>
      </w:r>
      <w:r w:rsidRPr="00771C52">
        <w:rPr>
          <w:rFonts w:eastAsia="Times New Roman"/>
          <w:color w:val="000000"/>
        </w:rPr>
        <w:t xml:space="preserve"> </w:t>
      </w:r>
      <w:r w:rsidR="00771C52">
        <w:rPr>
          <w:rFonts w:eastAsia="Times New Roman"/>
          <w:color w:val="000000"/>
        </w:rPr>
        <w:t>to bu</w:t>
      </w:r>
      <w:r w:rsidRPr="00771C52">
        <w:rPr>
          <w:rFonts w:eastAsia="Times New Roman"/>
          <w:color w:val="000000"/>
        </w:rPr>
        <w:t xml:space="preserve">ild new </w:t>
      </w:r>
      <w:r w:rsidR="00771C52">
        <w:rPr>
          <w:rFonts w:eastAsia="Times New Roman"/>
          <w:color w:val="000000"/>
        </w:rPr>
        <w:t>structures</w:t>
      </w:r>
      <w:r w:rsidRPr="00771C52">
        <w:rPr>
          <w:rFonts w:eastAsia="Times New Roman"/>
          <w:color w:val="000000"/>
        </w:rPr>
        <w:t>. Thus, an increase in</w:t>
      </w:r>
      <w:r w:rsidR="00E2660B">
        <w:rPr>
          <w:rFonts w:eastAsia="Times New Roman"/>
          <w:color w:val="000000"/>
        </w:rPr>
        <w:t xml:space="preserve"> nitrogen supply</w:t>
      </w:r>
      <w:r w:rsidRPr="00771C52">
        <w:rPr>
          <w:rFonts w:eastAsia="Times New Roman"/>
          <w:color w:val="000000"/>
        </w:rPr>
        <w:t xml:space="preserve"> would increase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a means to increase water use efficiency only when there is a </w:t>
      </w:r>
      <w:r w:rsidR="0053714C">
        <w:rPr>
          <w:rFonts w:eastAsia="Times New Roman"/>
          <w:color w:val="000000"/>
        </w:rPr>
        <w:t>limited change in biomass</w:t>
      </w:r>
      <w:r w:rsidRPr="00771C52">
        <w:rPr>
          <w:rFonts w:eastAsia="Times New Roman"/>
          <w:color w:val="000000"/>
        </w:rPr>
        <w:t xml:space="preserve"> (Figure 1 grey dashed line). If </w:t>
      </w:r>
      <w:r w:rsidR="0053714C">
        <w:rPr>
          <w:rFonts w:eastAsia="Times New Roman"/>
          <w:iCs/>
          <w:color w:val="000000"/>
        </w:rPr>
        <w:t>instead plants use added nitrogen to build new structures (i.e., high stimulation of biomass)</w:t>
      </w:r>
      <w:r w:rsidRPr="00771C52">
        <w:rPr>
          <w:rFonts w:eastAsia="Times New Roman"/>
          <w:color w:val="000000"/>
        </w:rPr>
        <w:t xml:space="preserve">, we would expect </w:t>
      </w:r>
      <w:r w:rsidR="0053714C">
        <w:rPr>
          <w:rFonts w:eastAsia="Times New Roman"/>
          <w:color w:val="000000"/>
        </w:rPr>
        <w:t>little</w:t>
      </w:r>
      <w:r w:rsidRPr="00771C52">
        <w:rPr>
          <w:rFonts w:eastAsia="Times New Roman"/>
          <w:color w:val="000000"/>
        </w:rPr>
        <w:t xml:space="preserve"> change in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(Figure 1 black solid line). Different environmental contexts (e.g., canopy openness) may dictate </w:t>
      </w:r>
      <w:r w:rsidR="00771C52">
        <w:rPr>
          <w:rFonts w:eastAsia="Times New Roman"/>
          <w:color w:val="000000"/>
        </w:rPr>
        <w:t>variation in</w:t>
      </w:r>
      <w:r w:rsidR="0053714C">
        <w:rPr>
          <w:rFonts w:eastAsia="Times New Roman"/>
          <w:color w:val="000000"/>
        </w:rPr>
        <w:t xml:space="preserve"> the biomass responses</w:t>
      </w:r>
      <w:r w:rsidRPr="00771C52">
        <w:rPr>
          <w:rFonts w:eastAsia="Times New Roman"/>
          <w:color w:val="000000"/>
        </w:rPr>
        <w:t xml:space="preserve"> and the resulting </w:t>
      </w:r>
      <w:r w:rsidR="00E2660B">
        <w:rPr>
          <w:rFonts w:eastAsia="Times New Roman"/>
          <w:bCs/>
        </w:rPr>
        <w:t>nitrogen availability</w:t>
      </w:r>
      <w:r w:rsidR="00771C52">
        <w:rPr>
          <w:rFonts w:eastAsia="Times New Roman"/>
          <w:color w:val="000000"/>
        </w:rPr>
        <w:t>-</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00771C52">
        <w:rPr>
          <w:rFonts w:eastAsia="Times New Roman"/>
          <w:color w:val="000000"/>
        </w:rPr>
        <w:t xml:space="preserve"> relationship</w:t>
      </w:r>
      <w:r w:rsidRPr="00771C52">
        <w:rPr>
          <w:rFonts w:eastAsia="Times New Roman"/>
          <w:color w:val="000000"/>
        </w:rPr>
        <w:t>.</w:t>
      </w:r>
      <w:r w:rsidR="002815EB">
        <w:rPr>
          <w:rFonts w:eastAsia="Times New Roman"/>
          <w:color w:val="000000"/>
        </w:rPr>
        <w:t xml:space="preserve"> Note that the theory, in its most holistic sense, does not differentiate between the types of structures developed (e.g., leaves, stems, roots) and could even be extended to storage or other nitrogen-dependent compounds. However, we focus here on aboveground biomass as a proxy for structural allocation to test our theory</w:t>
      </w:r>
      <w:r w:rsidR="00475F5D">
        <w:rPr>
          <w:rFonts w:eastAsia="Times New Roman"/>
          <w:color w:val="000000"/>
        </w:rPr>
        <w:t>.</w:t>
      </w:r>
    </w:p>
    <w:p w14:paraId="04461849" w14:textId="1E9864F0" w:rsidR="004921F3" w:rsidRDefault="00361685" w:rsidP="00B05AC4">
      <w:pPr>
        <w:spacing w:line="480" w:lineRule="auto"/>
        <w:contextualSpacing/>
        <w:rPr>
          <w:rFonts w:eastAsia="Times New Roman"/>
          <w:color w:val="000000"/>
        </w:rPr>
      </w:pPr>
      <w:r w:rsidRPr="00771C52">
        <w:rPr>
          <w:rFonts w:eastAsia="Times New Roman"/>
          <w:color w:val="000000"/>
        </w:rPr>
        <w:tab/>
        <w:t>Here, we use leaf and biomass data from a globally distributed grassland nutrient addition experiment, Nutrient Network</w:t>
      </w:r>
      <w:r w:rsidR="00753A9E">
        <w:rPr>
          <w:rFonts w:eastAsia="Times New Roman"/>
          <w:color w:val="000000"/>
        </w:rPr>
        <w:t xml:space="preserve"> </w:t>
      </w:r>
      <w:r w:rsidR="00753A9E">
        <w:rPr>
          <w:rFonts w:eastAsia="Times New Roman"/>
          <w:color w:val="000000"/>
        </w:rPr>
        <w:fldChar w:fldCharType="begin" w:fldLock="1"/>
      </w:r>
      <w:r w:rsidR="0056386C">
        <w:rPr>
          <w:rFonts w:eastAsia="Times New Roman"/>
          <w:color w:val="000000"/>
        </w:rPr>
        <w:instrText>ADDIN CSL_CITATION {"citationItems":[{"id":"ITEM-1","itemData":{"DOI":"10.1111/2041-210X.12125","ISSN":"2041-210X","abstract":"Summary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approaches.","author":[{"dropping-particle":"","family":"Borer","given":"Elizabeth T","non-dropping-particle":"","parse-names":false,"suffix":""},{"dropping-particle":"","family":"Harpole","given":"W Stanley","non-dropping-particle":"","parse-names":false,"suffix":""},{"dropping-particle":"","family":"Adler","given":"Peter B","non-dropping-particle":"","parse-names":false,"suffix":""},{"dropping-particle":"","family":"Lind","given":"Eric M","non-dropping-particle":"","parse-names":false,"suffix":""},{"dropping-particle":"","family":"Orrock","given":"John L","non-dropping-particle":"","parse-names":false,"suffix":""},{"dropping-particle":"","family":"Seabloom","given":"Eric W","non-dropping-particle":"","parse-names":false,"suffix":""},{"dropping-particle":"","family":"Smith","given":"Melinda D","non-dropping-particle":"","parse-names":false,"suffix":""}],"container-title":"Methods in Ecology and Evolution","id":"ITEM-1","issue":"1","issued":{"date-parts":[["2014","1","1"]]},"note":"doi: 10.1111/2041-210X.12125","page":"65-73","publisher":"John Wiley &amp; Sons, Ltd","title":"Finding generality in ecology: a model for globally distributed experiments","type":"article-journal","volume":"5"},"uris":["http://www.mendeley.com/documents/?uuid=00654b87-e5ef-4fd9-bb3f-3dfbdbe59829"]}],"mendeley":{"formattedCitation":"(Borer &lt;i&gt;et al.&lt;/i&gt;, 2014)","manualFormatting":"(NutNet; Borer et al., 2014)","plainTextFormattedCitation":"(Borer et al., 2014)","previouslyFormattedCitation":"(Borer &lt;i&gt;et al.&lt;/i&gt;, 2014)"},"properties":{"noteIndex":0},"schema":"https://github.com/citation-style-language/schema/raw/master/csl-citation.json"}</w:instrText>
      </w:r>
      <w:r w:rsidR="00753A9E">
        <w:rPr>
          <w:rFonts w:eastAsia="Times New Roman"/>
          <w:color w:val="000000"/>
        </w:rPr>
        <w:fldChar w:fldCharType="separate"/>
      </w:r>
      <w:r w:rsidR="00753A9E" w:rsidRPr="00753A9E">
        <w:rPr>
          <w:rFonts w:eastAsia="Times New Roman"/>
          <w:noProof/>
          <w:color w:val="000000"/>
        </w:rPr>
        <w:t>(</w:t>
      </w:r>
      <w:r w:rsidR="00753A9E">
        <w:rPr>
          <w:rFonts w:eastAsia="Times New Roman"/>
          <w:noProof/>
          <w:color w:val="000000"/>
        </w:rPr>
        <w:t xml:space="preserve">NutNet; </w:t>
      </w:r>
      <w:r w:rsidR="00753A9E" w:rsidRPr="00753A9E">
        <w:rPr>
          <w:rFonts w:eastAsia="Times New Roman"/>
          <w:noProof/>
          <w:color w:val="000000"/>
        </w:rPr>
        <w:t xml:space="preserve">Borer </w:t>
      </w:r>
      <w:r w:rsidR="00753A9E" w:rsidRPr="00753A9E">
        <w:rPr>
          <w:rFonts w:eastAsia="Times New Roman"/>
          <w:i/>
          <w:noProof/>
          <w:color w:val="000000"/>
        </w:rPr>
        <w:t>et al.</w:t>
      </w:r>
      <w:r w:rsidR="00753A9E" w:rsidRPr="00753A9E">
        <w:rPr>
          <w:rFonts w:eastAsia="Times New Roman"/>
          <w:noProof/>
          <w:color w:val="000000"/>
        </w:rPr>
        <w:t>, 2014)</w:t>
      </w:r>
      <w:r w:rsidR="00753A9E">
        <w:rPr>
          <w:rFonts w:eastAsia="Times New Roman"/>
          <w:color w:val="000000"/>
        </w:rPr>
        <w:fldChar w:fldCharType="end"/>
      </w:r>
      <w:r w:rsidRPr="00771C52">
        <w:rPr>
          <w:rFonts w:eastAsia="Times New Roman"/>
          <w:color w:val="000000"/>
        </w:rPr>
        <w:t xml:space="preserve">, </w:t>
      </w:r>
      <w:r w:rsidR="00696E90">
        <w:rPr>
          <w:rFonts w:eastAsia="Times New Roman"/>
          <w:color w:val="000000"/>
        </w:rPr>
        <w:t>to test these ideas about the relationship between</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696E90">
        <w:rPr>
          <w:rFonts w:eastAsia="Times New Roman"/>
          <w:color w:val="000000"/>
        </w:rPr>
        <w:t xml:space="preserve">and structural responses </w:t>
      </w:r>
      <w:r w:rsidRPr="00771C52">
        <w:rPr>
          <w:rFonts w:eastAsia="Times New Roman"/>
          <w:color w:val="000000"/>
        </w:rPr>
        <w:t xml:space="preserve">to nitrogen addition. Our aims were </w:t>
      </w:r>
      <w:r w:rsidR="001D5E19">
        <w:rPr>
          <w:rFonts w:eastAsia="Times New Roman"/>
          <w:color w:val="000000"/>
        </w:rPr>
        <w:t>fourfold:</w:t>
      </w:r>
    </w:p>
    <w:p w14:paraId="41358659" w14:textId="77D7EC77" w:rsidR="004921F3" w:rsidRPr="00971CEF" w:rsidRDefault="004921F3" w:rsidP="00971CEF">
      <w:pPr>
        <w:pStyle w:val="ListParagraph"/>
        <w:numPr>
          <w:ilvl w:val="0"/>
          <w:numId w:val="8"/>
        </w:numPr>
        <w:spacing w:line="480" w:lineRule="auto"/>
        <w:rPr>
          <w:rFonts w:eastAsia="Times New Roman"/>
          <w:color w:val="000000"/>
        </w:rPr>
      </w:pPr>
      <w:r w:rsidRPr="00971CEF">
        <w:rPr>
          <w:rFonts w:eastAsia="Times New Roman"/>
          <w:color w:val="000000"/>
        </w:rPr>
        <w:t>Q</w:t>
      </w:r>
      <w:r w:rsidR="00361685" w:rsidRPr="00971CEF">
        <w:rPr>
          <w:rFonts w:eastAsia="Times New Roman"/>
          <w:color w:val="000000"/>
        </w:rPr>
        <w:t xml:space="preserve">uantify and separate the impact of soil nitrogen, leaf traits, and climate on </w:t>
      </w:r>
      <w:proofErr w:type="spellStart"/>
      <w:r w:rsidR="00361685" w:rsidRPr="00971CEF">
        <w:rPr>
          <w:rFonts w:eastAsia="Times New Roman"/>
          <w:i/>
          <w:iCs/>
          <w:color w:val="000000"/>
        </w:rPr>
        <w:t>N</w:t>
      </w:r>
      <w:r w:rsidR="00361685" w:rsidRPr="00971CEF">
        <w:rPr>
          <w:rFonts w:eastAsia="Times New Roman"/>
          <w:color w:val="000000"/>
          <w:vertAlign w:val="subscript"/>
        </w:rPr>
        <w:t>area</w:t>
      </w:r>
      <w:proofErr w:type="spellEnd"/>
      <w:r>
        <w:rPr>
          <w:rFonts w:eastAsia="Times New Roman"/>
          <w:color w:val="000000"/>
        </w:rPr>
        <w:t>.</w:t>
      </w:r>
      <w:r w:rsidR="00361685" w:rsidRPr="00971CEF">
        <w:rPr>
          <w:rFonts w:eastAsia="Times New Roman"/>
          <w:color w:val="000000"/>
        </w:rPr>
        <w:t xml:space="preserve"> </w:t>
      </w:r>
    </w:p>
    <w:p w14:paraId="06DF94B7" w14:textId="57650807"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lastRenderedPageBreak/>
        <w:t xml:space="preserve">Assess the predictability of </w:t>
      </w:r>
      <w:proofErr w:type="spellStart"/>
      <w:r>
        <w:rPr>
          <w:rFonts w:eastAsia="Times New Roman"/>
          <w:i/>
          <w:color w:val="000000"/>
        </w:rPr>
        <w:t>N</w:t>
      </w:r>
      <w:r>
        <w:rPr>
          <w:rFonts w:eastAsia="Times New Roman"/>
          <w:color w:val="000000"/>
          <w:vertAlign w:val="subscript"/>
        </w:rPr>
        <w:t>area</w:t>
      </w:r>
      <w:proofErr w:type="spellEnd"/>
      <w:r>
        <w:rPr>
          <w:rFonts w:eastAsia="Times New Roman"/>
          <w:color w:val="000000"/>
          <w:vertAlign w:val="subscript"/>
        </w:rPr>
        <w:t xml:space="preserve"> </w:t>
      </w:r>
      <w:r>
        <w:rPr>
          <w:rFonts w:eastAsia="Times New Roman"/>
          <w:color w:val="000000"/>
        </w:rPr>
        <w:t xml:space="preserve">from theory using aboveground climate and </w:t>
      </w:r>
      <w:r w:rsidR="00753A9E">
        <w:rPr>
          <w:rFonts w:eastAsia="Times New Roman"/>
          <w:color w:val="000000"/>
        </w:rPr>
        <w:t xml:space="preserve">other </w:t>
      </w:r>
      <w:r>
        <w:rPr>
          <w:rFonts w:eastAsia="Times New Roman"/>
          <w:color w:val="000000"/>
        </w:rPr>
        <w:t xml:space="preserve">leaf traits alone in comparison to belowground soil nitrogen </w:t>
      </w:r>
      <w:r w:rsidR="00C530D5">
        <w:rPr>
          <w:rFonts w:eastAsia="Times New Roman"/>
          <w:color w:val="000000"/>
        </w:rPr>
        <w:t>addition</w:t>
      </w:r>
      <w:r>
        <w:rPr>
          <w:rFonts w:eastAsia="Times New Roman"/>
          <w:color w:val="000000"/>
        </w:rPr>
        <w:t>.</w:t>
      </w:r>
    </w:p>
    <w:p w14:paraId="236ABE50" w14:textId="59F1E143"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t xml:space="preserve">Quantify the impacts of soil nitrogen </w:t>
      </w:r>
      <w:r w:rsidR="00C530D5">
        <w:rPr>
          <w:rFonts w:eastAsia="Times New Roman"/>
          <w:color w:val="000000"/>
        </w:rPr>
        <w:t xml:space="preserve">addition </w:t>
      </w:r>
      <w:r>
        <w:rPr>
          <w:rFonts w:eastAsia="Times New Roman"/>
          <w:color w:val="000000"/>
        </w:rPr>
        <w:t>on aboveground biomass.</w:t>
      </w:r>
    </w:p>
    <w:p w14:paraId="1EF08796" w14:textId="1D4CCFE5"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t xml:space="preserve">Assess tradeoffs between biomass production and allocation to </w:t>
      </w:r>
      <w:proofErr w:type="spellStart"/>
      <w:r>
        <w:rPr>
          <w:rFonts w:eastAsia="Times New Roman"/>
          <w:i/>
          <w:color w:val="000000"/>
        </w:rPr>
        <w:t>N</w:t>
      </w:r>
      <w:r>
        <w:rPr>
          <w:rFonts w:eastAsia="Times New Roman"/>
          <w:color w:val="000000"/>
          <w:vertAlign w:val="subscript"/>
        </w:rPr>
        <w:t>area</w:t>
      </w:r>
      <w:proofErr w:type="spellEnd"/>
      <w:r>
        <w:rPr>
          <w:rFonts w:eastAsia="Times New Roman"/>
          <w:color w:val="000000"/>
        </w:rPr>
        <w:t xml:space="preserve"> under different soil nitrogen conditions. </w:t>
      </w:r>
    </w:p>
    <w:p w14:paraId="2E92E822" w14:textId="230DDA3B" w:rsidR="00074719" w:rsidRPr="00074719" w:rsidRDefault="00361685" w:rsidP="00971CEF">
      <w:pPr>
        <w:spacing w:line="480" w:lineRule="auto"/>
        <w:rPr>
          <w:rFonts w:eastAsia="Times New Roman"/>
          <w:color w:val="000000"/>
        </w:rPr>
      </w:pPr>
      <w:r w:rsidRPr="00971CEF">
        <w:rPr>
          <w:rFonts w:eastAsia="Times New Roman"/>
          <w:color w:val="000000"/>
        </w:rPr>
        <w:t xml:space="preserve">We hypothesized that soil nitrogen </w:t>
      </w:r>
      <w:r w:rsidR="00C530D5">
        <w:rPr>
          <w:rFonts w:eastAsia="Times New Roman"/>
          <w:color w:val="000000"/>
        </w:rPr>
        <w:t>addition</w:t>
      </w:r>
      <w:r w:rsidRPr="00971CEF">
        <w:rPr>
          <w:rFonts w:eastAsia="Times New Roman"/>
          <w:color w:val="000000"/>
        </w:rPr>
        <w:t xml:space="preserve">, leaf traits, and climate would have significant separate impacts on </w:t>
      </w:r>
      <w:proofErr w:type="spellStart"/>
      <w:r w:rsidRPr="00971CEF">
        <w:rPr>
          <w:rFonts w:eastAsia="Times New Roman"/>
          <w:i/>
          <w:iCs/>
          <w:color w:val="000000"/>
        </w:rPr>
        <w:t>N</w:t>
      </w:r>
      <w:r w:rsidRPr="00971CEF">
        <w:rPr>
          <w:rFonts w:eastAsia="Times New Roman"/>
          <w:color w:val="000000"/>
          <w:vertAlign w:val="subscript"/>
        </w:rPr>
        <w:t>area</w:t>
      </w:r>
      <w:proofErr w:type="spellEnd"/>
      <w:r w:rsidRPr="00971CEF">
        <w:rPr>
          <w:rFonts w:eastAsia="Times New Roman"/>
          <w:color w:val="000000"/>
        </w:rPr>
        <w:t xml:space="preserve">, but that the effect of soil nitrogen </w:t>
      </w:r>
      <w:r w:rsidR="00C530D5">
        <w:rPr>
          <w:rFonts w:eastAsia="Times New Roman"/>
          <w:color w:val="000000"/>
        </w:rPr>
        <w:t>addition</w:t>
      </w:r>
      <w:r w:rsidR="00C530D5" w:rsidRPr="00971CEF">
        <w:rPr>
          <w:rFonts w:eastAsia="Times New Roman"/>
          <w:color w:val="000000"/>
        </w:rPr>
        <w:t xml:space="preserve"> </w:t>
      </w:r>
      <w:r w:rsidRPr="00971CEF">
        <w:rPr>
          <w:rFonts w:eastAsia="Times New Roman"/>
          <w:color w:val="000000"/>
        </w:rPr>
        <w:t>would be relatively weak due to the alternative ways in which plants can allocate available nitrogen</w:t>
      </w:r>
      <w:r w:rsidR="00A6009F">
        <w:rPr>
          <w:rFonts w:eastAsia="Times New Roman"/>
          <w:color w:val="000000"/>
        </w:rPr>
        <w:t xml:space="preserve"> (Aim 1)</w:t>
      </w:r>
      <w:r w:rsidRPr="00971CEF">
        <w:rPr>
          <w:rFonts w:eastAsia="Times New Roman"/>
          <w:color w:val="000000"/>
        </w:rPr>
        <w:t>.</w:t>
      </w:r>
      <w:r w:rsidR="004921F3">
        <w:rPr>
          <w:rFonts w:eastAsia="Times New Roman"/>
          <w:color w:val="000000"/>
        </w:rPr>
        <w:t xml:space="preserve"> From this, we expected that </w:t>
      </w:r>
      <w:proofErr w:type="spellStart"/>
      <w:r w:rsidR="004921F3">
        <w:rPr>
          <w:rFonts w:eastAsia="Times New Roman"/>
          <w:i/>
          <w:color w:val="000000"/>
        </w:rPr>
        <w:t>N</w:t>
      </w:r>
      <w:r w:rsidR="004921F3">
        <w:rPr>
          <w:rFonts w:eastAsia="Times New Roman"/>
          <w:color w:val="000000"/>
          <w:vertAlign w:val="subscript"/>
        </w:rPr>
        <w:t>area</w:t>
      </w:r>
      <w:proofErr w:type="spellEnd"/>
      <w:r w:rsidR="004921F3">
        <w:rPr>
          <w:rFonts w:eastAsia="Times New Roman"/>
          <w:color w:val="000000"/>
        </w:rPr>
        <w:t xml:space="preserve"> would be well modeled from theory based on aboveground drivers and leaf traits alone</w:t>
      </w:r>
      <w:r w:rsidR="00A6009F">
        <w:rPr>
          <w:rFonts w:eastAsia="Times New Roman"/>
          <w:color w:val="000000"/>
        </w:rPr>
        <w:t xml:space="preserve"> (Aim 2)</w:t>
      </w:r>
      <w:r w:rsidR="004921F3">
        <w:rPr>
          <w:rFonts w:eastAsia="Times New Roman"/>
          <w:color w:val="000000"/>
        </w:rPr>
        <w:t xml:space="preserve">. We expected that soil nitrogen </w:t>
      </w:r>
      <w:r w:rsidR="00C530D5">
        <w:rPr>
          <w:rFonts w:eastAsia="Times New Roman"/>
          <w:color w:val="000000"/>
        </w:rPr>
        <w:t xml:space="preserve">addition </w:t>
      </w:r>
      <w:r w:rsidR="004921F3">
        <w:rPr>
          <w:rFonts w:eastAsia="Times New Roman"/>
          <w:color w:val="000000"/>
        </w:rPr>
        <w:t>would be positively correlated with aboveground biomass on average</w:t>
      </w:r>
      <w:r w:rsidR="00A6009F">
        <w:rPr>
          <w:rFonts w:eastAsia="Times New Roman"/>
          <w:color w:val="000000"/>
        </w:rPr>
        <w:t xml:space="preserve"> (Aim 3).</w:t>
      </w:r>
      <w:r w:rsidR="004921F3">
        <w:rPr>
          <w:rFonts w:eastAsia="Times New Roman"/>
          <w:color w:val="000000"/>
        </w:rPr>
        <w:t xml:space="preserve"> </w:t>
      </w:r>
      <w:r w:rsidR="00A6009F">
        <w:rPr>
          <w:rFonts w:eastAsia="Times New Roman"/>
          <w:color w:val="000000"/>
        </w:rPr>
        <w:t>We</w:t>
      </w:r>
      <w:r w:rsidR="005D7DD2">
        <w:rPr>
          <w:rFonts w:eastAsia="Times New Roman"/>
          <w:color w:val="000000"/>
        </w:rPr>
        <w:t xml:space="preserve"> also</w:t>
      </w:r>
      <w:r w:rsidR="00A6009F">
        <w:rPr>
          <w:rFonts w:eastAsia="Times New Roman"/>
          <w:color w:val="000000"/>
        </w:rPr>
        <w:t xml:space="preserve"> expected </w:t>
      </w:r>
      <w:r w:rsidR="004921F3">
        <w:rPr>
          <w:rFonts w:eastAsia="Times New Roman"/>
          <w:color w:val="000000"/>
        </w:rPr>
        <w:t xml:space="preserve">that site-level variability in this response would influence the response of </w:t>
      </w:r>
      <w:proofErr w:type="spellStart"/>
      <w:r w:rsidR="004921F3">
        <w:rPr>
          <w:rFonts w:eastAsia="Times New Roman"/>
          <w:i/>
          <w:color w:val="000000"/>
        </w:rPr>
        <w:t>N</w:t>
      </w:r>
      <w:r w:rsidR="004921F3">
        <w:rPr>
          <w:rFonts w:eastAsia="Times New Roman"/>
          <w:color w:val="000000"/>
          <w:vertAlign w:val="subscript"/>
        </w:rPr>
        <w:t>area</w:t>
      </w:r>
      <w:proofErr w:type="spellEnd"/>
      <w:r w:rsidR="004921F3">
        <w:rPr>
          <w:rFonts w:eastAsia="Times New Roman"/>
          <w:color w:val="000000"/>
          <w:vertAlign w:val="subscript"/>
        </w:rPr>
        <w:t xml:space="preserve"> </w:t>
      </w:r>
      <w:r w:rsidR="004921F3">
        <w:rPr>
          <w:rFonts w:eastAsia="Times New Roman"/>
          <w:color w:val="000000"/>
        </w:rPr>
        <w:t xml:space="preserve">to soil nitrogen </w:t>
      </w:r>
      <w:r w:rsidR="005D7DD2">
        <w:rPr>
          <w:rFonts w:eastAsia="Times New Roman"/>
          <w:color w:val="000000"/>
        </w:rPr>
        <w:t>addition</w:t>
      </w:r>
      <w:r w:rsidR="004921F3">
        <w:rPr>
          <w:rFonts w:eastAsia="Times New Roman"/>
          <w:color w:val="000000"/>
        </w:rPr>
        <w:t>. Specifically</w:t>
      </w:r>
      <w:r w:rsidRPr="00971CEF">
        <w:rPr>
          <w:rFonts w:eastAsia="Times New Roman"/>
          <w:color w:val="000000"/>
        </w:rPr>
        <w:t xml:space="preserve">, we hypothesized that the </w:t>
      </w:r>
      <w:proofErr w:type="spellStart"/>
      <w:r w:rsidRPr="00971CEF">
        <w:rPr>
          <w:rFonts w:eastAsia="Times New Roman"/>
          <w:i/>
          <w:iCs/>
          <w:color w:val="000000"/>
        </w:rPr>
        <w:t>N</w:t>
      </w:r>
      <w:r w:rsidRPr="00971CEF">
        <w:rPr>
          <w:rFonts w:eastAsia="Times New Roman"/>
          <w:color w:val="000000"/>
          <w:vertAlign w:val="subscript"/>
        </w:rPr>
        <w:t>area</w:t>
      </w:r>
      <w:proofErr w:type="spellEnd"/>
      <w:r w:rsidRPr="00971CEF">
        <w:rPr>
          <w:rFonts w:eastAsia="Times New Roman"/>
          <w:color w:val="000000"/>
        </w:rPr>
        <w:t xml:space="preserve"> response to soil nitrogen </w:t>
      </w:r>
      <w:r w:rsidR="005A0E88">
        <w:rPr>
          <w:rFonts w:eastAsia="Times New Roman"/>
          <w:color w:val="000000"/>
        </w:rPr>
        <w:t>addition</w:t>
      </w:r>
      <w:r w:rsidR="005A0E88" w:rsidRPr="00971CEF">
        <w:rPr>
          <w:rFonts w:eastAsia="Times New Roman"/>
          <w:color w:val="000000"/>
        </w:rPr>
        <w:t xml:space="preserve"> </w:t>
      </w:r>
      <w:r w:rsidRPr="00971CEF">
        <w:rPr>
          <w:rFonts w:eastAsia="Times New Roman"/>
          <w:color w:val="000000"/>
        </w:rPr>
        <w:t xml:space="preserve">would be greatest in </w:t>
      </w:r>
      <w:r w:rsidR="00E019F3" w:rsidRPr="00971CEF">
        <w:rPr>
          <w:rFonts w:eastAsia="Times New Roman"/>
          <w:color w:val="000000"/>
        </w:rPr>
        <w:t>contexts</w:t>
      </w:r>
      <w:r w:rsidRPr="00971CEF">
        <w:rPr>
          <w:rFonts w:eastAsia="Times New Roman"/>
          <w:color w:val="000000"/>
        </w:rPr>
        <w:t xml:space="preserve"> that did not show a large increase in biomass</w:t>
      </w:r>
      <w:r w:rsidR="00A6009F">
        <w:rPr>
          <w:rFonts w:eastAsia="Times New Roman"/>
          <w:color w:val="000000"/>
        </w:rPr>
        <w:t xml:space="preserve"> (Aim 4)</w:t>
      </w:r>
      <w:r w:rsidRPr="00971CEF">
        <w:rPr>
          <w:rFonts w:eastAsia="Times New Roman"/>
          <w:color w:val="000000"/>
        </w:rPr>
        <w:t>.</w:t>
      </w:r>
      <w:r w:rsidR="00074719">
        <w:rPr>
          <w:rFonts w:eastAsia="Times New Roman"/>
          <w:color w:val="000000"/>
        </w:rPr>
        <w:t xml:space="preserve"> </w:t>
      </w:r>
    </w:p>
    <w:p w14:paraId="779D3999" w14:textId="77777777" w:rsidR="00BD3DF0" w:rsidRDefault="00BD3DF0">
      <w:pPr>
        <w:rPr>
          <w:rFonts w:eastAsia="Times New Roman"/>
          <w:b/>
          <w:color w:val="000000"/>
        </w:rPr>
      </w:pPr>
      <w:r>
        <w:rPr>
          <w:rFonts w:eastAsia="Times New Roman"/>
          <w:b/>
          <w:color w:val="000000"/>
        </w:rPr>
        <w:br w:type="page"/>
      </w:r>
    </w:p>
    <w:p w14:paraId="3BBE35AF" w14:textId="276E8E30" w:rsidR="00936697" w:rsidRDefault="00936697" w:rsidP="00971CEF">
      <w:pPr>
        <w:spacing w:line="480" w:lineRule="auto"/>
        <w:rPr>
          <w:rFonts w:eastAsia="Times New Roman"/>
          <w:color w:val="000000"/>
        </w:rPr>
      </w:pPr>
      <w:r>
        <w:rPr>
          <w:rFonts w:eastAsia="Times New Roman"/>
          <w:b/>
          <w:color w:val="000000"/>
        </w:rPr>
        <w:lastRenderedPageBreak/>
        <w:t>Table 1.</w:t>
      </w:r>
      <w:r>
        <w:rPr>
          <w:rFonts w:eastAsia="Times New Roman"/>
          <w:color w:val="000000"/>
        </w:rPr>
        <w:t xml:space="preserve"> Description of</w:t>
      </w:r>
      <w:r w:rsidR="007B4DDA">
        <w:rPr>
          <w:rFonts w:eastAsia="Times New Roman"/>
          <w:color w:val="000000"/>
        </w:rPr>
        <w:t xml:space="preserve"> key</w:t>
      </w:r>
      <w:r>
        <w:rPr>
          <w:rFonts w:eastAsia="Times New Roman"/>
          <w:color w:val="000000"/>
        </w:rPr>
        <w:t xml:space="preserve"> abbreviated terms</w:t>
      </w:r>
    </w:p>
    <w:tbl>
      <w:tblPr>
        <w:tblStyle w:val="TableGrid"/>
        <w:tblW w:w="95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1515"/>
        <w:gridCol w:w="6200"/>
      </w:tblGrid>
      <w:tr w:rsidR="00105704" w14:paraId="643BF74B" w14:textId="77777777" w:rsidTr="00971CEF">
        <w:tc>
          <w:tcPr>
            <w:tcW w:w="1800" w:type="dxa"/>
            <w:tcBorders>
              <w:top w:val="single" w:sz="4" w:space="0" w:color="auto"/>
              <w:bottom w:val="single" w:sz="4" w:space="0" w:color="auto"/>
            </w:tcBorders>
          </w:tcPr>
          <w:p w14:paraId="5D1D5642" w14:textId="3211BA48" w:rsidR="00105704" w:rsidRDefault="00105704" w:rsidP="00936697">
            <w:pPr>
              <w:spacing w:line="480" w:lineRule="auto"/>
              <w:rPr>
                <w:rFonts w:eastAsia="Times New Roman"/>
                <w:b/>
                <w:color w:val="000000"/>
              </w:rPr>
            </w:pPr>
            <w:r>
              <w:rPr>
                <w:rFonts w:eastAsia="Times New Roman"/>
                <w:b/>
                <w:color w:val="000000"/>
              </w:rPr>
              <w:t>Variable</w:t>
            </w:r>
          </w:p>
        </w:tc>
        <w:tc>
          <w:tcPr>
            <w:tcW w:w="1515" w:type="dxa"/>
            <w:tcBorders>
              <w:top w:val="single" w:sz="4" w:space="0" w:color="auto"/>
              <w:bottom w:val="single" w:sz="4" w:space="0" w:color="auto"/>
            </w:tcBorders>
          </w:tcPr>
          <w:p w14:paraId="498312E5" w14:textId="121C167A" w:rsidR="00105704" w:rsidRDefault="00105704" w:rsidP="00936697">
            <w:pPr>
              <w:spacing w:line="480" w:lineRule="auto"/>
              <w:rPr>
                <w:rFonts w:eastAsia="Times New Roman"/>
                <w:b/>
                <w:color w:val="000000"/>
              </w:rPr>
            </w:pPr>
            <w:r>
              <w:rPr>
                <w:rFonts w:eastAsia="Times New Roman"/>
                <w:b/>
                <w:color w:val="000000"/>
              </w:rPr>
              <w:t>Units</w:t>
            </w:r>
          </w:p>
        </w:tc>
        <w:tc>
          <w:tcPr>
            <w:tcW w:w="6200" w:type="dxa"/>
            <w:tcBorders>
              <w:top w:val="single" w:sz="4" w:space="0" w:color="auto"/>
              <w:bottom w:val="single" w:sz="4" w:space="0" w:color="auto"/>
            </w:tcBorders>
          </w:tcPr>
          <w:p w14:paraId="4478AAC4" w14:textId="2DAD736A" w:rsidR="00105704" w:rsidRDefault="00105704" w:rsidP="00936697">
            <w:pPr>
              <w:spacing w:line="480" w:lineRule="auto"/>
              <w:rPr>
                <w:rFonts w:eastAsia="Times New Roman"/>
                <w:b/>
                <w:color w:val="000000"/>
              </w:rPr>
            </w:pPr>
            <w:r>
              <w:rPr>
                <w:rFonts w:eastAsia="Times New Roman"/>
                <w:b/>
                <w:color w:val="000000"/>
              </w:rPr>
              <w:t>Description</w:t>
            </w:r>
          </w:p>
        </w:tc>
      </w:tr>
      <w:tr w:rsidR="007B4DDA" w14:paraId="32F31530" w14:textId="77777777" w:rsidTr="00971CEF">
        <w:tc>
          <w:tcPr>
            <w:tcW w:w="1800" w:type="dxa"/>
            <w:tcBorders>
              <w:top w:val="single" w:sz="4" w:space="0" w:color="auto"/>
            </w:tcBorders>
          </w:tcPr>
          <w:p w14:paraId="5D4AF223" w14:textId="14B87CDF" w:rsidR="007B4DDA" w:rsidRPr="00771C52" w:rsidRDefault="007B4DDA" w:rsidP="00105704">
            <w:pPr>
              <w:spacing w:line="480" w:lineRule="auto"/>
              <w:rPr>
                <w:rFonts w:eastAsia="Times New Roman"/>
                <w:color w:val="000000"/>
              </w:rPr>
            </w:pPr>
            <w:r>
              <w:rPr>
                <w:rFonts w:eastAsia="Times New Roman"/>
                <w:color w:val="000000"/>
              </w:rPr>
              <w:t>AGB</w:t>
            </w:r>
          </w:p>
        </w:tc>
        <w:tc>
          <w:tcPr>
            <w:tcW w:w="1515" w:type="dxa"/>
            <w:tcBorders>
              <w:top w:val="single" w:sz="4" w:space="0" w:color="auto"/>
            </w:tcBorders>
          </w:tcPr>
          <w:p w14:paraId="1F381271" w14:textId="2245353E" w:rsidR="007B4DDA" w:rsidRPr="00971CEF" w:rsidRDefault="007B4DDA" w:rsidP="00105704">
            <w:pPr>
              <w:spacing w:line="480" w:lineRule="auto"/>
              <w:rPr>
                <w:rFonts w:eastAsia="Times New Roman"/>
                <w:color w:val="000000"/>
                <w:vertAlign w:val="superscript"/>
              </w:rPr>
            </w:pPr>
            <w:r>
              <w:rPr>
                <w:rFonts w:eastAsia="Times New Roman"/>
                <w:color w:val="000000"/>
              </w:rPr>
              <w:t>g m</w:t>
            </w:r>
            <w:r>
              <w:rPr>
                <w:rFonts w:eastAsia="Times New Roman"/>
                <w:color w:val="000000"/>
                <w:vertAlign w:val="superscript"/>
              </w:rPr>
              <w:t>-2</w:t>
            </w:r>
          </w:p>
        </w:tc>
        <w:tc>
          <w:tcPr>
            <w:tcW w:w="6200" w:type="dxa"/>
            <w:tcBorders>
              <w:top w:val="single" w:sz="4" w:space="0" w:color="auto"/>
            </w:tcBorders>
          </w:tcPr>
          <w:p w14:paraId="452837D7" w14:textId="26F7FFED" w:rsidR="007B4DDA" w:rsidRDefault="007B4DDA" w:rsidP="00105704">
            <w:pPr>
              <w:spacing w:line="480" w:lineRule="auto"/>
              <w:rPr>
                <w:rFonts w:eastAsia="Times New Roman"/>
                <w:color w:val="000000"/>
              </w:rPr>
            </w:pPr>
            <w:r>
              <w:rPr>
                <w:rFonts w:eastAsia="Times New Roman"/>
                <w:color w:val="000000"/>
              </w:rPr>
              <w:t>aboveground biomass</w:t>
            </w:r>
          </w:p>
        </w:tc>
      </w:tr>
      <w:tr w:rsidR="00105704" w14:paraId="5092C350" w14:textId="77777777" w:rsidTr="00971CEF">
        <w:tc>
          <w:tcPr>
            <w:tcW w:w="1800" w:type="dxa"/>
          </w:tcPr>
          <w:p w14:paraId="52A95F05" w14:textId="4436517F" w:rsidR="00105704" w:rsidRDefault="00105704" w:rsidP="00105704">
            <w:pPr>
              <w:spacing w:line="480" w:lineRule="auto"/>
              <w:rPr>
                <w:rFonts w:eastAsia="Times New Roman"/>
                <w:i/>
                <w:color w:val="000000"/>
              </w:rPr>
            </w:pPr>
            <w:r w:rsidRPr="00771C52">
              <w:rPr>
                <w:rFonts w:eastAsia="Times New Roman"/>
                <w:color w:val="000000"/>
              </w:rPr>
              <w:t>δ</w:t>
            </w:r>
            <w:r w:rsidRPr="00771C52">
              <w:rPr>
                <w:rFonts w:eastAsia="Times New Roman"/>
                <w:color w:val="000000"/>
                <w:vertAlign w:val="superscript"/>
              </w:rPr>
              <w:t>13</w:t>
            </w:r>
            <w:r w:rsidRPr="00771C52">
              <w:rPr>
                <w:rFonts w:eastAsia="Times New Roman"/>
                <w:color w:val="000000"/>
              </w:rPr>
              <w:t>C</w:t>
            </w:r>
          </w:p>
        </w:tc>
        <w:tc>
          <w:tcPr>
            <w:tcW w:w="1515" w:type="dxa"/>
          </w:tcPr>
          <w:p w14:paraId="46AF2067" w14:textId="271E629D" w:rsidR="00105704" w:rsidRDefault="00105704" w:rsidP="00105704">
            <w:pPr>
              <w:spacing w:line="480" w:lineRule="auto"/>
              <w:rPr>
                <w:rFonts w:eastAsia="Times New Roman"/>
                <w:color w:val="000000"/>
              </w:rPr>
            </w:pPr>
            <w:r w:rsidRPr="00771C52">
              <w:rPr>
                <w:rFonts w:eastAsia="Times New Roman"/>
                <w:color w:val="000000"/>
              </w:rPr>
              <w:t>‰</w:t>
            </w:r>
          </w:p>
        </w:tc>
        <w:tc>
          <w:tcPr>
            <w:tcW w:w="6200" w:type="dxa"/>
          </w:tcPr>
          <w:p w14:paraId="477AE43D" w14:textId="53B9ECC9" w:rsidR="00105704" w:rsidRPr="00771C52" w:rsidRDefault="00105704" w:rsidP="00105704">
            <w:pPr>
              <w:spacing w:line="480" w:lineRule="auto"/>
              <w:rPr>
                <w:rFonts w:eastAsia="Times New Roman"/>
                <w:color w:val="000000"/>
              </w:rPr>
            </w:pPr>
            <w:r>
              <w:rPr>
                <w:rFonts w:eastAsia="Times New Roman"/>
                <w:color w:val="000000"/>
              </w:rPr>
              <w:t xml:space="preserve">ratio of stable isotopes </w:t>
            </w:r>
            <w:r>
              <w:rPr>
                <w:rFonts w:eastAsia="Times New Roman"/>
                <w:color w:val="000000"/>
                <w:vertAlign w:val="superscript"/>
              </w:rPr>
              <w:t>13</w:t>
            </w:r>
            <w:r>
              <w:rPr>
                <w:rFonts w:eastAsia="Times New Roman"/>
                <w:color w:val="000000"/>
              </w:rPr>
              <w:t>C:</w:t>
            </w:r>
            <w:r>
              <w:rPr>
                <w:rFonts w:eastAsia="Times New Roman"/>
                <w:color w:val="000000"/>
                <w:vertAlign w:val="superscript"/>
              </w:rPr>
              <w:t>12</w:t>
            </w:r>
            <w:r>
              <w:rPr>
                <w:rFonts w:eastAsia="Times New Roman"/>
                <w:color w:val="000000"/>
              </w:rPr>
              <w:t>C</w:t>
            </w:r>
          </w:p>
        </w:tc>
      </w:tr>
      <w:tr w:rsidR="00EC7E77" w:rsidRPr="00971CEF" w14:paraId="59999405" w14:textId="77777777" w:rsidTr="00971CEF">
        <w:tc>
          <w:tcPr>
            <w:tcW w:w="1800" w:type="dxa"/>
          </w:tcPr>
          <w:p w14:paraId="4FF3D792" w14:textId="0E962576" w:rsidR="00EC7E77" w:rsidRPr="00EC7E77" w:rsidRDefault="00EC7E77" w:rsidP="00EC7E77">
            <w:pPr>
              <w:spacing w:line="480" w:lineRule="auto"/>
              <w:rPr>
                <w:rFonts w:eastAsia="Times New Roman"/>
                <w:i/>
                <w:color w:val="000000"/>
              </w:rPr>
            </w:pPr>
            <w:r w:rsidRPr="00971CEF">
              <w:rPr>
                <w:rFonts w:eastAsia="Times New Roman"/>
                <w:i/>
                <w:color w:val="000000"/>
              </w:rPr>
              <w:t>I</w:t>
            </w:r>
            <w:r w:rsidRPr="00971CEF">
              <w:rPr>
                <w:rFonts w:eastAsia="Times New Roman"/>
                <w:color w:val="000000"/>
                <w:vertAlign w:val="subscript"/>
              </w:rPr>
              <w:t>g</w:t>
            </w:r>
          </w:p>
        </w:tc>
        <w:tc>
          <w:tcPr>
            <w:tcW w:w="1515" w:type="dxa"/>
          </w:tcPr>
          <w:p w14:paraId="58A1DC65" w14:textId="577B62A7" w:rsidR="00EC7E77" w:rsidRPr="00EC7E77" w:rsidRDefault="00EC7E77" w:rsidP="00EC7E77">
            <w:pPr>
              <w:spacing w:line="480" w:lineRule="auto"/>
              <w:rPr>
                <w:rFonts w:eastAsia="Times New Roman"/>
                <w:color w:val="000000"/>
              </w:rPr>
            </w:pPr>
            <w:r w:rsidRPr="00EC7E77">
              <w:rPr>
                <w:rFonts w:eastAsia="Times New Roman"/>
                <w:color w:val="000000"/>
              </w:rPr>
              <w:t>µmol m</w:t>
            </w:r>
            <w:r w:rsidRPr="00971CEF">
              <w:rPr>
                <w:rFonts w:eastAsia="Times New Roman"/>
                <w:color w:val="000000"/>
                <w:vertAlign w:val="superscript"/>
              </w:rPr>
              <w:t>-2</w:t>
            </w:r>
            <w:r w:rsidRPr="00EC7E77">
              <w:rPr>
                <w:rFonts w:eastAsia="Times New Roman"/>
                <w:color w:val="000000"/>
              </w:rPr>
              <w:t xml:space="preserve"> s</w:t>
            </w:r>
            <w:r w:rsidRPr="00EC7E77">
              <w:rPr>
                <w:rFonts w:eastAsia="Times New Roman"/>
                <w:color w:val="000000"/>
                <w:vertAlign w:val="superscript"/>
              </w:rPr>
              <w:t>-1</w:t>
            </w:r>
          </w:p>
        </w:tc>
        <w:tc>
          <w:tcPr>
            <w:tcW w:w="6200" w:type="dxa"/>
          </w:tcPr>
          <w:p w14:paraId="5490FF28" w14:textId="33125B56" w:rsidR="00EC7E77" w:rsidRPr="00EC7E77" w:rsidRDefault="00EC7E77" w:rsidP="00EC7E77">
            <w:pPr>
              <w:spacing w:line="480" w:lineRule="auto"/>
              <w:rPr>
                <w:rFonts w:eastAsia="Times New Roman"/>
                <w:color w:val="000000"/>
              </w:rPr>
            </w:pPr>
            <w:r w:rsidRPr="00EC7E77">
              <w:rPr>
                <w:rFonts w:eastAsia="Times New Roman"/>
                <w:color w:val="000000"/>
              </w:rPr>
              <w:t xml:space="preserve">mean annual growing season </w:t>
            </w:r>
            <w:r w:rsidRPr="00771C52">
              <w:rPr>
                <w:rFonts w:eastAsia="Times New Roman"/>
                <w:color w:val="000000"/>
              </w:rPr>
              <w:t xml:space="preserve">incoming </w:t>
            </w:r>
            <w:r>
              <w:rPr>
                <w:rFonts w:eastAsia="Times New Roman"/>
                <w:color w:val="000000"/>
              </w:rPr>
              <w:t>photosynthetically active radiation</w:t>
            </w:r>
          </w:p>
        </w:tc>
      </w:tr>
      <w:tr w:rsidR="00EC7E77" w14:paraId="75BF51A7" w14:textId="77777777" w:rsidTr="00971CEF">
        <w:tc>
          <w:tcPr>
            <w:tcW w:w="1800" w:type="dxa"/>
          </w:tcPr>
          <w:p w14:paraId="617873F1" w14:textId="63052C53" w:rsidR="00EC7E77" w:rsidRPr="00105704" w:rsidRDefault="00EC7E77" w:rsidP="00EC7E77">
            <w:pPr>
              <w:spacing w:line="480" w:lineRule="auto"/>
              <w:rPr>
                <w:rFonts w:eastAsia="Times New Roman"/>
                <w:i/>
                <w:color w:val="000000"/>
              </w:rPr>
            </w:pPr>
            <w:proofErr w:type="spellStart"/>
            <w:r>
              <w:rPr>
                <w:rFonts w:eastAsia="Times New Roman"/>
                <w:i/>
                <w:color w:val="000000"/>
              </w:rPr>
              <w:t>M</w:t>
            </w:r>
            <w:r w:rsidRPr="00853A49">
              <w:rPr>
                <w:rFonts w:eastAsia="Times New Roman"/>
                <w:color w:val="000000"/>
                <w:vertAlign w:val="subscript"/>
              </w:rPr>
              <w:t>area</w:t>
            </w:r>
            <w:proofErr w:type="spellEnd"/>
          </w:p>
        </w:tc>
        <w:tc>
          <w:tcPr>
            <w:tcW w:w="1515" w:type="dxa"/>
          </w:tcPr>
          <w:p w14:paraId="6504DC5C" w14:textId="553AAEC5" w:rsidR="00EC7E77" w:rsidRDefault="00EC7E77" w:rsidP="00EC7E77">
            <w:pPr>
              <w:spacing w:line="480" w:lineRule="auto"/>
              <w:rPr>
                <w:rFonts w:eastAsia="Times New Roman"/>
                <w:color w:val="000000"/>
              </w:rPr>
            </w:pPr>
            <w:r>
              <w:rPr>
                <w:rFonts w:eastAsia="Times New Roman"/>
                <w:color w:val="000000"/>
              </w:rPr>
              <w:t>g m</w:t>
            </w:r>
            <w:r>
              <w:rPr>
                <w:rFonts w:eastAsia="Times New Roman"/>
                <w:color w:val="000000"/>
                <w:vertAlign w:val="superscript"/>
              </w:rPr>
              <w:t>-2</w:t>
            </w:r>
          </w:p>
        </w:tc>
        <w:tc>
          <w:tcPr>
            <w:tcW w:w="6200" w:type="dxa"/>
          </w:tcPr>
          <w:p w14:paraId="0686A046" w14:textId="1A042109" w:rsidR="00EC7E77" w:rsidRPr="00771C52" w:rsidRDefault="00EC7E77" w:rsidP="00EC7E77">
            <w:pPr>
              <w:spacing w:line="480" w:lineRule="auto"/>
              <w:rPr>
                <w:rFonts w:eastAsia="Times New Roman"/>
                <w:color w:val="000000"/>
              </w:rPr>
            </w:pPr>
            <w:r w:rsidRPr="00771C52">
              <w:rPr>
                <w:rFonts w:eastAsia="Times New Roman"/>
                <w:color w:val="000000"/>
              </w:rPr>
              <w:t xml:space="preserve">leaf </w:t>
            </w:r>
            <w:r>
              <w:rPr>
                <w:rFonts w:eastAsia="Times New Roman"/>
                <w:color w:val="000000"/>
              </w:rPr>
              <w:t>mass</w:t>
            </w:r>
            <w:r w:rsidRPr="00771C52">
              <w:rPr>
                <w:rFonts w:eastAsia="Times New Roman"/>
                <w:color w:val="000000"/>
              </w:rPr>
              <w:t xml:space="preserve"> on an area basis</w:t>
            </w:r>
          </w:p>
        </w:tc>
      </w:tr>
      <w:tr w:rsidR="00EC7E77" w14:paraId="3AC67F1A" w14:textId="77777777" w:rsidTr="00971CEF">
        <w:tc>
          <w:tcPr>
            <w:tcW w:w="1800" w:type="dxa"/>
          </w:tcPr>
          <w:p w14:paraId="6B8AED22" w14:textId="0C9BFCC7" w:rsidR="00EC7E77" w:rsidRPr="00971CEF" w:rsidRDefault="00EC7E77" w:rsidP="00EC7E77">
            <w:pPr>
              <w:spacing w:line="480" w:lineRule="auto"/>
              <w:rPr>
                <w:rFonts w:eastAsia="Times New Roman"/>
                <w:color w:val="000000"/>
                <w:vertAlign w:val="subscript"/>
              </w:rPr>
            </w:pPr>
            <w:proofErr w:type="spellStart"/>
            <w:r w:rsidRPr="00971CEF">
              <w:rPr>
                <w:rFonts w:eastAsia="Times New Roman"/>
                <w:i/>
                <w:color w:val="000000"/>
              </w:rPr>
              <w:t>N</w:t>
            </w:r>
            <w:r w:rsidRPr="00971CEF">
              <w:rPr>
                <w:rFonts w:eastAsia="Times New Roman"/>
                <w:color w:val="000000"/>
                <w:vertAlign w:val="subscript"/>
              </w:rPr>
              <w:t>area</w:t>
            </w:r>
            <w:proofErr w:type="spellEnd"/>
          </w:p>
        </w:tc>
        <w:tc>
          <w:tcPr>
            <w:tcW w:w="1515" w:type="dxa"/>
          </w:tcPr>
          <w:p w14:paraId="4BB818FA" w14:textId="4E1BF676" w:rsidR="00EC7E77" w:rsidRPr="00971CEF" w:rsidRDefault="00EC7E77" w:rsidP="00EC7E77">
            <w:pPr>
              <w:spacing w:line="480" w:lineRule="auto"/>
              <w:rPr>
                <w:rFonts w:eastAsia="Times New Roman"/>
                <w:color w:val="000000"/>
                <w:vertAlign w:val="superscript"/>
              </w:rPr>
            </w:pPr>
            <w:r>
              <w:rPr>
                <w:rFonts w:eastAsia="Times New Roman"/>
                <w:color w:val="000000"/>
              </w:rPr>
              <w:t>g m</w:t>
            </w:r>
            <w:r>
              <w:rPr>
                <w:rFonts w:eastAsia="Times New Roman"/>
                <w:color w:val="000000"/>
                <w:vertAlign w:val="superscript"/>
              </w:rPr>
              <w:t>-2</w:t>
            </w:r>
          </w:p>
        </w:tc>
        <w:tc>
          <w:tcPr>
            <w:tcW w:w="6200" w:type="dxa"/>
          </w:tcPr>
          <w:p w14:paraId="70A310C0" w14:textId="41CAB506" w:rsidR="00EC7E77" w:rsidRDefault="00EC7E77" w:rsidP="00EC7E77">
            <w:pPr>
              <w:spacing w:line="480" w:lineRule="auto"/>
              <w:rPr>
                <w:rFonts w:eastAsia="Times New Roman"/>
                <w:b/>
                <w:color w:val="000000"/>
              </w:rPr>
            </w:pPr>
            <w:r w:rsidRPr="00771C52">
              <w:rPr>
                <w:rFonts w:eastAsia="Times New Roman"/>
                <w:color w:val="000000"/>
              </w:rPr>
              <w:t>leaf nitrogen on an area basis</w:t>
            </w:r>
          </w:p>
        </w:tc>
      </w:tr>
      <w:tr w:rsidR="00EC7E77" w14:paraId="3C47AF81" w14:textId="77777777" w:rsidTr="00971CEF">
        <w:tc>
          <w:tcPr>
            <w:tcW w:w="1800" w:type="dxa"/>
          </w:tcPr>
          <w:p w14:paraId="6C06CAE8" w14:textId="44991F7F" w:rsidR="00EC7E77" w:rsidRDefault="00EC7E77" w:rsidP="00EC7E77">
            <w:pPr>
              <w:spacing w:line="480" w:lineRule="auto"/>
              <w:rPr>
                <w:rFonts w:eastAsia="Times New Roman"/>
                <w:b/>
                <w:color w:val="000000"/>
              </w:rPr>
            </w:pPr>
            <w:proofErr w:type="spellStart"/>
            <w:r w:rsidRPr="00853A49">
              <w:rPr>
                <w:rFonts w:eastAsia="Times New Roman"/>
                <w:i/>
                <w:color w:val="000000"/>
              </w:rPr>
              <w:t>N</w:t>
            </w:r>
            <w:r w:rsidRPr="00971CEF">
              <w:rPr>
                <w:rFonts w:eastAsia="Times New Roman"/>
                <w:color w:val="000000"/>
                <w:vertAlign w:val="subscript"/>
              </w:rPr>
              <w:t>mass</w:t>
            </w:r>
            <w:proofErr w:type="spellEnd"/>
          </w:p>
        </w:tc>
        <w:tc>
          <w:tcPr>
            <w:tcW w:w="1515" w:type="dxa"/>
          </w:tcPr>
          <w:p w14:paraId="5BA3048A" w14:textId="2A63B4CD" w:rsidR="00EC7E77" w:rsidRDefault="00EC7E77" w:rsidP="00EC7E77">
            <w:pPr>
              <w:spacing w:line="480" w:lineRule="auto"/>
              <w:rPr>
                <w:rFonts w:eastAsia="Times New Roman"/>
                <w:b/>
                <w:color w:val="000000"/>
              </w:rPr>
            </w:pPr>
            <w:r>
              <w:rPr>
                <w:rFonts w:eastAsia="Times New Roman"/>
                <w:color w:val="000000"/>
              </w:rPr>
              <w:t>g g</w:t>
            </w:r>
            <w:r>
              <w:rPr>
                <w:rFonts w:eastAsia="Times New Roman"/>
                <w:color w:val="000000"/>
                <w:vertAlign w:val="superscript"/>
              </w:rPr>
              <w:t>-1</w:t>
            </w:r>
          </w:p>
        </w:tc>
        <w:tc>
          <w:tcPr>
            <w:tcW w:w="6200" w:type="dxa"/>
          </w:tcPr>
          <w:p w14:paraId="17F20F75" w14:textId="0E2AFBF6" w:rsidR="00EC7E77" w:rsidRDefault="00EC7E77" w:rsidP="00EC7E77">
            <w:pPr>
              <w:spacing w:line="480" w:lineRule="auto"/>
              <w:rPr>
                <w:rFonts w:eastAsia="Times New Roman"/>
                <w:b/>
                <w:color w:val="000000"/>
              </w:rPr>
            </w:pPr>
            <w:r w:rsidRPr="00771C52">
              <w:rPr>
                <w:rFonts w:eastAsia="Times New Roman"/>
                <w:color w:val="000000"/>
              </w:rPr>
              <w:t>leaf nitrogen on a</w:t>
            </w:r>
            <w:r w:rsidR="006C5E55">
              <w:rPr>
                <w:rFonts w:eastAsia="Times New Roman"/>
                <w:color w:val="000000"/>
              </w:rPr>
              <w:t xml:space="preserve"> mass</w:t>
            </w:r>
            <w:r w:rsidRPr="00771C52">
              <w:rPr>
                <w:rFonts w:eastAsia="Times New Roman"/>
                <w:color w:val="000000"/>
              </w:rPr>
              <w:t xml:space="preserve"> basis</w:t>
            </w:r>
          </w:p>
        </w:tc>
      </w:tr>
      <w:tr w:rsidR="007D6AFA" w14:paraId="2E82A35A" w14:textId="77777777" w:rsidTr="00EA24F1">
        <w:tc>
          <w:tcPr>
            <w:tcW w:w="1800" w:type="dxa"/>
          </w:tcPr>
          <w:p w14:paraId="31877BFD" w14:textId="2014CDFF" w:rsidR="007D6AFA" w:rsidRDefault="007D6AFA" w:rsidP="00EA24F1">
            <w:pPr>
              <w:spacing w:line="480" w:lineRule="auto"/>
              <w:rPr>
                <w:rFonts w:eastAsia="Times New Roman"/>
                <w:b/>
                <w:color w:val="000000"/>
              </w:rPr>
            </w:pPr>
            <w:proofErr w:type="spellStart"/>
            <w:r w:rsidRPr="00853A49">
              <w:rPr>
                <w:rFonts w:eastAsia="Times New Roman"/>
                <w:i/>
                <w:color w:val="000000"/>
              </w:rPr>
              <w:t>N</w:t>
            </w:r>
            <w:r>
              <w:rPr>
                <w:rFonts w:eastAsia="Times New Roman"/>
                <w:color w:val="000000"/>
                <w:vertAlign w:val="subscript"/>
              </w:rPr>
              <w:t>photo</w:t>
            </w:r>
            <w:proofErr w:type="spellEnd"/>
          </w:p>
        </w:tc>
        <w:tc>
          <w:tcPr>
            <w:tcW w:w="1515" w:type="dxa"/>
          </w:tcPr>
          <w:p w14:paraId="35AC627E" w14:textId="4006E438" w:rsidR="007D6AFA" w:rsidRDefault="007D6AFA" w:rsidP="00EA24F1">
            <w:pPr>
              <w:spacing w:line="480" w:lineRule="auto"/>
              <w:rPr>
                <w:rFonts w:eastAsia="Times New Roman"/>
                <w:b/>
                <w:color w:val="000000"/>
              </w:rPr>
            </w:pPr>
            <w:r>
              <w:rPr>
                <w:rFonts w:eastAsia="Times New Roman"/>
                <w:color w:val="000000"/>
              </w:rPr>
              <w:t>g m</w:t>
            </w:r>
            <w:r>
              <w:rPr>
                <w:rFonts w:eastAsia="Times New Roman"/>
                <w:color w:val="000000"/>
                <w:vertAlign w:val="superscript"/>
              </w:rPr>
              <w:t>-2</w:t>
            </w:r>
          </w:p>
        </w:tc>
        <w:tc>
          <w:tcPr>
            <w:tcW w:w="6200" w:type="dxa"/>
          </w:tcPr>
          <w:p w14:paraId="314B3D7D" w14:textId="15B59CCE" w:rsidR="007D6AFA" w:rsidRDefault="007D6AFA" w:rsidP="00EA24F1">
            <w:pPr>
              <w:spacing w:line="480" w:lineRule="auto"/>
              <w:rPr>
                <w:rFonts w:eastAsia="Times New Roman"/>
                <w:b/>
                <w:color w:val="000000"/>
              </w:rPr>
            </w:pPr>
            <w:r w:rsidRPr="00771C52">
              <w:rPr>
                <w:rFonts w:eastAsia="Times New Roman"/>
                <w:color w:val="000000"/>
              </w:rPr>
              <w:t>leaf nitrogen used for photosynthesis on an area basis</w:t>
            </w:r>
          </w:p>
        </w:tc>
      </w:tr>
      <w:tr w:rsidR="007D6AFA" w:rsidRPr="00971CEF" w14:paraId="38F386B5" w14:textId="77777777" w:rsidTr="00EC7E77">
        <w:tc>
          <w:tcPr>
            <w:tcW w:w="1800" w:type="dxa"/>
          </w:tcPr>
          <w:p w14:paraId="65A27075" w14:textId="2FEBC72F" w:rsidR="007D6AFA" w:rsidRPr="007D6AFA" w:rsidRDefault="007D6AFA" w:rsidP="007D6AFA">
            <w:pPr>
              <w:spacing w:line="480" w:lineRule="auto"/>
              <w:rPr>
                <w:rFonts w:eastAsia="Times New Roman"/>
                <w:i/>
                <w:color w:val="000000"/>
              </w:rPr>
            </w:pPr>
            <w:proofErr w:type="spellStart"/>
            <w:r w:rsidRPr="00853A49">
              <w:rPr>
                <w:rFonts w:eastAsia="Times New Roman"/>
                <w:i/>
                <w:color w:val="000000"/>
              </w:rPr>
              <w:t>N</w:t>
            </w:r>
            <w:r>
              <w:rPr>
                <w:rFonts w:eastAsia="Times New Roman"/>
                <w:color w:val="000000"/>
                <w:vertAlign w:val="subscript"/>
              </w:rPr>
              <w:t>structure</w:t>
            </w:r>
            <w:proofErr w:type="spellEnd"/>
          </w:p>
        </w:tc>
        <w:tc>
          <w:tcPr>
            <w:tcW w:w="1515" w:type="dxa"/>
          </w:tcPr>
          <w:p w14:paraId="23C11A10" w14:textId="046ACA6E" w:rsidR="007D6AFA" w:rsidRPr="007D6AFA" w:rsidRDefault="007D6AFA" w:rsidP="007D6AFA">
            <w:pPr>
              <w:spacing w:line="480" w:lineRule="auto"/>
              <w:rPr>
                <w:rFonts w:eastAsia="Times New Roman"/>
                <w:color w:val="000000"/>
              </w:rPr>
            </w:pPr>
            <w:r>
              <w:rPr>
                <w:rFonts w:eastAsia="Times New Roman"/>
                <w:color w:val="000000"/>
              </w:rPr>
              <w:t>g m</w:t>
            </w:r>
            <w:r>
              <w:rPr>
                <w:rFonts w:eastAsia="Times New Roman"/>
                <w:color w:val="000000"/>
                <w:vertAlign w:val="superscript"/>
              </w:rPr>
              <w:t>-2</w:t>
            </w:r>
          </w:p>
        </w:tc>
        <w:tc>
          <w:tcPr>
            <w:tcW w:w="6200" w:type="dxa"/>
          </w:tcPr>
          <w:p w14:paraId="42119E52" w14:textId="2C91B24F" w:rsidR="007D6AFA" w:rsidRPr="00EC7E77" w:rsidRDefault="007D6AFA" w:rsidP="007D6AFA">
            <w:pPr>
              <w:spacing w:line="480" w:lineRule="auto"/>
              <w:rPr>
                <w:rFonts w:eastAsia="Times New Roman"/>
                <w:color w:val="000000"/>
              </w:rPr>
            </w:pPr>
            <w:r w:rsidRPr="00771C52">
              <w:rPr>
                <w:rFonts w:eastAsia="Times New Roman"/>
                <w:color w:val="000000"/>
              </w:rPr>
              <w:t xml:space="preserve">leaf nitrogen used for </w:t>
            </w:r>
            <w:r>
              <w:rPr>
                <w:rFonts w:eastAsia="Times New Roman"/>
                <w:color w:val="000000"/>
              </w:rPr>
              <w:t>structure</w:t>
            </w:r>
            <w:r w:rsidRPr="00771C52">
              <w:rPr>
                <w:rFonts w:eastAsia="Times New Roman"/>
                <w:color w:val="000000"/>
              </w:rPr>
              <w:t xml:space="preserve"> on an area basis</w:t>
            </w:r>
          </w:p>
        </w:tc>
      </w:tr>
      <w:tr w:rsidR="007D6AFA" w:rsidRPr="00971CEF" w14:paraId="41870A33" w14:textId="77777777" w:rsidTr="00971CEF">
        <w:tc>
          <w:tcPr>
            <w:tcW w:w="1800" w:type="dxa"/>
          </w:tcPr>
          <w:p w14:paraId="2524C3F4" w14:textId="095DE166" w:rsidR="007D6AFA" w:rsidRPr="00971CEF" w:rsidRDefault="007D6AFA" w:rsidP="007D6AFA">
            <w:pPr>
              <w:spacing w:line="480" w:lineRule="auto"/>
              <w:rPr>
                <w:rFonts w:eastAsia="Times New Roman"/>
                <w:color w:val="000000"/>
                <w:vertAlign w:val="subscript"/>
              </w:rPr>
            </w:pPr>
            <w:proofErr w:type="spellStart"/>
            <w:r w:rsidRPr="00971CEF">
              <w:rPr>
                <w:rFonts w:eastAsia="Times New Roman"/>
                <w:i/>
                <w:color w:val="000000"/>
              </w:rPr>
              <w:t>T</w:t>
            </w:r>
            <w:r w:rsidRPr="00971CEF">
              <w:rPr>
                <w:rFonts w:eastAsia="Times New Roman"/>
                <w:color w:val="000000"/>
                <w:vertAlign w:val="subscript"/>
              </w:rPr>
              <w:t>g</w:t>
            </w:r>
            <w:proofErr w:type="spellEnd"/>
          </w:p>
        </w:tc>
        <w:tc>
          <w:tcPr>
            <w:tcW w:w="1515" w:type="dxa"/>
          </w:tcPr>
          <w:p w14:paraId="0E7E2430" w14:textId="26A5AFA3" w:rsidR="007D6AFA" w:rsidRPr="00971CEF" w:rsidRDefault="007D6AFA" w:rsidP="007D6AFA">
            <w:pPr>
              <w:spacing w:line="480" w:lineRule="auto"/>
              <w:rPr>
                <w:rFonts w:eastAsia="Times New Roman"/>
                <w:color w:val="000000"/>
              </w:rPr>
            </w:pPr>
            <w:r w:rsidRPr="00971CEF">
              <w:rPr>
                <w:rFonts w:eastAsia="Times New Roman"/>
                <w:color w:val="000000"/>
              </w:rPr>
              <w:t>°C</w:t>
            </w:r>
          </w:p>
        </w:tc>
        <w:tc>
          <w:tcPr>
            <w:tcW w:w="6200" w:type="dxa"/>
          </w:tcPr>
          <w:p w14:paraId="183EEFED" w14:textId="643B8231" w:rsidR="007D6AFA" w:rsidRPr="00971CEF" w:rsidRDefault="007D6AFA" w:rsidP="007D6AFA">
            <w:pPr>
              <w:spacing w:line="480" w:lineRule="auto"/>
              <w:rPr>
                <w:rFonts w:eastAsia="Times New Roman"/>
                <w:color w:val="000000"/>
              </w:rPr>
            </w:pPr>
            <w:r w:rsidRPr="00EC7E77">
              <w:rPr>
                <w:rFonts w:eastAsia="Times New Roman"/>
                <w:color w:val="000000"/>
              </w:rPr>
              <w:t>mean annual growing season temperature</w:t>
            </w:r>
          </w:p>
        </w:tc>
      </w:tr>
      <w:tr w:rsidR="007D6AFA" w14:paraId="3790E0DE" w14:textId="77777777" w:rsidTr="00971CEF">
        <w:tc>
          <w:tcPr>
            <w:tcW w:w="1800" w:type="dxa"/>
            <w:tcBorders>
              <w:bottom w:val="single" w:sz="4" w:space="0" w:color="auto"/>
            </w:tcBorders>
          </w:tcPr>
          <w:p w14:paraId="749F1BB8" w14:textId="41DC9350" w:rsidR="007D6AFA" w:rsidRDefault="007D6AFA" w:rsidP="007D6AFA">
            <w:pPr>
              <w:spacing w:line="480" w:lineRule="auto"/>
              <w:rPr>
                <w:rFonts w:eastAsia="Times New Roman"/>
                <w:b/>
                <w:color w:val="000000"/>
              </w:rPr>
            </w:pPr>
            <w:r w:rsidRPr="00771C52">
              <w:rPr>
                <w:rFonts w:eastAsia="Times New Roman"/>
                <w:color w:val="000000"/>
              </w:rPr>
              <w:t>χ</w:t>
            </w:r>
          </w:p>
        </w:tc>
        <w:tc>
          <w:tcPr>
            <w:tcW w:w="1515" w:type="dxa"/>
            <w:tcBorders>
              <w:bottom w:val="single" w:sz="4" w:space="0" w:color="auto"/>
            </w:tcBorders>
          </w:tcPr>
          <w:p w14:paraId="16F74FD7" w14:textId="445BBDE5" w:rsidR="007D6AFA" w:rsidRPr="00971CEF" w:rsidRDefault="007D6AFA" w:rsidP="007D6AFA">
            <w:pPr>
              <w:spacing w:line="480" w:lineRule="auto"/>
              <w:rPr>
                <w:rFonts w:eastAsia="Times New Roman"/>
                <w:color w:val="000000"/>
              </w:rPr>
            </w:pPr>
            <w:r w:rsidRPr="00971CEF">
              <w:rPr>
                <w:rFonts w:eastAsia="Times New Roman"/>
                <w:color w:val="000000"/>
              </w:rPr>
              <w:t>Pa Pa</w:t>
            </w:r>
            <w:r w:rsidRPr="00971CEF">
              <w:rPr>
                <w:rFonts w:eastAsia="Times New Roman"/>
                <w:color w:val="000000"/>
                <w:vertAlign w:val="superscript"/>
              </w:rPr>
              <w:t>-1</w:t>
            </w:r>
          </w:p>
        </w:tc>
        <w:tc>
          <w:tcPr>
            <w:tcW w:w="6200" w:type="dxa"/>
            <w:tcBorders>
              <w:bottom w:val="single" w:sz="4" w:space="0" w:color="auto"/>
            </w:tcBorders>
          </w:tcPr>
          <w:p w14:paraId="28BEB776" w14:textId="18A534A3" w:rsidR="007D6AFA" w:rsidRDefault="007D6AFA" w:rsidP="007D6AFA">
            <w:pPr>
              <w:spacing w:line="480" w:lineRule="auto"/>
              <w:rPr>
                <w:rFonts w:eastAsia="Times New Roman"/>
                <w:b/>
                <w:color w:val="000000"/>
              </w:rPr>
            </w:pPr>
            <w:r w:rsidRPr="00771C52">
              <w:rPr>
                <w:rFonts w:eastAsia="Times New Roman"/>
                <w:color w:val="000000"/>
              </w:rPr>
              <w:t>ratio of intercellular to extracellular CO</w:t>
            </w:r>
            <w:r w:rsidRPr="00771C52">
              <w:rPr>
                <w:rFonts w:eastAsia="Times New Roman"/>
                <w:color w:val="000000"/>
                <w:vertAlign w:val="subscript"/>
              </w:rPr>
              <w:t>2</w:t>
            </w:r>
          </w:p>
        </w:tc>
      </w:tr>
    </w:tbl>
    <w:p w14:paraId="6376D4F5" w14:textId="3A647A8D" w:rsidR="00936697" w:rsidRDefault="00936697" w:rsidP="00971CEF">
      <w:pPr>
        <w:spacing w:line="480" w:lineRule="auto"/>
        <w:rPr>
          <w:rFonts w:eastAsia="Times New Roman"/>
          <w:b/>
          <w:color w:val="000000"/>
        </w:rPr>
      </w:pPr>
      <w:r>
        <w:rPr>
          <w:rFonts w:eastAsia="Times New Roman"/>
          <w:b/>
          <w:color w:val="000000"/>
        </w:rPr>
        <w:br w:type="page"/>
      </w:r>
    </w:p>
    <w:p w14:paraId="1A673B7D" w14:textId="3625CEAF" w:rsidR="001B44B1" w:rsidRPr="00B05AC4" w:rsidRDefault="001B44B1" w:rsidP="00B05AC4">
      <w:pPr>
        <w:spacing w:line="480" w:lineRule="auto"/>
        <w:contextualSpacing/>
        <w:rPr>
          <w:rFonts w:eastAsia="Times New Roman"/>
          <w:b/>
          <w:color w:val="000000"/>
        </w:rPr>
      </w:pPr>
      <w:r>
        <w:rPr>
          <w:rFonts w:eastAsia="Times New Roman"/>
          <w:b/>
          <w:color w:val="000000"/>
        </w:rPr>
        <w:lastRenderedPageBreak/>
        <w:t>Figure 1.</w:t>
      </w:r>
    </w:p>
    <w:p w14:paraId="46E917B1" w14:textId="3521A0D2" w:rsidR="00077C60" w:rsidRPr="00B05AC4" w:rsidRDefault="00BD3DF0" w:rsidP="00B05AC4">
      <w:pPr>
        <w:spacing w:line="480" w:lineRule="auto"/>
        <w:contextualSpacing/>
        <w:rPr>
          <w:rFonts w:eastAsia="Times New Roman"/>
        </w:rPr>
      </w:pPr>
      <w:r>
        <w:rPr>
          <w:rFonts w:eastAsia="Times New Roman"/>
          <w:noProof/>
        </w:rPr>
        <w:drawing>
          <wp:inline distT="0" distB="0" distL="0" distR="0" wp14:anchorId="66235CB2" wp14:editId="34A66128">
            <wp:extent cx="3250423" cy="4062334"/>
            <wp:effectExtent l="0" t="0" r="127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ypothesis_plot.jpeg"/>
                    <pic:cNvPicPr/>
                  </pic:nvPicPr>
                  <pic:blipFill>
                    <a:blip r:embed="rId8">
                      <a:extLst>
                        <a:ext uri="{28A0092B-C50C-407E-A947-70E740481C1C}">
                          <a14:useLocalDpi xmlns:a14="http://schemas.microsoft.com/office/drawing/2010/main" val="0"/>
                        </a:ext>
                      </a:extLst>
                    </a:blip>
                    <a:stretch>
                      <a:fillRect/>
                    </a:stretch>
                  </pic:blipFill>
                  <pic:spPr>
                    <a:xfrm>
                      <a:off x="0" y="0"/>
                      <a:ext cx="3256321" cy="4069705"/>
                    </a:xfrm>
                    <a:prstGeom prst="rect">
                      <a:avLst/>
                    </a:prstGeom>
                  </pic:spPr>
                </pic:pic>
              </a:graphicData>
            </a:graphic>
          </wp:inline>
        </w:drawing>
      </w:r>
    </w:p>
    <w:p w14:paraId="053211F6" w14:textId="384B34B8" w:rsidR="00361685" w:rsidRPr="008531D1" w:rsidRDefault="00077C60" w:rsidP="00B05AC4">
      <w:pPr>
        <w:spacing w:line="480" w:lineRule="auto"/>
        <w:contextualSpacing/>
        <w:rPr>
          <w:rFonts w:eastAsia="Times New Roman"/>
        </w:rPr>
      </w:pPr>
      <w:r w:rsidRPr="00B05AC4">
        <w:rPr>
          <w:rFonts w:eastAsia="Times New Roman"/>
          <w:b/>
          <w:bCs/>
        </w:rPr>
        <w:t>Figure 1.</w:t>
      </w:r>
      <w:r w:rsidR="00762C16" w:rsidRPr="008531D1">
        <w:rPr>
          <w:rFonts w:eastAsia="Times New Roman"/>
          <w:bCs/>
        </w:rPr>
        <w:t xml:space="preserve"> Hypothesized relationship between nitro</w:t>
      </w:r>
      <w:r w:rsidR="00762C16" w:rsidRPr="001B44B1">
        <w:rPr>
          <w:rFonts w:eastAsia="Times New Roman"/>
          <w:bCs/>
        </w:rPr>
        <w:t xml:space="preserve">gen (N) </w:t>
      </w:r>
      <w:r w:rsidR="00F9151E">
        <w:rPr>
          <w:rFonts w:eastAsia="Times New Roman"/>
          <w:bCs/>
        </w:rPr>
        <w:t>availability</w:t>
      </w:r>
      <w:r w:rsidR="00762C16" w:rsidRPr="001B44B1">
        <w:rPr>
          <w:rFonts w:eastAsia="Times New Roman"/>
          <w:bCs/>
        </w:rPr>
        <w:t xml:space="preserve"> (</w:t>
      </w:r>
      <w:proofErr w:type="spellStart"/>
      <w:r w:rsidR="00771C52" w:rsidRPr="00771C52">
        <w:rPr>
          <w:rFonts w:eastAsia="Times New Roman"/>
          <w:bCs/>
          <w:i/>
        </w:rPr>
        <w:t>N</w:t>
      </w:r>
      <w:r w:rsidR="00771C52">
        <w:rPr>
          <w:rFonts w:eastAsia="Times New Roman"/>
          <w:bCs/>
          <w:vertAlign w:val="subscript"/>
        </w:rPr>
        <w:t>availability</w:t>
      </w:r>
      <w:proofErr w:type="spellEnd"/>
      <w:r w:rsidR="00771C52">
        <w:rPr>
          <w:rFonts w:eastAsia="Times New Roman"/>
          <w:bCs/>
        </w:rPr>
        <w:t xml:space="preserve">; </w:t>
      </w:r>
      <w:r w:rsidR="00762C16" w:rsidRPr="00771C52">
        <w:rPr>
          <w:rFonts w:eastAsia="Times New Roman"/>
          <w:bCs/>
        </w:rPr>
        <w:t>x</w:t>
      </w:r>
      <w:r w:rsidR="00762C16" w:rsidRPr="001B44B1">
        <w:rPr>
          <w:rFonts w:eastAsia="Times New Roman"/>
          <w:bCs/>
        </w:rPr>
        <w:t xml:space="preserve">-axis) and leaf nitrogen </w:t>
      </w:r>
      <w:r w:rsidR="001B44B1">
        <w:rPr>
          <w:rFonts w:eastAsia="Times New Roman"/>
          <w:bCs/>
        </w:rPr>
        <w:t>per leaf area (</w:t>
      </w:r>
      <w:proofErr w:type="spellStart"/>
      <w:r w:rsidR="001B44B1">
        <w:rPr>
          <w:rFonts w:eastAsia="Times New Roman"/>
          <w:bCs/>
          <w:i/>
        </w:rPr>
        <w:t>N</w:t>
      </w:r>
      <w:r w:rsidR="001B44B1">
        <w:rPr>
          <w:rFonts w:eastAsia="Times New Roman"/>
          <w:bCs/>
          <w:vertAlign w:val="subscript"/>
        </w:rPr>
        <w:t>area</w:t>
      </w:r>
      <w:proofErr w:type="spellEnd"/>
      <w:r w:rsidR="001B44B1">
        <w:rPr>
          <w:rFonts w:eastAsia="Times New Roman"/>
          <w:bCs/>
        </w:rPr>
        <w:t xml:space="preserve">; y-axis) under two different </w:t>
      </w:r>
      <w:r w:rsidR="00BD3DF0">
        <w:rPr>
          <w:rFonts w:eastAsia="Times New Roman"/>
          <w:bCs/>
        </w:rPr>
        <w:t>scenarios indicated by the two lines</w:t>
      </w:r>
      <w:r w:rsidR="001B44B1">
        <w:rPr>
          <w:rFonts w:eastAsia="Times New Roman"/>
          <w:bCs/>
        </w:rPr>
        <w:t xml:space="preserve">. In the first scenario (black solid line), </w:t>
      </w:r>
      <w:r w:rsidR="00BD3DF0">
        <w:rPr>
          <w:rFonts w:eastAsia="Times New Roman"/>
          <w:bCs/>
        </w:rPr>
        <w:t>aboveground biomass (AGB) shows a strong positive response to soil N addition</w:t>
      </w:r>
      <w:r w:rsidR="001B44B1">
        <w:rPr>
          <w:rFonts w:eastAsia="Times New Roman"/>
          <w:bCs/>
        </w:rPr>
        <w:t>.</w:t>
      </w:r>
      <w:r w:rsidR="00771C52">
        <w:rPr>
          <w:rFonts w:eastAsia="Times New Roman"/>
          <w:bCs/>
        </w:rPr>
        <w:t xml:space="preserve"> </w:t>
      </w:r>
      <w:r w:rsidR="00BD3DF0">
        <w:rPr>
          <w:rFonts w:eastAsia="Times New Roman"/>
          <w:bCs/>
        </w:rPr>
        <w:t>As a result</w:t>
      </w:r>
      <w:r w:rsidR="00771C52">
        <w:rPr>
          <w:rFonts w:eastAsia="Times New Roman"/>
          <w:bCs/>
        </w:rPr>
        <w:t xml:space="preserve">, a change in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bCs/>
          <w:vertAlign w:val="subscript"/>
        </w:rPr>
        <w:t xml:space="preserve"> </w:t>
      </w:r>
      <w:r w:rsidR="00F9151E">
        <w:rPr>
          <w:rFonts w:eastAsia="Times New Roman"/>
          <w:bCs/>
        </w:rPr>
        <w:t xml:space="preserve">is not reflected in changes in leaf </w:t>
      </w:r>
      <w:proofErr w:type="spellStart"/>
      <w:r w:rsidR="00F9151E">
        <w:rPr>
          <w:rFonts w:eastAsia="Times New Roman"/>
          <w:bCs/>
          <w:i/>
        </w:rPr>
        <w:t>N</w:t>
      </w:r>
      <w:r w:rsidR="00F9151E">
        <w:rPr>
          <w:rFonts w:eastAsia="Times New Roman"/>
          <w:bCs/>
          <w:vertAlign w:val="subscript"/>
        </w:rPr>
        <w:t>area</w:t>
      </w:r>
      <w:proofErr w:type="spellEnd"/>
      <w:r w:rsidR="00F9151E">
        <w:rPr>
          <w:rFonts w:eastAsia="Times New Roman"/>
          <w:bCs/>
        </w:rPr>
        <w:t>. In the second scenario (dashed grey line)</w:t>
      </w:r>
      <w:r w:rsidR="00BD3DF0">
        <w:rPr>
          <w:rFonts w:eastAsia="Times New Roman"/>
          <w:bCs/>
        </w:rPr>
        <w:t>, AGB shows more muted response to soil N addition</w:t>
      </w:r>
      <w:r w:rsidR="00F9151E">
        <w:rPr>
          <w:rFonts w:eastAsia="Times New Roman"/>
          <w:bCs/>
        </w:rPr>
        <w:t xml:space="preserve">. </w:t>
      </w:r>
      <w:r w:rsidR="00BD3DF0">
        <w:rPr>
          <w:rFonts w:eastAsia="Times New Roman"/>
          <w:bCs/>
        </w:rPr>
        <w:t>As a result</w:t>
      </w:r>
      <w:r w:rsidR="00F9151E">
        <w:rPr>
          <w:rFonts w:eastAsia="Times New Roman"/>
          <w:bCs/>
        </w:rPr>
        <w:t xml:space="preserve">, a change in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bCs/>
        </w:rPr>
        <w:t xml:space="preserve"> is re</w:t>
      </w:r>
      <w:r w:rsidR="00BD3DF0">
        <w:rPr>
          <w:rFonts w:eastAsia="Times New Roman"/>
          <w:bCs/>
        </w:rPr>
        <w:t>f</w:t>
      </w:r>
      <w:r w:rsidR="00F9151E">
        <w:rPr>
          <w:rFonts w:eastAsia="Times New Roman"/>
          <w:bCs/>
        </w:rPr>
        <w:t xml:space="preserve">lected in a change in </w:t>
      </w:r>
      <w:proofErr w:type="spellStart"/>
      <w:r w:rsidR="00F9151E">
        <w:rPr>
          <w:rFonts w:eastAsia="Times New Roman"/>
          <w:bCs/>
          <w:i/>
        </w:rPr>
        <w:t>N</w:t>
      </w:r>
      <w:r w:rsidR="00F9151E">
        <w:rPr>
          <w:rFonts w:eastAsia="Times New Roman"/>
          <w:bCs/>
          <w:vertAlign w:val="subscript"/>
        </w:rPr>
        <w:t>area</w:t>
      </w:r>
      <w:proofErr w:type="spellEnd"/>
      <w:r w:rsidR="00F9151E">
        <w:rPr>
          <w:rFonts w:eastAsia="Times New Roman"/>
          <w:bCs/>
        </w:rPr>
        <w:t xml:space="preserve">. Combined, this leads to the hypothesis that the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color w:val="000000"/>
        </w:rPr>
        <w:t xml:space="preserve"> -</w:t>
      </w:r>
      <w:r w:rsidR="00BD3DF0">
        <w:rPr>
          <w:rFonts w:eastAsia="Times New Roman"/>
          <w:color w:val="000000"/>
        </w:rPr>
        <w:t xml:space="preserve"> </w:t>
      </w:r>
      <w:proofErr w:type="spellStart"/>
      <w:r w:rsidR="00F9151E" w:rsidRPr="00771C52">
        <w:rPr>
          <w:rFonts w:eastAsia="Times New Roman"/>
          <w:i/>
          <w:iCs/>
          <w:color w:val="000000"/>
        </w:rPr>
        <w:t>N</w:t>
      </w:r>
      <w:r w:rsidR="00F9151E" w:rsidRPr="00771C52">
        <w:rPr>
          <w:rFonts w:eastAsia="Times New Roman"/>
          <w:color w:val="000000"/>
          <w:vertAlign w:val="subscript"/>
        </w:rPr>
        <w:t>area</w:t>
      </w:r>
      <w:proofErr w:type="spellEnd"/>
      <w:r w:rsidR="00F9151E">
        <w:rPr>
          <w:rFonts w:eastAsia="Times New Roman"/>
          <w:color w:val="000000"/>
        </w:rPr>
        <w:t xml:space="preserve"> relationship should be negatively correlated with the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color w:val="000000"/>
        </w:rPr>
        <w:t xml:space="preserve"> -</w:t>
      </w:r>
      <w:r w:rsidR="00BD3DF0">
        <w:rPr>
          <w:rFonts w:eastAsia="Times New Roman"/>
          <w:color w:val="000000"/>
        </w:rPr>
        <w:t xml:space="preserve"> </w:t>
      </w:r>
      <w:r w:rsidR="00BD3DF0" w:rsidRPr="00BD3DF0">
        <w:rPr>
          <w:rFonts w:eastAsia="Times New Roman"/>
          <w:iCs/>
          <w:color w:val="000000"/>
        </w:rPr>
        <w:t>AGB</w:t>
      </w:r>
      <w:r w:rsidR="00F9151E">
        <w:rPr>
          <w:rFonts w:eastAsia="Times New Roman"/>
          <w:color w:val="000000"/>
        </w:rPr>
        <w:t xml:space="preserve"> relationship.</w:t>
      </w:r>
    </w:p>
    <w:p w14:paraId="750C8273" w14:textId="77777777" w:rsidR="00BD3DF0" w:rsidRDefault="00BD3DF0">
      <w:pPr>
        <w:rPr>
          <w:rFonts w:eastAsia="Times New Roman"/>
          <w:b/>
          <w:bCs/>
          <w:color w:val="000000"/>
        </w:rPr>
      </w:pPr>
      <w:r>
        <w:rPr>
          <w:rFonts w:eastAsia="Times New Roman"/>
          <w:b/>
          <w:bCs/>
          <w:color w:val="000000"/>
        </w:rPr>
        <w:br w:type="page"/>
      </w:r>
    </w:p>
    <w:p w14:paraId="6CE7B72D" w14:textId="427A9E02" w:rsidR="00361685" w:rsidRPr="001B44B1" w:rsidRDefault="00361685" w:rsidP="00B05AC4">
      <w:pPr>
        <w:spacing w:line="480" w:lineRule="auto"/>
        <w:contextualSpacing/>
        <w:rPr>
          <w:rFonts w:eastAsia="Times New Roman"/>
        </w:rPr>
      </w:pPr>
      <w:r w:rsidRPr="008531D1">
        <w:rPr>
          <w:rFonts w:eastAsia="Times New Roman"/>
          <w:b/>
          <w:bCs/>
          <w:color w:val="000000"/>
        </w:rPr>
        <w:lastRenderedPageBreak/>
        <w:t>Methods</w:t>
      </w:r>
    </w:p>
    <w:p w14:paraId="106B1BA6" w14:textId="77777777" w:rsidR="00361685" w:rsidRPr="001B44B1" w:rsidRDefault="00361685" w:rsidP="00B05AC4">
      <w:pPr>
        <w:spacing w:line="480" w:lineRule="auto"/>
        <w:contextualSpacing/>
        <w:rPr>
          <w:rFonts w:eastAsia="Times New Roman"/>
        </w:rPr>
      </w:pPr>
      <w:r w:rsidRPr="001B44B1">
        <w:rPr>
          <w:rFonts w:eastAsia="Times New Roman"/>
          <w:i/>
          <w:iCs/>
          <w:color w:val="000000"/>
        </w:rPr>
        <w:t>Nutrient Network Description</w:t>
      </w:r>
    </w:p>
    <w:p w14:paraId="78105FA1" w14:textId="786E69B2" w:rsidR="00361685" w:rsidRPr="00771C52" w:rsidRDefault="00361685" w:rsidP="00B05AC4">
      <w:pPr>
        <w:spacing w:line="480" w:lineRule="auto"/>
        <w:ind w:firstLine="720"/>
        <w:contextualSpacing/>
        <w:rPr>
          <w:rFonts w:eastAsia="Times New Roman"/>
        </w:rPr>
      </w:pPr>
      <w:r w:rsidRPr="00771C52">
        <w:rPr>
          <w:rFonts w:eastAsia="Times New Roman"/>
          <w:color w:val="000000"/>
        </w:rPr>
        <w:t>The Nutrient Network</w:t>
      </w:r>
      <w:r w:rsidR="00753A9E">
        <w:rPr>
          <w:rFonts w:eastAsia="Times New Roman"/>
          <w:color w:val="000000"/>
        </w:rPr>
        <w:t xml:space="preserve"> </w:t>
      </w:r>
      <w:r w:rsidR="00753A9E">
        <w:rPr>
          <w:rFonts w:eastAsia="Times New Roman"/>
          <w:color w:val="000000"/>
        </w:rPr>
        <w:fldChar w:fldCharType="begin" w:fldLock="1"/>
      </w:r>
      <w:r w:rsidR="0056386C">
        <w:rPr>
          <w:rFonts w:eastAsia="Times New Roman"/>
          <w:color w:val="000000"/>
        </w:rPr>
        <w:instrText>ADDIN CSL_CITATION {"citationItems":[{"id":"ITEM-1","itemData":{"DOI":"10.1111/2041-210X.12125","ISSN":"2041-210X","abstract":"Summary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approaches.","author":[{"dropping-particle":"","family":"Borer","given":"Elizabeth T","non-dropping-particle":"","parse-names":false,"suffix":""},{"dropping-particle":"","family":"Harpole","given":"W Stanley","non-dropping-particle":"","parse-names":false,"suffix":""},{"dropping-particle":"","family":"Adler","given":"Peter B","non-dropping-particle":"","parse-names":false,"suffix":""},{"dropping-particle":"","family":"Lind","given":"Eric M","non-dropping-particle":"","parse-names":false,"suffix":""},{"dropping-particle":"","family":"Orrock","given":"John L","non-dropping-particle":"","parse-names":false,"suffix":""},{"dropping-particle":"","family":"Seabloom","given":"Eric W","non-dropping-particle":"","parse-names":false,"suffix":""},{"dropping-particle":"","family":"Smith","given":"Melinda D","non-dropping-particle":"","parse-names":false,"suffix":""}],"container-title":"Methods in Ecology and Evolution","id":"ITEM-1","issue":"1","issued":{"date-parts":[["2014","1","1"]]},"note":"doi: 10.1111/2041-210X.12125","page":"65-73","publisher":"John Wiley &amp; Sons, Ltd","title":"Finding generality in ecology: a model for globally distributed experiments","type":"article-journal","volume":"5"},"uris":["http://www.mendeley.com/documents/?uuid=00654b87-e5ef-4fd9-bb3f-3dfbdbe59829"]}],"mendeley":{"formattedCitation":"(Borer &lt;i&gt;et al.&lt;/i&gt;, 2014)","manualFormatting":"(NutNet; Borer et al., 2014)","plainTextFormattedCitation":"(Borer et al., 2014)","previouslyFormattedCitation":"(Borer &lt;i&gt;et al.&lt;/i&gt;, 2014)"},"properties":{"noteIndex":0},"schema":"https://github.com/citation-style-language/schema/raw/master/csl-citation.json"}</w:instrText>
      </w:r>
      <w:r w:rsidR="00753A9E">
        <w:rPr>
          <w:rFonts w:eastAsia="Times New Roman"/>
          <w:color w:val="000000"/>
        </w:rPr>
        <w:fldChar w:fldCharType="separate"/>
      </w:r>
      <w:r w:rsidR="00753A9E" w:rsidRPr="00753A9E">
        <w:rPr>
          <w:rFonts w:eastAsia="Times New Roman"/>
          <w:noProof/>
          <w:color w:val="000000"/>
        </w:rPr>
        <w:t>(</w:t>
      </w:r>
      <w:r w:rsidR="00753A9E">
        <w:rPr>
          <w:rFonts w:eastAsia="Times New Roman"/>
          <w:noProof/>
          <w:color w:val="000000"/>
        </w:rPr>
        <w:t xml:space="preserve">NutNet; </w:t>
      </w:r>
      <w:r w:rsidR="00753A9E" w:rsidRPr="00753A9E">
        <w:rPr>
          <w:rFonts w:eastAsia="Times New Roman"/>
          <w:noProof/>
          <w:color w:val="000000"/>
        </w:rPr>
        <w:t xml:space="preserve">Borer </w:t>
      </w:r>
      <w:r w:rsidR="00753A9E" w:rsidRPr="00753A9E">
        <w:rPr>
          <w:rFonts w:eastAsia="Times New Roman"/>
          <w:i/>
          <w:noProof/>
          <w:color w:val="000000"/>
        </w:rPr>
        <w:t>et al.</w:t>
      </w:r>
      <w:r w:rsidR="00753A9E" w:rsidRPr="00753A9E">
        <w:rPr>
          <w:rFonts w:eastAsia="Times New Roman"/>
          <w:noProof/>
          <w:color w:val="000000"/>
        </w:rPr>
        <w:t>, 2014)</w:t>
      </w:r>
      <w:r w:rsidR="00753A9E">
        <w:rPr>
          <w:rFonts w:eastAsia="Times New Roman"/>
          <w:color w:val="000000"/>
        </w:rPr>
        <w:fldChar w:fldCharType="end"/>
      </w:r>
      <w:r w:rsidR="00CE3D9E">
        <w:rPr>
          <w:rFonts w:eastAsia="Times New Roman"/>
          <w:color w:val="000000"/>
        </w:rPr>
        <w:t xml:space="preserve"> </w:t>
      </w:r>
      <w:r w:rsidRPr="00771C52">
        <w:rPr>
          <w:rFonts w:eastAsia="Times New Roman"/>
          <w:color w:val="000000"/>
        </w:rPr>
        <w:t>is a network of &gt;100 replicated nutrient addition experiments in grassland</w:t>
      </w:r>
      <w:r w:rsidR="00884CEC" w:rsidRPr="00771C52">
        <w:rPr>
          <w:rFonts w:eastAsia="Times New Roman"/>
          <w:color w:val="000000"/>
        </w:rPr>
        <w:t>s</w:t>
      </w:r>
      <w:r w:rsidRPr="00771C52">
        <w:rPr>
          <w:rFonts w:eastAsia="Times New Roman"/>
          <w:color w:val="000000"/>
        </w:rPr>
        <w:t xml:space="preserve"> worldwide. Each site in the network has followed a similar nutrient addition protocol, factorially adding nitrogen (N), phosphorus (P), and potassium plus a mix of macro- and micronutrients (K</w:t>
      </w:r>
      <w:r w:rsidRPr="00771C52">
        <w:rPr>
          <w:rFonts w:eastAsia="Times New Roman"/>
          <w:color w:val="000000"/>
          <w:vertAlign w:val="subscript"/>
        </w:rPr>
        <w:t>+µ</w:t>
      </w:r>
      <w:r w:rsidRPr="00771C52">
        <w:rPr>
          <w:rFonts w:eastAsia="Times New Roman"/>
          <w:color w:val="000000"/>
        </w:rPr>
        <w:t xml:space="preserve">). At each site, the experiment is set up as a randomized split-plot design with 3 replicate blocks each containing </w:t>
      </w:r>
      <w:r w:rsidR="00F30405">
        <w:rPr>
          <w:rFonts w:eastAsia="Times New Roman"/>
          <w:color w:val="000000"/>
        </w:rPr>
        <w:t>ten</w:t>
      </w:r>
      <w:r w:rsidR="00F30405" w:rsidRPr="00771C52">
        <w:rPr>
          <w:rFonts w:eastAsia="Times New Roman"/>
          <w:color w:val="000000"/>
        </w:rPr>
        <w:t xml:space="preserve"> </w:t>
      </w:r>
      <w:r w:rsidRPr="00771C52">
        <w:rPr>
          <w:rFonts w:eastAsia="Times New Roman"/>
          <w:color w:val="000000"/>
        </w:rPr>
        <w:t>5m x 5m plots. N, P, and K were added as urea, triple super phosphate, and potassium sulphate, respectively, at each site annually at a rate of 10 g m</w:t>
      </w:r>
      <w:r w:rsidRPr="00771C52">
        <w:rPr>
          <w:rFonts w:eastAsia="Times New Roman"/>
          <w:color w:val="000000"/>
          <w:vertAlign w:val="superscript"/>
        </w:rPr>
        <w:t>-2</w:t>
      </w:r>
      <w:r w:rsidRPr="00771C52">
        <w:rPr>
          <w:rFonts w:eastAsia="Times New Roman"/>
          <w:color w:val="000000"/>
        </w:rPr>
        <w:t xml:space="preserve"> yr</w:t>
      </w:r>
      <w:r w:rsidRPr="00771C52">
        <w:rPr>
          <w:rFonts w:eastAsia="Times New Roman"/>
          <w:color w:val="000000"/>
          <w:vertAlign w:val="superscript"/>
        </w:rPr>
        <w:t>-1</w:t>
      </w:r>
      <w:r w:rsidRPr="00771C52">
        <w:rPr>
          <w:rFonts w:eastAsia="Times New Roman"/>
          <w:color w:val="000000"/>
        </w:rPr>
        <w:t xml:space="preserve">. The macro- and micronutrient mix (i.e., </w:t>
      </w:r>
      <w:r w:rsidR="00884CEC" w:rsidRPr="00771C52">
        <w:rPr>
          <w:rFonts w:eastAsia="Times New Roman"/>
          <w:color w:val="000000"/>
        </w:rPr>
        <w:t>iron</w:t>
      </w:r>
      <w:r w:rsidRPr="00771C52">
        <w:rPr>
          <w:rFonts w:eastAsia="Times New Roman"/>
          <w:color w:val="000000"/>
        </w:rPr>
        <w:t xml:space="preserve">, </w:t>
      </w:r>
      <w:r w:rsidR="00884CEC" w:rsidRPr="00771C52">
        <w:rPr>
          <w:rFonts w:eastAsia="Times New Roman"/>
          <w:color w:val="000000"/>
        </w:rPr>
        <w:t>sulfur</w:t>
      </w:r>
      <w:r w:rsidRPr="00771C52">
        <w:rPr>
          <w:rFonts w:eastAsia="Times New Roman"/>
          <w:color w:val="000000"/>
        </w:rPr>
        <w:t xml:space="preserve">, </w:t>
      </w:r>
      <w:r w:rsidR="00884CEC" w:rsidRPr="00771C52">
        <w:rPr>
          <w:rFonts w:eastAsia="Times New Roman"/>
          <w:color w:val="000000"/>
        </w:rPr>
        <w:t>magnesium</w:t>
      </w:r>
      <w:r w:rsidRPr="00771C52">
        <w:rPr>
          <w:rFonts w:eastAsia="Times New Roman"/>
          <w:color w:val="000000"/>
        </w:rPr>
        <w:t xml:space="preserve">, </w:t>
      </w:r>
      <w:r w:rsidR="00884CEC" w:rsidRPr="00771C52">
        <w:rPr>
          <w:rFonts w:eastAsia="Times New Roman"/>
          <w:color w:val="000000"/>
        </w:rPr>
        <w:t>manganese</w:t>
      </w:r>
      <w:r w:rsidRPr="00771C52">
        <w:rPr>
          <w:rFonts w:eastAsia="Times New Roman"/>
          <w:color w:val="000000"/>
        </w:rPr>
        <w:t xml:space="preserve">, </w:t>
      </w:r>
      <w:r w:rsidR="00884CEC" w:rsidRPr="00771C52">
        <w:rPr>
          <w:rFonts w:eastAsia="Times New Roman"/>
          <w:color w:val="000000"/>
        </w:rPr>
        <w:t>copper</w:t>
      </w:r>
      <w:r w:rsidRPr="00771C52">
        <w:rPr>
          <w:rFonts w:eastAsia="Times New Roman"/>
          <w:color w:val="000000"/>
        </w:rPr>
        <w:t xml:space="preserve">, </w:t>
      </w:r>
      <w:r w:rsidR="00884CEC" w:rsidRPr="00771C52">
        <w:rPr>
          <w:rFonts w:eastAsia="Times New Roman"/>
          <w:color w:val="000000"/>
        </w:rPr>
        <w:t>zinc</w:t>
      </w:r>
      <w:r w:rsidRPr="00771C52">
        <w:rPr>
          <w:rFonts w:eastAsia="Times New Roman"/>
          <w:color w:val="000000"/>
        </w:rPr>
        <w:t xml:space="preserve">, </w:t>
      </w:r>
      <w:r w:rsidR="00884CEC" w:rsidRPr="00771C52">
        <w:rPr>
          <w:rFonts w:eastAsia="Times New Roman"/>
          <w:color w:val="000000"/>
        </w:rPr>
        <w:t>boron</w:t>
      </w:r>
      <w:r w:rsidRPr="00771C52">
        <w:rPr>
          <w:rFonts w:eastAsia="Times New Roman"/>
          <w:color w:val="000000"/>
        </w:rPr>
        <w:t xml:space="preserve">, </w:t>
      </w:r>
      <w:r w:rsidR="00884CEC" w:rsidRPr="00771C52">
        <w:rPr>
          <w:rFonts w:eastAsia="Times New Roman"/>
          <w:color w:val="000000"/>
        </w:rPr>
        <w:t>molybdenum</w:t>
      </w:r>
      <w:r w:rsidRPr="00771C52">
        <w:rPr>
          <w:rFonts w:eastAsia="Times New Roman"/>
          <w:color w:val="000000"/>
        </w:rPr>
        <w:t xml:space="preserve">, and </w:t>
      </w:r>
      <w:r w:rsidR="00884CEC" w:rsidRPr="00771C52">
        <w:rPr>
          <w:rFonts w:eastAsia="Times New Roman"/>
          <w:color w:val="000000"/>
        </w:rPr>
        <w:t>calcium</w:t>
      </w:r>
      <w:r w:rsidRPr="00771C52">
        <w:rPr>
          <w:rFonts w:eastAsia="Times New Roman"/>
          <w:color w:val="000000"/>
        </w:rPr>
        <w:t>) was added to all K plots once</w:t>
      </w:r>
      <w:r w:rsidR="00753A9E">
        <w:rPr>
          <w:rFonts w:eastAsia="Times New Roman"/>
          <w:color w:val="000000"/>
        </w:rPr>
        <w:t xml:space="preserve"> in the first year</w:t>
      </w:r>
      <w:r w:rsidRPr="00771C52">
        <w:rPr>
          <w:rFonts w:eastAsia="Times New Roman"/>
          <w:color w:val="000000"/>
        </w:rPr>
        <w:t>. The oldest sites in the network</w:t>
      </w:r>
      <w:r w:rsidR="00BA58FF">
        <w:rPr>
          <w:rFonts w:eastAsia="Times New Roman"/>
          <w:color w:val="000000"/>
        </w:rPr>
        <w:t xml:space="preserve"> began </w:t>
      </w:r>
      <w:r w:rsidRPr="00771C52">
        <w:rPr>
          <w:rFonts w:eastAsia="Times New Roman"/>
          <w:color w:val="000000"/>
        </w:rPr>
        <w:t xml:space="preserve">adding nutrients </w:t>
      </w:r>
      <w:r w:rsidR="00BA58FF">
        <w:rPr>
          <w:rFonts w:eastAsia="Times New Roman"/>
          <w:color w:val="000000"/>
        </w:rPr>
        <w:t>in</w:t>
      </w:r>
      <w:r w:rsidR="00BA58FF" w:rsidRPr="00771C52">
        <w:rPr>
          <w:rFonts w:eastAsia="Times New Roman"/>
          <w:color w:val="000000"/>
        </w:rPr>
        <w:t xml:space="preserve"> </w:t>
      </w:r>
      <w:r w:rsidRPr="00771C52">
        <w:rPr>
          <w:rFonts w:eastAsia="Times New Roman"/>
          <w:color w:val="000000"/>
        </w:rPr>
        <w:t>2008.</w:t>
      </w:r>
    </w:p>
    <w:p w14:paraId="2731A9C3" w14:textId="77777777" w:rsidR="00361685" w:rsidRPr="00771C52" w:rsidRDefault="00361685" w:rsidP="00B05AC4">
      <w:pPr>
        <w:spacing w:line="480" w:lineRule="auto"/>
        <w:contextualSpacing/>
        <w:rPr>
          <w:rFonts w:eastAsia="Times New Roman"/>
        </w:rPr>
      </w:pPr>
    </w:p>
    <w:p w14:paraId="374A6480" w14:textId="77777777" w:rsidR="00361685" w:rsidRPr="00771C52" w:rsidRDefault="00361685" w:rsidP="00B05AC4">
      <w:pPr>
        <w:spacing w:line="480" w:lineRule="auto"/>
        <w:contextualSpacing/>
        <w:rPr>
          <w:rFonts w:eastAsia="Times New Roman"/>
        </w:rPr>
      </w:pPr>
      <w:r w:rsidRPr="00771C52">
        <w:rPr>
          <w:rFonts w:eastAsia="Times New Roman"/>
          <w:i/>
          <w:iCs/>
          <w:color w:val="000000"/>
        </w:rPr>
        <w:t>Datasets</w:t>
      </w:r>
    </w:p>
    <w:p w14:paraId="3BFE40FE" w14:textId="724617EC" w:rsidR="00361685" w:rsidRPr="00771C52" w:rsidRDefault="00361685" w:rsidP="00B05AC4">
      <w:pPr>
        <w:spacing w:line="480" w:lineRule="auto"/>
        <w:ind w:firstLine="720"/>
        <w:contextualSpacing/>
        <w:rPr>
          <w:rFonts w:eastAsia="Times New Roman"/>
        </w:rPr>
      </w:pPr>
      <w:r w:rsidRPr="00771C52">
        <w:rPr>
          <w:rFonts w:eastAsia="Times New Roman"/>
          <w:color w:val="000000"/>
        </w:rPr>
        <w:t>To test our hypotheses</w:t>
      </w:r>
      <w:r w:rsidR="00930A47" w:rsidRPr="00771C52">
        <w:rPr>
          <w:rFonts w:eastAsia="Times New Roman"/>
          <w:color w:val="000000"/>
        </w:rPr>
        <w:t>,</w:t>
      </w:r>
      <w:r w:rsidRPr="00771C52">
        <w:rPr>
          <w:rFonts w:eastAsia="Times New Roman"/>
          <w:color w:val="000000"/>
        </w:rPr>
        <w:t xml:space="preserve"> we utilized two datasets from the </w:t>
      </w:r>
      <w:proofErr w:type="spellStart"/>
      <w:r w:rsidRPr="00771C52">
        <w:rPr>
          <w:rFonts w:eastAsia="Times New Roman"/>
          <w:color w:val="000000"/>
        </w:rPr>
        <w:t>NutNet</w:t>
      </w:r>
      <w:proofErr w:type="spellEnd"/>
      <w:r w:rsidRPr="00771C52">
        <w:rPr>
          <w:rFonts w:eastAsia="Times New Roman"/>
          <w:color w:val="000000"/>
        </w:rPr>
        <w:t>: (1) a leaf trait dataset</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2019)","plainTextFormattedCitation":"(Firn et al., 2019)","previouslyFormattedCitation":"(Firn &lt;i&gt;et al.&lt;/i&gt;, 2019)"},"properties":{"noteIndex":0},"schema":"https://github.com/citation-style-language/schema/raw/master/csl-citation.json"}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(Firn </w:t>
      </w:r>
      <w:r w:rsidR="003B0716" w:rsidRPr="003B0716">
        <w:rPr>
          <w:rFonts w:eastAsia="Times New Roman"/>
          <w:i/>
          <w:noProof/>
          <w:color w:val="000000"/>
        </w:rPr>
        <w:t>et al.</w:t>
      </w:r>
      <w:r w:rsidR="003B0716" w:rsidRPr="003B0716">
        <w:rPr>
          <w:rFonts w:eastAsia="Times New Roman"/>
          <w:noProof/>
          <w:color w:val="000000"/>
        </w:rPr>
        <w:t>, 2019)</w:t>
      </w:r>
      <w:r w:rsidR="003B0716">
        <w:rPr>
          <w:rFonts w:eastAsia="Times New Roman"/>
          <w:color w:val="000000"/>
        </w:rPr>
        <w:fldChar w:fldCharType="end"/>
      </w:r>
      <w:r w:rsidRPr="00771C52">
        <w:rPr>
          <w:rFonts w:eastAsia="Times New Roman"/>
          <w:color w:val="000000"/>
        </w:rPr>
        <w:t xml:space="preserve"> and (2) the </w:t>
      </w:r>
      <w:proofErr w:type="spellStart"/>
      <w:r w:rsidRPr="00771C52">
        <w:rPr>
          <w:rFonts w:eastAsia="Times New Roman"/>
          <w:color w:val="000000"/>
        </w:rPr>
        <w:t>NutNet</w:t>
      </w:r>
      <w:proofErr w:type="spellEnd"/>
      <w:r w:rsidRPr="00771C52">
        <w:rPr>
          <w:rFonts w:eastAsia="Times New Roman"/>
          <w:color w:val="000000"/>
        </w:rPr>
        <w:t xml:space="preserve"> core dataset</w:t>
      </w:r>
      <w:r w:rsidR="00FB380F">
        <w:rPr>
          <w:rFonts w:eastAsia="Times New Roman"/>
          <w:color w:val="000000"/>
        </w:rPr>
        <w:t xml:space="preserve"> </w:t>
      </w:r>
      <w:r w:rsidR="00FB380F">
        <w:rPr>
          <w:rFonts w:eastAsia="Times New Roman"/>
          <w:color w:val="000000"/>
        </w:rPr>
        <w:fldChar w:fldCharType="begin" w:fldLock="1"/>
      </w:r>
      <w:r w:rsidR="0056386C">
        <w:rPr>
          <w:rFonts w:eastAsia="Times New Roman"/>
          <w:color w:val="000000"/>
        </w:rPr>
        <w:instrText>ADDIN CSL_CITATION {"citationItems":[{"id":"ITEM-1","itemData":{"DOI":"10.1111/2041-210X.12125","ISSN":"2041-210X","abstract":"Summary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approaches.","author":[{"dropping-particle":"","family":"Borer","given":"Elizabeth T","non-dropping-particle":"","parse-names":false,"suffix":""},{"dropping-particle":"","family":"Harpole","given":"W Stanley","non-dropping-particle":"","parse-names":false,"suffix":""},{"dropping-particle":"","family":"Adler","given":"Peter B","non-dropping-particle":"","parse-names":false,"suffix":""},{"dropping-particle":"","family":"Lind","given":"Eric M","non-dropping-particle":"","parse-names":false,"suffix":""},{"dropping-particle":"","family":"Orrock","given":"John L","non-dropping-particle":"","parse-names":false,"suffix":""},{"dropping-particle":"","family":"Seabloom","given":"Eric W","non-dropping-particle":"","parse-names":false,"suffix":""},{"dropping-particle":"","family":"Smith","given":"Melinda D","non-dropping-particle":"","parse-names":false,"suffix":""}],"container-title":"Methods in Ecology and Evolution","id":"ITEM-1","issue":"1","issued":{"date-parts":[["2014","1","1"]]},"note":"doi: 10.1111/2041-210X.12125","page":"65-73","publisher":"John Wiley &amp; Sons, Ltd","title":"Finding generality in ecology: a model for globally distributed experiments","type":"article-journal","volume":"5"},"uris":["http://www.mendeley.com/documents/?uuid=00654b87-e5ef-4fd9-bb3f-3dfbdbe59829"]}],"mendeley":{"formattedCitation":"(Borer &lt;i&gt;et al.&lt;/i&gt;, 2014)","manualFormatting":"(Borer et al., 2014)","plainTextFormattedCitation":"(Borer et al., 2014)","previouslyFormattedCitation":"(Borer &lt;i&gt;et al.&lt;/i&gt;, 2014)"},"properties":{"noteIndex":0},"schema":"https://github.com/citation-style-language/schema/raw/master/csl-citation.json"}</w:instrText>
      </w:r>
      <w:r w:rsidR="00FB380F">
        <w:rPr>
          <w:rFonts w:eastAsia="Times New Roman"/>
          <w:color w:val="000000"/>
        </w:rPr>
        <w:fldChar w:fldCharType="separate"/>
      </w:r>
      <w:r w:rsidR="00FB380F" w:rsidRPr="00753A9E">
        <w:rPr>
          <w:rFonts w:eastAsia="Times New Roman"/>
          <w:noProof/>
          <w:color w:val="000000"/>
        </w:rPr>
        <w:t xml:space="preserve">(Borer </w:t>
      </w:r>
      <w:r w:rsidR="00FB380F" w:rsidRPr="00753A9E">
        <w:rPr>
          <w:rFonts w:eastAsia="Times New Roman"/>
          <w:i/>
          <w:noProof/>
          <w:color w:val="000000"/>
        </w:rPr>
        <w:t>et al.</w:t>
      </w:r>
      <w:r w:rsidR="00FB380F" w:rsidRPr="00753A9E">
        <w:rPr>
          <w:rFonts w:eastAsia="Times New Roman"/>
          <w:noProof/>
          <w:color w:val="000000"/>
        </w:rPr>
        <w:t>, 2014)</w:t>
      </w:r>
      <w:r w:rsidR="00FB380F">
        <w:rPr>
          <w:rFonts w:eastAsia="Times New Roman"/>
          <w:color w:val="000000"/>
        </w:rPr>
        <w:fldChar w:fldCharType="end"/>
      </w:r>
      <w:r w:rsidRPr="00771C52">
        <w:rPr>
          <w:rFonts w:eastAsia="Times New Roman"/>
          <w:color w:val="000000"/>
        </w:rPr>
        <w:t>. The leaf trait dataset consisted of leaf elemental, isotopic, and morphological variables. Samples were collected from up to five randomly selected individuals</w:t>
      </w:r>
      <w:r w:rsidR="000D10B1">
        <w:rPr>
          <w:rFonts w:eastAsia="Times New Roman"/>
          <w:color w:val="000000"/>
        </w:rPr>
        <w:t xml:space="preserve"> of different species</w:t>
      </w:r>
      <w:r w:rsidRPr="00771C52">
        <w:rPr>
          <w:rFonts w:eastAsia="Times New Roman"/>
          <w:color w:val="000000"/>
        </w:rPr>
        <w:t xml:space="preserve"> per plot, typically 3-4 years after</w:t>
      </w:r>
      <w:r w:rsidR="000D10B1">
        <w:rPr>
          <w:rFonts w:eastAsia="Times New Roman"/>
          <w:color w:val="000000"/>
        </w:rPr>
        <w:t xml:space="preserve"> the start of</w:t>
      </w:r>
      <w:r w:rsidRPr="00771C52">
        <w:rPr>
          <w:rFonts w:eastAsia="Times New Roman"/>
          <w:color w:val="000000"/>
        </w:rPr>
        <w:t xml:space="preserve"> nutrient addition at each site</w:t>
      </w:r>
      <w:r w:rsidR="006E4C71">
        <w:rPr>
          <w:rFonts w:eastAsia="Times New Roman"/>
          <w:color w:val="000000"/>
        </w:rPr>
        <w:t xml:space="preserve"> during peak biomass</w:t>
      </w:r>
      <w:r w:rsidRPr="00771C52">
        <w:rPr>
          <w:rFonts w:eastAsia="Times New Roman"/>
          <w:color w:val="000000"/>
        </w:rPr>
        <w:t xml:space="preserve"> (see </w:t>
      </w:r>
      <w:proofErr w:type="spellStart"/>
      <w:r w:rsidRPr="00771C52">
        <w:rPr>
          <w:rFonts w:eastAsia="Times New Roman"/>
          <w:color w:val="000000"/>
        </w:rPr>
        <w:t>Firn</w:t>
      </w:r>
      <w:proofErr w:type="spellEnd"/>
      <w:r w:rsidRPr="00771C52">
        <w:rPr>
          <w:rFonts w:eastAsia="Times New Roman"/>
          <w:color w:val="000000"/>
        </w:rPr>
        <w:t xml:space="preserve"> et al., 2019). For our analyses, we selected samples that contained each of nitrogen concentration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g g</w:t>
      </w:r>
      <w:r w:rsidRPr="00771C52">
        <w:rPr>
          <w:rFonts w:eastAsia="Times New Roman"/>
          <w:color w:val="000000"/>
          <w:vertAlign w:val="superscript"/>
        </w:rPr>
        <w:t>-1</w:t>
      </w:r>
      <w:r w:rsidRPr="00771C52">
        <w:rPr>
          <w:rFonts w:eastAsia="Times New Roman"/>
          <w:color w:val="000000"/>
        </w:rPr>
        <w:t>), leaf mass per area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t>
      </w:r>
      <w:r w:rsidR="00D52FBB" w:rsidRPr="00771C52">
        <w:rPr>
          <w:rFonts w:eastAsia="Times New Roman"/>
          <w:color w:val="000000"/>
        </w:rPr>
        <w:t>g</w:t>
      </w:r>
      <w:r w:rsidR="00D52FBB" w:rsidRPr="00771C52">
        <w:rPr>
          <w:rFonts w:eastAsia="Times New Roman"/>
          <w:color w:val="000000"/>
          <w:vertAlign w:val="superscript"/>
        </w:rPr>
        <w:t>1</w:t>
      </w:r>
      <w:r w:rsidR="00D52FBB">
        <w:rPr>
          <w:rFonts w:eastAsia="Times New Roman"/>
          <w:color w:val="000000"/>
          <w:vertAlign w:val="superscript"/>
        </w:rPr>
        <w:t xml:space="preserve"> </w:t>
      </w:r>
      <w:r w:rsidRPr="00D52FBB">
        <w:rPr>
          <w:rFonts w:eastAsia="Times New Roman"/>
          <w:color w:val="000000"/>
        </w:rPr>
        <w:t>m</w:t>
      </w:r>
      <w:r w:rsidR="00D52FBB">
        <w:rPr>
          <w:rFonts w:eastAsia="Times New Roman"/>
          <w:color w:val="000000"/>
          <w:vertAlign w:val="superscript"/>
        </w:rPr>
        <w:t>-</w:t>
      </w:r>
      <w:r w:rsidRPr="00D52FBB">
        <w:rPr>
          <w:rFonts w:eastAsia="Times New Roman"/>
          <w:color w:val="000000"/>
          <w:vertAlign w:val="superscript"/>
        </w:rPr>
        <w:t>2</w:t>
      </w:r>
      <w:r w:rsidRPr="00771C52">
        <w:rPr>
          <w:rFonts w:eastAsia="Times New Roman"/>
          <w:color w:val="000000"/>
        </w:rPr>
        <w:t>), and δ</w:t>
      </w:r>
      <w:r w:rsidRPr="00771C52">
        <w:rPr>
          <w:rFonts w:eastAsia="Times New Roman"/>
          <w:color w:val="000000"/>
          <w:vertAlign w:val="superscript"/>
        </w:rPr>
        <w:t>13</w:t>
      </w:r>
      <w:r w:rsidRPr="00771C52">
        <w:rPr>
          <w:rFonts w:eastAsia="Times New Roman"/>
          <w:color w:val="000000"/>
        </w:rPr>
        <w:t xml:space="preserve">C (‰).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xml:space="preserve"> was converted to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(g m</w:t>
      </w:r>
      <w:r w:rsidRPr="00771C52">
        <w:rPr>
          <w:rFonts w:eastAsia="Times New Roman"/>
          <w:color w:val="000000"/>
          <w:vertAlign w:val="superscript"/>
        </w:rPr>
        <w:t>-2</w:t>
      </w:r>
      <w:r w:rsidRPr="00771C52">
        <w:rPr>
          <w:rFonts w:eastAsia="Times New Roman"/>
          <w:color w:val="000000"/>
        </w:rPr>
        <w:t xml:space="preserve">) using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3D4650DE" w14:textId="77777777" w:rsidTr="00B05AC4">
        <w:tc>
          <w:tcPr>
            <w:tcW w:w="4675" w:type="dxa"/>
          </w:tcPr>
          <w:p w14:paraId="1FAC5AE5" w14:textId="0A11CB2F" w:rsidR="00B47C59" w:rsidRPr="00771C52" w:rsidRDefault="00B47C59"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xml:space="preserve"> / </w:t>
            </w:r>
            <w:proofErr w:type="spellStart"/>
            <w:r w:rsidRPr="00771C52">
              <w:rPr>
                <w:rFonts w:eastAsia="Times New Roman"/>
                <w:i/>
                <w:iCs/>
                <w:color w:val="000000"/>
              </w:rPr>
              <w:t>M</w:t>
            </w:r>
            <w:r w:rsidRPr="00771C52">
              <w:rPr>
                <w:rFonts w:eastAsia="Times New Roman"/>
                <w:color w:val="000000"/>
                <w:vertAlign w:val="subscript"/>
              </w:rPr>
              <w:t>area</w:t>
            </w:r>
            <w:proofErr w:type="spellEnd"/>
          </w:p>
        </w:tc>
        <w:tc>
          <w:tcPr>
            <w:tcW w:w="4675" w:type="dxa"/>
          </w:tcPr>
          <w:p w14:paraId="3227D5EA" w14:textId="761BB8F2" w:rsidR="00B47C59" w:rsidRPr="00B05AC4" w:rsidRDefault="00B47C59" w:rsidP="00B05AC4">
            <w:pPr>
              <w:spacing w:line="480" w:lineRule="auto"/>
              <w:contextualSpacing/>
              <w:jc w:val="right"/>
              <w:rPr>
                <w:rFonts w:eastAsia="Times New Roman"/>
                <w:color w:val="000000"/>
              </w:rPr>
            </w:pPr>
            <w:r w:rsidRPr="00B05AC4">
              <w:rPr>
                <w:rFonts w:eastAsia="Times New Roman"/>
                <w:color w:val="000000"/>
              </w:rPr>
              <w:t>(</w:t>
            </w:r>
            <w:r w:rsidR="00C41EA2">
              <w:rPr>
                <w:rFonts w:eastAsia="Times New Roman"/>
                <w:color w:val="000000"/>
              </w:rPr>
              <w:t>1</w:t>
            </w:r>
            <w:r w:rsidRPr="00B05AC4">
              <w:rPr>
                <w:rFonts w:eastAsia="Times New Roman"/>
                <w:color w:val="000000"/>
              </w:rPr>
              <w:t>)</w:t>
            </w:r>
          </w:p>
        </w:tc>
      </w:tr>
    </w:tbl>
    <w:p w14:paraId="183B4E18" w14:textId="24C9B899" w:rsidR="00361685" w:rsidRPr="00771C52" w:rsidRDefault="00B47C59" w:rsidP="00B05AC4">
      <w:pPr>
        <w:spacing w:line="480" w:lineRule="auto"/>
        <w:contextualSpacing/>
        <w:rPr>
          <w:rFonts w:eastAsia="Times New Roman"/>
        </w:rPr>
      </w:pPr>
      <w:r w:rsidRPr="00771C52">
        <w:rPr>
          <w:rFonts w:eastAsia="Times New Roman"/>
          <w:i/>
          <w:iCs/>
          <w:color w:val="000000"/>
        </w:rPr>
        <w:tab/>
      </w:r>
      <w:r w:rsidR="00361685" w:rsidRPr="00771C52">
        <w:rPr>
          <w:rFonts w:eastAsia="Times New Roman"/>
          <w:color w:val="000000"/>
        </w:rPr>
        <w:t>We calculated the ratio of intercellular to extracellular CO</w:t>
      </w:r>
      <w:r w:rsidR="00361685" w:rsidRPr="00771C52">
        <w:rPr>
          <w:rFonts w:eastAsia="Times New Roman"/>
          <w:color w:val="000000"/>
          <w:vertAlign w:val="subscript"/>
        </w:rPr>
        <w:t>2</w:t>
      </w:r>
      <w:r w:rsidR="00361685" w:rsidRPr="00771C52">
        <w:rPr>
          <w:rFonts w:eastAsia="Times New Roman"/>
          <w:color w:val="000000"/>
        </w:rPr>
        <w:t xml:space="preserve"> (χ; Pa Pa</w:t>
      </w:r>
      <w:r w:rsidR="00361685" w:rsidRPr="00771C52">
        <w:rPr>
          <w:rFonts w:eastAsia="Times New Roman"/>
          <w:color w:val="000000"/>
          <w:vertAlign w:val="superscript"/>
        </w:rPr>
        <w:t>-1</w:t>
      </w:r>
      <w:r w:rsidR="00361685" w:rsidRPr="00771C52">
        <w:rPr>
          <w:rFonts w:eastAsia="Times New Roman"/>
          <w:color w:val="000000"/>
        </w:rPr>
        <w:t>) from δ</w:t>
      </w:r>
      <w:r w:rsidR="00361685" w:rsidRPr="00771C52">
        <w:rPr>
          <w:rFonts w:eastAsia="Times New Roman"/>
          <w:color w:val="000000"/>
          <w:vertAlign w:val="superscript"/>
        </w:rPr>
        <w:t>13</w:t>
      </w:r>
      <w:r w:rsidR="00361685" w:rsidRPr="00771C52">
        <w:rPr>
          <w:rFonts w:eastAsia="Times New Roman"/>
          <w:color w:val="000000"/>
        </w:rPr>
        <w:t xml:space="preserve">C following Farquhar </w:t>
      </w:r>
      <w:r w:rsidR="00361685" w:rsidRPr="00B05AC4">
        <w:rPr>
          <w:rFonts w:eastAsia="Times New Roman"/>
          <w:i/>
          <w:color w:val="000000"/>
        </w:rPr>
        <w:t>et al.</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1989)","manualFormatting":"(1989)","plainTextFormattedCitation":"(Farquhar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(1989)</w:t>
      </w:r>
      <w:r w:rsidR="003B0716">
        <w:rPr>
          <w:rFonts w:eastAsia="Times New Roman"/>
          <w:color w:val="000000"/>
        </w:rPr>
        <w:fldChar w:fldCharType="end"/>
      </w:r>
      <w:r w:rsidR="00361685" w:rsidRPr="00771C52">
        <w:rPr>
          <w:rFonts w:eastAsia="Times New Roman"/>
          <w:color w:val="000000"/>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D16F5C5" w14:textId="77777777" w:rsidTr="00493741">
        <w:tc>
          <w:tcPr>
            <w:tcW w:w="4675" w:type="dxa"/>
          </w:tcPr>
          <w:p w14:paraId="5DBC7472" w14:textId="00946077"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lastRenderedPageBreak/>
              <w:t>∆</w:t>
            </w:r>
            <w:r w:rsidRPr="00771C52">
              <w:rPr>
                <w:rFonts w:eastAsia="Times New Roman"/>
                <w:color w:val="000000"/>
                <w:vertAlign w:val="superscript"/>
              </w:rPr>
              <w:t>13</w:t>
            </w:r>
            <w:r w:rsidRPr="00771C52">
              <w:rPr>
                <w:rFonts w:eastAsia="Times New Roman"/>
                <w:color w:val="000000"/>
              </w:rPr>
              <w:t xml:space="preserve">C = </w:t>
            </w:r>
            <w:r w:rsidR="00B83AB1">
              <w:rPr>
                <w:rFonts w:eastAsia="Times New Roman"/>
                <w:color w:val="000000"/>
              </w:rPr>
              <w:t>(</w:t>
            </w:r>
            <w:r w:rsidRPr="00771C52">
              <w:rPr>
                <w:rFonts w:eastAsia="Times New Roman"/>
                <w:color w:val="000000"/>
              </w:rPr>
              <w:t>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xml:space="preserve"> - δ</w:t>
            </w:r>
            <w:r w:rsidRPr="00771C52">
              <w:rPr>
                <w:rFonts w:eastAsia="Times New Roman"/>
                <w:color w:val="000000"/>
                <w:vertAlign w:val="superscript"/>
              </w:rPr>
              <w:t>13</w:t>
            </w:r>
            <w:r w:rsidRPr="00771C52">
              <w:rPr>
                <w:rFonts w:eastAsia="Times New Roman"/>
                <w:color w:val="000000"/>
              </w:rPr>
              <w:t>C</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r w:rsidRPr="00771C52">
              <w:rPr>
                <w:rFonts w:eastAsia="Times New Roman"/>
                <w:color w:val="000000"/>
              </w:rPr>
              <w:t>1 + δ</w:t>
            </w:r>
            <w:r w:rsidRPr="00771C52">
              <w:rPr>
                <w:rFonts w:eastAsia="Times New Roman"/>
                <w:color w:val="000000"/>
                <w:vertAlign w:val="superscript"/>
              </w:rPr>
              <w:t>13</w:t>
            </w:r>
            <w:r w:rsidRPr="00771C52">
              <w:rPr>
                <w:rFonts w:eastAsia="Times New Roman"/>
                <w:color w:val="000000"/>
              </w:rPr>
              <w:t>C</w:t>
            </w:r>
            <w:r w:rsidR="00B83AB1">
              <w:rPr>
                <w:rFonts w:eastAsia="Times New Roman"/>
                <w:color w:val="000000"/>
              </w:rPr>
              <w:t>)</w:t>
            </w:r>
          </w:p>
        </w:tc>
        <w:tc>
          <w:tcPr>
            <w:tcW w:w="4675" w:type="dxa"/>
          </w:tcPr>
          <w:p w14:paraId="21CC138E" w14:textId="5DDF8854"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2</w:t>
            </w:r>
            <w:r w:rsidRPr="00771C52">
              <w:rPr>
                <w:rFonts w:eastAsia="Times New Roman"/>
                <w:color w:val="000000"/>
              </w:rPr>
              <w:t>)</w:t>
            </w:r>
          </w:p>
        </w:tc>
      </w:tr>
    </w:tbl>
    <w:p w14:paraId="5D31A10A"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 ∆</w:t>
      </w:r>
      <w:r w:rsidRPr="00771C52">
        <w:rPr>
          <w:rFonts w:eastAsia="Times New Roman"/>
          <w:color w:val="000000"/>
          <w:vertAlign w:val="superscript"/>
        </w:rPr>
        <w:t>13</w:t>
      </w:r>
      <w:r w:rsidRPr="00771C52">
        <w:rPr>
          <w:rFonts w:eastAsia="Times New Roman"/>
          <w:color w:val="000000"/>
        </w:rPr>
        <w:t>C (‰) is the leaf discrimination relative to air (δ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 assumed to be -8 ‰. For leaves of C</w:t>
      </w:r>
      <w:r w:rsidRPr="00771C52">
        <w:rPr>
          <w:rFonts w:eastAsia="Times New Roman"/>
          <w:color w:val="000000"/>
          <w:vertAlign w:val="subscript"/>
        </w:rPr>
        <w:t>3</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converted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F4669A8" w14:textId="77777777" w:rsidTr="00493741">
        <w:tc>
          <w:tcPr>
            <w:tcW w:w="4675" w:type="dxa"/>
          </w:tcPr>
          <w:p w14:paraId="28382720" w14:textId="493D9040"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 xml:space="preserve">χ = </w:t>
            </w:r>
            <w:r w:rsidR="00B83AB1">
              <w:rPr>
                <w:rFonts w:eastAsia="Times New Roman"/>
                <w:color w:val="000000"/>
              </w:rPr>
              <w:t>(</w:t>
            </w:r>
            <w:r w:rsidRPr="00771C52">
              <w:rPr>
                <w:rFonts w:eastAsia="Times New Roman"/>
                <w:color w:val="000000"/>
              </w:rPr>
              <w:t>∆</w:t>
            </w:r>
            <w:r w:rsidRPr="00771C52">
              <w:rPr>
                <w:rFonts w:eastAsia="Times New Roman"/>
                <w:color w:val="000000"/>
                <w:vertAlign w:val="superscript"/>
              </w:rPr>
              <w:t>13</w:t>
            </w:r>
            <w:r w:rsidRPr="00771C52">
              <w:rPr>
                <w:rFonts w:eastAsia="Times New Roman"/>
                <w:color w:val="000000"/>
              </w:rPr>
              <w:t xml:space="preserve">C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r w:rsidRPr="00771C52">
              <w:rPr>
                <w:rFonts w:eastAsia="Times New Roman"/>
                <w:color w:val="000000"/>
              </w:rPr>
              <w:t>b</w:t>
            </w:r>
            <w:r w:rsidRPr="00771C52">
              <w:rPr>
                <w:rFonts w:eastAsia="Times New Roman"/>
                <w:color w:val="000000"/>
                <w:vertAlign w:val="subscript"/>
              </w:rPr>
              <w:t>C3</w:t>
            </w:r>
            <w:r w:rsidRPr="00771C52">
              <w:rPr>
                <w:rFonts w:eastAsia="Times New Roman"/>
                <w:color w:val="000000"/>
              </w:rPr>
              <w:t xml:space="preserve">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p>
        </w:tc>
        <w:tc>
          <w:tcPr>
            <w:tcW w:w="4675" w:type="dxa"/>
          </w:tcPr>
          <w:p w14:paraId="0D41C59A" w14:textId="01304C99"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3</w:t>
            </w:r>
            <w:r w:rsidRPr="00771C52">
              <w:rPr>
                <w:rFonts w:eastAsia="Times New Roman"/>
                <w:color w:val="000000"/>
              </w:rPr>
              <w:t>)</w:t>
            </w:r>
          </w:p>
        </w:tc>
      </w:tr>
    </w:tbl>
    <w:p w14:paraId="034DC45E"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 a and b were assumed to be 4.4‰ and 27‰, respectively (Farquhar et al., 1989). For leaves of C</w:t>
      </w:r>
      <w:r w:rsidRPr="00771C52">
        <w:rPr>
          <w:rFonts w:eastAsia="Times New Roman"/>
          <w:color w:val="000000"/>
          <w:vertAlign w:val="subscript"/>
        </w:rPr>
        <w:t>4</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converted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1259F7BB" w14:textId="77777777" w:rsidTr="00493741">
        <w:tc>
          <w:tcPr>
            <w:tcW w:w="4675" w:type="dxa"/>
          </w:tcPr>
          <w:p w14:paraId="4C17B461" w14:textId="2A531029"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 xml:space="preserve">χ = </w:t>
            </w:r>
            <w:r w:rsidR="00B83AB1">
              <w:rPr>
                <w:rFonts w:eastAsia="Times New Roman"/>
                <w:color w:val="000000"/>
              </w:rPr>
              <w:t>(</w:t>
            </w:r>
            <w:r w:rsidRPr="00771C52">
              <w:rPr>
                <w:rFonts w:eastAsia="Times New Roman"/>
                <w:color w:val="000000"/>
              </w:rPr>
              <w:t>∆</w:t>
            </w:r>
            <w:r w:rsidRPr="00771C52">
              <w:rPr>
                <w:rFonts w:eastAsia="Times New Roman"/>
                <w:color w:val="000000"/>
                <w:vertAlign w:val="superscript"/>
              </w:rPr>
              <w:t>13</w:t>
            </w:r>
            <w:r w:rsidRPr="00771C52">
              <w:rPr>
                <w:rFonts w:eastAsia="Times New Roman"/>
                <w:color w:val="000000"/>
              </w:rPr>
              <w:t xml:space="preserve">C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r w:rsidRPr="00771C52">
              <w:rPr>
                <w:rFonts w:eastAsia="Times New Roman"/>
                <w:color w:val="000000"/>
              </w:rPr>
              <w:t>b</w:t>
            </w:r>
            <w:r w:rsidRPr="00771C52">
              <w:rPr>
                <w:rFonts w:eastAsia="Times New Roman"/>
                <w:color w:val="000000"/>
                <w:vertAlign w:val="subscript"/>
              </w:rPr>
              <w:t>C4</w:t>
            </w:r>
            <w:r w:rsidRPr="00771C52">
              <w:rPr>
                <w:rFonts w:eastAsia="Times New Roman"/>
                <w:color w:val="000000"/>
              </w:rPr>
              <w:t xml:space="preserve">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p>
        </w:tc>
        <w:tc>
          <w:tcPr>
            <w:tcW w:w="4675" w:type="dxa"/>
          </w:tcPr>
          <w:p w14:paraId="446FDC0F" w14:textId="71C02658"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4</w:t>
            </w:r>
            <w:r w:rsidRPr="00771C52">
              <w:rPr>
                <w:rFonts w:eastAsia="Times New Roman"/>
                <w:color w:val="000000"/>
              </w:rPr>
              <w:t>)</w:t>
            </w:r>
          </w:p>
        </w:tc>
      </w:tr>
    </w:tbl>
    <w:p w14:paraId="2DB79AEF"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051A7159" w14:textId="77777777" w:rsidTr="00493741">
        <w:tc>
          <w:tcPr>
            <w:tcW w:w="4675" w:type="dxa"/>
          </w:tcPr>
          <w:p w14:paraId="208170F7" w14:textId="3F69F62E"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b</w:t>
            </w:r>
            <w:r w:rsidRPr="00771C52">
              <w:rPr>
                <w:rFonts w:eastAsia="Times New Roman"/>
                <w:color w:val="000000"/>
                <w:vertAlign w:val="subscript"/>
              </w:rPr>
              <w:t>C4</w:t>
            </w:r>
            <w:r w:rsidRPr="00771C52">
              <w:rPr>
                <w:rFonts w:eastAsia="Times New Roman"/>
                <w:color w:val="000000"/>
              </w:rPr>
              <w:t xml:space="preserve"> = c + </w:t>
            </w:r>
            <w:proofErr w:type="spellStart"/>
            <w:r w:rsidRPr="00771C52">
              <w:rPr>
                <w:rFonts w:eastAsia="Times New Roman"/>
                <w:color w:val="000000"/>
              </w:rPr>
              <w:t>dφ</w:t>
            </w:r>
            <w:proofErr w:type="spellEnd"/>
          </w:p>
        </w:tc>
        <w:tc>
          <w:tcPr>
            <w:tcW w:w="4675" w:type="dxa"/>
          </w:tcPr>
          <w:p w14:paraId="20D777C5" w14:textId="51943211"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5</w:t>
            </w:r>
            <w:r w:rsidRPr="00771C52">
              <w:rPr>
                <w:rFonts w:eastAsia="Times New Roman"/>
                <w:color w:val="000000"/>
              </w:rPr>
              <w:t>)</w:t>
            </w:r>
          </w:p>
        </w:tc>
      </w:tr>
    </w:tbl>
    <w:p w14:paraId="0D825094" w14:textId="4E892EE2" w:rsidR="00361685" w:rsidRPr="00771C52" w:rsidRDefault="00361685" w:rsidP="00B05AC4">
      <w:pPr>
        <w:spacing w:line="480" w:lineRule="auto"/>
        <w:contextualSpacing/>
        <w:rPr>
          <w:rFonts w:eastAsia="Times New Roman"/>
        </w:rPr>
      </w:pPr>
      <w:r w:rsidRPr="00771C52">
        <w:rPr>
          <w:rFonts w:eastAsia="Times New Roman"/>
          <w:color w:val="000000"/>
        </w:rPr>
        <w:t>where c and d were assumed to be -5.7‰ and 30‰, respectively</w:t>
      </w:r>
      <w:r w:rsidR="003B0716">
        <w:rPr>
          <w:rFonts w:eastAsia="Times New Roman"/>
          <w:color w:val="000000"/>
        </w:rPr>
        <w:t xml:space="preserve"> </w:t>
      </w:r>
      <w:r w:rsidR="003B0716">
        <w:rPr>
          <w:rFonts w:eastAsia="Times New Roman"/>
          <w:color w:val="000000"/>
        </w:rPr>
        <w:fldChar w:fldCharType="begin" w:fldLock="1"/>
      </w:r>
      <w:r w:rsidR="00FC770E">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(Farquhar </w:t>
      </w:r>
      <w:r w:rsidR="003B0716" w:rsidRPr="003B0716">
        <w:rPr>
          <w:rFonts w:eastAsia="Times New Roman"/>
          <w:i/>
          <w:noProof/>
          <w:color w:val="000000"/>
        </w:rPr>
        <w:t>et al.</w:t>
      </w:r>
      <w:r w:rsidR="003B0716" w:rsidRPr="003B0716">
        <w:rPr>
          <w:rFonts w:eastAsia="Times New Roman"/>
          <w:noProof/>
          <w:color w:val="000000"/>
        </w:rPr>
        <w:t>, 1989)</w:t>
      </w:r>
      <w:r w:rsidR="003B0716">
        <w:rPr>
          <w:rFonts w:eastAsia="Times New Roman"/>
          <w:color w:val="000000"/>
        </w:rPr>
        <w:fldChar w:fldCharType="end"/>
      </w:r>
      <w:r w:rsidRPr="00771C52">
        <w:rPr>
          <w:rFonts w:eastAsia="Times New Roman"/>
          <w:color w:val="000000"/>
        </w:rPr>
        <w:t xml:space="preserve">. The bundle sheath leakiness term (φ) was assumed to be 0.4. </w:t>
      </w:r>
      <w:r w:rsidR="008C0FAC">
        <w:rPr>
          <w:rFonts w:eastAsia="Times New Roman"/>
          <w:color w:val="000000"/>
        </w:rPr>
        <w:t>Only</w:t>
      </w:r>
      <w:r w:rsidRPr="00771C52">
        <w:rPr>
          <w:rFonts w:eastAsia="Times New Roman"/>
          <w:color w:val="000000"/>
        </w:rPr>
        <w:t xml:space="preserve"> individuals with χ values between 0 and </w:t>
      </w:r>
      <w:r w:rsidR="00E27931">
        <w:rPr>
          <w:rFonts w:eastAsia="Times New Roman"/>
          <w:color w:val="000000"/>
        </w:rPr>
        <w:t>1</w:t>
      </w:r>
      <w:r w:rsidR="00743A75">
        <w:rPr>
          <w:rFonts w:eastAsia="Times New Roman"/>
          <w:color w:val="000000"/>
        </w:rPr>
        <w:t xml:space="preserve"> were</w:t>
      </w:r>
      <w:r w:rsidR="008C0FAC">
        <w:rPr>
          <w:rFonts w:eastAsia="Times New Roman"/>
          <w:color w:val="000000"/>
        </w:rPr>
        <w:t xml:space="preserve"> used for our analyses.</w:t>
      </w:r>
      <w:r w:rsidR="00743A75">
        <w:rPr>
          <w:rFonts w:eastAsia="Times New Roman"/>
          <w:color w:val="000000"/>
        </w:rPr>
        <w:t xml:space="preserve"> considered to be extreme and possibly outliers resulting from uncertain parameters.</w:t>
      </w:r>
      <w:r w:rsidR="00280797">
        <w:rPr>
          <w:rFonts w:eastAsia="Times New Roman"/>
          <w:color w:val="000000"/>
        </w:rPr>
        <w:t xml:space="preserve"> </w:t>
      </w:r>
      <w:r w:rsidRPr="00771C52">
        <w:rPr>
          <w:rFonts w:eastAsia="Times New Roman"/>
          <w:color w:val="000000"/>
        </w:rPr>
        <w:t xml:space="preserve">This resulted in </w:t>
      </w:r>
      <w:r w:rsidR="003B5012">
        <w:rPr>
          <w:rFonts w:eastAsia="Times New Roman"/>
          <w:color w:val="000000"/>
        </w:rPr>
        <w:t>2129</w:t>
      </w:r>
      <w:r w:rsidR="003B5012" w:rsidRPr="00771C52">
        <w:rPr>
          <w:rFonts w:eastAsia="Times New Roman"/>
          <w:color w:val="000000"/>
        </w:rPr>
        <w:t xml:space="preserve"> </w:t>
      </w:r>
      <w:r w:rsidRPr="00771C52">
        <w:rPr>
          <w:rFonts w:eastAsia="Times New Roman"/>
          <w:color w:val="000000"/>
        </w:rPr>
        <w:t xml:space="preserve">individuals from </w:t>
      </w:r>
      <w:r w:rsidR="003B5012">
        <w:rPr>
          <w:rFonts w:eastAsia="Times New Roman"/>
          <w:color w:val="000000"/>
        </w:rPr>
        <w:t>208</w:t>
      </w:r>
      <w:r w:rsidR="003B5012" w:rsidRPr="00771C52">
        <w:rPr>
          <w:rFonts w:eastAsia="Times New Roman"/>
          <w:color w:val="000000"/>
        </w:rPr>
        <w:t xml:space="preserve"> </w:t>
      </w:r>
      <w:r w:rsidRPr="00771C52">
        <w:rPr>
          <w:rFonts w:eastAsia="Times New Roman"/>
          <w:color w:val="000000"/>
        </w:rPr>
        <w:t>species at 2</w:t>
      </w:r>
      <w:r w:rsidR="003B5012">
        <w:rPr>
          <w:rFonts w:eastAsia="Times New Roman"/>
          <w:color w:val="000000"/>
        </w:rPr>
        <w:t>6</w:t>
      </w:r>
      <w:r w:rsidRPr="00771C52">
        <w:rPr>
          <w:rFonts w:eastAsia="Times New Roman"/>
          <w:color w:val="000000"/>
        </w:rPr>
        <w:t xml:space="preserve"> sites.</w:t>
      </w:r>
    </w:p>
    <w:p w14:paraId="32B16E36" w14:textId="0618073F" w:rsidR="008A5EC2" w:rsidRPr="00771C52" w:rsidRDefault="00361685" w:rsidP="008A5EC2">
      <w:pPr>
        <w:spacing w:line="480" w:lineRule="auto"/>
        <w:contextualSpacing/>
        <w:rPr>
          <w:rFonts w:eastAsia="Times New Roman"/>
        </w:rPr>
      </w:pPr>
      <w:r w:rsidRPr="00771C52">
        <w:rPr>
          <w:rFonts w:eastAsia="Times New Roman"/>
          <w:color w:val="000000"/>
        </w:rPr>
        <w:tab/>
        <w:t xml:space="preserve">The </w:t>
      </w:r>
      <w:proofErr w:type="spellStart"/>
      <w:r w:rsidR="00CD67A6">
        <w:rPr>
          <w:rFonts w:eastAsia="Times New Roman"/>
          <w:color w:val="000000"/>
        </w:rPr>
        <w:t>NutNet</w:t>
      </w:r>
      <w:proofErr w:type="spellEnd"/>
      <w:r w:rsidR="00CD67A6">
        <w:rPr>
          <w:rFonts w:eastAsia="Times New Roman"/>
          <w:color w:val="000000"/>
        </w:rPr>
        <w:t xml:space="preserve"> leaf trait dataset was paired with</w:t>
      </w:r>
      <w:r w:rsidRPr="00771C52">
        <w:rPr>
          <w:rFonts w:eastAsia="Times New Roman"/>
          <w:color w:val="000000"/>
        </w:rPr>
        <w:t xml:space="preserve"> the </w:t>
      </w:r>
      <w:proofErr w:type="spellStart"/>
      <w:r w:rsidRPr="00771C52">
        <w:rPr>
          <w:rFonts w:eastAsia="Times New Roman"/>
          <w:color w:val="000000"/>
        </w:rPr>
        <w:t>NutNet</w:t>
      </w:r>
      <w:proofErr w:type="spellEnd"/>
      <w:r w:rsidRPr="00771C52">
        <w:rPr>
          <w:rFonts w:eastAsia="Times New Roman"/>
          <w:color w:val="000000"/>
        </w:rPr>
        <w:t xml:space="preserve"> “core” dataset. This dataset consisted of data collected similarly at each </w:t>
      </w:r>
      <w:proofErr w:type="spellStart"/>
      <w:r w:rsidRPr="00771C52">
        <w:rPr>
          <w:rFonts w:eastAsia="Times New Roman"/>
          <w:color w:val="000000"/>
        </w:rPr>
        <w:t>NutNet</w:t>
      </w:r>
      <w:proofErr w:type="spellEnd"/>
      <w:r w:rsidRPr="00771C52">
        <w:rPr>
          <w:rFonts w:eastAsia="Times New Roman"/>
          <w:color w:val="000000"/>
        </w:rPr>
        <w:t xml:space="preserve"> site, typically on a yearly basis. From </w:t>
      </w:r>
      <w:r w:rsidR="00743A75" w:rsidRPr="00771C52">
        <w:rPr>
          <w:rFonts w:eastAsia="Times New Roman"/>
          <w:color w:val="000000"/>
        </w:rPr>
        <w:t>th</w:t>
      </w:r>
      <w:r w:rsidR="00743A75">
        <w:rPr>
          <w:rFonts w:eastAsia="Times New Roman"/>
          <w:color w:val="000000"/>
        </w:rPr>
        <w:t>ese</w:t>
      </w:r>
      <w:r w:rsidR="00743A75" w:rsidRPr="00771C52">
        <w:rPr>
          <w:rFonts w:eastAsia="Times New Roman"/>
          <w:color w:val="000000"/>
        </w:rPr>
        <w:t xml:space="preserve"> </w:t>
      </w:r>
      <w:r w:rsidRPr="00771C52">
        <w:rPr>
          <w:rFonts w:eastAsia="Times New Roman"/>
          <w:color w:val="000000"/>
        </w:rPr>
        <w:t>data</w:t>
      </w:r>
      <w:r w:rsidR="00D16F1C" w:rsidRPr="00771C52">
        <w:rPr>
          <w:rFonts w:eastAsia="Times New Roman"/>
          <w:color w:val="000000"/>
        </w:rPr>
        <w:t>,</w:t>
      </w:r>
      <w:r w:rsidRPr="00771C52">
        <w:rPr>
          <w:rFonts w:eastAsia="Times New Roman"/>
          <w:color w:val="000000"/>
        </w:rPr>
        <w:t xml:space="preserve"> we selected plot level</w:t>
      </w:r>
      <w:r w:rsidR="00743A75">
        <w:rPr>
          <w:rFonts w:eastAsia="Times New Roman"/>
          <w:color w:val="000000"/>
        </w:rPr>
        <w:t xml:space="preserve"> peak</w:t>
      </w:r>
      <w:r w:rsidRPr="00771C52">
        <w:rPr>
          <w:rFonts w:eastAsia="Times New Roman"/>
          <w:color w:val="000000"/>
        </w:rPr>
        <w:t xml:space="preserve"> biomass</w:t>
      </w:r>
      <w:r w:rsidR="00B16B03">
        <w:rPr>
          <w:rFonts w:eastAsia="Times New Roman"/>
          <w:color w:val="000000"/>
        </w:rPr>
        <w:t xml:space="preserve"> of living tissue </w:t>
      </w:r>
      <w:r w:rsidR="003F3A2E">
        <w:rPr>
          <w:rFonts w:eastAsia="Times New Roman"/>
          <w:color w:val="000000"/>
        </w:rPr>
        <w:t>measured at the same sites in the same years as the leaf trait data</w:t>
      </w:r>
      <w:r w:rsidRPr="00771C52">
        <w:rPr>
          <w:rFonts w:eastAsia="Times New Roman"/>
          <w:color w:val="000000"/>
        </w:rPr>
        <w:t>. Aboveground biomass (AGB; g) was sampled by hand within 0.2 m</w:t>
      </w:r>
      <w:r w:rsidRPr="00771C52">
        <w:rPr>
          <w:rFonts w:eastAsia="Times New Roman"/>
          <w:color w:val="000000"/>
          <w:vertAlign w:val="superscript"/>
        </w:rPr>
        <w:t>2</w:t>
      </w:r>
      <w:r w:rsidRPr="00771C52">
        <w:rPr>
          <w:rFonts w:eastAsia="Times New Roman"/>
          <w:color w:val="000000"/>
        </w:rPr>
        <w:t xml:space="preserve"> (two 10</w:t>
      </w:r>
      <w:r w:rsidR="00DA3E12" w:rsidRPr="00771C52">
        <w:rPr>
          <w:rFonts w:eastAsia="Times New Roman"/>
          <w:color w:val="000000"/>
        </w:rPr>
        <w:t>cm</w:t>
      </w:r>
      <w:r w:rsidRPr="00771C52">
        <w:rPr>
          <w:rFonts w:eastAsia="Times New Roman"/>
          <w:color w:val="000000"/>
        </w:rPr>
        <w:t xml:space="preserve"> x 100cm) strips in each plot</w:t>
      </w:r>
      <w:r w:rsidR="003F3A2E">
        <w:rPr>
          <w:rFonts w:eastAsia="Times New Roman"/>
          <w:color w:val="000000"/>
        </w:rPr>
        <w:t xml:space="preserve"> and was dried before being</w:t>
      </w:r>
      <w:r w:rsidR="008A5EC2">
        <w:rPr>
          <w:rFonts w:eastAsia="Times New Roman"/>
          <w:color w:val="000000"/>
        </w:rPr>
        <w:t xml:space="preserve"> weighed.</w:t>
      </w:r>
      <w:r w:rsidR="008A5EC2" w:rsidRPr="00771C52" w:rsidDel="008A5EC2">
        <w:rPr>
          <w:rFonts w:eastAsia="Times New Roman"/>
          <w:color w:val="000000"/>
        </w:rPr>
        <w:t xml:space="preserve"> </w:t>
      </w:r>
    </w:p>
    <w:p w14:paraId="1E844CB4" w14:textId="77777777" w:rsidR="00AE0C5E" w:rsidRDefault="00AE0C5E" w:rsidP="00B05AC4">
      <w:pPr>
        <w:spacing w:line="480" w:lineRule="auto"/>
        <w:contextualSpacing/>
        <w:rPr>
          <w:rFonts w:eastAsia="Times New Roman"/>
          <w:i/>
          <w:iCs/>
          <w:color w:val="000000"/>
        </w:rPr>
      </w:pPr>
    </w:p>
    <w:p w14:paraId="6B121466" w14:textId="48FFF5C4" w:rsidR="00361685" w:rsidRPr="00771C52" w:rsidRDefault="00361685" w:rsidP="00B05AC4">
      <w:pPr>
        <w:spacing w:line="480" w:lineRule="auto"/>
        <w:contextualSpacing/>
        <w:rPr>
          <w:rFonts w:eastAsia="Times New Roman"/>
        </w:rPr>
      </w:pPr>
      <w:r w:rsidRPr="00771C52">
        <w:rPr>
          <w:rFonts w:eastAsia="Times New Roman"/>
          <w:i/>
          <w:iCs/>
          <w:color w:val="000000"/>
        </w:rPr>
        <w:t>Climate Data</w:t>
      </w:r>
    </w:p>
    <w:p w14:paraId="2FA58D2F" w14:textId="67690D28" w:rsidR="00361685" w:rsidRDefault="00361685" w:rsidP="00B05AC4">
      <w:pPr>
        <w:spacing w:line="480" w:lineRule="auto"/>
        <w:contextualSpacing/>
        <w:rPr>
          <w:ins w:id="13" w:author="Nick Smith" w:date="2021-12-10T09:48:00Z"/>
          <w:rFonts w:eastAsia="Times New Roman"/>
          <w:color w:val="000000"/>
        </w:rPr>
      </w:pPr>
      <w:r w:rsidRPr="00771C52">
        <w:rPr>
          <w:rFonts w:eastAsia="Times New Roman"/>
          <w:color w:val="000000"/>
        </w:rPr>
        <w:tab/>
        <w:t>The latitude and longitude of each site were used to extract mean annual growing season temperature (</w:t>
      </w:r>
      <w:proofErr w:type="spellStart"/>
      <w:r w:rsidRPr="00771C52">
        <w:rPr>
          <w:rFonts w:eastAsia="Times New Roman"/>
          <w:i/>
          <w:iCs/>
          <w:color w:val="000000"/>
        </w:rPr>
        <w:t>T</w:t>
      </w:r>
      <w:r w:rsidRPr="00771C52">
        <w:rPr>
          <w:rFonts w:eastAsia="Times New Roman"/>
          <w:color w:val="000000"/>
          <w:vertAlign w:val="subscript"/>
        </w:rPr>
        <w:t>g</w:t>
      </w:r>
      <w:proofErr w:type="spellEnd"/>
      <w:r w:rsidRPr="00771C52">
        <w:rPr>
          <w:rFonts w:eastAsia="Times New Roman"/>
          <w:color w:val="000000"/>
        </w:rPr>
        <w:t xml:space="preserve">; °C) and incoming </w:t>
      </w:r>
      <w:r w:rsidR="007D6AFA">
        <w:rPr>
          <w:rFonts w:eastAsia="Times New Roman"/>
          <w:color w:val="000000"/>
        </w:rPr>
        <w:t>photosynthetically active radiation</w:t>
      </w:r>
      <w:r w:rsidR="007D6AFA" w:rsidRPr="00771C52">
        <w:rPr>
          <w:rFonts w:eastAsia="Times New Roman"/>
          <w:color w:val="000000"/>
        </w:rPr>
        <w:t xml:space="preserve"> </w:t>
      </w:r>
      <w:r w:rsidRPr="00771C52">
        <w:rPr>
          <w:rFonts w:eastAsia="Times New Roman"/>
          <w:color w:val="000000"/>
        </w:rPr>
        <w:t>(</w:t>
      </w:r>
      <w:r w:rsidRPr="00771C52">
        <w:rPr>
          <w:rFonts w:eastAsia="Times New Roman"/>
          <w:i/>
          <w:iCs/>
          <w:color w:val="000000"/>
        </w:rPr>
        <w:t>I</w:t>
      </w:r>
      <w:r w:rsidRPr="00771C52">
        <w:rPr>
          <w:rFonts w:eastAsia="Times New Roman"/>
          <w:color w:val="000000"/>
          <w:vertAlign w:val="subscript"/>
        </w:rPr>
        <w:t>g</w:t>
      </w:r>
      <w:ins w:id="14" w:author="Nick Smith" w:date="2021-12-10T09:44:00Z">
        <w:r w:rsidR="000E2B28">
          <w:rPr>
            <w:rFonts w:eastAsia="Times New Roman"/>
            <w:color w:val="000000"/>
            <w:vertAlign w:val="subscript"/>
          </w:rPr>
          <w:t>,0</w:t>
        </w:r>
      </w:ins>
      <w:r w:rsidRPr="00771C52">
        <w:rPr>
          <w:rFonts w:eastAsia="Times New Roman"/>
          <w:color w:val="000000"/>
        </w:rPr>
        <w:t>; µ</w:t>
      </w:r>
      <w:proofErr w:type="spellStart"/>
      <w:r w:rsidRPr="00771C52">
        <w:rPr>
          <w:rFonts w:eastAsia="Times New Roman"/>
          <w:color w:val="000000"/>
        </w:rPr>
        <w:t>mol</w:t>
      </w:r>
      <w:proofErr w:type="spellEnd"/>
      <w:r w:rsidRPr="00771C52">
        <w:rPr>
          <w:rFonts w:eastAsia="Times New Roman"/>
          <w:color w:val="000000"/>
        </w:rPr>
        <w:t xml:space="preserve">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xml:space="preserve">) for each site from monthly, 1901–2015, 0.5° resolution data provided by the Climatic Research Unit </w:t>
      </w:r>
      <w:r w:rsidRPr="00771C52">
        <w:rPr>
          <w:rFonts w:eastAsia="Times New Roman"/>
          <w:color w:val="000000"/>
        </w:rPr>
        <w:lastRenderedPageBreak/>
        <w:t>(CRU TS3.24.01)</w:t>
      </w:r>
      <w:r w:rsidR="003B0716">
        <w:rPr>
          <w:rFonts w:eastAsia="Times New Roman"/>
          <w:color w:val="000000"/>
        </w:rPr>
        <w:t xml:space="preserve"> </w:t>
      </w:r>
      <w:r w:rsidR="00FC770E">
        <w:rPr>
          <w:rFonts w:eastAsia="Times New Roman"/>
          <w:color w:val="000000"/>
        </w:rPr>
        <w:fldChar w:fldCharType="begin" w:fldLock="1"/>
      </w:r>
      <w:r w:rsidR="00FC770E">
        <w:rPr>
          <w:rFonts w:eastAsia="Times New Roman"/>
          <w:color w:val="000000"/>
        </w:rPr>
        <w:instrText>ADDIN CSL_CITATION {"citationItems":[{"id":"ITEM-1","itemData":{"DOI":"10.1002/joc.3711","ISSN":"1097-0088","abstract":"This paper describes the construction of an updated gridded climate dataset (referred to as CRU TS3.10) from monthly observations at meteorological stations across the world's land areas. Station anomalies (from 1961 to 1990 means) were interpolated into 0.5° latitude/longitude grid cells covering the global land surface (excluding Antarctica), and combined with an existing climatology to obtain absolute monthly values. The dataset includes six mostly independent climate variables (mean temperature, diurnal temperature range, precipitation, wet-day frequency, vapour pressure and cloud cover). Maximum and minimum temperatures have been arithmetically derived from these. Secondary variables (frost day frequency and potential evapotranspiration) have been estimated from the six primary variables using well-known formulae. Time series for hemispheric averages and 20 large sub-continental scale regions were calculated (for mean, maximum and minimum temperature and precipitation totals) and compared to a number of similar gridded products. The new dataset compares very favourably, with the major deviations mostly in regions and/or time periods with sparser observational data. CRU TS3.10 includes diagnostics associated with each interpolated value that indicates the number of stations used in the interpolation, allowing determination of the reliability of values in an objective way. This gridded product will be publicly available, including the input station series (http://www.cru.uea.ac.uk/ and http://badc.nerc.ac.uk/data/cru/). © 2013 Royal Meteorological Society ","author":[{"dropping-particle":"","family":"Harris","given":"I","non-dropping-particle":"","parse-names":false,"suffix":""},{"dropping-particle":"","family":"Jones","given":"P D","non-dropping-particle":"","parse-names":false,"suffix":""},{"dropping-particle":"","family":"Osborn","given":"T J","non-dropping-particle":"","parse-names":false,"suffix":""},{"dropping-particle":"","family":"Lister","given":"D H","non-dropping-particle":"","parse-names":false,"suffix":""}],"container-title":"International Journal of Climatology","id":"ITEM-1","issue":"3","issued":{"date-parts":[["2014","3","15"]]},"page":"623-642","publisher":"John Wiley &amp; Sons, Ltd","title":"Updated high-resolution grids of monthly climatic observations – the CRU TS3.10 Dataset","type":"article-journal","volume":"34"},"uris":["http://www.mendeley.com/documents/?uuid=1b01da37-2357-48b1-8e6f-26a94da82915"]}],"mendeley":{"formattedCitation":"(Harris &lt;i&gt;et al.&lt;/i&gt;, 2014)","plainTextFormattedCitation":"(Harris et al., 2014)","previouslyFormattedCitation":"(Harris &lt;i&gt;et al.&lt;/i&gt;, 2014)"},"properties":{"noteIndex":0},"schema":"https://github.com/citation-style-language/schema/raw/master/csl-citation.json"}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 xml:space="preserve">(Harris </w:t>
      </w:r>
      <w:r w:rsidR="00FC770E" w:rsidRPr="00FC770E">
        <w:rPr>
          <w:rFonts w:eastAsia="Times New Roman"/>
          <w:i/>
          <w:noProof/>
          <w:color w:val="000000"/>
        </w:rPr>
        <w:t>et al.</w:t>
      </w:r>
      <w:r w:rsidR="00FC770E" w:rsidRPr="00FC770E">
        <w:rPr>
          <w:rFonts w:eastAsia="Times New Roman"/>
          <w:noProof/>
          <w:color w:val="000000"/>
        </w:rPr>
        <w:t>, 2014)</w:t>
      </w:r>
      <w:r w:rsidR="00FC770E">
        <w:rPr>
          <w:rFonts w:eastAsia="Times New Roman"/>
          <w:color w:val="000000"/>
        </w:rPr>
        <w:fldChar w:fldCharType="end"/>
      </w:r>
      <w:r w:rsidRPr="00771C52">
        <w:rPr>
          <w:rFonts w:eastAsia="Times New Roman"/>
          <w:color w:val="000000"/>
        </w:rPr>
        <w:t xml:space="preserve">. Growing season was operationally defined as months with mean temperatures greater than 0°C. </w:t>
      </w:r>
      <w:ins w:id="15" w:author="Nick Smith" w:date="2021-12-10T09:46:00Z">
        <w:r w:rsidR="000E2B28">
          <w:rPr>
            <w:rFonts w:eastAsia="Times New Roman"/>
            <w:color w:val="000000"/>
          </w:rPr>
          <w:t xml:space="preserve">To account for the fact that </w:t>
        </w:r>
      </w:ins>
      <w:ins w:id="16" w:author="Nick Smith" w:date="2021-12-10T09:47:00Z">
        <w:r w:rsidR="000E2B28">
          <w:rPr>
            <w:rFonts w:eastAsia="Times New Roman"/>
            <w:color w:val="000000"/>
          </w:rPr>
          <w:t>i</w:t>
        </w:r>
      </w:ins>
      <w:ins w:id="17" w:author="Nick Smith" w:date="2021-12-10T09:44:00Z">
        <w:r w:rsidR="000E2B28">
          <w:rPr>
            <w:rFonts w:eastAsia="Times New Roman"/>
            <w:color w:val="000000"/>
          </w:rPr>
          <w:t>ncoming photosynthetically active radiation</w:t>
        </w:r>
      </w:ins>
      <w:ins w:id="18" w:author="Nick Smith" w:date="2021-12-10T09:47:00Z">
        <w:r w:rsidR="000E2B28">
          <w:rPr>
            <w:rFonts w:eastAsia="Times New Roman"/>
            <w:color w:val="000000"/>
          </w:rPr>
          <w:t xml:space="preserve"> </w:t>
        </w:r>
        <w:r w:rsidR="00E43AA7">
          <w:rPr>
            <w:rFonts w:eastAsia="Times New Roman"/>
            <w:color w:val="000000"/>
          </w:rPr>
          <w:t xml:space="preserve">experienced by a given plant may vary based on the density of vegetation around it, the </w:t>
        </w:r>
        <w:r w:rsidR="00E43AA7">
          <w:rPr>
            <w:rFonts w:eastAsia="Times New Roman"/>
            <w:i/>
            <w:color w:val="000000"/>
          </w:rPr>
          <w:t>I</w:t>
        </w:r>
        <w:r w:rsidR="00E43AA7">
          <w:rPr>
            <w:rFonts w:eastAsia="Times New Roman"/>
            <w:color w:val="000000"/>
            <w:vertAlign w:val="subscript"/>
          </w:rPr>
          <w:t>g,0</w:t>
        </w:r>
      </w:ins>
      <w:ins w:id="19" w:author="Nick Smith" w:date="2021-12-10T09:44:00Z">
        <w:r w:rsidR="000E2B28">
          <w:rPr>
            <w:rFonts w:eastAsia="Times New Roman"/>
            <w:color w:val="000000"/>
          </w:rPr>
          <w:t xml:space="preserve"> </w:t>
        </w:r>
      </w:ins>
      <w:ins w:id="20" w:author="Nick Smith" w:date="2021-12-10T09:46:00Z">
        <w:r w:rsidR="000E2B28">
          <w:rPr>
            <w:rFonts w:eastAsia="Times New Roman"/>
            <w:color w:val="000000"/>
          </w:rPr>
          <w:t>per-unit-leaf area</w:t>
        </w:r>
      </w:ins>
      <w:ins w:id="21" w:author="Nick Smith" w:date="2021-12-10T09:49:00Z">
        <w:r w:rsidR="000E55C7">
          <w:rPr>
            <w:rFonts w:eastAsia="Times New Roman"/>
            <w:color w:val="000000"/>
          </w:rPr>
          <w:t xml:space="preserve"> (</w:t>
        </w:r>
        <w:r w:rsidR="000E55C7">
          <w:rPr>
            <w:rFonts w:eastAsia="Times New Roman"/>
            <w:i/>
            <w:color w:val="000000"/>
          </w:rPr>
          <w:t>I</w:t>
        </w:r>
        <w:r w:rsidR="000E55C7">
          <w:rPr>
            <w:rFonts w:eastAsia="Times New Roman"/>
            <w:color w:val="000000"/>
            <w:vertAlign w:val="subscript"/>
          </w:rPr>
          <w:t>g</w:t>
        </w:r>
        <w:r w:rsidR="000E55C7">
          <w:rPr>
            <w:rFonts w:eastAsia="Times New Roman"/>
            <w:color w:val="000000"/>
          </w:rPr>
          <w:t>)</w:t>
        </w:r>
      </w:ins>
      <w:ins w:id="22" w:author="Nick Smith" w:date="2021-12-10T09:48:00Z">
        <w:r w:rsidR="00E43AA7">
          <w:rPr>
            <w:rFonts w:eastAsia="Times New Roman"/>
            <w:color w:val="000000"/>
          </w:rPr>
          <w:t xml:space="preserve"> was calculated as in Dong et al. </w:t>
        </w:r>
        <w:r w:rsidR="000E55C7">
          <w:rPr>
            <w:rFonts w:eastAsia="Times New Roman"/>
            <w:color w:val="000000"/>
          </w:rPr>
          <w:fldChar w:fldCharType="begin" w:fldLock="1"/>
        </w:r>
        <w:r w:rsidR="000E55C7">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2017)"},"properties":{"noteIndex":0},"schema":"https://github.com/citation-style-language/schema/raw/master/csl-citation.json"}</w:instrText>
        </w:r>
      </w:ins>
      <w:del w:id="23" w:author="Nick Smith" w:date="2021-12-10T09:48:00Z">
        <w:r w:rsidR="000E55C7" w:rsidDel="000E55C7">
          <w:rPr>
            <w:rFonts w:eastAsia="Times New Roman"/>
            <w:color w:val="000000"/>
          </w:rPr>
          <w:del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2017)"},"properties":{"noteIndex":0},"schema":"https://github.com/citation-style-language/schema/raw/master/csl-citation.json"}</w:delInstrText>
        </w:r>
      </w:del>
      <w:r w:rsidR="000E55C7">
        <w:rPr>
          <w:rFonts w:eastAsia="Times New Roman"/>
          <w:color w:val="000000"/>
        </w:rPr>
        <w:fldChar w:fldCharType="separate"/>
      </w:r>
      <w:r w:rsidR="000E55C7" w:rsidRPr="000E55C7">
        <w:rPr>
          <w:rFonts w:eastAsia="Times New Roman"/>
          <w:noProof/>
          <w:color w:val="000000"/>
        </w:rPr>
        <w:t>(</w:t>
      </w:r>
      <w:del w:id="24" w:author="Nick Smith" w:date="2021-12-10T09:48:00Z">
        <w:r w:rsidR="000E55C7" w:rsidRPr="000E55C7" w:rsidDel="000E55C7">
          <w:rPr>
            <w:rFonts w:eastAsia="Times New Roman"/>
            <w:noProof/>
            <w:color w:val="000000"/>
          </w:rPr>
          <w:delText xml:space="preserve">Dong </w:delText>
        </w:r>
        <w:r w:rsidR="000E55C7" w:rsidRPr="000E55C7" w:rsidDel="000E55C7">
          <w:rPr>
            <w:rFonts w:eastAsia="Times New Roman"/>
            <w:i/>
            <w:noProof/>
            <w:color w:val="000000"/>
          </w:rPr>
          <w:delText>et al.</w:delText>
        </w:r>
        <w:r w:rsidR="000E55C7" w:rsidRPr="000E55C7" w:rsidDel="000E55C7">
          <w:rPr>
            <w:rFonts w:eastAsia="Times New Roman"/>
            <w:noProof/>
            <w:color w:val="000000"/>
          </w:rPr>
          <w:delText xml:space="preserve">, </w:delText>
        </w:r>
      </w:del>
      <w:r w:rsidR="000E55C7" w:rsidRPr="000E55C7">
        <w:rPr>
          <w:rFonts w:eastAsia="Times New Roman"/>
          <w:noProof/>
          <w:color w:val="000000"/>
        </w:rPr>
        <w:t>2017)</w:t>
      </w:r>
      <w:ins w:id="25" w:author="Nick Smith" w:date="2021-12-10T09:48:00Z">
        <w:r w:rsidR="000E55C7">
          <w:rPr>
            <w:rFonts w:eastAsia="Times New Roman"/>
            <w:color w:val="000000"/>
          </w:rPr>
          <w:fldChar w:fldCharType="end"/>
        </w:r>
        <w:r w:rsidR="000E55C7">
          <w:rPr>
            <w:rFonts w:eastAsia="Times New Roman"/>
            <w:color w:val="000000"/>
          </w:rPr>
          <w:t>:</w:t>
        </w:r>
      </w:ins>
    </w:p>
    <w:p w14:paraId="415E5DD5" w14:textId="14886288" w:rsidR="000E55C7" w:rsidRDefault="000E55C7" w:rsidP="00B05AC4">
      <w:pPr>
        <w:spacing w:line="480" w:lineRule="auto"/>
        <w:contextualSpacing/>
        <w:rPr>
          <w:ins w:id="26" w:author="Nick Smith" w:date="2021-12-10T09:51:00Z"/>
          <w:rFonts w:eastAsia="Times New Roman"/>
        </w:rPr>
      </w:pPr>
      <w:ins w:id="27" w:author="Nick Smith" w:date="2021-12-10T09:49:00Z">
        <w:r>
          <w:rPr>
            <w:rFonts w:eastAsia="Times New Roman"/>
            <w:i/>
          </w:rPr>
          <w:t>I</w:t>
        </w:r>
        <w:r>
          <w:rPr>
            <w:rFonts w:eastAsia="Times New Roman"/>
            <w:vertAlign w:val="subscript"/>
          </w:rPr>
          <w:t>g</w:t>
        </w:r>
        <w:r>
          <w:rPr>
            <w:rFonts w:eastAsia="Times New Roman"/>
          </w:rPr>
          <w:t xml:space="preserve"> = </w:t>
        </w:r>
        <w:r>
          <w:rPr>
            <w:rFonts w:eastAsia="Times New Roman"/>
            <w:i/>
          </w:rPr>
          <w:t>I</w:t>
        </w:r>
        <w:r>
          <w:rPr>
            <w:rFonts w:eastAsia="Times New Roman"/>
            <w:vertAlign w:val="subscript"/>
          </w:rPr>
          <w:t>g,0</w:t>
        </w:r>
        <w:r>
          <w:rPr>
            <w:rFonts w:eastAsia="Times New Roman"/>
          </w:rPr>
          <w:t>(</w:t>
        </w:r>
      </w:ins>
      <w:ins w:id="28" w:author="Nick Smith" w:date="2021-12-10T09:50:00Z">
        <w:r>
          <w:rPr>
            <w:rFonts w:eastAsia="Times New Roman"/>
          </w:rPr>
          <w:t>1-e</w:t>
        </w:r>
        <w:r>
          <w:rPr>
            <w:rFonts w:eastAsia="Times New Roman"/>
            <w:vertAlign w:val="superscript"/>
          </w:rPr>
          <w:t>-kL</w:t>
        </w:r>
        <w:r>
          <w:rPr>
            <w:rFonts w:eastAsia="Times New Roman"/>
          </w:rPr>
          <w:t xml:space="preserve">)/L </w:t>
        </w:r>
      </w:ins>
      <w:ins w:id="29" w:author="Nick Smith" w:date="2021-12-10T09:51:00Z">
        <w:r>
          <w:rPr>
            <w:rFonts w:eastAsia="Times New Roman"/>
          </w:rPr>
          <w:t xml:space="preserve">                                                                                                                        </w:t>
        </w:r>
        <w:proofErr w:type="gramStart"/>
        <w:r>
          <w:rPr>
            <w:rFonts w:eastAsia="Times New Roman"/>
          </w:rPr>
          <w:t xml:space="preserve">   </w:t>
        </w:r>
      </w:ins>
      <w:ins w:id="30" w:author="Nick Smith" w:date="2021-12-10T09:50:00Z">
        <w:r>
          <w:rPr>
            <w:rFonts w:eastAsia="Times New Roman"/>
          </w:rPr>
          <w:t>(</w:t>
        </w:r>
        <w:proofErr w:type="gramEnd"/>
        <w:r>
          <w:rPr>
            <w:rFonts w:eastAsia="Times New Roman"/>
          </w:rPr>
          <w:t>6)</w:t>
        </w:r>
      </w:ins>
    </w:p>
    <w:p w14:paraId="4F38AEE2" w14:textId="1778FFAC" w:rsidR="000E55C7" w:rsidRDefault="000E55C7" w:rsidP="00B05AC4">
      <w:pPr>
        <w:spacing w:line="480" w:lineRule="auto"/>
        <w:contextualSpacing/>
        <w:rPr>
          <w:ins w:id="31" w:author="Nick Smith" w:date="2021-12-10T09:53:00Z"/>
          <w:rFonts w:eastAsia="Times New Roman"/>
        </w:rPr>
      </w:pPr>
      <w:ins w:id="32" w:author="Nick Smith" w:date="2021-12-10T09:51:00Z">
        <w:r>
          <w:rPr>
            <w:rFonts w:eastAsia="Times New Roman"/>
          </w:rPr>
          <w:t>where k is the light extinction coefficient (0.5) and L is the leaf area index, calc</w:t>
        </w:r>
      </w:ins>
      <w:ins w:id="33" w:author="Nick Smith" w:date="2021-12-10T09:52:00Z">
        <w:r>
          <w:rPr>
            <w:rFonts w:eastAsia="Times New Roman"/>
          </w:rPr>
          <w:t>ulated from above (</w:t>
        </w:r>
        <w:proofErr w:type="spellStart"/>
        <w:r>
          <w:rPr>
            <w:rFonts w:eastAsia="Times New Roman"/>
            <w:i/>
          </w:rPr>
          <w:t>I</w:t>
        </w:r>
        <w:r>
          <w:rPr>
            <w:rFonts w:eastAsia="Times New Roman"/>
            <w:vertAlign w:val="subscript"/>
          </w:rPr>
          <w:t>above</w:t>
        </w:r>
        <w:proofErr w:type="spellEnd"/>
        <w:r>
          <w:rPr>
            <w:rFonts w:eastAsia="Times New Roman"/>
          </w:rPr>
          <w:t>) and below (</w:t>
        </w:r>
        <w:proofErr w:type="spellStart"/>
        <w:r>
          <w:rPr>
            <w:rFonts w:eastAsia="Times New Roman"/>
            <w:i/>
          </w:rPr>
          <w:t>I</w:t>
        </w:r>
        <w:r>
          <w:rPr>
            <w:rFonts w:eastAsia="Times New Roman"/>
            <w:vertAlign w:val="subscript"/>
          </w:rPr>
          <w:t>below</w:t>
        </w:r>
      </w:ins>
      <w:proofErr w:type="spellEnd"/>
      <w:ins w:id="34" w:author="Nick Smith" w:date="2021-12-10T09:53:00Z">
        <w:r>
          <w:rPr>
            <w:rFonts w:eastAsia="Times New Roman"/>
          </w:rPr>
          <w:t>)</w:t>
        </w:r>
      </w:ins>
      <w:ins w:id="35" w:author="Nick Smith" w:date="2021-12-10T09:52:00Z">
        <w:r>
          <w:rPr>
            <w:rFonts w:eastAsia="Times New Roman"/>
          </w:rPr>
          <w:t xml:space="preserve"> canopy photosynthetically active radiation </w:t>
        </w:r>
      </w:ins>
      <w:ins w:id="36" w:author="Nick Smith" w:date="2021-12-10T09:53:00Z">
        <w:r>
          <w:rPr>
            <w:rFonts w:eastAsia="Times New Roman"/>
          </w:rPr>
          <w:t>measurements in each plot at each site:</w:t>
        </w:r>
      </w:ins>
    </w:p>
    <w:p w14:paraId="17F526EE" w14:textId="6115818B" w:rsidR="000E55C7" w:rsidRPr="000E55C7" w:rsidRDefault="000E55C7" w:rsidP="00B05AC4">
      <w:pPr>
        <w:spacing w:line="480" w:lineRule="auto"/>
        <w:contextualSpacing/>
        <w:rPr>
          <w:rFonts w:eastAsia="Times New Roman"/>
        </w:rPr>
      </w:pPr>
      <w:ins w:id="37" w:author="Nick Smith" w:date="2021-12-10T09:53:00Z">
        <w:r>
          <w:rPr>
            <w:rFonts w:eastAsia="Times New Roman"/>
          </w:rPr>
          <w:t>L = -</w:t>
        </w:r>
        <w:proofErr w:type="gramStart"/>
        <w:r>
          <w:rPr>
            <w:rFonts w:eastAsia="Times New Roman"/>
          </w:rPr>
          <w:t>log(</w:t>
        </w:r>
        <w:proofErr w:type="spellStart"/>
        <w:proofErr w:type="gramEnd"/>
        <w:r>
          <w:rPr>
            <w:rFonts w:eastAsia="Times New Roman"/>
            <w:i/>
          </w:rPr>
          <w:t>I</w:t>
        </w:r>
        <w:r>
          <w:rPr>
            <w:rFonts w:eastAsia="Times New Roman"/>
            <w:vertAlign w:val="subscript"/>
          </w:rPr>
          <w:t>below</w:t>
        </w:r>
        <w:proofErr w:type="spellEnd"/>
        <w:r>
          <w:rPr>
            <w:rFonts w:eastAsia="Times New Roman"/>
          </w:rPr>
          <w:t>/</w:t>
        </w:r>
        <w:proofErr w:type="spellStart"/>
        <w:r>
          <w:rPr>
            <w:rFonts w:eastAsia="Times New Roman"/>
            <w:i/>
          </w:rPr>
          <w:t>I</w:t>
        </w:r>
        <w:r>
          <w:rPr>
            <w:rFonts w:eastAsia="Times New Roman"/>
            <w:vertAlign w:val="subscript"/>
          </w:rPr>
          <w:t>above</w:t>
        </w:r>
      </w:ins>
      <w:proofErr w:type="spellEnd"/>
      <w:ins w:id="38" w:author="Nick Smith" w:date="2021-12-10T09:54:00Z">
        <w:r>
          <w:rPr>
            <w:rFonts w:eastAsia="Times New Roman"/>
          </w:rPr>
          <w:t>)/0.86                                                                                                              (7)</w:t>
        </w:r>
      </w:ins>
    </w:p>
    <w:p w14:paraId="7D260EED" w14:textId="77777777" w:rsidR="00361685" w:rsidRPr="00771C52" w:rsidRDefault="00361685" w:rsidP="00B05AC4">
      <w:pPr>
        <w:spacing w:line="480" w:lineRule="auto"/>
        <w:contextualSpacing/>
        <w:rPr>
          <w:rFonts w:eastAsia="Times New Roman"/>
        </w:rPr>
      </w:pPr>
    </w:p>
    <w:p w14:paraId="3817858C" w14:textId="77777777" w:rsidR="00361685" w:rsidRPr="00771C52" w:rsidRDefault="00361685" w:rsidP="00B05AC4">
      <w:pPr>
        <w:spacing w:line="480" w:lineRule="auto"/>
        <w:contextualSpacing/>
        <w:rPr>
          <w:rFonts w:eastAsia="Times New Roman"/>
        </w:rPr>
      </w:pPr>
      <w:r w:rsidRPr="00771C52">
        <w:rPr>
          <w:rFonts w:eastAsia="Times New Roman"/>
          <w:i/>
          <w:iCs/>
          <w:color w:val="000000"/>
        </w:rPr>
        <w:t>Analyses</w:t>
      </w:r>
    </w:p>
    <w:p w14:paraId="796B119D" w14:textId="3B54BEE7" w:rsidR="00361685" w:rsidRPr="00771C52" w:rsidRDefault="00361685" w:rsidP="00B05AC4">
      <w:pPr>
        <w:spacing w:line="480" w:lineRule="auto"/>
        <w:contextualSpacing/>
        <w:rPr>
          <w:rFonts w:eastAsia="Times New Roman"/>
        </w:rPr>
      </w:pPr>
      <w:r w:rsidRPr="00771C52">
        <w:rPr>
          <w:rFonts w:eastAsia="Times New Roman"/>
          <w:color w:val="000000"/>
        </w:rPr>
        <w:tab/>
        <w:t xml:space="preserve">To assess the drivers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their relative importance</w:t>
      </w:r>
      <w:r w:rsidR="00E26FD9">
        <w:rPr>
          <w:rFonts w:eastAsia="Times New Roman"/>
          <w:color w:val="000000"/>
        </w:rPr>
        <w:t xml:space="preserve"> (Aim 1)</w:t>
      </w:r>
      <w:r w:rsidRPr="00771C52">
        <w:rPr>
          <w:rFonts w:eastAsia="Times New Roman"/>
          <w:color w:val="000000"/>
        </w:rPr>
        <w:t xml:space="preserve">, we followed an analysis protocol similar to that described by Dong </w:t>
      </w:r>
      <w:r w:rsidRPr="00B05AC4">
        <w:rPr>
          <w:rFonts w:eastAsia="Times New Roman"/>
          <w:i/>
          <w:color w:val="000000"/>
        </w:rPr>
        <w:t>et al.</w:t>
      </w:r>
      <w:r w:rsidR="00FC770E">
        <w:rPr>
          <w:rFonts w:eastAsia="Times New Roman"/>
          <w:color w:val="000000"/>
        </w:rPr>
        <w:t xml:space="preserve"> </w:t>
      </w:r>
      <w:r w:rsidR="00FC770E">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r w:rsidRPr="00771C52">
        <w:rPr>
          <w:rFonts w:eastAsia="Times New Roman"/>
          <w:color w:val="000000"/>
        </w:rPr>
        <w:t xml:space="preserve">. First, we fit a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 and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climate (</w:t>
      </w:r>
      <w:proofErr w:type="spellStart"/>
      <w:r w:rsidRPr="00771C52">
        <w:rPr>
          <w:rFonts w:eastAsia="Times New Roman"/>
          <w:i/>
          <w:iCs/>
          <w:color w:val="000000"/>
        </w:rPr>
        <w:t>T</w:t>
      </w:r>
      <w:r w:rsidRPr="00771C52">
        <w:rPr>
          <w:rFonts w:eastAsia="Times New Roman"/>
          <w:color w:val="000000"/>
          <w:vertAlign w:val="subscript"/>
        </w:rPr>
        <w:t>g</w:t>
      </w:r>
      <w:proofErr w:type="spellEnd"/>
      <w:r w:rsidRPr="00771C52">
        <w:rPr>
          <w:rFonts w:eastAsia="Times New Roman"/>
          <w:color w:val="000000"/>
        </w:rPr>
        <w:t xml:space="preserve"> and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w:t>
      </w:r>
      <w:r w:rsidR="00CA64B3">
        <w:rPr>
          <w:rFonts w:eastAsia="Times New Roman"/>
          <w:color w:val="000000"/>
        </w:rPr>
        <w:t xml:space="preserve"> leaf traits (</w:t>
      </w:r>
      <w:r w:rsidR="00CA64B3">
        <w:rPr>
          <w:rFonts w:eastAsia="Times New Roman"/>
          <w:color w:val="000000"/>
          <w:lang w:val="el-GR"/>
        </w:rPr>
        <w:t>χ</w:t>
      </w:r>
      <w:r w:rsidR="00CA64B3">
        <w:rPr>
          <w:rFonts w:eastAsia="Times New Roman"/>
          <w:color w:val="000000"/>
        </w:rPr>
        <w:t xml:space="preserve"> and</w:t>
      </w:r>
      <w:r w:rsidRPr="00771C52">
        <w:rPr>
          <w:rFonts w:eastAsia="Times New Roman"/>
          <w:color w:val="000000"/>
        </w:rPr>
        <w:t xml:space="preserve">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00CA64B3">
        <w:rPr>
          <w:rFonts w:eastAsia="Times New Roman"/>
          <w:color w:val="000000"/>
        </w:rPr>
        <w:t>)</w:t>
      </w:r>
      <w:r w:rsidRPr="00771C52">
        <w:rPr>
          <w:rFonts w:eastAsia="Times New Roman"/>
          <w:color w:val="000000"/>
        </w:rPr>
        <w:t xml:space="preserve">, and species characteristics (photosynthetic pathway and whether the plant has the known capacity to biologically fix nitrogen) as fixed effects. Soil treatment and species characteristics were categorical fixed effects and climate and leaf traits were continuous fixed effects in the model. Species identity, species identity by site, and species identity by site by block were included as categorical random intercept terms.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vertAlign w:val="subscript"/>
        </w:rPr>
        <w:t xml:space="preserve"> </w:t>
      </w:r>
      <w:r w:rsidRPr="00771C52">
        <w:rPr>
          <w:rFonts w:eastAsia="Times New Roman"/>
          <w:color w:val="000000"/>
        </w:rPr>
        <w:t xml:space="preserve">was natural log transformed to meet normality assumptions. Predictors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 xml:space="preserve">, and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were also natural log transformed</w:t>
      </w:r>
      <w:r w:rsidR="00C93A3A">
        <w:rPr>
          <w:rFonts w:eastAsia="Times New Roman"/>
          <w:color w:val="000000"/>
        </w:rPr>
        <w:t xml:space="preserve">, following Dong </w:t>
      </w:r>
      <w:r w:rsidR="00C93A3A" w:rsidRPr="00B05AC4">
        <w:rPr>
          <w:rFonts w:eastAsia="Times New Roman"/>
          <w:i/>
          <w:color w:val="000000"/>
        </w:rPr>
        <w:t>et al.</w:t>
      </w:r>
      <w:r w:rsidR="00C93A3A" w:rsidRPr="00771C52">
        <w:rPr>
          <w:rFonts w:eastAsia="Times New Roman"/>
          <w:color w:val="000000"/>
        </w:rPr>
        <w:t xml:space="preserve"> </w:t>
      </w:r>
      <w:r w:rsidR="00C93A3A">
        <w:rPr>
          <w:rFonts w:eastAsia="Times New Roman"/>
          <w:color w:val="000000"/>
        </w:rPr>
        <w:fldChar w:fldCharType="begin" w:fldLock="1"/>
      </w:r>
      <w:r w:rsidR="00C93A3A">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C93A3A">
        <w:rPr>
          <w:rFonts w:eastAsia="Times New Roman"/>
          <w:color w:val="000000"/>
        </w:rPr>
        <w:fldChar w:fldCharType="separate"/>
      </w:r>
      <w:r w:rsidR="00C93A3A" w:rsidRPr="00FC770E">
        <w:rPr>
          <w:rFonts w:eastAsia="Times New Roman"/>
          <w:noProof/>
          <w:color w:val="000000"/>
        </w:rPr>
        <w:t>(2017)</w:t>
      </w:r>
      <w:r w:rsidR="00C93A3A">
        <w:rPr>
          <w:rFonts w:eastAsia="Times New Roman"/>
          <w:color w:val="000000"/>
        </w:rPr>
        <w:fldChar w:fldCharType="end"/>
      </w:r>
      <w:r w:rsidRPr="00771C52">
        <w:rPr>
          <w:rFonts w:eastAsia="Times New Roman"/>
          <w:color w:val="000000"/>
        </w:rPr>
        <w:t>.</w:t>
      </w:r>
    </w:p>
    <w:p w14:paraId="1B8FB85C" w14:textId="62DAC17E" w:rsidR="00361685" w:rsidRPr="00771C52" w:rsidRDefault="00361685" w:rsidP="00B05AC4">
      <w:pPr>
        <w:spacing w:line="480" w:lineRule="auto"/>
        <w:contextualSpacing/>
        <w:rPr>
          <w:rFonts w:eastAsia="Times New Roman"/>
        </w:rPr>
      </w:pPr>
      <w:r w:rsidRPr="00771C52">
        <w:rPr>
          <w:rFonts w:eastAsia="Times New Roman"/>
          <w:color w:val="000000"/>
        </w:rPr>
        <w:lastRenderedPageBreak/>
        <w:tab/>
        <w:t xml:space="preserve">We also analyzed the drivers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from a more predictive perspective</w:t>
      </w:r>
      <w:r w:rsidR="00C93A3A">
        <w:rPr>
          <w:rFonts w:eastAsia="Times New Roman"/>
          <w:color w:val="000000"/>
        </w:rPr>
        <w:t xml:space="preserve"> (Aim 2)</w:t>
      </w:r>
      <w:r w:rsidRPr="00771C52">
        <w:rPr>
          <w:rFonts w:eastAsia="Times New Roman"/>
          <w:color w:val="000000"/>
        </w:rPr>
        <w:t xml:space="preserve">, again following the approach by Dong </w:t>
      </w:r>
      <w:r w:rsidRPr="00B05AC4">
        <w:rPr>
          <w:rFonts w:eastAsia="Times New Roman"/>
          <w:i/>
          <w:color w:val="000000"/>
        </w:rPr>
        <w:t>et al.</w:t>
      </w:r>
      <w:r w:rsidRPr="00771C52">
        <w:rPr>
          <w:rFonts w:eastAsia="Times New Roman"/>
          <w:color w:val="000000"/>
        </w:rPr>
        <w:t xml:space="preserve"> </w:t>
      </w:r>
      <w:r w:rsidR="00FC770E">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r w:rsidRPr="00771C52">
        <w:rPr>
          <w:rFonts w:eastAsia="Times New Roman"/>
          <w:color w:val="000000"/>
        </w:rPr>
        <w:t>. To do this, we first calculated a prediction of the nitrogen used for photosynthesis</w:t>
      </w:r>
      <w:r w:rsidR="00710F28">
        <w:rPr>
          <w:rFonts w:eastAsia="Times New Roman"/>
          <w:color w:val="000000"/>
        </w:rPr>
        <w:t xml:space="preserve"> at the leaf level</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w:t>
      </w:r>
      <w:r w:rsidR="00743A75">
        <w:rPr>
          <w:rFonts w:eastAsia="Times New Roman"/>
          <w:color w:val="000000"/>
        </w:rPr>
        <w:t xml:space="preserve"> </w:t>
      </w:r>
      <w:r w:rsidRPr="00771C52">
        <w:rPr>
          <w:rFonts w:eastAsia="Times New Roman"/>
          <w:color w:val="000000"/>
        </w:rPr>
        <w: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60DD63EA" w14:textId="77777777" w:rsidTr="00493741">
        <w:tc>
          <w:tcPr>
            <w:tcW w:w="4675" w:type="dxa"/>
          </w:tcPr>
          <w:p w14:paraId="3B50F0CF" w14:textId="2FA372FE" w:rsidR="00F476C2" w:rsidRPr="00771C52" w:rsidRDefault="00F476C2"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vertAlign w:val="subscript"/>
              </w:rPr>
              <w:t xml:space="preserve"> </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p>
        </w:tc>
        <w:tc>
          <w:tcPr>
            <w:tcW w:w="4675" w:type="dxa"/>
          </w:tcPr>
          <w:p w14:paraId="2B330F44" w14:textId="2F00AE82" w:rsidR="00F476C2" w:rsidRPr="00771C52" w:rsidRDefault="00F476C2" w:rsidP="00B05AC4">
            <w:pPr>
              <w:spacing w:line="480" w:lineRule="auto"/>
              <w:contextualSpacing/>
              <w:jc w:val="right"/>
              <w:rPr>
                <w:rFonts w:eastAsia="Times New Roman"/>
                <w:color w:val="000000"/>
              </w:rPr>
            </w:pPr>
            <w:r w:rsidRPr="00771C52">
              <w:rPr>
                <w:rFonts w:eastAsia="Times New Roman"/>
                <w:color w:val="000000"/>
              </w:rPr>
              <w:t>(</w:t>
            </w:r>
            <w:del w:id="39" w:author="Nick Smith" w:date="2021-12-10T09:50:00Z">
              <w:r w:rsidR="008A5EC2" w:rsidDel="000E55C7">
                <w:rPr>
                  <w:rFonts w:eastAsia="Times New Roman"/>
                  <w:color w:val="000000"/>
                </w:rPr>
                <w:delText>6</w:delText>
              </w:r>
            </w:del>
            <w:ins w:id="40" w:author="Nick Smith" w:date="2021-12-10T09:54:00Z">
              <w:r w:rsidR="000E55C7">
                <w:rPr>
                  <w:rFonts w:eastAsia="Times New Roman"/>
                  <w:color w:val="000000"/>
                </w:rPr>
                <w:t>8</w:t>
              </w:r>
            </w:ins>
            <w:r w:rsidRPr="00771C52">
              <w:rPr>
                <w:rFonts w:eastAsia="Times New Roman"/>
                <w:color w:val="000000"/>
              </w:rPr>
              <w:t>)</w:t>
            </w:r>
          </w:p>
        </w:tc>
      </w:tr>
    </w:tbl>
    <w:p w14:paraId="6D63997E" w14:textId="77777777" w:rsidR="00361685" w:rsidRPr="00771C52" w:rsidRDefault="00361685" w:rsidP="00B05AC4">
      <w:pPr>
        <w:spacing w:line="480" w:lineRule="auto"/>
        <w:contextualSpacing/>
        <w:rPr>
          <w:rFonts w:eastAsia="Times New Roman"/>
        </w:rPr>
      </w:pPr>
      <w:r w:rsidRPr="00771C52">
        <w:rPr>
          <w:rFonts w:eastAsia="Times New Roman"/>
          <w:color w:val="000000"/>
        </w:rPr>
        <w:t>for C</w:t>
      </w:r>
      <w:r w:rsidRPr="00771C52">
        <w:rPr>
          <w:rFonts w:eastAsia="Times New Roman"/>
          <w:color w:val="000000"/>
          <w:vertAlign w:val="subscript"/>
        </w:rPr>
        <w:t xml:space="preserve">3 </w:t>
      </w:r>
      <w:r w:rsidRPr="00771C52">
        <w:rPr>
          <w:rFonts w:eastAsia="Times New Roman"/>
          <w:color w:val="000000"/>
        </w:rPr>
        <w:t>plants 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5A3321F8" w14:textId="77777777" w:rsidTr="00493741">
        <w:tc>
          <w:tcPr>
            <w:tcW w:w="4675" w:type="dxa"/>
          </w:tcPr>
          <w:p w14:paraId="284EFB66" w14:textId="5F84256B" w:rsidR="00F476C2" w:rsidRPr="00771C52" w:rsidRDefault="00F476C2"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vertAlign w:val="subscript"/>
              </w:rPr>
              <w:t xml:space="preserve"> </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Pr="00771C52">
              <w:rPr>
                <w:rFonts w:eastAsia="Times New Roman"/>
                <w:color w:val="000000"/>
              </w:rPr>
              <w:t xml:space="preserve"> + </w:t>
            </w:r>
            <w:r w:rsidRPr="00771C52">
              <w:rPr>
                <w:rFonts w:eastAsia="Times New Roman"/>
                <w:i/>
                <w:iCs/>
                <w:color w:val="000000"/>
              </w:rPr>
              <w:t>N</w:t>
            </w:r>
            <w:r w:rsidRPr="00771C52">
              <w:rPr>
                <w:rFonts w:eastAsia="Times New Roman"/>
                <w:color w:val="000000"/>
                <w:vertAlign w:val="subscript"/>
              </w:rPr>
              <w:t>PEP</w:t>
            </w:r>
          </w:p>
        </w:tc>
        <w:tc>
          <w:tcPr>
            <w:tcW w:w="4675" w:type="dxa"/>
          </w:tcPr>
          <w:p w14:paraId="790F4767" w14:textId="31B3AB6C" w:rsidR="00F476C2" w:rsidRPr="00771C52" w:rsidRDefault="00F476C2" w:rsidP="00B05AC4">
            <w:pPr>
              <w:spacing w:line="480" w:lineRule="auto"/>
              <w:contextualSpacing/>
              <w:jc w:val="right"/>
              <w:rPr>
                <w:rFonts w:eastAsia="Times New Roman"/>
                <w:color w:val="000000"/>
              </w:rPr>
            </w:pPr>
            <w:r w:rsidRPr="00771C52">
              <w:rPr>
                <w:rFonts w:eastAsia="Times New Roman"/>
                <w:color w:val="000000"/>
              </w:rPr>
              <w:t>(</w:t>
            </w:r>
            <w:del w:id="41" w:author="Nick Smith" w:date="2021-12-10T09:50:00Z">
              <w:r w:rsidR="008A5EC2" w:rsidDel="000E55C7">
                <w:rPr>
                  <w:rFonts w:eastAsia="Times New Roman"/>
                  <w:color w:val="000000"/>
                </w:rPr>
                <w:delText>7</w:delText>
              </w:r>
            </w:del>
            <w:ins w:id="42" w:author="Nick Smith" w:date="2021-12-10T09:54:00Z">
              <w:r w:rsidR="000E55C7">
                <w:rPr>
                  <w:rFonts w:eastAsia="Times New Roman"/>
                  <w:color w:val="000000"/>
                </w:rPr>
                <w:t>9</w:t>
              </w:r>
            </w:ins>
            <w:r w:rsidRPr="00771C52">
              <w:rPr>
                <w:rFonts w:eastAsia="Times New Roman"/>
                <w:color w:val="000000"/>
              </w:rPr>
              <w:t>)</w:t>
            </w:r>
          </w:p>
        </w:tc>
      </w:tr>
    </w:tbl>
    <w:p w14:paraId="4377A504" w14:textId="500A9224" w:rsidR="00361685" w:rsidRPr="00550B10" w:rsidRDefault="00361685" w:rsidP="00B05AC4">
      <w:pPr>
        <w:spacing w:line="480" w:lineRule="auto"/>
        <w:contextualSpacing/>
        <w:rPr>
          <w:rFonts w:eastAsia="Times New Roman"/>
          <w:lang w:val="es-ES"/>
        </w:rPr>
      </w:pPr>
      <w:r w:rsidRPr="00771C52">
        <w:rPr>
          <w:rFonts w:eastAsia="Times New Roman"/>
          <w:color w:val="000000"/>
        </w:rPr>
        <w:t>for C</w:t>
      </w:r>
      <w:r w:rsidRPr="00771C52">
        <w:rPr>
          <w:rFonts w:eastAsia="Times New Roman"/>
          <w:color w:val="000000"/>
          <w:vertAlign w:val="subscript"/>
        </w:rPr>
        <w:t>4</w:t>
      </w:r>
      <w:r w:rsidRPr="00771C52">
        <w:rPr>
          <w:rFonts w:eastAsia="Times New Roman"/>
          <w:color w:val="000000"/>
        </w:rPr>
        <w:t xml:space="preserve"> plants. To do this, we first calculated predicted optimal rates of photosynthetic processes following Smith </w:t>
      </w:r>
      <w:r w:rsidRPr="00B05AC4">
        <w:rPr>
          <w:rFonts w:eastAsia="Times New Roman"/>
          <w:i/>
          <w:color w:val="000000"/>
        </w:rPr>
        <w:t xml:space="preserve">et al. </w:t>
      </w:r>
      <w:r w:rsidR="0089659F">
        <w:rPr>
          <w:rFonts w:eastAsia="Times New Roman"/>
          <w:color w:val="000000"/>
        </w:rPr>
        <w:fldChar w:fldCharType="begin" w:fldLock="1"/>
      </w:r>
      <w:r w:rsidR="0089659F">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environment","type":"article-journal","volume":"22"},"uris":["http://www.mendeley.com/documents/?uuid=b8f5d1ae-c01b-49eb-9716-d0aa067747ae"]}],"mendeley":{"formattedCitation":"(Smith &lt;i&gt;et al.&lt;/i&gt;, 2019)","manualFormatting":"(2019)","plainTextFormattedCitation":"(Smith et al., 2019)","previouslyFormattedCitation":"(Smith &lt;i&gt;et al.&lt;/i&gt;, 2019)"},"properties":{"noteIndex":0},"schema":"https://github.com/citation-style-language/schema/raw/master/csl-citation.json"}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(2019)</w:t>
      </w:r>
      <w:r w:rsidR="0089659F">
        <w:rPr>
          <w:rFonts w:eastAsia="Times New Roman"/>
          <w:color w:val="000000"/>
        </w:rPr>
        <w:fldChar w:fldCharType="end"/>
      </w:r>
      <w:r w:rsidR="0089659F">
        <w:rPr>
          <w:rFonts w:eastAsia="Times New Roman"/>
          <w:color w:val="000000"/>
        </w:rPr>
        <w:t xml:space="preserve"> </w:t>
      </w:r>
      <w:r w:rsidRPr="00771C52">
        <w:rPr>
          <w:rFonts w:eastAsia="Times New Roman"/>
          <w:color w:val="000000"/>
        </w:rPr>
        <w:t xml:space="preserve">as modified in Smith </w:t>
      </w:r>
      <w:r w:rsidR="0089659F">
        <w:rPr>
          <w:rFonts w:eastAsia="Times New Roman"/>
          <w:color w:val="000000"/>
        </w:rPr>
        <w:t>&amp;</w:t>
      </w:r>
      <w:r w:rsidR="0089659F" w:rsidRPr="00771C52">
        <w:rPr>
          <w:rFonts w:eastAsia="Times New Roman"/>
          <w:color w:val="000000"/>
        </w:rPr>
        <w:t xml:space="preserve"> </w:t>
      </w:r>
      <w:r w:rsidRPr="00771C52">
        <w:rPr>
          <w:rFonts w:eastAsia="Times New Roman"/>
          <w:color w:val="000000"/>
        </w:rPr>
        <w:t>Keenan</w:t>
      </w:r>
      <w:r w:rsidR="0089659F">
        <w:rPr>
          <w:rFonts w:eastAsia="Times New Roman"/>
          <w:color w:val="000000"/>
        </w:rPr>
        <w:t xml:space="preserve"> </w:t>
      </w:r>
      <w:r w:rsidR="0089659F">
        <w:rPr>
          <w:rFonts w:eastAsia="Times New Roman"/>
          <w:color w:val="000000"/>
        </w:rPr>
        <w:fldChar w:fldCharType="begin" w:fldLock="1"/>
      </w:r>
      <w:r w:rsidR="0089659F">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2020)","manualFormatting":"(2020)","plainTextFormattedCitation":"(Smith &amp; Keenan, 2020)","previouslyFormattedCitation":"(Smith &amp; Keenan, 2020)"},"properties":{"noteIndex":0},"schema":"https://github.com/citation-style-language/schema/raw/master/csl-citation.json"}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(2020)</w:t>
      </w:r>
      <w:r w:rsidR="0089659F">
        <w:rPr>
          <w:rFonts w:eastAsia="Times New Roman"/>
          <w:color w:val="000000"/>
        </w:rPr>
        <w:fldChar w:fldCharType="end"/>
      </w:r>
      <w:r w:rsidRPr="00771C52">
        <w:rPr>
          <w:rFonts w:eastAsia="Times New Roman"/>
          <w:color w:val="000000"/>
        </w:rPr>
        <w:t xml:space="preserve"> for C</w:t>
      </w:r>
      <w:r w:rsidRPr="00771C52">
        <w:rPr>
          <w:rFonts w:eastAsia="Times New Roman"/>
          <w:color w:val="000000"/>
          <w:vertAlign w:val="subscript"/>
        </w:rPr>
        <w:t>3</w:t>
      </w:r>
      <w:r w:rsidRPr="00771C52">
        <w:rPr>
          <w:rFonts w:eastAsia="Times New Roman"/>
          <w:color w:val="000000"/>
        </w:rPr>
        <w:t xml:space="preserve"> plants and an analogous model for C</w:t>
      </w:r>
      <w:r w:rsidRPr="00771C52">
        <w:rPr>
          <w:rFonts w:eastAsia="Times New Roman"/>
          <w:color w:val="000000"/>
          <w:vertAlign w:val="subscript"/>
        </w:rPr>
        <w:t>4</w:t>
      </w:r>
      <w:r w:rsidRPr="00771C52">
        <w:rPr>
          <w:rFonts w:eastAsia="Times New Roman"/>
          <w:color w:val="000000"/>
        </w:rPr>
        <w:t xml:space="preserve"> plants by Scott </w:t>
      </w:r>
      <w:r w:rsidR="0089659F">
        <w:rPr>
          <w:rFonts w:eastAsia="Times New Roman"/>
          <w:color w:val="000000"/>
        </w:rPr>
        <w:t>&amp;</w:t>
      </w:r>
      <w:r w:rsidR="0089659F" w:rsidRPr="00771C52">
        <w:rPr>
          <w:rFonts w:eastAsia="Times New Roman"/>
          <w:color w:val="000000"/>
        </w:rPr>
        <w:t xml:space="preserve"> </w:t>
      </w:r>
      <w:r w:rsidRPr="00771C52">
        <w:rPr>
          <w:rFonts w:eastAsia="Times New Roman"/>
          <w:color w:val="000000"/>
        </w:rPr>
        <w:t>Smith</w:t>
      </w:r>
      <w:r w:rsidR="0007174C">
        <w:rPr>
          <w:rFonts w:eastAsia="Times New Roman"/>
          <w:color w:val="000000"/>
        </w:rPr>
        <w:t xml:space="preserve"> </w:t>
      </w:r>
      <w:r w:rsidR="0007174C">
        <w:rPr>
          <w:rFonts w:eastAsia="Times New Roman"/>
          <w:color w:val="000000"/>
        </w:rPr>
        <w:fldChar w:fldCharType="begin" w:fldLock="1"/>
      </w:r>
      <w:r w:rsidR="0007174C">
        <w:rPr>
          <w:rFonts w:eastAsia="Times New Roman"/>
          <w:color w:val="000000"/>
        </w:rPr>
        <w:instrText>ADDIN CSL_CITATION {"citationItems":[{"id":"ITEM-1","itemData":{"author":[{"dropping-particle":"","family":"Scott","given":"Helen Grace","non-dropping-particle":"","parse-names":false,"suffix":""},{"dropping-particle":"","family":"Smith","given":"Nicholas Gregory","non-dropping-particle":"","parse-names":false,"suffix":""}],"container-title":"Earth and Space Science Open Archive ESSOAr","id":"ITEM-1","issued":{"date-parts":[["2021"]]},"publisher":"American Geophysical Union","title":"A model of C4 photosynthetic acclimation based on least-cost optimality theory suitable for Earth System Model incorporation","type":"article-journal"},"uris":["http://www.mendeley.com/documents/?uuid=6647a2b6-ee8b-443d-8ff7-b204357ef340"]}],"mendeley":{"formattedCitation":"(Scott &amp; Smith, 2021)","manualFormatting":"(2021)","plainTextFormattedCitation":"(Scott &amp; Smith, 2021)","previouslyFormattedCitation":"(Scott &amp; Smith, 2021)"},"properties":{"noteIndex":0},"schema":"https://github.com/citation-style-language/schema/raw/master/csl-citation.json"}</w:instrText>
      </w:r>
      <w:r w:rsidR="0007174C">
        <w:rPr>
          <w:rFonts w:eastAsia="Times New Roman"/>
          <w:color w:val="000000"/>
        </w:rPr>
        <w:fldChar w:fldCharType="separate"/>
      </w:r>
      <w:r w:rsidR="0007174C" w:rsidRPr="0007174C">
        <w:rPr>
          <w:rFonts w:eastAsia="Times New Roman"/>
          <w:noProof/>
          <w:color w:val="000000"/>
        </w:rPr>
        <w:t>(2021)</w:t>
      </w:r>
      <w:r w:rsidR="0007174C">
        <w:rPr>
          <w:rFonts w:eastAsia="Times New Roman"/>
          <w:color w:val="000000"/>
        </w:rPr>
        <w:fldChar w:fldCharType="end"/>
      </w:r>
      <w:r w:rsidRPr="00771C52">
        <w:rPr>
          <w:rFonts w:eastAsia="Times New Roman"/>
          <w:color w:val="000000"/>
        </w:rPr>
        <w:t>. Specifically, these models used measured χ and climate variables to calculate predicted optimal maximum rates of Rubisco carboxylation (</w:t>
      </w:r>
      <w:r w:rsidRPr="00771C52">
        <w:rPr>
          <w:rFonts w:eastAsia="Times New Roman"/>
          <w:i/>
          <w:iCs/>
          <w:color w:val="000000"/>
        </w:rPr>
        <w:t>V</w:t>
      </w:r>
      <w:r w:rsidRPr="00771C52">
        <w:rPr>
          <w:rFonts w:eastAsia="Times New Roman"/>
          <w:color w:val="000000"/>
          <w:vertAlign w:val="subscript"/>
        </w:rPr>
        <w:t>cmax,25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photosynthetic electron transport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and phosphoenolpyruvate (PEP) carboxylation (</w:t>
      </w:r>
      <w:r w:rsidRPr="00771C52">
        <w:rPr>
          <w:rFonts w:eastAsia="Times New Roman"/>
          <w:i/>
          <w:iCs/>
          <w:color w:val="000000"/>
        </w:rPr>
        <w:t>V</w:t>
      </w:r>
      <w:r w:rsidRPr="00771C52">
        <w:rPr>
          <w:rFonts w:eastAsia="Times New Roman"/>
          <w:color w:val="000000"/>
          <w:vertAlign w:val="subscript"/>
        </w:rPr>
        <w:t>pmax,25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C</w:t>
      </w:r>
      <w:r w:rsidRPr="00771C52">
        <w:rPr>
          <w:rFonts w:eastAsia="Times New Roman"/>
          <w:color w:val="000000"/>
          <w:vertAlign w:val="subscript"/>
        </w:rPr>
        <w:t>4</w:t>
      </w:r>
      <w:r w:rsidRPr="00771C52">
        <w:rPr>
          <w:rFonts w:eastAsia="Times New Roman"/>
          <w:color w:val="000000"/>
        </w:rPr>
        <w:t xml:space="preserve"> plants only), all standardized to 25°C</w:t>
      </w:r>
      <w:r w:rsidR="00C3639F">
        <w:rPr>
          <w:rFonts w:eastAsia="Times New Roman"/>
          <w:color w:val="000000"/>
        </w:rPr>
        <w:t xml:space="preserve"> to better reflect an amount of enzyme in the leaf</w:t>
      </w:r>
      <w:r w:rsidR="0029320F">
        <w:rPr>
          <w:rFonts w:eastAsia="Times New Roman"/>
          <w:color w:val="000000"/>
        </w:rPr>
        <w:t xml:space="preserve"> </w:t>
      </w:r>
      <w:r w:rsidR="0029320F">
        <w:rPr>
          <w:rFonts w:eastAsia="Times New Roman"/>
          <w:color w:val="000000"/>
        </w:rPr>
        <w:fldChar w:fldCharType="begin" w:fldLock="1"/>
      </w:r>
      <w:r w:rsidR="00753A9E">
        <w:rPr>
          <w:rFonts w:eastAsia="Times New Roman"/>
          <w:color w:val="000000"/>
        </w:rPr>
        <w:instrText>ADDIN CSL_CITATION {"citationItems":[{"id":"ITEM-1","itemData":{"author":[{"dropping-particle":"","family":"Scott","given":"Helen Grace","non-dropping-particle":"","parse-names":false,"suffix":""},{"dropping-particle":"","family":"Smith","given":"Nicholas Gregory","non-dropping-particle":"","parse-names":false,"suffix":""}],"container-title":"Earth and Space Science Open Archive ESSOAr","id":"ITEM-1","issued":{"date-parts":[["2021"]]},"publisher":"American Geophysical Union","title":"A model of C4 photosynthetic acclimation based on least-cost optimality theory suitable for Earth System Model incorporation","type":"article-journal"},"uris":["http://www.mendeley.com/documents/?uuid=6647a2b6-ee8b-443d-8ff7-b204357ef340"]},{"id":"ITEM-2","itemData":{"DOI":"10.1111/gcb.15212","ISSN":"1354-1013","abstract":"Abstract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 Scott &amp; Smith, 2021)","plainTextFormattedCitation":"(Smith &amp; Keenan, 2020; Scott &amp; Smith, 2021)","previouslyFormattedCitation":"(Smith &amp; Keenan, 2020; Scott &amp; Smith, 2021)"},"properties":{"noteIndex":0},"schema":"https://github.com/citation-style-language/schema/raw/master/csl-citation.json"}</w:instrText>
      </w:r>
      <w:r w:rsidR="0029320F">
        <w:rPr>
          <w:rFonts w:eastAsia="Times New Roman"/>
          <w:color w:val="000000"/>
        </w:rPr>
        <w:fldChar w:fldCharType="separate"/>
      </w:r>
      <w:r w:rsidR="0029320F" w:rsidRPr="0029320F">
        <w:rPr>
          <w:rFonts w:eastAsia="Times New Roman"/>
          <w:noProof/>
          <w:color w:val="000000"/>
        </w:rPr>
        <w:t>(Smith &amp; Keenan, 2020; Scott &amp; Smith, 2021)</w:t>
      </w:r>
      <w:r w:rsidR="0029320F">
        <w:rPr>
          <w:rFonts w:eastAsia="Times New Roman"/>
          <w:color w:val="000000"/>
        </w:rPr>
        <w:fldChar w:fldCharType="end"/>
      </w:r>
      <w:r w:rsidRPr="00771C52">
        <w:rPr>
          <w:rFonts w:eastAsia="Times New Roman"/>
          <w:color w:val="000000"/>
        </w:rPr>
        <w:t>. Then, we calculated the predicted amount of nitrogen in Rubisco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rPr>
        <w:t>)</w:t>
      </w:r>
      <w:r w:rsidRPr="00771C52">
        <w:rPr>
          <w:rFonts w:eastAsia="Times New Roman"/>
          <w:color w:val="000000"/>
          <w:vertAlign w:val="subscript"/>
        </w:rPr>
        <w:t xml:space="preserve"> </w:t>
      </w:r>
      <w:r w:rsidRPr="00771C52">
        <w:rPr>
          <w:rFonts w:eastAsia="Times New Roman"/>
          <w:color w:val="000000"/>
        </w:rPr>
        <w:t xml:space="preserve">based on the model and parameterizations of Harrison </w:t>
      </w:r>
      <w:r w:rsidRPr="00B05AC4">
        <w:rPr>
          <w:rFonts w:eastAsia="Times New Roman"/>
          <w:i/>
          <w:color w:val="000000"/>
        </w:rPr>
        <w:t>et al.</w:t>
      </w:r>
      <w:r w:rsidR="008C0FAC">
        <w:rPr>
          <w:rFonts w:eastAsia="Times New Roman"/>
          <w:color w:val="000000"/>
        </w:rPr>
        <w:t xml:space="preserve"> </w:t>
      </w:r>
      <w:r w:rsidR="00550B10">
        <w:rPr>
          <w:rFonts w:eastAsia="Times New Roman"/>
          <w:color w:val="000000"/>
        </w:rPr>
        <w:fldChar w:fldCharType="begin" w:fldLock="1"/>
      </w:r>
      <w:r w:rsidR="000E55C7">
        <w:rPr>
          <w:rFonts w:eastAsia="Times New Roman"/>
          <w:color w:val="000000"/>
        </w:rPr>
        <w:instrText>ADDIN CSL_CITATION {"citationItems":[{"id":"ITEM-1","itemData":{"DOI":"10.1111/j.1365-3040.2008.01918.x","ISSN":"0140-7791","abstract":"ABSTRACT Photosynthetic rate per unit nitrogen generally declines as leaf mass per unit area (LMA) increases. To determine how much of this decline was associated with allocating a greater proportion of leaf nitrogen into cell wall material, we compared two groups of plants. The first group consisted of two species from each of eight genera, all of which were perennial evergreens growing in the Australian National Botanic Gardens (ANBG). The second group consisted of seven Eucalyptus species growing in a greenhouse. The percentage of leaf biomass in cell walls was independent of variation in LMA within any genus, but varied from 25 to 65% between genera. The nitrogen concentration of cell wall material was 0.4 times leaf nitrogen concentration for all species apart from Eucalyptus, which was 0.6 times leaf nitrogen concentration. Between 10 and 30% of leaf nitrogen was recovered in the cell wall fraction, but this was independent of LMA. No trade-off was observed between nitrogen associated with cell walls and the nitrogen allocated to ribulose 1·5-bisphosphate carboxylase/oxygenase (Rubisco). Variation in photosynthetic rate per unit nitrogen could not be explained by variation in cell wall nitrogen.","author":[{"dropping-particle":"","family":"Harrison","given":"Matthew T","non-dropping-particle":"","parse-names":false,"suffix":""},{"dropping-particle":"","family":"Edwards","given":"Everard J","non-dropping-particle":"","parse-names":false,"suffix":""},{"dropping-particle":"","family":"Farquhar","given":"Graham D","non-dropping-particle":"","parse-names":false,"suffix":""},{"dropping-particle":"","family":"Nicotra","given":"Adrienne B","non-dropping-particle":"","parse-names":false,"suffix":""},{"dropping-particle":"","family":"Evans","given":"John R","non-dropping-particle":"","parse-names":false,"suffix":""}],"container-title":"Plant, Cell &amp; Environment","id":"ITEM-1","issue":"3","issued":{"date-parts":[["2009","3","1"]]},"note":"doi: 10.1111/j.1365-3040.2008.01918.x","page":"259-270","publisher":"John Wiley &amp; Sons, Ltd","title":"Nitrogen in cell walls of sclerophyllous leaves accounts for little of the variation in photosynthetic nitrogen-use efficiency","type":"article-journal","volume":"32"},"uris":["http://www.mendeley.com/documents/?uuid=bfd1df05-0a84-409a-931b-985f9a02e3f2"]}],"mendeley":{"formattedCitation":"(Harrison &lt;i&gt;et al.&lt;/i&gt;, 2009)","manualFormatting":"(2009)","plainTextFormattedCitation":"(Harrison et al., 2009)","previouslyFormattedCitation":"(Harrison &lt;i&gt;et al.&lt;/i&gt;, 2009)"},"properties":{"noteIndex":0},"schema":"https://github.com/citation-style-language/schema/raw/master/csl-citation.json"}</w:instrText>
      </w:r>
      <w:r w:rsidR="00550B10">
        <w:rPr>
          <w:rFonts w:eastAsia="Times New Roman"/>
          <w:color w:val="000000"/>
        </w:rPr>
        <w:fldChar w:fldCharType="separate"/>
      </w:r>
      <w:r w:rsidR="00550B10" w:rsidRPr="00550B10">
        <w:rPr>
          <w:rFonts w:eastAsia="Times New Roman"/>
          <w:noProof/>
          <w:color w:val="000000"/>
        </w:rPr>
        <w:t>(2009)</w:t>
      </w:r>
      <w:r w:rsidR="00550B10">
        <w:rPr>
          <w:rFonts w:eastAsia="Times New Roman"/>
          <w:color w:val="000000"/>
        </w:rPr>
        <w:fldChar w:fldCharType="end"/>
      </w:r>
      <w:r w:rsidRPr="00550B10">
        <w:rPr>
          <w:rFonts w:eastAsia="Times New Roman"/>
          <w:color w:val="000000"/>
          <w:lang w:val="es-E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3B5012" w14:paraId="7B4691E3" w14:textId="77777777" w:rsidTr="00493741">
        <w:tc>
          <w:tcPr>
            <w:tcW w:w="4675" w:type="dxa"/>
          </w:tcPr>
          <w:p w14:paraId="3ECEFEF5" w14:textId="4269C303" w:rsidR="00C22725" w:rsidRPr="00550B10" w:rsidRDefault="00C22725" w:rsidP="00B05AC4">
            <w:pPr>
              <w:spacing w:line="480" w:lineRule="auto"/>
              <w:contextualSpacing/>
              <w:rPr>
                <w:rFonts w:eastAsia="Times New Roman"/>
                <w:i/>
                <w:iCs/>
                <w:color w:val="000000"/>
                <w:lang w:val="es-ES"/>
              </w:rPr>
            </w:pPr>
            <w:proofErr w:type="spellStart"/>
            <w:r w:rsidRPr="00550B10">
              <w:rPr>
                <w:rFonts w:eastAsia="Times New Roman"/>
                <w:i/>
                <w:iCs/>
                <w:color w:val="000000"/>
                <w:lang w:val="es-ES"/>
              </w:rPr>
              <w:t>N</w:t>
            </w:r>
            <w:r w:rsidRPr="00550B10">
              <w:rPr>
                <w:rFonts w:eastAsia="Times New Roman"/>
                <w:color w:val="000000"/>
                <w:vertAlign w:val="subscript"/>
                <w:lang w:val="es-ES"/>
              </w:rPr>
              <w:t>Rubisco</w:t>
            </w:r>
            <w:proofErr w:type="spellEnd"/>
            <w:r w:rsidR="00C64CEB" w:rsidRPr="00550B10">
              <w:rPr>
                <w:rFonts w:eastAsia="Times New Roman"/>
                <w:color w:val="000000"/>
                <w:lang w:val="es-ES"/>
              </w:rPr>
              <w:t xml:space="preserve"> </w:t>
            </w:r>
            <w:r w:rsidRPr="00550B10">
              <w:rPr>
                <w:rFonts w:eastAsia="Times New Roman"/>
                <w:color w:val="000000"/>
                <w:lang w:val="es-ES"/>
              </w:rPr>
              <w:t xml:space="preserve">= </w:t>
            </w:r>
            <w:r w:rsidR="00B83AB1" w:rsidRPr="00550B10">
              <w:rPr>
                <w:rFonts w:eastAsia="Times New Roman"/>
                <w:color w:val="000000"/>
                <w:lang w:val="es-ES"/>
              </w:rPr>
              <w:t>(</w:t>
            </w:r>
            <w:r w:rsidRPr="00550B10">
              <w:rPr>
                <w:rFonts w:eastAsia="Times New Roman"/>
                <w:i/>
                <w:iCs/>
                <w:color w:val="000000"/>
                <w:lang w:val="es-ES"/>
              </w:rPr>
              <w:t>V</w:t>
            </w:r>
            <w:r w:rsidRPr="00550B10">
              <w:rPr>
                <w:rFonts w:eastAsia="Times New Roman"/>
                <w:color w:val="000000"/>
                <w:vertAlign w:val="subscript"/>
                <w:lang w:val="es-ES"/>
              </w:rPr>
              <w:t>cmax,25</w:t>
            </w:r>
            <w:proofErr w:type="gramStart"/>
            <w:r w:rsidRPr="00550B10">
              <w:rPr>
                <w:rFonts w:eastAsia="Times New Roman"/>
                <w:i/>
                <w:iCs/>
                <w:color w:val="000000"/>
                <w:lang w:val="es-ES"/>
              </w:rPr>
              <w:t>M</w:t>
            </w:r>
            <w:r w:rsidRPr="00550B10">
              <w:rPr>
                <w:rFonts w:eastAsia="Times New Roman"/>
                <w:color w:val="000000"/>
                <w:vertAlign w:val="subscript"/>
                <w:lang w:val="es-ES"/>
              </w:rPr>
              <w:t>r</w:t>
            </w:r>
            <w:r w:rsidRPr="00550B10">
              <w:rPr>
                <w:rFonts w:eastAsia="Times New Roman"/>
                <w:i/>
                <w:iCs/>
                <w:color w:val="000000"/>
                <w:lang w:val="es-ES"/>
              </w:rPr>
              <w:t>M</w:t>
            </w:r>
            <w:r w:rsidRPr="00550B10">
              <w:rPr>
                <w:rFonts w:eastAsia="Times New Roman"/>
                <w:color w:val="000000"/>
                <w:vertAlign w:val="subscript"/>
                <w:lang w:val="es-ES"/>
              </w:rPr>
              <w:t>n</w:t>
            </w:r>
            <w:r w:rsidRPr="00550B10">
              <w:rPr>
                <w:rFonts w:eastAsia="Times New Roman"/>
                <w:color w:val="000000"/>
                <w:lang w:val="es-ES"/>
              </w:rPr>
              <w:t>[</w:t>
            </w:r>
            <w:proofErr w:type="spellStart"/>
            <w:proofErr w:type="gramEnd"/>
            <w:r w:rsidRPr="00550B10">
              <w:rPr>
                <w:rFonts w:eastAsia="Times New Roman"/>
                <w:i/>
                <w:iCs/>
                <w:color w:val="000000"/>
                <w:lang w:val="es-ES"/>
              </w:rPr>
              <w:t>N</w:t>
            </w:r>
            <w:r w:rsidRPr="00550B10">
              <w:rPr>
                <w:rFonts w:eastAsia="Times New Roman"/>
                <w:color w:val="000000"/>
                <w:vertAlign w:val="subscript"/>
                <w:lang w:val="es-ES"/>
              </w:rPr>
              <w:t>r</w:t>
            </w:r>
            <w:proofErr w:type="spellEnd"/>
            <w:r w:rsidRPr="00550B10">
              <w:rPr>
                <w:rFonts w:eastAsia="Times New Roman"/>
                <w:color w:val="000000"/>
                <w:lang w:val="es-ES"/>
              </w:rPr>
              <w:t>]</w:t>
            </w:r>
            <w:r w:rsidR="00B83AB1" w:rsidRPr="00550B10">
              <w:rPr>
                <w:rFonts w:eastAsia="Times New Roman"/>
                <w:color w:val="000000"/>
                <w:lang w:val="es-ES"/>
              </w:rPr>
              <w:t>)</w:t>
            </w:r>
            <w:r w:rsidRPr="00550B10">
              <w:rPr>
                <w:rFonts w:eastAsia="Times New Roman"/>
                <w:color w:val="000000"/>
                <w:lang w:val="es-ES"/>
              </w:rPr>
              <w:t xml:space="preserve"> / </w:t>
            </w:r>
            <w:r w:rsidR="00B83AB1" w:rsidRPr="00550B10">
              <w:rPr>
                <w:rFonts w:eastAsia="Times New Roman"/>
                <w:color w:val="000000"/>
                <w:lang w:val="es-ES"/>
              </w:rPr>
              <w:t>(</w:t>
            </w:r>
            <w:proofErr w:type="spellStart"/>
            <w:r w:rsidRPr="00550B10">
              <w:rPr>
                <w:rFonts w:eastAsia="Times New Roman"/>
                <w:i/>
                <w:iCs/>
                <w:color w:val="000000"/>
                <w:lang w:val="es-ES"/>
              </w:rPr>
              <w:t>k</w:t>
            </w:r>
            <w:r w:rsidRPr="00550B10">
              <w:rPr>
                <w:rFonts w:eastAsia="Times New Roman"/>
                <w:color w:val="000000"/>
                <w:vertAlign w:val="subscript"/>
                <w:lang w:val="es-ES"/>
              </w:rPr>
              <w:t>cat,r</w:t>
            </w:r>
            <w:r w:rsidRPr="00550B10">
              <w:rPr>
                <w:rFonts w:eastAsia="Times New Roman"/>
                <w:i/>
                <w:iCs/>
                <w:color w:val="000000"/>
                <w:lang w:val="es-ES"/>
              </w:rPr>
              <w:t>n</w:t>
            </w:r>
            <w:r w:rsidRPr="00550B10">
              <w:rPr>
                <w:rFonts w:eastAsia="Times New Roman"/>
                <w:color w:val="000000"/>
                <w:vertAlign w:val="subscript"/>
                <w:lang w:val="es-ES"/>
              </w:rPr>
              <w:t>r</w:t>
            </w:r>
            <w:proofErr w:type="spellEnd"/>
            <w:r w:rsidR="00B83AB1" w:rsidRPr="00550B10">
              <w:rPr>
                <w:rFonts w:eastAsia="Times New Roman"/>
                <w:color w:val="000000"/>
                <w:lang w:val="es-ES"/>
              </w:rPr>
              <w:t>)</w:t>
            </w:r>
          </w:p>
        </w:tc>
        <w:tc>
          <w:tcPr>
            <w:tcW w:w="4675" w:type="dxa"/>
          </w:tcPr>
          <w:p w14:paraId="2617D4AC" w14:textId="5B26530B" w:rsidR="00C22725" w:rsidRPr="00550B10" w:rsidRDefault="00C22725" w:rsidP="00B05AC4">
            <w:pPr>
              <w:spacing w:line="480" w:lineRule="auto"/>
              <w:contextualSpacing/>
              <w:jc w:val="right"/>
              <w:rPr>
                <w:rFonts w:eastAsia="Times New Roman"/>
                <w:color w:val="000000"/>
                <w:lang w:val="es-ES"/>
              </w:rPr>
            </w:pPr>
            <w:r w:rsidRPr="00550B10">
              <w:rPr>
                <w:rFonts w:eastAsia="Times New Roman"/>
                <w:color w:val="000000"/>
                <w:lang w:val="es-ES"/>
              </w:rPr>
              <w:t>(</w:t>
            </w:r>
            <w:del w:id="43" w:author="Nick Smith" w:date="2021-12-10T09:50:00Z">
              <w:r w:rsidR="008A5EC2" w:rsidRPr="00550B10" w:rsidDel="000E55C7">
                <w:rPr>
                  <w:rFonts w:eastAsia="Times New Roman"/>
                  <w:color w:val="000000"/>
                  <w:lang w:val="es-ES"/>
                </w:rPr>
                <w:delText>8</w:delText>
              </w:r>
            </w:del>
            <w:ins w:id="44" w:author="Nick Smith" w:date="2021-12-10T09:54:00Z">
              <w:r w:rsidR="000E55C7">
                <w:rPr>
                  <w:rFonts w:eastAsia="Times New Roman"/>
                  <w:color w:val="000000"/>
                  <w:lang w:val="es-ES"/>
                </w:rPr>
                <w:t>10</w:t>
              </w:r>
            </w:ins>
            <w:r w:rsidRPr="00550B10">
              <w:rPr>
                <w:rFonts w:eastAsia="Times New Roman"/>
                <w:color w:val="000000"/>
                <w:lang w:val="es-ES"/>
              </w:rPr>
              <w:t>)</w:t>
            </w:r>
          </w:p>
        </w:tc>
      </w:tr>
    </w:tbl>
    <w:p w14:paraId="561F0ACE" w14:textId="15926F16" w:rsidR="00361685" w:rsidRPr="00771C52" w:rsidRDefault="00361685" w:rsidP="00B05AC4">
      <w:pPr>
        <w:spacing w:line="480" w:lineRule="auto"/>
        <w:contextualSpacing/>
        <w:rPr>
          <w:rFonts w:eastAsia="Times New Roman"/>
        </w:rPr>
      </w:pPr>
      <w:r w:rsidRPr="00D616B4">
        <w:rPr>
          <w:rFonts w:eastAsia="Times New Roman"/>
          <w:color w:val="000000"/>
        </w:rPr>
        <w:t xml:space="preserve">where </w:t>
      </w:r>
      <w:proofErr w:type="spellStart"/>
      <w:r w:rsidRPr="00D616B4">
        <w:rPr>
          <w:rFonts w:eastAsia="Times New Roman"/>
          <w:i/>
          <w:iCs/>
          <w:color w:val="000000"/>
        </w:rPr>
        <w:t>M</w:t>
      </w:r>
      <w:r w:rsidRPr="00D616B4">
        <w:rPr>
          <w:rFonts w:eastAsia="Times New Roman"/>
          <w:color w:val="000000"/>
          <w:vertAlign w:val="subscript"/>
        </w:rPr>
        <w:t>r</w:t>
      </w:r>
      <w:proofErr w:type="spellEnd"/>
      <w:r w:rsidRPr="00D616B4">
        <w:rPr>
          <w:rFonts w:eastAsia="Times New Roman"/>
          <w:color w:val="000000"/>
        </w:rPr>
        <w:t xml:space="preserve"> is the molecular mas</w:t>
      </w:r>
      <w:r w:rsidRPr="00771C52">
        <w:rPr>
          <w:rFonts w:eastAsia="Times New Roman"/>
          <w:color w:val="000000"/>
        </w:rPr>
        <w:t>s of Rubisco, 0.55 g Rubisco (</w:t>
      </w:r>
      <w:proofErr w:type="spellStart"/>
      <w:r w:rsidRPr="00771C52">
        <w:rPr>
          <w:rFonts w:eastAsia="Times New Roman"/>
          <w:color w:val="000000"/>
        </w:rPr>
        <w:t>μmol</w:t>
      </w:r>
      <w:proofErr w:type="spellEnd"/>
      <w:r w:rsidRPr="00771C52">
        <w:rPr>
          <w:rFonts w:eastAsia="Times New Roman"/>
          <w:color w:val="000000"/>
        </w:rPr>
        <w:t xml:space="preserve"> Rubisco)</w:t>
      </w:r>
      <w:r w:rsidRPr="00771C52">
        <w:rPr>
          <w:rFonts w:eastAsia="Times New Roman"/>
          <w:color w:val="000000"/>
          <w:vertAlign w:val="superscript"/>
        </w:rPr>
        <w:t>−1</w:t>
      </w:r>
      <w:r w:rsidRPr="00771C52">
        <w:rPr>
          <w:rFonts w:eastAsia="Times New Roman"/>
          <w:color w:val="000000"/>
        </w:rPr>
        <w:t>; [</w:t>
      </w:r>
      <w:proofErr w:type="spellStart"/>
      <w:r w:rsidRPr="00771C52">
        <w:rPr>
          <w:rFonts w:eastAsia="Times New Roman"/>
          <w:i/>
          <w:iCs/>
          <w:color w:val="000000"/>
        </w:rPr>
        <w:t>N</w:t>
      </w:r>
      <w:r w:rsidRPr="00771C52">
        <w:rPr>
          <w:rFonts w:eastAsia="Times New Roman"/>
          <w:color w:val="000000"/>
          <w:vertAlign w:val="subscript"/>
        </w:rPr>
        <w:t>r</w:t>
      </w:r>
      <w:proofErr w:type="spellEnd"/>
      <w:r w:rsidRPr="00771C52">
        <w:rPr>
          <w:rFonts w:eastAsia="Times New Roman"/>
          <w:color w:val="000000"/>
        </w:rPr>
        <w:t xml:space="preserve">] is the nitrogen concentration of Rubisco, 0.0144 mol </w:t>
      </w:r>
      <w:r w:rsidR="009B7AC8" w:rsidRPr="00771C52">
        <w:rPr>
          <w:rFonts w:eastAsia="Times New Roman"/>
          <w:color w:val="000000"/>
        </w:rPr>
        <w:t xml:space="preserve">N </w:t>
      </w:r>
      <w:r w:rsidRPr="00771C52">
        <w:rPr>
          <w:rFonts w:eastAsia="Times New Roman"/>
          <w:color w:val="000000"/>
        </w:rPr>
        <w:t>(g Rubisco)</w:t>
      </w:r>
      <w:r w:rsidRPr="00771C52">
        <w:rPr>
          <w:rFonts w:eastAsia="Times New Roman"/>
          <w:color w:val="000000"/>
          <w:vertAlign w:val="superscript"/>
        </w:rPr>
        <w:t>−1</w:t>
      </w:r>
      <w:r w:rsidRPr="00771C52">
        <w:rPr>
          <w:rFonts w:eastAsia="Times New Roman"/>
          <w:color w:val="000000"/>
        </w:rPr>
        <w:t xml:space="preserve">; </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 xml:space="preserve"> is the molecular mass of nitrogen, 14 g </w:t>
      </w:r>
      <w:r w:rsidR="00C64CEB" w:rsidRPr="00771C52">
        <w:rPr>
          <w:rFonts w:eastAsia="Times New Roman"/>
          <w:color w:val="000000"/>
        </w:rPr>
        <w:t xml:space="preserve">N </w:t>
      </w:r>
      <w:r w:rsidRPr="00771C52">
        <w:rPr>
          <w:rFonts w:eastAsia="Times New Roman"/>
          <w:color w:val="000000"/>
        </w:rPr>
        <w:t>(</w:t>
      </w:r>
      <w:proofErr w:type="spellStart"/>
      <w:r w:rsidRPr="00771C52">
        <w:rPr>
          <w:rFonts w:eastAsia="Times New Roman"/>
          <w:color w:val="000000"/>
        </w:rPr>
        <w:t>mol</w:t>
      </w:r>
      <w:proofErr w:type="spellEnd"/>
      <w:r w:rsidRPr="00771C52">
        <w:rPr>
          <w:rFonts w:eastAsia="Times New Roman"/>
          <w:color w:val="000000"/>
        </w:rPr>
        <w:t xml:space="preserve"> </w:t>
      </w:r>
      <w:r w:rsidR="00C64CEB" w:rsidRPr="00771C52">
        <w:rPr>
          <w:rFonts w:eastAsia="Times New Roman"/>
          <w:color w:val="000000"/>
        </w:rPr>
        <w:t>N</w:t>
      </w:r>
      <w:r w:rsidRPr="00771C52">
        <w:rPr>
          <w:rFonts w:eastAsia="Times New Roman"/>
          <w:color w:val="000000"/>
        </w:rPr>
        <w:t>)</w:t>
      </w:r>
      <w:r w:rsidRPr="00B05AC4">
        <w:rPr>
          <w:rFonts w:eastAsia="Times New Roman"/>
          <w:color w:val="000000"/>
          <w:vertAlign w:val="superscript"/>
        </w:rPr>
        <w:t>−1</w:t>
      </w:r>
      <w:r w:rsidRPr="008531D1">
        <w:rPr>
          <w:rFonts w:eastAsia="Times New Roman"/>
          <w:color w:val="000000"/>
        </w:rPr>
        <w:t xml:space="preserve">; </w:t>
      </w:r>
      <w:proofErr w:type="spellStart"/>
      <w:r w:rsidRPr="001B44B1">
        <w:rPr>
          <w:rFonts w:eastAsia="Times New Roman"/>
          <w:i/>
          <w:iCs/>
          <w:color w:val="000000"/>
        </w:rPr>
        <w:t>k</w:t>
      </w:r>
      <w:r w:rsidRPr="001B44B1">
        <w:rPr>
          <w:rFonts w:eastAsia="Times New Roman"/>
          <w:color w:val="000000"/>
          <w:vertAlign w:val="subscript"/>
        </w:rPr>
        <w:t>cat</w:t>
      </w:r>
      <w:proofErr w:type="spellEnd"/>
      <w:r w:rsidRPr="001B44B1">
        <w:rPr>
          <w:rFonts w:eastAsia="Times New Roman"/>
          <w:color w:val="000000"/>
        </w:rPr>
        <w:t xml:space="preserve"> is the catalytic turnover at 25°C, 3,500,000 </w:t>
      </w:r>
      <w:proofErr w:type="spellStart"/>
      <w:r w:rsidRPr="001B44B1">
        <w:rPr>
          <w:rFonts w:eastAsia="Times New Roman"/>
          <w:color w:val="000000"/>
        </w:rPr>
        <w:t>μmol</w:t>
      </w:r>
      <w:proofErr w:type="spellEnd"/>
      <w:r w:rsidRPr="001B44B1">
        <w:rPr>
          <w:rFonts w:eastAsia="Times New Roman"/>
          <w:color w:val="000000"/>
        </w:rPr>
        <w:t xml:space="preserve"> CO</w:t>
      </w:r>
      <w:r w:rsidRPr="001B44B1">
        <w:rPr>
          <w:rFonts w:eastAsia="Times New Roman"/>
          <w:color w:val="000000"/>
          <w:vertAlign w:val="subscript"/>
        </w:rPr>
        <w:t>2</w:t>
      </w:r>
      <w:r w:rsidRPr="001B44B1">
        <w:rPr>
          <w:rFonts w:eastAsia="Times New Roman"/>
          <w:color w:val="000000"/>
        </w:rPr>
        <w:t xml:space="preserve"> (</w:t>
      </w:r>
      <w:proofErr w:type="spellStart"/>
      <w:r w:rsidRPr="001B44B1">
        <w:rPr>
          <w:rFonts w:eastAsia="Times New Roman"/>
          <w:color w:val="000000"/>
        </w:rPr>
        <w:t>mol</w:t>
      </w:r>
      <w:proofErr w:type="spellEnd"/>
      <w:r w:rsidRPr="001B44B1">
        <w:rPr>
          <w:rFonts w:eastAsia="Times New Roman"/>
          <w:color w:val="000000"/>
        </w:rPr>
        <w:t xml:space="preserve"> Rubisco sites</w:t>
      </w:r>
      <w:r w:rsidR="00C64CEB" w:rsidRPr="001B44B1">
        <w:rPr>
          <w:rFonts w:eastAsia="Times New Roman"/>
          <w:color w:val="000000"/>
        </w:rPr>
        <w:t xml:space="preserve"> </w:t>
      </w:r>
      <w:r w:rsidRPr="001B44B1">
        <w:rPr>
          <w:rFonts w:eastAsia="Times New Roman"/>
          <w:color w:val="000000"/>
        </w:rPr>
        <w:t>*</w:t>
      </w:r>
      <w:r w:rsidR="00C64CEB" w:rsidRPr="00771C52">
        <w:rPr>
          <w:rFonts w:eastAsia="Times New Roman"/>
          <w:color w:val="000000"/>
        </w:rPr>
        <w:t xml:space="preserve"> </w:t>
      </w:r>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rPr>
        <w:t xml:space="preserve">; and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catalytic sites per mol Rubisco, 8 mol sites (mol Rubisco)</w:t>
      </w:r>
      <w:r w:rsidRPr="00771C52">
        <w:rPr>
          <w:rFonts w:eastAsia="Times New Roman"/>
          <w:color w:val="000000"/>
          <w:vertAlign w:val="superscript"/>
        </w:rPr>
        <w:t>−1</w:t>
      </w:r>
      <w:r w:rsidRPr="00771C52">
        <w:rPr>
          <w:rFonts w:eastAsia="Times New Roman"/>
          <w:color w:val="000000"/>
        </w:rPr>
        <w:t xml:space="preserve">. We used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xml:space="preserve"> to estimate nitrogen in bioenergetics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Pr="00771C52">
        <w:rPr>
          <w:rFonts w:eastAsia="Times New Roman"/>
          <w:color w:val="000000"/>
        </w:rPr>
        <w:t xml:space="preserve">) following the approach by </w:t>
      </w:r>
      <w:proofErr w:type="spellStart"/>
      <w:r w:rsidRPr="00771C52">
        <w:rPr>
          <w:rFonts w:eastAsia="Times New Roman"/>
          <w:color w:val="000000"/>
        </w:rPr>
        <w:t>Niinemets</w:t>
      </w:r>
      <w:proofErr w:type="spellEnd"/>
      <w:r w:rsidRPr="00771C52">
        <w:rPr>
          <w:rFonts w:eastAsia="Times New Roman"/>
          <w:color w:val="000000"/>
        </w:rPr>
        <w:t xml:space="preserve"> and </w:t>
      </w:r>
      <w:proofErr w:type="spellStart"/>
      <w:r w:rsidRPr="00771C52">
        <w:rPr>
          <w:rFonts w:eastAsia="Times New Roman"/>
          <w:color w:val="000000"/>
        </w:rPr>
        <w:t>Tenhunen</w:t>
      </w:r>
      <w:proofErr w:type="spellEnd"/>
      <w:r w:rsidR="0078503B">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1997)","manualFormatting":"(1997)","plainTextFormattedCitation":"(Niinemets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(1997)</w:t>
      </w:r>
      <w:r w:rsidR="0078503B">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18033758" w14:textId="77777777" w:rsidTr="00493741">
        <w:tc>
          <w:tcPr>
            <w:tcW w:w="4675" w:type="dxa"/>
          </w:tcPr>
          <w:p w14:paraId="5D57B5A3" w14:textId="341C699D"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00C64CEB" w:rsidRPr="00771C52">
              <w:rPr>
                <w:rFonts w:eastAsia="Times New Roman"/>
                <w:color w:val="000000"/>
              </w:rPr>
              <w:t xml:space="preserve"> </w:t>
            </w:r>
            <w:r w:rsidRPr="00771C52">
              <w:rPr>
                <w:rFonts w:eastAsia="Times New Roman"/>
                <w:color w:val="000000"/>
              </w:rPr>
              <w:t xml:space="preserve">= </w:t>
            </w:r>
            <w:r w:rsidR="00B83AB1">
              <w:rPr>
                <w:rFonts w:eastAsia="Times New Roman"/>
                <w:color w:val="000000"/>
              </w:rPr>
              <w:t>(</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i/>
                <w:iCs/>
                <w:color w:val="000000"/>
              </w:rPr>
              <w:t>N</w:t>
            </w:r>
            <w:r w:rsidRPr="00771C52">
              <w:rPr>
                <w:rFonts w:eastAsia="Times New Roman"/>
                <w:color w:val="000000"/>
                <w:vertAlign w:val="subscript"/>
              </w:rPr>
              <w:t>cyt</w:t>
            </w:r>
            <w:r w:rsidR="00B83AB1">
              <w:rPr>
                <w:rFonts w:eastAsia="Times New Roman"/>
                <w:color w:val="000000"/>
              </w:rPr>
              <w:t>)</w:t>
            </w:r>
            <w:r w:rsidRPr="00771C52">
              <w:rPr>
                <w:rFonts w:eastAsia="Times New Roman"/>
                <w:color w:val="000000"/>
              </w:rPr>
              <w:t xml:space="preserve"> / </w:t>
            </w:r>
            <w:proofErr w:type="spellStart"/>
            <w:r w:rsidRPr="00771C52">
              <w:rPr>
                <w:rFonts w:eastAsia="Times New Roman"/>
                <w:i/>
                <w:iCs/>
                <w:color w:val="000000"/>
              </w:rPr>
              <w:t>j</w:t>
            </w:r>
            <w:r w:rsidRPr="00771C52">
              <w:rPr>
                <w:rFonts w:eastAsia="Times New Roman"/>
                <w:color w:val="000000"/>
                <w:vertAlign w:val="subscript"/>
              </w:rPr>
              <w:t>mc</w:t>
            </w:r>
            <w:proofErr w:type="spellEnd"/>
          </w:p>
        </w:tc>
        <w:tc>
          <w:tcPr>
            <w:tcW w:w="4675" w:type="dxa"/>
          </w:tcPr>
          <w:p w14:paraId="08E017F1" w14:textId="745D5DD4"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del w:id="45" w:author="Nick Smith" w:date="2021-12-10T09:50:00Z">
              <w:r w:rsidR="008A5EC2" w:rsidDel="000E55C7">
                <w:rPr>
                  <w:rFonts w:eastAsia="Times New Roman"/>
                  <w:color w:val="000000"/>
                </w:rPr>
                <w:delText>9</w:delText>
              </w:r>
            </w:del>
            <w:ins w:id="46" w:author="Nick Smith" w:date="2021-12-10T09:50:00Z">
              <w:r w:rsidR="000E55C7">
                <w:rPr>
                  <w:rFonts w:eastAsia="Times New Roman"/>
                  <w:color w:val="000000"/>
                </w:rPr>
                <w:t>1</w:t>
              </w:r>
            </w:ins>
            <w:ins w:id="47" w:author="Nick Smith" w:date="2021-12-10T09:54:00Z">
              <w:r w:rsidR="000E55C7">
                <w:rPr>
                  <w:rFonts w:eastAsia="Times New Roman"/>
                  <w:color w:val="000000"/>
                </w:rPr>
                <w:t>1</w:t>
              </w:r>
            </w:ins>
            <w:r w:rsidRPr="00771C52">
              <w:rPr>
                <w:rFonts w:eastAsia="Times New Roman"/>
                <w:color w:val="000000"/>
              </w:rPr>
              <w:t>)</w:t>
            </w:r>
          </w:p>
        </w:tc>
      </w:tr>
    </w:tbl>
    <w:p w14:paraId="7935ACB1" w14:textId="25A7450D" w:rsidR="00361685" w:rsidRPr="00771C52" w:rsidRDefault="00361685" w:rsidP="00B05AC4">
      <w:pPr>
        <w:spacing w:line="480" w:lineRule="auto"/>
        <w:contextualSpacing/>
        <w:rPr>
          <w:rFonts w:eastAsia="Times New Roman"/>
        </w:rPr>
      </w:pPr>
      <w:r w:rsidRPr="00771C52">
        <w:rPr>
          <w:rFonts w:eastAsia="Times New Roman"/>
          <w:color w:val="000000"/>
        </w:rPr>
        <w:lastRenderedPageBreak/>
        <w:t xml:space="preserve">where </w:t>
      </w:r>
      <w:proofErr w:type="spellStart"/>
      <w:r w:rsidRPr="00771C52">
        <w:rPr>
          <w:rFonts w:eastAsia="Times New Roman"/>
          <w:i/>
          <w:iCs/>
          <w:color w:val="000000"/>
        </w:rPr>
        <w:t>N</w:t>
      </w:r>
      <w:r w:rsidRPr="00771C52">
        <w:rPr>
          <w:rFonts w:eastAsia="Times New Roman"/>
          <w:color w:val="000000"/>
          <w:vertAlign w:val="subscript"/>
        </w:rPr>
        <w:t>cyt</w:t>
      </w:r>
      <w:proofErr w:type="spellEnd"/>
      <w:r w:rsidRPr="00771C52">
        <w:rPr>
          <w:rFonts w:eastAsia="Times New Roman"/>
          <w:color w:val="000000"/>
        </w:rPr>
        <w:t xml:space="preserve"> is the nitrogen investment in bioenergetics (0.124 g N (</w:t>
      </w:r>
      <w:proofErr w:type="spellStart"/>
      <w:r w:rsidRPr="00771C52">
        <w:rPr>
          <w:rFonts w:eastAsia="Times New Roman"/>
          <w:color w:val="000000"/>
        </w:rPr>
        <w:t>μmol</w:t>
      </w:r>
      <w:proofErr w:type="spellEnd"/>
      <w:r w:rsidRPr="00771C52">
        <w:rPr>
          <w:rFonts w:eastAsia="Times New Roman"/>
          <w:color w:val="000000"/>
        </w:rPr>
        <w:t xml:space="preserve"> cyt</w:t>
      </w:r>
      <w:r w:rsidR="000C4651" w:rsidRPr="00771C52">
        <w:rPr>
          <w:rFonts w:eastAsia="Times New Roman"/>
          <w:color w:val="000000"/>
        </w:rPr>
        <w:t>ochrome</w:t>
      </w:r>
      <w:r w:rsidRPr="00771C52">
        <w:rPr>
          <w:rFonts w:eastAsia="Times New Roman"/>
          <w:color w:val="000000"/>
        </w:rPr>
        <w:t xml:space="preserve"> f)</w:t>
      </w:r>
      <w:r w:rsidR="000C4651" w:rsidRPr="00771C52">
        <w:rPr>
          <w:rFonts w:eastAsia="Times New Roman"/>
          <w:color w:val="000000"/>
          <w:vertAlign w:val="superscript"/>
        </w:rPr>
        <w:t>-1</w:t>
      </w:r>
      <w:r w:rsidRPr="00771C52">
        <w:rPr>
          <w:rFonts w:eastAsia="Times New Roman"/>
          <w:color w:val="000000"/>
        </w:rPr>
        <w:t xml:space="preserve">) and </w:t>
      </w:r>
      <w:proofErr w:type="spellStart"/>
      <w:r w:rsidRPr="00771C52">
        <w:rPr>
          <w:rFonts w:eastAsia="Times New Roman"/>
          <w:i/>
          <w:iCs/>
          <w:color w:val="000000"/>
        </w:rPr>
        <w:t>j</w:t>
      </w:r>
      <w:r w:rsidRPr="00771C52">
        <w:rPr>
          <w:rFonts w:eastAsia="Times New Roman"/>
          <w:color w:val="000000"/>
          <w:vertAlign w:val="subscript"/>
        </w:rPr>
        <w:t>mc</w:t>
      </w:r>
      <w:proofErr w:type="spellEnd"/>
      <w:r w:rsidRPr="00771C52">
        <w:rPr>
          <w:rFonts w:eastAsia="Times New Roman"/>
          <w:color w:val="000000"/>
        </w:rPr>
        <w:t xml:space="preserve"> is the activity of electron transport at 25°C (156 </w:t>
      </w:r>
      <w:proofErr w:type="spellStart"/>
      <w:r w:rsidRPr="00771C52">
        <w:rPr>
          <w:rFonts w:eastAsia="Times New Roman"/>
          <w:color w:val="000000"/>
        </w:rPr>
        <w:t>μmol</w:t>
      </w:r>
      <w:proofErr w:type="spellEnd"/>
      <w:r w:rsidRPr="00771C52">
        <w:rPr>
          <w:rFonts w:eastAsia="Times New Roman"/>
          <w:color w:val="000000"/>
        </w:rPr>
        <w:t xml:space="preserve"> e</w:t>
      </w:r>
      <w:r w:rsidR="000C4651" w:rsidRPr="00771C52">
        <w:rPr>
          <w:rFonts w:eastAsia="Times New Roman"/>
          <w:color w:val="000000"/>
        </w:rPr>
        <w:t>lectrons</w:t>
      </w:r>
      <w:r w:rsidRPr="00771C52">
        <w:rPr>
          <w:rFonts w:eastAsia="Times New Roman"/>
          <w:color w:val="000000"/>
        </w:rPr>
        <w:t xml:space="preserve"> (</w:t>
      </w:r>
      <w:proofErr w:type="spellStart"/>
      <w:r w:rsidRPr="00771C52">
        <w:rPr>
          <w:rFonts w:eastAsia="Times New Roman"/>
          <w:color w:val="000000"/>
        </w:rPr>
        <w:t>μmol</w:t>
      </w:r>
      <w:proofErr w:type="spellEnd"/>
      <w:r w:rsidRPr="00771C52">
        <w:rPr>
          <w:rFonts w:eastAsia="Times New Roman"/>
          <w:color w:val="000000"/>
        </w:rPr>
        <w:t xml:space="preserve"> cyt</w:t>
      </w:r>
      <w:r w:rsidR="000C4651" w:rsidRPr="00771C52">
        <w:rPr>
          <w:rFonts w:eastAsia="Times New Roman"/>
          <w:color w:val="000000"/>
        </w:rPr>
        <w:t>ochrome</w:t>
      </w:r>
      <w:r w:rsidRPr="00771C52">
        <w:rPr>
          <w:rFonts w:eastAsia="Times New Roman"/>
          <w:color w:val="000000"/>
        </w:rPr>
        <w:t xml:space="preserve"> f</w:t>
      </w:r>
      <w:r w:rsidR="00226FA7" w:rsidRPr="00771C52">
        <w:rPr>
          <w:rFonts w:eastAsia="Times New Roman"/>
          <w:color w:val="000000"/>
        </w:rPr>
        <w:t xml:space="preserve"> </w:t>
      </w:r>
      <w:r w:rsidRPr="00771C52">
        <w:rPr>
          <w:rFonts w:eastAsia="Times New Roman"/>
          <w:color w:val="000000"/>
        </w:rPr>
        <w:t>*</w:t>
      </w:r>
      <w:r w:rsidR="00226FA7" w:rsidRPr="00771C52">
        <w:rPr>
          <w:rFonts w:eastAsia="Times New Roman"/>
          <w:color w:val="000000"/>
        </w:rPr>
        <w:t xml:space="preserve"> </w:t>
      </w:r>
      <w:r w:rsidRPr="00771C52">
        <w:rPr>
          <w:rFonts w:eastAsia="Times New Roman"/>
          <w:color w:val="000000"/>
        </w:rPr>
        <w:t>s</w:t>
      </w:r>
      <w:r w:rsidR="000C4651" w:rsidRPr="00771C52">
        <w:rPr>
          <w:rFonts w:eastAsia="Times New Roman"/>
          <w:color w:val="000000"/>
        </w:rPr>
        <w:t>econds</w:t>
      </w:r>
      <w:r w:rsidRPr="00771C52">
        <w:rPr>
          <w:rFonts w:eastAsia="Times New Roman"/>
          <w:color w:val="000000"/>
        </w:rPr>
        <w:t>)</w:t>
      </w:r>
      <w:r w:rsidRPr="00771C52">
        <w:rPr>
          <w:rFonts w:eastAsia="Times New Roman"/>
          <w:color w:val="000000"/>
          <w:vertAlign w:val="superscript"/>
        </w:rPr>
        <w:t>−1</w:t>
      </w:r>
      <w:r w:rsidRPr="00771C52">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(Niinemets &amp; Tenhunen, 1997)</w:t>
      </w:r>
      <w:r w:rsidR="0078503B">
        <w:rPr>
          <w:rFonts w:eastAsia="Times New Roman"/>
          <w:color w:val="000000"/>
        </w:rPr>
        <w:fldChar w:fldCharType="end"/>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PEP</w:t>
      </w:r>
      <w:r w:rsidRPr="00771C52">
        <w:rPr>
          <w:rFonts w:eastAsia="Times New Roman"/>
          <w:color w:val="000000"/>
        </w:rPr>
        <w:t xml:space="preserve"> was calculated in a similar manner to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rPr>
        <w:t>, but with PEP-specific constants: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586ADE5A" w14:textId="77777777" w:rsidTr="00493741">
        <w:tc>
          <w:tcPr>
            <w:tcW w:w="4675" w:type="dxa"/>
          </w:tcPr>
          <w:p w14:paraId="4E6EE6B0" w14:textId="6ACBCACB" w:rsidR="00C22725" w:rsidRPr="00B83AB1" w:rsidRDefault="00C22725" w:rsidP="00B05AC4">
            <w:pPr>
              <w:spacing w:line="480" w:lineRule="auto"/>
              <w:contextualSpacing/>
              <w:rPr>
                <w:rFonts w:eastAsia="Times New Roman"/>
                <w:i/>
                <w:iCs/>
                <w:color w:val="000000"/>
              </w:rPr>
            </w:pPr>
            <w:r w:rsidRPr="00771C52">
              <w:rPr>
                <w:rFonts w:eastAsia="Times New Roman"/>
                <w:i/>
                <w:iCs/>
                <w:color w:val="000000"/>
              </w:rPr>
              <w:t>N</w:t>
            </w:r>
            <w:r w:rsidRPr="00771C52">
              <w:rPr>
                <w:rFonts w:eastAsia="Times New Roman"/>
                <w:color w:val="000000"/>
                <w:vertAlign w:val="subscript"/>
              </w:rPr>
              <w:t>PEP</w:t>
            </w:r>
            <w:r w:rsidR="00C64CEB" w:rsidRPr="00771C52">
              <w:rPr>
                <w:rFonts w:eastAsia="Times New Roman"/>
                <w:color w:val="000000"/>
              </w:rPr>
              <w:t xml:space="preserve"> </w:t>
            </w:r>
            <w:r w:rsidRPr="00771C52">
              <w:rPr>
                <w:rFonts w:eastAsia="Times New Roman"/>
                <w:color w:val="000000"/>
              </w:rPr>
              <w:t xml:space="preserve">= </w:t>
            </w:r>
            <w:r w:rsidR="00B83AB1">
              <w:rPr>
                <w:rFonts w:eastAsia="Times New Roman"/>
                <w:color w:val="000000"/>
              </w:rPr>
              <w:t>(</w:t>
            </w:r>
            <w:r w:rsidRPr="00771C52">
              <w:rPr>
                <w:rFonts w:eastAsia="Times New Roman"/>
                <w:i/>
                <w:iCs/>
                <w:color w:val="000000"/>
              </w:rPr>
              <w:t>V</w:t>
            </w:r>
            <w:r w:rsidRPr="00771C52">
              <w:rPr>
                <w:rFonts w:eastAsia="Times New Roman"/>
                <w:color w:val="000000"/>
                <w:vertAlign w:val="subscript"/>
              </w:rPr>
              <w:t>pmax,25</w:t>
            </w:r>
            <w:r w:rsidRPr="00771C52">
              <w:rPr>
                <w:rFonts w:eastAsia="Times New Roman"/>
                <w:i/>
                <w:iCs/>
                <w:color w:val="000000"/>
              </w:rPr>
              <w:t>M</w:t>
            </w:r>
            <w:r w:rsidRPr="00771C52">
              <w:rPr>
                <w:rFonts w:eastAsia="Times New Roman"/>
                <w:color w:val="000000"/>
                <w:vertAlign w:val="subscript"/>
              </w:rPr>
              <w:t>p</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w:t>
            </w:r>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proofErr w:type="spellStart"/>
            <w:r w:rsidRPr="00771C52">
              <w:rPr>
                <w:rFonts w:eastAsia="Times New Roman"/>
                <w:i/>
                <w:iCs/>
                <w:color w:val="000000"/>
              </w:rPr>
              <w:t>k</w:t>
            </w:r>
            <w:r w:rsidRPr="00771C52">
              <w:rPr>
                <w:rFonts w:eastAsia="Times New Roman"/>
                <w:color w:val="000000"/>
                <w:vertAlign w:val="subscript"/>
              </w:rPr>
              <w:t>cat,p</w:t>
            </w:r>
            <w:r w:rsidRPr="00771C52">
              <w:rPr>
                <w:rFonts w:eastAsia="Times New Roman"/>
                <w:i/>
                <w:iCs/>
                <w:color w:val="000000"/>
              </w:rPr>
              <w:t>n</w:t>
            </w:r>
            <w:r w:rsidRPr="00771C52">
              <w:rPr>
                <w:rFonts w:eastAsia="Times New Roman"/>
                <w:color w:val="000000"/>
                <w:vertAlign w:val="subscript"/>
              </w:rPr>
              <w:t>p</w:t>
            </w:r>
            <w:proofErr w:type="spellEnd"/>
            <w:r w:rsidR="00B83AB1">
              <w:rPr>
                <w:rFonts w:eastAsia="Times New Roman"/>
                <w:color w:val="000000"/>
              </w:rPr>
              <w:t>)</w:t>
            </w:r>
          </w:p>
        </w:tc>
        <w:tc>
          <w:tcPr>
            <w:tcW w:w="4675" w:type="dxa"/>
          </w:tcPr>
          <w:p w14:paraId="0F94BEDD" w14:textId="5E179872"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del w:id="48" w:author="Nick Smith" w:date="2021-12-10T09:50:00Z">
              <w:r w:rsidR="008A5EC2" w:rsidRPr="00771C52" w:rsidDel="000E55C7">
                <w:rPr>
                  <w:rFonts w:eastAsia="Times New Roman"/>
                  <w:color w:val="000000"/>
                </w:rPr>
                <w:delText>1</w:delText>
              </w:r>
              <w:r w:rsidR="008A5EC2" w:rsidDel="000E55C7">
                <w:rPr>
                  <w:rFonts w:eastAsia="Times New Roman"/>
                  <w:color w:val="000000"/>
                </w:rPr>
                <w:delText>0</w:delText>
              </w:r>
            </w:del>
            <w:ins w:id="49" w:author="Nick Smith" w:date="2021-12-10T09:50:00Z">
              <w:r w:rsidR="000E55C7" w:rsidRPr="00771C52">
                <w:rPr>
                  <w:rFonts w:eastAsia="Times New Roman"/>
                  <w:color w:val="000000"/>
                </w:rPr>
                <w:t>1</w:t>
              </w:r>
            </w:ins>
            <w:ins w:id="50" w:author="Nick Smith" w:date="2021-12-10T09:54:00Z">
              <w:r w:rsidR="000E55C7">
                <w:rPr>
                  <w:rFonts w:eastAsia="Times New Roman"/>
                  <w:color w:val="000000"/>
                </w:rPr>
                <w:t>2</w:t>
              </w:r>
            </w:ins>
            <w:r w:rsidRPr="00771C52">
              <w:rPr>
                <w:rFonts w:eastAsia="Times New Roman"/>
                <w:color w:val="000000"/>
              </w:rPr>
              <w:t>)</w:t>
            </w:r>
          </w:p>
        </w:tc>
      </w:tr>
    </w:tbl>
    <w:p w14:paraId="76D8D117" w14:textId="34E3B900"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proofErr w:type="spellStart"/>
      <w:r w:rsidRPr="00771C52">
        <w:rPr>
          <w:rFonts w:eastAsia="Times New Roman"/>
          <w:i/>
          <w:iCs/>
          <w:color w:val="000000"/>
        </w:rPr>
        <w:t>M</w:t>
      </w:r>
      <w:r w:rsidRPr="00771C52">
        <w:rPr>
          <w:rFonts w:eastAsia="Times New Roman"/>
          <w:color w:val="000000"/>
          <w:vertAlign w:val="subscript"/>
        </w:rPr>
        <w:t>p</w:t>
      </w:r>
      <w:proofErr w:type="spellEnd"/>
      <w:r w:rsidRPr="00771C52">
        <w:rPr>
          <w:rFonts w:eastAsia="Times New Roman"/>
          <w:color w:val="000000"/>
        </w:rPr>
        <w:t xml:space="preserve"> is the molecular mass of PEP, 0.41 g PEP (</w:t>
      </w:r>
      <w:proofErr w:type="spellStart"/>
      <w:r w:rsidRPr="00771C52">
        <w:rPr>
          <w:rFonts w:eastAsia="Times New Roman"/>
          <w:color w:val="000000"/>
        </w:rPr>
        <w:t>μmol</w:t>
      </w:r>
      <w:proofErr w:type="spellEnd"/>
      <w:r w:rsidRPr="00771C52">
        <w:rPr>
          <w:rFonts w:eastAsia="Times New Roman"/>
          <w:color w:val="000000"/>
        </w:rPr>
        <w:t xml:space="preserve"> PEP)</w:t>
      </w:r>
      <w:r w:rsidRPr="00771C52">
        <w:rPr>
          <w:rFonts w:eastAsia="Times New Roman"/>
          <w:color w:val="000000"/>
          <w:vertAlign w:val="superscript"/>
        </w:rPr>
        <w:t>−1</w:t>
      </w:r>
      <w:r w:rsidRPr="00771C52">
        <w:rPr>
          <w:rFonts w:eastAsia="Times New Roman"/>
          <w:color w:val="000000"/>
        </w:rPr>
        <w:t>; [</w:t>
      </w:r>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 is the nitrogen concentration of PEP, assumed to be similar to Rubisco</w:t>
      </w:r>
      <w:r w:rsidR="0078503B">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{"citationItems":[{"id":"ITEM-1","itemData":{"ISSN":"0032-0889","author":[{"dropping-particle":"","family":"Sage","given":"Rowan F","non-dropping-particle":"","parse-names":false,"suffix":""},{"dropping-particle":"","family":"Pearcy","given":"Robert W","non-dropping-particle":"","parse-names":false,"suffix":""}],"container-title":"Plant physiology","id":"ITEM-1","issue":"3","issued":{"date-parts":[["1987"]]},"page":"959-963","publisher":"Am Soc Plant Biol","title":"The nitrogen use efficiency of C3 and C4 plants: II. Leaf nitrogen effects on the gas exchange characteristics of Chenopodium album (L.) and Amaranthus retroflexus (L.)","type":"article-journal","volume":"84"},"uris":["http://www.mendeley.com/documents/?uuid=bbd04dbf-d86c-4d45-8e56-86fe687dfc80"]}],"mendeley":{"formattedCitation":"(Sage &amp; Pearcy, 1987)","plainTextFormattedCitation":"(Sage &amp; Pearcy, 1987)","previouslyFormattedCitation":"(Sage &amp; Pearcy, 1987)"},"properties":{"noteIndex":0},"schema":"https://github.com/citation-style-language/schema/raw/master/csl-citation.json"}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(Sage &amp; Pearcy, 1987)</w:t>
      </w:r>
      <w:r w:rsidR="0078503B">
        <w:rPr>
          <w:rFonts w:eastAsia="Times New Roman"/>
          <w:color w:val="000000"/>
        </w:rPr>
        <w:fldChar w:fldCharType="end"/>
      </w:r>
      <w:r w:rsidRPr="00771C52">
        <w:rPr>
          <w:rFonts w:eastAsia="Times New Roman"/>
          <w:color w:val="000000"/>
        </w:rPr>
        <w:t xml:space="preserve">, 0.0144 mol </w:t>
      </w:r>
      <w:r w:rsidR="00226FA7" w:rsidRPr="00771C52">
        <w:rPr>
          <w:rFonts w:eastAsia="Times New Roman"/>
          <w:color w:val="000000"/>
        </w:rPr>
        <w:t xml:space="preserve">N </w:t>
      </w:r>
      <w:r w:rsidRPr="00771C52">
        <w:rPr>
          <w:rFonts w:eastAsia="Times New Roman"/>
          <w:color w:val="000000"/>
        </w:rPr>
        <w:t>(g PEP)</w:t>
      </w:r>
      <w:r w:rsidRPr="00771C52">
        <w:rPr>
          <w:rFonts w:eastAsia="Times New Roman"/>
          <w:color w:val="000000"/>
          <w:vertAlign w:val="superscript"/>
        </w:rPr>
        <w:t>−1</w:t>
      </w:r>
      <w:r w:rsidRPr="00771C52">
        <w:rPr>
          <w:rFonts w:eastAsia="Times New Roman"/>
          <w:color w:val="000000"/>
        </w:rPr>
        <w:t xml:space="preserve">; </w:t>
      </w:r>
      <w:proofErr w:type="spellStart"/>
      <w:r w:rsidRPr="00771C52">
        <w:rPr>
          <w:rFonts w:eastAsia="Times New Roman"/>
          <w:i/>
          <w:iCs/>
          <w:color w:val="000000"/>
        </w:rPr>
        <w:t>k</w:t>
      </w:r>
      <w:r w:rsidRPr="00771C52">
        <w:rPr>
          <w:rFonts w:eastAsia="Times New Roman"/>
          <w:color w:val="000000"/>
          <w:vertAlign w:val="subscript"/>
        </w:rPr>
        <w:t>cat</w:t>
      </w:r>
      <w:proofErr w:type="spellEnd"/>
      <w:r w:rsidRPr="00771C52">
        <w:rPr>
          <w:rFonts w:eastAsia="Times New Roman"/>
          <w:color w:val="000000"/>
        </w:rPr>
        <w:t xml:space="preserve"> is the catalytic turnover at 25°C, 5,440,000 </w:t>
      </w:r>
      <w:proofErr w:type="spellStart"/>
      <w:r w:rsidRPr="00771C52">
        <w:rPr>
          <w:rFonts w:eastAsia="Times New Roman"/>
          <w:color w:val="000000"/>
        </w:rPr>
        <w:t>μmol</w:t>
      </w:r>
      <w:proofErr w:type="spellEnd"/>
      <w:r w:rsidRPr="00771C52">
        <w:rPr>
          <w:rFonts w:eastAsia="Times New Roman"/>
          <w:color w:val="000000"/>
        </w:rPr>
        <w:t xml:space="preserve"> CO</w:t>
      </w:r>
      <w:r w:rsidRPr="00771C52">
        <w:rPr>
          <w:rFonts w:eastAsia="Times New Roman"/>
          <w:color w:val="000000"/>
          <w:vertAlign w:val="subscript"/>
        </w:rPr>
        <w:t>2</w:t>
      </w:r>
      <w:r w:rsidRPr="00771C52">
        <w:rPr>
          <w:rFonts w:eastAsia="Times New Roman"/>
          <w:color w:val="000000"/>
        </w:rPr>
        <w:t xml:space="preserve"> (</w:t>
      </w:r>
      <w:proofErr w:type="spellStart"/>
      <w:r w:rsidRPr="00771C52">
        <w:rPr>
          <w:rFonts w:eastAsia="Times New Roman"/>
          <w:color w:val="000000"/>
        </w:rPr>
        <w:t>mol</w:t>
      </w:r>
      <w:proofErr w:type="spellEnd"/>
      <w:r w:rsidRPr="00771C52">
        <w:rPr>
          <w:rFonts w:eastAsia="Times New Roman"/>
          <w:color w:val="000000"/>
        </w:rPr>
        <w:t xml:space="preserve"> Rubisco sites</w:t>
      </w:r>
      <w:r w:rsidR="00226FA7" w:rsidRPr="00771C52">
        <w:rPr>
          <w:rFonts w:eastAsia="Times New Roman"/>
          <w:color w:val="000000"/>
        </w:rPr>
        <w:t xml:space="preserve"> </w:t>
      </w:r>
      <w:r w:rsidRPr="00771C52">
        <w:rPr>
          <w:rFonts w:eastAsia="Times New Roman"/>
          <w:color w:val="000000"/>
        </w:rPr>
        <w:t>*</w:t>
      </w:r>
      <w:r w:rsidR="00226FA7" w:rsidRPr="00771C52">
        <w:rPr>
          <w:rFonts w:eastAsia="Times New Roman"/>
          <w:color w:val="000000"/>
        </w:rPr>
        <w:t xml:space="preserve"> </w:t>
      </w:r>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vertAlign w:val="subscript"/>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{"citationItems":[{"id":"ITEM-1","itemData":{"ISSN":"0032-0889","author":[{"dropping-particle":"","family":"Boyd","given":"Ryan A","non-dropping-particle":"","parse-names":false,"suffix":""},{"dropping-particle":"","family":"Gandin","given":"Anthony","non-dropping-particle":"","parse-names":false,"suffix":""},{"dropping-particle":"","family":"Cousins","given":"Asaph B","non-dropping-particle":"","parse-names":false,"suffix":""}],"container-title":"Plant Physiology","id":"ITEM-1","issue":"3","issued":{"date-parts":[["2015"]]},"page":"1850-1861","publisher":"Am Soc Plant Biol","title":"Temperature responses of C4 photosynthesis: biochemical analysis of Rubisco, phosphoenolpyruvate carboxylase, and carbonic anhydrase in Setaria viridis","type":"article-journal","volume":"169"},"uris":["http://www.mendeley.com/documents/?uuid=badd4db5-cca1-4ef2-9b59-30de70df1626"]}],"mendeley":{"formattedCitation":"(Boyd &lt;i&gt;et al.&lt;/i&gt;, 2015)","plainTextFormattedCitation":"(Boyd et al., 2015)","previouslyFormattedCitation":"(Boyd &lt;i&gt;et al.&lt;/i&gt;, 2015)"},"properties":{"noteIndex":0},"schema":"https://github.com/citation-style-language/schema/raw/master/csl-citation.json"}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 xml:space="preserve">(Boyd </w:t>
      </w:r>
      <w:r w:rsidR="0078503B" w:rsidRPr="0078503B">
        <w:rPr>
          <w:rFonts w:eastAsia="Times New Roman"/>
          <w:i/>
          <w:noProof/>
          <w:color w:val="000000"/>
        </w:rPr>
        <w:t>et al.</w:t>
      </w:r>
      <w:r w:rsidR="0078503B" w:rsidRPr="0078503B">
        <w:rPr>
          <w:rFonts w:eastAsia="Times New Roman"/>
          <w:noProof/>
          <w:color w:val="000000"/>
        </w:rPr>
        <w:t>, 2015)</w:t>
      </w:r>
      <w:r w:rsidR="0078503B">
        <w:rPr>
          <w:rFonts w:eastAsia="Times New Roman"/>
          <w:color w:val="000000"/>
        </w:rPr>
        <w:fldChar w:fldCharType="end"/>
      </w:r>
      <w:r w:rsidRPr="00771C52">
        <w:rPr>
          <w:rFonts w:eastAsia="Times New Roman"/>
          <w:color w:val="000000"/>
        </w:rPr>
        <w:t xml:space="preserve">; and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catalytic sites per mol PEP, assumed to be 2 mol sites (mol PEP)</w:t>
      </w:r>
      <w:r w:rsidRPr="00771C52">
        <w:rPr>
          <w:rFonts w:eastAsia="Times New Roman"/>
          <w:color w:val="000000"/>
          <w:vertAlign w:val="superscript"/>
        </w:rPr>
        <w:t>−1</w:t>
      </w:r>
      <w:r w:rsidRPr="00771C52">
        <w:rPr>
          <w:rFonts w:eastAsia="Times New Roman"/>
          <w:color w:val="000000"/>
        </w:rPr>
        <w:t>. We also calculated the nitrogen in structural tissue (</w:t>
      </w: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using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following the empirical approach described in Dong </w:t>
      </w:r>
      <w:r w:rsidRPr="00B05AC4">
        <w:rPr>
          <w:rFonts w:eastAsia="Times New Roman"/>
          <w:i/>
          <w:color w:val="000000"/>
        </w:rPr>
        <w:t xml:space="preserve">et al. </w:t>
      </w:r>
      <w:r w:rsidR="0078503B">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(2017)</w:t>
      </w:r>
      <w:r w:rsidR="0078503B">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24C85C41" w14:textId="77777777" w:rsidTr="00493741">
        <w:tc>
          <w:tcPr>
            <w:tcW w:w="4675" w:type="dxa"/>
          </w:tcPr>
          <w:p w14:paraId="16E11A22" w14:textId="7D270301"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 10</w:t>
            </w:r>
            <w:r w:rsidRPr="00771C52">
              <w:rPr>
                <w:rFonts w:eastAsia="Times New Roman"/>
                <w:color w:val="000000"/>
                <w:vertAlign w:val="superscript"/>
              </w:rPr>
              <w:t>-2.67</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vertAlign w:val="superscript"/>
              </w:rPr>
              <w:t>0.99</w:t>
            </w:r>
          </w:p>
        </w:tc>
        <w:tc>
          <w:tcPr>
            <w:tcW w:w="4675" w:type="dxa"/>
          </w:tcPr>
          <w:p w14:paraId="54B4525B" w14:textId="59CD4D3C"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del w:id="51" w:author="Nick Smith" w:date="2021-12-10T09:50:00Z">
              <w:r w:rsidR="008A5EC2" w:rsidRPr="00771C52" w:rsidDel="000E55C7">
                <w:rPr>
                  <w:rFonts w:eastAsia="Times New Roman"/>
                  <w:color w:val="000000"/>
                </w:rPr>
                <w:delText>1</w:delText>
              </w:r>
              <w:r w:rsidR="008A5EC2" w:rsidDel="000E55C7">
                <w:rPr>
                  <w:rFonts w:eastAsia="Times New Roman"/>
                  <w:color w:val="000000"/>
                </w:rPr>
                <w:delText>1</w:delText>
              </w:r>
            </w:del>
            <w:ins w:id="52" w:author="Nick Smith" w:date="2021-12-10T09:50:00Z">
              <w:r w:rsidR="000E55C7" w:rsidRPr="00771C52">
                <w:rPr>
                  <w:rFonts w:eastAsia="Times New Roman"/>
                  <w:color w:val="000000"/>
                </w:rPr>
                <w:t>1</w:t>
              </w:r>
            </w:ins>
            <w:ins w:id="53" w:author="Nick Smith" w:date="2021-12-10T09:54:00Z">
              <w:r w:rsidR="000E55C7">
                <w:rPr>
                  <w:rFonts w:eastAsia="Times New Roman"/>
                  <w:color w:val="000000"/>
                </w:rPr>
                <w:t>3</w:t>
              </w:r>
            </w:ins>
            <w:r w:rsidRPr="00771C52">
              <w:rPr>
                <w:rFonts w:eastAsia="Times New Roman"/>
                <w:color w:val="000000"/>
              </w:rPr>
              <w:t>)</w:t>
            </w:r>
          </w:p>
        </w:tc>
      </w:tr>
    </w:tbl>
    <w:p w14:paraId="2E6C127E" w14:textId="59A9EB68" w:rsidR="00361685" w:rsidRPr="00771C52" w:rsidRDefault="00361685" w:rsidP="00B05AC4">
      <w:pPr>
        <w:spacing w:line="480" w:lineRule="auto"/>
        <w:contextualSpacing/>
        <w:rPr>
          <w:rFonts w:eastAsia="Times New Roman"/>
        </w:rPr>
      </w:pPr>
      <w:r w:rsidRPr="00771C52">
        <w:rPr>
          <w:rFonts w:eastAsia="Times New Roman"/>
          <w:color w:val="000000"/>
        </w:rPr>
        <w:t xml:space="preserve">We then fit a second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 and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predicted nitrogen components (</w:t>
      </w: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vertAlign w:val="subscript"/>
        </w:rPr>
        <w:t xml:space="preserve"> </w:t>
      </w:r>
      <w:r w:rsidRPr="00771C52">
        <w:rPr>
          <w:rFonts w:eastAsia="Times New Roman"/>
          <w:color w:val="000000"/>
        </w:rPr>
        <w:t xml:space="preserve">and </w:t>
      </w: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and species characteristics (photosynthetic pathway and whether the plant has the known capacity to biologically fix nitrogen) as fixed effects. Soil treatment and species characteristics were categorical fixed effects and predicted nitrogen components were continuous fixed effects in the model. Species identity, species identity by site, and species identity by site by block were included as categorical random intercept terms.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vertAlign w:val="subscript"/>
        </w:rPr>
        <w:t xml:space="preserve"> </w:t>
      </w:r>
      <w:r w:rsidRPr="00771C52">
        <w:rPr>
          <w:rFonts w:eastAsia="Times New Roman"/>
          <w:color w:val="000000"/>
        </w:rPr>
        <w:t>was natural log transformed to meet normality assumptions.</w:t>
      </w:r>
    </w:p>
    <w:p w14:paraId="030E4551" w14:textId="32276F09" w:rsidR="00361685" w:rsidRPr="00771C52" w:rsidRDefault="00361685" w:rsidP="00B05AC4">
      <w:pPr>
        <w:spacing w:line="480" w:lineRule="auto"/>
        <w:contextualSpacing/>
        <w:rPr>
          <w:rFonts w:eastAsia="Times New Roman"/>
        </w:rPr>
      </w:pPr>
      <w:r w:rsidRPr="00771C52">
        <w:rPr>
          <w:rFonts w:eastAsia="Times New Roman"/>
          <w:color w:val="000000"/>
        </w:rPr>
        <w:tab/>
        <w:t>To examine the response of</w:t>
      </w:r>
      <w:r w:rsidR="00236DDA">
        <w:rPr>
          <w:rFonts w:eastAsia="Times New Roman"/>
          <w:color w:val="000000"/>
        </w:rPr>
        <w:t xml:space="preserve"> community</w:t>
      </w:r>
      <w:r w:rsidRPr="00771C52">
        <w:rPr>
          <w:rFonts w:eastAsia="Times New Roman"/>
          <w:color w:val="000000"/>
        </w:rPr>
        <w:t xml:space="preserve"> AGB to the soil treatments</w:t>
      </w:r>
      <w:r w:rsidR="00C93A3A">
        <w:rPr>
          <w:rFonts w:eastAsia="Times New Roman"/>
          <w:color w:val="000000"/>
        </w:rPr>
        <w:t xml:space="preserve"> (Aim 3)</w:t>
      </w:r>
      <w:r w:rsidRPr="00771C52">
        <w:rPr>
          <w:rFonts w:eastAsia="Times New Roman"/>
          <w:color w:val="000000"/>
        </w:rPr>
        <w:t xml:space="preserve">, we fit a third linear mixed effects models with AGB as the dependent variable. </w:t>
      </w:r>
      <w:r w:rsidR="00C93A3A">
        <w:rPr>
          <w:rFonts w:eastAsia="Times New Roman"/>
          <w:color w:val="000000"/>
        </w:rPr>
        <w:t>S</w:t>
      </w:r>
      <w:r w:rsidRPr="00771C52">
        <w:rPr>
          <w:rFonts w:eastAsia="Times New Roman"/>
          <w:color w:val="000000"/>
        </w:rPr>
        <w:t>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included as </w:t>
      </w:r>
      <w:r w:rsidRPr="00771C52">
        <w:rPr>
          <w:rFonts w:eastAsia="Times New Roman"/>
          <w:color w:val="000000"/>
        </w:rPr>
        <w:lastRenderedPageBreak/>
        <w:t>independent categorical variables. Site and site by block were included as categorical random intercept terms. In both cases, dependent variables were natural log transformed to meet normality assumptions.</w:t>
      </w:r>
    </w:p>
    <w:p w14:paraId="5585EA39" w14:textId="1821E885" w:rsidR="00361685" w:rsidRPr="00771C52" w:rsidRDefault="00361685" w:rsidP="00B05AC4">
      <w:pPr>
        <w:spacing w:line="480" w:lineRule="auto"/>
        <w:contextualSpacing/>
        <w:rPr>
          <w:rFonts w:eastAsia="Times New Roman"/>
        </w:rPr>
      </w:pPr>
      <w:r w:rsidRPr="00771C52">
        <w:rPr>
          <w:rFonts w:eastAsia="Times New Roman"/>
          <w:color w:val="000000"/>
        </w:rPr>
        <w:tab/>
        <w:t xml:space="preserve">In a final analysis, we explored the effect of soil nitrogen </w:t>
      </w:r>
      <w:r w:rsidR="00280797">
        <w:rPr>
          <w:rFonts w:eastAsia="Times New Roman"/>
          <w:color w:val="000000"/>
        </w:rPr>
        <w:t>addition</w:t>
      </w:r>
      <w:r w:rsidR="00280797" w:rsidRPr="00771C52">
        <w:rPr>
          <w:rFonts w:eastAsia="Times New Roman"/>
          <w:color w:val="000000"/>
        </w:rPr>
        <w:t xml:space="preserve"> </w:t>
      </w:r>
      <w:r w:rsidRPr="00771C52">
        <w:rPr>
          <w:rFonts w:eastAsia="Times New Roman"/>
          <w:color w:val="000000"/>
        </w:rPr>
        <w:t xml:space="preserve">in relation to community nitrogen demand on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00C93A3A">
        <w:rPr>
          <w:rFonts w:eastAsia="Times New Roman"/>
          <w:color w:val="000000"/>
        </w:rPr>
        <w:t xml:space="preserve"> (Aim 4)</w:t>
      </w:r>
      <w:r w:rsidRPr="00771C52">
        <w:rPr>
          <w:rFonts w:eastAsia="Times New Roman"/>
          <w:color w:val="000000"/>
        </w:rPr>
        <w:t xml:space="preserve">. To do this, we calculated </w:t>
      </w:r>
      <w:del w:id="54" w:author="Nick Smith" w:date="2021-12-10T14:51:00Z">
        <w:r w:rsidRPr="00771C52" w:rsidDel="00CA7ADC">
          <w:rPr>
            <w:rFonts w:eastAsia="Times New Roman"/>
            <w:color w:val="000000"/>
          </w:rPr>
          <w:delText>treatment type average</w:delText>
        </w:r>
      </w:del>
      <w:ins w:id="55" w:author="Nick Smith" w:date="2021-12-10T15:09:00Z">
        <w:r w:rsidR="00F228A0">
          <w:rPr>
            <w:rFonts w:eastAsia="Times New Roman"/>
            <w:color w:val="000000"/>
          </w:rPr>
          <w:t>species</w:t>
        </w:r>
      </w:ins>
      <w:ins w:id="56" w:author="Nick Smith" w:date="2021-12-10T14:51:00Z">
        <w:r w:rsidR="00CA7ADC">
          <w:rPr>
            <w:rFonts w:eastAsia="Times New Roman"/>
            <w:color w:val="000000"/>
          </w:rPr>
          <w:t xml:space="preserve"> level</w:t>
        </w:r>
      </w:ins>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χ,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and AGB values for all </w:t>
      </w:r>
      <w:del w:id="57" w:author="Nick Smith" w:date="2021-12-10T15:09:00Z">
        <w:r w:rsidRPr="00771C52" w:rsidDel="00F228A0">
          <w:rPr>
            <w:rFonts w:eastAsia="Times New Roman"/>
            <w:color w:val="000000"/>
          </w:rPr>
          <w:delText xml:space="preserve">plots </w:delText>
        </w:r>
      </w:del>
      <w:ins w:id="58" w:author="Nick Smith" w:date="2021-12-10T15:09:00Z">
        <w:r w:rsidR="00F228A0">
          <w:rPr>
            <w:rFonts w:eastAsia="Times New Roman"/>
            <w:color w:val="000000"/>
          </w:rPr>
          <w:t>treatment types</w:t>
        </w:r>
      </w:ins>
      <w:ins w:id="59" w:author="Nick Smith" w:date="2021-12-10T16:43:00Z">
        <w:r w:rsidR="002D64A7">
          <w:rPr>
            <w:rFonts w:eastAsia="Times New Roman"/>
            <w:color w:val="000000"/>
          </w:rPr>
          <w:t xml:space="preserve"> in each block</w:t>
        </w:r>
      </w:ins>
      <w:ins w:id="60" w:author="Nick Smith" w:date="2021-12-10T15:09:00Z">
        <w:r w:rsidR="00F228A0" w:rsidRPr="00771C52">
          <w:rPr>
            <w:rFonts w:eastAsia="Times New Roman"/>
            <w:color w:val="000000"/>
          </w:rPr>
          <w:t xml:space="preserve"> </w:t>
        </w:r>
      </w:ins>
      <w:r w:rsidRPr="00771C52">
        <w:rPr>
          <w:rFonts w:eastAsia="Times New Roman"/>
          <w:color w:val="000000"/>
        </w:rPr>
        <w:t xml:space="preserve">at all sites. Within </w:t>
      </w:r>
      <w:r w:rsidR="00C50265">
        <w:rPr>
          <w:rFonts w:eastAsia="Times New Roman"/>
          <w:color w:val="000000"/>
        </w:rPr>
        <w:t>each</w:t>
      </w:r>
      <w:r w:rsidRPr="00771C52">
        <w:rPr>
          <w:rFonts w:eastAsia="Times New Roman"/>
          <w:color w:val="000000"/>
        </w:rPr>
        <w:t xml:space="preserve"> </w:t>
      </w:r>
      <w:del w:id="61" w:author="Nick Smith" w:date="2021-12-10T16:43:00Z">
        <w:r w:rsidRPr="00771C52" w:rsidDel="00F22FAC">
          <w:rPr>
            <w:rFonts w:eastAsia="Times New Roman"/>
            <w:color w:val="000000"/>
          </w:rPr>
          <w:delText>P by K</w:delText>
        </w:r>
        <w:r w:rsidRPr="00771C52" w:rsidDel="00F22FAC">
          <w:rPr>
            <w:rFonts w:eastAsia="Times New Roman"/>
            <w:color w:val="000000"/>
            <w:vertAlign w:val="subscript"/>
          </w:rPr>
          <w:delText>+µ</w:delText>
        </w:r>
        <w:r w:rsidRPr="00771C52" w:rsidDel="00F22FAC">
          <w:rPr>
            <w:rFonts w:eastAsia="Times New Roman"/>
            <w:color w:val="000000"/>
          </w:rPr>
          <w:delText xml:space="preserve"> </w:delText>
        </w:r>
      </w:del>
      <w:r w:rsidRPr="00771C52">
        <w:rPr>
          <w:rFonts w:eastAsia="Times New Roman"/>
          <w:color w:val="000000"/>
        </w:rPr>
        <w:t>treatment</w:t>
      </w:r>
      <w:r w:rsidR="00C50265">
        <w:rPr>
          <w:rFonts w:eastAsia="Times New Roman"/>
          <w:color w:val="000000"/>
        </w:rPr>
        <w:t xml:space="preserve"> </w:t>
      </w:r>
      <w:del w:id="62" w:author="Nick Smith" w:date="2021-12-10T16:43:00Z">
        <w:r w:rsidR="00C50265" w:rsidDel="00F22FAC">
          <w:rPr>
            <w:rFonts w:eastAsia="Times New Roman"/>
            <w:color w:val="000000"/>
          </w:rPr>
          <w:delText xml:space="preserve">combination </w:delText>
        </w:r>
      </w:del>
      <w:ins w:id="63" w:author="Nick Smith" w:date="2021-12-10T16:43:00Z">
        <w:r w:rsidR="00F22FAC">
          <w:rPr>
            <w:rFonts w:eastAsia="Times New Roman"/>
            <w:color w:val="000000"/>
          </w:rPr>
          <w:t>type</w:t>
        </w:r>
        <w:r w:rsidR="00F22FAC">
          <w:rPr>
            <w:rFonts w:eastAsia="Times New Roman"/>
            <w:color w:val="000000"/>
          </w:rPr>
          <w:t xml:space="preserve"> </w:t>
        </w:r>
      </w:ins>
      <w:r w:rsidR="00E24E01">
        <w:rPr>
          <w:rFonts w:eastAsia="Times New Roman"/>
          <w:color w:val="000000"/>
        </w:rPr>
        <w:t xml:space="preserve">within each block </w:t>
      </w:r>
      <w:r w:rsidR="00C50265">
        <w:rPr>
          <w:rFonts w:eastAsia="Times New Roman"/>
          <w:color w:val="000000"/>
        </w:rPr>
        <w:t>at each site</w:t>
      </w:r>
      <w:r w:rsidRPr="00771C52">
        <w:rPr>
          <w:rFonts w:eastAsia="Times New Roman"/>
          <w:color w:val="000000"/>
        </w:rPr>
        <w:t xml:space="preserve">, we calculated the percent change in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 </w:t>
      </w:r>
      <w:del w:id="64" w:author="Nick Smith" w:date="2021-12-10T15:01:00Z">
        <w:r w:rsidRPr="00771C52" w:rsidDel="00CA7ADC">
          <w:rPr>
            <w:rFonts w:eastAsia="Times New Roman"/>
            <w:color w:val="000000"/>
          </w:rPr>
          <w:delText xml:space="preserve">χ (∆χ; %), </w:delText>
        </w:r>
      </w:del>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 and AGB (∆AGB; %) from the </w:t>
      </w:r>
      <w:r w:rsidR="00B50149">
        <w:rPr>
          <w:rFonts w:eastAsia="Times New Roman"/>
          <w:color w:val="000000"/>
        </w:rPr>
        <w:t>ambient</w:t>
      </w:r>
      <w:r w:rsidR="00B50149" w:rsidRPr="00771C52">
        <w:rPr>
          <w:rFonts w:eastAsia="Times New Roman"/>
          <w:color w:val="000000"/>
        </w:rPr>
        <w:t xml:space="preserve"> </w:t>
      </w:r>
      <w:r w:rsidRPr="00771C52">
        <w:rPr>
          <w:rFonts w:eastAsia="Times New Roman"/>
          <w:color w:val="000000"/>
        </w:rPr>
        <w:t xml:space="preserve">soil N plots to the </w:t>
      </w:r>
      <w:r w:rsidR="00B50149">
        <w:rPr>
          <w:rFonts w:eastAsia="Times New Roman"/>
          <w:color w:val="000000"/>
        </w:rPr>
        <w:t>added</w:t>
      </w:r>
      <w:r w:rsidR="00B50149" w:rsidRPr="00771C52">
        <w:rPr>
          <w:rFonts w:eastAsia="Times New Roman"/>
          <w:color w:val="000000"/>
        </w:rPr>
        <w:t xml:space="preserve"> </w:t>
      </w:r>
      <w:r w:rsidRPr="00771C52">
        <w:rPr>
          <w:rFonts w:eastAsia="Times New Roman"/>
          <w:color w:val="000000"/>
        </w:rPr>
        <w:t xml:space="preserve">soil N plots. We used mean absolute deviation (Leys et al., 2013) to remove instances where any ∆ values were 3 times higher than the </w:t>
      </w:r>
      <w:r w:rsidR="007B0E7E">
        <w:rPr>
          <w:rFonts w:eastAsia="Times New Roman"/>
          <w:color w:val="000000"/>
        </w:rPr>
        <w:t>mean absolute deviation</w:t>
      </w:r>
      <w:ins w:id="65" w:author="Nick Smith" w:date="2021-12-10T15:01:00Z">
        <w:r w:rsidR="00A62640">
          <w:rPr>
            <w:rFonts w:eastAsia="Times New Roman"/>
            <w:color w:val="000000"/>
          </w:rPr>
          <w:t xml:space="preserve"> resulting in 328 </w:t>
        </w:r>
      </w:ins>
      <w:ins w:id="66" w:author="Nick Smith" w:date="2021-12-10T15:02:00Z">
        <w:r w:rsidR="00A62640">
          <w:rPr>
            <w:rFonts w:eastAsia="Times New Roman"/>
            <w:color w:val="000000"/>
          </w:rPr>
          <w:t>observations</w:t>
        </w:r>
      </w:ins>
      <w:r w:rsidRPr="00771C52">
        <w:rPr>
          <w:rFonts w:eastAsia="Times New Roman"/>
          <w:color w:val="000000"/>
        </w:rPr>
        <w:t>. We then fit a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w:t>
      </w:r>
      <w:r w:rsidR="008C5C8B">
        <w:rPr>
          <w:rFonts w:eastAsia="Times New Roman"/>
          <w:color w:val="000000"/>
        </w:rPr>
        <w:t>.</w:t>
      </w:r>
      <w:r w:rsidRPr="00771C52">
        <w:rPr>
          <w:rFonts w:eastAsia="Times New Roman"/>
          <w:color w:val="000000"/>
        </w:rPr>
        <w:t xml:space="preserve"> ∆AGB, </w:t>
      </w:r>
      <w:del w:id="67" w:author="Nick Smith" w:date="2021-12-10T15:01:00Z">
        <w:r w:rsidRPr="00771C52" w:rsidDel="00A62640">
          <w:rPr>
            <w:rFonts w:eastAsia="Times New Roman"/>
            <w:color w:val="000000"/>
          </w:rPr>
          <w:delText xml:space="preserve">∆χ, </w:delText>
        </w:r>
      </w:del>
      <w:r w:rsidRPr="00771C52">
        <w:rPr>
          <w:rFonts w:eastAsia="Times New Roman"/>
          <w:color w:val="000000"/>
        </w:rPr>
        <w:t>∆</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and their interactions were included as independent variables. Soil treatment variables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also included as independent variables. Species identity, species identity by site, and species identity by site by block were included as categorical random intercept terms.</w:t>
      </w:r>
    </w:p>
    <w:p w14:paraId="0D777696" w14:textId="10942D94" w:rsidR="00361685" w:rsidRPr="00771C52" w:rsidRDefault="00361685" w:rsidP="00B05AC4">
      <w:pPr>
        <w:spacing w:line="480" w:lineRule="auto"/>
        <w:contextualSpacing/>
        <w:rPr>
          <w:rFonts w:eastAsia="Times New Roman"/>
        </w:rPr>
      </w:pPr>
      <w:r w:rsidRPr="00771C52">
        <w:rPr>
          <w:rFonts w:eastAsia="Times New Roman"/>
          <w:color w:val="000000"/>
        </w:rPr>
        <w:tab/>
        <w:t>Throughout, all models were fit using the “</w:t>
      </w:r>
      <w:proofErr w:type="spellStart"/>
      <w:r w:rsidRPr="00771C52">
        <w:rPr>
          <w:rFonts w:eastAsia="Times New Roman"/>
          <w:color w:val="000000"/>
        </w:rPr>
        <w:t>lmer</w:t>
      </w:r>
      <w:proofErr w:type="spellEnd"/>
      <w:r w:rsidRPr="00771C52">
        <w:rPr>
          <w:rFonts w:eastAsia="Times New Roman"/>
          <w:color w:val="000000"/>
        </w:rPr>
        <w:t>” package</w:t>
      </w:r>
      <w:r w:rsidR="00403672">
        <w:rPr>
          <w:rFonts w:eastAsia="Times New Roman"/>
          <w:color w:val="000000"/>
        </w:rPr>
        <w:t xml:space="preserve"> </w:t>
      </w:r>
      <w:r w:rsidR="00403672">
        <w:rPr>
          <w:rFonts w:eastAsia="Times New Roman"/>
          <w:color w:val="000000"/>
        </w:rPr>
        <w:fldChar w:fldCharType="begin" w:fldLock="1"/>
      </w:r>
      <w:r w:rsidR="00250A39">
        <w:rPr>
          <w:rFonts w:eastAsia="Times New Roman"/>
          <w:color w:val="000000"/>
        </w:rPr>
        <w:instrText>ADDIN CSL_CITATION {"citationItems":[{"id":"ITEM-1","itemData":{"author":[{"dropping-particle":"","family":"Bates","given":"Douglas","non-dropping-particle":"","parse-names":false,"suffix":""},{"dropping-particle":"","family":"Maechler","given":"Martin","non-dropping-particle":"","parse-names":false,"suffix":""},{"dropping-particle":"","family":"Bolker","given":"Ben","non-dropping-particle":"","parse-names":false,"suffix":""},{"dropping-particle":"","family":"Walker","given":"Steve","non-dropping-particle":"","parse-names":false,"suffix":""}],"container-title":"Journal of Statistical Software","id":"ITEM-1","issue":"1","issued":{"date-parts":[["2015"]]},"page":"1-48","title":"Fitting Linear Mixed-Effects Models Using lme4","type":"article-journal","volume":"67"},"uris":["http://www.mendeley.com/documents/?uuid=a4cea1f3-7e8a-4dc4-a83b-1ef8d29dfed1"]}],"mendeley":{"formattedCitation":"(Bates &lt;i&gt;et al.&lt;/i&gt;, 2015)","plainTextFormattedCitation":"(Bates et al., 2015)","previouslyFormattedCitation":"(Bates &lt;i&gt;et al.&lt;/i&gt;, 2015)"},"properties":{"noteIndex":0},"schema":"https://github.com/citation-style-language/schema/raw/master/csl-citation.json"}</w:instrText>
      </w:r>
      <w:r w:rsidR="00403672">
        <w:rPr>
          <w:rFonts w:eastAsia="Times New Roman"/>
          <w:color w:val="000000"/>
        </w:rPr>
        <w:fldChar w:fldCharType="separate"/>
      </w:r>
      <w:r w:rsidR="00403672" w:rsidRPr="00403672">
        <w:rPr>
          <w:rFonts w:eastAsia="Times New Roman"/>
          <w:noProof/>
          <w:color w:val="000000"/>
        </w:rPr>
        <w:t xml:space="preserve">(Bates </w:t>
      </w:r>
      <w:r w:rsidR="00403672" w:rsidRPr="00403672">
        <w:rPr>
          <w:rFonts w:eastAsia="Times New Roman"/>
          <w:i/>
          <w:noProof/>
          <w:color w:val="000000"/>
        </w:rPr>
        <w:t>et al.</w:t>
      </w:r>
      <w:r w:rsidR="00403672" w:rsidRPr="00403672">
        <w:rPr>
          <w:rFonts w:eastAsia="Times New Roman"/>
          <w:noProof/>
          <w:color w:val="000000"/>
        </w:rPr>
        <w:t>, 2015)</w:t>
      </w:r>
      <w:r w:rsidR="00403672">
        <w:rPr>
          <w:rFonts w:eastAsia="Times New Roman"/>
          <w:color w:val="000000"/>
        </w:rPr>
        <w:fldChar w:fldCharType="end"/>
      </w:r>
      <w:r w:rsidRPr="00771C52">
        <w:rPr>
          <w:rFonts w:eastAsia="Times New Roman"/>
          <w:color w:val="000000"/>
        </w:rPr>
        <w:t xml:space="preserve"> </w:t>
      </w:r>
      <w:r w:rsidR="00403672">
        <w:rPr>
          <w:rFonts w:eastAsia="Times New Roman"/>
          <w:color w:val="000000"/>
        </w:rPr>
        <w:t>i</w:t>
      </w:r>
      <w:r w:rsidRPr="00771C52">
        <w:rPr>
          <w:rFonts w:eastAsia="Times New Roman"/>
          <w:color w:val="000000"/>
        </w:rPr>
        <w:t xml:space="preserve">n R version </w:t>
      </w:r>
      <w:r w:rsidR="003B11E5">
        <w:rPr>
          <w:rFonts w:eastAsia="Times New Roman"/>
          <w:color w:val="000000"/>
        </w:rPr>
        <w:t>4.0.5</w:t>
      </w:r>
      <w:r w:rsidRPr="00771C52">
        <w:rPr>
          <w:rFonts w:eastAsia="Times New Roman"/>
          <w:color w:val="000000"/>
        </w:rPr>
        <w:t xml:space="preserve"> </w:t>
      </w:r>
      <w:r w:rsidR="00250A39">
        <w:rPr>
          <w:rFonts w:eastAsia="Times New Roman"/>
          <w:color w:val="000000"/>
        </w:rPr>
        <w:fldChar w:fldCharType="begin" w:fldLock="1"/>
      </w:r>
      <w:r w:rsidR="00A23605">
        <w:rPr>
          <w:rFonts w:eastAsia="Times New Roman"/>
          <w:color w:val="000000"/>
        </w:rPr>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Computing","type":"article"},"uris":["http://www.mendeley.com/documents/?uuid=4cb5526d-541c-4eab-8696-0f157e13af4e"]}],"mendeley":{"formattedCitation":"(R Core Team, 2019)","plainTextFormattedCitation":"(R Core Team, 2019)","previouslyFormattedCitation":"(R Core Team, 2019)"},"properties":{"noteIndex":0},"schema":"https://github.com/citation-style-language/schema/raw/master/csl-citation.json"}</w:instrText>
      </w:r>
      <w:r w:rsidR="00250A39">
        <w:rPr>
          <w:rFonts w:eastAsia="Times New Roman"/>
          <w:color w:val="000000"/>
        </w:rPr>
        <w:fldChar w:fldCharType="separate"/>
      </w:r>
      <w:r w:rsidR="00250A39" w:rsidRPr="00250A39">
        <w:rPr>
          <w:rFonts w:eastAsia="Times New Roman"/>
          <w:noProof/>
          <w:color w:val="000000"/>
        </w:rPr>
        <w:t>(R Core Team, 2019)</w:t>
      </w:r>
      <w:r w:rsidR="00250A39">
        <w:rPr>
          <w:rFonts w:eastAsia="Times New Roman"/>
          <w:color w:val="000000"/>
        </w:rPr>
        <w:fldChar w:fldCharType="end"/>
      </w:r>
      <w:r w:rsidRPr="00771C52">
        <w:rPr>
          <w:rFonts w:eastAsia="Times New Roman"/>
          <w:color w:val="000000"/>
        </w:rPr>
        <w:t>. We used Wald’s χ</w:t>
      </w:r>
      <w:r w:rsidRPr="00771C52">
        <w:rPr>
          <w:rFonts w:eastAsia="Times New Roman"/>
          <w:color w:val="000000"/>
          <w:vertAlign w:val="superscript"/>
        </w:rPr>
        <w:t>2</w:t>
      </w:r>
      <w:r w:rsidRPr="00771C52">
        <w:rPr>
          <w:rFonts w:eastAsia="Times New Roman"/>
          <w:color w:val="000000"/>
        </w:rPr>
        <w:t xml:space="preserve"> tests to test the statistical significance of each fixed effect term in the models using the “car” package</w:t>
      </w:r>
      <w:r w:rsidR="00250A39">
        <w:rPr>
          <w:rFonts w:eastAsia="Times New Roman"/>
          <w:color w:val="000000"/>
        </w:rPr>
        <w:t xml:space="preserve"> </w:t>
      </w:r>
      <w:r w:rsidR="00250A39">
        <w:rPr>
          <w:rFonts w:eastAsia="Times New Roman"/>
          <w:color w:val="000000"/>
        </w:rPr>
        <w:fldChar w:fldCharType="begin" w:fldLock="1"/>
      </w:r>
      <w:r w:rsidR="00B83AB1">
        <w:rPr>
          <w:rFonts w:eastAsia="Times New Roman"/>
          <w:color w:val="000000"/>
        </w:rPr>
        <w:instrText>ADDIN CSL_CITATION {"citationItems":[{"id":"ITEM-1","itemData":{"ISBN":"9781412975148","ISSN":"9781412975148","abstract":"John Fox and Sanford Weisberg (2011). An {R} Companion to Applied Regression, Second Edition. Thousand Oaks CA: Sage. URL: http://socserv.socsci.mcmaster.ca/jfox/Books/Companion","author":[{"dropping-particle":"","family":"Fox","given":"J","non-dropping-particle":"","parse-names":false,"suffix":""},{"dropping-particle":"","family":"Weisberg","given":"S","non-dropping-particle":"","parse-names":false,"suffix":""}],"container-title":"Sage","id":"ITEM-1","issued":{"date-parts":[["2019"]]},"publisher":"SAGE Publications, Inc.","publisher-place":"Thousand Oaks, CA","title":"An R Companion to Applied Regression, Third Edition.","type":"article"},"uris":["http://www.mendeley.com/documents/?uuid=58e5b929-00b5-4a37-a895-3516e94c252f"]}],"mendeley":{"formattedCitation":"(Fox &amp; Weisberg, 2019)","plainTextFormattedCitation":"(Fox &amp; Weisberg, 2019)","previouslyFormattedCitation":"(Fox &amp; Weisberg, 2019)"},"properties":{"noteIndex":0},"schema":"https://github.com/citation-style-language/schema/raw/master/csl-citation.json"}</w:instrText>
      </w:r>
      <w:r w:rsidR="00250A39">
        <w:rPr>
          <w:rFonts w:eastAsia="Times New Roman"/>
          <w:color w:val="000000"/>
        </w:rPr>
        <w:fldChar w:fldCharType="separate"/>
      </w:r>
      <w:r w:rsidR="00B83AB1" w:rsidRPr="00B83AB1">
        <w:rPr>
          <w:rFonts w:eastAsia="Times New Roman"/>
          <w:noProof/>
          <w:color w:val="000000"/>
        </w:rPr>
        <w:t>(Fox &amp; Weisberg, 2019)</w:t>
      </w:r>
      <w:r w:rsidR="00250A39">
        <w:rPr>
          <w:rFonts w:eastAsia="Times New Roman"/>
          <w:color w:val="000000"/>
        </w:rPr>
        <w:fldChar w:fldCharType="end"/>
      </w:r>
      <w:r w:rsidRPr="00771C52">
        <w:rPr>
          <w:rFonts w:eastAsia="Times New Roman"/>
          <w:color w:val="000000"/>
        </w:rPr>
        <w:t xml:space="preserve"> in R. Post hoc analyses were done using the “</w:t>
      </w:r>
      <w:proofErr w:type="spellStart"/>
      <w:r w:rsidRPr="00771C52">
        <w:rPr>
          <w:rFonts w:eastAsia="Times New Roman"/>
          <w:color w:val="000000"/>
        </w:rPr>
        <w:t>emmeans</w:t>
      </w:r>
      <w:proofErr w:type="spellEnd"/>
      <w:r w:rsidRPr="00771C52">
        <w:rPr>
          <w:rFonts w:eastAsia="Times New Roman"/>
          <w:color w:val="000000"/>
        </w:rPr>
        <w:t>” package</w:t>
      </w:r>
      <w:r w:rsidR="00250A39">
        <w:rPr>
          <w:rFonts w:eastAsia="Times New Roman"/>
          <w:color w:val="000000"/>
        </w:rPr>
        <w:t xml:space="preserve"> </w:t>
      </w:r>
      <w:r w:rsidR="00A23605">
        <w:rPr>
          <w:rFonts w:eastAsia="Times New Roman"/>
          <w:color w:val="000000"/>
        </w:rPr>
        <w:fldChar w:fldCharType="begin" w:fldLock="1"/>
      </w:r>
      <w:r w:rsidR="00EE6CB1">
        <w:rPr>
          <w:rFonts w:eastAsia="Times New Roman"/>
          <w:color w:val="000000"/>
        </w:rPr>
        <w:instrText>ADDIN CSL_CITATION {"citationItems":[{"id":"ITEM-1","itemData":{"author":[{"dropping-particle":"","family":"Lenth","given":"Russell","non-dropping-particle":"","parse-names":false,"suffix":""}],"id":"ITEM-1","issued":{"date-parts":[["2018"]]},"number":"1.2.1","title":"emmeans: Estimated Marginal Means, aka Least-Squares Means","type":"article"},"uris":["http://www.mendeley.com/documents/?uuid=899a818f-64c8-4cc3-a527-9c61963afecd"]}],"mendeley":{"formattedCitation":"(Lenth, 2018)","plainTextFormattedCitation":"(Lenth, 2018)","previouslyFormattedCitation":"(Lenth, 2018)"},"properties":{"noteIndex":0},"schema":"https://github.com/citation-style-language/schema/raw/master/csl-citation.json"}</w:instrText>
      </w:r>
      <w:r w:rsidR="00A23605">
        <w:rPr>
          <w:rFonts w:eastAsia="Times New Roman"/>
          <w:color w:val="000000"/>
        </w:rPr>
        <w:fldChar w:fldCharType="separate"/>
      </w:r>
      <w:r w:rsidR="00A23605" w:rsidRPr="00A23605">
        <w:rPr>
          <w:rFonts w:eastAsia="Times New Roman"/>
          <w:noProof/>
          <w:color w:val="000000"/>
        </w:rPr>
        <w:t>(Lenth, 2018)</w:t>
      </w:r>
      <w:r w:rsidR="00A23605">
        <w:rPr>
          <w:rFonts w:eastAsia="Times New Roman"/>
          <w:color w:val="000000"/>
        </w:rPr>
        <w:fldChar w:fldCharType="end"/>
      </w:r>
      <w:r w:rsidRPr="00771C52">
        <w:rPr>
          <w:rFonts w:eastAsia="Times New Roman"/>
          <w:color w:val="000000"/>
        </w:rPr>
        <w:t xml:space="preserve"> in R. For the first two models, relative importance of each variable was calculated as the R</w:t>
      </w:r>
      <w:r w:rsidRPr="00771C52">
        <w:rPr>
          <w:rFonts w:eastAsia="Times New Roman"/>
          <w:color w:val="000000"/>
          <w:vertAlign w:val="superscript"/>
        </w:rPr>
        <w:t>2</w:t>
      </w:r>
      <w:r w:rsidRPr="00771C52">
        <w:rPr>
          <w:rFonts w:eastAsia="Times New Roman"/>
          <w:color w:val="000000"/>
        </w:rPr>
        <w:t xml:space="preserve"> partitioned by averaging over orders</w:t>
      </w:r>
      <w:r w:rsidR="00A23605">
        <w:rPr>
          <w:rFonts w:eastAsia="Times New Roman"/>
          <w:color w:val="000000"/>
        </w:rPr>
        <w:t xml:space="preserve"> </w:t>
      </w:r>
      <w:r w:rsidR="00EE6CB1">
        <w:rPr>
          <w:rFonts w:eastAsia="Times New Roman"/>
          <w:color w:val="000000"/>
        </w:rPr>
        <w:fldChar w:fldCharType="begin" w:fldLock="1"/>
      </w:r>
      <w:r w:rsidR="001B6B10">
        <w:rPr>
          <w:rFonts w:eastAsia="Times New Roman"/>
          <w:color w:val="000000"/>
        </w:rPr>
        <w:instrText>ADDIN CSL_CITATION {"citationItems":[{"id":"ITEM-1","itemData":{"ISBN":"0673150992","author":[{"dropping-particle":"","family":"Lindeman","given":"Richard Harold","non-dropping-particle":"","parse-names":false,"suffix":""},{"dropping-particle":"","family":"Merenda","given":"PF","non-dropping-particle":"","parse-names":false,"suffix":""},{"dropping-particle":"","family":"Gold","given":"RZ","non-dropping-particle":"","parse-names":false,"suffix":""}],"id":"ITEM-1","issued":{"date-parts":[["1979"]]},"publisher":"Scott Foresman &amp; Co","title":"Introduction to bivariate and multivariate analysis","type":"book"},"uris":["http://www.mendeley.com/documents/?uuid=a27967f2-158e-4a67-a0e9-91ec340bdc1e"]}],"mendeley":{"formattedCitation":"(Lindeman &lt;i&gt;et al.&lt;/i&gt;, 1979)","plainTextFormattedCitation":"(Lindeman et al., 1979)","previouslyFormattedCitation":"(Lindeman &lt;i&gt;et al.&lt;/i&gt;, 1979)"},"properties":{"noteIndex":0},"schema":"https://github.com/citation-style-language/schema/raw/master/csl-citation.json"}</w:instrText>
      </w:r>
      <w:r w:rsidR="00EE6CB1">
        <w:rPr>
          <w:rFonts w:eastAsia="Times New Roman"/>
          <w:color w:val="000000"/>
        </w:rPr>
        <w:fldChar w:fldCharType="separate"/>
      </w:r>
      <w:r w:rsidR="00EE6CB1" w:rsidRPr="00EE6CB1">
        <w:rPr>
          <w:rFonts w:eastAsia="Times New Roman"/>
          <w:noProof/>
          <w:color w:val="000000"/>
        </w:rPr>
        <w:t xml:space="preserve">(Lindeman </w:t>
      </w:r>
      <w:r w:rsidR="00EE6CB1" w:rsidRPr="00EE6CB1">
        <w:rPr>
          <w:rFonts w:eastAsia="Times New Roman"/>
          <w:i/>
          <w:noProof/>
          <w:color w:val="000000"/>
        </w:rPr>
        <w:t>et al.</w:t>
      </w:r>
      <w:r w:rsidR="00EE6CB1" w:rsidRPr="00EE6CB1">
        <w:rPr>
          <w:rFonts w:eastAsia="Times New Roman"/>
          <w:noProof/>
          <w:color w:val="000000"/>
        </w:rPr>
        <w:t>, 1979)</w:t>
      </w:r>
      <w:r w:rsidR="00EE6CB1">
        <w:rPr>
          <w:rFonts w:eastAsia="Times New Roman"/>
          <w:color w:val="000000"/>
        </w:rPr>
        <w:fldChar w:fldCharType="end"/>
      </w:r>
      <w:r w:rsidRPr="00771C52">
        <w:rPr>
          <w:rFonts w:eastAsia="Times New Roman"/>
          <w:color w:val="000000"/>
        </w:rPr>
        <w:t xml:space="preserve"> using the “</w:t>
      </w:r>
      <w:proofErr w:type="spellStart"/>
      <w:r w:rsidRPr="00771C52">
        <w:rPr>
          <w:rFonts w:eastAsia="Times New Roman"/>
          <w:color w:val="000000"/>
        </w:rPr>
        <w:t>calc.relimp</w:t>
      </w:r>
      <w:proofErr w:type="spellEnd"/>
      <w:r w:rsidRPr="00771C52">
        <w:rPr>
          <w:rFonts w:eastAsia="Times New Roman"/>
          <w:color w:val="000000"/>
        </w:rPr>
        <w:t>” function in the “</w:t>
      </w:r>
      <w:proofErr w:type="spellStart"/>
      <w:r w:rsidRPr="00771C52">
        <w:rPr>
          <w:rFonts w:eastAsia="Times New Roman"/>
          <w:color w:val="000000"/>
        </w:rPr>
        <w:t>relaimpo</w:t>
      </w:r>
      <w:proofErr w:type="spellEnd"/>
      <w:r w:rsidRPr="00771C52">
        <w:rPr>
          <w:rFonts w:eastAsia="Times New Roman"/>
          <w:color w:val="000000"/>
        </w:rPr>
        <w:t>” package</w:t>
      </w:r>
      <w:r w:rsidR="00EE6CB1">
        <w:rPr>
          <w:rFonts w:eastAsia="Times New Roman"/>
          <w:color w:val="000000"/>
        </w:rPr>
        <w:t xml:space="preserve"> </w:t>
      </w:r>
      <w:r w:rsidR="001B6B10">
        <w:rPr>
          <w:rFonts w:eastAsia="Times New Roman"/>
          <w:color w:val="000000"/>
        </w:rPr>
        <w:fldChar w:fldCharType="begin" w:fldLock="1"/>
      </w:r>
      <w:r w:rsidR="00292985">
        <w:rPr>
          <w:rFonts w:eastAsia="Times New Roman"/>
          <w:color w:val="000000"/>
        </w:rPr>
        <w:instrText>ADDIN CSL_CITATION {"citationItems":[{"id":"ITEM-1","itemData":{"ISSN":"1548-7660","author":[{"dropping-particle":"","family":"Grömping","given":"Ulrike","non-dropping-particle":"","parse-names":false,"suffix":""}],"container-title":"Journal of statistical software","id":"ITEM-1","issue":"1","issued":{"date-parts":[["2006"]]},"page":"1-27","title":"Relative importance for linear regression in R: the package relaimpo","type":"article-journal","volume":"17"},"uris":["http://www.mendeley.com/documents/?uuid=bbe86d8f-cffd-4e25-a815-71095dd72fe7"]}],"mendeley":{"formattedCitation":"(Grömping, 2006)","plainTextFormattedCitation":"(Grömping, 2006)","previouslyFormattedCitation":"(Grömping, 2006)"},"properties":{"noteIndex":0},"schema":"https://github.com/citation-style-language/schema/raw/master/csl-citation.json"}</w:instrText>
      </w:r>
      <w:r w:rsidR="001B6B10">
        <w:rPr>
          <w:rFonts w:eastAsia="Times New Roman"/>
          <w:color w:val="000000"/>
        </w:rPr>
        <w:fldChar w:fldCharType="separate"/>
      </w:r>
      <w:r w:rsidR="001B6B10" w:rsidRPr="001B6B10">
        <w:rPr>
          <w:rFonts w:eastAsia="Times New Roman"/>
          <w:noProof/>
          <w:color w:val="000000"/>
        </w:rPr>
        <w:t>(Grömping, 2006)</w:t>
      </w:r>
      <w:r w:rsidR="001B6B10">
        <w:rPr>
          <w:rFonts w:eastAsia="Times New Roman"/>
          <w:color w:val="000000"/>
        </w:rPr>
        <w:fldChar w:fldCharType="end"/>
      </w:r>
      <w:r w:rsidRPr="00771C52">
        <w:rPr>
          <w:rFonts w:eastAsia="Times New Roman"/>
          <w:color w:val="000000"/>
        </w:rPr>
        <w:t xml:space="preserve"> in R. </w:t>
      </w:r>
    </w:p>
    <w:p w14:paraId="3B0D15DC" w14:textId="77777777" w:rsidR="00361685" w:rsidRPr="00771C52" w:rsidRDefault="00361685" w:rsidP="00B05AC4">
      <w:pPr>
        <w:spacing w:line="480" w:lineRule="auto"/>
        <w:contextualSpacing/>
        <w:rPr>
          <w:rFonts w:eastAsia="Times New Roman"/>
        </w:rPr>
      </w:pPr>
    </w:p>
    <w:p w14:paraId="000C69B3" w14:textId="77777777"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Results</w:t>
      </w:r>
    </w:p>
    <w:p w14:paraId="1233D0AC" w14:textId="24420AC0" w:rsidR="00042F1B" w:rsidRPr="001F281E" w:rsidRDefault="002B2CF0" w:rsidP="00B05AC4">
      <w:pPr>
        <w:spacing w:line="480" w:lineRule="auto"/>
        <w:contextualSpacing/>
        <w:textAlignment w:val="baseline"/>
        <w:rPr>
          <w:rFonts w:eastAsia="Times New Roman"/>
          <w:bCs/>
          <w:i/>
          <w:color w:val="000000"/>
        </w:rPr>
      </w:pPr>
      <w:r w:rsidRPr="001F281E">
        <w:rPr>
          <w:rFonts w:eastAsia="Times New Roman"/>
          <w:bCs/>
          <w:i/>
          <w:color w:val="000000"/>
        </w:rPr>
        <w:t>D</w:t>
      </w:r>
      <w:r w:rsidR="00042F1B" w:rsidRPr="001F281E">
        <w:rPr>
          <w:rFonts w:eastAsia="Times New Roman"/>
          <w:bCs/>
          <w:i/>
          <w:color w:val="000000"/>
        </w:rPr>
        <w:t xml:space="preserve">rivers of </w:t>
      </w:r>
      <w:proofErr w:type="spellStart"/>
      <w:r w:rsidR="00042F1B" w:rsidRPr="001F281E">
        <w:rPr>
          <w:rFonts w:eastAsia="Times New Roman"/>
          <w:bCs/>
          <w:i/>
          <w:iCs/>
          <w:color w:val="000000"/>
        </w:rPr>
        <w:t>N</w:t>
      </w:r>
      <w:r w:rsidR="00042F1B" w:rsidRPr="001F281E">
        <w:rPr>
          <w:rFonts w:eastAsia="Times New Roman"/>
          <w:bCs/>
          <w:i/>
          <w:color w:val="000000"/>
          <w:vertAlign w:val="subscript"/>
        </w:rPr>
        <w:t>area</w:t>
      </w:r>
      <w:proofErr w:type="spellEnd"/>
      <w:r w:rsidR="00042F1B" w:rsidRPr="001F281E">
        <w:rPr>
          <w:rFonts w:eastAsia="Times New Roman"/>
          <w:bCs/>
          <w:i/>
          <w:color w:val="000000"/>
        </w:rPr>
        <w:t xml:space="preserve"> and their relative importance</w:t>
      </w:r>
      <w:r w:rsidR="00AD38D7">
        <w:rPr>
          <w:rFonts w:eastAsia="Times New Roman"/>
          <w:bCs/>
          <w:i/>
          <w:color w:val="000000"/>
        </w:rPr>
        <w:t xml:space="preserve"> (Aim 1)</w:t>
      </w:r>
    </w:p>
    <w:p w14:paraId="32D40F42" w14:textId="2BDC6A23" w:rsidR="00042F1B" w:rsidRPr="001B44B1" w:rsidRDefault="003640DC" w:rsidP="00B05AC4">
      <w:pPr>
        <w:spacing w:line="480" w:lineRule="auto"/>
        <w:contextualSpacing/>
        <w:textAlignment w:val="baseline"/>
        <w:rPr>
          <w:rFonts w:eastAsia="Times New Roman"/>
          <w:color w:val="000000"/>
        </w:rPr>
      </w:pPr>
      <w:r w:rsidRPr="00771C52">
        <w:rPr>
          <w:rFonts w:eastAsia="Times New Roman"/>
          <w:color w:val="000000"/>
        </w:rPr>
        <w:tab/>
      </w:r>
      <w:r w:rsidR="00CA64B3">
        <w:rPr>
          <w:rFonts w:eastAsia="Times New Roman"/>
          <w:color w:val="000000"/>
        </w:rPr>
        <w:t>Leaf nitrogen on an area basis (</w:t>
      </w:r>
      <w:proofErr w:type="spellStart"/>
      <w:r w:rsidR="00CA64B3">
        <w:rPr>
          <w:rFonts w:eastAsia="Times New Roman"/>
          <w:i/>
          <w:color w:val="000000"/>
        </w:rPr>
        <w:t>N</w:t>
      </w:r>
      <w:r w:rsidR="00CA64B3">
        <w:rPr>
          <w:rFonts w:eastAsia="Times New Roman"/>
          <w:color w:val="000000"/>
          <w:vertAlign w:val="subscript"/>
        </w:rPr>
        <w:t>area</w:t>
      </w:r>
      <w:proofErr w:type="spellEnd"/>
      <w:r w:rsidR="00CA64B3">
        <w:rPr>
          <w:rFonts w:eastAsia="Times New Roman"/>
          <w:color w:val="000000"/>
        </w:rPr>
        <w:t xml:space="preserve">) was </w:t>
      </w:r>
      <w:r w:rsidR="007C457D" w:rsidRPr="00320FB0">
        <w:rPr>
          <w:rFonts w:eastAsia="Times New Roman"/>
          <w:color w:val="000000"/>
        </w:rPr>
        <w:t>2</w:t>
      </w:r>
      <w:r w:rsidR="005239A5">
        <w:rPr>
          <w:rFonts w:eastAsia="Times New Roman"/>
          <w:color w:val="000000"/>
        </w:rPr>
        <w:t>8</w:t>
      </w:r>
      <w:r w:rsidR="00CA64B3" w:rsidRPr="007C457D">
        <w:rPr>
          <w:rFonts w:eastAsia="Times New Roman"/>
          <w:color w:val="000000"/>
        </w:rPr>
        <w:t>.</w:t>
      </w:r>
      <w:r w:rsidR="007C457D" w:rsidRPr="00320FB0">
        <w:rPr>
          <w:rFonts w:eastAsia="Times New Roman"/>
          <w:color w:val="000000"/>
        </w:rPr>
        <w:t>6</w:t>
      </w:r>
      <w:r w:rsidR="00CA64B3" w:rsidRPr="007C457D">
        <w:rPr>
          <w:rFonts w:eastAsia="Times New Roman"/>
          <w:color w:val="000000"/>
        </w:rPr>
        <w:t xml:space="preserve">% </w:t>
      </w:r>
      <w:r w:rsidR="00CA64B3">
        <w:rPr>
          <w:rFonts w:eastAsia="Times New Roman"/>
          <w:color w:val="000000"/>
        </w:rPr>
        <w:t xml:space="preserve">greater </w:t>
      </w:r>
      <w:r w:rsidR="008F7D04">
        <w:rPr>
          <w:rFonts w:eastAsia="Times New Roman"/>
          <w:color w:val="000000"/>
        </w:rPr>
        <w:t>in plots receiving nitrogen compared to plots not receiving nitrogen</w:t>
      </w:r>
      <w:r w:rsidR="00CA64B3">
        <w:rPr>
          <w:rFonts w:eastAsia="Times New Roman"/>
          <w:color w:val="000000"/>
        </w:rPr>
        <w:t xml:space="preserve"> (</w:t>
      </w:r>
      <w:r w:rsidR="00CA64B3" w:rsidRPr="00771C52">
        <w:rPr>
          <w:rFonts w:eastAsia="Times New Roman"/>
          <w:i/>
          <w:iCs/>
          <w:color w:val="000000"/>
        </w:rPr>
        <w:t xml:space="preserve">p </w:t>
      </w:r>
      <w:r w:rsidR="00CA64B3" w:rsidRPr="00771C52">
        <w:rPr>
          <w:rFonts w:eastAsia="Times New Roman"/>
          <w:color w:val="000000"/>
        </w:rPr>
        <w:t>&lt; 0.001</w:t>
      </w:r>
      <w:r w:rsidR="00CA64B3">
        <w:rPr>
          <w:rFonts w:eastAsia="Times New Roman"/>
          <w:color w:val="000000"/>
        </w:rPr>
        <w:t xml:space="preserve">; </w:t>
      </w:r>
      <w:r w:rsidR="00CA64B3" w:rsidRPr="00771C52">
        <w:rPr>
          <w:rFonts w:eastAsia="Times New Roman"/>
          <w:color w:val="000000"/>
        </w:rPr>
        <w:t xml:space="preserve">Table </w:t>
      </w:r>
      <w:r w:rsidR="00DD3527">
        <w:rPr>
          <w:rFonts w:eastAsia="Times New Roman"/>
          <w:color w:val="000000"/>
        </w:rPr>
        <w:t>2</w:t>
      </w:r>
      <w:r w:rsidR="00CA64B3">
        <w:rPr>
          <w:rFonts w:eastAsia="Times New Roman"/>
          <w:color w:val="000000"/>
        </w:rPr>
        <w:t>).</w:t>
      </w:r>
      <w:r w:rsidR="00CA64B3">
        <w:rPr>
          <w:rFonts w:eastAsia="Times New Roman"/>
          <w:i/>
          <w:color w:val="000000"/>
        </w:rPr>
        <w:t xml:space="preserve"> </w:t>
      </w:r>
      <w:r w:rsidR="003E3DED">
        <w:rPr>
          <w:rFonts w:eastAsia="Times New Roman"/>
          <w:color w:val="000000"/>
        </w:rPr>
        <w:t>There was a</w:t>
      </w:r>
      <w:r w:rsidR="00D65202">
        <w:rPr>
          <w:rFonts w:eastAsia="Times New Roman"/>
          <w:color w:val="000000"/>
        </w:rPr>
        <w:t xml:space="preserve">n interaction between soil N treatment and soil P treatment </w:t>
      </w:r>
      <w:r w:rsidR="00D65202" w:rsidRPr="00771C52">
        <w:rPr>
          <w:rFonts w:eastAsia="Times New Roman"/>
          <w:color w:val="000000"/>
        </w:rPr>
        <w:t>(</w:t>
      </w:r>
      <w:r w:rsidR="00D65202" w:rsidRPr="00771C52">
        <w:rPr>
          <w:rFonts w:eastAsia="Times New Roman"/>
          <w:i/>
          <w:iCs/>
          <w:color w:val="000000"/>
        </w:rPr>
        <w:t xml:space="preserve">p </w:t>
      </w:r>
      <w:r w:rsidR="00F56091">
        <w:rPr>
          <w:rFonts w:eastAsia="Times New Roman"/>
          <w:i/>
          <w:iCs/>
          <w:color w:val="000000"/>
        </w:rPr>
        <w:t xml:space="preserve">= </w:t>
      </w:r>
      <w:r w:rsidR="00D65202" w:rsidRPr="00771C52">
        <w:rPr>
          <w:rFonts w:eastAsia="Times New Roman"/>
          <w:color w:val="000000"/>
        </w:rPr>
        <w:t>0.00</w:t>
      </w:r>
      <w:r w:rsidR="001609E7">
        <w:rPr>
          <w:rFonts w:eastAsia="Times New Roman"/>
          <w:color w:val="000000"/>
        </w:rPr>
        <w:t>2</w:t>
      </w:r>
      <w:r w:rsidR="00D65202">
        <w:rPr>
          <w:rFonts w:eastAsia="Times New Roman"/>
          <w:color w:val="000000"/>
        </w:rPr>
        <w:t xml:space="preserve">; </w:t>
      </w:r>
      <w:r w:rsidR="00D65202" w:rsidRPr="00771C52">
        <w:rPr>
          <w:rFonts w:eastAsia="Times New Roman"/>
          <w:color w:val="000000"/>
        </w:rPr>
        <w:t xml:space="preserve">Table </w:t>
      </w:r>
      <w:r w:rsidR="00DD3527">
        <w:rPr>
          <w:rFonts w:eastAsia="Times New Roman"/>
          <w:color w:val="000000"/>
        </w:rPr>
        <w:t>2</w:t>
      </w:r>
      <w:r w:rsidR="00D65202">
        <w:rPr>
          <w:rFonts w:eastAsia="Times New Roman"/>
          <w:color w:val="000000"/>
        </w:rPr>
        <w:t>)</w:t>
      </w:r>
      <w:r w:rsidR="003E3DED">
        <w:rPr>
          <w:rFonts w:eastAsia="Times New Roman"/>
          <w:color w:val="000000"/>
        </w:rPr>
        <w:t>, but post-hoc Tukey’s tests confirmed that soil N</w:t>
      </w:r>
      <w:r w:rsidR="00BE49D6">
        <w:rPr>
          <w:rFonts w:eastAsia="Times New Roman"/>
          <w:color w:val="000000"/>
        </w:rPr>
        <w:t xml:space="preserve"> addition</w:t>
      </w:r>
      <w:r w:rsidR="003E3DED">
        <w:rPr>
          <w:rFonts w:eastAsia="Times New Roman"/>
          <w:color w:val="000000"/>
        </w:rPr>
        <w:t xml:space="preserve"> positively impacted </w:t>
      </w:r>
      <w:proofErr w:type="spellStart"/>
      <w:r w:rsidR="003E3DED">
        <w:rPr>
          <w:rFonts w:eastAsia="Times New Roman"/>
          <w:i/>
          <w:color w:val="000000"/>
        </w:rPr>
        <w:t>N</w:t>
      </w:r>
      <w:r w:rsidR="003E3DED">
        <w:rPr>
          <w:rFonts w:eastAsia="Times New Roman"/>
          <w:color w:val="000000"/>
          <w:vertAlign w:val="subscript"/>
        </w:rPr>
        <w:t>area</w:t>
      </w:r>
      <w:proofErr w:type="spellEnd"/>
      <w:r w:rsidR="003E3DED">
        <w:rPr>
          <w:rFonts w:eastAsia="Times New Roman"/>
          <w:color w:val="000000"/>
        </w:rPr>
        <w:t xml:space="preserve"> in both </w:t>
      </w:r>
      <w:r w:rsidR="00BE49D6">
        <w:rPr>
          <w:rFonts w:eastAsia="Times New Roman"/>
          <w:color w:val="000000"/>
        </w:rPr>
        <w:t>plots that did not receive P</w:t>
      </w:r>
      <w:r w:rsidR="003E3DED">
        <w:rPr>
          <w:rFonts w:eastAsia="Times New Roman"/>
          <w:color w:val="000000"/>
        </w:rPr>
        <w:t xml:space="preserve"> (</w:t>
      </w:r>
      <w:r w:rsidR="00F56091">
        <w:rPr>
          <w:rFonts w:eastAsia="Times New Roman"/>
          <w:color w:val="000000"/>
        </w:rPr>
        <w:t>35</w:t>
      </w:r>
      <w:r w:rsidR="007C457D" w:rsidRPr="00320FB0">
        <w:rPr>
          <w:rFonts w:eastAsia="Times New Roman"/>
          <w:color w:val="000000"/>
        </w:rPr>
        <w:t>.</w:t>
      </w:r>
      <w:r w:rsidR="00F56091">
        <w:rPr>
          <w:rFonts w:eastAsia="Times New Roman"/>
          <w:color w:val="000000"/>
        </w:rPr>
        <w:t>2</w:t>
      </w:r>
      <w:r w:rsidR="003E3DED" w:rsidRPr="00BA6936">
        <w:rPr>
          <w:rFonts w:eastAsia="Times New Roman"/>
          <w:color w:val="000000"/>
        </w:rPr>
        <w:t>%</w:t>
      </w:r>
      <w:r w:rsidR="003E3DED">
        <w:rPr>
          <w:rFonts w:eastAsia="Times New Roman"/>
          <w:color w:val="000000"/>
        </w:rPr>
        <w:t xml:space="preserve"> increase) and </w:t>
      </w:r>
      <w:r w:rsidR="00BE49D6">
        <w:rPr>
          <w:rFonts w:eastAsia="Times New Roman"/>
          <w:color w:val="000000"/>
        </w:rPr>
        <w:t>plots that received P</w:t>
      </w:r>
      <w:r w:rsidR="003E3DED">
        <w:rPr>
          <w:rFonts w:eastAsia="Times New Roman"/>
          <w:color w:val="000000"/>
        </w:rPr>
        <w:t xml:space="preserve"> (</w:t>
      </w:r>
      <w:r w:rsidR="00F56091">
        <w:rPr>
          <w:rFonts w:eastAsia="Times New Roman"/>
          <w:color w:val="000000"/>
        </w:rPr>
        <w:t>22</w:t>
      </w:r>
      <w:r w:rsidR="007C457D" w:rsidRPr="00320FB0">
        <w:rPr>
          <w:rFonts w:eastAsia="Times New Roman"/>
          <w:color w:val="000000"/>
        </w:rPr>
        <w:t>.</w:t>
      </w:r>
      <w:r w:rsidR="00F56091">
        <w:rPr>
          <w:rFonts w:eastAsia="Times New Roman"/>
          <w:color w:val="000000"/>
        </w:rPr>
        <w:t>5</w:t>
      </w:r>
      <w:r w:rsidR="003E3DED" w:rsidRPr="00BA6936">
        <w:rPr>
          <w:rFonts w:eastAsia="Times New Roman"/>
          <w:color w:val="000000"/>
        </w:rPr>
        <w:t>%</w:t>
      </w:r>
      <w:r w:rsidR="003E3DED">
        <w:rPr>
          <w:rFonts w:eastAsia="Times New Roman"/>
          <w:color w:val="000000"/>
        </w:rPr>
        <w:t xml:space="preserve"> increase</w:t>
      </w:r>
      <w:r w:rsidR="00BE49D6">
        <w:rPr>
          <w:rFonts w:eastAsia="Times New Roman"/>
          <w:color w:val="000000"/>
        </w:rPr>
        <w:t xml:space="preserve">; </w:t>
      </w:r>
      <w:r w:rsidR="003E3DED" w:rsidRPr="003173D1">
        <w:rPr>
          <w:rFonts w:eastAsia="Times New Roman"/>
          <w:i/>
          <w:color w:val="000000"/>
        </w:rPr>
        <w:t>p</w:t>
      </w:r>
      <w:r w:rsidR="003E3DED" w:rsidRPr="003173D1">
        <w:rPr>
          <w:rFonts w:eastAsia="Times New Roman"/>
          <w:color w:val="000000"/>
        </w:rPr>
        <w:t xml:space="preserve"> &lt;0.0</w:t>
      </w:r>
      <w:r w:rsidR="008E0762" w:rsidRPr="003173D1">
        <w:rPr>
          <w:rFonts w:eastAsia="Times New Roman"/>
          <w:color w:val="000000"/>
        </w:rPr>
        <w:t>5</w:t>
      </w:r>
      <w:r w:rsidR="003E3DED">
        <w:rPr>
          <w:rFonts w:eastAsia="Times New Roman"/>
          <w:color w:val="000000"/>
        </w:rPr>
        <w:t xml:space="preserve"> in both cases</w:t>
      </w:r>
      <w:r w:rsidR="001F281E">
        <w:rPr>
          <w:rFonts w:eastAsia="Times New Roman"/>
          <w:color w:val="000000"/>
        </w:rPr>
        <w:t>; Figure 2</w:t>
      </w:r>
      <w:r w:rsidR="003E3DED">
        <w:rPr>
          <w:rFonts w:eastAsia="Times New Roman"/>
          <w:color w:val="000000"/>
        </w:rPr>
        <w:t>).</w:t>
      </w:r>
      <w:r w:rsidR="00D65202">
        <w:rPr>
          <w:rFonts w:eastAsia="Times New Roman"/>
          <w:color w:val="000000"/>
        </w:rPr>
        <w:t xml:space="preserve"> </w:t>
      </w:r>
      <w:r w:rsidR="00E3357A">
        <w:rPr>
          <w:rFonts w:eastAsia="Times New Roman"/>
          <w:color w:val="000000"/>
        </w:rPr>
        <w:t xml:space="preserve">Despite the </w:t>
      </w:r>
      <w:r w:rsidR="00934623">
        <w:rPr>
          <w:rFonts w:eastAsia="Times New Roman"/>
          <w:color w:val="000000"/>
        </w:rPr>
        <w:t xml:space="preserve">statistically </w:t>
      </w:r>
      <w:r w:rsidR="00E3357A">
        <w:rPr>
          <w:rFonts w:eastAsia="Times New Roman"/>
          <w:color w:val="000000"/>
        </w:rPr>
        <w:t xml:space="preserve">significant impact of soil </w:t>
      </w:r>
      <w:r w:rsidR="003E3DED">
        <w:rPr>
          <w:rFonts w:eastAsia="Times New Roman"/>
          <w:color w:val="000000"/>
        </w:rPr>
        <w:t xml:space="preserve">nitrogen </w:t>
      </w:r>
      <w:r w:rsidR="00E3357A">
        <w:rPr>
          <w:rFonts w:eastAsia="Times New Roman"/>
          <w:color w:val="000000"/>
        </w:rPr>
        <w:t>treatments</w:t>
      </w:r>
      <w:r w:rsidR="00BE49D6">
        <w:rPr>
          <w:rFonts w:eastAsia="Times New Roman"/>
          <w:color w:val="000000"/>
        </w:rPr>
        <w:t xml:space="preserve"> on </w:t>
      </w:r>
      <w:proofErr w:type="spellStart"/>
      <w:r w:rsidR="00BE49D6">
        <w:rPr>
          <w:rFonts w:eastAsia="Times New Roman"/>
          <w:i/>
          <w:color w:val="000000"/>
        </w:rPr>
        <w:t>N</w:t>
      </w:r>
      <w:r w:rsidR="00BE49D6">
        <w:rPr>
          <w:rFonts w:eastAsia="Times New Roman"/>
          <w:color w:val="000000"/>
          <w:vertAlign w:val="subscript"/>
        </w:rPr>
        <w:t>area</w:t>
      </w:r>
      <w:proofErr w:type="spellEnd"/>
      <w:r w:rsidR="0014366E" w:rsidRPr="00771C52">
        <w:rPr>
          <w:rFonts w:eastAsia="Times New Roman"/>
          <w:color w:val="000000"/>
        </w:rPr>
        <w:t>,</w:t>
      </w:r>
      <w:r w:rsidR="00CA64B3">
        <w:rPr>
          <w:rFonts w:eastAsia="Times New Roman"/>
          <w:color w:val="000000"/>
        </w:rPr>
        <w:t xml:space="preserve"> </w:t>
      </w:r>
      <w:r w:rsidR="00CA64B3">
        <w:rPr>
          <w:rFonts w:eastAsia="Times New Roman"/>
          <w:color w:val="000000"/>
          <w:lang w:val="el-GR"/>
        </w:rPr>
        <w:t>χ</w:t>
      </w:r>
      <w:r w:rsidR="00CA64B3">
        <w:rPr>
          <w:rFonts w:eastAsia="Times New Roman"/>
          <w:color w:val="000000"/>
        </w:rPr>
        <w:t xml:space="preserve"> (</w:t>
      </w:r>
      <w:r w:rsidR="00F56091">
        <w:rPr>
          <w:rFonts w:eastAsia="Times New Roman"/>
          <w:color w:val="000000"/>
        </w:rPr>
        <w:t>5.3</w:t>
      </w:r>
      <w:r w:rsidR="00CA64B3" w:rsidRPr="000A7AF1">
        <w:rPr>
          <w:rFonts w:eastAsia="Times New Roman"/>
          <w:color w:val="000000"/>
        </w:rPr>
        <w:t>%),</w:t>
      </w:r>
      <w:r w:rsidR="0014366E" w:rsidRPr="000A7AF1">
        <w:rPr>
          <w:rFonts w:eastAsia="Times New Roman"/>
          <w:color w:val="000000"/>
        </w:rPr>
        <w:t xml:space="preserve"> </w:t>
      </w:r>
      <w:proofErr w:type="spellStart"/>
      <w:r w:rsidR="008010AC" w:rsidRPr="000A7AF1">
        <w:rPr>
          <w:rFonts w:eastAsia="Times New Roman"/>
          <w:i/>
          <w:iCs/>
          <w:color w:val="000000"/>
        </w:rPr>
        <w:t>M</w:t>
      </w:r>
      <w:r w:rsidR="008010AC" w:rsidRPr="000A7AF1">
        <w:rPr>
          <w:rFonts w:eastAsia="Times New Roman"/>
          <w:color w:val="000000"/>
          <w:vertAlign w:val="subscript"/>
        </w:rPr>
        <w:t>area</w:t>
      </w:r>
      <w:proofErr w:type="spellEnd"/>
      <w:r w:rsidR="008010AC" w:rsidRPr="000A7AF1">
        <w:rPr>
          <w:rFonts w:eastAsia="Times New Roman"/>
          <w:color w:val="000000"/>
        </w:rPr>
        <w:t xml:space="preserve"> </w:t>
      </w:r>
      <w:r w:rsidR="00E3357A" w:rsidRPr="000A7AF1">
        <w:rPr>
          <w:rFonts w:eastAsia="Times New Roman"/>
          <w:color w:val="000000"/>
        </w:rPr>
        <w:t>(</w:t>
      </w:r>
      <w:r w:rsidR="001609E7" w:rsidRPr="000A7AF1">
        <w:rPr>
          <w:rFonts w:eastAsia="Times New Roman"/>
          <w:color w:val="000000"/>
        </w:rPr>
        <w:t>4</w:t>
      </w:r>
      <w:r w:rsidR="00F56091">
        <w:rPr>
          <w:rFonts w:eastAsia="Times New Roman"/>
          <w:color w:val="000000"/>
        </w:rPr>
        <w:t>4</w:t>
      </w:r>
      <w:r w:rsidR="002C4254" w:rsidRPr="000A7AF1">
        <w:rPr>
          <w:rFonts w:eastAsia="Times New Roman"/>
          <w:color w:val="000000"/>
        </w:rPr>
        <w:t>.</w:t>
      </w:r>
      <w:r w:rsidR="00F56091">
        <w:rPr>
          <w:rFonts w:eastAsia="Times New Roman"/>
          <w:color w:val="000000"/>
        </w:rPr>
        <w:t>4</w:t>
      </w:r>
      <w:r w:rsidR="00E3357A" w:rsidRPr="000A7AF1">
        <w:rPr>
          <w:rFonts w:eastAsia="Times New Roman"/>
          <w:color w:val="000000"/>
        </w:rPr>
        <w:t>%)</w:t>
      </w:r>
      <w:r w:rsidR="00CA64B3" w:rsidRPr="000A7AF1">
        <w:rPr>
          <w:rFonts w:eastAsia="Times New Roman"/>
          <w:color w:val="000000"/>
        </w:rPr>
        <w:t>,</w:t>
      </w:r>
      <w:r w:rsidR="00E3357A" w:rsidRPr="000A7AF1">
        <w:rPr>
          <w:rFonts w:eastAsia="Times New Roman"/>
          <w:color w:val="000000"/>
        </w:rPr>
        <w:t xml:space="preserve"> and climate (</w:t>
      </w:r>
      <w:proofErr w:type="spellStart"/>
      <w:r w:rsidR="00E3357A" w:rsidRPr="000A7AF1">
        <w:rPr>
          <w:rFonts w:eastAsia="Times New Roman"/>
          <w:i/>
          <w:iCs/>
          <w:color w:val="000000"/>
        </w:rPr>
        <w:t>T</w:t>
      </w:r>
      <w:r w:rsidR="00E3357A" w:rsidRPr="000A7AF1">
        <w:rPr>
          <w:rFonts w:eastAsia="Times New Roman"/>
          <w:color w:val="000000"/>
          <w:vertAlign w:val="subscript"/>
        </w:rPr>
        <w:t>g</w:t>
      </w:r>
      <w:proofErr w:type="spellEnd"/>
      <w:r w:rsidR="00E3357A" w:rsidRPr="000A7AF1">
        <w:rPr>
          <w:rFonts w:eastAsia="Times New Roman"/>
          <w:color w:val="000000"/>
        </w:rPr>
        <w:t xml:space="preserve"> = </w:t>
      </w:r>
      <w:r w:rsidR="00F56091">
        <w:rPr>
          <w:rFonts w:eastAsia="Times New Roman"/>
          <w:color w:val="000000"/>
        </w:rPr>
        <w:t>4.9</w:t>
      </w:r>
      <w:r w:rsidR="00E3357A" w:rsidRPr="000A7AF1">
        <w:rPr>
          <w:rFonts w:eastAsia="Times New Roman"/>
          <w:color w:val="000000"/>
        </w:rPr>
        <w:t xml:space="preserve">%, </w:t>
      </w:r>
      <w:r w:rsidR="00E3357A" w:rsidRPr="000A7AF1">
        <w:rPr>
          <w:rFonts w:eastAsia="Times New Roman"/>
          <w:i/>
          <w:iCs/>
          <w:color w:val="000000"/>
        </w:rPr>
        <w:t>I</w:t>
      </w:r>
      <w:r w:rsidR="00E3357A" w:rsidRPr="000A7AF1">
        <w:rPr>
          <w:rFonts w:eastAsia="Times New Roman"/>
          <w:color w:val="000000"/>
          <w:vertAlign w:val="subscript"/>
        </w:rPr>
        <w:t>g</w:t>
      </w:r>
      <w:r w:rsidR="00E3357A" w:rsidRPr="000A7AF1">
        <w:rPr>
          <w:rFonts w:eastAsia="Times New Roman"/>
          <w:color w:val="000000"/>
        </w:rPr>
        <w:t xml:space="preserve"> = </w:t>
      </w:r>
      <w:r w:rsidR="00CA64B3" w:rsidRPr="000A7AF1">
        <w:rPr>
          <w:rFonts w:eastAsia="Times New Roman"/>
          <w:color w:val="000000"/>
        </w:rPr>
        <w:t>2</w:t>
      </w:r>
      <w:r w:rsidR="00F56091">
        <w:rPr>
          <w:rFonts w:eastAsia="Times New Roman"/>
          <w:color w:val="000000"/>
        </w:rPr>
        <w:t>2.8</w:t>
      </w:r>
      <w:r w:rsidR="00E3357A" w:rsidRPr="000A7AF1">
        <w:rPr>
          <w:rFonts w:eastAsia="Times New Roman"/>
          <w:color w:val="000000"/>
        </w:rPr>
        <w:t>%)</w:t>
      </w:r>
      <w:r w:rsidR="00E3357A">
        <w:rPr>
          <w:rFonts w:eastAsia="Times New Roman"/>
          <w:color w:val="000000"/>
        </w:rPr>
        <w:t xml:space="preserve"> </w:t>
      </w:r>
      <w:r w:rsidR="008010AC" w:rsidRPr="00771C52">
        <w:rPr>
          <w:rFonts w:eastAsia="Times New Roman"/>
          <w:color w:val="000000"/>
        </w:rPr>
        <w:t>had</w:t>
      </w:r>
      <w:r w:rsidR="00B83AB1">
        <w:rPr>
          <w:rFonts w:eastAsia="Times New Roman"/>
          <w:color w:val="000000"/>
        </w:rPr>
        <w:t xml:space="preserve"> substantially</w:t>
      </w:r>
      <w:r w:rsidR="008010AC" w:rsidRPr="00771C52">
        <w:rPr>
          <w:rFonts w:eastAsia="Times New Roman"/>
          <w:color w:val="000000"/>
        </w:rPr>
        <w:t xml:space="preserve"> high</w:t>
      </w:r>
      <w:r w:rsidR="00D860B0" w:rsidRPr="00771C52">
        <w:rPr>
          <w:rFonts w:eastAsia="Times New Roman"/>
          <w:color w:val="000000"/>
        </w:rPr>
        <w:t>er</w:t>
      </w:r>
      <w:r w:rsidR="008010AC" w:rsidRPr="00771C52">
        <w:rPr>
          <w:rFonts w:eastAsia="Times New Roman"/>
          <w:color w:val="000000"/>
        </w:rPr>
        <w:t xml:space="preserve"> relative importance in the model </w:t>
      </w:r>
      <w:r w:rsidR="00E3357A">
        <w:rPr>
          <w:rFonts w:eastAsia="Times New Roman"/>
          <w:color w:val="000000"/>
        </w:rPr>
        <w:t>than</w:t>
      </w:r>
      <w:r w:rsidR="008010AC" w:rsidRPr="00771C52">
        <w:rPr>
          <w:rFonts w:eastAsia="Times New Roman"/>
          <w:color w:val="000000"/>
        </w:rPr>
        <w:t xml:space="preserve"> </w:t>
      </w:r>
      <w:r w:rsidR="002B429E" w:rsidRPr="00771C52">
        <w:rPr>
          <w:rFonts w:eastAsia="Times New Roman"/>
          <w:color w:val="000000"/>
        </w:rPr>
        <w:t>s</w:t>
      </w:r>
      <w:r w:rsidR="008010AC" w:rsidRPr="00771C52">
        <w:rPr>
          <w:rFonts w:eastAsia="Times New Roman"/>
          <w:color w:val="000000"/>
        </w:rPr>
        <w:t xml:space="preserve">oil </w:t>
      </w:r>
      <w:r w:rsidR="00E3357A">
        <w:rPr>
          <w:rFonts w:eastAsia="Times New Roman"/>
          <w:color w:val="000000"/>
        </w:rPr>
        <w:t>treatments</w:t>
      </w:r>
      <w:r w:rsidR="008010AC" w:rsidRPr="00771C52">
        <w:rPr>
          <w:rFonts w:eastAsia="Times New Roman"/>
          <w:color w:val="000000"/>
        </w:rPr>
        <w:t xml:space="preserve"> (</w:t>
      </w:r>
      <w:r w:rsidR="00E3357A">
        <w:rPr>
          <w:rFonts w:eastAsia="Times New Roman"/>
          <w:color w:val="000000"/>
        </w:rPr>
        <w:t>&lt;</w:t>
      </w:r>
      <w:r w:rsidR="001609E7">
        <w:rPr>
          <w:rFonts w:eastAsia="Times New Roman"/>
          <w:color w:val="000000"/>
        </w:rPr>
        <w:t>1</w:t>
      </w:r>
      <w:r w:rsidR="008010AC" w:rsidRPr="00771C52">
        <w:rPr>
          <w:rFonts w:eastAsia="Times New Roman"/>
          <w:color w:val="000000"/>
        </w:rPr>
        <w:t>%</w:t>
      </w:r>
      <w:r w:rsidR="00E3357A">
        <w:rPr>
          <w:rFonts w:eastAsia="Times New Roman"/>
          <w:color w:val="000000"/>
        </w:rPr>
        <w:t xml:space="preserve"> </w:t>
      </w:r>
      <w:r w:rsidR="004D1F45">
        <w:rPr>
          <w:rFonts w:eastAsia="Times New Roman"/>
          <w:color w:val="000000"/>
        </w:rPr>
        <w:t>combined</w:t>
      </w:r>
      <w:r w:rsidR="009D2AEB" w:rsidRPr="00771C52">
        <w:rPr>
          <w:rFonts w:eastAsia="Times New Roman"/>
          <w:color w:val="000000"/>
        </w:rPr>
        <w:t>;</w:t>
      </w:r>
      <w:r w:rsidR="008010AC" w:rsidRPr="00771C52">
        <w:rPr>
          <w:rFonts w:eastAsia="Times New Roman"/>
          <w:color w:val="000000"/>
        </w:rPr>
        <w:t xml:space="preserve"> Table </w:t>
      </w:r>
      <w:r w:rsidR="00DD3527">
        <w:rPr>
          <w:rFonts w:eastAsia="Times New Roman"/>
          <w:color w:val="000000"/>
        </w:rPr>
        <w:t>2</w:t>
      </w:r>
      <w:r w:rsidR="00DD3527" w:rsidRPr="00771C52">
        <w:rPr>
          <w:rFonts w:eastAsia="Times New Roman"/>
          <w:color w:val="000000"/>
        </w:rPr>
        <w:t xml:space="preserve"> </w:t>
      </w:r>
      <w:r w:rsidRPr="00771C52">
        <w:rPr>
          <w:rFonts w:eastAsia="Times New Roman"/>
          <w:color w:val="000000"/>
        </w:rPr>
        <w:t xml:space="preserve">and Figure </w:t>
      </w:r>
      <w:r w:rsidR="001F281E">
        <w:rPr>
          <w:rFonts w:eastAsia="Times New Roman"/>
          <w:color w:val="000000"/>
        </w:rPr>
        <w:t>3</w:t>
      </w:r>
      <w:r w:rsidR="008010AC" w:rsidRPr="00771C52">
        <w:rPr>
          <w:rFonts w:eastAsia="Times New Roman"/>
          <w:color w:val="000000"/>
        </w:rPr>
        <w:t>).</w:t>
      </w:r>
      <w:r w:rsidR="00CA64B3">
        <w:rPr>
          <w:rFonts w:eastAsia="Times New Roman"/>
          <w:color w:val="000000"/>
        </w:rPr>
        <w:t xml:space="preserve"> The</w:t>
      </w:r>
      <w:r w:rsidR="0054351D">
        <w:rPr>
          <w:rFonts w:eastAsia="Times New Roman"/>
          <w:color w:val="000000"/>
        </w:rPr>
        <w:t xml:space="preserve"> positive</w:t>
      </w:r>
      <w:r w:rsidR="00CA64B3">
        <w:rPr>
          <w:rFonts w:eastAsia="Times New Roman"/>
          <w:color w:val="000000"/>
        </w:rPr>
        <w:t xml:space="preserve"> </w:t>
      </w:r>
      <w:proofErr w:type="spellStart"/>
      <w:r w:rsidR="00CA64B3">
        <w:rPr>
          <w:rFonts w:eastAsia="Times New Roman"/>
          <w:i/>
          <w:color w:val="000000"/>
        </w:rPr>
        <w:t>N</w:t>
      </w:r>
      <w:r w:rsidR="00CA64B3">
        <w:rPr>
          <w:rFonts w:eastAsia="Times New Roman"/>
          <w:color w:val="000000"/>
          <w:vertAlign w:val="subscript"/>
        </w:rPr>
        <w:t>area</w:t>
      </w:r>
      <w:r w:rsidR="00CA64B3">
        <w:rPr>
          <w:rFonts w:eastAsia="Times New Roman"/>
          <w:color w:val="000000"/>
        </w:rPr>
        <w:t>-</w:t>
      </w:r>
      <w:r w:rsidR="00CA64B3">
        <w:rPr>
          <w:rFonts w:eastAsia="Times New Roman"/>
          <w:i/>
          <w:color w:val="000000"/>
        </w:rPr>
        <w:t>M</w:t>
      </w:r>
      <w:r w:rsidR="00CA64B3">
        <w:rPr>
          <w:rFonts w:eastAsia="Times New Roman"/>
          <w:color w:val="000000"/>
          <w:vertAlign w:val="subscript"/>
        </w:rPr>
        <w:t>area</w:t>
      </w:r>
      <w:proofErr w:type="spellEnd"/>
      <w:r w:rsidR="00CA64B3">
        <w:rPr>
          <w:rFonts w:eastAsia="Times New Roman"/>
          <w:color w:val="000000"/>
        </w:rPr>
        <w:t xml:space="preserve"> correlation</w:t>
      </w:r>
      <w:r w:rsidR="0089382F">
        <w:rPr>
          <w:rFonts w:eastAsia="Times New Roman"/>
          <w:color w:val="000000"/>
        </w:rPr>
        <w:t xml:space="preserve"> (Table 2)</w:t>
      </w:r>
      <w:r w:rsidR="00CA64B3">
        <w:rPr>
          <w:rFonts w:eastAsia="Times New Roman"/>
          <w:color w:val="000000"/>
        </w:rPr>
        <w:t xml:space="preserve"> was not surprising given equation 1. The direction</w:t>
      </w:r>
      <w:r w:rsidR="00893A76">
        <w:rPr>
          <w:rFonts w:eastAsia="Times New Roman"/>
          <w:color w:val="000000"/>
        </w:rPr>
        <w:t>ality</w:t>
      </w:r>
      <w:r w:rsidR="00CA64B3">
        <w:rPr>
          <w:rFonts w:eastAsia="Times New Roman"/>
          <w:color w:val="000000"/>
        </w:rPr>
        <w:t xml:space="preserve"> of the </w:t>
      </w:r>
      <w:r w:rsidR="00CA64B3">
        <w:rPr>
          <w:rFonts w:eastAsia="Times New Roman"/>
          <w:color w:val="000000"/>
          <w:lang w:val="el-GR"/>
        </w:rPr>
        <w:t>χ</w:t>
      </w:r>
      <w:r w:rsidR="00CA64B3">
        <w:rPr>
          <w:rFonts w:eastAsia="Times New Roman"/>
          <w:color w:val="000000"/>
        </w:rPr>
        <w:t xml:space="preserve"> (negative), </w:t>
      </w:r>
      <w:proofErr w:type="spellStart"/>
      <w:r w:rsidR="00CA64B3">
        <w:rPr>
          <w:rFonts w:eastAsia="Times New Roman"/>
          <w:i/>
          <w:color w:val="000000"/>
        </w:rPr>
        <w:t>T</w:t>
      </w:r>
      <w:r w:rsidR="00CA64B3">
        <w:rPr>
          <w:rFonts w:eastAsia="Times New Roman"/>
          <w:color w:val="000000"/>
          <w:vertAlign w:val="subscript"/>
        </w:rPr>
        <w:t>g</w:t>
      </w:r>
      <w:proofErr w:type="spellEnd"/>
      <w:r w:rsidR="00CA64B3">
        <w:rPr>
          <w:rFonts w:eastAsia="Times New Roman"/>
          <w:color w:val="000000"/>
        </w:rPr>
        <w:t xml:space="preserve"> (negative), and </w:t>
      </w:r>
      <w:r w:rsidR="00CA64B3">
        <w:rPr>
          <w:rFonts w:eastAsia="Times New Roman"/>
          <w:i/>
          <w:color w:val="000000"/>
        </w:rPr>
        <w:t>I</w:t>
      </w:r>
      <w:r w:rsidR="00CA64B3">
        <w:rPr>
          <w:rFonts w:eastAsia="Times New Roman"/>
          <w:color w:val="000000"/>
          <w:vertAlign w:val="subscript"/>
        </w:rPr>
        <w:t>g</w:t>
      </w:r>
      <w:r w:rsidR="00CA64B3">
        <w:rPr>
          <w:rFonts w:eastAsia="Times New Roman"/>
          <w:color w:val="000000"/>
        </w:rPr>
        <w:t xml:space="preserve"> (positive) slopes (Table </w:t>
      </w:r>
      <w:r w:rsidR="00DD3527">
        <w:rPr>
          <w:rFonts w:eastAsia="Times New Roman"/>
          <w:color w:val="000000"/>
        </w:rPr>
        <w:t>2</w:t>
      </w:r>
      <w:r w:rsidR="00CA64B3">
        <w:rPr>
          <w:rFonts w:eastAsia="Times New Roman"/>
          <w:color w:val="000000"/>
        </w:rPr>
        <w:t xml:space="preserve">) </w:t>
      </w:r>
      <w:r w:rsidR="00F81611">
        <w:rPr>
          <w:rFonts w:eastAsia="Times New Roman"/>
          <w:color w:val="000000"/>
        </w:rPr>
        <w:t xml:space="preserve">follows </w:t>
      </w:r>
      <w:r w:rsidR="00CA64B3">
        <w:rPr>
          <w:rFonts w:eastAsia="Times New Roman"/>
          <w:color w:val="000000"/>
        </w:rPr>
        <w:t xml:space="preserve">from theoretical expectations. Note that </w:t>
      </w:r>
      <w:r w:rsidR="00893A76">
        <w:rPr>
          <w:rFonts w:eastAsia="Times New Roman"/>
          <w:color w:val="000000"/>
        </w:rPr>
        <w:t>despite its importance</w:t>
      </w:r>
      <w:r w:rsidR="00604C4C">
        <w:rPr>
          <w:rFonts w:eastAsia="Times New Roman"/>
          <w:color w:val="000000"/>
        </w:rPr>
        <w:t xml:space="preserve"> </w:t>
      </w:r>
      <w:r w:rsidR="00893A76">
        <w:rPr>
          <w:rFonts w:eastAsia="Times New Roman"/>
          <w:color w:val="000000"/>
        </w:rPr>
        <w:t xml:space="preserve">in the model, the </w:t>
      </w:r>
      <w:proofErr w:type="spellStart"/>
      <w:r w:rsidR="00893A76">
        <w:rPr>
          <w:rFonts w:eastAsia="Times New Roman"/>
          <w:i/>
          <w:color w:val="000000"/>
        </w:rPr>
        <w:t>N</w:t>
      </w:r>
      <w:r w:rsidR="00893A76">
        <w:rPr>
          <w:rFonts w:eastAsia="Times New Roman"/>
          <w:color w:val="000000"/>
          <w:vertAlign w:val="subscript"/>
        </w:rPr>
        <w:t>area</w:t>
      </w:r>
      <w:proofErr w:type="spellEnd"/>
      <w:r w:rsidR="00893A76">
        <w:rPr>
          <w:rFonts w:eastAsia="Times New Roman"/>
          <w:color w:val="000000"/>
        </w:rPr>
        <w:t>-</w:t>
      </w:r>
      <w:r w:rsidR="00893A76">
        <w:rPr>
          <w:rFonts w:eastAsia="Times New Roman"/>
          <w:i/>
          <w:color w:val="000000"/>
        </w:rPr>
        <w:t>I</w:t>
      </w:r>
      <w:r w:rsidR="00893A76">
        <w:rPr>
          <w:rFonts w:eastAsia="Times New Roman"/>
          <w:color w:val="000000"/>
          <w:vertAlign w:val="subscript"/>
        </w:rPr>
        <w:t>g</w:t>
      </w:r>
      <w:r w:rsidR="00893A76">
        <w:rPr>
          <w:rFonts w:eastAsia="Times New Roman"/>
          <w:color w:val="000000"/>
        </w:rPr>
        <w:t xml:space="preserve"> </w:t>
      </w:r>
      <w:r w:rsidR="0089382F">
        <w:rPr>
          <w:rFonts w:eastAsia="Times New Roman"/>
          <w:color w:val="000000"/>
        </w:rPr>
        <w:t xml:space="preserve">slope </w:t>
      </w:r>
      <w:r w:rsidR="00893A76">
        <w:rPr>
          <w:rFonts w:eastAsia="Times New Roman"/>
          <w:color w:val="000000"/>
        </w:rPr>
        <w:t>was not</w:t>
      </w:r>
      <w:r w:rsidR="003E3DED">
        <w:rPr>
          <w:rFonts w:eastAsia="Times New Roman"/>
          <w:color w:val="000000"/>
        </w:rPr>
        <w:t xml:space="preserve"> </w:t>
      </w:r>
      <w:r w:rsidR="00893A76">
        <w:rPr>
          <w:rFonts w:eastAsia="Times New Roman"/>
          <w:color w:val="000000"/>
        </w:rPr>
        <w:t>significant</w:t>
      </w:r>
      <w:r w:rsidR="00604C4C">
        <w:rPr>
          <w:rFonts w:eastAsia="Times New Roman"/>
          <w:color w:val="000000"/>
        </w:rPr>
        <w:t>ly different from 0</w:t>
      </w:r>
      <w:r w:rsidR="00893A76">
        <w:rPr>
          <w:rFonts w:eastAsia="Times New Roman"/>
          <w:color w:val="000000"/>
        </w:rPr>
        <w:t xml:space="preserve"> (Table </w:t>
      </w:r>
      <w:r w:rsidR="00DD3527">
        <w:rPr>
          <w:rFonts w:eastAsia="Times New Roman"/>
          <w:color w:val="000000"/>
        </w:rPr>
        <w:t>2</w:t>
      </w:r>
      <w:r w:rsidR="00893A76">
        <w:rPr>
          <w:rFonts w:eastAsia="Times New Roman"/>
          <w:color w:val="000000"/>
        </w:rPr>
        <w:t xml:space="preserve">). Our analysis also found that </w:t>
      </w:r>
      <w:r w:rsidR="00280238">
        <w:rPr>
          <w:rFonts w:eastAsia="Times New Roman"/>
          <w:color w:val="000000"/>
        </w:rPr>
        <w:t>species capable of symbiotic associations with nitrogen</w:t>
      </w:r>
      <w:r w:rsidR="00BE49D6">
        <w:rPr>
          <w:rFonts w:eastAsia="Times New Roman"/>
          <w:color w:val="000000"/>
        </w:rPr>
        <w:t>-</w:t>
      </w:r>
      <w:r w:rsidR="00280238">
        <w:rPr>
          <w:rFonts w:eastAsia="Times New Roman"/>
          <w:color w:val="000000"/>
        </w:rPr>
        <w:t xml:space="preserve">fixing bacteria had </w:t>
      </w:r>
      <w:r w:rsidR="00386522">
        <w:rPr>
          <w:rFonts w:eastAsia="Times New Roman"/>
          <w:color w:val="000000"/>
        </w:rPr>
        <w:t>102.2</w:t>
      </w:r>
      <w:r w:rsidR="00280238" w:rsidRPr="00BA6936">
        <w:rPr>
          <w:rFonts w:eastAsia="Times New Roman"/>
          <w:color w:val="000000"/>
        </w:rPr>
        <w:t>%</w:t>
      </w:r>
      <w:r w:rsidR="00280238">
        <w:rPr>
          <w:rFonts w:eastAsia="Times New Roman"/>
          <w:color w:val="000000"/>
        </w:rPr>
        <w:t xml:space="preserve"> higher </w:t>
      </w:r>
      <w:proofErr w:type="spellStart"/>
      <w:r w:rsidR="00280238">
        <w:rPr>
          <w:rFonts w:eastAsia="Times New Roman"/>
          <w:i/>
          <w:color w:val="000000"/>
        </w:rPr>
        <w:t>N</w:t>
      </w:r>
      <w:r w:rsidR="00280238">
        <w:rPr>
          <w:rFonts w:eastAsia="Times New Roman"/>
          <w:color w:val="000000"/>
          <w:vertAlign w:val="subscript"/>
        </w:rPr>
        <w:t>area</w:t>
      </w:r>
      <w:proofErr w:type="spellEnd"/>
      <w:r w:rsidR="00280238">
        <w:rPr>
          <w:rFonts w:eastAsia="Times New Roman"/>
          <w:color w:val="000000"/>
        </w:rPr>
        <w:t xml:space="preserve"> than species without such associations (</w:t>
      </w:r>
      <w:r w:rsidR="00280238">
        <w:rPr>
          <w:rFonts w:eastAsia="Times New Roman"/>
          <w:i/>
          <w:color w:val="000000"/>
        </w:rPr>
        <w:t>p</w:t>
      </w:r>
      <w:r w:rsidR="00280238">
        <w:rPr>
          <w:rFonts w:eastAsia="Times New Roman"/>
          <w:color w:val="000000"/>
        </w:rPr>
        <w:t xml:space="preserve"> &lt; 0. 001; Table </w:t>
      </w:r>
      <w:r w:rsidR="00DD3527">
        <w:rPr>
          <w:rFonts w:eastAsia="Times New Roman"/>
          <w:color w:val="000000"/>
        </w:rPr>
        <w:t>2</w:t>
      </w:r>
      <w:r w:rsidR="00280238">
        <w:rPr>
          <w:rFonts w:eastAsia="Times New Roman"/>
          <w:color w:val="000000"/>
        </w:rPr>
        <w:t>). We also found that C</w:t>
      </w:r>
      <w:r w:rsidR="00280238">
        <w:rPr>
          <w:rFonts w:eastAsia="Times New Roman"/>
          <w:color w:val="000000"/>
          <w:vertAlign w:val="subscript"/>
        </w:rPr>
        <w:t>3</w:t>
      </w:r>
      <w:r w:rsidR="00280238">
        <w:rPr>
          <w:rFonts w:eastAsia="Times New Roman"/>
          <w:color w:val="000000"/>
        </w:rPr>
        <w:t xml:space="preserve"> plants had </w:t>
      </w:r>
      <w:r w:rsidR="00386522">
        <w:rPr>
          <w:rFonts w:eastAsia="Times New Roman"/>
          <w:color w:val="000000"/>
        </w:rPr>
        <w:t>51.6</w:t>
      </w:r>
      <w:r w:rsidR="00280238" w:rsidRPr="00BA6936">
        <w:rPr>
          <w:rFonts w:eastAsia="Times New Roman"/>
          <w:color w:val="000000"/>
        </w:rPr>
        <w:t>%</w:t>
      </w:r>
      <w:r w:rsidR="00280238">
        <w:rPr>
          <w:rFonts w:eastAsia="Times New Roman"/>
          <w:color w:val="000000"/>
        </w:rPr>
        <w:t xml:space="preserve"> higher </w:t>
      </w:r>
      <w:proofErr w:type="spellStart"/>
      <w:r w:rsidR="00280238">
        <w:rPr>
          <w:rFonts w:eastAsia="Times New Roman"/>
          <w:i/>
          <w:color w:val="000000"/>
        </w:rPr>
        <w:t>N</w:t>
      </w:r>
      <w:r w:rsidR="00280238">
        <w:rPr>
          <w:rFonts w:eastAsia="Times New Roman"/>
          <w:color w:val="000000"/>
          <w:vertAlign w:val="subscript"/>
        </w:rPr>
        <w:t>area</w:t>
      </w:r>
      <w:proofErr w:type="spellEnd"/>
      <w:r w:rsidR="00280238">
        <w:rPr>
          <w:rFonts w:eastAsia="Times New Roman"/>
          <w:color w:val="000000"/>
        </w:rPr>
        <w:t xml:space="preserve"> than C</w:t>
      </w:r>
      <w:r w:rsidR="00280238">
        <w:rPr>
          <w:rFonts w:eastAsia="Times New Roman"/>
          <w:color w:val="000000"/>
          <w:vertAlign w:val="subscript"/>
        </w:rPr>
        <w:t>4</w:t>
      </w:r>
      <w:r w:rsidR="00280238">
        <w:rPr>
          <w:rFonts w:eastAsia="Times New Roman"/>
          <w:color w:val="000000"/>
        </w:rPr>
        <w:t xml:space="preserve"> plants (</w:t>
      </w:r>
      <w:r w:rsidR="00280238">
        <w:rPr>
          <w:rFonts w:eastAsia="Times New Roman"/>
          <w:i/>
          <w:color w:val="000000"/>
        </w:rPr>
        <w:t>p</w:t>
      </w:r>
      <w:r w:rsidR="00280238">
        <w:rPr>
          <w:rFonts w:eastAsia="Times New Roman"/>
          <w:color w:val="000000"/>
        </w:rPr>
        <w:t xml:space="preserve"> &lt; 0. 001; Table 1). Both nitrogen fixation </w:t>
      </w:r>
      <w:r w:rsidR="00280238" w:rsidRPr="00B307DE">
        <w:rPr>
          <w:rFonts w:eastAsia="Times New Roman"/>
          <w:color w:val="000000"/>
        </w:rPr>
        <w:t>capacity (</w:t>
      </w:r>
      <w:r w:rsidR="00E776DC">
        <w:rPr>
          <w:rFonts w:eastAsia="Times New Roman"/>
          <w:color w:val="000000"/>
        </w:rPr>
        <w:t>3.3</w:t>
      </w:r>
      <w:r w:rsidR="00280238" w:rsidRPr="00B307DE">
        <w:rPr>
          <w:rFonts w:eastAsia="Times New Roman"/>
          <w:color w:val="000000"/>
        </w:rPr>
        <w:t>%) and photosynthesis type (</w:t>
      </w:r>
      <w:r w:rsidR="00E776DC">
        <w:rPr>
          <w:rFonts w:eastAsia="Times New Roman"/>
          <w:color w:val="000000"/>
        </w:rPr>
        <w:t>3.9</w:t>
      </w:r>
      <w:r w:rsidR="00280238" w:rsidRPr="00B307DE">
        <w:rPr>
          <w:rFonts w:eastAsia="Times New Roman"/>
          <w:color w:val="000000"/>
        </w:rPr>
        <w:t>%)</w:t>
      </w:r>
      <w:r w:rsidR="00280238">
        <w:rPr>
          <w:rFonts w:eastAsia="Times New Roman"/>
          <w:color w:val="000000"/>
        </w:rPr>
        <w:t xml:space="preserve"> were more important predictors in our model than the soil treatments</w:t>
      </w:r>
      <w:r w:rsidR="00604C4C">
        <w:rPr>
          <w:rFonts w:eastAsia="Times New Roman"/>
          <w:color w:val="000000"/>
        </w:rPr>
        <w:t xml:space="preserve"> (Table </w:t>
      </w:r>
      <w:r w:rsidR="00DD3527">
        <w:rPr>
          <w:rFonts w:eastAsia="Times New Roman"/>
          <w:color w:val="000000"/>
        </w:rPr>
        <w:t>2</w:t>
      </w:r>
      <w:r w:rsidR="00604C4C">
        <w:rPr>
          <w:rFonts w:eastAsia="Times New Roman"/>
          <w:color w:val="000000"/>
        </w:rPr>
        <w:t>)</w:t>
      </w:r>
      <w:r w:rsidR="00280238">
        <w:rPr>
          <w:rFonts w:eastAsia="Times New Roman"/>
          <w:color w:val="000000"/>
        </w:rPr>
        <w:t>.</w:t>
      </w:r>
    </w:p>
    <w:p w14:paraId="7D97363C" w14:textId="77777777" w:rsidR="00F178AB" w:rsidRPr="00B05AC4" w:rsidRDefault="00F178AB" w:rsidP="00B05AC4">
      <w:pPr>
        <w:spacing w:line="480" w:lineRule="auto"/>
        <w:contextualSpacing/>
        <w:textAlignment w:val="baseline"/>
        <w:rPr>
          <w:rFonts w:eastAsia="Times New Roman"/>
          <w:color w:val="000000"/>
        </w:rPr>
      </w:pPr>
    </w:p>
    <w:p w14:paraId="3C7899C2" w14:textId="77777777" w:rsidR="001F281E" w:rsidRDefault="001F281E">
      <w:pPr>
        <w:rPr>
          <w:b/>
          <w:bCs/>
        </w:rPr>
      </w:pPr>
      <w:r>
        <w:rPr>
          <w:b/>
          <w:bCs/>
        </w:rPr>
        <w:br w:type="page"/>
      </w:r>
    </w:p>
    <w:p w14:paraId="006F54C0" w14:textId="24DE1EE4" w:rsidR="005B6195" w:rsidRPr="003173D1" w:rsidRDefault="005B6195" w:rsidP="00AC49CC">
      <w:pPr>
        <w:spacing w:line="480" w:lineRule="auto"/>
      </w:pPr>
      <w:r w:rsidRPr="003173D1">
        <w:rPr>
          <w:b/>
          <w:bCs/>
        </w:rPr>
        <w:lastRenderedPageBreak/>
        <w:t xml:space="preserve">Table </w:t>
      </w:r>
      <w:r w:rsidR="00DD3527" w:rsidRPr="003173D1">
        <w:rPr>
          <w:b/>
          <w:bCs/>
        </w:rPr>
        <w:t>2</w:t>
      </w:r>
      <w:r w:rsidRPr="003173D1">
        <w:rPr>
          <w:b/>
          <w:bCs/>
        </w:rPr>
        <w:t>.</w:t>
      </w:r>
      <w:r w:rsidRPr="003173D1">
        <w:t xml:space="preserve"> Regression coefficients for linear mixed effects model with ln </w:t>
      </w:r>
      <w:proofErr w:type="spellStart"/>
      <w:r w:rsidRPr="003173D1">
        <w:rPr>
          <w:i/>
          <w:iCs/>
        </w:rPr>
        <w:t>N</w:t>
      </w:r>
      <w:r w:rsidRPr="003173D1">
        <w:rPr>
          <w:vertAlign w:val="subscript"/>
        </w:rPr>
        <w:t>area</w:t>
      </w:r>
      <w:proofErr w:type="spellEnd"/>
      <w:r w:rsidRPr="003173D1">
        <w:t xml:space="preserve"> as the dependent variable and soil treatment variables, climate, leaf traits, and species characteristics as fixed effects.*</w:t>
      </w:r>
    </w:p>
    <w:tbl>
      <w:tblPr>
        <w:tblW w:w="5000" w:type="pct"/>
        <w:tblLook w:val="04A0" w:firstRow="1" w:lastRow="0" w:firstColumn="1" w:lastColumn="0" w:noHBand="0" w:noVBand="1"/>
      </w:tblPr>
      <w:tblGrid>
        <w:gridCol w:w="2840"/>
        <w:gridCol w:w="1514"/>
        <w:gridCol w:w="1526"/>
        <w:gridCol w:w="1514"/>
        <w:gridCol w:w="1966"/>
      </w:tblGrid>
      <w:tr w:rsidR="005B6195" w:rsidRPr="001A720B" w14:paraId="3AF73C56" w14:textId="77777777" w:rsidTr="00CB7CF7">
        <w:trPr>
          <w:trHeight w:val="320"/>
        </w:trPr>
        <w:tc>
          <w:tcPr>
            <w:tcW w:w="1517" w:type="pct"/>
            <w:tcBorders>
              <w:top w:val="single" w:sz="4" w:space="0" w:color="auto"/>
              <w:left w:val="nil"/>
              <w:bottom w:val="single" w:sz="4" w:space="0" w:color="auto"/>
              <w:right w:val="nil"/>
            </w:tcBorders>
            <w:shd w:val="clear" w:color="auto" w:fill="auto"/>
            <w:noWrap/>
            <w:vAlign w:val="center"/>
            <w:hideMark/>
          </w:tcPr>
          <w:p w14:paraId="4A12F8BB" w14:textId="77777777" w:rsidR="005B6195" w:rsidRPr="001A720B" w:rsidRDefault="005B6195" w:rsidP="00CB7CF7">
            <w:pPr>
              <w:jc w:val="center"/>
              <w:rPr>
                <w:rFonts w:eastAsia="Times New Roman"/>
                <w:b/>
                <w:bCs/>
                <w:color w:val="000000"/>
                <w:sz w:val="20"/>
                <w:szCs w:val="20"/>
              </w:rPr>
            </w:pPr>
          </w:p>
        </w:tc>
        <w:tc>
          <w:tcPr>
            <w:tcW w:w="809" w:type="pct"/>
            <w:tcBorders>
              <w:top w:val="single" w:sz="4" w:space="0" w:color="auto"/>
              <w:left w:val="nil"/>
              <w:bottom w:val="single" w:sz="4" w:space="0" w:color="auto"/>
              <w:right w:val="nil"/>
            </w:tcBorders>
            <w:vAlign w:val="center"/>
          </w:tcPr>
          <w:p w14:paraId="54DCF380" w14:textId="77777777" w:rsidR="005B6195" w:rsidRPr="001A720B" w:rsidRDefault="005B6195" w:rsidP="00CB7CF7">
            <w:pPr>
              <w:jc w:val="center"/>
              <w:rPr>
                <w:rFonts w:eastAsia="Times New Roman"/>
                <w:b/>
                <w:bCs/>
                <w:color w:val="000000"/>
                <w:sz w:val="20"/>
                <w:szCs w:val="20"/>
              </w:rPr>
            </w:pPr>
            <w:r>
              <w:rPr>
                <w:rFonts w:eastAsia="Times New Roman"/>
                <w:b/>
                <w:bCs/>
                <w:color w:val="000000"/>
                <w:sz w:val="20"/>
                <w:szCs w:val="20"/>
              </w:rPr>
              <w:t>df</w:t>
            </w:r>
          </w:p>
        </w:tc>
        <w:tc>
          <w:tcPr>
            <w:tcW w:w="815" w:type="pct"/>
            <w:tcBorders>
              <w:top w:val="single" w:sz="4" w:space="0" w:color="auto"/>
              <w:left w:val="nil"/>
              <w:bottom w:val="single" w:sz="4" w:space="0" w:color="auto"/>
              <w:right w:val="nil"/>
            </w:tcBorders>
            <w:shd w:val="clear" w:color="auto" w:fill="auto"/>
            <w:noWrap/>
            <w:vAlign w:val="center"/>
            <w:hideMark/>
          </w:tcPr>
          <w:p w14:paraId="3B766B70" w14:textId="77777777" w:rsidR="005B6195" w:rsidRPr="001A720B" w:rsidRDefault="005B6195" w:rsidP="00CB7CF7">
            <w:pPr>
              <w:jc w:val="center"/>
              <w:rPr>
                <w:rFonts w:eastAsia="Times New Roman"/>
                <w:b/>
                <w:bCs/>
                <w:color w:val="000000"/>
                <w:sz w:val="20"/>
                <w:szCs w:val="20"/>
              </w:rPr>
            </w:pPr>
            <w:r w:rsidRPr="001A720B">
              <w:rPr>
                <w:rFonts w:eastAsia="Times New Roman"/>
                <w:b/>
                <w:bCs/>
                <w:color w:val="000000"/>
                <w:sz w:val="20"/>
                <w:szCs w:val="20"/>
              </w:rPr>
              <w:t>Slope</w:t>
            </w:r>
          </w:p>
        </w:tc>
        <w:tc>
          <w:tcPr>
            <w:tcW w:w="809" w:type="pct"/>
            <w:tcBorders>
              <w:top w:val="single" w:sz="4" w:space="0" w:color="auto"/>
              <w:left w:val="nil"/>
              <w:bottom w:val="single" w:sz="4" w:space="0" w:color="auto"/>
              <w:right w:val="nil"/>
            </w:tcBorders>
            <w:shd w:val="clear" w:color="auto" w:fill="auto"/>
            <w:noWrap/>
            <w:vAlign w:val="center"/>
            <w:hideMark/>
          </w:tcPr>
          <w:p w14:paraId="49047DC8" w14:textId="77777777" w:rsidR="005B6195" w:rsidRPr="001A720B" w:rsidRDefault="005B6195" w:rsidP="00CB7CF7">
            <w:pPr>
              <w:jc w:val="center"/>
              <w:rPr>
                <w:rFonts w:eastAsia="Times New Roman"/>
                <w:b/>
                <w:bCs/>
                <w:i/>
                <w:iCs/>
                <w:color w:val="000000"/>
                <w:sz w:val="20"/>
                <w:szCs w:val="20"/>
              </w:rPr>
            </w:pPr>
            <w:r w:rsidRPr="001A720B">
              <w:rPr>
                <w:rFonts w:eastAsia="Times New Roman"/>
                <w:b/>
                <w:bCs/>
                <w:i/>
                <w:iCs/>
                <w:color w:val="000000"/>
                <w:sz w:val="20"/>
                <w:szCs w:val="20"/>
              </w:rPr>
              <w:t>p</w:t>
            </w:r>
          </w:p>
        </w:tc>
        <w:tc>
          <w:tcPr>
            <w:tcW w:w="1050" w:type="pct"/>
            <w:tcBorders>
              <w:top w:val="single" w:sz="4" w:space="0" w:color="auto"/>
              <w:left w:val="nil"/>
              <w:bottom w:val="single" w:sz="4" w:space="0" w:color="auto"/>
              <w:right w:val="nil"/>
            </w:tcBorders>
            <w:shd w:val="clear" w:color="auto" w:fill="auto"/>
            <w:noWrap/>
            <w:vAlign w:val="center"/>
            <w:hideMark/>
          </w:tcPr>
          <w:p w14:paraId="4C5A302E" w14:textId="77777777" w:rsidR="005B6195" w:rsidRPr="001A720B" w:rsidRDefault="005B6195" w:rsidP="00CB7CF7">
            <w:pPr>
              <w:jc w:val="center"/>
              <w:rPr>
                <w:rFonts w:eastAsia="Times New Roman"/>
                <w:b/>
                <w:bCs/>
                <w:color w:val="000000"/>
                <w:sz w:val="20"/>
                <w:szCs w:val="20"/>
              </w:rPr>
            </w:pPr>
            <w:r w:rsidRPr="001A720B">
              <w:rPr>
                <w:rFonts w:eastAsia="Times New Roman"/>
                <w:b/>
                <w:bCs/>
                <w:color w:val="000000"/>
                <w:sz w:val="20"/>
                <w:szCs w:val="20"/>
              </w:rPr>
              <w:t>Relative Importance</w:t>
            </w:r>
          </w:p>
        </w:tc>
      </w:tr>
      <w:tr w:rsidR="005B6195" w:rsidRPr="001A720B" w14:paraId="45F7204E" w14:textId="77777777" w:rsidTr="00CB7CF7">
        <w:trPr>
          <w:trHeight w:val="320"/>
        </w:trPr>
        <w:tc>
          <w:tcPr>
            <w:tcW w:w="1517" w:type="pct"/>
            <w:tcBorders>
              <w:top w:val="single" w:sz="4" w:space="0" w:color="auto"/>
              <w:left w:val="nil"/>
              <w:bottom w:val="nil"/>
              <w:right w:val="nil"/>
            </w:tcBorders>
            <w:shd w:val="clear" w:color="auto" w:fill="auto"/>
            <w:noWrap/>
            <w:hideMark/>
          </w:tcPr>
          <w:p w14:paraId="39D29119"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w:t>
            </w:r>
          </w:p>
        </w:tc>
        <w:tc>
          <w:tcPr>
            <w:tcW w:w="809" w:type="pct"/>
            <w:tcBorders>
              <w:top w:val="single" w:sz="4" w:space="0" w:color="auto"/>
              <w:left w:val="nil"/>
              <w:bottom w:val="nil"/>
              <w:right w:val="nil"/>
            </w:tcBorders>
            <w:vAlign w:val="center"/>
          </w:tcPr>
          <w:p w14:paraId="5E154E76"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single" w:sz="4" w:space="0" w:color="auto"/>
              <w:left w:val="nil"/>
              <w:bottom w:val="nil"/>
              <w:right w:val="nil"/>
            </w:tcBorders>
            <w:shd w:val="clear" w:color="auto" w:fill="auto"/>
            <w:noWrap/>
            <w:vAlign w:val="center"/>
            <w:hideMark/>
          </w:tcPr>
          <w:p w14:paraId="726FF1A9"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single" w:sz="4" w:space="0" w:color="auto"/>
              <w:left w:val="nil"/>
              <w:bottom w:val="nil"/>
              <w:right w:val="nil"/>
            </w:tcBorders>
            <w:shd w:val="clear" w:color="auto" w:fill="auto"/>
            <w:noWrap/>
            <w:vAlign w:val="center"/>
            <w:hideMark/>
          </w:tcPr>
          <w:p w14:paraId="4B96D6B5"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single" w:sz="4" w:space="0" w:color="auto"/>
              <w:left w:val="nil"/>
              <w:bottom w:val="nil"/>
              <w:right w:val="nil"/>
            </w:tcBorders>
            <w:shd w:val="clear" w:color="auto" w:fill="auto"/>
            <w:noWrap/>
            <w:vAlign w:val="center"/>
            <w:hideMark/>
          </w:tcPr>
          <w:p w14:paraId="74B7B066" w14:textId="62D88705" w:rsidR="005B6195" w:rsidRPr="001A720B" w:rsidRDefault="002D469B" w:rsidP="00CB7CF7">
            <w:pPr>
              <w:jc w:val="center"/>
              <w:rPr>
                <w:rFonts w:eastAsia="Times New Roman"/>
                <w:color w:val="000000"/>
                <w:sz w:val="20"/>
                <w:szCs w:val="20"/>
              </w:rPr>
            </w:pPr>
            <w:r>
              <w:rPr>
                <w:color w:val="000000"/>
                <w:sz w:val="20"/>
                <w:szCs w:val="20"/>
              </w:rPr>
              <w:t>1.3</w:t>
            </w:r>
            <w:r>
              <w:rPr>
                <w:color w:val="000000"/>
                <w:sz w:val="20"/>
                <w:szCs w:val="20"/>
              </w:rPr>
              <w:t>0</w:t>
            </w:r>
            <w:r w:rsidR="005B6195" w:rsidRPr="001A720B">
              <w:rPr>
                <w:color w:val="000000"/>
                <w:sz w:val="20"/>
                <w:szCs w:val="20"/>
              </w:rPr>
              <w:t>%</w:t>
            </w:r>
          </w:p>
        </w:tc>
      </w:tr>
      <w:tr w:rsidR="005B6195" w:rsidRPr="001A720B" w14:paraId="2D95D212" w14:textId="77777777" w:rsidTr="00CB7CF7">
        <w:trPr>
          <w:trHeight w:val="320"/>
        </w:trPr>
        <w:tc>
          <w:tcPr>
            <w:tcW w:w="1517" w:type="pct"/>
            <w:tcBorders>
              <w:top w:val="nil"/>
              <w:left w:val="nil"/>
              <w:bottom w:val="nil"/>
              <w:right w:val="nil"/>
            </w:tcBorders>
            <w:shd w:val="clear" w:color="auto" w:fill="auto"/>
            <w:noWrap/>
            <w:hideMark/>
          </w:tcPr>
          <w:p w14:paraId="349F35DD"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P</w:t>
            </w:r>
          </w:p>
        </w:tc>
        <w:tc>
          <w:tcPr>
            <w:tcW w:w="809" w:type="pct"/>
            <w:tcBorders>
              <w:top w:val="nil"/>
              <w:left w:val="nil"/>
              <w:bottom w:val="nil"/>
              <w:right w:val="nil"/>
            </w:tcBorders>
            <w:vAlign w:val="center"/>
          </w:tcPr>
          <w:p w14:paraId="5AE23DD8"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346B6A26"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17D4161D" w14:textId="24B0303F" w:rsidR="002D469B" w:rsidRPr="003173D1" w:rsidRDefault="005B6195" w:rsidP="00CB7CF7">
            <w:pPr>
              <w:jc w:val="center"/>
              <w:rPr>
                <w:color w:val="000000"/>
                <w:sz w:val="20"/>
                <w:szCs w:val="20"/>
              </w:rPr>
            </w:pPr>
            <w:r w:rsidRPr="001A720B">
              <w:rPr>
                <w:color w:val="000000"/>
                <w:sz w:val="20"/>
                <w:szCs w:val="20"/>
              </w:rPr>
              <w:t>0.</w:t>
            </w:r>
            <w:r w:rsidR="00DE1890">
              <w:rPr>
                <w:color w:val="000000"/>
                <w:sz w:val="20"/>
                <w:szCs w:val="20"/>
              </w:rPr>
              <w:t>184</w:t>
            </w:r>
          </w:p>
        </w:tc>
        <w:tc>
          <w:tcPr>
            <w:tcW w:w="1050" w:type="pct"/>
            <w:tcBorders>
              <w:top w:val="nil"/>
              <w:left w:val="nil"/>
              <w:bottom w:val="nil"/>
              <w:right w:val="nil"/>
            </w:tcBorders>
            <w:shd w:val="clear" w:color="auto" w:fill="auto"/>
            <w:noWrap/>
            <w:vAlign w:val="center"/>
            <w:hideMark/>
          </w:tcPr>
          <w:p w14:paraId="3E611600" w14:textId="72B5A6BB" w:rsidR="005B6195" w:rsidRPr="001A720B" w:rsidRDefault="005B6195" w:rsidP="00CB7CF7">
            <w:pPr>
              <w:jc w:val="center"/>
              <w:rPr>
                <w:rFonts w:eastAsia="Times New Roman"/>
                <w:color w:val="000000"/>
                <w:sz w:val="20"/>
                <w:szCs w:val="20"/>
              </w:rPr>
            </w:pPr>
            <w:r w:rsidRPr="001A720B">
              <w:rPr>
                <w:color w:val="000000"/>
                <w:sz w:val="20"/>
                <w:szCs w:val="20"/>
              </w:rPr>
              <w:t>0.</w:t>
            </w:r>
            <w:r w:rsidR="00CA09B3">
              <w:rPr>
                <w:color w:val="000000"/>
                <w:sz w:val="20"/>
                <w:szCs w:val="20"/>
              </w:rPr>
              <w:t>56</w:t>
            </w:r>
            <w:r w:rsidRPr="001A720B">
              <w:rPr>
                <w:color w:val="000000"/>
                <w:sz w:val="20"/>
                <w:szCs w:val="20"/>
              </w:rPr>
              <w:t>%</w:t>
            </w:r>
          </w:p>
        </w:tc>
      </w:tr>
      <w:tr w:rsidR="005B6195" w:rsidRPr="001A720B" w14:paraId="50490059" w14:textId="77777777" w:rsidTr="00CB7CF7">
        <w:trPr>
          <w:trHeight w:val="320"/>
        </w:trPr>
        <w:tc>
          <w:tcPr>
            <w:tcW w:w="1517" w:type="pct"/>
            <w:tcBorders>
              <w:top w:val="nil"/>
              <w:left w:val="nil"/>
              <w:bottom w:val="nil"/>
              <w:right w:val="nil"/>
            </w:tcBorders>
            <w:shd w:val="clear" w:color="auto" w:fill="auto"/>
            <w:noWrap/>
            <w:hideMark/>
          </w:tcPr>
          <w:p w14:paraId="67A8CEBC"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520FE61A"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46FB4B30"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31803ED0" w14:textId="1566BBE9"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141</w:t>
            </w:r>
          </w:p>
        </w:tc>
        <w:tc>
          <w:tcPr>
            <w:tcW w:w="1050" w:type="pct"/>
            <w:tcBorders>
              <w:top w:val="nil"/>
              <w:left w:val="nil"/>
              <w:bottom w:val="nil"/>
              <w:right w:val="nil"/>
            </w:tcBorders>
            <w:shd w:val="clear" w:color="auto" w:fill="auto"/>
            <w:noWrap/>
            <w:vAlign w:val="center"/>
            <w:hideMark/>
          </w:tcPr>
          <w:p w14:paraId="1FF68B41" w14:textId="3A443082" w:rsidR="005B6195" w:rsidRPr="001A720B" w:rsidRDefault="005B6195" w:rsidP="00CB7CF7">
            <w:pPr>
              <w:jc w:val="center"/>
              <w:rPr>
                <w:rFonts w:eastAsia="Times New Roman"/>
                <w:color w:val="000000"/>
                <w:sz w:val="20"/>
                <w:szCs w:val="20"/>
              </w:rPr>
            </w:pPr>
            <w:r w:rsidRPr="001A720B">
              <w:rPr>
                <w:color w:val="000000"/>
                <w:sz w:val="20"/>
                <w:szCs w:val="20"/>
              </w:rPr>
              <w:t>0.</w:t>
            </w:r>
            <w:r w:rsidR="00CA09B3">
              <w:rPr>
                <w:color w:val="000000"/>
                <w:sz w:val="20"/>
                <w:szCs w:val="20"/>
              </w:rPr>
              <w:t>59</w:t>
            </w:r>
            <w:r w:rsidRPr="001A720B">
              <w:rPr>
                <w:color w:val="000000"/>
                <w:sz w:val="20"/>
                <w:szCs w:val="20"/>
              </w:rPr>
              <w:t>%</w:t>
            </w:r>
          </w:p>
        </w:tc>
      </w:tr>
      <w:tr w:rsidR="005B6195" w:rsidRPr="001A720B" w14:paraId="2A8F0C03" w14:textId="77777777" w:rsidTr="00CB7CF7">
        <w:trPr>
          <w:trHeight w:val="320"/>
        </w:trPr>
        <w:tc>
          <w:tcPr>
            <w:tcW w:w="1517" w:type="pct"/>
            <w:tcBorders>
              <w:top w:val="nil"/>
              <w:left w:val="nil"/>
              <w:bottom w:val="nil"/>
              <w:right w:val="nil"/>
            </w:tcBorders>
            <w:shd w:val="clear" w:color="auto" w:fill="auto"/>
            <w:noWrap/>
            <w:hideMark/>
          </w:tcPr>
          <w:p w14:paraId="1B9F37F7" w14:textId="77777777" w:rsidR="005B6195" w:rsidRPr="00CA690C" w:rsidRDefault="005B6195" w:rsidP="00CB7CF7">
            <w:pPr>
              <w:rPr>
                <w:rFonts w:eastAsia="Times New Roman"/>
                <w:color w:val="000000"/>
                <w:sz w:val="20"/>
                <w:szCs w:val="20"/>
                <w:vertAlign w:val="subscript"/>
              </w:rPr>
            </w:pPr>
            <w:proofErr w:type="spellStart"/>
            <w:r>
              <w:rPr>
                <w:rFonts w:eastAsia="Times New Roman"/>
                <w:i/>
                <w:iCs/>
                <w:color w:val="000000"/>
                <w:sz w:val="20"/>
                <w:szCs w:val="20"/>
              </w:rPr>
              <w:t>T</w:t>
            </w:r>
            <w:r>
              <w:rPr>
                <w:rFonts w:eastAsia="Times New Roman"/>
                <w:color w:val="000000"/>
                <w:sz w:val="20"/>
                <w:szCs w:val="20"/>
                <w:vertAlign w:val="subscript"/>
              </w:rPr>
              <w:t>g</w:t>
            </w:r>
            <w:proofErr w:type="spellEnd"/>
          </w:p>
        </w:tc>
        <w:tc>
          <w:tcPr>
            <w:tcW w:w="809" w:type="pct"/>
            <w:tcBorders>
              <w:top w:val="nil"/>
              <w:left w:val="nil"/>
              <w:bottom w:val="nil"/>
              <w:right w:val="nil"/>
            </w:tcBorders>
            <w:vAlign w:val="center"/>
          </w:tcPr>
          <w:p w14:paraId="4632CC35" w14:textId="77777777" w:rsidR="005B6195" w:rsidRPr="001A720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25D0E00D" w14:textId="28BC567B" w:rsidR="005B6195" w:rsidRPr="001A720B" w:rsidRDefault="005B6195" w:rsidP="00CB7CF7">
            <w:pPr>
              <w:jc w:val="center"/>
              <w:rPr>
                <w:rFonts w:eastAsia="Times New Roman"/>
                <w:color w:val="000000"/>
                <w:sz w:val="20"/>
                <w:szCs w:val="20"/>
              </w:rPr>
            </w:pPr>
            <w:r w:rsidRPr="001A720B">
              <w:rPr>
                <w:color w:val="000000"/>
                <w:sz w:val="20"/>
                <w:szCs w:val="20"/>
              </w:rPr>
              <w:t>-0.</w:t>
            </w:r>
            <w:r w:rsidR="00106CD7">
              <w:rPr>
                <w:color w:val="000000"/>
                <w:sz w:val="20"/>
                <w:szCs w:val="20"/>
              </w:rPr>
              <w:t>0</w:t>
            </w:r>
            <w:r w:rsidR="00BF23F2">
              <w:rPr>
                <w:color w:val="000000"/>
                <w:sz w:val="20"/>
                <w:szCs w:val="20"/>
              </w:rPr>
              <w:t>22</w:t>
            </w:r>
            <w:r>
              <w:rPr>
                <w:color w:val="000000"/>
                <w:sz w:val="20"/>
                <w:szCs w:val="20"/>
              </w:rPr>
              <w:t xml:space="preserve"> </w:t>
            </w:r>
            <w:r>
              <w:rPr>
                <w:rFonts w:eastAsia="Times New Roman"/>
                <w:color w:val="000000"/>
                <w:sz w:val="20"/>
                <w:szCs w:val="20"/>
              </w:rPr>
              <w:t>± 0.006</w:t>
            </w:r>
          </w:p>
        </w:tc>
        <w:tc>
          <w:tcPr>
            <w:tcW w:w="809" w:type="pct"/>
            <w:tcBorders>
              <w:top w:val="nil"/>
              <w:left w:val="nil"/>
              <w:bottom w:val="nil"/>
              <w:right w:val="nil"/>
            </w:tcBorders>
            <w:shd w:val="clear" w:color="auto" w:fill="auto"/>
            <w:noWrap/>
            <w:vAlign w:val="center"/>
            <w:hideMark/>
          </w:tcPr>
          <w:p w14:paraId="5930218C"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683D4FF" w14:textId="5C4E6CAC" w:rsidR="005B6195" w:rsidRPr="001A720B" w:rsidRDefault="00CA09B3" w:rsidP="00CB7CF7">
            <w:pPr>
              <w:jc w:val="center"/>
              <w:rPr>
                <w:rFonts w:eastAsia="Times New Roman"/>
                <w:color w:val="000000"/>
                <w:sz w:val="20"/>
                <w:szCs w:val="20"/>
              </w:rPr>
            </w:pPr>
            <w:r>
              <w:rPr>
                <w:rFonts w:eastAsia="Times New Roman"/>
                <w:color w:val="000000"/>
                <w:sz w:val="20"/>
                <w:szCs w:val="20"/>
              </w:rPr>
              <w:t>4.92</w:t>
            </w:r>
            <w:r w:rsidR="005B6195" w:rsidRPr="001A720B">
              <w:rPr>
                <w:rFonts w:eastAsia="Times New Roman"/>
                <w:color w:val="000000"/>
                <w:sz w:val="20"/>
                <w:szCs w:val="20"/>
              </w:rPr>
              <w:t>%</w:t>
            </w:r>
          </w:p>
        </w:tc>
      </w:tr>
      <w:tr w:rsidR="005B6195" w:rsidRPr="001A720B" w14:paraId="1BA856B5" w14:textId="77777777" w:rsidTr="00CB7CF7">
        <w:trPr>
          <w:trHeight w:val="320"/>
        </w:trPr>
        <w:tc>
          <w:tcPr>
            <w:tcW w:w="1517" w:type="pct"/>
            <w:tcBorders>
              <w:top w:val="nil"/>
              <w:left w:val="nil"/>
              <w:bottom w:val="nil"/>
              <w:right w:val="nil"/>
            </w:tcBorders>
            <w:shd w:val="clear" w:color="auto" w:fill="auto"/>
            <w:noWrap/>
            <w:hideMark/>
          </w:tcPr>
          <w:p w14:paraId="4CCC8C9B" w14:textId="77777777" w:rsidR="005B6195" w:rsidRPr="00CA690C" w:rsidRDefault="005B6195" w:rsidP="00CB7CF7">
            <w:pPr>
              <w:rPr>
                <w:rFonts w:eastAsia="Times New Roman"/>
                <w:color w:val="000000"/>
                <w:sz w:val="20"/>
                <w:szCs w:val="20"/>
                <w:vertAlign w:val="subscript"/>
              </w:rPr>
            </w:pPr>
            <w:r w:rsidRPr="001A720B">
              <w:rPr>
                <w:rFonts w:eastAsia="Times New Roman"/>
                <w:color w:val="000000"/>
                <w:sz w:val="20"/>
                <w:szCs w:val="20"/>
              </w:rPr>
              <w:t xml:space="preserve">ln </w:t>
            </w:r>
            <w:r>
              <w:rPr>
                <w:rFonts w:eastAsia="Times New Roman"/>
                <w:i/>
                <w:iCs/>
                <w:color w:val="000000"/>
                <w:sz w:val="20"/>
                <w:szCs w:val="20"/>
              </w:rPr>
              <w:t>I</w:t>
            </w:r>
            <w:r>
              <w:rPr>
                <w:rFonts w:eastAsia="Times New Roman"/>
                <w:color w:val="000000"/>
                <w:sz w:val="20"/>
                <w:szCs w:val="20"/>
                <w:vertAlign w:val="subscript"/>
              </w:rPr>
              <w:t>g</w:t>
            </w:r>
          </w:p>
        </w:tc>
        <w:tc>
          <w:tcPr>
            <w:tcW w:w="809" w:type="pct"/>
            <w:tcBorders>
              <w:top w:val="nil"/>
              <w:left w:val="nil"/>
              <w:bottom w:val="nil"/>
              <w:right w:val="nil"/>
            </w:tcBorders>
            <w:vAlign w:val="center"/>
          </w:tcPr>
          <w:p w14:paraId="5E3AF504" w14:textId="77777777" w:rsidR="005B6195" w:rsidRPr="00D9114B"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16D68B13" w14:textId="33687644" w:rsidR="005B6195" w:rsidRPr="001A720B" w:rsidRDefault="005B6195" w:rsidP="00CB7CF7">
            <w:pPr>
              <w:jc w:val="center"/>
              <w:rPr>
                <w:rFonts w:eastAsia="Times New Roman"/>
                <w:color w:val="000000"/>
                <w:sz w:val="20"/>
                <w:szCs w:val="20"/>
              </w:rPr>
            </w:pPr>
            <w:r w:rsidRPr="00D9114B">
              <w:rPr>
                <w:rFonts w:eastAsia="Times New Roman"/>
                <w:color w:val="000000"/>
                <w:sz w:val="20"/>
                <w:szCs w:val="20"/>
              </w:rPr>
              <w:t>0.</w:t>
            </w:r>
            <w:r>
              <w:rPr>
                <w:rFonts w:eastAsia="Times New Roman"/>
                <w:color w:val="000000"/>
                <w:sz w:val="20"/>
                <w:szCs w:val="20"/>
              </w:rPr>
              <w:t>0</w:t>
            </w:r>
            <w:r w:rsidR="00BF23F2">
              <w:rPr>
                <w:rFonts w:eastAsia="Times New Roman"/>
                <w:color w:val="000000"/>
                <w:sz w:val="20"/>
                <w:szCs w:val="20"/>
              </w:rPr>
              <w:t>36</w:t>
            </w:r>
            <w:r>
              <w:rPr>
                <w:rFonts w:eastAsia="Times New Roman"/>
                <w:color w:val="000000"/>
                <w:sz w:val="20"/>
                <w:szCs w:val="20"/>
              </w:rPr>
              <w:t xml:space="preserve"> ± </w:t>
            </w:r>
            <w:r w:rsidRPr="00D9114B">
              <w:rPr>
                <w:rFonts w:eastAsia="Times New Roman"/>
                <w:color w:val="000000"/>
                <w:sz w:val="20"/>
                <w:szCs w:val="20"/>
              </w:rPr>
              <w:t>0.</w:t>
            </w:r>
            <w:r w:rsidR="00BF23F2">
              <w:rPr>
                <w:rFonts w:eastAsia="Times New Roman"/>
                <w:color w:val="000000"/>
                <w:sz w:val="20"/>
                <w:szCs w:val="20"/>
              </w:rPr>
              <w:t>036</w:t>
            </w:r>
          </w:p>
        </w:tc>
        <w:tc>
          <w:tcPr>
            <w:tcW w:w="809" w:type="pct"/>
            <w:tcBorders>
              <w:top w:val="nil"/>
              <w:left w:val="nil"/>
              <w:bottom w:val="nil"/>
              <w:right w:val="nil"/>
            </w:tcBorders>
            <w:shd w:val="clear" w:color="auto" w:fill="auto"/>
            <w:noWrap/>
            <w:vAlign w:val="center"/>
            <w:hideMark/>
          </w:tcPr>
          <w:p w14:paraId="3FA20B9A" w14:textId="498DCDCB"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325</w:t>
            </w:r>
          </w:p>
        </w:tc>
        <w:tc>
          <w:tcPr>
            <w:tcW w:w="1050" w:type="pct"/>
            <w:tcBorders>
              <w:top w:val="nil"/>
              <w:left w:val="nil"/>
              <w:bottom w:val="nil"/>
              <w:right w:val="nil"/>
            </w:tcBorders>
            <w:shd w:val="clear" w:color="auto" w:fill="auto"/>
            <w:noWrap/>
            <w:vAlign w:val="center"/>
            <w:hideMark/>
          </w:tcPr>
          <w:p w14:paraId="46A3F986" w14:textId="601CBC56" w:rsidR="005B6195" w:rsidRPr="001A720B" w:rsidRDefault="005B6195" w:rsidP="00CB7CF7">
            <w:pPr>
              <w:jc w:val="center"/>
              <w:rPr>
                <w:rFonts w:eastAsia="Times New Roman"/>
                <w:color w:val="000000"/>
                <w:sz w:val="20"/>
                <w:szCs w:val="20"/>
              </w:rPr>
            </w:pPr>
            <w:r>
              <w:rPr>
                <w:color w:val="000000"/>
                <w:sz w:val="20"/>
                <w:szCs w:val="20"/>
              </w:rPr>
              <w:t>2</w:t>
            </w:r>
            <w:r w:rsidR="00CA09B3">
              <w:rPr>
                <w:color w:val="000000"/>
                <w:sz w:val="20"/>
                <w:szCs w:val="20"/>
              </w:rPr>
              <w:t>2.79</w:t>
            </w:r>
            <w:r w:rsidRPr="001A720B">
              <w:rPr>
                <w:color w:val="000000"/>
                <w:sz w:val="20"/>
                <w:szCs w:val="20"/>
              </w:rPr>
              <w:t>%</w:t>
            </w:r>
          </w:p>
        </w:tc>
      </w:tr>
      <w:tr w:rsidR="005B6195" w:rsidRPr="001A720B" w14:paraId="295D75D3" w14:textId="77777777" w:rsidTr="00CB7CF7">
        <w:trPr>
          <w:trHeight w:val="320"/>
        </w:trPr>
        <w:tc>
          <w:tcPr>
            <w:tcW w:w="1517" w:type="pct"/>
            <w:tcBorders>
              <w:top w:val="nil"/>
              <w:left w:val="nil"/>
              <w:bottom w:val="nil"/>
              <w:right w:val="nil"/>
            </w:tcBorders>
            <w:shd w:val="clear" w:color="auto" w:fill="auto"/>
            <w:noWrap/>
            <w:hideMark/>
          </w:tcPr>
          <w:p w14:paraId="24132D1B" w14:textId="77777777" w:rsidR="005B6195" w:rsidRPr="00CA690C" w:rsidRDefault="005B6195" w:rsidP="00CB7CF7">
            <w:pPr>
              <w:rPr>
                <w:rFonts w:eastAsia="Times New Roman"/>
                <w:color w:val="000000"/>
                <w:sz w:val="20"/>
                <w:szCs w:val="20"/>
                <w:vertAlign w:val="subscript"/>
              </w:rPr>
            </w:pPr>
            <w:r w:rsidRPr="001A720B">
              <w:rPr>
                <w:rFonts w:eastAsia="Times New Roman"/>
                <w:color w:val="000000"/>
                <w:sz w:val="20"/>
                <w:szCs w:val="20"/>
              </w:rPr>
              <w:t xml:space="preserve">ln </w:t>
            </w:r>
            <w:proofErr w:type="spellStart"/>
            <w:r>
              <w:rPr>
                <w:rFonts w:eastAsia="Times New Roman"/>
                <w:i/>
                <w:iCs/>
                <w:color w:val="000000"/>
                <w:sz w:val="20"/>
                <w:szCs w:val="20"/>
              </w:rPr>
              <w:t>M</w:t>
            </w:r>
            <w:r>
              <w:rPr>
                <w:rFonts w:eastAsia="Times New Roman"/>
                <w:color w:val="000000"/>
                <w:sz w:val="20"/>
                <w:szCs w:val="20"/>
                <w:vertAlign w:val="subscript"/>
              </w:rPr>
              <w:t>area</w:t>
            </w:r>
            <w:proofErr w:type="spellEnd"/>
          </w:p>
        </w:tc>
        <w:tc>
          <w:tcPr>
            <w:tcW w:w="809" w:type="pct"/>
            <w:tcBorders>
              <w:top w:val="nil"/>
              <w:left w:val="nil"/>
              <w:bottom w:val="nil"/>
              <w:right w:val="nil"/>
            </w:tcBorders>
            <w:vAlign w:val="center"/>
          </w:tcPr>
          <w:p w14:paraId="0EB62600" w14:textId="77777777" w:rsidR="005B6195" w:rsidRPr="00D9114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7CDC8285" w14:textId="0F610418" w:rsidR="005B6195" w:rsidRPr="00D9114B" w:rsidRDefault="005B6195" w:rsidP="00CB7CF7">
            <w:pPr>
              <w:jc w:val="center"/>
              <w:rPr>
                <w:color w:val="000000"/>
                <w:sz w:val="20"/>
                <w:szCs w:val="20"/>
              </w:rPr>
            </w:pPr>
            <w:r w:rsidRPr="00D9114B">
              <w:rPr>
                <w:color w:val="000000"/>
                <w:sz w:val="20"/>
                <w:szCs w:val="20"/>
              </w:rPr>
              <w:t>0.9</w:t>
            </w:r>
            <w:r w:rsidR="00BF23F2">
              <w:rPr>
                <w:color w:val="000000"/>
                <w:sz w:val="20"/>
                <w:szCs w:val="20"/>
              </w:rPr>
              <w:t>07</w:t>
            </w:r>
            <w:r>
              <w:rPr>
                <w:color w:val="000000"/>
                <w:sz w:val="20"/>
                <w:szCs w:val="20"/>
              </w:rPr>
              <w:t xml:space="preserve"> </w:t>
            </w:r>
            <w:r>
              <w:rPr>
                <w:rFonts w:eastAsia="Times New Roman"/>
                <w:color w:val="000000"/>
                <w:sz w:val="20"/>
                <w:szCs w:val="20"/>
              </w:rPr>
              <w:t xml:space="preserve">± </w:t>
            </w:r>
            <w:r w:rsidRPr="00D9114B">
              <w:rPr>
                <w:rFonts w:eastAsia="Times New Roman"/>
                <w:color w:val="000000"/>
                <w:sz w:val="20"/>
                <w:szCs w:val="20"/>
              </w:rPr>
              <w:t>0.0</w:t>
            </w:r>
            <w:r w:rsidR="002D469B">
              <w:rPr>
                <w:rFonts w:eastAsia="Times New Roman"/>
                <w:color w:val="000000"/>
                <w:sz w:val="20"/>
                <w:szCs w:val="20"/>
              </w:rPr>
              <w:t>1</w:t>
            </w:r>
            <w:r w:rsidR="00BF23F2">
              <w:rPr>
                <w:rFonts w:eastAsia="Times New Roman"/>
                <w:color w:val="000000"/>
                <w:sz w:val="20"/>
                <w:szCs w:val="20"/>
              </w:rPr>
              <w:t>4</w:t>
            </w:r>
          </w:p>
        </w:tc>
        <w:tc>
          <w:tcPr>
            <w:tcW w:w="809" w:type="pct"/>
            <w:tcBorders>
              <w:top w:val="nil"/>
              <w:left w:val="nil"/>
              <w:bottom w:val="nil"/>
              <w:right w:val="nil"/>
            </w:tcBorders>
            <w:shd w:val="clear" w:color="auto" w:fill="auto"/>
            <w:noWrap/>
            <w:vAlign w:val="center"/>
            <w:hideMark/>
          </w:tcPr>
          <w:p w14:paraId="3288352F"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E6D1222" w14:textId="08FB0044" w:rsidR="005B6195" w:rsidRPr="001A720B" w:rsidRDefault="002D469B" w:rsidP="00CB7CF7">
            <w:pPr>
              <w:jc w:val="center"/>
              <w:rPr>
                <w:rFonts w:eastAsia="Times New Roman"/>
                <w:color w:val="000000"/>
                <w:sz w:val="20"/>
                <w:szCs w:val="20"/>
              </w:rPr>
            </w:pPr>
            <w:r>
              <w:rPr>
                <w:color w:val="000000"/>
                <w:sz w:val="20"/>
                <w:szCs w:val="20"/>
              </w:rPr>
              <w:t>4</w:t>
            </w:r>
            <w:r w:rsidR="00CA09B3">
              <w:rPr>
                <w:color w:val="000000"/>
                <w:sz w:val="20"/>
                <w:szCs w:val="20"/>
              </w:rPr>
              <w:t>4.4</w:t>
            </w:r>
            <w:r w:rsidR="00F56091">
              <w:rPr>
                <w:color w:val="000000"/>
                <w:sz w:val="20"/>
                <w:szCs w:val="20"/>
              </w:rPr>
              <w:t>4</w:t>
            </w:r>
            <w:r w:rsidR="005B6195" w:rsidRPr="001A720B">
              <w:rPr>
                <w:color w:val="000000"/>
                <w:sz w:val="20"/>
                <w:szCs w:val="20"/>
              </w:rPr>
              <w:t>%</w:t>
            </w:r>
          </w:p>
        </w:tc>
      </w:tr>
      <w:tr w:rsidR="005B6195" w:rsidRPr="001A720B" w14:paraId="4682752C" w14:textId="77777777" w:rsidTr="00CB7CF7">
        <w:trPr>
          <w:trHeight w:val="320"/>
        </w:trPr>
        <w:tc>
          <w:tcPr>
            <w:tcW w:w="1517" w:type="pct"/>
            <w:tcBorders>
              <w:top w:val="nil"/>
              <w:left w:val="nil"/>
              <w:bottom w:val="nil"/>
              <w:right w:val="nil"/>
            </w:tcBorders>
            <w:shd w:val="clear" w:color="auto" w:fill="auto"/>
            <w:noWrap/>
            <w:hideMark/>
          </w:tcPr>
          <w:p w14:paraId="017DE078"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χ</w:t>
            </w:r>
          </w:p>
        </w:tc>
        <w:tc>
          <w:tcPr>
            <w:tcW w:w="809" w:type="pct"/>
            <w:tcBorders>
              <w:top w:val="nil"/>
              <w:left w:val="nil"/>
              <w:bottom w:val="nil"/>
              <w:right w:val="nil"/>
            </w:tcBorders>
            <w:vAlign w:val="center"/>
          </w:tcPr>
          <w:p w14:paraId="551913A4" w14:textId="77777777" w:rsidR="005B6195" w:rsidRPr="001A720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3E134F53" w14:textId="00807DA9" w:rsidR="005B6195" w:rsidRPr="001A720B" w:rsidRDefault="005B6195" w:rsidP="00CB7CF7">
            <w:pPr>
              <w:jc w:val="center"/>
              <w:rPr>
                <w:rFonts w:eastAsia="Times New Roman"/>
                <w:color w:val="000000"/>
                <w:sz w:val="20"/>
                <w:szCs w:val="20"/>
              </w:rPr>
            </w:pPr>
            <w:r w:rsidRPr="001A720B">
              <w:rPr>
                <w:color w:val="000000"/>
                <w:sz w:val="20"/>
                <w:szCs w:val="20"/>
              </w:rPr>
              <w:t>-0.</w:t>
            </w:r>
            <w:r w:rsidR="002D469B">
              <w:rPr>
                <w:color w:val="000000"/>
                <w:sz w:val="20"/>
                <w:szCs w:val="20"/>
              </w:rPr>
              <w:t>1</w:t>
            </w:r>
            <w:r w:rsidR="00BF23F2">
              <w:rPr>
                <w:color w:val="000000"/>
                <w:sz w:val="20"/>
                <w:szCs w:val="20"/>
              </w:rPr>
              <w:t>41</w:t>
            </w:r>
            <w:r>
              <w:rPr>
                <w:color w:val="000000"/>
                <w:sz w:val="20"/>
                <w:szCs w:val="20"/>
              </w:rPr>
              <w:t xml:space="preserve"> </w:t>
            </w:r>
            <w:r>
              <w:rPr>
                <w:rFonts w:eastAsia="Times New Roman"/>
                <w:color w:val="000000"/>
                <w:sz w:val="20"/>
                <w:szCs w:val="20"/>
              </w:rPr>
              <w:t>± 0.</w:t>
            </w:r>
            <w:r w:rsidR="002D469B">
              <w:rPr>
                <w:rFonts w:eastAsia="Times New Roman"/>
                <w:color w:val="000000"/>
                <w:sz w:val="20"/>
                <w:szCs w:val="20"/>
              </w:rPr>
              <w:t>09</w:t>
            </w:r>
            <w:r w:rsidR="00BF23F2">
              <w:rPr>
                <w:rFonts w:eastAsia="Times New Roman"/>
                <w:color w:val="000000"/>
                <w:sz w:val="20"/>
                <w:szCs w:val="20"/>
              </w:rPr>
              <w:t>7</w:t>
            </w:r>
          </w:p>
        </w:tc>
        <w:tc>
          <w:tcPr>
            <w:tcW w:w="809" w:type="pct"/>
            <w:tcBorders>
              <w:top w:val="nil"/>
              <w:left w:val="nil"/>
              <w:bottom w:val="nil"/>
              <w:right w:val="nil"/>
            </w:tcBorders>
            <w:shd w:val="clear" w:color="auto" w:fill="auto"/>
            <w:noWrap/>
            <w:vAlign w:val="center"/>
            <w:hideMark/>
          </w:tcPr>
          <w:p w14:paraId="05D6F2CE" w14:textId="5C616A2D" w:rsidR="005B6195" w:rsidRPr="003173D1" w:rsidRDefault="005B6195" w:rsidP="00CB7CF7">
            <w:pPr>
              <w:jc w:val="center"/>
              <w:rPr>
                <w:rFonts w:eastAsia="Times New Roman"/>
                <w:color w:val="000000"/>
                <w:sz w:val="20"/>
                <w:szCs w:val="20"/>
              </w:rPr>
            </w:pPr>
            <w:r w:rsidRPr="003173D1">
              <w:rPr>
                <w:color w:val="000000"/>
                <w:sz w:val="20"/>
                <w:szCs w:val="20"/>
              </w:rPr>
              <w:t>0.</w:t>
            </w:r>
            <w:r w:rsidR="00DE1890">
              <w:rPr>
                <w:color w:val="000000"/>
                <w:sz w:val="20"/>
                <w:szCs w:val="20"/>
              </w:rPr>
              <w:t>143</w:t>
            </w:r>
          </w:p>
        </w:tc>
        <w:tc>
          <w:tcPr>
            <w:tcW w:w="1050" w:type="pct"/>
            <w:tcBorders>
              <w:top w:val="nil"/>
              <w:left w:val="nil"/>
              <w:bottom w:val="nil"/>
              <w:right w:val="nil"/>
            </w:tcBorders>
            <w:shd w:val="clear" w:color="auto" w:fill="auto"/>
            <w:noWrap/>
            <w:vAlign w:val="center"/>
            <w:hideMark/>
          </w:tcPr>
          <w:p w14:paraId="222D7F89" w14:textId="20331984" w:rsidR="005B6195" w:rsidRPr="001A720B" w:rsidRDefault="00CA09B3" w:rsidP="00CB7CF7">
            <w:pPr>
              <w:jc w:val="center"/>
              <w:rPr>
                <w:rFonts w:eastAsia="Times New Roman"/>
                <w:color w:val="000000"/>
                <w:sz w:val="20"/>
                <w:szCs w:val="20"/>
              </w:rPr>
            </w:pPr>
            <w:r>
              <w:rPr>
                <w:color w:val="000000"/>
                <w:sz w:val="20"/>
                <w:szCs w:val="20"/>
              </w:rPr>
              <w:t>5.33</w:t>
            </w:r>
            <w:r w:rsidR="005B6195" w:rsidRPr="001A720B">
              <w:rPr>
                <w:color w:val="000000"/>
                <w:sz w:val="20"/>
                <w:szCs w:val="20"/>
              </w:rPr>
              <w:t>%</w:t>
            </w:r>
          </w:p>
        </w:tc>
      </w:tr>
      <w:tr w:rsidR="005B6195" w:rsidRPr="001A720B" w14:paraId="44AA1BA9" w14:textId="77777777" w:rsidTr="00CB7CF7">
        <w:trPr>
          <w:trHeight w:val="320"/>
        </w:trPr>
        <w:tc>
          <w:tcPr>
            <w:tcW w:w="1517" w:type="pct"/>
            <w:tcBorders>
              <w:top w:val="nil"/>
              <w:left w:val="nil"/>
              <w:bottom w:val="nil"/>
              <w:right w:val="nil"/>
            </w:tcBorders>
            <w:shd w:val="clear" w:color="auto" w:fill="auto"/>
            <w:noWrap/>
            <w:hideMark/>
          </w:tcPr>
          <w:p w14:paraId="15D600FD"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N fixer</w:t>
            </w:r>
          </w:p>
        </w:tc>
        <w:tc>
          <w:tcPr>
            <w:tcW w:w="809" w:type="pct"/>
            <w:tcBorders>
              <w:top w:val="nil"/>
              <w:left w:val="nil"/>
              <w:bottom w:val="nil"/>
              <w:right w:val="nil"/>
            </w:tcBorders>
            <w:vAlign w:val="center"/>
          </w:tcPr>
          <w:p w14:paraId="4DF0A1E2"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237F28E1"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6050080B"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795172B2" w14:textId="73579FC1" w:rsidR="005B6195" w:rsidRPr="001A720B" w:rsidRDefault="00CA09B3" w:rsidP="00CB7CF7">
            <w:pPr>
              <w:jc w:val="center"/>
              <w:rPr>
                <w:rFonts w:eastAsia="Times New Roman"/>
                <w:color w:val="000000"/>
                <w:sz w:val="20"/>
                <w:szCs w:val="20"/>
              </w:rPr>
            </w:pPr>
            <w:r>
              <w:rPr>
                <w:color w:val="000000"/>
                <w:sz w:val="20"/>
                <w:szCs w:val="20"/>
              </w:rPr>
              <w:t>3.26</w:t>
            </w:r>
            <w:r w:rsidR="005B6195" w:rsidRPr="001A720B">
              <w:rPr>
                <w:color w:val="000000"/>
                <w:sz w:val="20"/>
                <w:szCs w:val="20"/>
              </w:rPr>
              <w:t>%</w:t>
            </w:r>
          </w:p>
        </w:tc>
      </w:tr>
      <w:tr w:rsidR="005B6195" w:rsidRPr="001A720B" w14:paraId="69EFF0B7" w14:textId="77777777" w:rsidTr="00CB7CF7">
        <w:trPr>
          <w:trHeight w:val="320"/>
        </w:trPr>
        <w:tc>
          <w:tcPr>
            <w:tcW w:w="1517" w:type="pct"/>
            <w:tcBorders>
              <w:top w:val="nil"/>
              <w:left w:val="nil"/>
              <w:right w:val="nil"/>
            </w:tcBorders>
            <w:shd w:val="clear" w:color="auto" w:fill="auto"/>
            <w:noWrap/>
            <w:hideMark/>
          </w:tcPr>
          <w:p w14:paraId="4CF40C1E" w14:textId="77777777" w:rsidR="005B6195" w:rsidRPr="001A720B" w:rsidRDefault="005B6195" w:rsidP="00CB7CF7">
            <w:pPr>
              <w:rPr>
                <w:rFonts w:eastAsia="Times New Roman"/>
                <w:color w:val="000000"/>
                <w:sz w:val="20"/>
                <w:szCs w:val="20"/>
              </w:rPr>
            </w:pPr>
            <w:r>
              <w:rPr>
                <w:rFonts w:eastAsia="Times New Roman"/>
                <w:color w:val="000000"/>
                <w:sz w:val="20"/>
                <w:szCs w:val="20"/>
              </w:rPr>
              <w:t>Photosynthetic pathway (</w:t>
            </w:r>
            <w:r w:rsidRPr="001A720B">
              <w:rPr>
                <w:rFonts w:eastAsia="Times New Roman"/>
                <w:color w:val="000000"/>
                <w:sz w:val="20"/>
                <w:szCs w:val="20"/>
              </w:rPr>
              <w:t>C</w:t>
            </w:r>
            <w:r w:rsidRPr="00132C25">
              <w:rPr>
                <w:rFonts w:eastAsia="Times New Roman"/>
                <w:color w:val="000000"/>
                <w:sz w:val="20"/>
                <w:szCs w:val="20"/>
                <w:vertAlign w:val="subscript"/>
              </w:rPr>
              <w:t>3</w:t>
            </w:r>
            <w:r w:rsidRPr="001A720B">
              <w:rPr>
                <w:rFonts w:eastAsia="Times New Roman"/>
                <w:color w:val="000000"/>
                <w:sz w:val="20"/>
                <w:szCs w:val="20"/>
              </w:rPr>
              <w:t>/C</w:t>
            </w:r>
            <w:r w:rsidRPr="00132C25">
              <w:rPr>
                <w:rFonts w:eastAsia="Times New Roman"/>
                <w:color w:val="000000"/>
                <w:sz w:val="20"/>
                <w:szCs w:val="20"/>
                <w:vertAlign w:val="subscript"/>
              </w:rPr>
              <w:t>4</w:t>
            </w:r>
            <w:r>
              <w:rPr>
                <w:rFonts w:eastAsia="Times New Roman"/>
                <w:color w:val="000000"/>
                <w:sz w:val="20"/>
                <w:szCs w:val="20"/>
              </w:rPr>
              <w:t>)</w:t>
            </w:r>
          </w:p>
        </w:tc>
        <w:tc>
          <w:tcPr>
            <w:tcW w:w="809" w:type="pct"/>
            <w:tcBorders>
              <w:top w:val="nil"/>
              <w:left w:val="nil"/>
              <w:right w:val="nil"/>
            </w:tcBorders>
            <w:vAlign w:val="center"/>
          </w:tcPr>
          <w:p w14:paraId="4981C00D"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right w:val="nil"/>
            </w:tcBorders>
            <w:shd w:val="clear" w:color="auto" w:fill="auto"/>
            <w:noWrap/>
            <w:vAlign w:val="center"/>
            <w:hideMark/>
          </w:tcPr>
          <w:p w14:paraId="11B194CF"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right w:val="nil"/>
            </w:tcBorders>
            <w:shd w:val="clear" w:color="auto" w:fill="auto"/>
            <w:noWrap/>
            <w:vAlign w:val="center"/>
            <w:hideMark/>
          </w:tcPr>
          <w:p w14:paraId="64A673C2"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right w:val="nil"/>
            </w:tcBorders>
            <w:shd w:val="clear" w:color="auto" w:fill="auto"/>
            <w:noWrap/>
            <w:vAlign w:val="center"/>
            <w:hideMark/>
          </w:tcPr>
          <w:p w14:paraId="60B3B9E8" w14:textId="0398B5FD" w:rsidR="005B6195" w:rsidRPr="001A720B" w:rsidRDefault="005B6195" w:rsidP="00CB7CF7">
            <w:pPr>
              <w:jc w:val="center"/>
              <w:rPr>
                <w:rFonts w:eastAsia="Times New Roman"/>
                <w:color w:val="000000"/>
                <w:sz w:val="20"/>
                <w:szCs w:val="20"/>
              </w:rPr>
            </w:pPr>
            <w:r>
              <w:rPr>
                <w:rFonts w:eastAsia="Times New Roman"/>
                <w:color w:val="000000"/>
                <w:sz w:val="20"/>
                <w:szCs w:val="20"/>
              </w:rPr>
              <w:t>3.</w:t>
            </w:r>
            <w:r w:rsidR="00CA09B3">
              <w:rPr>
                <w:rFonts w:eastAsia="Times New Roman"/>
                <w:color w:val="000000"/>
                <w:sz w:val="20"/>
                <w:szCs w:val="20"/>
              </w:rPr>
              <w:t>87</w:t>
            </w:r>
            <w:r w:rsidRPr="001A720B">
              <w:rPr>
                <w:rFonts w:eastAsia="Times New Roman"/>
                <w:color w:val="000000"/>
                <w:sz w:val="20"/>
                <w:szCs w:val="20"/>
              </w:rPr>
              <w:t>%</w:t>
            </w:r>
          </w:p>
        </w:tc>
      </w:tr>
      <w:tr w:rsidR="005B6195" w:rsidRPr="001A720B" w14:paraId="2BE75349" w14:textId="77777777" w:rsidTr="00CB7CF7">
        <w:trPr>
          <w:trHeight w:val="320"/>
        </w:trPr>
        <w:tc>
          <w:tcPr>
            <w:tcW w:w="1517" w:type="pct"/>
            <w:tcBorders>
              <w:top w:val="nil"/>
              <w:left w:val="nil"/>
              <w:bottom w:val="nil"/>
              <w:right w:val="nil"/>
            </w:tcBorders>
            <w:shd w:val="clear" w:color="auto" w:fill="auto"/>
            <w:noWrap/>
          </w:tcPr>
          <w:p w14:paraId="34F28ADA"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P</w:t>
            </w:r>
          </w:p>
        </w:tc>
        <w:tc>
          <w:tcPr>
            <w:tcW w:w="809" w:type="pct"/>
            <w:tcBorders>
              <w:top w:val="nil"/>
              <w:left w:val="nil"/>
              <w:bottom w:val="nil"/>
              <w:right w:val="nil"/>
            </w:tcBorders>
            <w:vAlign w:val="center"/>
          </w:tcPr>
          <w:p w14:paraId="57C59606"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5219534C"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309D72C3" w14:textId="148A5C97" w:rsidR="005B6195" w:rsidRPr="001A720B" w:rsidRDefault="005B6195" w:rsidP="00CB7CF7">
            <w:pPr>
              <w:jc w:val="center"/>
              <w:rPr>
                <w:rFonts w:eastAsia="Times New Roman"/>
                <w:b/>
                <w:bCs/>
                <w:color w:val="000000"/>
                <w:sz w:val="20"/>
                <w:szCs w:val="20"/>
              </w:rPr>
            </w:pPr>
            <w:r w:rsidRPr="001A720B">
              <w:rPr>
                <w:b/>
                <w:bCs/>
                <w:color w:val="000000"/>
                <w:sz w:val="20"/>
                <w:szCs w:val="20"/>
              </w:rPr>
              <w:t>0.00</w:t>
            </w:r>
            <w:r w:rsidR="002D469B">
              <w:rPr>
                <w:b/>
                <w:bCs/>
                <w:color w:val="000000"/>
                <w:sz w:val="20"/>
                <w:szCs w:val="20"/>
              </w:rPr>
              <w:t>2</w:t>
            </w:r>
          </w:p>
        </w:tc>
        <w:tc>
          <w:tcPr>
            <w:tcW w:w="1050" w:type="pct"/>
            <w:tcBorders>
              <w:top w:val="nil"/>
              <w:left w:val="nil"/>
              <w:right w:val="nil"/>
            </w:tcBorders>
            <w:shd w:val="clear" w:color="auto" w:fill="auto"/>
            <w:noWrap/>
            <w:vAlign w:val="center"/>
          </w:tcPr>
          <w:p w14:paraId="234868C0" w14:textId="226AD23B" w:rsidR="005B6195" w:rsidRPr="00D9114B" w:rsidRDefault="005B6195" w:rsidP="00CB7CF7">
            <w:pPr>
              <w:jc w:val="center"/>
              <w:rPr>
                <w:rFonts w:eastAsia="Times New Roman"/>
                <w:color w:val="000000"/>
                <w:sz w:val="20"/>
                <w:szCs w:val="20"/>
              </w:rPr>
            </w:pPr>
            <w:r w:rsidRPr="00D9114B">
              <w:rPr>
                <w:color w:val="000000"/>
                <w:sz w:val="20"/>
                <w:szCs w:val="20"/>
              </w:rPr>
              <w:t>0.</w:t>
            </w:r>
            <w:r w:rsidR="00CA09B3">
              <w:rPr>
                <w:color w:val="000000"/>
                <w:sz w:val="20"/>
                <w:szCs w:val="20"/>
              </w:rPr>
              <w:t>30</w:t>
            </w:r>
            <w:r>
              <w:rPr>
                <w:color w:val="000000"/>
                <w:sz w:val="20"/>
                <w:szCs w:val="20"/>
              </w:rPr>
              <w:t>%</w:t>
            </w:r>
          </w:p>
        </w:tc>
      </w:tr>
      <w:tr w:rsidR="005B6195" w:rsidRPr="001A720B" w14:paraId="54126C35" w14:textId="77777777" w:rsidTr="00CB7CF7">
        <w:trPr>
          <w:trHeight w:val="320"/>
        </w:trPr>
        <w:tc>
          <w:tcPr>
            <w:tcW w:w="1517" w:type="pct"/>
            <w:tcBorders>
              <w:top w:val="nil"/>
              <w:left w:val="nil"/>
              <w:bottom w:val="nil"/>
              <w:right w:val="nil"/>
            </w:tcBorders>
            <w:shd w:val="clear" w:color="auto" w:fill="auto"/>
            <w:noWrap/>
          </w:tcPr>
          <w:p w14:paraId="6472E093"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261E4511"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724C5299"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7509A4F9" w14:textId="381101AB"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382</w:t>
            </w:r>
          </w:p>
        </w:tc>
        <w:tc>
          <w:tcPr>
            <w:tcW w:w="1050" w:type="pct"/>
            <w:tcBorders>
              <w:left w:val="nil"/>
              <w:right w:val="nil"/>
            </w:tcBorders>
            <w:shd w:val="clear" w:color="auto" w:fill="auto"/>
            <w:noWrap/>
            <w:vAlign w:val="center"/>
          </w:tcPr>
          <w:p w14:paraId="0E0AEC28" w14:textId="7D868C13" w:rsidR="005B6195" w:rsidRPr="00D9114B" w:rsidRDefault="005B6195" w:rsidP="00CB7CF7">
            <w:pPr>
              <w:jc w:val="center"/>
              <w:rPr>
                <w:rFonts w:eastAsia="Times New Roman"/>
                <w:color w:val="000000"/>
                <w:sz w:val="20"/>
                <w:szCs w:val="20"/>
              </w:rPr>
            </w:pPr>
            <w:r w:rsidRPr="00D9114B">
              <w:rPr>
                <w:color w:val="000000"/>
                <w:sz w:val="20"/>
                <w:szCs w:val="20"/>
              </w:rPr>
              <w:t>0.</w:t>
            </w:r>
            <w:r w:rsidR="00CA09B3">
              <w:rPr>
                <w:color w:val="000000"/>
                <w:sz w:val="20"/>
                <w:szCs w:val="20"/>
              </w:rPr>
              <w:t>38</w:t>
            </w:r>
            <w:r>
              <w:rPr>
                <w:color w:val="000000"/>
                <w:sz w:val="20"/>
                <w:szCs w:val="20"/>
              </w:rPr>
              <w:t>%</w:t>
            </w:r>
          </w:p>
        </w:tc>
      </w:tr>
      <w:tr w:rsidR="005B6195" w:rsidRPr="001A720B" w14:paraId="101962E3" w14:textId="77777777" w:rsidTr="00CB7CF7">
        <w:trPr>
          <w:trHeight w:val="320"/>
        </w:trPr>
        <w:tc>
          <w:tcPr>
            <w:tcW w:w="1517" w:type="pct"/>
            <w:tcBorders>
              <w:top w:val="nil"/>
              <w:left w:val="nil"/>
              <w:bottom w:val="nil"/>
              <w:right w:val="nil"/>
            </w:tcBorders>
            <w:shd w:val="clear" w:color="auto" w:fill="auto"/>
            <w:noWrap/>
          </w:tcPr>
          <w:p w14:paraId="61CE1780"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P x 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3A687912"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54F96CC6"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7FCEBB79" w14:textId="20BB2D8F" w:rsidR="005B6195" w:rsidRPr="001A720B" w:rsidRDefault="005B6195" w:rsidP="00CB7CF7">
            <w:pPr>
              <w:jc w:val="center"/>
              <w:rPr>
                <w:rFonts w:eastAsia="Times New Roman"/>
                <w:color w:val="000000"/>
                <w:sz w:val="20"/>
                <w:szCs w:val="20"/>
              </w:rPr>
            </w:pPr>
            <w:r w:rsidRPr="001A720B">
              <w:rPr>
                <w:color w:val="000000"/>
                <w:sz w:val="20"/>
                <w:szCs w:val="20"/>
              </w:rPr>
              <w:t>0.</w:t>
            </w:r>
            <w:r w:rsidR="002D469B">
              <w:rPr>
                <w:color w:val="000000"/>
                <w:sz w:val="20"/>
                <w:szCs w:val="20"/>
              </w:rPr>
              <w:t>9</w:t>
            </w:r>
            <w:r w:rsidR="00DE1890">
              <w:rPr>
                <w:color w:val="000000"/>
                <w:sz w:val="20"/>
                <w:szCs w:val="20"/>
              </w:rPr>
              <w:t>80</w:t>
            </w:r>
          </w:p>
        </w:tc>
        <w:tc>
          <w:tcPr>
            <w:tcW w:w="1050" w:type="pct"/>
            <w:tcBorders>
              <w:left w:val="nil"/>
              <w:right w:val="nil"/>
            </w:tcBorders>
            <w:shd w:val="clear" w:color="auto" w:fill="auto"/>
            <w:noWrap/>
            <w:vAlign w:val="center"/>
          </w:tcPr>
          <w:p w14:paraId="38FAFF1A" w14:textId="0138EF80" w:rsidR="005B6195" w:rsidRPr="00D9114B" w:rsidRDefault="005B6195" w:rsidP="00CB7CF7">
            <w:pPr>
              <w:jc w:val="center"/>
              <w:rPr>
                <w:color w:val="000000"/>
                <w:sz w:val="20"/>
                <w:szCs w:val="20"/>
              </w:rPr>
            </w:pPr>
            <w:r w:rsidRPr="00D9114B">
              <w:rPr>
                <w:color w:val="000000"/>
                <w:sz w:val="20"/>
                <w:szCs w:val="20"/>
              </w:rPr>
              <w:t>0.</w:t>
            </w:r>
            <w:r w:rsidR="00CA09B3">
              <w:rPr>
                <w:color w:val="000000"/>
                <w:sz w:val="20"/>
                <w:szCs w:val="20"/>
              </w:rPr>
              <w:t>23</w:t>
            </w:r>
            <w:r>
              <w:rPr>
                <w:color w:val="000000"/>
                <w:sz w:val="20"/>
                <w:szCs w:val="20"/>
              </w:rPr>
              <w:t>%</w:t>
            </w:r>
          </w:p>
        </w:tc>
      </w:tr>
      <w:tr w:rsidR="005B6195" w:rsidRPr="001A720B" w14:paraId="72BBF2C2" w14:textId="77777777" w:rsidTr="00CB7CF7">
        <w:trPr>
          <w:trHeight w:val="320"/>
        </w:trPr>
        <w:tc>
          <w:tcPr>
            <w:tcW w:w="1517" w:type="pct"/>
            <w:tcBorders>
              <w:top w:val="nil"/>
              <w:left w:val="nil"/>
              <w:bottom w:val="single" w:sz="4" w:space="0" w:color="auto"/>
              <w:right w:val="nil"/>
            </w:tcBorders>
            <w:shd w:val="clear" w:color="auto" w:fill="auto"/>
            <w:noWrap/>
          </w:tcPr>
          <w:p w14:paraId="38F35B28"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P x Soil K</w:t>
            </w:r>
            <w:r w:rsidRPr="00814241">
              <w:rPr>
                <w:rFonts w:eastAsia="Times New Roman"/>
                <w:color w:val="000000"/>
                <w:sz w:val="20"/>
                <w:szCs w:val="20"/>
                <w:vertAlign w:val="subscript"/>
              </w:rPr>
              <w:t>+µ</w:t>
            </w:r>
          </w:p>
        </w:tc>
        <w:tc>
          <w:tcPr>
            <w:tcW w:w="809" w:type="pct"/>
            <w:tcBorders>
              <w:top w:val="nil"/>
              <w:left w:val="nil"/>
              <w:bottom w:val="single" w:sz="4" w:space="0" w:color="auto"/>
              <w:right w:val="nil"/>
            </w:tcBorders>
            <w:vAlign w:val="center"/>
          </w:tcPr>
          <w:p w14:paraId="6AFCEC50"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single" w:sz="4" w:space="0" w:color="auto"/>
              <w:right w:val="nil"/>
            </w:tcBorders>
            <w:shd w:val="clear" w:color="auto" w:fill="auto"/>
            <w:noWrap/>
            <w:vAlign w:val="center"/>
          </w:tcPr>
          <w:p w14:paraId="0402B0A7"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single" w:sz="4" w:space="0" w:color="auto"/>
              <w:right w:val="nil"/>
            </w:tcBorders>
            <w:shd w:val="clear" w:color="auto" w:fill="auto"/>
            <w:noWrap/>
            <w:vAlign w:val="center"/>
          </w:tcPr>
          <w:p w14:paraId="763FA63F" w14:textId="01FFF93A"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997</w:t>
            </w:r>
          </w:p>
        </w:tc>
        <w:tc>
          <w:tcPr>
            <w:tcW w:w="1050" w:type="pct"/>
            <w:tcBorders>
              <w:left w:val="nil"/>
              <w:bottom w:val="single" w:sz="4" w:space="0" w:color="auto"/>
              <w:right w:val="nil"/>
            </w:tcBorders>
            <w:shd w:val="clear" w:color="auto" w:fill="auto"/>
            <w:noWrap/>
            <w:vAlign w:val="center"/>
          </w:tcPr>
          <w:p w14:paraId="02D9A5D8" w14:textId="5408E45F" w:rsidR="005B6195" w:rsidRPr="00D9114B" w:rsidRDefault="005B6195" w:rsidP="00CB7CF7">
            <w:pPr>
              <w:jc w:val="center"/>
              <w:rPr>
                <w:rFonts w:eastAsia="Times New Roman"/>
                <w:color w:val="000000"/>
                <w:sz w:val="20"/>
                <w:szCs w:val="20"/>
              </w:rPr>
            </w:pPr>
            <w:r w:rsidRPr="00D9114B">
              <w:rPr>
                <w:color w:val="000000"/>
                <w:sz w:val="20"/>
                <w:szCs w:val="20"/>
              </w:rPr>
              <w:t>0.</w:t>
            </w:r>
            <w:r w:rsidR="002D469B">
              <w:rPr>
                <w:color w:val="000000"/>
                <w:sz w:val="20"/>
                <w:szCs w:val="20"/>
              </w:rPr>
              <w:t>1</w:t>
            </w:r>
            <w:r w:rsidR="00CA09B3">
              <w:rPr>
                <w:color w:val="000000"/>
                <w:sz w:val="20"/>
                <w:szCs w:val="20"/>
              </w:rPr>
              <w:t>8</w:t>
            </w:r>
            <w:r>
              <w:rPr>
                <w:color w:val="000000"/>
                <w:sz w:val="20"/>
                <w:szCs w:val="20"/>
              </w:rPr>
              <w:t>%</w:t>
            </w:r>
          </w:p>
        </w:tc>
      </w:tr>
    </w:tbl>
    <w:p w14:paraId="2F5CEB86" w14:textId="366C1111" w:rsidR="005B6195" w:rsidRPr="003173D1" w:rsidRDefault="005B6195" w:rsidP="00AC49CC">
      <w:pPr>
        <w:spacing w:line="480" w:lineRule="auto"/>
      </w:pPr>
      <w:r w:rsidRPr="003173D1">
        <w:t>*P-values &lt; 0.05 are bolded and &lt; 0.1 are italicized. Sample size is 1,</w:t>
      </w:r>
      <w:r w:rsidR="00F9454E">
        <w:t>561</w:t>
      </w:r>
      <w:r w:rsidR="0089222A">
        <w:t>.</w:t>
      </w:r>
      <w:r w:rsidRPr="003173D1">
        <w:t xml:space="preserve"> Key: </w:t>
      </w:r>
      <w:r w:rsidRPr="003173D1">
        <w:rPr>
          <w:rFonts w:eastAsia="Times New Roman"/>
          <w:color w:val="000000"/>
        </w:rPr>
        <w:t>χ = ratio of intercellular to extracellular CO</w:t>
      </w:r>
      <w:r w:rsidRPr="003173D1">
        <w:rPr>
          <w:rFonts w:eastAsia="Times New Roman"/>
          <w:color w:val="000000"/>
          <w:vertAlign w:val="subscript"/>
        </w:rPr>
        <w:t>2</w:t>
      </w:r>
      <w:r w:rsidRPr="003173D1">
        <w:rPr>
          <w:rFonts w:eastAsia="Times New Roman"/>
          <w:color w:val="000000"/>
        </w:rPr>
        <w:t xml:space="preserve"> concentration</w:t>
      </w:r>
      <w:r w:rsidRPr="003173D1">
        <w:t xml:space="preserve">, </w:t>
      </w:r>
      <w:r w:rsidRPr="003173D1">
        <w:rPr>
          <w:i/>
          <w:iCs/>
        </w:rPr>
        <w:t>I</w:t>
      </w:r>
      <w:r w:rsidRPr="003173D1">
        <w:rPr>
          <w:vertAlign w:val="subscript"/>
        </w:rPr>
        <w:t>g</w:t>
      </w:r>
      <w:r w:rsidRPr="003173D1">
        <w:t xml:space="preserve"> = photosynthetically active radiation,</w:t>
      </w:r>
      <w:r w:rsidRPr="003173D1">
        <w:rPr>
          <w:i/>
          <w:iCs/>
        </w:rPr>
        <w:t xml:space="preserve"> </w:t>
      </w:r>
      <w:proofErr w:type="spellStart"/>
      <w:r w:rsidRPr="003173D1">
        <w:rPr>
          <w:i/>
          <w:iCs/>
        </w:rPr>
        <w:t>M</w:t>
      </w:r>
      <w:r w:rsidRPr="003173D1">
        <w:rPr>
          <w:vertAlign w:val="subscript"/>
        </w:rPr>
        <w:t>area</w:t>
      </w:r>
      <w:proofErr w:type="spellEnd"/>
      <w:r w:rsidRPr="003173D1">
        <w:t xml:space="preserve"> = leaf mass per leaf area, </w:t>
      </w:r>
      <w:proofErr w:type="spellStart"/>
      <w:r w:rsidRPr="003173D1">
        <w:rPr>
          <w:i/>
          <w:iCs/>
        </w:rPr>
        <w:t>T</w:t>
      </w:r>
      <w:r w:rsidRPr="003173D1">
        <w:rPr>
          <w:vertAlign w:val="subscript"/>
        </w:rPr>
        <w:t>g</w:t>
      </w:r>
      <w:proofErr w:type="spellEnd"/>
      <w:r w:rsidRPr="003173D1">
        <w:t xml:space="preserve"> = temperature.</w:t>
      </w:r>
      <w:r w:rsidR="00BE49D6" w:rsidRPr="003173D1">
        <w:t xml:space="preserve"> Slopes are only included for continuous fixed effects.</w:t>
      </w:r>
    </w:p>
    <w:p w14:paraId="07ADB98E" w14:textId="78B509CF" w:rsidR="00042F1B" w:rsidRDefault="00042F1B" w:rsidP="00AC49CC">
      <w:pPr>
        <w:spacing w:line="480" w:lineRule="auto"/>
        <w:contextualSpacing/>
        <w:textAlignment w:val="baseline"/>
        <w:rPr>
          <w:rFonts w:eastAsia="Times New Roman"/>
          <w:color w:val="000000"/>
        </w:rPr>
      </w:pPr>
    </w:p>
    <w:p w14:paraId="4C08D70D" w14:textId="77777777" w:rsidR="005B6195" w:rsidRDefault="005B6195">
      <w:pPr>
        <w:rPr>
          <w:rFonts w:eastAsia="Times New Roman"/>
          <w:b/>
          <w:color w:val="000000"/>
        </w:rPr>
      </w:pPr>
      <w:r>
        <w:rPr>
          <w:rFonts w:eastAsia="Times New Roman"/>
          <w:b/>
          <w:color w:val="000000"/>
        </w:rPr>
        <w:br w:type="page"/>
      </w:r>
    </w:p>
    <w:p w14:paraId="544648AD" w14:textId="56245CCC" w:rsidR="00CA27A5" w:rsidRPr="00B05AC4" w:rsidRDefault="00CA27A5" w:rsidP="00B05AC4">
      <w:pPr>
        <w:spacing w:line="480" w:lineRule="auto"/>
        <w:contextualSpacing/>
        <w:textAlignment w:val="baseline"/>
        <w:rPr>
          <w:rFonts w:eastAsia="Times New Roman"/>
          <w:b/>
          <w:color w:val="000000"/>
        </w:rPr>
      </w:pPr>
      <w:r>
        <w:rPr>
          <w:rFonts w:eastAsia="Times New Roman"/>
          <w:b/>
          <w:color w:val="000000"/>
        </w:rPr>
        <w:lastRenderedPageBreak/>
        <w:t>Figure 2.</w:t>
      </w:r>
    </w:p>
    <w:p w14:paraId="686B6A78" w14:textId="039757B1" w:rsidR="00042F1B" w:rsidRPr="008531D1" w:rsidRDefault="003A75EC" w:rsidP="00B05AC4">
      <w:pPr>
        <w:spacing w:line="480" w:lineRule="auto"/>
        <w:contextualSpacing/>
        <w:textAlignment w:val="baseline"/>
        <w:rPr>
          <w:rFonts w:eastAsia="Times New Roman"/>
          <w:color w:val="000000"/>
        </w:rPr>
      </w:pPr>
      <w:r>
        <w:rPr>
          <w:rFonts w:eastAsia="Times New Roman"/>
          <w:noProof/>
          <w:color w:val="000000"/>
        </w:rPr>
        <w:drawing>
          <wp:inline distT="0" distB="0" distL="0" distR="0" wp14:anchorId="6817C828" wp14:editId="13CFB81B">
            <wp:extent cx="5943600" cy="3686810"/>
            <wp:effectExtent l="0" t="0" r="0" b="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p>
    <w:p w14:paraId="7E71DB76" w14:textId="456976DB" w:rsidR="005B6195" w:rsidRPr="005D42F3" w:rsidRDefault="00042F1B" w:rsidP="00B05AC4">
      <w:pPr>
        <w:spacing w:line="480" w:lineRule="auto"/>
        <w:contextualSpacing/>
        <w:textAlignment w:val="baseline"/>
        <w:rPr>
          <w:color w:val="000000"/>
        </w:rPr>
      </w:pPr>
      <w:r w:rsidRPr="00B05AC4">
        <w:rPr>
          <w:rFonts w:eastAsia="Times New Roman"/>
          <w:b/>
          <w:bCs/>
          <w:color w:val="000000"/>
        </w:rPr>
        <w:t xml:space="preserve">Figure </w:t>
      </w:r>
      <w:r w:rsidR="00077C60" w:rsidRPr="00B05AC4">
        <w:rPr>
          <w:rFonts w:eastAsia="Times New Roman"/>
          <w:b/>
          <w:bCs/>
          <w:color w:val="000000"/>
        </w:rPr>
        <w:t>2</w:t>
      </w:r>
      <w:r w:rsidRPr="00B05AC4">
        <w:rPr>
          <w:rFonts w:eastAsia="Times New Roman"/>
          <w:b/>
          <w:bCs/>
          <w:color w:val="000000"/>
        </w:rPr>
        <w:t>.</w:t>
      </w:r>
      <w:r w:rsidR="00F178AB" w:rsidRPr="00B05AC4">
        <w:rPr>
          <w:rFonts w:eastAsia="Times New Roman"/>
          <w:b/>
          <w:bCs/>
          <w:color w:val="000000"/>
        </w:rPr>
        <w:t xml:space="preserve"> </w:t>
      </w:r>
      <w:proofErr w:type="spellStart"/>
      <w:r w:rsidR="00F178AB" w:rsidRPr="00B05AC4">
        <w:rPr>
          <w:rFonts w:eastAsia="Times New Roman"/>
          <w:i/>
          <w:iCs/>
          <w:color w:val="000000"/>
        </w:rPr>
        <w:t>N</w:t>
      </w:r>
      <w:r w:rsidR="00F178AB" w:rsidRPr="00B05AC4">
        <w:rPr>
          <w:rFonts w:eastAsia="Times New Roman"/>
          <w:color w:val="000000"/>
          <w:vertAlign w:val="subscript"/>
        </w:rPr>
        <w:t>area</w:t>
      </w:r>
      <w:proofErr w:type="spellEnd"/>
      <w:r w:rsidR="00F178AB" w:rsidRPr="00B05AC4">
        <w:rPr>
          <w:rFonts w:eastAsia="Times New Roman"/>
          <w:color w:val="000000"/>
        </w:rPr>
        <w:t xml:space="preserve"> under ambient </w:t>
      </w:r>
      <w:r w:rsidR="004E0353" w:rsidRPr="00B05AC4">
        <w:rPr>
          <w:rFonts w:eastAsia="Times New Roman"/>
          <w:color w:val="000000"/>
        </w:rPr>
        <w:t>s</w:t>
      </w:r>
      <w:r w:rsidR="00F178AB" w:rsidRPr="00B05AC4">
        <w:rPr>
          <w:rFonts w:eastAsia="Times New Roman"/>
          <w:color w:val="000000"/>
        </w:rPr>
        <w:t xml:space="preserve">oil </w:t>
      </w:r>
      <w:r w:rsidR="005B6195">
        <w:rPr>
          <w:rFonts w:eastAsia="Times New Roman"/>
          <w:color w:val="000000"/>
        </w:rPr>
        <w:t>nitrogen (</w:t>
      </w:r>
      <w:r w:rsidR="00F178AB" w:rsidRPr="00B05AC4">
        <w:rPr>
          <w:rFonts w:eastAsia="Times New Roman"/>
          <w:color w:val="000000"/>
        </w:rPr>
        <w:t>N</w:t>
      </w:r>
      <w:r w:rsidR="005B6195">
        <w:rPr>
          <w:rFonts w:eastAsia="Times New Roman"/>
          <w:color w:val="000000"/>
        </w:rPr>
        <w:t>)</w:t>
      </w:r>
      <w:r w:rsidR="00F178AB" w:rsidRPr="00B05AC4">
        <w:rPr>
          <w:rFonts w:eastAsia="Times New Roman"/>
          <w:color w:val="000000"/>
        </w:rPr>
        <w:t xml:space="preserve"> and added </w:t>
      </w:r>
      <w:r w:rsidR="004E0353" w:rsidRPr="00B05AC4">
        <w:rPr>
          <w:rFonts w:eastAsia="Times New Roman"/>
          <w:color w:val="000000"/>
        </w:rPr>
        <w:t>s</w:t>
      </w:r>
      <w:r w:rsidR="00F178AB" w:rsidRPr="00B05AC4">
        <w:rPr>
          <w:rFonts w:eastAsia="Times New Roman"/>
          <w:color w:val="000000"/>
        </w:rPr>
        <w:t>oil N treatments</w:t>
      </w:r>
      <w:r w:rsidR="005B6195">
        <w:rPr>
          <w:rFonts w:eastAsia="Times New Roman"/>
          <w:color w:val="000000"/>
        </w:rPr>
        <w:t xml:space="preserve"> in each soil phosphorus (ambient = -P, added = +P) and soil potassium (ambient = -K, added = +K) treatment</w:t>
      </w:r>
      <w:r w:rsidR="00F178AB" w:rsidRPr="00B05AC4">
        <w:rPr>
          <w:rFonts w:eastAsia="Times New Roman"/>
          <w:color w:val="000000"/>
        </w:rPr>
        <w:t>.</w:t>
      </w:r>
      <w:r w:rsidR="00CB7CF7">
        <w:rPr>
          <w:rFonts w:eastAsia="Times New Roman"/>
          <w:color w:val="000000"/>
        </w:rPr>
        <w:t xml:space="preserve"> </w:t>
      </w:r>
      <w:r w:rsidR="00CB7CF7" w:rsidRPr="00CB7CF7">
        <w:rPr>
          <w:color w:val="000000"/>
        </w:rPr>
        <w:t>Boxes indicate median, first quartile, and third quartile of the observed data. Whiskers are the furthest data point, no further than 1.5 times the inner quartile range.</w:t>
      </w:r>
      <w:r w:rsidR="00F178AB" w:rsidRPr="00B05AC4">
        <w:rPr>
          <w:rFonts w:eastAsia="Times New Roman"/>
          <w:color w:val="000000"/>
        </w:rPr>
        <w:t xml:space="preserve"> </w:t>
      </w:r>
      <w:r w:rsidR="005B6195">
        <w:rPr>
          <w:rFonts w:eastAsia="Times New Roman"/>
          <w:color w:val="000000"/>
        </w:rPr>
        <w:t xml:space="preserve">Lettering above each box indicates groupings based on post-hoc Tukey’s tests, where different letters indicate statistically different groups at </w:t>
      </w:r>
      <w:r w:rsidR="005B6195">
        <w:rPr>
          <w:rFonts w:eastAsia="Times New Roman"/>
          <w:color w:val="000000"/>
          <w:lang w:val="el-GR"/>
        </w:rPr>
        <w:t>α</w:t>
      </w:r>
      <w:r w:rsidR="005B6195">
        <w:rPr>
          <w:rFonts w:eastAsia="Times New Roman"/>
          <w:color w:val="000000"/>
        </w:rPr>
        <w:t xml:space="preserve"> = 0.05</w:t>
      </w:r>
      <w:r w:rsidR="00835C7E">
        <w:rPr>
          <w:rFonts w:eastAsia="Times New Roman"/>
          <w:color w:val="000000"/>
        </w:rPr>
        <w:t xml:space="preserve"> across all groups shown</w:t>
      </w:r>
      <w:r w:rsidR="005B6195">
        <w:rPr>
          <w:rFonts w:eastAsia="Times New Roman"/>
          <w:color w:val="000000"/>
        </w:rPr>
        <w:t>.</w:t>
      </w:r>
    </w:p>
    <w:p w14:paraId="517F4739" w14:textId="79FCED21" w:rsidR="005B6195" w:rsidRDefault="005B6195" w:rsidP="00B05AC4">
      <w:pPr>
        <w:spacing w:line="480" w:lineRule="auto"/>
        <w:contextualSpacing/>
        <w:textAlignment w:val="baseline"/>
        <w:rPr>
          <w:rFonts w:eastAsia="Times New Roman"/>
          <w:color w:val="000000"/>
        </w:rPr>
      </w:pPr>
    </w:p>
    <w:p w14:paraId="1BFE84A7" w14:textId="77777777" w:rsidR="00772303" w:rsidRDefault="00772303">
      <w:pPr>
        <w:rPr>
          <w:rFonts w:eastAsia="Times New Roman"/>
          <w:b/>
          <w:color w:val="000000"/>
        </w:rPr>
      </w:pPr>
      <w:r>
        <w:rPr>
          <w:rFonts w:eastAsia="Times New Roman"/>
          <w:b/>
          <w:color w:val="000000"/>
        </w:rPr>
        <w:br w:type="page"/>
      </w:r>
    </w:p>
    <w:p w14:paraId="7721F7A2" w14:textId="18BCBF2B" w:rsidR="005B6195" w:rsidRPr="005B6195" w:rsidRDefault="005B6195" w:rsidP="00B05AC4">
      <w:pPr>
        <w:spacing w:line="480" w:lineRule="auto"/>
        <w:contextualSpacing/>
        <w:textAlignment w:val="baseline"/>
        <w:rPr>
          <w:rFonts w:eastAsia="Times New Roman"/>
          <w:b/>
          <w:color w:val="000000"/>
        </w:rPr>
      </w:pPr>
      <w:r>
        <w:rPr>
          <w:rFonts w:eastAsia="Times New Roman"/>
          <w:b/>
          <w:color w:val="000000"/>
        </w:rPr>
        <w:lastRenderedPageBreak/>
        <w:t>Figure 3.</w:t>
      </w:r>
    </w:p>
    <w:p w14:paraId="740FF0E9" w14:textId="029B2AB2" w:rsidR="00772303" w:rsidRDefault="003A75EC" w:rsidP="00B05AC4">
      <w:pPr>
        <w:spacing w:line="480" w:lineRule="auto"/>
        <w:contextualSpacing/>
        <w:textAlignment w:val="baseline"/>
        <w:rPr>
          <w:rFonts w:eastAsia="Times New Roman"/>
          <w:b/>
          <w:color w:val="000000"/>
        </w:rPr>
      </w:pPr>
      <w:r>
        <w:rPr>
          <w:rFonts w:eastAsia="Times New Roman"/>
          <w:b/>
          <w:noProof/>
          <w:color w:val="000000"/>
        </w:rPr>
        <w:drawing>
          <wp:inline distT="0" distB="0" distL="0" distR="0" wp14:anchorId="2D6362DA" wp14:editId="33D6FD66">
            <wp:extent cx="5943600" cy="3686810"/>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p>
    <w:p w14:paraId="727D9282" w14:textId="67047B6D" w:rsidR="00042F1B" w:rsidRPr="00B05AC4" w:rsidRDefault="00772303" w:rsidP="00B05AC4">
      <w:pPr>
        <w:spacing w:line="480" w:lineRule="auto"/>
        <w:contextualSpacing/>
        <w:textAlignment w:val="baseline"/>
        <w:rPr>
          <w:rFonts w:eastAsia="Times New Roman"/>
          <w:b/>
          <w:bCs/>
          <w:color w:val="000000"/>
        </w:rPr>
      </w:pPr>
      <w:r>
        <w:rPr>
          <w:rFonts w:eastAsia="Times New Roman"/>
          <w:b/>
          <w:color w:val="000000"/>
        </w:rPr>
        <w:t xml:space="preserve">Figure 3. </w:t>
      </w:r>
      <w:proofErr w:type="spellStart"/>
      <w:r w:rsidR="00F178AB" w:rsidRPr="00B05AC4">
        <w:rPr>
          <w:rFonts w:eastAsia="Times New Roman"/>
          <w:color w:val="000000"/>
        </w:rPr>
        <w:t>Treemap</w:t>
      </w:r>
      <w:proofErr w:type="spellEnd"/>
      <w:r w:rsidR="00F178AB" w:rsidRPr="00B05AC4">
        <w:rPr>
          <w:rFonts w:eastAsia="Times New Roman"/>
          <w:color w:val="000000"/>
        </w:rPr>
        <w:t xml:space="preserve"> of relative importance</w:t>
      </w:r>
      <w:r w:rsidR="00CF0686" w:rsidRPr="00B05AC4">
        <w:rPr>
          <w:rFonts w:eastAsia="Times New Roman"/>
          <w:color w:val="000000"/>
        </w:rPr>
        <w:t xml:space="preserve"> for</w:t>
      </w:r>
      <w:r w:rsidR="00BF1133" w:rsidRPr="00B05AC4">
        <w:rPr>
          <w:rFonts w:eastAsia="Times New Roman"/>
          <w:color w:val="000000"/>
        </w:rPr>
        <w:t xml:space="preserve"> </w:t>
      </w:r>
      <w:r w:rsidR="00CF0686" w:rsidRPr="00B05AC4">
        <w:t xml:space="preserve">linear mixed effects model with </w:t>
      </w:r>
      <w:proofErr w:type="spellStart"/>
      <w:r w:rsidR="00CF0686" w:rsidRPr="00B05AC4">
        <w:rPr>
          <w:i/>
          <w:iCs/>
        </w:rPr>
        <w:t>N</w:t>
      </w:r>
      <w:r w:rsidR="00CF0686" w:rsidRPr="00B05AC4">
        <w:rPr>
          <w:vertAlign w:val="subscript"/>
        </w:rPr>
        <w:t>area</w:t>
      </w:r>
      <w:proofErr w:type="spellEnd"/>
      <w:r w:rsidR="00CF0686" w:rsidRPr="00B05AC4">
        <w:t xml:space="preserve"> as the dependent variable and soil treatment variables, climate, leaf traits, and species characteristics as fixed effects</w:t>
      </w:r>
      <w:r w:rsidR="00F178AB" w:rsidRPr="00B05AC4">
        <w:rPr>
          <w:rFonts w:eastAsia="Times New Roman"/>
          <w:color w:val="000000"/>
        </w:rPr>
        <w:t>.</w:t>
      </w:r>
      <w:r w:rsidR="005A5C5B">
        <w:rPr>
          <w:rFonts w:eastAsia="Times New Roman"/>
          <w:color w:val="000000"/>
        </w:rPr>
        <w:t xml:space="preserve"> The area of the tree map represents 100% of the variance in the </w:t>
      </w:r>
      <w:proofErr w:type="spellStart"/>
      <w:r w:rsidR="005A5C5B">
        <w:rPr>
          <w:rFonts w:eastAsia="Times New Roman"/>
          <w:i/>
          <w:color w:val="000000"/>
        </w:rPr>
        <w:t>N</w:t>
      </w:r>
      <w:r w:rsidR="005A5C5B">
        <w:rPr>
          <w:rFonts w:eastAsia="Times New Roman"/>
          <w:color w:val="000000"/>
          <w:vertAlign w:val="subscript"/>
        </w:rPr>
        <w:t>area</w:t>
      </w:r>
      <w:proofErr w:type="spellEnd"/>
      <w:r w:rsidR="005A5C5B">
        <w:rPr>
          <w:rFonts w:eastAsia="Times New Roman"/>
          <w:color w:val="000000"/>
          <w:vertAlign w:val="subscript"/>
        </w:rPr>
        <w:t xml:space="preserve"> </w:t>
      </w:r>
      <w:r w:rsidR="005A5C5B">
        <w:rPr>
          <w:rFonts w:eastAsia="Times New Roman"/>
          <w:color w:val="000000"/>
        </w:rPr>
        <w:t xml:space="preserve">data. The size and hue of each box is proportional to the </w:t>
      </w:r>
      <w:r w:rsidR="00AC49CC">
        <w:rPr>
          <w:rFonts w:eastAsia="Times New Roman"/>
          <w:color w:val="000000"/>
        </w:rPr>
        <w:t>relative importance of</w:t>
      </w:r>
      <w:r w:rsidR="005A5C5B">
        <w:rPr>
          <w:rFonts w:eastAsia="Times New Roman"/>
          <w:color w:val="000000"/>
        </w:rPr>
        <w:t xml:space="preserve"> each factor with larger </w:t>
      </w:r>
      <w:r w:rsidR="00AC49CC">
        <w:rPr>
          <w:rFonts w:eastAsia="Times New Roman"/>
          <w:color w:val="000000"/>
        </w:rPr>
        <w:t>and darker boxes indicating greater importance</w:t>
      </w:r>
      <w:r w:rsidR="006D7E9A">
        <w:rPr>
          <w:rFonts w:eastAsia="Times New Roman"/>
          <w:color w:val="000000"/>
        </w:rPr>
        <w:t xml:space="preserve"> </w:t>
      </w:r>
      <w:r w:rsidR="006D7E9A" w:rsidRPr="00B05AC4">
        <w:rPr>
          <w:rFonts w:eastAsia="Times New Roman"/>
          <w:color w:val="000000"/>
        </w:rPr>
        <w:t xml:space="preserve">(Table </w:t>
      </w:r>
      <w:r w:rsidR="00DD3527">
        <w:rPr>
          <w:rFonts w:eastAsia="Times New Roman"/>
          <w:color w:val="000000"/>
        </w:rPr>
        <w:t>2</w:t>
      </w:r>
      <w:r w:rsidR="006D7E9A" w:rsidRPr="00B05AC4">
        <w:rPr>
          <w:rFonts w:eastAsia="Times New Roman"/>
          <w:color w:val="000000"/>
        </w:rPr>
        <w:t>)</w:t>
      </w:r>
      <w:r w:rsidR="00AC49CC">
        <w:rPr>
          <w:rFonts w:eastAsia="Times New Roman"/>
          <w:color w:val="000000"/>
        </w:rPr>
        <w:t>.</w:t>
      </w:r>
    </w:p>
    <w:p w14:paraId="589DE646" w14:textId="4E9DE659" w:rsidR="00042F1B" w:rsidRPr="008531D1" w:rsidRDefault="00042F1B" w:rsidP="00DA24C9">
      <w:pPr>
        <w:spacing w:line="480" w:lineRule="auto"/>
        <w:contextualSpacing/>
        <w:rPr>
          <w:rFonts w:eastAsia="Times New Roman"/>
          <w:b/>
          <w:bCs/>
          <w:color w:val="000000"/>
        </w:rPr>
      </w:pPr>
    </w:p>
    <w:p w14:paraId="633031C8" w14:textId="77777777" w:rsidR="00AC49CC" w:rsidRDefault="00AC49CC">
      <w:pPr>
        <w:rPr>
          <w:rFonts w:eastAsia="Times New Roman"/>
          <w:b/>
          <w:bCs/>
          <w:color w:val="000000"/>
        </w:rPr>
      </w:pPr>
      <w:r>
        <w:rPr>
          <w:rFonts w:eastAsia="Times New Roman"/>
          <w:b/>
          <w:bCs/>
          <w:color w:val="000000"/>
        </w:rPr>
        <w:br w:type="page"/>
      </w:r>
    </w:p>
    <w:p w14:paraId="466087AE" w14:textId="016D8FBF" w:rsidR="00077C60" w:rsidRPr="00AC49CC" w:rsidRDefault="000F0BE3" w:rsidP="00DA24C9">
      <w:pPr>
        <w:spacing w:line="480" w:lineRule="auto"/>
        <w:contextualSpacing/>
        <w:rPr>
          <w:rFonts w:eastAsia="Times New Roman"/>
          <w:bCs/>
          <w:i/>
          <w:color w:val="000000"/>
          <w:vertAlign w:val="subscript"/>
        </w:rPr>
      </w:pPr>
      <w:r w:rsidRPr="00AC49CC">
        <w:rPr>
          <w:rFonts w:eastAsia="Times New Roman"/>
          <w:bCs/>
          <w:i/>
          <w:color w:val="000000"/>
        </w:rPr>
        <w:lastRenderedPageBreak/>
        <w:t>I</w:t>
      </w:r>
      <w:r w:rsidR="00D60C62" w:rsidRPr="00AC49CC">
        <w:rPr>
          <w:rFonts w:eastAsia="Times New Roman"/>
          <w:bCs/>
          <w:i/>
          <w:color w:val="000000"/>
        </w:rPr>
        <w:t xml:space="preserve">mpacts of nitrogen demand and nitrogen availability on </w:t>
      </w:r>
      <w:proofErr w:type="spellStart"/>
      <w:r w:rsidR="00D60C62" w:rsidRPr="00AC49CC">
        <w:rPr>
          <w:rFonts w:eastAsia="Times New Roman"/>
          <w:bCs/>
          <w:i/>
          <w:iCs/>
          <w:color w:val="000000"/>
        </w:rPr>
        <w:t>N</w:t>
      </w:r>
      <w:r w:rsidR="00D60C62" w:rsidRPr="00AC49CC">
        <w:rPr>
          <w:rFonts w:eastAsia="Times New Roman"/>
          <w:bCs/>
          <w:i/>
          <w:color w:val="000000"/>
          <w:vertAlign w:val="subscript"/>
        </w:rPr>
        <w:t>area</w:t>
      </w:r>
      <w:proofErr w:type="spellEnd"/>
    </w:p>
    <w:p w14:paraId="4974AEA6" w14:textId="1B4C10FE" w:rsidR="00D60C62" w:rsidRPr="00771C52" w:rsidRDefault="00DB5402" w:rsidP="00DA24C9">
      <w:pPr>
        <w:spacing w:line="480" w:lineRule="auto"/>
        <w:contextualSpacing/>
        <w:rPr>
          <w:rFonts w:eastAsia="Times New Roman"/>
          <w:color w:val="000000"/>
        </w:rPr>
      </w:pPr>
      <w:r w:rsidRPr="00771C52">
        <w:rPr>
          <w:rFonts w:eastAsia="Times New Roman"/>
          <w:b/>
          <w:bCs/>
          <w:color w:val="000000"/>
        </w:rPr>
        <w:tab/>
      </w:r>
      <w:r w:rsidRPr="00900356">
        <w:rPr>
          <w:rFonts w:eastAsia="Times New Roman"/>
          <w:color w:val="000000"/>
        </w:rPr>
        <w:t xml:space="preserve">The predicted </w:t>
      </w:r>
      <w:r w:rsidR="00961478" w:rsidRPr="00900356">
        <w:rPr>
          <w:rFonts w:eastAsia="Times New Roman"/>
          <w:color w:val="000000"/>
        </w:rPr>
        <w:t xml:space="preserve">leaf </w:t>
      </w:r>
      <w:r w:rsidRPr="00900356">
        <w:rPr>
          <w:rFonts w:eastAsia="Times New Roman"/>
          <w:color w:val="000000"/>
        </w:rPr>
        <w:t>N components</w:t>
      </w:r>
      <w:r w:rsidR="000F0BE3" w:rsidRPr="00900356">
        <w:rPr>
          <w:rFonts w:eastAsia="Times New Roman"/>
          <w:color w:val="000000"/>
        </w:rPr>
        <w:t>,</w:t>
      </w:r>
      <w:r w:rsidRPr="00900356">
        <w:rPr>
          <w:rFonts w:eastAsia="Times New Roman"/>
          <w:color w:val="000000"/>
        </w:rPr>
        <w:t xml:space="preserve"> </w:t>
      </w:r>
      <w:proofErr w:type="spellStart"/>
      <w:r w:rsidRPr="00900356">
        <w:rPr>
          <w:rFonts w:eastAsia="Times New Roman"/>
          <w:i/>
          <w:iCs/>
          <w:color w:val="000000"/>
        </w:rPr>
        <w:t>N</w:t>
      </w:r>
      <w:r w:rsidRPr="00900356">
        <w:rPr>
          <w:rFonts w:eastAsia="Times New Roman"/>
          <w:color w:val="000000"/>
          <w:vertAlign w:val="subscript"/>
        </w:rPr>
        <w:t>photo</w:t>
      </w:r>
      <w:proofErr w:type="spellEnd"/>
      <w:r w:rsidRPr="00900356">
        <w:rPr>
          <w:rFonts w:eastAsia="Times New Roman"/>
          <w:color w:val="000000"/>
        </w:rPr>
        <w:t xml:space="preserve"> and </w:t>
      </w:r>
      <w:proofErr w:type="spellStart"/>
      <w:r w:rsidRPr="00900356">
        <w:rPr>
          <w:rFonts w:eastAsia="Times New Roman"/>
          <w:i/>
          <w:iCs/>
          <w:color w:val="000000"/>
        </w:rPr>
        <w:t>N</w:t>
      </w:r>
      <w:r w:rsidRPr="00900356">
        <w:rPr>
          <w:rFonts w:eastAsia="Times New Roman"/>
          <w:color w:val="000000"/>
          <w:vertAlign w:val="subscript"/>
        </w:rPr>
        <w:t>structure</w:t>
      </w:r>
      <w:proofErr w:type="spellEnd"/>
      <w:r w:rsidR="000F0BE3" w:rsidRPr="00900356">
        <w:rPr>
          <w:rFonts w:eastAsia="Times New Roman"/>
          <w:color w:val="000000"/>
        </w:rPr>
        <w:t>,</w:t>
      </w:r>
      <w:r w:rsidRPr="00900356">
        <w:rPr>
          <w:rFonts w:eastAsia="Times New Roman"/>
          <w:color w:val="000000"/>
        </w:rPr>
        <w:t xml:space="preserve"> had significant</w:t>
      </w:r>
      <w:r w:rsidR="004B6018" w:rsidRPr="00900356">
        <w:rPr>
          <w:rFonts w:eastAsia="Times New Roman"/>
          <w:color w:val="000000"/>
        </w:rPr>
        <w:t>, positive</w:t>
      </w:r>
      <w:r w:rsidRPr="00900356">
        <w:rPr>
          <w:rFonts w:eastAsia="Times New Roman"/>
          <w:color w:val="000000"/>
        </w:rPr>
        <w:t xml:space="preserve"> effects on </w:t>
      </w:r>
      <w:proofErr w:type="spellStart"/>
      <w:r w:rsidRPr="00900356">
        <w:rPr>
          <w:rFonts w:eastAsia="Times New Roman"/>
          <w:i/>
          <w:iCs/>
          <w:color w:val="000000"/>
        </w:rPr>
        <w:t>N</w:t>
      </w:r>
      <w:r w:rsidRPr="00900356">
        <w:rPr>
          <w:rFonts w:eastAsia="Times New Roman"/>
          <w:color w:val="000000"/>
          <w:vertAlign w:val="subscript"/>
        </w:rPr>
        <w:t>area</w:t>
      </w:r>
      <w:proofErr w:type="spellEnd"/>
      <w:r w:rsidRPr="00900356">
        <w:rPr>
          <w:rFonts w:eastAsia="Times New Roman"/>
          <w:color w:val="000000"/>
        </w:rPr>
        <w:t xml:space="preserve"> (Table </w:t>
      </w:r>
      <w:r w:rsidR="00DD3527" w:rsidRPr="00900356">
        <w:rPr>
          <w:rFonts w:eastAsia="Times New Roman"/>
          <w:color w:val="000000"/>
        </w:rPr>
        <w:t xml:space="preserve">3 </w:t>
      </w:r>
      <w:r w:rsidRPr="00900356">
        <w:rPr>
          <w:rFonts w:eastAsia="Times New Roman"/>
          <w:color w:val="000000"/>
        </w:rPr>
        <w:t xml:space="preserve">and Figure </w:t>
      </w:r>
      <w:r w:rsidR="00AC49CC" w:rsidRPr="00900356">
        <w:rPr>
          <w:rFonts w:eastAsia="Times New Roman"/>
          <w:color w:val="000000"/>
        </w:rPr>
        <w:t>4</w:t>
      </w:r>
      <w:r w:rsidRPr="00900356">
        <w:rPr>
          <w:rFonts w:eastAsia="Times New Roman"/>
          <w:color w:val="000000"/>
        </w:rPr>
        <w:t xml:space="preserve">) </w:t>
      </w:r>
      <w:r w:rsidRPr="003173D1">
        <w:rPr>
          <w:rFonts w:eastAsia="Times New Roman"/>
          <w:color w:val="000000"/>
        </w:rPr>
        <w:t>and relative importance</w:t>
      </w:r>
      <w:r w:rsidR="003173D1" w:rsidRPr="003173D1">
        <w:rPr>
          <w:rFonts w:eastAsia="Times New Roman"/>
          <w:color w:val="000000"/>
        </w:rPr>
        <w:t xml:space="preserve"> values </w:t>
      </w:r>
      <w:r w:rsidRPr="003173D1">
        <w:rPr>
          <w:rFonts w:eastAsia="Times New Roman"/>
          <w:color w:val="000000"/>
        </w:rPr>
        <w:t xml:space="preserve">in the model </w:t>
      </w:r>
      <w:r w:rsidR="003173D1" w:rsidRPr="003173D1">
        <w:rPr>
          <w:rFonts w:eastAsia="Times New Roman"/>
          <w:color w:val="000000"/>
        </w:rPr>
        <w:t xml:space="preserve">of </w:t>
      </w:r>
      <w:r w:rsidR="00AB631C" w:rsidRPr="003173D1">
        <w:rPr>
          <w:rFonts w:eastAsia="Times New Roman"/>
          <w:color w:val="000000"/>
        </w:rPr>
        <w:t>1</w:t>
      </w:r>
      <w:r w:rsidR="008B2AAF" w:rsidRPr="003173D1">
        <w:rPr>
          <w:rFonts w:eastAsia="Times New Roman"/>
          <w:color w:val="000000"/>
        </w:rPr>
        <w:t>0</w:t>
      </w:r>
      <w:r w:rsidR="00AB631C" w:rsidRPr="003173D1">
        <w:rPr>
          <w:rFonts w:eastAsia="Times New Roman"/>
          <w:color w:val="000000"/>
        </w:rPr>
        <w:t>.</w:t>
      </w:r>
      <w:r w:rsidR="008B2AAF" w:rsidRPr="003173D1">
        <w:rPr>
          <w:rFonts w:eastAsia="Times New Roman"/>
          <w:color w:val="000000"/>
        </w:rPr>
        <w:t>9</w:t>
      </w:r>
      <w:r w:rsidRPr="003173D1">
        <w:rPr>
          <w:rFonts w:eastAsia="Times New Roman"/>
          <w:color w:val="000000"/>
        </w:rPr>
        <w:t xml:space="preserve">% and </w:t>
      </w:r>
      <w:r w:rsidR="008B2AAF" w:rsidRPr="003173D1">
        <w:rPr>
          <w:rFonts w:eastAsia="Times New Roman"/>
          <w:color w:val="000000"/>
        </w:rPr>
        <w:t>8.9</w:t>
      </w:r>
      <w:r w:rsidRPr="003173D1">
        <w:rPr>
          <w:rFonts w:eastAsia="Times New Roman"/>
          <w:color w:val="000000"/>
        </w:rPr>
        <w:t>%</w:t>
      </w:r>
      <w:r w:rsidR="000F0BE3" w:rsidRPr="003173D1">
        <w:rPr>
          <w:rFonts w:eastAsia="Times New Roman"/>
          <w:color w:val="000000"/>
        </w:rPr>
        <w:t>, respectively</w:t>
      </w:r>
      <w:r w:rsidRPr="003173D1">
        <w:rPr>
          <w:rFonts w:eastAsia="Times New Roman"/>
          <w:color w:val="000000"/>
        </w:rPr>
        <w:t xml:space="preserve"> </w:t>
      </w:r>
      <w:r w:rsidR="003173D1" w:rsidRPr="003173D1">
        <w:rPr>
          <w:rFonts w:eastAsia="Times New Roman"/>
          <w:color w:val="000000"/>
        </w:rPr>
        <w:t>(</w:t>
      </w:r>
      <w:r w:rsidRPr="003173D1">
        <w:rPr>
          <w:rFonts w:eastAsia="Times New Roman"/>
          <w:color w:val="000000"/>
        </w:rPr>
        <w:t xml:space="preserve">Table </w:t>
      </w:r>
      <w:r w:rsidR="00DD3527" w:rsidRPr="003173D1">
        <w:rPr>
          <w:rFonts w:eastAsia="Times New Roman"/>
          <w:color w:val="000000"/>
        </w:rPr>
        <w:t xml:space="preserve">3 </w:t>
      </w:r>
      <w:r w:rsidRPr="003173D1">
        <w:rPr>
          <w:rFonts w:eastAsia="Times New Roman"/>
          <w:color w:val="000000"/>
        </w:rPr>
        <w:t xml:space="preserve">and Figure </w:t>
      </w:r>
      <w:r w:rsidR="00AC49CC" w:rsidRPr="003173D1">
        <w:rPr>
          <w:rFonts w:eastAsia="Times New Roman"/>
          <w:color w:val="000000"/>
        </w:rPr>
        <w:t>5</w:t>
      </w:r>
      <w:r w:rsidRPr="003173D1">
        <w:rPr>
          <w:rFonts w:eastAsia="Times New Roman"/>
          <w:color w:val="000000"/>
        </w:rPr>
        <w:t>).</w:t>
      </w:r>
      <w:r w:rsidR="003A1E67" w:rsidRPr="00900356">
        <w:rPr>
          <w:rFonts w:eastAsia="Times New Roman"/>
          <w:color w:val="000000"/>
        </w:rPr>
        <w:t xml:space="preserve"> The </w:t>
      </w:r>
      <w:proofErr w:type="spellStart"/>
      <w:r w:rsidR="003A1E67" w:rsidRPr="00900356">
        <w:rPr>
          <w:rFonts w:eastAsia="Times New Roman"/>
          <w:i/>
          <w:iCs/>
          <w:color w:val="000000"/>
        </w:rPr>
        <w:t>N</w:t>
      </w:r>
      <w:r w:rsidR="003A1E67" w:rsidRPr="00900356">
        <w:rPr>
          <w:rFonts w:eastAsia="Times New Roman"/>
          <w:color w:val="000000"/>
          <w:vertAlign w:val="subscript"/>
        </w:rPr>
        <w:t>photo</w:t>
      </w:r>
      <w:proofErr w:type="spellEnd"/>
      <w:r w:rsidR="003A1E67" w:rsidRPr="00900356">
        <w:rPr>
          <w:rFonts w:eastAsia="Times New Roman"/>
          <w:color w:val="000000"/>
        </w:rPr>
        <w:t xml:space="preserve"> effect reflects the aboveground climate impact on </w:t>
      </w:r>
      <w:proofErr w:type="spellStart"/>
      <w:r w:rsidR="003A1E67" w:rsidRPr="00900356">
        <w:rPr>
          <w:rFonts w:eastAsia="Times New Roman"/>
          <w:i/>
          <w:color w:val="000000"/>
        </w:rPr>
        <w:t>N</w:t>
      </w:r>
      <w:r w:rsidR="003A1E67" w:rsidRPr="00900356">
        <w:rPr>
          <w:rFonts w:eastAsia="Times New Roman"/>
          <w:color w:val="000000"/>
          <w:vertAlign w:val="subscript"/>
        </w:rPr>
        <w:t>area</w:t>
      </w:r>
      <w:proofErr w:type="spellEnd"/>
      <w:r w:rsidR="003A1E67" w:rsidRPr="00900356">
        <w:rPr>
          <w:rFonts w:eastAsia="Times New Roman"/>
          <w:color w:val="000000"/>
        </w:rPr>
        <w:t xml:space="preserve">, while the </w:t>
      </w:r>
      <w:proofErr w:type="spellStart"/>
      <w:r w:rsidR="003A1E67" w:rsidRPr="00900356">
        <w:rPr>
          <w:rFonts w:eastAsia="Times New Roman"/>
          <w:i/>
          <w:color w:val="000000"/>
        </w:rPr>
        <w:t>N</w:t>
      </w:r>
      <w:r w:rsidR="003A1E67" w:rsidRPr="00900356">
        <w:rPr>
          <w:rFonts w:eastAsia="Times New Roman"/>
          <w:color w:val="000000"/>
          <w:vertAlign w:val="subscript"/>
        </w:rPr>
        <w:t>structure</w:t>
      </w:r>
      <w:proofErr w:type="spellEnd"/>
      <w:r w:rsidR="003A1E67" w:rsidRPr="00900356">
        <w:rPr>
          <w:rFonts w:eastAsia="Times New Roman"/>
          <w:color w:val="000000"/>
          <w:vertAlign w:val="subscript"/>
        </w:rPr>
        <w:t xml:space="preserve"> </w:t>
      </w:r>
      <w:r w:rsidR="003A1E67" w:rsidRPr="00900356">
        <w:rPr>
          <w:rFonts w:eastAsia="Times New Roman"/>
          <w:color w:val="000000"/>
        </w:rPr>
        <w:t xml:space="preserve">effects reflects the impact of </w:t>
      </w:r>
      <w:proofErr w:type="spellStart"/>
      <w:r w:rsidR="003A1E67" w:rsidRPr="00900356">
        <w:rPr>
          <w:rFonts w:eastAsia="Times New Roman"/>
          <w:i/>
          <w:color w:val="000000"/>
        </w:rPr>
        <w:t>M</w:t>
      </w:r>
      <w:r w:rsidR="003A1E67" w:rsidRPr="00900356">
        <w:rPr>
          <w:rFonts w:eastAsia="Times New Roman"/>
          <w:color w:val="000000"/>
          <w:vertAlign w:val="subscript"/>
        </w:rPr>
        <w:t>area</w:t>
      </w:r>
      <w:proofErr w:type="spellEnd"/>
      <w:r w:rsidR="003A1E67" w:rsidRPr="00900356">
        <w:rPr>
          <w:rFonts w:eastAsia="Times New Roman"/>
          <w:color w:val="000000"/>
        </w:rPr>
        <w:t>.</w:t>
      </w:r>
      <w:r w:rsidRPr="00900356">
        <w:rPr>
          <w:rFonts w:eastAsia="Times New Roman"/>
          <w:color w:val="000000"/>
        </w:rPr>
        <w:t xml:space="preserve"> </w:t>
      </w:r>
      <w:r w:rsidR="003A1E67" w:rsidRPr="00900356">
        <w:rPr>
          <w:rFonts w:eastAsia="Times New Roman"/>
          <w:color w:val="000000"/>
        </w:rPr>
        <w:t>As in the first model</w:t>
      </w:r>
      <w:r w:rsidR="004661AC" w:rsidRPr="00900356">
        <w:rPr>
          <w:rFonts w:eastAsia="Times New Roman"/>
          <w:color w:val="000000"/>
        </w:rPr>
        <w:t xml:space="preserve">, </w:t>
      </w:r>
      <w:r w:rsidR="000C583D" w:rsidRPr="00900356">
        <w:rPr>
          <w:rFonts w:eastAsia="Times New Roman"/>
          <w:color w:val="000000"/>
        </w:rPr>
        <w:t>s</w:t>
      </w:r>
      <w:r w:rsidR="004661AC" w:rsidRPr="00900356">
        <w:rPr>
          <w:rFonts w:eastAsia="Times New Roman"/>
          <w:color w:val="000000"/>
        </w:rPr>
        <w:t>oil N (</w:t>
      </w:r>
      <w:r w:rsidR="004661AC" w:rsidRPr="00900356">
        <w:rPr>
          <w:rFonts w:eastAsia="Times New Roman"/>
          <w:i/>
          <w:iCs/>
          <w:color w:val="000000"/>
        </w:rPr>
        <w:t xml:space="preserve">p </w:t>
      </w:r>
      <w:r w:rsidR="004661AC" w:rsidRPr="00900356">
        <w:rPr>
          <w:rFonts w:eastAsia="Times New Roman"/>
          <w:color w:val="000000"/>
        </w:rPr>
        <w:t>&lt; 0.001), N fixation (</w:t>
      </w:r>
      <w:r w:rsidR="008F39A5" w:rsidRPr="00900356">
        <w:rPr>
          <w:rFonts w:eastAsia="Times New Roman"/>
          <w:i/>
          <w:iCs/>
          <w:color w:val="000000"/>
        </w:rPr>
        <w:t xml:space="preserve">p </w:t>
      </w:r>
      <w:r w:rsidR="008F39A5" w:rsidRPr="00900356">
        <w:rPr>
          <w:rFonts w:eastAsia="Times New Roman"/>
          <w:color w:val="000000"/>
        </w:rPr>
        <w:t>&lt; 0.001</w:t>
      </w:r>
      <w:r w:rsidR="004661AC" w:rsidRPr="00900356">
        <w:rPr>
          <w:rFonts w:eastAsia="Times New Roman"/>
          <w:color w:val="000000"/>
        </w:rPr>
        <w:t>), photosynthetic pathway (</w:t>
      </w:r>
      <w:r w:rsidR="008F39A5" w:rsidRPr="00900356">
        <w:rPr>
          <w:rFonts w:eastAsia="Times New Roman"/>
          <w:i/>
          <w:iCs/>
          <w:color w:val="000000"/>
        </w:rPr>
        <w:t xml:space="preserve">p </w:t>
      </w:r>
      <w:r w:rsidR="008F39A5" w:rsidRPr="00900356">
        <w:rPr>
          <w:rFonts w:eastAsia="Times New Roman"/>
          <w:color w:val="000000"/>
        </w:rPr>
        <w:t>&lt; 0.001</w:t>
      </w:r>
      <w:r w:rsidR="004661AC" w:rsidRPr="00900356">
        <w:rPr>
          <w:rFonts w:eastAsia="Times New Roman"/>
          <w:color w:val="000000"/>
        </w:rPr>
        <w:t xml:space="preserve">), and the interaction between </w:t>
      </w:r>
      <w:r w:rsidR="00750DAC" w:rsidRPr="00900356">
        <w:rPr>
          <w:rFonts w:eastAsia="Times New Roman"/>
          <w:color w:val="000000"/>
        </w:rPr>
        <w:t>s</w:t>
      </w:r>
      <w:r w:rsidR="004661AC" w:rsidRPr="00900356">
        <w:rPr>
          <w:rFonts w:eastAsia="Times New Roman"/>
          <w:color w:val="000000"/>
        </w:rPr>
        <w:t xml:space="preserve">oil N and </w:t>
      </w:r>
      <w:r w:rsidR="00750DAC" w:rsidRPr="00900356">
        <w:rPr>
          <w:rFonts w:eastAsia="Times New Roman"/>
          <w:color w:val="000000"/>
        </w:rPr>
        <w:t>s</w:t>
      </w:r>
      <w:r w:rsidR="004661AC" w:rsidRPr="00900356">
        <w:rPr>
          <w:rFonts w:eastAsia="Times New Roman"/>
          <w:color w:val="000000"/>
        </w:rPr>
        <w:t>oil P (</w:t>
      </w:r>
      <w:r w:rsidR="004661AC" w:rsidRPr="00900356">
        <w:rPr>
          <w:rFonts w:eastAsia="Times New Roman"/>
          <w:i/>
          <w:iCs/>
          <w:color w:val="000000"/>
        </w:rPr>
        <w:t>p</w:t>
      </w:r>
      <w:r w:rsidR="004661AC" w:rsidRPr="00900356">
        <w:rPr>
          <w:rFonts w:eastAsia="Times New Roman"/>
          <w:color w:val="000000"/>
        </w:rPr>
        <w:t xml:space="preserve"> </w:t>
      </w:r>
      <w:r w:rsidR="008B2AAF">
        <w:rPr>
          <w:rFonts w:eastAsia="Times New Roman"/>
          <w:color w:val="000000"/>
        </w:rPr>
        <w:t>= 0.004</w:t>
      </w:r>
      <w:r w:rsidR="004661AC" w:rsidRPr="00900356">
        <w:rPr>
          <w:rFonts w:eastAsia="Times New Roman"/>
          <w:color w:val="000000"/>
        </w:rPr>
        <w:t xml:space="preserve">; Table </w:t>
      </w:r>
      <w:r w:rsidR="00DD3527" w:rsidRPr="00900356">
        <w:rPr>
          <w:rFonts w:eastAsia="Times New Roman"/>
          <w:color w:val="000000"/>
        </w:rPr>
        <w:t>3</w:t>
      </w:r>
      <w:r w:rsidR="004661AC" w:rsidRPr="00900356">
        <w:rPr>
          <w:rFonts w:eastAsia="Times New Roman"/>
          <w:color w:val="000000"/>
        </w:rPr>
        <w:t xml:space="preserve">) had significant effects on </w:t>
      </w:r>
      <w:proofErr w:type="spellStart"/>
      <w:r w:rsidR="004661AC" w:rsidRPr="00900356">
        <w:rPr>
          <w:rFonts w:eastAsia="Times New Roman"/>
          <w:i/>
          <w:iCs/>
          <w:color w:val="000000"/>
        </w:rPr>
        <w:t>N</w:t>
      </w:r>
      <w:r w:rsidR="004661AC" w:rsidRPr="00900356">
        <w:rPr>
          <w:rFonts w:eastAsia="Times New Roman"/>
          <w:color w:val="000000"/>
          <w:vertAlign w:val="subscript"/>
        </w:rPr>
        <w:t>area</w:t>
      </w:r>
      <w:proofErr w:type="spellEnd"/>
      <w:r w:rsidR="004661AC" w:rsidRPr="00900356">
        <w:rPr>
          <w:rFonts w:eastAsia="Times New Roman"/>
          <w:color w:val="000000"/>
        </w:rPr>
        <w:t>.</w:t>
      </w:r>
      <w:r w:rsidR="00883F77" w:rsidRPr="00900356">
        <w:rPr>
          <w:rFonts w:eastAsia="Times New Roman"/>
          <w:color w:val="000000"/>
        </w:rPr>
        <w:t xml:space="preserve"> All of these trends were similar to those seen in the first model.</w:t>
      </w:r>
      <w:r w:rsidR="004661AC" w:rsidRPr="00900356">
        <w:rPr>
          <w:rFonts w:eastAsia="Times New Roman"/>
          <w:color w:val="000000"/>
        </w:rPr>
        <w:t xml:space="preserve"> </w:t>
      </w:r>
      <w:r w:rsidR="004B6018" w:rsidRPr="00900356">
        <w:rPr>
          <w:rFonts w:eastAsia="Times New Roman"/>
          <w:color w:val="000000"/>
        </w:rPr>
        <w:t>The</w:t>
      </w:r>
      <w:r w:rsidR="004D1F45" w:rsidRPr="00900356">
        <w:rPr>
          <w:rFonts w:eastAsia="Times New Roman"/>
          <w:color w:val="000000"/>
        </w:rPr>
        <w:t xml:space="preserve"> combined</w:t>
      </w:r>
      <w:r w:rsidR="004B6018" w:rsidRPr="00900356">
        <w:rPr>
          <w:rFonts w:eastAsia="Times New Roman"/>
          <w:color w:val="000000"/>
        </w:rPr>
        <w:t xml:space="preserve"> relative importance of</w:t>
      </w:r>
      <w:r w:rsidR="004D1F45" w:rsidRPr="00900356">
        <w:rPr>
          <w:rFonts w:eastAsia="Times New Roman"/>
          <w:color w:val="000000"/>
        </w:rPr>
        <w:t xml:space="preserve"> the soil treatments was </w:t>
      </w:r>
      <w:r w:rsidR="003173D1">
        <w:rPr>
          <w:rFonts w:eastAsia="Times New Roman"/>
          <w:color w:val="000000"/>
        </w:rPr>
        <w:t>30.1</w:t>
      </w:r>
      <w:r w:rsidR="004554C8" w:rsidRPr="00900356">
        <w:rPr>
          <w:rFonts w:eastAsia="Times New Roman"/>
          <w:color w:val="000000"/>
        </w:rPr>
        <w:t xml:space="preserve">% (Table </w:t>
      </w:r>
      <w:r w:rsidR="00DD3527" w:rsidRPr="00900356">
        <w:rPr>
          <w:rFonts w:eastAsia="Times New Roman"/>
          <w:color w:val="000000"/>
        </w:rPr>
        <w:t xml:space="preserve">3 </w:t>
      </w:r>
      <w:r w:rsidR="004554C8" w:rsidRPr="00900356">
        <w:rPr>
          <w:rFonts w:eastAsia="Times New Roman"/>
          <w:color w:val="000000"/>
        </w:rPr>
        <w:t xml:space="preserve">and Figure </w:t>
      </w:r>
      <w:r w:rsidR="00AC49CC" w:rsidRPr="00900356">
        <w:rPr>
          <w:rFonts w:eastAsia="Times New Roman"/>
          <w:color w:val="000000"/>
        </w:rPr>
        <w:t>5</w:t>
      </w:r>
      <w:r w:rsidR="004554C8" w:rsidRPr="00900356">
        <w:rPr>
          <w:rFonts w:eastAsia="Times New Roman"/>
          <w:color w:val="000000"/>
        </w:rPr>
        <w:t>). The relative importance of</w:t>
      </w:r>
      <w:r w:rsidR="004B6018" w:rsidRPr="00900356">
        <w:rPr>
          <w:rFonts w:eastAsia="Times New Roman"/>
          <w:color w:val="000000"/>
        </w:rPr>
        <w:t xml:space="preserve"> p</w:t>
      </w:r>
      <w:r w:rsidR="004661AC" w:rsidRPr="00900356">
        <w:rPr>
          <w:rFonts w:eastAsia="Times New Roman"/>
          <w:color w:val="000000"/>
        </w:rPr>
        <w:t>hotosynthetic pathway</w:t>
      </w:r>
      <w:r w:rsidR="004554C8" w:rsidRPr="00900356">
        <w:rPr>
          <w:rFonts w:eastAsia="Times New Roman"/>
          <w:color w:val="000000"/>
        </w:rPr>
        <w:t xml:space="preserve"> and N fixation</w:t>
      </w:r>
      <w:r w:rsidR="004661AC" w:rsidRPr="00900356">
        <w:rPr>
          <w:rFonts w:eastAsia="Times New Roman"/>
          <w:color w:val="000000"/>
        </w:rPr>
        <w:t xml:space="preserve"> </w:t>
      </w:r>
      <w:r w:rsidR="00A56E03" w:rsidRPr="00900356">
        <w:rPr>
          <w:rFonts w:eastAsia="Times New Roman"/>
          <w:color w:val="000000"/>
        </w:rPr>
        <w:t xml:space="preserve">were </w:t>
      </w:r>
      <w:r w:rsidR="00DC57BB">
        <w:rPr>
          <w:rFonts w:eastAsia="Times New Roman"/>
          <w:color w:val="000000"/>
        </w:rPr>
        <w:t>1.5</w:t>
      </w:r>
      <w:r w:rsidR="004554C8" w:rsidRPr="00900356">
        <w:rPr>
          <w:rFonts w:eastAsia="Times New Roman"/>
          <w:color w:val="000000"/>
        </w:rPr>
        <w:t xml:space="preserve">% and </w:t>
      </w:r>
      <w:r w:rsidR="00DC57BB">
        <w:rPr>
          <w:rFonts w:eastAsia="Times New Roman"/>
          <w:color w:val="000000"/>
        </w:rPr>
        <w:t>4</w:t>
      </w:r>
      <w:r w:rsidR="004661AC" w:rsidRPr="00900356">
        <w:rPr>
          <w:rFonts w:eastAsia="Times New Roman"/>
          <w:color w:val="000000"/>
        </w:rPr>
        <w:t>%</w:t>
      </w:r>
      <w:r w:rsidR="004554C8" w:rsidRPr="00900356">
        <w:rPr>
          <w:rFonts w:eastAsia="Times New Roman"/>
          <w:color w:val="000000"/>
        </w:rPr>
        <w:t>, respectively</w:t>
      </w:r>
      <w:r w:rsidR="004661AC" w:rsidRPr="00900356">
        <w:rPr>
          <w:rFonts w:eastAsia="Times New Roman"/>
          <w:color w:val="000000"/>
        </w:rPr>
        <w:t xml:space="preserve"> (Table </w:t>
      </w:r>
      <w:r w:rsidR="00DD3527" w:rsidRPr="00900356">
        <w:rPr>
          <w:rFonts w:eastAsia="Times New Roman"/>
          <w:color w:val="000000"/>
        </w:rPr>
        <w:t xml:space="preserve">3 </w:t>
      </w:r>
      <w:r w:rsidR="004661AC" w:rsidRPr="00900356">
        <w:rPr>
          <w:rFonts w:eastAsia="Times New Roman"/>
          <w:color w:val="000000"/>
        </w:rPr>
        <w:t xml:space="preserve">and Figure </w:t>
      </w:r>
      <w:r w:rsidR="00AC49CC" w:rsidRPr="00900356">
        <w:rPr>
          <w:rFonts w:eastAsia="Times New Roman"/>
          <w:color w:val="000000"/>
        </w:rPr>
        <w:t>5</w:t>
      </w:r>
      <w:r w:rsidR="004661AC" w:rsidRPr="00900356">
        <w:rPr>
          <w:rFonts w:eastAsia="Times New Roman"/>
          <w:color w:val="000000"/>
        </w:rPr>
        <w:t>).</w:t>
      </w:r>
    </w:p>
    <w:p w14:paraId="0BFA23DC" w14:textId="77777777" w:rsidR="00CC3A73" w:rsidRPr="00DA24C9" w:rsidRDefault="00CC3A73" w:rsidP="00DA24C9">
      <w:pPr>
        <w:spacing w:line="480" w:lineRule="auto"/>
        <w:contextualSpacing/>
        <w:rPr>
          <w:rFonts w:eastAsia="Times New Roman"/>
          <w:color w:val="000000"/>
        </w:rPr>
      </w:pPr>
    </w:p>
    <w:p w14:paraId="1B9B5701" w14:textId="77777777" w:rsidR="00AC49CC" w:rsidRDefault="00AC49CC">
      <w:pPr>
        <w:rPr>
          <w:b/>
          <w:bCs/>
        </w:rPr>
      </w:pPr>
      <w:r>
        <w:rPr>
          <w:b/>
          <w:bCs/>
        </w:rPr>
        <w:br w:type="page"/>
      </w:r>
    </w:p>
    <w:p w14:paraId="1606B8EE" w14:textId="7CD86041" w:rsidR="00AC49CC" w:rsidRPr="003173D1" w:rsidRDefault="00AC49CC" w:rsidP="00AC49CC">
      <w:pPr>
        <w:spacing w:line="480" w:lineRule="auto"/>
      </w:pPr>
      <w:r w:rsidRPr="003173D1">
        <w:rPr>
          <w:b/>
          <w:bCs/>
        </w:rPr>
        <w:lastRenderedPageBreak/>
        <w:t xml:space="preserve">Table </w:t>
      </w:r>
      <w:r w:rsidR="00DD3527" w:rsidRPr="003173D1">
        <w:rPr>
          <w:b/>
          <w:bCs/>
        </w:rPr>
        <w:t>3</w:t>
      </w:r>
      <w:r w:rsidRPr="003173D1">
        <w:rPr>
          <w:b/>
          <w:bCs/>
        </w:rPr>
        <w:t>.</w:t>
      </w:r>
      <w:r w:rsidRPr="003173D1">
        <w:t xml:space="preserve"> Regression coefficients for linear mixed effects model with </w:t>
      </w:r>
      <w:proofErr w:type="spellStart"/>
      <w:r w:rsidRPr="003173D1">
        <w:rPr>
          <w:i/>
          <w:iCs/>
        </w:rPr>
        <w:t>N</w:t>
      </w:r>
      <w:r w:rsidRPr="003173D1">
        <w:rPr>
          <w:vertAlign w:val="subscript"/>
        </w:rPr>
        <w:t>area</w:t>
      </w:r>
      <w:proofErr w:type="spellEnd"/>
      <w:r w:rsidRPr="003173D1">
        <w:t xml:space="preserve"> as the dependent variable and soil treatment variables, predicted nitrogen components, and species characteristics as fixed effects.*</w:t>
      </w:r>
    </w:p>
    <w:tbl>
      <w:tblPr>
        <w:tblW w:w="5000" w:type="pct"/>
        <w:tblLook w:val="04A0" w:firstRow="1" w:lastRow="0" w:firstColumn="1" w:lastColumn="0" w:noHBand="0" w:noVBand="1"/>
      </w:tblPr>
      <w:tblGrid>
        <w:gridCol w:w="2768"/>
        <w:gridCol w:w="1352"/>
        <w:gridCol w:w="1825"/>
        <w:gridCol w:w="1449"/>
        <w:gridCol w:w="1966"/>
      </w:tblGrid>
      <w:tr w:rsidR="00AC49CC" w:rsidRPr="001A720B" w14:paraId="3B6CB003" w14:textId="77777777" w:rsidTr="00C46102">
        <w:trPr>
          <w:trHeight w:val="320"/>
        </w:trPr>
        <w:tc>
          <w:tcPr>
            <w:tcW w:w="1479" w:type="pct"/>
            <w:tcBorders>
              <w:top w:val="single" w:sz="4" w:space="0" w:color="auto"/>
              <w:left w:val="nil"/>
              <w:bottom w:val="single" w:sz="4" w:space="0" w:color="auto"/>
              <w:right w:val="nil"/>
            </w:tcBorders>
            <w:shd w:val="clear" w:color="auto" w:fill="auto"/>
            <w:noWrap/>
            <w:vAlign w:val="center"/>
            <w:hideMark/>
          </w:tcPr>
          <w:p w14:paraId="1AF132F1" w14:textId="77777777" w:rsidR="00AC49CC" w:rsidRPr="001A720B" w:rsidRDefault="00AC49CC" w:rsidP="00237CD4">
            <w:pPr>
              <w:rPr>
                <w:rFonts w:eastAsia="Times New Roman"/>
                <w:b/>
                <w:bCs/>
                <w:color w:val="000000"/>
                <w:sz w:val="20"/>
                <w:szCs w:val="20"/>
              </w:rPr>
            </w:pPr>
          </w:p>
        </w:tc>
        <w:tc>
          <w:tcPr>
            <w:tcW w:w="722" w:type="pct"/>
            <w:tcBorders>
              <w:top w:val="single" w:sz="4" w:space="0" w:color="auto"/>
              <w:left w:val="nil"/>
              <w:bottom w:val="single" w:sz="4" w:space="0" w:color="auto"/>
              <w:right w:val="nil"/>
            </w:tcBorders>
            <w:vAlign w:val="center"/>
          </w:tcPr>
          <w:p w14:paraId="323C0F09" w14:textId="77777777" w:rsidR="00AC49CC" w:rsidRPr="001A720B" w:rsidRDefault="00AC49CC" w:rsidP="00237CD4">
            <w:pPr>
              <w:jc w:val="center"/>
              <w:rPr>
                <w:rFonts w:eastAsia="Times New Roman"/>
                <w:b/>
                <w:bCs/>
                <w:color w:val="000000"/>
                <w:sz w:val="20"/>
                <w:szCs w:val="20"/>
              </w:rPr>
            </w:pPr>
            <w:r>
              <w:rPr>
                <w:rFonts w:eastAsia="Times New Roman"/>
                <w:b/>
                <w:bCs/>
                <w:color w:val="000000"/>
                <w:sz w:val="20"/>
                <w:szCs w:val="20"/>
              </w:rPr>
              <w:t>df</w:t>
            </w:r>
          </w:p>
        </w:tc>
        <w:tc>
          <w:tcPr>
            <w:tcW w:w="975" w:type="pct"/>
            <w:tcBorders>
              <w:top w:val="single" w:sz="4" w:space="0" w:color="auto"/>
              <w:left w:val="nil"/>
              <w:bottom w:val="single" w:sz="4" w:space="0" w:color="auto"/>
              <w:right w:val="nil"/>
            </w:tcBorders>
            <w:shd w:val="clear" w:color="auto" w:fill="auto"/>
            <w:noWrap/>
            <w:vAlign w:val="center"/>
            <w:hideMark/>
          </w:tcPr>
          <w:p w14:paraId="45198AAF" w14:textId="77777777" w:rsidR="00AC49CC" w:rsidRPr="001A720B" w:rsidRDefault="00AC49CC" w:rsidP="00237CD4">
            <w:pPr>
              <w:jc w:val="center"/>
              <w:rPr>
                <w:rFonts w:eastAsia="Times New Roman"/>
                <w:b/>
                <w:bCs/>
                <w:color w:val="000000"/>
                <w:sz w:val="20"/>
                <w:szCs w:val="20"/>
              </w:rPr>
            </w:pPr>
            <w:r w:rsidRPr="001A720B">
              <w:rPr>
                <w:rFonts w:eastAsia="Times New Roman"/>
                <w:b/>
                <w:bCs/>
                <w:color w:val="000000"/>
                <w:sz w:val="20"/>
                <w:szCs w:val="20"/>
              </w:rPr>
              <w:t>Slope</w:t>
            </w:r>
          </w:p>
        </w:tc>
        <w:tc>
          <w:tcPr>
            <w:tcW w:w="774" w:type="pct"/>
            <w:tcBorders>
              <w:top w:val="single" w:sz="4" w:space="0" w:color="auto"/>
              <w:left w:val="nil"/>
              <w:bottom w:val="single" w:sz="4" w:space="0" w:color="auto"/>
              <w:right w:val="nil"/>
            </w:tcBorders>
            <w:shd w:val="clear" w:color="auto" w:fill="auto"/>
            <w:noWrap/>
            <w:vAlign w:val="center"/>
            <w:hideMark/>
          </w:tcPr>
          <w:p w14:paraId="7FEA412C" w14:textId="77777777" w:rsidR="00AC49CC" w:rsidRPr="001A720B" w:rsidRDefault="00AC49CC" w:rsidP="00237CD4">
            <w:pPr>
              <w:jc w:val="center"/>
              <w:rPr>
                <w:rFonts w:eastAsia="Times New Roman"/>
                <w:b/>
                <w:bCs/>
                <w:i/>
                <w:iCs/>
                <w:color w:val="000000"/>
                <w:sz w:val="20"/>
                <w:szCs w:val="20"/>
              </w:rPr>
            </w:pPr>
            <w:r w:rsidRPr="001A720B">
              <w:rPr>
                <w:rFonts w:eastAsia="Times New Roman"/>
                <w:b/>
                <w:bCs/>
                <w:i/>
                <w:iCs/>
                <w:color w:val="000000"/>
                <w:sz w:val="20"/>
                <w:szCs w:val="20"/>
              </w:rPr>
              <w:t>p</w:t>
            </w:r>
          </w:p>
        </w:tc>
        <w:tc>
          <w:tcPr>
            <w:tcW w:w="1050" w:type="pct"/>
            <w:tcBorders>
              <w:top w:val="single" w:sz="4" w:space="0" w:color="auto"/>
              <w:left w:val="nil"/>
              <w:bottom w:val="single" w:sz="4" w:space="0" w:color="auto"/>
              <w:right w:val="nil"/>
            </w:tcBorders>
            <w:shd w:val="clear" w:color="auto" w:fill="auto"/>
            <w:noWrap/>
            <w:vAlign w:val="center"/>
            <w:hideMark/>
          </w:tcPr>
          <w:p w14:paraId="58D340E0" w14:textId="77777777" w:rsidR="00AC49CC" w:rsidRPr="001A720B" w:rsidRDefault="00AC49CC" w:rsidP="00237CD4">
            <w:pPr>
              <w:jc w:val="center"/>
              <w:rPr>
                <w:rFonts w:eastAsia="Times New Roman"/>
                <w:b/>
                <w:bCs/>
                <w:color w:val="000000"/>
                <w:sz w:val="20"/>
                <w:szCs w:val="20"/>
              </w:rPr>
            </w:pPr>
            <w:r w:rsidRPr="001A720B">
              <w:rPr>
                <w:rFonts w:eastAsia="Times New Roman"/>
                <w:b/>
                <w:bCs/>
                <w:color w:val="000000"/>
                <w:sz w:val="20"/>
                <w:szCs w:val="20"/>
              </w:rPr>
              <w:t>Relative Importance</w:t>
            </w:r>
          </w:p>
        </w:tc>
      </w:tr>
      <w:tr w:rsidR="00AC49CC" w:rsidRPr="001A720B" w14:paraId="514F7A80" w14:textId="77777777" w:rsidTr="00C46102">
        <w:trPr>
          <w:trHeight w:val="320"/>
        </w:trPr>
        <w:tc>
          <w:tcPr>
            <w:tcW w:w="1479" w:type="pct"/>
            <w:tcBorders>
              <w:top w:val="single" w:sz="4" w:space="0" w:color="auto"/>
              <w:left w:val="nil"/>
              <w:bottom w:val="nil"/>
              <w:right w:val="nil"/>
            </w:tcBorders>
            <w:shd w:val="clear" w:color="auto" w:fill="auto"/>
            <w:noWrap/>
            <w:vAlign w:val="center"/>
            <w:hideMark/>
          </w:tcPr>
          <w:p w14:paraId="53A92660"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 xml:space="preserve">ln </w:t>
            </w:r>
            <w:proofErr w:type="spellStart"/>
            <w:r w:rsidRPr="00B44DBC">
              <w:rPr>
                <w:rFonts w:eastAsia="Times New Roman"/>
                <w:i/>
                <w:iCs/>
                <w:color w:val="000000"/>
                <w:sz w:val="20"/>
                <w:szCs w:val="20"/>
              </w:rPr>
              <w:t>N</w:t>
            </w:r>
            <w:r w:rsidRPr="00470BF0">
              <w:rPr>
                <w:rFonts w:eastAsia="Times New Roman"/>
                <w:color w:val="000000"/>
                <w:sz w:val="20"/>
                <w:szCs w:val="20"/>
                <w:vertAlign w:val="subscript"/>
              </w:rPr>
              <w:t>photo</w:t>
            </w:r>
            <w:proofErr w:type="spellEnd"/>
          </w:p>
        </w:tc>
        <w:tc>
          <w:tcPr>
            <w:tcW w:w="722" w:type="pct"/>
            <w:tcBorders>
              <w:top w:val="single" w:sz="4" w:space="0" w:color="auto"/>
              <w:left w:val="nil"/>
              <w:bottom w:val="nil"/>
              <w:right w:val="nil"/>
            </w:tcBorders>
            <w:vAlign w:val="center"/>
          </w:tcPr>
          <w:p w14:paraId="1B320F10"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single" w:sz="4" w:space="0" w:color="auto"/>
              <w:left w:val="nil"/>
              <w:bottom w:val="nil"/>
              <w:right w:val="nil"/>
            </w:tcBorders>
            <w:shd w:val="clear" w:color="auto" w:fill="auto"/>
            <w:noWrap/>
            <w:vAlign w:val="center"/>
            <w:hideMark/>
          </w:tcPr>
          <w:p w14:paraId="6A7898A6" w14:textId="4D6FAE98"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5A20AC">
              <w:rPr>
                <w:rFonts w:eastAsia="Times New Roman"/>
                <w:color w:val="000000"/>
                <w:sz w:val="20"/>
                <w:szCs w:val="20"/>
              </w:rPr>
              <w:t>075</w:t>
            </w:r>
            <w:r>
              <w:rPr>
                <w:rFonts w:eastAsia="Times New Roman"/>
                <w:color w:val="000000"/>
                <w:sz w:val="20"/>
                <w:szCs w:val="20"/>
              </w:rPr>
              <w:t xml:space="preserve"> ± </w:t>
            </w:r>
            <w:r w:rsidRPr="00A406C6">
              <w:rPr>
                <w:rFonts w:eastAsia="Times New Roman"/>
                <w:color w:val="000000"/>
                <w:sz w:val="20"/>
                <w:szCs w:val="20"/>
              </w:rPr>
              <w:t>0.0</w:t>
            </w:r>
            <w:r w:rsidR="005A20AC">
              <w:rPr>
                <w:rFonts w:eastAsia="Times New Roman"/>
                <w:color w:val="000000"/>
                <w:sz w:val="20"/>
                <w:szCs w:val="20"/>
              </w:rPr>
              <w:t>33</w:t>
            </w:r>
          </w:p>
        </w:tc>
        <w:tc>
          <w:tcPr>
            <w:tcW w:w="774" w:type="pct"/>
            <w:tcBorders>
              <w:top w:val="single" w:sz="4" w:space="0" w:color="auto"/>
              <w:left w:val="nil"/>
              <w:bottom w:val="nil"/>
              <w:right w:val="nil"/>
            </w:tcBorders>
            <w:shd w:val="clear" w:color="auto" w:fill="auto"/>
            <w:noWrap/>
            <w:vAlign w:val="center"/>
            <w:hideMark/>
          </w:tcPr>
          <w:p w14:paraId="2F850F38" w14:textId="54343ECD" w:rsidR="00AC49CC" w:rsidRPr="005A20AC" w:rsidRDefault="00AC49CC" w:rsidP="00237CD4">
            <w:pPr>
              <w:jc w:val="center"/>
              <w:rPr>
                <w:rFonts w:eastAsia="Times New Roman"/>
                <w:b/>
                <w:bCs/>
                <w:color w:val="000000"/>
                <w:sz w:val="20"/>
                <w:szCs w:val="20"/>
              </w:rPr>
            </w:pPr>
            <w:r w:rsidRPr="005A20AC">
              <w:rPr>
                <w:b/>
                <w:bCs/>
                <w:color w:val="000000"/>
                <w:sz w:val="20"/>
                <w:szCs w:val="20"/>
              </w:rPr>
              <w:t>0.0</w:t>
            </w:r>
            <w:r w:rsidR="005A20AC" w:rsidRPr="005A20AC">
              <w:rPr>
                <w:b/>
                <w:bCs/>
                <w:color w:val="000000"/>
                <w:sz w:val="20"/>
                <w:szCs w:val="20"/>
              </w:rPr>
              <w:t>21</w:t>
            </w:r>
          </w:p>
        </w:tc>
        <w:tc>
          <w:tcPr>
            <w:tcW w:w="1050" w:type="pct"/>
            <w:tcBorders>
              <w:top w:val="single" w:sz="4" w:space="0" w:color="auto"/>
              <w:left w:val="nil"/>
              <w:bottom w:val="nil"/>
              <w:right w:val="nil"/>
            </w:tcBorders>
            <w:shd w:val="clear" w:color="auto" w:fill="auto"/>
            <w:noWrap/>
            <w:vAlign w:val="center"/>
            <w:hideMark/>
          </w:tcPr>
          <w:p w14:paraId="1EA594F0" w14:textId="61F36BC7" w:rsidR="00AC49CC" w:rsidRPr="001A720B" w:rsidRDefault="00C03813" w:rsidP="00237CD4">
            <w:pPr>
              <w:jc w:val="center"/>
              <w:rPr>
                <w:rFonts w:eastAsia="Times New Roman"/>
                <w:color w:val="000000"/>
                <w:sz w:val="20"/>
                <w:szCs w:val="20"/>
              </w:rPr>
            </w:pPr>
            <w:r>
              <w:rPr>
                <w:rFonts w:eastAsia="Times New Roman"/>
                <w:color w:val="000000"/>
                <w:sz w:val="20"/>
                <w:szCs w:val="20"/>
              </w:rPr>
              <w:t>1</w:t>
            </w:r>
            <w:r w:rsidR="005A20AC">
              <w:rPr>
                <w:rFonts w:eastAsia="Times New Roman"/>
                <w:color w:val="000000"/>
                <w:sz w:val="20"/>
                <w:szCs w:val="20"/>
              </w:rPr>
              <w:t>0</w:t>
            </w:r>
            <w:r>
              <w:rPr>
                <w:rFonts w:eastAsia="Times New Roman"/>
                <w:color w:val="000000"/>
                <w:sz w:val="20"/>
                <w:szCs w:val="20"/>
              </w:rPr>
              <w:t>.</w:t>
            </w:r>
            <w:r w:rsidR="005A20AC">
              <w:rPr>
                <w:rFonts w:eastAsia="Times New Roman"/>
                <w:color w:val="000000"/>
                <w:sz w:val="20"/>
                <w:szCs w:val="20"/>
              </w:rPr>
              <w:t>91</w:t>
            </w:r>
            <w:r w:rsidR="00AC49CC" w:rsidRPr="001A720B">
              <w:rPr>
                <w:rFonts w:eastAsia="Times New Roman"/>
                <w:color w:val="000000"/>
                <w:sz w:val="20"/>
                <w:szCs w:val="20"/>
              </w:rPr>
              <w:t>%</w:t>
            </w:r>
          </w:p>
        </w:tc>
      </w:tr>
      <w:tr w:rsidR="00AC49CC" w:rsidRPr="001A720B" w14:paraId="16EBDF75" w14:textId="77777777" w:rsidTr="00C46102">
        <w:trPr>
          <w:trHeight w:val="320"/>
        </w:trPr>
        <w:tc>
          <w:tcPr>
            <w:tcW w:w="1479" w:type="pct"/>
            <w:tcBorders>
              <w:top w:val="nil"/>
              <w:left w:val="nil"/>
              <w:bottom w:val="nil"/>
              <w:right w:val="nil"/>
            </w:tcBorders>
            <w:shd w:val="clear" w:color="auto" w:fill="auto"/>
            <w:noWrap/>
            <w:vAlign w:val="center"/>
            <w:hideMark/>
          </w:tcPr>
          <w:p w14:paraId="711B6CFE"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 xml:space="preserve">ln </w:t>
            </w:r>
            <w:proofErr w:type="spellStart"/>
            <w:r w:rsidRPr="00B44DBC">
              <w:rPr>
                <w:rFonts w:eastAsia="Times New Roman"/>
                <w:i/>
                <w:iCs/>
                <w:color w:val="000000"/>
                <w:sz w:val="20"/>
                <w:szCs w:val="20"/>
              </w:rPr>
              <w:t>N</w:t>
            </w:r>
            <w:r w:rsidRPr="00470BF0">
              <w:rPr>
                <w:rFonts w:eastAsia="Times New Roman"/>
                <w:color w:val="000000"/>
                <w:sz w:val="20"/>
                <w:szCs w:val="20"/>
                <w:vertAlign w:val="subscript"/>
              </w:rPr>
              <w:t>structure</w:t>
            </w:r>
            <w:proofErr w:type="spellEnd"/>
          </w:p>
        </w:tc>
        <w:tc>
          <w:tcPr>
            <w:tcW w:w="722" w:type="pct"/>
            <w:tcBorders>
              <w:top w:val="nil"/>
              <w:left w:val="nil"/>
              <w:bottom w:val="nil"/>
              <w:right w:val="nil"/>
            </w:tcBorders>
            <w:vAlign w:val="center"/>
          </w:tcPr>
          <w:p w14:paraId="44314D13"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3266B509" w14:textId="2A6FF283"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0.9</w:t>
            </w:r>
            <w:r w:rsidR="005A20AC">
              <w:rPr>
                <w:rFonts w:eastAsia="Times New Roman"/>
                <w:color w:val="000000"/>
                <w:sz w:val="20"/>
                <w:szCs w:val="20"/>
              </w:rPr>
              <w:t>14</w:t>
            </w:r>
            <w:r>
              <w:rPr>
                <w:rFonts w:eastAsia="Times New Roman"/>
                <w:color w:val="000000"/>
                <w:sz w:val="20"/>
                <w:szCs w:val="20"/>
              </w:rPr>
              <w:t xml:space="preserve"> ± </w:t>
            </w:r>
            <w:r w:rsidRPr="009A03C5">
              <w:rPr>
                <w:rFonts w:eastAsia="Times New Roman"/>
                <w:color w:val="000000"/>
                <w:sz w:val="20"/>
                <w:szCs w:val="20"/>
              </w:rPr>
              <w:t>0.0</w:t>
            </w:r>
            <w:r w:rsidR="006B183B">
              <w:rPr>
                <w:rFonts w:eastAsia="Times New Roman"/>
                <w:color w:val="000000"/>
                <w:sz w:val="20"/>
                <w:szCs w:val="20"/>
              </w:rPr>
              <w:t>1</w:t>
            </w:r>
            <w:r w:rsidR="005A20AC">
              <w:rPr>
                <w:rFonts w:eastAsia="Times New Roman"/>
                <w:color w:val="000000"/>
                <w:sz w:val="20"/>
                <w:szCs w:val="20"/>
              </w:rPr>
              <w:t>4</w:t>
            </w:r>
          </w:p>
        </w:tc>
        <w:tc>
          <w:tcPr>
            <w:tcW w:w="774" w:type="pct"/>
            <w:tcBorders>
              <w:top w:val="nil"/>
              <w:left w:val="nil"/>
              <w:bottom w:val="nil"/>
              <w:right w:val="nil"/>
            </w:tcBorders>
            <w:shd w:val="clear" w:color="auto" w:fill="auto"/>
            <w:noWrap/>
            <w:vAlign w:val="center"/>
            <w:hideMark/>
          </w:tcPr>
          <w:p w14:paraId="293BD9A9"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7819F57E" w14:textId="4B67F967" w:rsidR="00AC49CC" w:rsidRPr="001A720B" w:rsidRDefault="005A20AC" w:rsidP="00237CD4">
            <w:pPr>
              <w:jc w:val="center"/>
              <w:rPr>
                <w:rFonts w:eastAsia="Times New Roman"/>
                <w:color w:val="000000"/>
                <w:sz w:val="20"/>
                <w:szCs w:val="20"/>
              </w:rPr>
            </w:pPr>
            <w:r>
              <w:rPr>
                <w:rFonts w:eastAsia="Times New Roman"/>
                <w:color w:val="000000"/>
                <w:sz w:val="20"/>
                <w:szCs w:val="20"/>
              </w:rPr>
              <w:t>8.89</w:t>
            </w:r>
            <w:r w:rsidR="00AC49CC" w:rsidRPr="001A720B">
              <w:rPr>
                <w:rFonts w:eastAsia="Times New Roman"/>
                <w:color w:val="000000"/>
                <w:sz w:val="20"/>
                <w:szCs w:val="20"/>
              </w:rPr>
              <w:t>%</w:t>
            </w:r>
          </w:p>
        </w:tc>
      </w:tr>
      <w:tr w:rsidR="00AC49CC" w:rsidRPr="001A720B" w14:paraId="113915B3" w14:textId="77777777" w:rsidTr="00C46102">
        <w:trPr>
          <w:trHeight w:val="320"/>
        </w:trPr>
        <w:tc>
          <w:tcPr>
            <w:tcW w:w="1479" w:type="pct"/>
            <w:tcBorders>
              <w:top w:val="nil"/>
              <w:left w:val="nil"/>
              <w:bottom w:val="nil"/>
              <w:right w:val="nil"/>
            </w:tcBorders>
            <w:shd w:val="clear" w:color="auto" w:fill="auto"/>
            <w:noWrap/>
            <w:vAlign w:val="center"/>
            <w:hideMark/>
          </w:tcPr>
          <w:p w14:paraId="71E84891"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w:t>
            </w:r>
          </w:p>
        </w:tc>
        <w:tc>
          <w:tcPr>
            <w:tcW w:w="722" w:type="pct"/>
            <w:tcBorders>
              <w:top w:val="nil"/>
              <w:left w:val="nil"/>
              <w:bottom w:val="nil"/>
              <w:right w:val="nil"/>
            </w:tcBorders>
            <w:vAlign w:val="center"/>
          </w:tcPr>
          <w:p w14:paraId="7734E44C"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4327411A"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53F96846"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2221980" w14:textId="66F54CC6" w:rsidR="00AC49CC" w:rsidRPr="001A720B" w:rsidRDefault="005A20AC" w:rsidP="00237CD4">
            <w:pPr>
              <w:jc w:val="center"/>
              <w:rPr>
                <w:rFonts w:eastAsia="Times New Roman"/>
                <w:color w:val="000000"/>
                <w:sz w:val="20"/>
                <w:szCs w:val="20"/>
              </w:rPr>
            </w:pPr>
            <w:r>
              <w:rPr>
                <w:rFonts w:eastAsia="Times New Roman"/>
                <w:color w:val="000000"/>
                <w:sz w:val="20"/>
                <w:szCs w:val="20"/>
              </w:rPr>
              <w:t>9.66</w:t>
            </w:r>
            <w:r w:rsidR="00AC49CC" w:rsidRPr="001A720B">
              <w:rPr>
                <w:rFonts w:eastAsia="Times New Roman"/>
                <w:color w:val="000000"/>
                <w:sz w:val="20"/>
                <w:szCs w:val="20"/>
              </w:rPr>
              <w:t>%</w:t>
            </w:r>
          </w:p>
        </w:tc>
      </w:tr>
      <w:tr w:rsidR="00C46102" w:rsidRPr="001A720B" w14:paraId="4A2C05FD" w14:textId="77777777" w:rsidTr="00C46102">
        <w:trPr>
          <w:trHeight w:val="320"/>
        </w:trPr>
        <w:tc>
          <w:tcPr>
            <w:tcW w:w="1479" w:type="pct"/>
            <w:tcBorders>
              <w:top w:val="nil"/>
              <w:left w:val="nil"/>
              <w:bottom w:val="nil"/>
              <w:right w:val="nil"/>
            </w:tcBorders>
            <w:shd w:val="clear" w:color="auto" w:fill="auto"/>
            <w:noWrap/>
            <w:vAlign w:val="center"/>
            <w:hideMark/>
          </w:tcPr>
          <w:p w14:paraId="56023178" w14:textId="77777777" w:rsidR="00C46102" w:rsidRPr="001A720B" w:rsidRDefault="00C46102" w:rsidP="00C46102">
            <w:pPr>
              <w:rPr>
                <w:rFonts w:eastAsia="Times New Roman"/>
                <w:color w:val="000000"/>
                <w:sz w:val="20"/>
                <w:szCs w:val="20"/>
              </w:rPr>
            </w:pPr>
            <w:r w:rsidRPr="001A720B">
              <w:rPr>
                <w:rFonts w:eastAsia="Times New Roman"/>
                <w:color w:val="000000"/>
                <w:sz w:val="20"/>
                <w:szCs w:val="20"/>
              </w:rPr>
              <w:t>Soil P</w:t>
            </w:r>
          </w:p>
        </w:tc>
        <w:tc>
          <w:tcPr>
            <w:tcW w:w="722" w:type="pct"/>
            <w:tcBorders>
              <w:top w:val="nil"/>
              <w:left w:val="nil"/>
              <w:bottom w:val="nil"/>
              <w:right w:val="nil"/>
            </w:tcBorders>
            <w:vAlign w:val="center"/>
          </w:tcPr>
          <w:p w14:paraId="2D30A056"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3D83D19E"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050D7417" w14:textId="70B86A13" w:rsidR="00C46102" w:rsidRPr="001A720B" w:rsidRDefault="00C46102" w:rsidP="00C46102">
            <w:pPr>
              <w:jc w:val="center"/>
              <w:rPr>
                <w:rFonts w:eastAsia="Times New Roman"/>
                <w:color w:val="000000"/>
                <w:sz w:val="20"/>
                <w:szCs w:val="20"/>
              </w:rPr>
            </w:pPr>
            <w:r w:rsidRPr="00375933">
              <w:rPr>
                <w:color w:val="000000"/>
                <w:sz w:val="20"/>
                <w:szCs w:val="20"/>
              </w:rPr>
              <w:t>0.</w:t>
            </w:r>
            <w:r w:rsidR="005A20AC">
              <w:rPr>
                <w:color w:val="000000"/>
                <w:sz w:val="20"/>
                <w:szCs w:val="20"/>
              </w:rPr>
              <w:t>158</w:t>
            </w:r>
          </w:p>
        </w:tc>
        <w:tc>
          <w:tcPr>
            <w:tcW w:w="1050" w:type="pct"/>
            <w:tcBorders>
              <w:top w:val="nil"/>
              <w:left w:val="nil"/>
              <w:bottom w:val="nil"/>
              <w:right w:val="nil"/>
            </w:tcBorders>
            <w:shd w:val="clear" w:color="auto" w:fill="auto"/>
            <w:noWrap/>
            <w:vAlign w:val="center"/>
            <w:hideMark/>
          </w:tcPr>
          <w:p w14:paraId="702B5A17" w14:textId="6DCA59E7" w:rsidR="00C46102" w:rsidRPr="001A720B" w:rsidRDefault="005A20AC" w:rsidP="00C46102">
            <w:pPr>
              <w:jc w:val="center"/>
              <w:rPr>
                <w:rFonts w:eastAsia="Times New Roman"/>
                <w:color w:val="000000"/>
                <w:sz w:val="20"/>
                <w:szCs w:val="20"/>
              </w:rPr>
            </w:pPr>
            <w:r>
              <w:rPr>
                <w:rFonts w:eastAsia="Times New Roman"/>
                <w:color w:val="000000"/>
                <w:sz w:val="20"/>
                <w:szCs w:val="20"/>
              </w:rPr>
              <w:t>6.48</w:t>
            </w:r>
            <w:r w:rsidR="00C46102" w:rsidRPr="001A720B">
              <w:rPr>
                <w:rFonts w:eastAsia="Times New Roman"/>
                <w:color w:val="000000"/>
                <w:sz w:val="20"/>
                <w:szCs w:val="20"/>
              </w:rPr>
              <w:t>%</w:t>
            </w:r>
          </w:p>
        </w:tc>
      </w:tr>
      <w:tr w:rsidR="00C46102" w:rsidRPr="001A720B" w14:paraId="47BC37FD" w14:textId="77777777" w:rsidTr="00C46102">
        <w:trPr>
          <w:trHeight w:val="320"/>
        </w:trPr>
        <w:tc>
          <w:tcPr>
            <w:tcW w:w="1479" w:type="pct"/>
            <w:tcBorders>
              <w:top w:val="nil"/>
              <w:left w:val="nil"/>
              <w:bottom w:val="nil"/>
              <w:right w:val="nil"/>
            </w:tcBorders>
            <w:shd w:val="clear" w:color="auto" w:fill="auto"/>
            <w:noWrap/>
            <w:vAlign w:val="center"/>
            <w:hideMark/>
          </w:tcPr>
          <w:p w14:paraId="15EE8877" w14:textId="77777777" w:rsidR="00C46102" w:rsidRPr="001A720B" w:rsidRDefault="00C46102" w:rsidP="00C46102">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722" w:type="pct"/>
            <w:tcBorders>
              <w:top w:val="nil"/>
              <w:left w:val="nil"/>
              <w:bottom w:val="nil"/>
              <w:right w:val="nil"/>
            </w:tcBorders>
            <w:vAlign w:val="center"/>
          </w:tcPr>
          <w:p w14:paraId="7AF5F0A1"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481D418E"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2568C22C" w14:textId="0ABA45C6" w:rsidR="00C46102" w:rsidRPr="001A720B" w:rsidRDefault="00C46102" w:rsidP="00C46102">
            <w:pPr>
              <w:jc w:val="center"/>
              <w:rPr>
                <w:rFonts w:eastAsia="Times New Roman"/>
                <w:color w:val="000000"/>
                <w:sz w:val="20"/>
                <w:szCs w:val="20"/>
              </w:rPr>
            </w:pPr>
            <w:r w:rsidRPr="00375933">
              <w:rPr>
                <w:color w:val="000000"/>
                <w:sz w:val="20"/>
                <w:szCs w:val="20"/>
              </w:rPr>
              <w:t>0.</w:t>
            </w:r>
            <w:r w:rsidR="005A20AC">
              <w:rPr>
                <w:color w:val="000000"/>
                <w:sz w:val="20"/>
                <w:szCs w:val="20"/>
              </w:rPr>
              <w:t>150</w:t>
            </w:r>
          </w:p>
        </w:tc>
        <w:tc>
          <w:tcPr>
            <w:tcW w:w="1050" w:type="pct"/>
            <w:tcBorders>
              <w:top w:val="nil"/>
              <w:left w:val="nil"/>
              <w:bottom w:val="nil"/>
              <w:right w:val="nil"/>
            </w:tcBorders>
            <w:shd w:val="clear" w:color="auto" w:fill="auto"/>
            <w:noWrap/>
            <w:vAlign w:val="center"/>
            <w:hideMark/>
          </w:tcPr>
          <w:p w14:paraId="3EEDE6CE" w14:textId="271361A5" w:rsidR="00C46102" w:rsidRPr="001A720B" w:rsidRDefault="005A20AC" w:rsidP="00C46102">
            <w:pPr>
              <w:jc w:val="center"/>
              <w:rPr>
                <w:rFonts w:eastAsia="Times New Roman"/>
                <w:color w:val="000000"/>
                <w:sz w:val="20"/>
                <w:szCs w:val="20"/>
              </w:rPr>
            </w:pPr>
            <w:r>
              <w:rPr>
                <w:rFonts w:eastAsia="Times New Roman"/>
                <w:color w:val="000000"/>
                <w:sz w:val="20"/>
                <w:szCs w:val="20"/>
              </w:rPr>
              <w:t>6.21</w:t>
            </w:r>
            <w:r w:rsidR="00C46102" w:rsidRPr="001A720B">
              <w:rPr>
                <w:rFonts w:eastAsia="Times New Roman"/>
                <w:color w:val="000000"/>
                <w:sz w:val="20"/>
                <w:szCs w:val="20"/>
              </w:rPr>
              <w:t>%</w:t>
            </w:r>
          </w:p>
        </w:tc>
      </w:tr>
      <w:tr w:rsidR="00C46102" w:rsidRPr="001A720B" w14:paraId="7EA060DD" w14:textId="77777777" w:rsidTr="00C46102">
        <w:trPr>
          <w:trHeight w:val="320"/>
        </w:trPr>
        <w:tc>
          <w:tcPr>
            <w:tcW w:w="1479" w:type="pct"/>
            <w:tcBorders>
              <w:top w:val="nil"/>
              <w:left w:val="nil"/>
              <w:bottom w:val="nil"/>
              <w:right w:val="nil"/>
            </w:tcBorders>
            <w:shd w:val="clear" w:color="auto" w:fill="auto"/>
            <w:noWrap/>
            <w:vAlign w:val="center"/>
            <w:hideMark/>
          </w:tcPr>
          <w:p w14:paraId="1ABCC5DF" w14:textId="77777777" w:rsidR="00C46102" w:rsidRPr="001A720B" w:rsidRDefault="00C46102" w:rsidP="00C46102">
            <w:pPr>
              <w:rPr>
                <w:rFonts w:eastAsia="Times New Roman"/>
                <w:color w:val="000000"/>
                <w:sz w:val="20"/>
                <w:szCs w:val="20"/>
              </w:rPr>
            </w:pPr>
            <w:r w:rsidRPr="001A720B">
              <w:rPr>
                <w:rFonts w:eastAsia="Times New Roman"/>
                <w:color w:val="000000"/>
                <w:sz w:val="20"/>
                <w:szCs w:val="20"/>
              </w:rPr>
              <w:t>N fixer</w:t>
            </w:r>
          </w:p>
        </w:tc>
        <w:tc>
          <w:tcPr>
            <w:tcW w:w="722" w:type="pct"/>
            <w:tcBorders>
              <w:top w:val="nil"/>
              <w:left w:val="nil"/>
              <w:bottom w:val="nil"/>
              <w:right w:val="nil"/>
            </w:tcBorders>
            <w:vAlign w:val="center"/>
          </w:tcPr>
          <w:p w14:paraId="56FFB123"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2A3B5D3D"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4274B89D" w14:textId="2D95D0EF" w:rsidR="00C46102" w:rsidRPr="003173D1" w:rsidRDefault="00C46102" w:rsidP="00C46102">
            <w:pPr>
              <w:jc w:val="center"/>
              <w:rPr>
                <w:rFonts w:eastAsia="Times New Roman"/>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12DB3581" w14:textId="677D1A11" w:rsidR="00C46102" w:rsidRPr="001A720B" w:rsidRDefault="005A20AC" w:rsidP="00C46102">
            <w:pPr>
              <w:jc w:val="center"/>
              <w:rPr>
                <w:rFonts w:eastAsia="Times New Roman"/>
                <w:color w:val="000000"/>
                <w:sz w:val="20"/>
                <w:szCs w:val="20"/>
              </w:rPr>
            </w:pPr>
            <w:r>
              <w:rPr>
                <w:rFonts w:eastAsia="Times New Roman"/>
                <w:color w:val="000000"/>
                <w:sz w:val="20"/>
                <w:szCs w:val="20"/>
              </w:rPr>
              <w:t>4.00</w:t>
            </w:r>
            <w:r w:rsidR="00C46102" w:rsidRPr="001A720B">
              <w:rPr>
                <w:rFonts w:eastAsia="Times New Roman"/>
                <w:color w:val="000000"/>
                <w:sz w:val="20"/>
                <w:szCs w:val="20"/>
              </w:rPr>
              <w:t>%</w:t>
            </w:r>
          </w:p>
        </w:tc>
      </w:tr>
      <w:tr w:rsidR="00C46102" w:rsidRPr="001A720B" w14:paraId="2AB7923E" w14:textId="77777777" w:rsidTr="00C46102">
        <w:trPr>
          <w:trHeight w:val="320"/>
        </w:trPr>
        <w:tc>
          <w:tcPr>
            <w:tcW w:w="1479" w:type="pct"/>
            <w:tcBorders>
              <w:top w:val="nil"/>
              <w:left w:val="nil"/>
              <w:bottom w:val="nil"/>
              <w:right w:val="nil"/>
            </w:tcBorders>
            <w:shd w:val="clear" w:color="auto" w:fill="auto"/>
            <w:noWrap/>
            <w:vAlign w:val="center"/>
            <w:hideMark/>
          </w:tcPr>
          <w:p w14:paraId="69B0F7AB" w14:textId="77777777" w:rsidR="00C46102" w:rsidRPr="001A720B" w:rsidRDefault="00C46102" w:rsidP="00C46102">
            <w:pPr>
              <w:rPr>
                <w:rFonts w:eastAsia="Times New Roman"/>
                <w:color w:val="000000"/>
                <w:sz w:val="20"/>
                <w:szCs w:val="20"/>
              </w:rPr>
            </w:pPr>
            <w:r>
              <w:rPr>
                <w:rFonts w:eastAsia="Times New Roman"/>
                <w:color w:val="000000"/>
                <w:sz w:val="20"/>
                <w:szCs w:val="20"/>
              </w:rPr>
              <w:t>Photosynthetic pathway (</w:t>
            </w:r>
            <w:r w:rsidRPr="001A720B">
              <w:rPr>
                <w:rFonts w:eastAsia="Times New Roman"/>
                <w:color w:val="000000"/>
                <w:sz w:val="20"/>
                <w:szCs w:val="20"/>
              </w:rPr>
              <w:t>C</w:t>
            </w:r>
            <w:r w:rsidRPr="00132C25">
              <w:rPr>
                <w:rFonts w:eastAsia="Times New Roman"/>
                <w:color w:val="000000"/>
                <w:sz w:val="20"/>
                <w:szCs w:val="20"/>
                <w:vertAlign w:val="subscript"/>
              </w:rPr>
              <w:t>3</w:t>
            </w:r>
            <w:r w:rsidRPr="001A720B">
              <w:rPr>
                <w:rFonts w:eastAsia="Times New Roman"/>
                <w:color w:val="000000"/>
                <w:sz w:val="20"/>
                <w:szCs w:val="20"/>
              </w:rPr>
              <w:t>/C</w:t>
            </w:r>
            <w:r w:rsidRPr="00132C25">
              <w:rPr>
                <w:rFonts w:eastAsia="Times New Roman"/>
                <w:color w:val="000000"/>
                <w:sz w:val="20"/>
                <w:szCs w:val="20"/>
                <w:vertAlign w:val="subscript"/>
              </w:rPr>
              <w:t>4</w:t>
            </w:r>
            <w:r>
              <w:rPr>
                <w:rFonts w:eastAsia="Times New Roman"/>
                <w:color w:val="000000"/>
                <w:sz w:val="20"/>
                <w:szCs w:val="20"/>
              </w:rPr>
              <w:t>)</w:t>
            </w:r>
          </w:p>
        </w:tc>
        <w:tc>
          <w:tcPr>
            <w:tcW w:w="722" w:type="pct"/>
            <w:tcBorders>
              <w:top w:val="nil"/>
              <w:left w:val="nil"/>
              <w:bottom w:val="nil"/>
              <w:right w:val="nil"/>
            </w:tcBorders>
            <w:vAlign w:val="center"/>
          </w:tcPr>
          <w:p w14:paraId="451A3EDA"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1AEA01F8"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1E5A5998" w14:textId="455DF5B0" w:rsidR="00C46102" w:rsidRPr="003173D1" w:rsidRDefault="00C46102" w:rsidP="00C46102">
            <w:pPr>
              <w:jc w:val="center"/>
              <w:rPr>
                <w:rFonts w:eastAsia="Times New Roman"/>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0B2BCF2C" w14:textId="40A72FEA" w:rsidR="00C46102" w:rsidRPr="001A720B" w:rsidRDefault="005A20AC" w:rsidP="00C46102">
            <w:pPr>
              <w:jc w:val="center"/>
              <w:rPr>
                <w:rFonts w:eastAsia="Times New Roman"/>
                <w:color w:val="000000"/>
                <w:sz w:val="20"/>
                <w:szCs w:val="20"/>
              </w:rPr>
            </w:pPr>
            <w:r>
              <w:rPr>
                <w:rFonts w:eastAsia="Times New Roman"/>
                <w:color w:val="000000"/>
                <w:sz w:val="20"/>
                <w:szCs w:val="20"/>
              </w:rPr>
              <w:t>1.51</w:t>
            </w:r>
            <w:r w:rsidR="00C46102" w:rsidRPr="001A720B">
              <w:rPr>
                <w:rFonts w:eastAsia="Times New Roman"/>
                <w:color w:val="000000"/>
                <w:sz w:val="20"/>
                <w:szCs w:val="20"/>
              </w:rPr>
              <w:t>%</w:t>
            </w:r>
          </w:p>
        </w:tc>
      </w:tr>
      <w:tr w:rsidR="00AC49CC" w:rsidRPr="001A720B" w14:paraId="17326A8C" w14:textId="77777777" w:rsidTr="00C46102">
        <w:trPr>
          <w:trHeight w:val="320"/>
        </w:trPr>
        <w:tc>
          <w:tcPr>
            <w:tcW w:w="1479" w:type="pct"/>
            <w:tcBorders>
              <w:top w:val="nil"/>
              <w:left w:val="nil"/>
              <w:bottom w:val="nil"/>
              <w:right w:val="nil"/>
            </w:tcBorders>
            <w:shd w:val="clear" w:color="auto" w:fill="auto"/>
            <w:noWrap/>
            <w:vAlign w:val="center"/>
            <w:hideMark/>
          </w:tcPr>
          <w:p w14:paraId="5F722465"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P</w:t>
            </w:r>
          </w:p>
        </w:tc>
        <w:tc>
          <w:tcPr>
            <w:tcW w:w="722" w:type="pct"/>
            <w:tcBorders>
              <w:top w:val="nil"/>
              <w:left w:val="nil"/>
              <w:bottom w:val="nil"/>
              <w:right w:val="nil"/>
            </w:tcBorders>
            <w:vAlign w:val="center"/>
          </w:tcPr>
          <w:p w14:paraId="38EB28A8"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30839970"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43A22073" w14:textId="68E5E8B7" w:rsidR="00AC49CC" w:rsidRPr="00654C83" w:rsidRDefault="00AC49CC" w:rsidP="00237CD4">
            <w:pPr>
              <w:jc w:val="center"/>
              <w:rPr>
                <w:rFonts w:eastAsia="Times New Roman"/>
                <w:b/>
                <w:bCs/>
                <w:color w:val="000000"/>
                <w:sz w:val="20"/>
                <w:szCs w:val="20"/>
              </w:rPr>
            </w:pPr>
            <w:r w:rsidRPr="00654C83">
              <w:rPr>
                <w:rFonts w:eastAsia="Times New Roman"/>
                <w:b/>
                <w:bCs/>
                <w:color w:val="000000"/>
                <w:sz w:val="20"/>
                <w:szCs w:val="20"/>
              </w:rPr>
              <w:t>0.00</w:t>
            </w:r>
            <w:r w:rsidR="005A20AC">
              <w:rPr>
                <w:rFonts w:eastAsia="Times New Roman"/>
                <w:b/>
                <w:bCs/>
                <w:color w:val="000000"/>
                <w:sz w:val="20"/>
                <w:szCs w:val="20"/>
              </w:rPr>
              <w:t>4</w:t>
            </w:r>
          </w:p>
        </w:tc>
        <w:tc>
          <w:tcPr>
            <w:tcW w:w="1050" w:type="pct"/>
            <w:tcBorders>
              <w:top w:val="nil"/>
              <w:left w:val="nil"/>
              <w:right w:val="nil"/>
            </w:tcBorders>
            <w:shd w:val="clear" w:color="auto" w:fill="auto"/>
            <w:noWrap/>
            <w:vAlign w:val="center"/>
            <w:hideMark/>
          </w:tcPr>
          <w:p w14:paraId="3DC3AF8C" w14:textId="571DA3F9" w:rsidR="00AC49CC" w:rsidRPr="001A720B" w:rsidRDefault="005A20AC" w:rsidP="00237CD4">
            <w:pPr>
              <w:jc w:val="center"/>
              <w:rPr>
                <w:rFonts w:eastAsia="Times New Roman"/>
                <w:color w:val="000000"/>
                <w:sz w:val="20"/>
                <w:szCs w:val="20"/>
              </w:rPr>
            </w:pPr>
            <w:r>
              <w:rPr>
                <w:rFonts w:eastAsia="Times New Roman"/>
                <w:color w:val="000000"/>
                <w:sz w:val="20"/>
                <w:szCs w:val="20"/>
              </w:rPr>
              <w:t>2.60</w:t>
            </w:r>
            <w:r w:rsidR="00AC49CC">
              <w:rPr>
                <w:rFonts w:eastAsia="Times New Roman"/>
                <w:color w:val="000000"/>
                <w:sz w:val="20"/>
                <w:szCs w:val="20"/>
              </w:rPr>
              <w:t>%</w:t>
            </w:r>
          </w:p>
        </w:tc>
      </w:tr>
      <w:tr w:rsidR="00AC49CC" w:rsidRPr="001A720B" w14:paraId="09A0F288" w14:textId="77777777" w:rsidTr="00C46102">
        <w:trPr>
          <w:trHeight w:val="320"/>
        </w:trPr>
        <w:tc>
          <w:tcPr>
            <w:tcW w:w="1479" w:type="pct"/>
            <w:tcBorders>
              <w:top w:val="nil"/>
              <w:left w:val="nil"/>
              <w:bottom w:val="nil"/>
              <w:right w:val="nil"/>
            </w:tcBorders>
            <w:shd w:val="clear" w:color="auto" w:fill="auto"/>
            <w:noWrap/>
            <w:vAlign w:val="center"/>
            <w:hideMark/>
          </w:tcPr>
          <w:p w14:paraId="042E4ACA"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K</w:t>
            </w:r>
            <w:r w:rsidRPr="00814241">
              <w:rPr>
                <w:rFonts w:eastAsia="Times New Roman"/>
                <w:color w:val="000000"/>
                <w:sz w:val="20"/>
                <w:szCs w:val="20"/>
                <w:vertAlign w:val="subscript"/>
              </w:rPr>
              <w:t>+µ</w:t>
            </w:r>
          </w:p>
        </w:tc>
        <w:tc>
          <w:tcPr>
            <w:tcW w:w="722" w:type="pct"/>
            <w:tcBorders>
              <w:top w:val="nil"/>
              <w:left w:val="nil"/>
              <w:bottom w:val="nil"/>
              <w:right w:val="nil"/>
            </w:tcBorders>
            <w:vAlign w:val="center"/>
          </w:tcPr>
          <w:p w14:paraId="7EF7D742"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050A01CE"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6BF3F501" w14:textId="54C75FA8"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5A20AC">
              <w:rPr>
                <w:rFonts w:eastAsia="Times New Roman"/>
                <w:color w:val="000000"/>
                <w:sz w:val="20"/>
                <w:szCs w:val="20"/>
              </w:rPr>
              <w:t>383</w:t>
            </w:r>
          </w:p>
        </w:tc>
        <w:tc>
          <w:tcPr>
            <w:tcW w:w="1050" w:type="pct"/>
            <w:tcBorders>
              <w:left w:val="nil"/>
              <w:right w:val="nil"/>
            </w:tcBorders>
            <w:shd w:val="clear" w:color="auto" w:fill="auto"/>
            <w:noWrap/>
            <w:vAlign w:val="center"/>
            <w:hideMark/>
          </w:tcPr>
          <w:p w14:paraId="090B17E9" w14:textId="7FAD9DCC" w:rsidR="00AC49CC" w:rsidRPr="001A720B" w:rsidRDefault="005A20AC" w:rsidP="00237CD4">
            <w:pPr>
              <w:jc w:val="center"/>
              <w:rPr>
                <w:rFonts w:eastAsia="Times New Roman"/>
                <w:color w:val="000000"/>
                <w:sz w:val="20"/>
                <w:szCs w:val="20"/>
              </w:rPr>
            </w:pPr>
            <w:r>
              <w:rPr>
                <w:rFonts w:eastAsia="Times New Roman"/>
                <w:color w:val="000000"/>
                <w:sz w:val="20"/>
                <w:szCs w:val="20"/>
              </w:rPr>
              <w:t>2.53</w:t>
            </w:r>
            <w:r w:rsidR="00AC49CC">
              <w:rPr>
                <w:rFonts w:eastAsia="Times New Roman"/>
                <w:color w:val="000000"/>
                <w:sz w:val="20"/>
                <w:szCs w:val="20"/>
              </w:rPr>
              <w:t>%</w:t>
            </w:r>
          </w:p>
        </w:tc>
      </w:tr>
      <w:tr w:rsidR="00AC49CC" w:rsidRPr="001A720B" w14:paraId="3C39CEE2" w14:textId="77777777" w:rsidTr="00C46102">
        <w:trPr>
          <w:trHeight w:val="320"/>
        </w:trPr>
        <w:tc>
          <w:tcPr>
            <w:tcW w:w="1479" w:type="pct"/>
            <w:tcBorders>
              <w:top w:val="nil"/>
              <w:left w:val="nil"/>
              <w:right w:val="nil"/>
            </w:tcBorders>
            <w:shd w:val="clear" w:color="auto" w:fill="auto"/>
            <w:noWrap/>
            <w:vAlign w:val="center"/>
            <w:hideMark/>
          </w:tcPr>
          <w:p w14:paraId="7E84F750"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P x Soil K</w:t>
            </w:r>
            <w:r w:rsidRPr="00814241">
              <w:rPr>
                <w:rFonts w:eastAsia="Times New Roman"/>
                <w:color w:val="000000"/>
                <w:sz w:val="20"/>
                <w:szCs w:val="20"/>
                <w:vertAlign w:val="subscript"/>
              </w:rPr>
              <w:t>+µ</w:t>
            </w:r>
          </w:p>
        </w:tc>
        <w:tc>
          <w:tcPr>
            <w:tcW w:w="722" w:type="pct"/>
            <w:tcBorders>
              <w:top w:val="nil"/>
              <w:left w:val="nil"/>
              <w:right w:val="nil"/>
            </w:tcBorders>
            <w:vAlign w:val="center"/>
          </w:tcPr>
          <w:p w14:paraId="4E10A2D6"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right w:val="nil"/>
            </w:tcBorders>
            <w:shd w:val="clear" w:color="auto" w:fill="auto"/>
            <w:noWrap/>
            <w:vAlign w:val="center"/>
            <w:hideMark/>
          </w:tcPr>
          <w:p w14:paraId="6F43BF6F"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right w:val="nil"/>
            </w:tcBorders>
            <w:shd w:val="clear" w:color="auto" w:fill="auto"/>
            <w:noWrap/>
            <w:vAlign w:val="center"/>
            <w:hideMark/>
          </w:tcPr>
          <w:p w14:paraId="15140169" w14:textId="428B9F48"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6B183B">
              <w:rPr>
                <w:rFonts w:eastAsia="Times New Roman"/>
                <w:color w:val="000000"/>
                <w:sz w:val="20"/>
                <w:szCs w:val="20"/>
              </w:rPr>
              <w:t>9</w:t>
            </w:r>
            <w:r w:rsidR="005A20AC">
              <w:rPr>
                <w:rFonts w:eastAsia="Times New Roman"/>
                <w:color w:val="000000"/>
                <w:sz w:val="20"/>
                <w:szCs w:val="20"/>
              </w:rPr>
              <w:t>49</w:t>
            </w:r>
          </w:p>
        </w:tc>
        <w:tc>
          <w:tcPr>
            <w:tcW w:w="1050" w:type="pct"/>
            <w:tcBorders>
              <w:left w:val="nil"/>
              <w:right w:val="nil"/>
            </w:tcBorders>
            <w:shd w:val="clear" w:color="auto" w:fill="auto"/>
            <w:noWrap/>
            <w:vAlign w:val="center"/>
            <w:hideMark/>
          </w:tcPr>
          <w:p w14:paraId="3B86C4D4" w14:textId="016A76E2" w:rsidR="00AC49CC" w:rsidRPr="001A720B" w:rsidRDefault="00C03813" w:rsidP="00237CD4">
            <w:pPr>
              <w:jc w:val="center"/>
              <w:rPr>
                <w:rFonts w:eastAsia="Times New Roman"/>
                <w:color w:val="000000"/>
                <w:sz w:val="20"/>
                <w:szCs w:val="20"/>
              </w:rPr>
            </w:pPr>
            <w:r>
              <w:rPr>
                <w:rFonts w:eastAsia="Times New Roman"/>
                <w:color w:val="000000"/>
                <w:sz w:val="20"/>
                <w:szCs w:val="20"/>
              </w:rPr>
              <w:t>2.</w:t>
            </w:r>
            <w:r w:rsidR="005A20AC">
              <w:rPr>
                <w:rFonts w:eastAsia="Times New Roman"/>
                <w:color w:val="000000"/>
                <w:sz w:val="20"/>
                <w:szCs w:val="20"/>
              </w:rPr>
              <w:t>14</w:t>
            </w:r>
            <w:r w:rsidR="00AC49CC">
              <w:rPr>
                <w:rFonts w:eastAsia="Times New Roman"/>
                <w:color w:val="000000"/>
                <w:sz w:val="20"/>
                <w:szCs w:val="20"/>
              </w:rPr>
              <w:t>%</w:t>
            </w:r>
          </w:p>
        </w:tc>
      </w:tr>
      <w:tr w:rsidR="00AC49CC" w:rsidRPr="001A720B" w14:paraId="1D45C773" w14:textId="77777777" w:rsidTr="00C46102">
        <w:trPr>
          <w:trHeight w:val="320"/>
        </w:trPr>
        <w:tc>
          <w:tcPr>
            <w:tcW w:w="1479" w:type="pct"/>
            <w:tcBorders>
              <w:top w:val="nil"/>
              <w:left w:val="nil"/>
              <w:bottom w:val="single" w:sz="4" w:space="0" w:color="auto"/>
              <w:right w:val="nil"/>
            </w:tcBorders>
            <w:shd w:val="clear" w:color="auto" w:fill="auto"/>
            <w:noWrap/>
            <w:vAlign w:val="center"/>
            <w:hideMark/>
          </w:tcPr>
          <w:p w14:paraId="10C29417"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P x Soil K</w:t>
            </w:r>
            <w:r w:rsidRPr="00814241">
              <w:rPr>
                <w:rFonts w:eastAsia="Times New Roman"/>
                <w:color w:val="000000"/>
                <w:sz w:val="20"/>
                <w:szCs w:val="20"/>
                <w:vertAlign w:val="subscript"/>
              </w:rPr>
              <w:t>+µ</w:t>
            </w:r>
          </w:p>
        </w:tc>
        <w:tc>
          <w:tcPr>
            <w:tcW w:w="722" w:type="pct"/>
            <w:tcBorders>
              <w:top w:val="nil"/>
              <w:left w:val="nil"/>
              <w:bottom w:val="single" w:sz="4" w:space="0" w:color="auto"/>
              <w:right w:val="nil"/>
            </w:tcBorders>
            <w:vAlign w:val="center"/>
          </w:tcPr>
          <w:p w14:paraId="13B7DD9F"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single" w:sz="4" w:space="0" w:color="auto"/>
              <w:right w:val="nil"/>
            </w:tcBorders>
            <w:shd w:val="clear" w:color="auto" w:fill="auto"/>
            <w:noWrap/>
            <w:vAlign w:val="center"/>
            <w:hideMark/>
          </w:tcPr>
          <w:p w14:paraId="0FBDD722"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single" w:sz="4" w:space="0" w:color="auto"/>
              <w:right w:val="nil"/>
            </w:tcBorders>
            <w:shd w:val="clear" w:color="auto" w:fill="auto"/>
            <w:noWrap/>
            <w:vAlign w:val="center"/>
            <w:hideMark/>
          </w:tcPr>
          <w:p w14:paraId="00F2F9F0" w14:textId="25FA5EEA"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5A20AC">
              <w:rPr>
                <w:rFonts w:eastAsia="Times New Roman"/>
                <w:color w:val="000000"/>
                <w:sz w:val="20"/>
                <w:szCs w:val="20"/>
              </w:rPr>
              <w:t>845</w:t>
            </w:r>
          </w:p>
        </w:tc>
        <w:tc>
          <w:tcPr>
            <w:tcW w:w="1050" w:type="pct"/>
            <w:tcBorders>
              <w:left w:val="nil"/>
              <w:bottom w:val="single" w:sz="4" w:space="0" w:color="auto"/>
              <w:right w:val="nil"/>
            </w:tcBorders>
            <w:shd w:val="clear" w:color="auto" w:fill="auto"/>
            <w:noWrap/>
            <w:vAlign w:val="center"/>
            <w:hideMark/>
          </w:tcPr>
          <w:p w14:paraId="046B23B7" w14:textId="1117ED2F" w:rsidR="00AC49CC" w:rsidRPr="001A720B" w:rsidRDefault="00C03813" w:rsidP="00237CD4">
            <w:pPr>
              <w:jc w:val="center"/>
              <w:rPr>
                <w:rFonts w:eastAsia="Times New Roman"/>
                <w:color w:val="000000"/>
                <w:sz w:val="20"/>
                <w:szCs w:val="20"/>
              </w:rPr>
            </w:pPr>
            <w:r>
              <w:rPr>
                <w:rFonts w:eastAsia="Times New Roman"/>
                <w:color w:val="000000"/>
                <w:sz w:val="20"/>
                <w:szCs w:val="20"/>
              </w:rPr>
              <w:t>1.</w:t>
            </w:r>
            <w:r w:rsidR="005A20AC">
              <w:rPr>
                <w:rFonts w:eastAsia="Times New Roman"/>
                <w:color w:val="000000"/>
                <w:sz w:val="20"/>
                <w:szCs w:val="20"/>
              </w:rPr>
              <w:t>25</w:t>
            </w:r>
            <w:r w:rsidR="00AC49CC">
              <w:rPr>
                <w:rFonts w:eastAsia="Times New Roman"/>
                <w:color w:val="000000"/>
                <w:sz w:val="20"/>
                <w:szCs w:val="20"/>
              </w:rPr>
              <w:t>%</w:t>
            </w:r>
          </w:p>
        </w:tc>
      </w:tr>
    </w:tbl>
    <w:p w14:paraId="6818B953" w14:textId="65C4F752" w:rsidR="00AC49CC" w:rsidRPr="003173D1" w:rsidRDefault="00AC49CC" w:rsidP="00DA24C9">
      <w:pPr>
        <w:spacing w:line="480" w:lineRule="auto"/>
        <w:contextualSpacing/>
      </w:pPr>
      <w:r w:rsidRPr="003173D1">
        <w:t>* P-values &lt; 0.05 are bolded and &lt; 0.1 are italicized. Sample size is 1,</w:t>
      </w:r>
      <w:r w:rsidR="00C45C87">
        <w:t>548</w:t>
      </w:r>
      <w:r w:rsidR="00A672A9">
        <w:t>.</w:t>
      </w:r>
      <w:r w:rsidRPr="003173D1">
        <w:t xml:space="preserve"> Key: </w:t>
      </w:r>
      <w:proofErr w:type="spellStart"/>
      <w:r w:rsidRPr="003173D1">
        <w:rPr>
          <w:rFonts w:eastAsia="Times New Roman"/>
          <w:i/>
          <w:iCs/>
          <w:color w:val="000000"/>
        </w:rPr>
        <w:t>N</w:t>
      </w:r>
      <w:r w:rsidRPr="003173D1">
        <w:rPr>
          <w:rFonts w:eastAsia="Times New Roman"/>
          <w:color w:val="000000"/>
          <w:vertAlign w:val="subscript"/>
        </w:rPr>
        <w:t>photo</w:t>
      </w:r>
      <w:proofErr w:type="spellEnd"/>
      <w:r w:rsidRPr="003173D1">
        <w:rPr>
          <w:rFonts w:eastAsia="Times New Roman"/>
          <w:color w:val="000000"/>
        </w:rPr>
        <w:t xml:space="preserve"> = leaf N used for photosynthesis</w:t>
      </w:r>
      <w:r w:rsidRPr="003173D1">
        <w:t xml:space="preserve">, </w:t>
      </w:r>
      <w:proofErr w:type="spellStart"/>
      <w:r w:rsidRPr="003173D1">
        <w:rPr>
          <w:i/>
          <w:iCs/>
        </w:rPr>
        <w:t>N</w:t>
      </w:r>
      <w:r w:rsidRPr="003173D1">
        <w:rPr>
          <w:vertAlign w:val="subscript"/>
        </w:rPr>
        <w:t>structure</w:t>
      </w:r>
      <w:proofErr w:type="spellEnd"/>
      <w:r w:rsidRPr="003173D1">
        <w:t xml:space="preserve"> = leaf N in structural tissue.</w:t>
      </w:r>
    </w:p>
    <w:p w14:paraId="5E3F0CBB" w14:textId="36C73A16" w:rsidR="00AC49CC" w:rsidRDefault="00AC49CC" w:rsidP="00DA24C9">
      <w:pPr>
        <w:spacing w:line="480" w:lineRule="auto"/>
        <w:contextualSpacing/>
        <w:rPr>
          <w:sz w:val="20"/>
          <w:szCs w:val="20"/>
        </w:rPr>
      </w:pPr>
    </w:p>
    <w:p w14:paraId="23206F27" w14:textId="77777777" w:rsidR="00AC49CC" w:rsidRDefault="00AC49CC">
      <w:pPr>
        <w:rPr>
          <w:b/>
        </w:rPr>
      </w:pPr>
      <w:r>
        <w:rPr>
          <w:b/>
        </w:rPr>
        <w:br w:type="page"/>
      </w:r>
    </w:p>
    <w:p w14:paraId="140C2002" w14:textId="131B8DED" w:rsidR="00AC49CC" w:rsidRPr="00AC49CC" w:rsidRDefault="00AC49CC" w:rsidP="00DA24C9">
      <w:pPr>
        <w:spacing w:line="480" w:lineRule="auto"/>
        <w:contextualSpacing/>
        <w:rPr>
          <w:b/>
        </w:rPr>
      </w:pPr>
      <w:r w:rsidRPr="00AC49CC">
        <w:rPr>
          <w:b/>
        </w:rPr>
        <w:lastRenderedPageBreak/>
        <w:t>Figure</w:t>
      </w:r>
      <w:r>
        <w:rPr>
          <w:b/>
        </w:rPr>
        <w:t xml:space="preserve"> 4.</w:t>
      </w:r>
    </w:p>
    <w:p w14:paraId="5FC0E768" w14:textId="781DCAE8" w:rsidR="00077C60" w:rsidRPr="008531D1" w:rsidRDefault="003A75EC" w:rsidP="00DA24C9">
      <w:pPr>
        <w:spacing w:line="480" w:lineRule="auto"/>
        <w:contextualSpacing/>
        <w:rPr>
          <w:rFonts w:eastAsia="Times New Roman"/>
          <w:b/>
          <w:bCs/>
          <w:color w:val="000000"/>
        </w:rPr>
      </w:pPr>
      <w:r>
        <w:rPr>
          <w:rFonts w:eastAsia="Times New Roman"/>
          <w:b/>
          <w:bCs/>
          <w:noProof/>
          <w:color w:val="000000"/>
        </w:rPr>
        <w:drawing>
          <wp:inline distT="0" distB="0" distL="0" distR="0" wp14:anchorId="05904EA2" wp14:editId="5C6F3D90">
            <wp:extent cx="5943600" cy="3686810"/>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p>
    <w:p w14:paraId="7F39E84C" w14:textId="039F601C" w:rsidR="00077C60" w:rsidRPr="00DA24C9" w:rsidRDefault="00077C60" w:rsidP="00DA24C9">
      <w:pPr>
        <w:spacing w:line="480" w:lineRule="auto"/>
        <w:contextualSpacing/>
        <w:rPr>
          <w:rFonts w:eastAsia="Times New Roman"/>
          <w:color w:val="000000"/>
        </w:rPr>
      </w:pPr>
      <w:r w:rsidRPr="001B44B1">
        <w:rPr>
          <w:rFonts w:eastAsia="Times New Roman"/>
          <w:b/>
          <w:bCs/>
          <w:color w:val="000000"/>
        </w:rPr>
        <w:t xml:space="preserve">Figure </w:t>
      </w:r>
      <w:r w:rsidR="00AC49CC">
        <w:rPr>
          <w:rFonts w:eastAsia="Times New Roman"/>
          <w:b/>
          <w:bCs/>
          <w:color w:val="000000"/>
        </w:rPr>
        <w:t>4</w:t>
      </w:r>
      <w:r w:rsidRPr="001B44B1">
        <w:rPr>
          <w:rFonts w:eastAsia="Times New Roman"/>
          <w:b/>
          <w:bCs/>
          <w:color w:val="000000"/>
        </w:rPr>
        <w:t>.</w:t>
      </w:r>
      <w:r w:rsidR="00BF1133" w:rsidRPr="00DA24C9">
        <w:rPr>
          <w:rFonts w:eastAsia="Times New Roman"/>
          <w:b/>
          <w:bCs/>
          <w:color w:val="000000"/>
        </w:rPr>
        <w:t xml:space="preserve"> </w:t>
      </w:r>
      <w:r w:rsidR="00BF1133" w:rsidRPr="00DA24C9">
        <w:rPr>
          <w:rFonts w:eastAsia="Times New Roman"/>
          <w:color w:val="000000"/>
        </w:rPr>
        <w:t xml:space="preserve">(A) Relationship between </w:t>
      </w:r>
      <w:proofErr w:type="spellStart"/>
      <w:r w:rsidR="00BF1133" w:rsidRPr="00DA24C9">
        <w:rPr>
          <w:rFonts w:eastAsia="Times New Roman"/>
          <w:i/>
          <w:iCs/>
          <w:color w:val="000000"/>
        </w:rPr>
        <w:t>N</w:t>
      </w:r>
      <w:r w:rsidR="00BF1133" w:rsidRPr="00DA24C9">
        <w:rPr>
          <w:rFonts w:eastAsia="Times New Roman"/>
          <w:color w:val="000000"/>
          <w:vertAlign w:val="subscript"/>
        </w:rPr>
        <w:t>area</w:t>
      </w:r>
      <w:proofErr w:type="spellEnd"/>
      <w:r w:rsidR="00BF1133" w:rsidRPr="00DA24C9">
        <w:rPr>
          <w:rFonts w:eastAsia="Times New Roman"/>
          <w:color w:val="000000"/>
        </w:rPr>
        <w:t xml:space="preserve"> and </w:t>
      </w:r>
      <w:proofErr w:type="spellStart"/>
      <w:r w:rsidR="00BF1133" w:rsidRPr="00DA24C9">
        <w:rPr>
          <w:rFonts w:eastAsia="Times New Roman"/>
          <w:i/>
          <w:iCs/>
          <w:color w:val="000000"/>
        </w:rPr>
        <w:t>N</w:t>
      </w:r>
      <w:r w:rsidR="00BF1133" w:rsidRPr="00DA24C9">
        <w:rPr>
          <w:rFonts w:eastAsia="Times New Roman"/>
          <w:color w:val="000000"/>
          <w:vertAlign w:val="subscript"/>
        </w:rPr>
        <w:t>structure</w:t>
      </w:r>
      <w:proofErr w:type="spellEnd"/>
      <w:r w:rsidR="00BF1133" w:rsidRPr="00DA24C9">
        <w:rPr>
          <w:rFonts w:eastAsia="Times New Roman"/>
          <w:color w:val="000000"/>
        </w:rPr>
        <w:t xml:space="preserve"> (</w:t>
      </w:r>
      <w:r w:rsidR="00BF1133" w:rsidRPr="00DA24C9">
        <w:rPr>
          <w:rFonts w:eastAsia="Times New Roman"/>
          <w:i/>
          <w:iCs/>
          <w:color w:val="000000"/>
        </w:rPr>
        <w:t>p</w:t>
      </w:r>
      <w:r w:rsidR="00BF1133" w:rsidRPr="00DA24C9">
        <w:rPr>
          <w:rFonts w:eastAsia="Times New Roman"/>
          <w:color w:val="000000"/>
        </w:rPr>
        <w:t xml:space="preserve"> &lt; 0.001; Table </w:t>
      </w:r>
      <w:r w:rsidR="00F43C87">
        <w:rPr>
          <w:rFonts w:eastAsia="Times New Roman"/>
          <w:color w:val="000000"/>
        </w:rPr>
        <w:t>3</w:t>
      </w:r>
      <w:r w:rsidR="00BF1133" w:rsidRPr="00DA24C9">
        <w:rPr>
          <w:rFonts w:eastAsia="Times New Roman"/>
          <w:color w:val="000000"/>
        </w:rPr>
        <w:t>) under ambient</w:t>
      </w:r>
      <w:r w:rsidR="00A56E03">
        <w:rPr>
          <w:rFonts w:eastAsia="Times New Roman"/>
          <w:color w:val="000000"/>
        </w:rPr>
        <w:t xml:space="preserve"> (tan)</w:t>
      </w:r>
      <w:r w:rsidR="00BF1133" w:rsidRPr="00DA24C9">
        <w:rPr>
          <w:rFonts w:eastAsia="Times New Roman"/>
          <w:color w:val="000000"/>
        </w:rPr>
        <w:t xml:space="preserve"> and added</w:t>
      </w:r>
      <w:r w:rsidR="00A56E03">
        <w:rPr>
          <w:rFonts w:eastAsia="Times New Roman"/>
          <w:color w:val="000000"/>
        </w:rPr>
        <w:t xml:space="preserve"> (black)</w:t>
      </w:r>
      <w:r w:rsidR="00BF1133" w:rsidRPr="00DA24C9">
        <w:rPr>
          <w:rFonts w:eastAsia="Times New Roman"/>
          <w:color w:val="000000"/>
        </w:rPr>
        <w:t xml:space="preserve"> </w:t>
      </w:r>
      <w:r w:rsidR="004E0353" w:rsidRPr="00DA24C9">
        <w:rPr>
          <w:rFonts w:eastAsia="Times New Roman"/>
          <w:color w:val="000000"/>
        </w:rPr>
        <w:t>s</w:t>
      </w:r>
      <w:r w:rsidR="00BF1133" w:rsidRPr="00DA24C9">
        <w:rPr>
          <w:rFonts w:eastAsia="Times New Roman"/>
          <w:color w:val="000000"/>
        </w:rPr>
        <w:t>oil N treatments.</w:t>
      </w:r>
      <w:r w:rsidR="00941572">
        <w:rPr>
          <w:rFonts w:eastAsia="Times New Roman"/>
          <w:color w:val="000000"/>
        </w:rPr>
        <w:t xml:space="preserve"> </w:t>
      </w:r>
      <w:proofErr w:type="spellStart"/>
      <w:r w:rsidR="00941572">
        <w:rPr>
          <w:rFonts w:eastAsia="Times New Roman"/>
          <w:i/>
          <w:color w:val="000000"/>
        </w:rPr>
        <w:t>N</w:t>
      </w:r>
      <w:r w:rsidR="00941572">
        <w:rPr>
          <w:rFonts w:eastAsia="Times New Roman"/>
          <w:color w:val="000000"/>
          <w:vertAlign w:val="subscript"/>
        </w:rPr>
        <w:t>structure</w:t>
      </w:r>
      <w:proofErr w:type="spellEnd"/>
      <w:r w:rsidR="00941572">
        <w:rPr>
          <w:rFonts w:eastAsia="Times New Roman"/>
          <w:color w:val="000000"/>
        </w:rPr>
        <w:t xml:space="preserve"> </w:t>
      </w:r>
      <w:r w:rsidR="005C508E">
        <w:rPr>
          <w:rFonts w:eastAsia="Times New Roman"/>
          <w:color w:val="000000"/>
        </w:rPr>
        <w:t xml:space="preserve">and </w:t>
      </w:r>
      <w:proofErr w:type="spellStart"/>
      <w:r w:rsidR="005C508E">
        <w:rPr>
          <w:rFonts w:eastAsia="Times New Roman"/>
          <w:i/>
          <w:color w:val="000000"/>
        </w:rPr>
        <w:t>N</w:t>
      </w:r>
      <w:r w:rsidR="005C508E">
        <w:rPr>
          <w:rFonts w:eastAsia="Times New Roman"/>
          <w:color w:val="000000"/>
          <w:vertAlign w:val="subscript"/>
        </w:rPr>
        <w:t>area</w:t>
      </w:r>
      <w:proofErr w:type="spellEnd"/>
      <w:r w:rsidR="005C508E">
        <w:rPr>
          <w:rFonts w:eastAsia="Times New Roman"/>
          <w:color w:val="000000"/>
        </w:rPr>
        <w:t xml:space="preserve"> were</w:t>
      </w:r>
      <w:r w:rsidR="00941572">
        <w:rPr>
          <w:rFonts w:eastAsia="Times New Roman"/>
          <w:color w:val="000000"/>
        </w:rPr>
        <w:t xml:space="preserve"> directly estimated from </w:t>
      </w:r>
      <w:proofErr w:type="spellStart"/>
      <w:r w:rsidR="00941572">
        <w:rPr>
          <w:rFonts w:eastAsia="Times New Roman"/>
          <w:i/>
          <w:color w:val="000000"/>
        </w:rPr>
        <w:t>M</w:t>
      </w:r>
      <w:r w:rsidR="00941572">
        <w:rPr>
          <w:rFonts w:eastAsia="Times New Roman"/>
          <w:color w:val="000000"/>
          <w:vertAlign w:val="subscript"/>
        </w:rPr>
        <w:t>area</w:t>
      </w:r>
      <w:proofErr w:type="spellEnd"/>
      <w:r w:rsidR="005C508E">
        <w:rPr>
          <w:rFonts w:eastAsia="Times New Roman"/>
          <w:color w:val="000000"/>
        </w:rPr>
        <w:t>, so the tight correlation is not surprising</w:t>
      </w:r>
      <w:r w:rsidR="00941572">
        <w:rPr>
          <w:rFonts w:eastAsia="Times New Roman"/>
          <w:color w:val="000000"/>
        </w:rPr>
        <w:t>.</w:t>
      </w:r>
      <w:r w:rsidR="00BF1133" w:rsidRPr="00DA24C9">
        <w:rPr>
          <w:rFonts w:eastAsia="Times New Roman"/>
          <w:color w:val="000000"/>
        </w:rPr>
        <w:t xml:space="preserve"> (B) Relationship between </w:t>
      </w:r>
      <w:proofErr w:type="spellStart"/>
      <w:r w:rsidR="00BF1133" w:rsidRPr="00DA24C9">
        <w:rPr>
          <w:rFonts w:eastAsia="Times New Roman"/>
          <w:i/>
          <w:iCs/>
          <w:color w:val="000000"/>
        </w:rPr>
        <w:t>N</w:t>
      </w:r>
      <w:r w:rsidR="00BF1133" w:rsidRPr="00DA24C9">
        <w:rPr>
          <w:rFonts w:eastAsia="Times New Roman"/>
          <w:color w:val="000000"/>
          <w:vertAlign w:val="subscript"/>
        </w:rPr>
        <w:t>area</w:t>
      </w:r>
      <w:proofErr w:type="spellEnd"/>
      <w:r w:rsidR="00BF1133" w:rsidRPr="00DA24C9">
        <w:rPr>
          <w:rFonts w:eastAsia="Times New Roman"/>
          <w:color w:val="000000"/>
        </w:rPr>
        <w:t xml:space="preserve"> and </w:t>
      </w:r>
      <w:proofErr w:type="spellStart"/>
      <w:r w:rsidR="00BF1133" w:rsidRPr="00DA24C9">
        <w:rPr>
          <w:rFonts w:eastAsia="Times New Roman"/>
          <w:i/>
          <w:iCs/>
          <w:color w:val="000000"/>
        </w:rPr>
        <w:t>N</w:t>
      </w:r>
      <w:r w:rsidR="00BF1133" w:rsidRPr="00DA24C9">
        <w:rPr>
          <w:rFonts w:eastAsia="Times New Roman"/>
          <w:color w:val="000000"/>
          <w:vertAlign w:val="subscript"/>
        </w:rPr>
        <w:t>photo</w:t>
      </w:r>
      <w:proofErr w:type="spellEnd"/>
      <w:r w:rsidR="00BF1133" w:rsidRPr="00DA24C9">
        <w:rPr>
          <w:rFonts w:eastAsia="Times New Roman"/>
          <w:color w:val="000000"/>
        </w:rPr>
        <w:t xml:space="preserve"> (</w:t>
      </w:r>
      <w:r w:rsidR="00BF1133" w:rsidRPr="00DA24C9">
        <w:rPr>
          <w:rFonts w:eastAsia="Times New Roman"/>
          <w:i/>
          <w:iCs/>
          <w:color w:val="000000"/>
        </w:rPr>
        <w:t xml:space="preserve">p </w:t>
      </w:r>
      <w:r w:rsidR="00F71EB3">
        <w:rPr>
          <w:rFonts w:eastAsia="Times New Roman"/>
          <w:color w:val="000000"/>
        </w:rPr>
        <w:t>= 0.021</w:t>
      </w:r>
      <w:r w:rsidR="00BF1133" w:rsidRPr="00DA24C9">
        <w:rPr>
          <w:rFonts w:eastAsia="Times New Roman"/>
          <w:color w:val="000000"/>
        </w:rPr>
        <w:t xml:space="preserve">; Table </w:t>
      </w:r>
      <w:r w:rsidR="00F43C87">
        <w:rPr>
          <w:rFonts w:eastAsia="Times New Roman"/>
          <w:color w:val="000000"/>
        </w:rPr>
        <w:t>3</w:t>
      </w:r>
      <w:r w:rsidR="00BF1133" w:rsidRPr="00DA24C9">
        <w:rPr>
          <w:rFonts w:eastAsia="Times New Roman"/>
          <w:color w:val="000000"/>
        </w:rPr>
        <w:t xml:space="preserve">) under ambient and added </w:t>
      </w:r>
      <w:r w:rsidR="004E0353" w:rsidRPr="00DA24C9">
        <w:rPr>
          <w:rFonts w:eastAsia="Times New Roman"/>
          <w:color w:val="000000"/>
        </w:rPr>
        <w:t>s</w:t>
      </w:r>
      <w:r w:rsidR="00BF1133" w:rsidRPr="00DA24C9">
        <w:rPr>
          <w:rFonts w:eastAsia="Times New Roman"/>
          <w:color w:val="000000"/>
        </w:rPr>
        <w:t>oil N treatments.</w:t>
      </w:r>
      <w:r w:rsidR="00AC49CC">
        <w:rPr>
          <w:rFonts w:eastAsia="Times New Roman"/>
          <w:color w:val="000000"/>
        </w:rPr>
        <w:t xml:space="preserve"> Dots represent individuals. Lines represent the relationship predicted by the linear mixed effects model.</w:t>
      </w:r>
    </w:p>
    <w:p w14:paraId="584A7F0E" w14:textId="77777777" w:rsidR="00E26DE7" w:rsidRPr="00DA24C9" w:rsidRDefault="00E26DE7" w:rsidP="00DA24C9">
      <w:pPr>
        <w:spacing w:line="480" w:lineRule="auto"/>
        <w:contextualSpacing/>
        <w:rPr>
          <w:rFonts w:eastAsia="Times New Roman"/>
          <w:b/>
          <w:bCs/>
          <w:color w:val="000000"/>
        </w:rPr>
      </w:pPr>
    </w:p>
    <w:p w14:paraId="4FB1B015" w14:textId="0F2287CA" w:rsidR="00AC49CC" w:rsidRDefault="00AC49CC">
      <w:pPr>
        <w:rPr>
          <w:rFonts w:eastAsia="Times New Roman"/>
          <w:b/>
          <w:bCs/>
          <w:noProof/>
          <w:color w:val="000000"/>
        </w:rPr>
      </w:pPr>
      <w:r>
        <w:rPr>
          <w:rFonts w:eastAsia="Times New Roman"/>
          <w:b/>
          <w:bCs/>
          <w:noProof/>
          <w:color w:val="000000"/>
        </w:rPr>
        <w:br w:type="page"/>
      </w:r>
    </w:p>
    <w:p w14:paraId="3ABFFCF7" w14:textId="294E05DE" w:rsidR="00077C60" w:rsidRDefault="00AC49CC" w:rsidP="00DA24C9">
      <w:pPr>
        <w:spacing w:line="480" w:lineRule="auto"/>
        <w:contextualSpacing/>
        <w:rPr>
          <w:rFonts w:eastAsia="Times New Roman"/>
          <w:bCs/>
          <w:color w:val="000000"/>
        </w:rPr>
      </w:pPr>
      <w:r>
        <w:rPr>
          <w:rFonts w:eastAsia="Times New Roman"/>
          <w:b/>
          <w:bCs/>
          <w:color w:val="000000"/>
        </w:rPr>
        <w:lastRenderedPageBreak/>
        <w:t>Figure 5.</w:t>
      </w:r>
    </w:p>
    <w:p w14:paraId="3143E05A" w14:textId="48D05288" w:rsidR="00AC49CC" w:rsidRPr="00AC49CC" w:rsidRDefault="003A75EC" w:rsidP="00DA24C9">
      <w:pPr>
        <w:spacing w:line="480" w:lineRule="auto"/>
        <w:contextualSpacing/>
        <w:rPr>
          <w:rFonts w:eastAsia="Times New Roman"/>
          <w:bCs/>
          <w:color w:val="000000"/>
        </w:rPr>
      </w:pPr>
      <w:r>
        <w:rPr>
          <w:rFonts w:eastAsia="Times New Roman"/>
          <w:bCs/>
          <w:noProof/>
          <w:color w:val="000000"/>
        </w:rPr>
        <w:drawing>
          <wp:inline distT="0" distB="0" distL="0" distR="0" wp14:anchorId="67A28EFD" wp14:editId="79F1492B">
            <wp:extent cx="5943600" cy="3686810"/>
            <wp:effectExtent l="0" t="0" r="0" b="0"/>
            <wp:docPr id="18" name="Picture 18" descr="Chart, tabl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table, treemap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p>
    <w:p w14:paraId="4ED28C97" w14:textId="6F9215D3" w:rsidR="00077C60" w:rsidRPr="008531D1" w:rsidRDefault="00077C60" w:rsidP="00DA24C9">
      <w:pPr>
        <w:spacing w:line="480" w:lineRule="auto"/>
        <w:contextualSpacing/>
        <w:textAlignment w:val="baseline"/>
        <w:rPr>
          <w:rFonts w:eastAsia="Times New Roman"/>
          <w:b/>
          <w:bCs/>
          <w:color w:val="000000"/>
        </w:rPr>
      </w:pPr>
      <w:r w:rsidRPr="001B44B1">
        <w:rPr>
          <w:rFonts w:eastAsia="Times New Roman"/>
          <w:b/>
          <w:bCs/>
          <w:color w:val="000000"/>
        </w:rPr>
        <w:t xml:space="preserve">Figure </w:t>
      </w:r>
      <w:r w:rsidR="00AC49CC">
        <w:rPr>
          <w:rFonts w:eastAsia="Times New Roman"/>
          <w:b/>
          <w:bCs/>
          <w:color w:val="000000"/>
        </w:rPr>
        <w:t>5</w:t>
      </w:r>
      <w:r w:rsidRPr="001B44B1">
        <w:rPr>
          <w:rFonts w:eastAsia="Times New Roman"/>
          <w:b/>
          <w:bCs/>
          <w:color w:val="000000"/>
        </w:rPr>
        <w:t>.</w:t>
      </w:r>
      <w:r w:rsidR="00CF0686" w:rsidRPr="00DA24C9">
        <w:rPr>
          <w:rFonts w:eastAsia="Times New Roman"/>
          <w:color w:val="000000"/>
        </w:rPr>
        <w:t xml:space="preserve"> </w:t>
      </w:r>
      <w:proofErr w:type="spellStart"/>
      <w:r w:rsidR="00CF0686" w:rsidRPr="00DA24C9">
        <w:rPr>
          <w:rFonts w:eastAsia="Times New Roman"/>
          <w:color w:val="000000"/>
        </w:rPr>
        <w:t>Treemap</w:t>
      </w:r>
      <w:proofErr w:type="spellEnd"/>
      <w:r w:rsidR="00CF0686" w:rsidRPr="00DA24C9">
        <w:rPr>
          <w:rFonts w:eastAsia="Times New Roman"/>
          <w:color w:val="000000"/>
        </w:rPr>
        <w:t xml:space="preserve"> of relative importance for </w:t>
      </w:r>
      <w:r w:rsidR="00CF0686" w:rsidRPr="00DA24C9">
        <w:t xml:space="preserve">linear mixed effects model with </w:t>
      </w:r>
      <w:proofErr w:type="spellStart"/>
      <w:r w:rsidR="00CF0686" w:rsidRPr="00DA24C9">
        <w:rPr>
          <w:i/>
          <w:iCs/>
        </w:rPr>
        <w:t>N</w:t>
      </w:r>
      <w:r w:rsidR="00CF0686" w:rsidRPr="00DA24C9">
        <w:rPr>
          <w:vertAlign w:val="subscript"/>
        </w:rPr>
        <w:t>area</w:t>
      </w:r>
      <w:proofErr w:type="spellEnd"/>
      <w:r w:rsidR="00CF0686" w:rsidRPr="00DA24C9">
        <w:t xml:space="preserve"> as the dependent variable and soil treatment variables, predicted</w:t>
      </w:r>
      <w:r w:rsidR="00540377">
        <w:t xml:space="preserve"> leaf</w:t>
      </w:r>
      <w:r w:rsidR="00CF0686" w:rsidRPr="00DA24C9">
        <w:t xml:space="preserve"> nitrogen components, and species characteristics as fixed effects</w:t>
      </w:r>
      <w:r w:rsidR="00DB48ED">
        <w:t xml:space="preserve">. </w:t>
      </w:r>
      <w:r w:rsidR="00AC49CC">
        <w:rPr>
          <w:rFonts w:eastAsia="Times New Roman"/>
          <w:color w:val="000000"/>
        </w:rPr>
        <w:t xml:space="preserve">The area of the tree map represents 100% of the variance in the </w:t>
      </w:r>
      <w:proofErr w:type="spellStart"/>
      <w:r w:rsidR="00AC49CC">
        <w:rPr>
          <w:rFonts w:eastAsia="Times New Roman"/>
          <w:i/>
          <w:color w:val="000000"/>
        </w:rPr>
        <w:t>N</w:t>
      </w:r>
      <w:r w:rsidR="00AC49CC">
        <w:rPr>
          <w:rFonts w:eastAsia="Times New Roman"/>
          <w:color w:val="000000"/>
          <w:vertAlign w:val="subscript"/>
        </w:rPr>
        <w:t>area</w:t>
      </w:r>
      <w:proofErr w:type="spellEnd"/>
      <w:r w:rsidR="00AC49CC">
        <w:rPr>
          <w:rFonts w:eastAsia="Times New Roman"/>
          <w:color w:val="000000"/>
          <w:vertAlign w:val="subscript"/>
        </w:rPr>
        <w:t xml:space="preserve"> </w:t>
      </w:r>
      <w:r w:rsidR="00AC49CC">
        <w:rPr>
          <w:rFonts w:eastAsia="Times New Roman"/>
          <w:color w:val="000000"/>
        </w:rPr>
        <w:t xml:space="preserve">data. The size and hue of each box is proportional to the relative importance of each factor with larger and darker boxes indicating greater importance (Table </w:t>
      </w:r>
      <w:r w:rsidR="00DD3527">
        <w:rPr>
          <w:rFonts w:eastAsia="Times New Roman"/>
          <w:color w:val="000000"/>
        </w:rPr>
        <w:t>3</w:t>
      </w:r>
      <w:r w:rsidR="00AC49CC">
        <w:rPr>
          <w:rFonts w:eastAsia="Times New Roman"/>
          <w:color w:val="000000"/>
        </w:rPr>
        <w:t>).</w:t>
      </w:r>
    </w:p>
    <w:p w14:paraId="0E5C98CB" w14:textId="66759345" w:rsidR="00077C60" w:rsidRPr="001B44B1" w:rsidRDefault="00077C60" w:rsidP="00DA24C9">
      <w:pPr>
        <w:spacing w:line="480" w:lineRule="auto"/>
        <w:contextualSpacing/>
        <w:rPr>
          <w:rFonts w:eastAsia="Times New Roman"/>
          <w:b/>
          <w:bCs/>
          <w:color w:val="000000"/>
        </w:rPr>
      </w:pPr>
    </w:p>
    <w:p w14:paraId="37DADB96" w14:textId="77777777" w:rsidR="00BD6E25" w:rsidRDefault="00BD6E25">
      <w:pPr>
        <w:rPr>
          <w:rFonts w:eastAsia="Times New Roman"/>
          <w:b/>
          <w:bCs/>
          <w:color w:val="000000"/>
        </w:rPr>
      </w:pPr>
      <w:r>
        <w:rPr>
          <w:rFonts w:eastAsia="Times New Roman"/>
          <w:b/>
          <w:bCs/>
          <w:color w:val="000000"/>
        </w:rPr>
        <w:br w:type="page"/>
      </w:r>
    </w:p>
    <w:p w14:paraId="479F9C7A" w14:textId="0E88F991" w:rsidR="00150B42" w:rsidRPr="00BD6E25" w:rsidRDefault="00790AB6" w:rsidP="00DA24C9">
      <w:pPr>
        <w:spacing w:line="480" w:lineRule="auto"/>
        <w:contextualSpacing/>
        <w:rPr>
          <w:rFonts w:eastAsia="Times New Roman"/>
          <w:bCs/>
          <w:i/>
          <w:color w:val="000000"/>
        </w:rPr>
      </w:pPr>
      <w:r w:rsidRPr="00BD6E25">
        <w:rPr>
          <w:rFonts w:eastAsia="Times New Roman"/>
          <w:bCs/>
          <w:i/>
          <w:color w:val="000000"/>
        </w:rPr>
        <w:lastRenderedPageBreak/>
        <w:t>R</w:t>
      </w:r>
      <w:r w:rsidR="00150B42" w:rsidRPr="00BD6E25">
        <w:rPr>
          <w:rFonts w:eastAsia="Times New Roman"/>
          <w:bCs/>
          <w:i/>
          <w:color w:val="000000"/>
        </w:rPr>
        <w:t xml:space="preserve">esponse of </w:t>
      </w:r>
      <w:r w:rsidR="00801487" w:rsidRPr="00BD6E25">
        <w:rPr>
          <w:rFonts w:eastAsia="Times New Roman"/>
          <w:bCs/>
          <w:i/>
          <w:color w:val="000000"/>
        </w:rPr>
        <w:t>aboveground biomass</w:t>
      </w:r>
      <w:r w:rsidR="00150B42" w:rsidRPr="00BD6E25">
        <w:rPr>
          <w:rFonts w:eastAsia="Times New Roman"/>
          <w:bCs/>
          <w:i/>
          <w:color w:val="000000"/>
        </w:rPr>
        <w:t xml:space="preserve"> to the soil treatments</w:t>
      </w:r>
    </w:p>
    <w:p w14:paraId="45DE7FA7" w14:textId="4164BD2F" w:rsidR="005F0AFC" w:rsidRPr="00771C52" w:rsidRDefault="00CC3A73" w:rsidP="00DA24C9">
      <w:pPr>
        <w:spacing w:line="480" w:lineRule="auto"/>
        <w:contextualSpacing/>
        <w:rPr>
          <w:rFonts w:eastAsia="Times New Roman"/>
          <w:color w:val="000000"/>
        </w:rPr>
      </w:pPr>
      <w:r w:rsidRPr="00771C52">
        <w:rPr>
          <w:rFonts w:eastAsia="Times New Roman"/>
          <w:b/>
          <w:bCs/>
          <w:color w:val="000000"/>
        </w:rPr>
        <w:tab/>
      </w:r>
      <w:r w:rsidR="0013288D" w:rsidRPr="00DA24C9">
        <w:rPr>
          <w:rFonts w:eastAsia="Times New Roman"/>
          <w:color w:val="000000"/>
        </w:rPr>
        <w:t>AGB</w:t>
      </w:r>
      <w:r w:rsidR="0013288D" w:rsidRPr="008531D1">
        <w:rPr>
          <w:rFonts w:eastAsia="Times New Roman"/>
          <w:color w:val="000000"/>
        </w:rPr>
        <w:t xml:space="preserve"> </w:t>
      </w:r>
      <w:r w:rsidR="0013288D" w:rsidRPr="001B44B1">
        <w:rPr>
          <w:rFonts w:eastAsia="Times New Roman"/>
          <w:color w:val="000000"/>
        </w:rPr>
        <w:t xml:space="preserve">was </w:t>
      </w:r>
      <w:r w:rsidR="00C46345">
        <w:rPr>
          <w:rFonts w:eastAsia="Times New Roman"/>
          <w:color w:val="000000"/>
        </w:rPr>
        <w:t>positively</w:t>
      </w:r>
      <w:r w:rsidR="00C46345" w:rsidRPr="001B44B1">
        <w:rPr>
          <w:rFonts w:eastAsia="Times New Roman"/>
          <w:color w:val="000000"/>
        </w:rPr>
        <w:t xml:space="preserve"> </w:t>
      </w:r>
      <w:r w:rsidR="0013288D" w:rsidRPr="001B44B1">
        <w:rPr>
          <w:rFonts w:eastAsia="Times New Roman"/>
          <w:color w:val="000000"/>
        </w:rPr>
        <w:t>impacted by soil</w:t>
      </w:r>
      <w:r w:rsidR="00C46345">
        <w:rPr>
          <w:rFonts w:eastAsia="Times New Roman"/>
          <w:color w:val="000000"/>
        </w:rPr>
        <w:t xml:space="preserve"> N and P</w:t>
      </w:r>
      <w:r w:rsidR="0013288D" w:rsidRPr="001B44B1">
        <w:rPr>
          <w:rFonts w:eastAsia="Times New Roman"/>
          <w:color w:val="000000"/>
        </w:rPr>
        <w:t xml:space="preserve"> amendment treatments separately</w:t>
      </w:r>
      <w:r w:rsidR="00AF12A2" w:rsidRPr="001B44B1">
        <w:rPr>
          <w:rFonts w:eastAsia="Times New Roman"/>
          <w:color w:val="000000"/>
        </w:rPr>
        <w:t xml:space="preserve"> (</w:t>
      </w:r>
      <w:r w:rsidR="00750DAC" w:rsidRPr="001B44B1">
        <w:rPr>
          <w:rFonts w:eastAsia="Times New Roman"/>
          <w:color w:val="000000"/>
        </w:rPr>
        <w:t>s</w:t>
      </w:r>
      <w:r w:rsidR="00AF12A2" w:rsidRPr="001B44B1">
        <w:rPr>
          <w:rFonts w:eastAsia="Times New Roman"/>
          <w:color w:val="000000"/>
        </w:rPr>
        <w:t>oil N</w:t>
      </w:r>
      <w:r w:rsidR="002A405B" w:rsidRPr="00771C52">
        <w:rPr>
          <w:rFonts w:eastAsia="Times New Roman"/>
          <w:color w:val="000000"/>
        </w:rPr>
        <w:t>:</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xml:space="preserve">&lt; 0.001, </w:t>
      </w:r>
      <w:r w:rsidR="00750DAC" w:rsidRPr="00771C52">
        <w:rPr>
          <w:rFonts w:eastAsia="Times New Roman"/>
          <w:color w:val="000000"/>
        </w:rPr>
        <w:t>s</w:t>
      </w:r>
      <w:r w:rsidR="00AF12A2" w:rsidRPr="00771C52">
        <w:rPr>
          <w:rFonts w:eastAsia="Times New Roman"/>
          <w:color w:val="000000"/>
        </w:rPr>
        <w:t>oil P</w:t>
      </w:r>
      <w:r w:rsidR="002A405B" w:rsidRPr="00771C52">
        <w:rPr>
          <w:rFonts w:eastAsia="Times New Roman"/>
          <w:color w:val="000000"/>
        </w:rPr>
        <w:t>:</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&lt; 0.001</w:t>
      </w:r>
      <w:r w:rsidR="00C46345">
        <w:rPr>
          <w:rFonts w:eastAsia="Times New Roman"/>
          <w:color w:val="000000"/>
        </w:rPr>
        <w:t xml:space="preserve">), and there was a marginally significant positive effect of </w:t>
      </w:r>
      <w:r w:rsidR="00750DAC" w:rsidRPr="00771C52">
        <w:rPr>
          <w:rFonts w:eastAsia="Times New Roman"/>
          <w:color w:val="000000"/>
        </w:rPr>
        <w:t>s</w:t>
      </w:r>
      <w:r w:rsidR="00AF12A2" w:rsidRPr="00771C52">
        <w:rPr>
          <w:rFonts w:eastAsia="Times New Roman"/>
          <w:color w:val="000000"/>
        </w:rPr>
        <w:t xml:space="preserve">oil </w:t>
      </w:r>
      <w:r w:rsidR="00AF12A2" w:rsidRPr="00DA24C9">
        <w:rPr>
          <w:rFonts w:eastAsia="Times New Roman"/>
          <w:color w:val="000000"/>
        </w:rPr>
        <w:t>K</w:t>
      </w:r>
      <w:r w:rsidR="00AF12A2" w:rsidRPr="00DA24C9">
        <w:rPr>
          <w:rFonts w:eastAsia="Times New Roman"/>
          <w:color w:val="000000"/>
          <w:vertAlign w:val="subscript"/>
        </w:rPr>
        <w:t>+µ</w:t>
      </w:r>
      <w:r w:rsidR="00C46345">
        <w:rPr>
          <w:rFonts w:eastAsia="Times New Roman"/>
          <w:color w:val="000000"/>
        </w:rPr>
        <w:t xml:space="preserve"> addition</w:t>
      </w:r>
      <w:r w:rsidR="00AF12A2" w:rsidRPr="001B44B1">
        <w:rPr>
          <w:rFonts w:eastAsia="Times New Roman"/>
          <w:color w:val="000000"/>
        </w:rPr>
        <w:t xml:space="preserve"> </w:t>
      </w:r>
      <w:r w:rsidR="00C46345">
        <w:rPr>
          <w:rFonts w:eastAsia="Times New Roman"/>
          <w:color w:val="000000"/>
        </w:rPr>
        <w:t>(</w:t>
      </w:r>
      <w:r w:rsidR="00AF12A2" w:rsidRPr="001B44B1">
        <w:rPr>
          <w:rFonts w:eastAsia="Times New Roman"/>
          <w:i/>
          <w:iCs/>
          <w:color w:val="000000"/>
        </w:rPr>
        <w:t xml:space="preserve">p </w:t>
      </w:r>
      <w:r w:rsidR="00AF12A2" w:rsidRPr="001B44B1">
        <w:rPr>
          <w:rFonts w:eastAsia="Times New Roman"/>
          <w:color w:val="000000"/>
        </w:rPr>
        <w:t>= 0.098)</w:t>
      </w:r>
      <w:r w:rsidR="00C46345">
        <w:rPr>
          <w:rFonts w:eastAsia="Times New Roman"/>
          <w:color w:val="000000"/>
        </w:rPr>
        <w:t xml:space="preserve">. There was also </w:t>
      </w:r>
      <w:r w:rsidR="00A12B99">
        <w:rPr>
          <w:rFonts w:eastAsia="Times New Roman"/>
          <w:color w:val="000000"/>
        </w:rPr>
        <w:t>an</w:t>
      </w:r>
      <w:r w:rsidR="0013288D" w:rsidRPr="00771C52">
        <w:rPr>
          <w:rFonts w:eastAsia="Times New Roman"/>
          <w:color w:val="000000"/>
        </w:rPr>
        <w:t xml:space="preserve"> interaction between </w:t>
      </w:r>
      <w:r w:rsidR="00750DAC" w:rsidRPr="00771C52">
        <w:rPr>
          <w:rFonts w:eastAsia="Times New Roman"/>
          <w:color w:val="000000"/>
        </w:rPr>
        <w:t>s</w:t>
      </w:r>
      <w:r w:rsidR="0013288D" w:rsidRPr="00771C52">
        <w:rPr>
          <w:rFonts w:eastAsia="Times New Roman"/>
          <w:color w:val="000000"/>
        </w:rPr>
        <w:t xml:space="preserve">oil N and </w:t>
      </w:r>
      <w:r w:rsidR="00750DAC" w:rsidRPr="00771C52">
        <w:rPr>
          <w:rFonts w:eastAsia="Times New Roman"/>
          <w:color w:val="000000"/>
        </w:rPr>
        <w:t>s</w:t>
      </w:r>
      <w:r w:rsidR="0013288D" w:rsidRPr="00771C52">
        <w:rPr>
          <w:rFonts w:eastAsia="Times New Roman"/>
          <w:color w:val="000000"/>
        </w:rPr>
        <w:t xml:space="preserve">oil </w:t>
      </w:r>
      <w:r w:rsidR="00AF12A2" w:rsidRPr="00771C52">
        <w:rPr>
          <w:rFonts w:eastAsia="Times New Roman"/>
          <w:color w:val="000000"/>
        </w:rPr>
        <w:t>K</w:t>
      </w:r>
      <w:r w:rsidR="00482CAA" w:rsidRPr="00771C52">
        <w:rPr>
          <w:rFonts w:eastAsia="Times New Roman"/>
          <w:color w:val="000000"/>
          <w:vertAlign w:val="subscript"/>
        </w:rPr>
        <w:t>+µ</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xml:space="preserve">= 0.019; Table </w:t>
      </w:r>
      <w:r w:rsidR="00DD3527">
        <w:rPr>
          <w:rFonts w:eastAsia="Times New Roman"/>
          <w:color w:val="000000"/>
        </w:rPr>
        <w:t>4</w:t>
      </w:r>
      <w:r w:rsidR="00DD3527" w:rsidRPr="00771C52">
        <w:rPr>
          <w:rFonts w:eastAsia="Times New Roman"/>
          <w:color w:val="000000"/>
        </w:rPr>
        <w:t xml:space="preserve"> </w:t>
      </w:r>
      <w:r w:rsidR="00AF12A2" w:rsidRPr="00771C52">
        <w:rPr>
          <w:rFonts w:eastAsia="Times New Roman"/>
          <w:color w:val="000000"/>
        </w:rPr>
        <w:t xml:space="preserve">and Figure </w:t>
      </w:r>
      <w:r w:rsidR="00BD6E25">
        <w:rPr>
          <w:rFonts w:eastAsia="Times New Roman"/>
          <w:color w:val="000000"/>
        </w:rPr>
        <w:t>6</w:t>
      </w:r>
      <w:r w:rsidR="00AF12A2" w:rsidRPr="00771C52">
        <w:rPr>
          <w:rFonts w:eastAsia="Times New Roman"/>
          <w:color w:val="000000"/>
        </w:rPr>
        <w:t>).</w:t>
      </w:r>
      <w:r w:rsidR="0023259A">
        <w:rPr>
          <w:rFonts w:eastAsia="Times New Roman"/>
          <w:color w:val="000000"/>
        </w:rPr>
        <w:t xml:space="preserve"> </w:t>
      </w:r>
      <w:r w:rsidR="00533C21">
        <w:rPr>
          <w:rFonts w:eastAsia="Times New Roman"/>
          <w:color w:val="000000"/>
        </w:rPr>
        <w:t>On average, added soil N increased AGB by 4.1%, but post-hoc Tukey’s test revealed that this stimulation was only significant in added K</w:t>
      </w:r>
      <w:r w:rsidR="00533C21">
        <w:rPr>
          <w:rFonts w:eastAsia="Times New Roman"/>
          <w:color w:val="000000"/>
          <w:vertAlign w:val="subscript"/>
        </w:rPr>
        <w:t>+µ</w:t>
      </w:r>
      <w:r w:rsidR="00533C21">
        <w:rPr>
          <w:rFonts w:eastAsia="Times New Roman"/>
          <w:color w:val="000000"/>
        </w:rPr>
        <w:t xml:space="preserve"> plots, where added soil N increased AGB by 5.5%</w:t>
      </w:r>
      <w:r w:rsidR="00DA1940" w:rsidRPr="00771C52">
        <w:rPr>
          <w:rFonts w:eastAsia="Times New Roman"/>
          <w:color w:val="000000"/>
        </w:rPr>
        <w:t xml:space="preserve"> (Figure </w:t>
      </w:r>
      <w:r w:rsidR="00BD6E25">
        <w:rPr>
          <w:rFonts w:eastAsia="Times New Roman"/>
          <w:color w:val="000000"/>
        </w:rPr>
        <w:t>6</w:t>
      </w:r>
      <w:r w:rsidR="00DA1940" w:rsidRPr="00771C52">
        <w:rPr>
          <w:rFonts w:eastAsia="Times New Roman"/>
          <w:color w:val="000000"/>
        </w:rPr>
        <w:t>).</w:t>
      </w:r>
    </w:p>
    <w:p w14:paraId="71EFF91F" w14:textId="77777777" w:rsidR="00CC3A73" w:rsidRPr="00771C52" w:rsidRDefault="00CC3A73" w:rsidP="00DA24C9">
      <w:pPr>
        <w:spacing w:line="480" w:lineRule="auto"/>
        <w:contextualSpacing/>
        <w:rPr>
          <w:rFonts w:eastAsia="Times New Roman"/>
          <w:b/>
          <w:bCs/>
          <w:color w:val="000000"/>
        </w:rPr>
      </w:pPr>
    </w:p>
    <w:p w14:paraId="2A63326D" w14:textId="77777777" w:rsidR="00E67E69" w:rsidRDefault="00E67E69">
      <w:pPr>
        <w:rPr>
          <w:b/>
          <w:bCs/>
        </w:rPr>
      </w:pPr>
      <w:r>
        <w:rPr>
          <w:b/>
          <w:bCs/>
        </w:rPr>
        <w:br w:type="page"/>
      </w:r>
    </w:p>
    <w:p w14:paraId="1E9CDFA7" w14:textId="0DE9B817" w:rsidR="00111025" w:rsidRPr="003173D1" w:rsidRDefault="00111025" w:rsidP="00111025">
      <w:pPr>
        <w:spacing w:line="480" w:lineRule="auto"/>
        <w:rPr>
          <w:b/>
          <w:bCs/>
        </w:rPr>
      </w:pPr>
      <w:r w:rsidRPr="003173D1">
        <w:rPr>
          <w:b/>
          <w:bCs/>
        </w:rPr>
        <w:lastRenderedPageBreak/>
        <w:t xml:space="preserve">Table </w:t>
      </w:r>
      <w:r w:rsidR="00DD3527" w:rsidRPr="003173D1">
        <w:rPr>
          <w:b/>
          <w:bCs/>
        </w:rPr>
        <w:t>4</w:t>
      </w:r>
      <w:r w:rsidRPr="003173D1">
        <w:rPr>
          <w:b/>
          <w:bCs/>
        </w:rPr>
        <w:t xml:space="preserve">. </w:t>
      </w:r>
      <w:r w:rsidRPr="003173D1">
        <w:t>Results for linear mixed effects model with aboveground biomass (AGB; g) as the dependent variable and soil treatment variables as independent categorical variables.*</w:t>
      </w:r>
    </w:p>
    <w:tbl>
      <w:tblPr>
        <w:tblW w:w="5001" w:type="pct"/>
        <w:tblLook w:val="04A0" w:firstRow="1" w:lastRow="0" w:firstColumn="1" w:lastColumn="0" w:noHBand="0" w:noVBand="1"/>
      </w:tblPr>
      <w:tblGrid>
        <w:gridCol w:w="2760"/>
        <w:gridCol w:w="2144"/>
        <w:gridCol w:w="2142"/>
        <w:gridCol w:w="2316"/>
      </w:tblGrid>
      <w:tr w:rsidR="00111025" w:rsidRPr="00966EAC" w14:paraId="54BA1AEB" w14:textId="77777777" w:rsidTr="00237CD4">
        <w:trPr>
          <w:trHeight w:val="320"/>
        </w:trPr>
        <w:tc>
          <w:tcPr>
            <w:tcW w:w="1474" w:type="pct"/>
            <w:tcBorders>
              <w:top w:val="single" w:sz="4" w:space="0" w:color="auto"/>
              <w:left w:val="nil"/>
              <w:bottom w:val="single" w:sz="4" w:space="0" w:color="auto"/>
              <w:right w:val="nil"/>
            </w:tcBorders>
            <w:shd w:val="clear" w:color="auto" w:fill="auto"/>
            <w:noWrap/>
            <w:vAlign w:val="center"/>
            <w:hideMark/>
          </w:tcPr>
          <w:p w14:paraId="033CDCC4" w14:textId="77777777" w:rsidR="00111025" w:rsidRPr="00966EAC" w:rsidRDefault="00111025" w:rsidP="00237CD4">
            <w:pPr>
              <w:rPr>
                <w:rFonts w:eastAsia="Times New Roman"/>
                <w:b/>
                <w:bCs/>
                <w:color w:val="000000"/>
                <w:sz w:val="20"/>
                <w:szCs w:val="20"/>
              </w:rPr>
            </w:pPr>
          </w:p>
        </w:tc>
        <w:tc>
          <w:tcPr>
            <w:tcW w:w="1145" w:type="pct"/>
            <w:tcBorders>
              <w:top w:val="single" w:sz="4" w:space="0" w:color="auto"/>
              <w:left w:val="nil"/>
              <w:bottom w:val="single" w:sz="4" w:space="0" w:color="auto"/>
              <w:right w:val="nil"/>
            </w:tcBorders>
            <w:vAlign w:val="center"/>
          </w:tcPr>
          <w:p w14:paraId="50EE0F89"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df</w:t>
            </w:r>
          </w:p>
        </w:tc>
        <w:tc>
          <w:tcPr>
            <w:tcW w:w="1144" w:type="pct"/>
            <w:tcBorders>
              <w:top w:val="single" w:sz="4" w:space="0" w:color="auto"/>
              <w:left w:val="nil"/>
              <w:bottom w:val="single" w:sz="4" w:space="0" w:color="auto"/>
              <w:right w:val="nil"/>
            </w:tcBorders>
            <w:shd w:val="clear" w:color="auto" w:fill="auto"/>
            <w:noWrap/>
            <w:vAlign w:val="center"/>
            <w:hideMark/>
          </w:tcPr>
          <w:p w14:paraId="57D6EDC9" w14:textId="77777777" w:rsidR="00111025" w:rsidRPr="00966EAC" w:rsidRDefault="00111025" w:rsidP="00237CD4">
            <w:pPr>
              <w:jc w:val="center"/>
              <w:rPr>
                <w:rFonts w:eastAsia="Times New Roman"/>
                <w:b/>
                <w:bCs/>
                <w:color w:val="000000"/>
                <w:sz w:val="20"/>
                <w:szCs w:val="20"/>
                <w:vertAlign w:val="superscript"/>
              </w:rPr>
            </w:pPr>
            <w:r w:rsidRPr="00966EAC">
              <w:rPr>
                <w:rFonts w:eastAsia="Times New Roman"/>
                <w:b/>
                <w:bCs/>
                <w:color w:val="000000"/>
                <w:sz w:val="20"/>
                <w:szCs w:val="20"/>
              </w:rPr>
              <w:t>χ</w:t>
            </w:r>
            <w:r w:rsidRPr="00966EAC">
              <w:rPr>
                <w:rFonts w:eastAsia="Times New Roman"/>
                <w:b/>
                <w:bCs/>
                <w:color w:val="000000"/>
                <w:sz w:val="20"/>
                <w:szCs w:val="20"/>
                <w:vertAlign w:val="superscript"/>
              </w:rPr>
              <w:t>2</w:t>
            </w:r>
          </w:p>
        </w:tc>
        <w:tc>
          <w:tcPr>
            <w:tcW w:w="1237" w:type="pct"/>
            <w:tcBorders>
              <w:top w:val="single" w:sz="4" w:space="0" w:color="auto"/>
              <w:left w:val="nil"/>
              <w:bottom w:val="single" w:sz="4" w:space="0" w:color="auto"/>
              <w:right w:val="nil"/>
            </w:tcBorders>
            <w:shd w:val="clear" w:color="auto" w:fill="auto"/>
            <w:noWrap/>
            <w:vAlign w:val="center"/>
            <w:hideMark/>
          </w:tcPr>
          <w:p w14:paraId="6B6D21E4" w14:textId="77777777" w:rsidR="00111025" w:rsidRPr="00966EAC" w:rsidRDefault="00111025"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111025" w:rsidRPr="001A720B" w14:paraId="4613A015" w14:textId="77777777" w:rsidTr="00237CD4">
        <w:trPr>
          <w:trHeight w:val="320"/>
        </w:trPr>
        <w:tc>
          <w:tcPr>
            <w:tcW w:w="1474" w:type="pct"/>
            <w:tcBorders>
              <w:top w:val="nil"/>
              <w:left w:val="nil"/>
              <w:bottom w:val="nil"/>
              <w:right w:val="nil"/>
            </w:tcBorders>
            <w:shd w:val="clear" w:color="auto" w:fill="auto"/>
            <w:noWrap/>
            <w:vAlign w:val="center"/>
            <w:hideMark/>
          </w:tcPr>
          <w:p w14:paraId="02A78337"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w:t>
            </w:r>
          </w:p>
        </w:tc>
        <w:tc>
          <w:tcPr>
            <w:tcW w:w="1145" w:type="pct"/>
            <w:tcBorders>
              <w:top w:val="nil"/>
              <w:left w:val="nil"/>
              <w:bottom w:val="nil"/>
              <w:right w:val="nil"/>
            </w:tcBorders>
            <w:vAlign w:val="center"/>
          </w:tcPr>
          <w:p w14:paraId="6F618049"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0A837047" w14:textId="08FDB3FF" w:rsidR="00111025" w:rsidRPr="001A720B" w:rsidRDefault="00111025" w:rsidP="00237CD4">
            <w:pPr>
              <w:jc w:val="center"/>
              <w:rPr>
                <w:rFonts w:eastAsia="Times New Roman"/>
                <w:color w:val="000000"/>
                <w:sz w:val="20"/>
                <w:szCs w:val="20"/>
              </w:rPr>
            </w:pPr>
            <w:r>
              <w:rPr>
                <w:rFonts w:eastAsia="Times New Roman"/>
                <w:color w:val="000000"/>
                <w:sz w:val="20"/>
                <w:szCs w:val="20"/>
              </w:rPr>
              <w:t>49.65</w:t>
            </w:r>
            <w:r w:rsidR="001B4836">
              <w:rPr>
                <w:rFonts w:eastAsia="Times New Roman"/>
                <w:color w:val="000000"/>
                <w:sz w:val="20"/>
                <w:szCs w:val="20"/>
              </w:rPr>
              <w:t>7</w:t>
            </w:r>
          </w:p>
        </w:tc>
        <w:tc>
          <w:tcPr>
            <w:tcW w:w="1237" w:type="pct"/>
            <w:tcBorders>
              <w:top w:val="nil"/>
              <w:left w:val="nil"/>
              <w:bottom w:val="nil"/>
              <w:right w:val="nil"/>
            </w:tcBorders>
            <w:shd w:val="clear" w:color="auto" w:fill="auto"/>
            <w:noWrap/>
            <w:vAlign w:val="center"/>
            <w:hideMark/>
          </w:tcPr>
          <w:p w14:paraId="6F7712A8"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&lt; 0.001</w:t>
            </w:r>
          </w:p>
        </w:tc>
      </w:tr>
      <w:tr w:rsidR="00111025" w:rsidRPr="001A720B" w14:paraId="055467FC" w14:textId="77777777" w:rsidTr="00237CD4">
        <w:trPr>
          <w:trHeight w:val="320"/>
        </w:trPr>
        <w:tc>
          <w:tcPr>
            <w:tcW w:w="1474" w:type="pct"/>
            <w:tcBorders>
              <w:top w:val="nil"/>
              <w:left w:val="nil"/>
              <w:bottom w:val="nil"/>
              <w:right w:val="nil"/>
            </w:tcBorders>
            <w:shd w:val="clear" w:color="auto" w:fill="auto"/>
            <w:noWrap/>
            <w:vAlign w:val="center"/>
            <w:hideMark/>
          </w:tcPr>
          <w:p w14:paraId="79F11294"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P</w:t>
            </w:r>
          </w:p>
        </w:tc>
        <w:tc>
          <w:tcPr>
            <w:tcW w:w="1145" w:type="pct"/>
            <w:tcBorders>
              <w:top w:val="nil"/>
              <w:left w:val="nil"/>
              <w:bottom w:val="nil"/>
              <w:right w:val="nil"/>
            </w:tcBorders>
            <w:vAlign w:val="center"/>
          </w:tcPr>
          <w:p w14:paraId="3062A683"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539AB50C"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37.955</w:t>
            </w:r>
          </w:p>
        </w:tc>
        <w:tc>
          <w:tcPr>
            <w:tcW w:w="1237" w:type="pct"/>
            <w:tcBorders>
              <w:top w:val="nil"/>
              <w:left w:val="nil"/>
              <w:bottom w:val="nil"/>
              <w:right w:val="nil"/>
            </w:tcBorders>
            <w:shd w:val="clear" w:color="auto" w:fill="auto"/>
            <w:noWrap/>
            <w:vAlign w:val="center"/>
            <w:hideMark/>
          </w:tcPr>
          <w:p w14:paraId="712075CF"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&lt; 0.001</w:t>
            </w:r>
          </w:p>
        </w:tc>
      </w:tr>
      <w:tr w:rsidR="00111025" w:rsidRPr="001A720B" w14:paraId="14C4C1B8" w14:textId="77777777" w:rsidTr="00237CD4">
        <w:trPr>
          <w:trHeight w:val="320"/>
        </w:trPr>
        <w:tc>
          <w:tcPr>
            <w:tcW w:w="1474" w:type="pct"/>
            <w:tcBorders>
              <w:top w:val="nil"/>
              <w:left w:val="nil"/>
              <w:bottom w:val="nil"/>
              <w:right w:val="nil"/>
            </w:tcBorders>
            <w:shd w:val="clear" w:color="auto" w:fill="auto"/>
            <w:noWrap/>
            <w:vAlign w:val="center"/>
            <w:hideMark/>
          </w:tcPr>
          <w:p w14:paraId="1225E3AD"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1145" w:type="pct"/>
            <w:tcBorders>
              <w:top w:val="nil"/>
              <w:left w:val="nil"/>
              <w:bottom w:val="nil"/>
              <w:right w:val="nil"/>
            </w:tcBorders>
            <w:vAlign w:val="center"/>
          </w:tcPr>
          <w:p w14:paraId="529C0F01"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47F88B2E"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2.739</w:t>
            </w:r>
          </w:p>
        </w:tc>
        <w:tc>
          <w:tcPr>
            <w:tcW w:w="1237" w:type="pct"/>
            <w:tcBorders>
              <w:top w:val="nil"/>
              <w:left w:val="nil"/>
              <w:bottom w:val="nil"/>
              <w:right w:val="nil"/>
            </w:tcBorders>
            <w:shd w:val="clear" w:color="auto" w:fill="auto"/>
            <w:noWrap/>
            <w:vAlign w:val="center"/>
            <w:hideMark/>
          </w:tcPr>
          <w:p w14:paraId="25003A2E" w14:textId="77777777" w:rsidR="00111025" w:rsidRPr="00E107C3" w:rsidRDefault="00111025" w:rsidP="00237CD4">
            <w:pPr>
              <w:jc w:val="center"/>
              <w:rPr>
                <w:rFonts w:eastAsia="Times New Roman"/>
                <w:i/>
                <w:iCs/>
                <w:color w:val="000000"/>
                <w:sz w:val="20"/>
                <w:szCs w:val="20"/>
              </w:rPr>
            </w:pPr>
            <w:r w:rsidRPr="00E107C3">
              <w:rPr>
                <w:rFonts w:eastAsia="Times New Roman"/>
                <w:i/>
                <w:iCs/>
                <w:color w:val="000000"/>
                <w:sz w:val="20"/>
                <w:szCs w:val="20"/>
              </w:rPr>
              <w:t>0.098</w:t>
            </w:r>
          </w:p>
        </w:tc>
      </w:tr>
      <w:tr w:rsidR="00111025" w:rsidRPr="001A720B" w14:paraId="2E76EB12" w14:textId="77777777" w:rsidTr="00237CD4">
        <w:trPr>
          <w:trHeight w:val="320"/>
        </w:trPr>
        <w:tc>
          <w:tcPr>
            <w:tcW w:w="1474" w:type="pct"/>
            <w:tcBorders>
              <w:top w:val="nil"/>
              <w:left w:val="nil"/>
              <w:bottom w:val="nil"/>
              <w:right w:val="nil"/>
            </w:tcBorders>
            <w:shd w:val="clear" w:color="auto" w:fill="auto"/>
            <w:noWrap/>
            <w:vAlign w:val="center"/>
            <w:hideMark/>
          </w:tcPr>
          <w:p w14:paraId="5B485C80"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 x Soil P</w:t>
            </w:r>
          </w:p>
        </w:tc>
        <w:tc>
          <w:tcPr>
            <w:tcW w:w="1145" w:type="pct"/>
            <w:tcBorders>
              <w:top w:val="nil"/>
              <w:left w:val="nil"/>
              <w:bottom w:val="nil"/>
              <w:right w:val="nil"/>
            </w:tcBorders>
            <w:vAlign w:val="center"/>
          </w:tcPr>
          <w:p w14:paraId="02117E3C"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74246E34"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0.010</w:t>
            </w:r>
          </w:p>
        </w:tc>
        <w:tc>
          <w:tcPr>
            <w:tcW w:w="1237" w:type="pct"/>
            <w:tcBorders>
              <w:top w:val="nil"/>
              <w:left w:val="nil"/>
              <w:right w:val="nil"/>
            </w:tcBorders>
            <w:shd w:val="clear" w:color="auto" w:fill="auto"/>
            <w:noWrap/>
            <w:vAlign w:val="center"/>
            <w:hideMark/>
          </w:tcPr>
          <w:p w14:paraId="34A4B9C1" w14:textId="77777777" w:rsidR="00111025" w:rsidRPr="00E107C3" w:rsidRDefault="00111025" w:rsidP="00237CD4">
            <w:pPr>
              <w:jc w:val="center"/>
              <w:rPr>
                <w:rFonts w:eastAsia="Times New Roman"/>
                <w:color w:val="000000"/>
                <w:sz w:val="20"/>
                <w:szCs w:val="20"/>
              </w:rPr>
            </w:pPr>
            <w:r w:rsidRPr="00E107C3">
              <w:rPr>
                <w:rFonts w:eastAsia="Times New Roman"/>
                <w:color w:val="000000"/>
                <w:sz w:val="20"/>
                <w:szCs w:val="20"/>
              </w:rPr>
              <w:t>0.919</w:t>
            </w:r>
          </w:p>
        </w:tc>
      </w:tr>
      <w:tr w:rsidR="00111025" w:rsidRPr="001A720B" w14:paraId="52F610BB" w14:textId="77777777" w:rsidTr="00237CD4">
        <w:trPr>
          <w:trHeight w:val="320"/>
        </w:trPr>
        <w:tc>
          <w:tcPr>
            <w:tcW w:w="1474" w:type="pct"/>
            <w:tcBorders>
              <w:top w:val="nil"/>
              <w:left w:val="nil"/>
              <w:bottom w:val="nil"/>
              <w:right w:val="nil"/>
            </w:tcBorders>
            <w:shd w:val="clear" w:color="auto" w:fill="auto"/>
            <w:noWrap/>
            <w:vAlign w:val="center"/>
            <w:hideMark/>
          </w:tcPr>
          <w:p w14:paraId="2324CFBB"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 xml:space="preserve">Soil N x Soil </w:t>
            </w:r>
            <w:r>
              <w:rPr>
                <w:rFonts w:eastAsia="Times New Roman"/>
                <w:color w:val="000000"/>
                <w:sz w:val="20"/>
                <w:szCs w:val="20"/>
              </w:rPr>
              <w:t>K</w:t>
            </w:r>
          </w:p>
        </w:tc>
        <w:tc>
          <w:tcPr>
            <w:tcW w:w="1145" w:type="pct"/>
            <w:tcBorders>
              <w:top w:val="nil"/>
              <w:left w:val="nil"/>
              <w:bottom w:val="nil"/>
              <w:right w:val="nil"/>
            </w:tcBorders>
            <w:vAlign w:val="center"/>
          </w:tcPr>
          <w:p w14:paraId="564209A1"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3E785761"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5.532</w:t>
            </w:r>
          </w:p>
        </w:tc>
        <w:tc>
          <w:tcPr>
            <w:tcW w:w="1237" w:type="pct"/>
            <w:tcBorders>
              <w:left w:val="nil"/>
              <w:right w:val="nil"/>
            </w:tcBorders>
            <w:shd w:val="clear" w:color="auto" w:fill="auto"/>
            <w:noWrap/>
            <w:vAlign w:val="center"/>
            <w:hideMark/>
          </w:tcPr>
          <w:p w14:paraId="29BD01AD" w14:textId="77777777" w:rsidR="00111025" w:rsidRPr="00E107C3" w:rsidRDefault="00111025" w:rsidP="00237CD4">
            <w:pPr>
              <w:jc w:val="center"/>
              <w:rPr>
                <w:rFonts w:eastAsia="Times New Roman"/>
                <w:b/>
                <w:bCs/>
                <w:color w:val="000000"/>
                <w:sz w:val="20"/>
                <w:szCs w:val="20"/>
              </w:rPr>
            </w:pPr>
            <w:r w:rsidRPr="00E107C3">
              <w:rPr>
                <w:rFonts w:eastAsia="Times New Roman"/>
                <w:b/>
                <w:bCs/>
                <w:color w:val="000000"/>
                <w:sz w:val="20"/>
                <w:szCs w:val="20"/>
              </w:rPr>
              <w:t>0.019</w:t>
            </w:r>
          </w:p>
        </w:tc>
      </w:tr>
      <w:tr w:rsidR="00111025" w:rsidRPr="001A720B" w14:paraId="52001F9D" w14:textId="77777777" w:rsidTr="00237CD4">
        <w:trPr>
          <w:trHeight w:val="320"/>
        </w:trPr>
        <w:tc>
          <w:tcPr>
            <w:tcW w:w="1474" w:type="pct"/>
            <w:tcBorders>
              <w:top w:val="nil"/>
              <w:left w:val="nil"/>
              <w:right w:val="nil"/>
            </w:tcBorders>
            <w:shd w:val="clear" w:color="auto" w:fill="auto"/>
            <w:noWrap/>
            <w:vAlign w:val="center"/>
            <w:hideMark/>
          </w:tcPr>
          <w:p w14:paraId="44ECA954"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P x Soil K</w:t>
            </w:r>
          </w:p>
        </w:tc>
        <w:tc>
          <w:tcPr>
            <w:tcW w:w="1145" w:type="pct"/>
            <w:tcBorders>
              <w:top w:val="nil"/>
              <w:left w:val="nil"/>
              <w:right w:val="nil"/>
            </w:tcBorders>
            <w:vAlign w:val="center"/>
          </w:tcPr>
          <w:p w14:paraId="4628DBB9"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right w:val="nil"/>
            </w:tcBorders>
            <w:shd w:val="clear" w:color="auto" w:fill="auto"/>
            <w:noWrap/>
            <w:vAlign w:val="center"/>
            <w:hideMark/>
          </w:tcPr>
          <w:p w14:paraId="28822ABD"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0.378</w:t>
            </w:r>
          </w:p>
        </w:tc>
        <w:tc>
          <w:tcPr>
            <w:tcW w:w="1237" w:type="pct"/>
            <w:tcBorders>
              <w:left w:val="nil"/>
              <w:right w:val="nil"/>
            </w:tcBorders>
            <w:shd w:val="clear" w:color="auto" w:fill="auto"/>
            <w:noWrap/>
            <w:vAlign w:val="center"/>
            <w:hideMark/>
          </w:tcPr>
          <w:p w14:paraId="24AE6908"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0.538</w:t>
            </w:r>
          </w:p>
        </w:tc>
      </w:tr>
      <w:tr w:rsidR="00111025" w:rsidRPr="001A720B" w14:paraId="4A3EC749" w14:textId="77777777" w:rsidTr="00237CD4">
        <w:trPr>
          <w:trHeight w:val="320"/>
        </w:trPr>
        <w:tc>
          <w:tcPr>
            <w:tcW w:w="1474" w:type="pct"/>
            <w:tcBorders>
              <w:top w:val="nil"/>
              <w:left w:val="nil"/>
              <w:bottom w:val="single" w:sz="4" w:space="0" w:color="auto"/>
              <w:right w:val="nil"/>
            </w:tcBorders>
            <w:shd w:val="clear" w:color="auto" w:fill="auto"/>
            <w:noWrap/>
            <w:vAlign w:val="center"/>
            <w:hideMark/>
          </w:tcPr>
          <w:p w14:paraId="69C99D5A"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 x Soil P x Soil K</w:t>
            </w:r>
          </w:p>
        </w:tc>
        <w:tc>
          <w:tcPr>
            <w:tcW w:w="1145" w:type="pct"/>
            <w:tcBorders>
              <w:top w:val="nil"/>
              <w:left w:val="nil"/>
              <w:bottom w:val="single" w:sz="4" w:space="0" w:color="auto"/>
              <w:right w:val="nil"/>
            </w:tcBorders>
            <w:vAlign w:val="center"/>
          </w:tcPr>
          <w:p w14:paraId="76A6854C"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single" w:sz="4" w:space="0" w:color="auto"/>
              <w:right w:val="nil"/>
            </w:tcBorders>
            <w:shd w:val="clear" w:color="auto" w:fill="auto"/>
            <w:noWrap/>
            <w:vAlign w:val="center"/>
            <w:hideMark/>
          </w:tcPr>
          <w:p w14:paraId="6D549B42"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0.087</w:t>
            </w:r>
          </w:p>
        </w:tc>
        <w:tc>
          <w:tcPr>
            <w:tcW w:w="1237" w:type="pct"/>
            <w:tcBorders>
              <w:left w:val="nil"/>
              <w:bottom w:val="single" w:sz="4" w:space="0" w:color="auto"/>
              <w:right w:val="nil"/>
            </w:tcBorders>
            <w:shd w:val="clear" w:color="auto" w:fill="auto"/>
            <w:noWrap/>
            <w:vAlign w:val="center"/>
            <w:hideMark/>
          </w:tcPr>
          <w:p w14:paraId="61D52D7C"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0.767</w:t>
            </w:r>
          </w:p>
        </w:tc>
      </w:tr>
    </w:tbl>
    <w:p w14:paraId="4798DBDC" w14:textId="2155D603" w:rsidR="004E69E5" w:rsidRPr="003173D1" w:rsidRDefault="00111025" w:rsidP="00DA24C9">
      <w:pPr>
        <w:spacing w:line="480" w:lineRule="auto"/>
        <w:contextualSpacing/>
      </w:pPr>
      <w:r w:rsidRPr="003173D1">
        <w:t>* P-values &lt; 0.05 are bolded and &lt; 0.1 are italicized. Sample size is 763. Key: df = degrees of freedom.</w:t>
      </w:r>
    </w:p>
    <w:p w14:paraId="74FFFF76" w14:textId="77777777" w:rsidR="00111025" w:rsidRPr="00DA24C9" w:rsidRDefault="00111025" w:rsidP="00DA24C9">
      <w:pPr>
        <w:spacing w:line="480" w:lineRule="auto"/>
        <w:contextualSpacing/>
      </w:pPr>
    </w:p>
    <w:p w14:paraId="0F7AD5A0" w14:textId="77777777" w:rsidR="00111025" w:rsidRDefault="00111025" w:rsidP="00DA24C9">
      <w:pPr>
        <w:spacing w:line="480" w:lineRule="auto"/>
        <w:contextualSpacing/>
        <w:rPr>
          <w:rFonts w:eastAsia="Times New Roman"/>
          <w:b/>
          <w:bCs/>
          <w:color w:val="000000"/>
        </w:rPr>
      </w:pPr>
    </w:p>
    <w:p w14:paraId="2B52960F" w14:textId="77777777" w:rsidR="00111025" w:rsidRDefault="00111025">
      <w:pPr>
        <w:rPr>
          <w:rFonts w:eastAsia="Times New Roman"/>
          <w:b/>
          <w:bCs/>
          <w:color w:val="000000"/>
        </w:rPr>
      </w:pPr>
      <w:r>
        <w:rPr>
          <w:rFonts w:eastAsia="Times New Roman"/>
          <w:b/>
          <w:bCs/>
          <w:color w:val="000000"/>
        </w:rPr>
        <w:br w:type="page"/>
      </w:r>
    </w:p>
    <w:p w14:paraId="4F2845F8" w14:textId="21BDDA3A" w:rsidR="00111025" w:rsidRPr="00414E8D" w:rsidRDefault="00111025" w:rsidP="00DA24C9">
      <w:pPr>
        <w:spacing w:line="480" w:lineRule="auto"/>
        <w:contextualSpacing/>
        <w:rPr>
          <w:rFonts w:eastAsia="Times New Roman"/>
          <w:bCs/>
          <w:color w:val="000000"/>
        </w:rPr>
      </w:pPr>
      <w:r w:rsidRPr="00414E8D">
        <w:rPr>
          <w:rFonts w:eastAsia="Times New Roman"/>
          <w:b/>
          <w:bCs/>
          <w:color w:val="000000"/>
        </w:rPr>
        <w:lastRenderedPageBreak/>
        <w:t xml:space="preserve">Figure </w:t>
      </w:r>
      <w:r w:rsidR="00342D03" w:rsidRPr="00414E8D">
        <w:rPr>
          <w:rFonts w:eastAsia="Times New Roman"/>
          <w:b/>
          <w:bCs/>
          <w:color w:val="000000"/>
        </w:rPr>
        <w:t>6</w:t>
      </w:r>
      <w:r w:rsidRPr="00414E8D">
        <w:rPr>
          <w:rFonts w:eastAsia="Times New Roman"/>
          <w:b/>
          <w:bCs/>
          <w:color w:val="000000"/>
        </w:rPr>
        <w:t>.</w:t>
      </w:r>
    </w:p>
    <w:p w14:paraId="114FD876" w14:textId="31FF4F8E" w:rsidR="00111025" w:rsidRPr="00414E8D" w:rsidRDefault="00D20FF2" w:rsidP="00DA24C9">
      <w:pPr>
        <w:spacing w:line="480" w:lineRule="auto"/>
        <w:contextualSpacing/>
        <w:rPr>
          <w:rFonts w:eastAsia="Times New Roman"/>
          <w:bCs/>
          <w:color w:val="000000"/>
        </w:rPr>
      </w:pPr>
      <w:r>
        <w:rPr>
          <w:rFonts w:eastAsia="Times New Roman"/>
          <w:bCs/>
          <w:noProof/>
          <w:color w:val="000000"/>
        </w:rPr>
        <w:drawing>
          <wp:inline distT="0" distB="0" distL="0" distR="0" wp14:anchorId="34162F5B" wp14:editId="0B119B1B">
            <wp:extent cx="5943600" cy="3686810"/>
            <wp:effectExtent l="0" t="0" r="0" b="0"/>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p>
    <w:p w14:paraId="0A28555D" w14:textId="4780CBF0" w:rsidR="00150B42" w:rsidRPr="00414E8D" w:rsidRDefault="00150B42" w:rsidP="00DA24C9">
      <w:pPr>
        <w:spacing w:line="480" w:lineRule="auto"/>
        <w:contextualSpacing/>
        <w:rPr>
          <w:rFonts w:eastAsia="Times New Roman"/>
          <w:b/>
          <w:bCs/>
          <w:color w:val="000000"/>
        </w:rPr>
      </w:pPr>
      <w:r w:rsidRPr="00414E8D">
        <w:rPr>
          <w:rFonts w:eastAsia="Times New Roman"/>
          <w:b/>
          <w:bCs/>
          <w:color w:val="000000"/>
        </w:rPr>
        <w:t xml:space="preserve">Figure </w:t>
      </w:r>
      <w:r w:rsidR="00342D03" w:rsidRPr="00414E8D">
        <w:rPr>
          <w:rFonts w:eastAsia="Times New Roman"/>
          <w:b/>
          <w:bCs/>
          <w:color w:val="000000"/>
        </w:rPr>
        <w:t>6</w:t>
      </w:r>
      <w:r w:rsidRPr="00414E8D">
        <w:rPr>
          <w:rFonts w:eastAsia="Times New Roman"/>
          <w:b/>
          <w:bCs/>
          <w:color w:val="000000"/>
        </w:rPr>
        <w:t>.</w:t>
      </w:r>
      <w:r w:rsidR="00832B95" w:rsidRPr="00414E8D">
        <w:rPr>
          <w:rFonts w:eastAsia="Times New Roman"/>
          <w:color w:val="000000"/>
        </w:rPr>
        <w:t xml:space="preserve"> Aboveground biomass (AGB) under ambient soil N</w:t>
      </w:r>
      <w:r w:rsidR="00454773" w:rsidRPr="00414E8D">
        <w:rPr>
          <w:rFonts w:eastAsia="Times New Roman"/>
          <w:color w:val="000000"/>
        </w:rPr>
        <w:t xml:space="preserve"> (black boxes)</w:t>
      </w:r>
      <w:r w:rsidR="00832B95" w:rsidRPr="00414E8D">
        <w:rPr>
          <w:rFonts w:eastAsia="Times New Roman"/>
          <w:color w:val="000000"/>
        </w:rPr>
        <w:t xml:space="preserve"> and added soil N</w:t>
      </w:r>
      <w:r w:rsidR="00454773" w:rsidRPr="00414E8D">
        <w:rPr>
          <w:rFonts w:eastAsia="Times New Roman"/>
          <w:color w:val="000000"/>
        </w:rPr>
        <w:t xml:space="preserve"> (tan boxes)</w:t>
      </w:r>
      <w:r w:rsidR="00832B95" w:rsidRPr="00414E8D">
        <w:rPr>
          <w:rFonts w:eastAsia="Times New Roman"/>
          <w:color w:val="000000"/>
        </w:rPr>
        <w:t xml:space="preserve"> in each soil P x soil K</w:t>
      </w:r>
      <w:r w:rsidR="00471979" w:rsidRPr="00414E8D">
        <w:rPr>
          <w:rFonts w:eastAsia="Times New Roman"/>
          <w:color w:val="000000"/>
          <w:vertAlign w:val="subscript"/>
        </w:rPr>
        <w:t>+µ</w:t>
      </w:r>
      <w:r w:rsidR="00832B95" w:rsidRPr="00414E8D">
        <w:rPr>
          <w:rFonts w:eastAsia="Times New Roman"/>
          <w:color w:val="000000"/>
        </w:rPr>
        <w:t xml:space="preserve"> treatment</w:t>
      </w:r>
      <w:r w:rsidR="00454773" w:rsidRPr="00414E8D">
        <w:rPr>
          <w:rFonts w:eastAsia="Times New Roman"/>
          <w:color w:val="000000"/>
        </w:rPr>
        <w:t xml:space="preserve"> combination (x-axis)</w:t>
      </w:r>
      <w:r w:rsidR="00832B95" w:rsidRPr="00414E8D">
        <w:rPr>
          <w:rFonts w:eastAsia="Times New Roman"/>
          <w:color w:val="000000"/>
        </w:rPr>
        <w:t xml:space="preserve">. </w:t>
      </w:r>
      <w:r w:rsidR="00772303" w:rsidRPr="00414E8D">
        <w:rPr>
          <w:color w:val="000000"/>
        </w:rPr>
        <w:t>Boxes indicate median, first quartile, and third quartile of the observed data. Whiskers are the furthest data point, no further than 1.5 times the inner quartile range.</w:t>
      </w:r>
      <w:r w:rsidR="00772303" w:rsidRPr="00414E8D">
        <w:rPr>
          <w:rFonts w:eastAsia="Times New Roman"/>
          <w:color w:val="000000"/>
        </w:rPr>
        <w:t xml:space="preserve"> Lettering above each box indicates </w:t>
      </w:r>
      <w:r w:rsidR="008459F2" w:rsidRPr="00414E8D">
        <w:rPr>
          <w:rFonts w:eastAsia="Times New Roman"/>
          <w:color w:val="000000"/>
        </w:rPr>
        <w:t>statistically different groups based on post-hoc Tukey's tests (</w:t>
      </w:r>
      <w:r w:rsidR="008459F2" w:rsidRPr="00414E8D">
        <w:rPr>
          <w:rFonts w:eastAsia="Times New Roman"/>
          <w:color w:val="000000"/>
          <w:lang w:val="el-GR"/>
        </w:rPr>
        <w:t>α</w:t>
      </w:r>
      <w:r w:rsidR="008459F2" w:rsidRPr="00414E8D">
        <w:rPr>
          <w:rFonts w:eastAsia="Times New Roman"/>
          <w:color w:val="000000"/>
        </w:rPr>
        <w:t>=0.05) within and across P and K</w:t>
      </w:r>
      <w:r w:rsidR="008459F2" w:rsidRPr="00414E8D">
        <w:rPr>
          <w:rFonts w:eastAsia="Times New Roman"/>
          <w:color w:val="000000"/>
          <w:vertAlign w:val="subscript"/>
        </w:rPr>
        <w:t>+µ</w:t>
      </w:r>
      <w:r w:rsidR="008459F2" w:rsidRPr="00414E8D">
        <w:rPr>
          <w:rFonts w:eastAsia="Times New Roman"/>
          <w:color w:val="000000"/>
        </w:rPr>
        <w:t xml:space="preserve"> treatment combinations</w:t>
      </w:r>
      <w:r w:rsidR="00772303" w:rsidRPr="00414E8D">
        <w:rPr>
          <w:rFonts w:eastAsia="Times New Roman"/>
          <w:color w:val="000000"/>
        </w:rPr>
        <w:t>.</w:t>
      </w:r>
    </w:p>
    <w:p w14:paraId="2AF9C4D9" w14:textId="77777777" w:rsidR="00111025" w:rsidRDefault="00111025">
      <w:pPr>
        <w:rPr>
          <w:rFonts w:eastAsia="Times New Roman"/>
          <w:b/>
          <w:bCs/>
          <w:color w:val="000000"/>
        </w:rPr>
      </w:pPr>
      <w:r>
        <w:rPr>
          <w:rFonts w:eastAsia="Times New Roman"/>
          <w:b/>
          <w:bCs/>
          <w:color w:val="000000"/>
        </w:rPr>
        <w:br w:type="page"/>
      </w:r>
    </w:p>
    <w:p w14:paraId="63675E5A" w14:textId="331C8B75" w:rsidR="00745361" w:rsidRPr="00111025" w:rsidRDefault="00E82934" w:rsidP="00DA24C9">
      <w:pPr>
        <w:spacing w:line="480" w:lineRule="auto"/>
        <w:contextualSpacing/>
        <w:rPr>
          <w:rFonts w:eastAsia="Times New Roman"/>
          <w:bCs/>
          <w:i/>
          <w:color w:val="000000"/>
        </w:rPr>
      </w:pPr>
      <w:r w:rsidRPr="00111025">
        <w:rPr>
          <w:rFonts w:eastAsia="Times New Roman"/>
          <w:bCs/>
          <w:i/>
          <w:color w:val="000000"/>
        </w:rPr>
        <w:lastRenderedPageBreak/>
        <w:t>E</w:t>
      </w:r>
      <w:r w:rsidR="00745361" w:rsidRPr="00111025">
        <w:rPr>
          <w:rFonts w:eastAsia="Times New Roman"/>
          <w:bCs/>
          <w:i/>
          <w:color w:val="000000"/>
        </w:rPr>
        <w:t xml:space="preserve">ffect of soil nitrogen </w:t>
      </w:r>
      <w:r w:rsidR="00C40D76">
        <w:rPr>
          <w:rFonts w:eastAsia="Times New Roman"/>
          <w:bCs/>
          <w:i/>
          <w:color w:val="000000"/>
        </w:rPr>
        <w:t>addition</w:t>
      </w:r>
      <w:r w:rsidR="00C40D76" w:rsidRPr="00111025">
        <w:rPr>
          <w:rFonts w:eastAsia="Times New Roman"/>
          <w:bCs/>
          <w:i/>
          <w:color w:val="000000"/>
        </w:rPr>
        <w:t xml:space="preserve"> </w:t>
      </w:r>
      <w:r w:rsidR="00745361" w:rsidRPr="00111025">
        <w:rPr>
          <w:rFonts w:eastAsia="Times New Roman"/>
          <w:bCs/>
          <w:i/>
          <w:color w:val="000000"/>
        </w:rPr>
        <w:t xml:space="preserve">in relation to community nitrogen demand on </w:t>
      </w:r>
      <w:proofErr w:type="spellStart"/>
      <w:r w:rsidR="00745361" w:rsidRPr="00111025">
        <w:rPr>
          <w:rFonts w:eastAsia="Times New Roman"/>
          <w:bCs/>
          <w:i/>
          <w:iCs/>
          <w:color w:val="000000"/>
        </w:rPr>
        <w:t>N</w:t>
      </w:r>
      <w:r w:rsidR="00745361" w:rsidRPr="00111025">
        <w:rPr>
          <w:rFonts w:eastAsia="Times New Roman"/>
          <w:bCs/>
          <w:i/>
          <w:color w:val="000000"/>
          <w:vertAlign w:val="subscript"/>
        </w:rPr>
        <w:t>area</w:t>
      </w:r>
      <w:proofErr w:type="spellEnd"/>
    </w:p>
    <w:p w14:paraId="19E6730F" w14:textId="2CA12824" w:rsidR="00D10DE1" w:rsidRPr="007F6C75" w:rsidRDefault="007F1A75">
      <w:pPr>
        <w:spacing w:line="480" w:lineRule="auto"/>
        <w:contextualSpacing/>
        <w:rPr>
          <w:rFonts w:eastAsia="Times New Roman"/>
          <w:color w:val="000000"/>
        </w:rPr>
      </w:pPr>
      <w:r w:rsidRPr="001B44B1">
        <w:rPr>
          <w:rFonts w:eastAsia="Times New Roman"/>
          <w:b/>
          <w:bCs/>
          <w:color w:val="000000"/>
        </w:rPr>
        <w:tab/>
      </w:r>
      <w:r w:rsidR="00880F5C">
        <w:rPr>
          <w:rFonts w:eastAsia="Times New Roman"/>
          <w:color w:val="000000"/>
        </w:rPr>
        <w:t>T</w:t>
      </w:r>
      <w:r w:rsidR="00A93E29">
        <w:rPr>
          <w:rFonts w:eastAsia="Times New Roman"/>
          <w:color w:val="000000"/>
        </w:rPr>
        <w:t>he</w:t>
      </w:r>
      <w:r w:rsidR="00880F5C">
        <w:rPr>
          <w:rFonts w:eastAsia="Times New Roman"/>
          <w:color w:val="000000"/>
        </w:rPr>
        <w:t>re was</w:t>
      </w:r>
      <w:ins w:id="68" w:author="Nick Smith" w:date="2021-12-10T16:44:00Z">
        <w:r w:rsidR="00A77D8F">
          <w:rPr>
            <w:rFonts w:eastAsia="Times New Roman"/>
            <w:color w:val="000000"/>
          </w:rPr>
          <w:t xml:space="preserve"> no significant e</w:t>
        </w:r>
      </w:ins>
      <w:ins w:id="69" w:author="Nick Smith" w:date="2021-12-10T16:45:00Z">
        <w:r w:rsidR="00A77D8F">
          <w:rPr>
            <w:rFonts w:eastAsia="Times New Roman"/>
            <w:color w:val="000000"/>
          </w:rPr>
          <w:t xml:space="preserve">ffect of the response of aboveground biomass </w:t>
        </w:r>
        <w:r w:rsidR="00A77D8F">
          <w:rPr>
            <w:rFonts w:eastAsia="Times New Roman"/>
            <w:color w:val="000000"/>
          </w:rPr>
          <w:t>to added soil N</w:t>
        </w:r>
        <w:r w:rsidR="00A77D8F" w:rsidRPr="00771C52">
          <w:rPr>
            <w:rFonts w:eastAsia="Times New Roman"/>
            <w:color w:val="000000"/>
          </w:rPr>
          <w:t xml:space="preserve"> </w:t>
        </w:r>
        <w:r w:rsidR="00A77D8F">
          <w:rPr>
            <w:rFonts w:eastAsia="Times New Roman"/>
            <w:color w:val="000000"/>
          </w:rPr>
          <w:t>(</w:t>
        </w:r>
        <w:r w:rsidR="00A77D8F" w:rsidRPr="00771C52">
          <w:rPr>
            <w:rFonts w:eastAsia="Times New Roman"/>
            <w:color w:val="000000"/>
          </w:rPr>
          <w:t>∆</w:t>
        </w:r>
        <w:r w:rsidR="00A77D8F" w:rsidRPr="00A77D8F">
          <w:rPr>
            <w:rFonts w:eastAsia="Times New Roman"/>
            <w:color w:val="000000"/>
            <w:rPrChange w:id="70" w:author="Nick Smith" w:date="2021-12-10T16:45:00Z">
              <w:rPr>
                <w:rFonts w:eastAsia="Times New Roman"/>
                <w:i/>
                <w:color w:val="000000"/>
              </w:rPr>
            </w:rPrChange>
          </w:rPr>
          <w:t>AGB</w:t>
        </w:r>
        <w:r w:rsidR="00A77D8F">
          <w:rPr>
            <w:rFonts w:eastAsia="Times New Roman"/>
            <w:color w:val="000000"/>
          </w:rPr>
          <w:t>; %</w:t>
        </w:r>
        <w:r w:rsidR="00A77D8F" w:rsidRPr="001B44B1">
          <w:rPr>
            <w:rFonts w:eastAsia="Times New Roman"/>
            <w:color w:val="000000"/>
          </w:rPr>
          <w:t>)</w:t>
        </w:r>
        <w:r w:rsidR="00A77D8F">
          <w:rPr>
            <w:rFonts w:eastAsia="Times New Roman"/>
            <w:color w:val="000000"/>
          </w:rPr>
          <w:t xml:space="preserve"> </w:t>
        </w:r>
        <w:r w:rsidR="00A77D8F">
          <w:rPr>
            <w:rFonts w:eastAsia="Times New Roman"/>
            <w:color w:val="000000"/>
          </w:rPr>
          <w:t xml:space="preserve">on </w:t>
        </w:r>
        <w:r w:rsidR="00A77D8F">
          <w:rPr>
            <w:rFonts w:eastAsia="Times New Roman"/>
            <w:bCs/>
            <w:color w:val="000000"/>
          </w:rPr>
          <w:t>t</w:t>
        </w:r>
        <w:r w:rsidR="00A77D8F" w:rsidRPr="00D92A04">
          <w:rPr>
            <w:rFonts w:eastAsia="Times New Roman"/>
            <w:bCs/>
            <w:color w:val="000000"/>
          </w:rPr>
          <w:t>he</w:t>
        </w:r>
        <w:r w:rsidR="00A77D8F">
          <w:rPr>
            <w:rFonts w:eastAsia="Times New Roman"/>
            <w:color w:val="000000"/>
          </w:rPr>
          <w:t xml:space="preserve"> response of </w:t>
        </w:r>
        <w:proofErr w:type="spellStart"/>
        <w:r w:rsidR="00A77D8F">
          <w:rPr>
            <w:rFonts w:eastAsia="Times New Roman"/>
            <w:i/>
            <w:color w:val="000000"/>
          </w:rPr>
          <w:t>N</w:t>
        </w:r>
        <w:r w:rsidR="00A77D8F">
          <w:rPr>
            <w:rFonts w:eastAsia="Times New Roman"/>
            <w:color w:val="000000"/>
            <w:vertAlign w:val="subscript"/>
          </w:rPr>
          <w:t>area</w:t>
        </w:r>
        <w:proofErr w:type="spellEnd"/>
        <w:r w:rsidR="00A77D8F">
          <w:rPr>
            <w:rFonts w:eastAsia="Times New Roman"/>
            <w:color w:val="000000"/>
          </w:rPr>
          <w:t xml:space="preserve"> to added soil N (</w:t>
        </w:r>
        <w:r w:rsidR="00A77D8F" w:rsidRPr="001B44B1">
          <w:rPr>
            <w:rFonts w:eastAsia="Times New Roman"/>
            <w:color w:val="000000"/>
          </w:rPr>
          <w:t>∆</w:t>
        </w:r>
        <w:proofErr w:type="spellStart"/>
        <w:r w:rsidR="00A77D8F" w:rsidRPr="001B44B1">
          <w:rPr>
            <w:rFonts w:eastAsia="Times New Roman"/>
            <w:i/>
            <w:iCs/>
            <w:color w:val="000000"/>
          </w:rPr>
          <w:t>N</w:t>
        </w:r>
        <w:r w:rsidR="00A77D8F" w:rsidRPr="00771C52">
          <w:rPr>
            <w:rFonts w:eastAsia="Times New Roman"/>
            <w:color w:val="000000"/>
            <w:vertAlign w:val="subscript"/>
          </w:rPr>
          <w:t>area</w:t>
        </w:r>
        <w:proofErr w:type="spellEnd"/>
        <w:r w:rsidR="00A77D8F">
          <w:rPr>
            <w:rFonts w:eastAsia="Times New Roman"/>
            <w:color w:val="000000"/>
          </w:rPr>
          <w:t>; %)</w:t>
        </w:r>
        <w:r w:rsidR="00A77D8F" w:rsidRPr="00880F5C" w:rsidDel="00880F5C">
          <w:rPr>
            <w:rFonts w:eastAsia="Times New Roman"/>
            <w:color w:val="000000"/>
          </w:rPr>
          <w:t xml:space="preserve"> </w:t>
        </w:r>
        <w:r w:rsidR="00A77D8F" w:rsidRPr="001B44B1">
          <w:rPr>
            <w:rFonts w:eastAsia="Times New Roman"/>
            <w:color w:val="000000"/>
          </w:rPr>
          <w:t>(</w:t>
        </w:r>
        <w:r w:rsidR="00A77D8F" w:rsidRPr="001B44B1">
          <w:rPr>
            <w:rFonts w:eastAsia="Times New Roman"/>
            <w:i/>
            <w:iCs/>
            <w:color w:val="000000"/>
          </w:rPr>
          <w:t xml:space="preserve">p </w:t>
        </w:r>
        <w:r w:rsidR="00A77D8F" w:rsidRPr="001B44B1">
          <w:rPr>
            <w:rFonts w:eastAsia="Times New Roman"/>
            <w:color w:val="000000"/>
          </w:rPr>
          <w:t>= 0.</w:t>
        </w:r>
      </w:ins>
      <w:ins w:id="71" w:author="Nick Smith" w:date="2021-12-10T16:46:00Z">
        <w:r w:rsidR="00A77D8F">
          <w:rPr>
            <w:rFonts w:eastAsia="Times New Roman"/>
            <w:color w:val="000000"/>
          </w:rPr>
          <w:t>337</w:t>
        </w:r>
      </w:ins>
      <w:ins w:id="72" w:author="Nick Smith" w:date="2021-12-10T16:45:00Z">
        <w:r w:rsidR="00A77D8F" w:rsidRPr="001B44B1">
          <w:rPr>
            <w:rFonts w:eastAsia="Times New Roman"/>
            <w:color w:val="000000"/>
          </w:rPr>
          <w:t>; Table 5).</w:t>
        </w:r>
      </w:ins>
      <w:ins w:id="73" w:author="Nick Smith" w:date="2021-12-10T16:46:00Z">
        <w:r w:rsidR="00DC7E19">
          <w:rPr>
            <w:rFonts w:eastAsia="Times New Roman"/>
            <w:color w:val="000000"/>
          </w:rPr>
          <w:t xml:space="preserve"> However, the overal</w:t>
        </w:r>
      </w:ins>
      <w:ins w:id="74" w:author="Nick Smith" w:date="2021-12-10T16:47:00Z">
        <w:r w:rsidR="00DC7E19">
          <w:rPr>
            <w:rFonts w:eastAsia="Times New Roman"/>
            <w:color w:val="000000"/>
          </w:rPr>
          <w:t xml:space="preserve">l trend was negative and the slope of the interaction term between </w:t>
        </w:r>
        <w:r w:rsidR="00DC7E19" w:rsidRPr="00771C52">
          <w:rPr>
            <w:rFonts w:eastAsia="Times New Roman"/>
            <w:color w:val="000000"/>
          </w:rPr>
          <w:t>∆</w:t>
        </w:r>
        <w:r w:rsidR="00DC7E19" w:rsidRPr="00B22C4D">
          <w:rPr>
            <w:rFonts w:eastAsia="Times New Roman"/>
            <w:color w:val="000000"/>
          </w:rPr>
          <w:t>AGB</w:t>
        </w:r>
      </w:ins>
      <w:ins w:id="75" w:author="Nick Smith" w:date="2021-12-10T16:45:00Z">
        <w:r w:rsidR="00A77D8F" w:rsidRPr="00DA24C9">
          <w:rPr>
            <w:rFonts w:eastAsia="Times New Roman"/>
            <w:color w:val="000000"/>
          </w:rPr>
          <w:t xml:space="preserve"> </w:t>
        </w:r>
      </w:ins>
      <w:del w:id="76" w:author="Nick Smith" w:date="2021-12-10T16:47:00Z">
        <w:r w:rsidR="00880F5C" w:rsidDel="00DC7E19">
          <w:rPr>
            <w:rFonts w:eastAsia="Times New Roman"/>
            <w:color w:val="000000"/>
          </w:rPr>
          <w:delText xml:space="preserve"> a significant </w:delText>
        </w:r>
      </w:del>
      <w:del w:id="77" w:author="Nick Smith" w:date="2021-12-10T15:04:00Z">
        <w:r w:rsidR="00880F5C" w:rsidDel="00A62640">
          <w:rPr>
            <w:rFonts w:eastAsia="Times New Roman"/>
            <w:color w:val="000000"/>
          </w:rPr>
          <w:delText>interaction between</w:delText>
        </w:r>
      </w:del>
      <w:del w:id="78" w:author="Nick Smith" w:date="2021-12-10T16:47:00Z">
        <w:r w:rsidR="00880F5C" w:rsidDel="00DC7E19">
          <w:rPr>
            <w:rFonts w:eastAsia="Times New Roman"/>
            <w:color w:val="000000"/>
          </w:rPr>
          <w:delText xml:space="preserve"> </w:delText>
        </w:r>
      </w:del>
      <w:ins w:id="79" w:author="Nick Smith" w:date="2021-12-10T16:47:00Z">
        <w:r w:rsidR="00DC7E19">
          <w:rPr>
            <w:rFonts w:eastAsia="Times New Roman"/>
            <w:color w:val="000000"/>
          </w:rPr>
          <w:t xml:space="preserve">and </w:t>
        </w:r>
      </w:ins>
      <w:r w:rsidR="00880F5C">
        <w:rPr>
          <w:rFonts w:eastAsia="Times New Roman"/>
          <w:color w:val="000000"/>
        </w:rPr>
        <w:t>the</w:t>
      </w:r>
      <w:r w:rsidR="00A93E29">
        <w:rPr>
          <w:rFonts w:eastAsia="Times New Roman"/>
          <w:color w:val="000000"/>
        </w:rPr>
        <w:t xml:space="preserve"> response of </w:t>
      </w:r>
      <w:proofErr w:type="spellStart"/>
      <w:r w:rsidR="00A93E29">
        <w:rPr>
          <w:rFonts w:eastAsia="Times New Roman"/>
          <w:i/>
          <w:color w:val="000000"/>
        </w:rPr>
        <w:t>M</w:t>
      </w:r>
      <w:r w:rsidR="00A93E29">
        <w:rPr>
          <w:rFonts w:eastAsia="Times New Roman"/>
          <w:color w:val="000000"/>
          <w:vertAlign w:val="subscript"/>
        </w:rPr>
        <w:t>area</w:t>
      </w:r>
      <w:proofErr w:type="spellEnd"/>
      <w:r w:rsidR="00A93E29">
        <w:rPr>
          <w:rFonts w:eastAsia="Times New Roman"/>
          <w:color w:val="000000"/>
        </w:rPr>
        <w:t xml:space="preserve"> to added soil N</w:t>
      </w:r>
      <w:r w:rsidR="00D10DE1" w:rsidRPr="00771C52">
        <w:rPr>
          <w:rFonts w:eastAsia="Times New Roman"/>
          <w:color w:val="000000"/>
        </w:rPr>
        <w:t xml:space="preserve"> </w:t>
      </w:r>
      <w:r w:rsidR="00A93E29">
        <w:rPr>
          <w:rFonts w:eastAsia="Times New Roman"/>
          <w:color w:val="000000"/>
        </w:rPr>
        <w:t>(</w:t>
      </w:r>
      <w:r w:rsidR="00D10DE1" w:rsidRPr="00771C52">
        <w:rPr>
          <w:rFonts w:eastAsia="Times New Roman"/>
          <w:color w:val="000000"/>
        </w:rPr>
        <w:t>∆</w:t>
      </w:r>
      <w:proofErr w:type="spellStart"/>
      <w:r w:rsidR="00A93E29">
        <w:rPr>
          <w:rFonts w:eastAsia="Times New Roman"/>
          <w:i/>
          <w:color w:val="000000"/>
        </w:rPr>
        <w:t>M</w:t>
      </w:r>
      <w:r w:rsidR="00A93E29">
        <w:rPr>
          <w:rFonts w:eastAsia="Times New Roman"/>
          <w:color w:val="000000"/>
          <w:vertAlign w:val="subscript"/>
        </w:rPr>
        <w:t>area</w:t>
      </w:r>
      <w:proofErr w:type="spellEnd"/>
      <w:r w:rsidR="00A93E29">
        <w:rPr>
          <w:rFonts w:eastAsia="Times New Roman"/>
          <w:color w:val="000000"/>
        </w:rPr>
        <w:t>; %</w:t>
      </w:r>
      <w:r w:rsidR="00D10DE1" w:rsidRPr="001B44B1">
        <w:rPr>
          <w:rFonts w:eastAsia="Times New Roman"/>
          <w:color w:val="000000"/>
        </w:rPr>
        <w:t>)</w:t>
      </w:r>
      <w:ins w:id="80" w:author="Nick Smith" w:date="2021-12-10T16:47:00Z">
        <w:r w:rsidR="00DC7E19">
          <w:rPr>
            <w:rFonts w:eastAsia="Times New Roman"/>
            <w:color w:val="000000"/>
          </w:rPr>
          <w:t xml:space="preserve"> suggested that the </w:t>
        </w:r>
        <w:r w:rsidR="00DC7E19" w:rsidRPr="00771C52">
          <w:rPr>
            <w:rFonts w:eastAsia="Times New Roman"/>
            <w:color w:val="000000"/>
          </w:rPr>
          <w:t>∆</w:t>
        </w:r>
        <w:r w:rsidR="00DC7E19" w:rsidRPr="00B22C4D">
          <w:rPr>
            <w:rFonts w:eastAsia="Times New Roman"/>
            <w:color w:val="000000"/>
          </w:rPr>
          <w:t>AGB</w:t>
        </w:r>
        <w:r w:rsidR="00DC7E19">
          <w:rPr>
            <w:rFonts w:eastAsia="Times New Roman"/>
            <w:color w:val="000000"/>
          </w:rPr>
          <w:t>-</w:t>
        </w:r>
      </w:ins>
      <w:ins w:id="81" w:author="Nick Smith" w:date="2021-12-10T16:48:00Z">
        <w:r w:rsidR="00DC7E19" w:rsidRPr="001B44B1">
          <w:rPr>
            <w:rFonts w:eastAsia="Times New Roman"/>
            <w:color w:val="000000"/>
          </w:rPr>
          <w:t>∆</w:t>
        </w:r>
        <w:proofErr w:type="spellStart"/>
        <w:r w:rsidR="00DC7E19" w:rsidRPr="001B44B1">
          <w:rPr>
            <w:rFonts w:eastAsia="Times New Roman"/>
            <w:i/>
            <w:iCs/>
            <w:color w:val="000000"/>
          </w:rPr>
          <w:t>N</w:t>
        </w:r>
        <w:r w:rsidR="00DC7E19" w:rsidRPr="00771C52">
          <w:rPr>
            <w:rFonts w:eastAsia="Times New Roman"/>
            <w:color w:val="000000"/>
            <w:vertAlign w:val="subscript"/>
          </w:rPr>
          <w:t>area</w:t>
        </w:r>
      </w:ins>
      <w:proofErr w:type="spellEnd"/>
      <w:ins w:id="82" w:author="Nick Smith" w:date="2021-12-10T16:47:00Z">
        <w:r w:rsidR="00DC7E19">
          <w:rPr>
            <w:rFonts w:eastAsia="Times New Roman"/>
            <w:color w:val="000000"/>
          </w:rPr>
          <w:t xml:space="preserve"> trend became more negative as </w:t>
        </w:r>
      </w:ins>
      <w:ins w:id="83" w:author="Nick Smith" w:date="2021-12-10T16:48:00Z">
        <w:r w:rsidR="00DC7E19" w:rsidRPr="00771C52">
          <w:rPr>
            <w:rFonts w:eastAsia="Times New Roman"/>
            <w:color w:val="000000"/>
          </w:rPr>
          <w:t>∆</w:t>
        </w:r>
        <w:proofErr w:type="spellStart"/>
        <w:r w:rsidR="00DC7E19">
          <w:rPr>
            <w:rFonts w:eastAsia="Times New Roman"/>
            <w:i/>
            <w:color w:val="000000"/>
          </w:rPr>
          <w:t>M</w:t>
        </w:r>
        <w:r w:rsidR="00DC7E19">
          <w:rPr>
            <w:rFonts w:eastAsia="Times New Roman"/>
            <w:color w:val="000000"/>
            <w:vertAlign w:val="subscript"/>
          </w:rPr>
          <w:t>area</w:t>
        </w:r>
        <w:proofErr w:type="spellEnd"/>
        <w:r w:rsidR="00DC7E19">
          <w:rPr>
            <w:rFonts w:eastAsia="Times New Roman"/>
            <w:color w:val="000000"/>
          </w:rPr>
          <w:t xml:space="preserve"> increased. </w:t>
        </w:r>
      </w:ins>
      <w:ins w:id="84" w:author="Nick Smith" w:date="2021-12-10T16:49:00Z">
        <w:r w:rsidR="00DC7E19">
          <w:rPr>
            <w:rFonts w:eastAsia="Times New Roman"/>
            <w:color w:val="000000"/>
          </w:rPr>
          <w:t>We used post-hoc tests to investigate this effect.</w:t>
        </w:r>
      </w:ins>
      <w:r w:rsidR="00D10DE1" w:rsidRPr="00DA24C9">
        <w:rPr>
          <w:rFonts w:eastAsia="Times New Roman"/>
          <w:color w:val="000000"/>
        </w:rPr>
        <w:t xml:space="preserve"> </w:t>
      </w:r>
      <w:ins w:id="85" w:author="Nick Smith" w:date="2021-12-10T16:50:00Z">
        <w:r w:rsidR="00DC7E19">
          <w:rPr>
            <w:rFonts w:eastAsia="Times New Roman"/>
            <w:color w:val="000000"/>
          </w:rPr>
          <w:t xml:space="preserve">We found that the </w:t>
        </w:r>
        <w:r w:rsidR="00DC7E19" w:rsidRPr="00771C52">
          <w:rPr>
            <w:rFonts w:eastAsia="Times New Roman"/>
            <w:color w:val="000000"/>
          </w:rPr>
          <w:t>∆</w:t>
        </w:r>
        <w:r w:rsidR="00DC7E19" w:rsidRPr="00B22C4D">
          <w:rPr>
            <w:rFonts w:eastAsia="Times New Roman"/>
            <w:color w:val="000000"/>
          </w:rPr>
          <w:t>AGB</w:t>
        </w:r>
        <w:r w:rsidR="00DC7E19">
          <w:rPr>
            <w:rFonts w:eastAsia="Times New Roman"/>
            <w:color w:val="000000"/>
          </w:rPr>
          <w:t>-</w:t>
        </w:r>
        <w:r w:rsidR="00DC7E19" w:rsidRPr="001B44B1">
          <w:rPr>
            <w:rFonts w:eastAsia="Times New Roman"/>
            <w:color w:val="000000"/>
          </w:rPr>
          <w:t>∆</w:t>
        </w:r>
        <w:proofErr w:type="spellStart"/>
        <w:r w:rsidR="00DC7E19" w:rsidRPr="001B44B1">
          <w:rPr>
            <w:rFonts w:eastAsia="Times New Roman"/>
            <w:i/>
            <w:iCs/>
            <w:color w:val="000000"/>
          </w:rPr>
          <w:t>N</w:t>
        </w:r>
        <w:r w:rsidR="00DC7E19" w:rsidRPr="00771C52">
          <w:rPr>
            <w:rFonts w:eastAsia="Times New Roman"/>
            <w:color w:val="000000"/>
            <w:vertAlign w:val="subscript"/>
          </w:rPr>
          <w:t>area</w:t>
        </w:r>
        <w:proofErr w:type="spellEnd"/>
        <w:r w:rsidR="00DC7E19">
          <w:rPr>
            <w:rFonts w:eastAsia="Times New Roman"/>
            <w:color w:val="000000"/>
          </w:rPr>
          <w:t xml:space="preserve"> </w:t>
        </w:r>
      </w:ins>
      <w:del w:id="86" w:author="Nick Smith" w:date="2021-12-10T15:04:00Z">
        <w:r w:rsidR="00D10DE1" w:rsidRPr="001B44B1" w:rsidDel="00A62640">
          <w:rPr>
            <w:rFonts w:eastAsia="Times New Roman"/>
            <w:color w:val="000000"/>
          </w:rPr>
          <w:delText xml:space="preserve">and </w:delText>
        </w:r>
        <w:r w:rsidR="00A93E29" w:rsidDel="00A62640">
          <w:rPr>
            <w:rFonts w:eastAsia="Times New Roman"/>
            <w:color w:val="000000"/>
          </w:rPr>
          <w:delText>the response of AGB to added soil N</w:delText>
        </w:r>
        <w:r w:rsidR="00D10DE1" w:rsidRPr="001B44B1" w:rsidDel="00A62640">
          <w:rPr>
            <w:rFonts w:eastAsia="Times New Roman"/>
            <w:color w:val="000000"/>
          </w:rPr>
          <w:delText xml:space="preserve"> </w:delText>
        </w:r>
        <w:r w:rsidR="00A93E29" w:rsidDel="00A62640">
          <w:rPr>
            <w:rFonts w:eastAsia="Times New Roman"/>
            <w:color w:val="000000"/>
          </w:rPr>
          <w:delText>(</w:delText>
        </w:r>
        <w:r w:rsidR="00D10DE1" w:rsidRPr="001B44B1" w:rsidDel="00A62640">
          <w:rPr>
            <w:rFonts w:eastAsia="Times New Roman"/>
            <w:color w:val="000000"/>
          </w:rPr>
          <w:delText>∆</w:delText>
        </w:r>
        <w:r w:rsidR="00D10DE1" w:rsidRPr="00DA24C9" w:rsidDel="00A62640">
          <w:rPr>
            <w:rFonts w:eastAsia="Times New Roman"/>
            <w:color w:val="000000"/>
          </w:rPr>
          <w:delText>AGB</w:delText>
        </w:r>
        <w:r w:rsidR="00A93E29" w:rsidDel="00A62640">
          <w:rPr>
            <w:rFonts w:eastAsia="Times New Roman"/>
            <w:color w:val="000000"/>
          </w:rPr>
          <w:delText>; %)</w:delText>
        </w:r>
        <w:r w:rsidR="00880F5C" w:rsidDel="00A62640">
          <w:rPr>
            <w:rFonts w:eastAsia="Times New Roman"/>
            <w:color w:val="000000"/>
          </w:rPr>
          <w:delText xml:space="preserve"> </w:delText>
        </w:r>
      </w:del>
      <w:del w:id="87" w:author="Nick Smith" w:date="2021-12-10T16:50:00Z">
        <w:r w:rsidR="00880F5C" w:rsidDel="00DC7E19">
          <w:rPr>
            <w:rFonts w:eastAsia="Times New Roman"/>
            <w:color w:val="000000"/>
          </w:rPr>
          <w:delText xml:space="preserve">on </w:delText>
        </w:r>
        <w:r w:rsidR="00880F5C" w:rsidDel="00DC7E19">
          <w:rPr>
            <w:rFonts w:eastAsia="Times New Roman"/>
            <w:bCs/>
            <w:color w:val="000000"/>
          </w:rPr>
          <w:delText>t</w:delText>
        </w:r>
        <w:r w:rsidR="00880F5C" w:rsidRPr="00D92A04" w:rsidDel="00DC7E19">
          <w:rPr>
            <w:rFonts w:eastAsia="Times New Roman"/>
            <w:bCs/>
            <w:color w:val="000000"/>
          </w:rPr>
          <w:delText>he</w:delText>
        </w:r>
        <w:r w:rsidR="00880F5C" w:rsidDel="00DC7E19">
          <w:rPr>
            <w:rFonts w:eastAsia="Times New Roman"/>
            <w:color w:val="000000"/>
          </w:rPr>
          <w:delText xml:space="preserve"> response of </w:delText>
        </w:r>
        <w:r w:rsidR="00880F5C" w:rsidDel="00DC7E19">
          <w:rPr>
            <w:rFonts w:eastAsia="Times New Roman"/>
            <w:i/>
            <w:color w:val="000000"/>
          </w:rPr>
          <w:delText>N</w:delText>
        </w:r>
        <w:r w:rsidR="00880F5C" w:rsidDel="00DC7E19">
          <w:rPr>
            <w:rFonts w:eastAsia="Times New Roman"/>
            <w:color w:val="000000"/>
            <w:vertAlign w:val="subscript"/>
          </w:rPr>
          <w:delText>area</w:delText>
        </w:r>
        <w:r w:rsidR="00880F5C" w:rsidDel="00DC7E19">
          <w:rPr>
            <w:rFonts w:eastAsia="Times New Roman"/>
            <w:color w:val="000000"/>
          </w:rPr>
          <w:delText xml:space="preserve"> to added soil N (</w:delText>
        </w:r>
        <w:r w:rsidR="00880F5C" w:rsidRPr="001B44B1" w:rsidDel="00DC7E19">
          <w:rPr>
            <w:rFonts w:eastAsia="Times New Roman"/>
            <w:color w:val="000000"/>
          </w:rPr>
          <w:delText>∆</w:delText>
        </w:r>
        <w:r w:rsidR="00880F5C" w:rsidRPr="001B44B1" w:rsidDel="00DC7E19">
          <w:rPr>
            <w:rFonts w:eastAsia="Times New Roman"/>
            <w:i/>
            <w:iCs/>
            <w:color w:val="000000"/>
          </w:rPr>
          <w:delText>N</w:delText>
        </w:r>
        <w:r w:rsidR="00880F5C" w:rsidRPr="00771C52" w:rsidDel="00DC7E19">
          <w:rPr>
            <w:rFonts w:eastAsia="Times New Roman"/>
            <w:color w:val="000000"/>
            <w:vertAlign w:val="subscript"/>
          </w:rPr>
          <w:delText>area</w:delText>
        </w:r>
        <w:r w:rsidR="00880F5C" w:rsidDel="00DC7E19">
          <w:rPr>
            <w:rFonts w:eastAsia="Times New Roman"/>
            <w:color w:val="000000"/>
          </w:rPr>
          <w:delText>; %)</w:delText>
        </w:r>
        <w:r w:rsidR="00880F5C" w:rsidRPr="00880F5C" w:rsidDel="00DC7E19">
          <w:rPr>
            <w:rFonts w:eastAsia="Times New Roman"/>
            <w:color w:val="000000"/>
          </w:rPr>
          <w:delText xml:space="preserve"> </w:delText>
        </w:r>
        <w:r w:rsidR="00D10DE1" w:rsidRPr="001B44B1" w:rsidDel="00DC7E19">
          <w:rPr>
            <w:rFonts w:eastAsia="Times New Roman"/>
            <w:color w:val="000000"/>
          </w:rPr>
          <w:delText>(</w:delText>
        </w:r>
        <w:r w:rsidR="00D10DE1" w:rsidRPr="001B44B1" w:rsidDel="00DC7E19">
          <w:rPr>
            <w:rFonts w:eastAsia="Times New Roman"/>
            <w:i/>
            <w:iCs/>
            <w:color w:val="000000"/>
          </w:rPr>
          <w:delText xml:space="preserve">p </w:delText>
        </w:r>
        <w:r w:rsidR="00D10DE1" w:rsidRPr="001B44B1" w:rsidDel="00DC7E19">
          <w:rPr>
            <w:rFonts w:eastAsia="Times New Roman"/>
            <w:color w:val="000000"/>
          </w:rPr>
          <w:delText>= 0.035; Table 5).</w:delText>
        </w:r>
        <w:r w:rsidR="00880F5C" w:rsidDel="00DC7E19">
          <w:rPr>
            <w:rFonts w:eastAsia="Times New Roman"/>
            <w:color w:val="000000"/>
          </w:rPr>
          <w:delText xml:space="preserve"> This interaction indicated that the slope of the relationship between </w:delText>
        </w:r>
        <w:r w:rsidR="00880F5C" w:rsidRPr="001B44B1" w:rsidDel="00DC7E19">
          <w:rPr>
            <w:rFonts w:eastAsia="Times New Roman"/>
            <w:color w:val="000000"/>
          </w:rPr>
          <w:delText>∆</w:delText>
        </w:r>
        <w:r w:rsidR="00880F5C" w:rsidRPr="001B44B1" w:rsidDel="00DC7E19">
          <w:rPr>
            <w:rFonts w:eastAsia="Times New Roman"/>
            <w:i/>
            <w:iCs/>
            <w:color w:val="000000"/>
          </w:rPr>
          <w:delText>N</w:delText>
        </w:r>
        <w:r w:rsidR="00880F5C" w:rsidRPr="00771C52" w:rsidDel="00DC7E19">
          <w:rPr>
            <w:rFonts w:eastAsia="Times New Roman"/>
            <w:color w:val="000000"/>
            <w:vertAlign w:val="subscript"/>
          </w:rPr>
          <w:delText>area</w:delText>
        </w:r>
        <w:r w:rsidR="00880F5C" w:rsidDel="00DC7E19">
          <w:rPr>
            <w:rFonts w:eastAsia="Times New Roman"/>
            <w:color w:val="000000"/>
          </w:rPr>
          <w:delText xml:space="preserve"> and ∆AGB decreased as </w:delText>
        </w:r>
        <w:r w:rsidR="00880F5C" w:rsidRPr="00771C52" w:rsidDel="00DC7E19">
          <w:rPr>
            <w:rFonts w:eastAsia="Times New Roman"/>
            <w:color w:val="000000"/>
          </w:rPr>
          <w:delText>∆</w:delText>
        </w:r>
        <w:r w:rsidR="00880F5C" w:rsidDel="00DC7E19">
          <w:rPr>
            <w:rFonts w:eastAsia="Times New Roman"/>
            <w:i/>
            <w:color w:val="000000"/>
          </w:rPr>
          <w:delText>M</w:delText>
        </w:r>
        <w:r w:rsidR="00880F5C" w:rsidDel="00DC7E19">
          <w:rPr>
            <w:rFonts w:eastAsia="Times New Roman"/>
            <w:color w:val="000000"/>
            <w:vertAlign w:val="subscript"/>
          </w:rPr>
          <w:delText>area</w:delText>
        </w:r>
        <w:r w:rsidR="00880F5C" w:rsidDel="00DC7E19">
          <w:rPr>
            <w:rFonts w:eastAsia="Times New Roman"/>
            <w:color w:val="000000"/>
          </w:rPr>
          <w:delText xml:space="preserve"> increased, such that the </w:delText>
        </w:r>
      </w:del>
      <w:r w:rsidR="00880F5C">
        <w:rPr>
          <w:rFonts w:eastAsia="Times New Roman"/>
          <w:color w:val="000000"/>
        </w:rPr>
        <w:t xml:space="preserve">slope was indistinguishable from 0 at low </w:t>
      </w:r>
      <w:r w:rsidR="00880F5C" w:rsidRPr="00771C52">
        <w:rPr>
          <w:rFonts w:eastAsia="Times New Roman"/>
          <w:color w:val="000000"/>
        </w:rPr>
        <w:t>∆</w:t>
      </w:r>
      <w:proofErr w:type="spellStart"/>
      <w:r w:rsidR="00880F5C">
        <w:rPr>
          <w:rFonts w:eastAsia="Times New Roman"/>
          <w:i/>
          <w:color w:val="000000"/>
        </w:rPr>
        <w:t>M</w:t>
      </w:r>
      <w:r w:rsidR="00880F5C">
        <w:rPr>
          <w:rFonts w:eastAsia="Times New Roman"/>
          <w:color w:val="000000"/>
          <w:vertAlign w:val="subscript"/>
        </w:rPr>
        <w:t>area</w:t>
      </w:r>
      <w:proofErr w:type="spellEnd"/>
      <w:r w:rsidR="00880F5C">
        <w:rPr>
          <w:rFonts w:eastAsia="Times New Roman"/>
          <w:color w:val="000000"/>
        </w:rPr>
        <w:t xml:space="preserve">, but became </w:t>
      </w:r>
      <w:del w:id="88" w:author="Nick Smith" w:date="2021-12-10T16:50:00Z">
        <w:r w:rsidR="00880F5C" w:rsidDel="00DC7E19">
          <w:rPr>
            <w:rFonts w:eastAsia="Times New Roman"/>
            <w:color w:val="000000"/>
          </w:rPr>
          <w:delText xml:space="preserve">significantly </w:delText>
        </w:r>
      </w:del>
      <w:ins w:id="89" w:author="Nick Smith" w:date="2021-12-10T16:50:00Z">
        <w:r w:rsidR="00DC7E19">
          <w:rPr>
            <w:rFonts w:eastAsia="Times New Roman"/>
            <w:color w:val="000000"/>
          </w:rPr>
          <w:t>slightly</w:t>
        </w:r>
        <w:r w:rsidR="00DC7E19">
          <w:rPr>
            <w:rFonts w:eastAsia="Times New Roman"/>
            <w:color w:val="000000"/>
          </w:rPr>
          <w:t xml:space="preserve"> </w:t>
        </w:r>
      </w:ins>
      <w:r w:rsidR="00880F5C">
        <w:rPr>
          <w:rFonts w:eastAsia="Times New Roman"/>
          <w:color w:val="000000"/>
        </w:rPr>
        <w:t>negative</w:t>
      </w:r>
      <w:ins w:id="90" w:author="Nick Smith" w:date="2021-12-10T16:50:00Z">
        <w:r w:rsidR="00DC7E19">
          <w:rPr>
            <w:rFonts w:eastAsia="Times New Roman"/>
            <w:color w:val="000000"/>
          </w:rPr>
          <w:t xml:space="preserve"> (</w:t>
        </w:r>
        <w:r w:rsidR="00DC7E19">
          <w:rPr>
            <w:rFonts w:eastAsia="Times New Roman"/>
            <w:i/>
            <w:color w:val="000000"/>
          </w:rPr>
          <w:t>p</w:t>
        </w:r>
        <w:r w:rsidR="00DC7E19">
          <w:rPr>
            <w:rFonts w:eastAsia="Times New Roman"/>
            <w:color w:val="000000"/>
          </w:rPr>
          <w:t xml:space="preserve"> &lt; 0.1)</w:t>
        </w:r>
      </w:ins>
      <w:r w:rsidR="00880F5C">
        <w:rPr>
          <w:rFonts w:eastAsia="Times New Roman"/>
          <w:color w:val="000000"/>
        </w:rPr>
        <w:t xml:space="preserve"> at high </w:t>
      </w:r>
      <w:r w:rsidR="00880F5C" w:rsidRPr="00771C52">
        <w:rPr>
          <w:rFonts w:eastAsia="Times New Roman"/>
          <w:color w:val="000000"/>
        </w:rPr>
        <w:t>∆</w:t>
      </w:r>
      <w:proofErr w:type="spellStart"/>
      <w:r w:rsidR="00880F5C">
        <w:rPr>
          <w:rFonts w:eastAsia="Times New Roman"/>
          <w:i/>
          <w:color w:val="000000"/>
        </w:rPr>
        <w:t>M</w:t>
      </w:r>
      <w:r w:rsidR="00880F5C">
        <w:rPr>
          <w:rFonts w:eastAsia="Times New Roman"/>
          <w:color w:val="000000"/>
          <w:vertAlign w:val="subscript"/>
        </w:rPr>
        <w:t>area</w:t>
      </w:r>
      <w:proofErr w:type="spellEnd"/>
      <w:r w:rsidR="00880F5C">
        <w:rPr>
          <w:rFonts w:eastAsia="Times New Roman"/>
          <w:color w:val="000000"/>
        </w:rPr>
        <w:t xml:space="preserve"> (Table 6 and Figure </w:t>
      </w:r>
      <w:r w:rsidR="00BD3DF0">
        <w:rPr>
          <w:rFonts w:eastAsia="Times New Roman"/>
          <w:color w:val="000000"/>
        </w:rPr>
        <w:t>7</w:t>
      </w:r>
      <w:r w:rsidR="00880F5C">
        <w:rPr>
          <w:rFonts w:eastAsia="Times New Roman"/>
          <w:color w:val="000000"/>
        </w:rPr>
        <w:t xml:space="preserve">). </w:t>
      </w:r>
      <w:del w:id="91" w:author="Nick Smith" w:date="2021-12-10T16:51:00Z">
        <w:r w:rsidR="002A727E" w:rsidDel="00DC7E19">
          <w:rPr>
            <w:rFonts w:eastAsia="Times New Roman"/>
            <w:color w:val="000000"/>
          </w:rPr>
          <w:delText xml:space="preserve">Our post-hoc tests indicated that negative </w:delText>
        </w:r>
        <w:r w:rsidR="002A727E" w:rsidRPr="001B44B1" w:rsidDel="00DC7E19">
          <w:rPr>
            <w:rFonts w:eastAsia="Times New Roman"/>
            <w:color w:val="000000"/>
          </w:rPr>
          <w:delText>∆</w:delText>
        </w:r>
        <w:r w:rsidR="002A727E" w:rsidRPr="001B44B1" w:rsidDel="00DC7E19">
          <w:rPr>
            <w:rFonts w:eastAsia="Times New Roman"/>
            <w:i/>
            <w:iCs/>
            <w:color w:val="000000"/>
          </w:rPr>
          <w:delText>N</w:delText>
        </w:r>
        <w:r w:rsidR="002A727E" w:rsidRPr="00771C52" w:rsidDel="00DC7E19">
          <w:rPr>
            <w:rFonts w:eastAsia="Times New Roman"/>
            <w:color w:val="000000"/>
            <w:vertAlign w:val="subscript"/>
          </w:rPr>
          <w:delText>area</w:delText>
        </w:r>
        <w:r w:rsidR="002A727E" w:rsidDel="00DC7E19">
          <w:rPr>
            <w:rFonts w:eastAsia="Times New Roman"/>
            <w:color w:val="000000"/>
          </w:rPr>
          <w:delText>-∆AGB slopes were at least marginally (</w:delText>
        </w:r>
        <w:r w:rsidR="002A727E" w:rsidDel="00DC7E19">
          <w:rPr>
            <w:rFonts w:eastAsia="Times New Roman"/>
            <w:i/>
            <w:color w:val="000000"/>
          </w:rPr>
          <w:delText xml:space="preserve">p </w:delText>
        </w:r>
        <w:r w:rsidR="002A727E" w:rsidDel="00DC7E19">
          <w:rPr>
            <w:rFonts w:eastAsia="Times New Roman"/>
            <w:color w:val="000000"/>
          </w:rPr>
          <w:delText>&lt;0.1) negative at ∆</w:delText>
        </w:r>
        <w:r w:rsidR="002A727E" w:rsidDel="00DC7E19">
          <w:rPr>
            <w:rFonts w:eastAsia="Times New Roman"/>
            <w:i/>
            <w:color w:val="000000"/>
          </w:rPr>
          <w:delText>M</w:delText>
        </w:r>
        <w:r w:rsidR="002A727E" w:rsidDel="00DC7E19">
          <w:rPr>
            <w:rFonts w:eastAsia="Times New Roman"/>
            <w:color w:val="000000"/>
            <w:vertAlign w:val="subscript"/>
          </w:rPr>
          <w:delText xml:space="preserve">area </w:delText>
        </w:r>
        <w:r w:rsidR="002A727E" w:rsidDel="00DC7E19">
          <w:rPr>
            <w:rFonts w:eastAsia="Times New Roman"/>
            <w:color w:val="000000"/>
          </w:rPr>
          <w:delText xml:space="preserve">values greater than or equal to zero. </w:delText>
        </w:r>
      </w:del>
      <w:r w:rsidR="007F6C75" w:rsidRPr="001B44B1">
        <w:rPr>
          <w:rFonts w:eastAsia="Times New Roman"/>
          <w:color w:val="000000"/>
        </w:rPr>
        <w:t>∆</w:t>
      </w:r>
      <w:proofErr w:type="spellStart"/>
      <w:r w:rsidR="007F6C75" w:rsidRPr="001B44B1">
        <w:rPr>
          <w:rFonts w:eastAsia="Times New Roman"/>
          <w:i/>
          <w:iCs/>
          <w:color w:val="000000"/>
        </w:rPr>
        <w:t>N</w:t>
      </w:r>
      <w:r w:rsidR="007F6C75" w:rsidRPr="00771C52">
        <w:rPr>
          <w:rFonts w:eastAsia="Times New Roman"/>
          <w:color w:val="000000"/>
          <w:vertAlign w:val="subscript"/>
        </w:rPr>
        <w:t>area</w:t>
      </w:r>
      <w:proofErr w:type="spellEnd"/>
      <w:r w:rsidR="007F6C75">
        <w:rPr>
          <w:rFonts w:eastAsia="Times New Roman"/>
          <w:color w:val="000000"/>
        </w:rPr>
        <w:t xml:space="preserve"> also increased with increasing </w:t>
      </w:r>
      <w:r w:rsidR="007F6C75" w:rsidRPr="00771C52">
        <w:rPr>
          <w:rFonts w:eastAsia="Times New Roman"/>
          <w:color w:val="000000"/>
        </w:rPr>
        <w:t>∆</w:t>
      </w:r>
      <w:proofErr w:type="spellStart"/>
      <w:r w:rsidR="007F6C75">
        <w:rPr>
          <w:rFonts w:eastAsia="Times New Roman"/>
          <w:i/>
          <w:color w:val="000000"/>
        </w:rPr>
        <w:t>M</w:t>
      </w:r>
      <w:r w:rsidR="007F6C75">
        <w:rPr>
          <w:rFonts w:eastAsia="Times New Roman"/>
          <w:color w:val="000000"/>
          <w:vertAlign w:val="subscript"/>
        </w:rPr>
        <w:t>area</w:t>
      </w:r>
      <w:proofErr w:type="spellEnd"/>
      <w:r w:rsidR="007F6C75">
        <w:rPr>
          <w:rFonts w:eastAsia="Times New Roman"/>
          <w:color w:val="000000"/>
        </w:rPr>
        <w:t xml:space="preserve"> (</w:t>
      </w:r>
      <w:r w:rsidR="007F6C75">
        <w:rPr>
          <w:rFonts w:eastAsia="Times New Roman"/>
          <w:i/>
          <w:color w:val="000000"/>
        </w:rPr>
        <w:t>p</w:t>
      </w:r>
      <w:r w:rsidR="007F6C75">
        <w:rPr>
          <w:rFonts w:eastAsia="Times New Roman"/>
          <w:color w:val="000000"/>
        </w:rPr>
        <w:t xml:space="preserve"> &lt; 0.001; Table 5 and Figure </w:t>
      </w:r>
      <w:r w:rsidR="00BD3DF0">
        <w:rPr>
          <w:rFonts w:eastAsia="Times New Roman"/>
          <w:color w:val="000000"/>
        </w:rPr>
        <w:t>7</w:t>
      </w:r>
      <w:r w:rsidR="007F6C75">
        <w:rPr>
          <w:rFonts w:eastAsia="Times New Roman"/>
          <w:color w:val="000000"/>
        </w:rPr>
        <w:t xml:space="preserve">). Together, </w:t>
      </w:r>
      <w:r w:rsidR="00D06FFF">
        <w:rPr>
          <w:rFonts w:eastAsia="Times New Roman"/>
          <w:color w:val="000000"/>
        </w:rPr>
        <w:t xml:space="preserve">these responses </w:t>
      </w:r>
      <w:r w:rsidR="007F6C75">
        <w:rPr>
          <w:rFonts w:eastAsia="Times New Roman"/>
          <w:color w:val="000000"/>
        </w:rPr>
        <w:t>revealed that soil N</w:t>
      </w:r>
      <w:r w:rsidR="00CC4281">
        <w:rPr>
          <w:rFonts w:eastAsia="Times New Roman"/>
          <w:color w:val="000000"/>
        </w:rPr>
        <w:t xml:space="preserve"> addition</w:t>
      </w:r>
      <w:r w:rsidR="007F6C75">
        <w:rPr>
          <w:rFonts w:eastAsia="Times New Roman"/>
          <w:color w:val="000000"/>
        </w:rPr>
        <w:t xml:space="preserve"> had the greatest stimulation on </w:t>
      </w:r>
      <w:proofErr w:type="spellStart"/>
      <w:r w:rsidR="007F6C75">
        <w:rPr>
          <w:rFonts w:eastAsia="Times New Roman"/>
          <w:i/>
          <w:color w:val="000000"/>
        </w:rPr>
        <w:t>N</w:t>
      </w:r>
      <w:r w:rsidR="007F6C75">
        <w:rPr>
          <w:rFonts w:eastAsia="Times New Roman"/>
          <w:color w:val="000000"/>
          <w:vertAlign w:val="subscript"/>
        </w:rPr>
        <w:t>area</w:t>
      </w:r>
      <w:proofErr w:type="spellEnd"/>
      <w:r w:rsidR="007F6C75">
        <w:rPr>
          <w:rFonts w:eastAsia="Times New Roman"/>
          <w:color w:val="000000"/>
        </w:rPr>
        <w:t xml:space="preserve"> when</w:t>
      </w:r>
      <w:r w:rsidR="00D06FFF">
        <w:rPr>
          <w:rFonts w:eastAsia="Times New Roman"/>
          <w:color w:val="000000"/>
        </w:rPr>
        <w:t xml:space="preserve"> plants increased allocation to </w:t>
      </w:r>
      <w:proofErr w:type="spellStart"/>
      <w:r w:rsidR="00D06FFF">
        <w:rPr>
          <w:rFonts w:eastAsia="Times New Roman"/>
          <w:i/>
          <w:color w:val="000000"/>
        </w:rPr>
        <w:t>M</w:t>
      </w:r>
      <w:r w:rsidR="00D06FFF">
        <w:rPr>
          <w:rFonts w:eastAsia="Times New Roman"/>
          <w:color w:val="000000"/>
          <w:vertAlign w:val="subscript"/>
        </w:rPr>
        <w:t>area</w:t>
      </w:r>
      <w:proofErr w:type="spellEnd"/>
      <w:r w:rsidR="00D06FFF">
        <w:rPr>
          <w:rFonts w:eastAsia="Times New Roman"/>
          <w:color w:val="000000"/>
        </w:rPr>
        <w:t>, but did not increase AGB</w:t>
      </w:r>
      <w:r w:rsidR="007F6C75">
        <w:rPr>
          <w:rFonts w:eastAsia="Times New Roman"/>
          <w:color w:val="000000"/>
        </w:rPr>
        <w:t xml:space="preserve"> </w:t>
      </w:r>
      <w:r w:rsidR="00C71FEE">
        <w:rPr>
          <w:rFonts w:eastAsia="Times New Roman"/>
          <w:color w:val="000000"/>
        </w:rPr>
        <w:t xml:space="preserve">(Figure </w:t>
      </w:r>
      <w:r w:rsidR="00BD3DF0">
        <w:rPr>
          <w:rFonts w:eastAsia="Times New Roman"/>
          <w:color w:val="000000"/>
        </w:rPr>
        <w:t>7</w:t>
      </w:r>
      <w:r w:rsidR="00C71FEE">
        <w:rPr>
          <w:rFonts w:eastAsia="Times New Roman"/>
          <w:color w:val="000000"/>
        </w:rPr>
        <w:t>).</w:t>
      </w:r>
    </w:p>
    <w:p w14:paraId="399232BD" w14:textId="7E7B9FA7" w:rsidR="007F6C75" w:rsidRPr="00DA24C9" w:rsidRDefault="007F6C75" w:rsidP="00DA24C9">
      <w:pPr>
        <w:spacing w:line="480" w:lineRule="auto"/>
        <w:contextualSpacing/>
        <w:rPr>
          <w:b/>
          <w:bCs/>
        </w:rPr>
      </w:pPr>
      <w:r>
        <w:rPr>
          <w:b/>
          <w:bCs/>
        </w:rPr>
        <w:tab/>
      </w:r>
      <w:r w:rsidR="00C71FEE">
        <w:rPr>
          <w:rFonts w:eastAsia="Times New Roman"/>
          <w:bCs/>
          <w:color w:val="000000"/>
        </w:rPr>
        <w:t>∆</w:t>
      </w:r>
      <w:proofErr w:type="spellStart"/>
      <w:r w:rsidRPr="001B44B1">
        <w:rPr>
          <w:rFonts w:eastAsia="Times New Roman"/>
          <w:i/>
          <w:iCs/>
          <w:color w:val="000000"/>
        </w:rPr>
        <w:t>N</w:t>
      </w:r>
      <w:r w:rsidRPr="00771C52">
        <w:rPr>
          <w:rFonts w:eastAsia="Times New Roman"/>
          <w:color w:val="000000"/>
          <w:vertAlign w:val="subscript"/>
        </w:rPr>
        <w:t>area</w:t>
      </w:r>
      <w:proofErr w:type="spellEnd"/>
      <w:r>
        <w:rPr>
          <w:rFonts w:eastAsia="Times New Roman"/>
          <w:color w:val="000000"/>
        </w:rPr>
        <w:t xml:space="preserve"> </w:t>
      </w:r>
      <w:r w:rsidRPr="00771C52">
        <w:rPr>
          <w:rFonts w:eastAsia="Times New Roman"/>
          <w:color w:val="000000"/>
        </w:rPr>
        <w:t>was significantly impacted by soil P (</w:t>
      </w:r>
      <w:r w:rsidRPr="00771C52">
        <w:rPr>
          <w:rFonts w:eastAsia="Times New Roman"/>
          <w:i/>
          <w:iCs/>
          <w:color w:val="000000"/>
        </w:rPr>
        <w:t xml:space="preserve">p </w:t>
      </w:r>
      <w:r w:rsidRPr="00771C52">
        <w:rPr>
          <w:rFonts w:eastAsia="Times New Roman"/>
          <w:color w:val="000000"/>
        </w:rPr>
        <w:t>= 0.</w:t>
      </w:r>
      <w:del w:id="92" w:author="Nick Smith" w:date="2021-12-10T16:52:00Z">
        <w:r w:rsidRPr="00771C52" w:rsidDel="002134EF">
          <w:rPr>
            <w:rFonts w:eastAsia="Times New Roman"/>
            <w:color w:val="000000"/>
          </w:rPr>
          <w:delText>005</w:delText>
        </w:r>
      </w:del>
      <w:ins w:id="93" w:author="Nick Smith" w:date="2021-12-10T16:52:00Z">
        <w:r w:rsidR="002134EF" w:rsidRPr="00771C52">
          <w:rPr>
            <w:rFonts w:eastAsia="Times New Roman"/>
            <w:color w:val="000000"/>
          </w:rPr>
          <w:t>00</w:t>
        </w:r>
        <w:r w:rsidR="002134EF">
          <w:rPr>
            <w:rFonts w:eastAsia="Times New Roman"/>
            <w:color w:val="000000"/>
          </w:rPr>
          <w:t>2</w:t>
        </w:r>
      </w:ins>
      <w:r w:rsidRPr="00771C52">
        <w:rPr>
          <w:rFonts w:eastAsia="Times New Roman"/>
          <w:color w:val="000000"/>
        </w:rPr>
        <w:t>),</w:t>
      </w:r>
      <w:r>
        <w:rPr>
          <w:rFonts w:eastAsia="Times New Roman"/>
          <w:color w:val="000000"/>
        </w:rPr>
        <w:t xml:space="preserve"> where </w:t>
      </w:r>
      <w:r w:rsidRPr="001B44B1">
        <w:rPr>
          <w:rFonts w:eastAsia="Times New Roman"/>
          <w:color w:val="000000"/>
        </w:rPr>
        <w:t>∆</w:t>
      </w:r>
      <w:proofErr w:type="spellStart"/>
      <w:r w:rsidRPr="001B44B1">
        <w:rPr>
          <w:rFonts w:eastAsia="Times New Roman"/>
          <w:i/>
          <w:iCs/>
          <w:color w:val="000000"/>
        </w:rPr>
        <w:t>N</w:t>
      </w:r>
      <w:r w:rsidRPr="00771C52">
        <w:rPr>
          <w:rFonts w:eastAsia="Times New Roman"/>
          <w:color w:val="000000"/>
          <w:vertAlign w:val="subscript"/>
        </w:rPr>
        <w:t>area</w:t>
      </w:r>
      <w:proofErr w:type="spellEnd"/>
      <w:r>
        <w:rPr>
          <w:rFonts w:eastAsia="Times New Roman"/>
          <w:color w:val="000000"/>
        </w:rPr>
        <w:t xml:space="preserve"> was greater in ambient P (</w:t>
      </w:r>
      <w:del w:id="94" w:author="Nick Smith" w:date="2021-12-10T16:53:00Z">
        <w:r w:rsidDel="000D62FD">
          <w:rPr>
            <w:rFonts w:eastAsia="Times New Roman"/>
            <w:color w:val="000000"/>
          </w:rPr>
          <w:delText>16.7</w:delText>
        </w:r>
      </w:del>
      <w:ins w:id="95" w:author="Nick Smith" w:date="2021-12-10T16:53:00Z">
        <w:r w:rsidR="000D62FD">
          <w:rPr>
            <w:rFonts w:eastAsia="Times New Roman"/>
            <w:color w:val="000000"/>
          </w:rPr>
          <w:t>19.8</w:t>
        </w:r>
      </w:ins>
      <w:r>
        <w:rPr>
          <w:rFonts w:eastAsia="Times New Roman"/>
          <w:color w:val="000000"/>
        </w:rPr>
        <w:t xml:space="preserve">%) than </w:t>
      </w:r>
      <w:r w:rsidR="00CC4281">
        <w:rPr>
          <w:rFonts w:eastAsia="Times New Roman"/>
          <w:color w:val="000000"/>
        </w:rPr>
        <w:t>plots with added</w:t>
      </w:r>
      <w:r>
        <w:rPr>
          <w:rFonts w:eastAsia="Times New Roman"/>
          <w:color w:val="000000"/>
        </w:rPr>
        <w:t xml:space="preserve"> P (</w:t>
      </w:r>
      <w:del w:id="96" w:author="Nick Smith" w:date="2021-12-10T16:53:00Z">
        <w:r w:rsidDel="000D62FD">
          <w:rPr>
            <w:rFonts w:eastAsia="Times New Roman"/>
            <w:color w:val="000000"/>
          </w:rPr>
          <w:delText>7.0</w:delText>
        </w:r>
      </w:del>
      <w:ins w:id="97" w:author="Nick Smith" w:date="2021-12-10T16:53:00Z">
        <w:r w:rsidR="000D62FD">
          <w:rPr>
            <w:rFonts w:eastAsia="Times New Roman"/>
            <w:color w:val="000000"/>
          </w:rPr>
          <w:t>9.9</w:t>
        </w:r>
      </w:ins>
      <w:r>
        <w:rPr>
          <w:rFonts w:eastAsia="Times New Roman"/>
          <w:color w:val="000000"/>
        </w:rPr>
        <w:t>%) plots</w:t>
      </w:r>
      <w:r w:rsidR="00C71FEE">
        <w:rPr>
          <w:rFonts w:eastAsia="Times New Roman"/>
          <w:color w:val="000000"/>
        </w:rPr>
        <w:t>, confirmin</w:t>
      </w:r>
      <w:bookmarkStart w:id="98" w:name="_GoBack"/>
      <w:bookmarkEnd w:id="98"/>
      <w:r w:rsidR="00C71FEE">
        <w:rPr>
          <w:rFonts w:eastAsia="Times New Roman"/>
          <w:color w:val="000000"/>
        </w:rPr>
        <w:t>g results from the first model presented above</w:t>
      </w:r>
      <w:r>
        <w:rPr>
          <w:rFonts w:eastAsia="Times New Roman"/>
          <w:color w:val="000000"/>
        </w:rPr>
        <w:t>.</w:t>
      </w:r>
    </w:p>
    <w:p w14:paraId="17CDBAD8" w14:textId="77777777" w:rsidR="007F1A75" w:rsidRPr="001B44B1" w:rsidRDefault="007F1A75" w:rsidP="00DA24C9">
      <w:pPr>
        <w:spacing w:line="480" w:lineRule="auto"/>
        <w:contextualSpacing/>
        <w:rPr>
          <w:rFonts w:eastAsia="Times New Roman"/>
          <w:b/>
          <w:bCs/>
          <w:color w:val="000000"/>
        </w:rPr>
      </w:pPr>
    </w:p>
    <w:p w14:paraId="0C03B1AF" w14:textId="77777777" w:rsidR="005D276D" w:rsidRDefault="005D276D">
      <w:pPr>
        <w:rPr>
          <w:b/>
          <w:bCs/>
        </w:rPr>
      </w:pPr>
      <w:r>
        <w:rPr>
          <w:b/>
          <w:bCs/>
        </w:rPr>
        <w:br w:type="page"/>
      </w:r>
    </w:p>
    <w:p w14:paraId="7D4F3D45" w14:textId="77777777" w:rsidR="005D276D" w:rsidRPr="00F60BAA" w:rsidRDefault="005D276D" w:rsidP="005D276D">
      <w:pPr>
        <w:spacing w:line="480" w:lineRule="auto"/>
        <w:rPr>
          <w:b/>
          <w:bCs/>
          <w:vertAlign w:val="subscript"/>
          <w:rPrChange w:id="99" w:author="Risa" w:date="2021-12-01T15:00:00Z">
            <w:rPr>
              <w:b/>
              <w:bCs/>
              <w:sz w:val="20"/>
              <w:szCs w:val="20"/>
              <w:vertAlign w:val="subscript"/>
            </w:rPr>
          </w:rPrChange>
        </w:rPr>
      </w:pPr>
      <w:commentRangeStart w:id="100"/>
      <w:r w:rsidRPr="00F60BAA">
        <w:rPr>
          <w:b/>
          <w:bCs/>
          <w:rPrChange w:id="101" w:author="Risa" w:date="2021-12-01T15:00:00Z">
            <w:rPr>
              <w:b/>
              <w:bCs/>
              <w:sz w:val="20"/>
              <w:szCs w:val="20"/>
            </w:rPr>
          </w:rPrChange>
        </w:rPr>
        <w:lastRenderedPageBreak/>
        <w:t xml:space="preserve">Table 5. </w:t>
      </w:r>
      <w:commentRangeEnd w:id="100"/>
      <w:r w:rsidR="002134EF">
        <w:rPr>
          <w:rStyle w:val="CommentReference"/>
        </w:rPr>
        <w:commentReference w:id="100"/>
      </w:r>
      <w:proofErr w:type="spellStart"/>
      <w:r w:rsidRPr="00F60BAA">
        <w:rPr>
          <w:rFonts w:eastAsia="Times New Roman"/>
          <w:color w:val="000000"/>
          <w:rPrChange w:id="102" w:author="Risa" w:date="2021-12-01T15:00:00Z">
            <w:rPr>
              <w:rFonts w:eastAsia="Times New Roman"/>
              <w:color w:val="000000"/>
              <w:sz w:val="20"/>
              <w:szCs w:val="20"/>
            </w:rPr>
          </w:rPrChange>
        </w:rPr>
        <w:t>Anova</w:t>
      </w:r>
      <w:proofErr w:type="spellEnd"/>
      <w:r w:rsidRPr="00F60BAA">
        <w:rPr>
          <w:rFonts w:eastAsia="Times New Roman"/>
          <w:color w:val="000000"/>
          <w:rPrChange w:id="103" w:author="Risa" w:date="2021-12-01T15:00:00Z">
            <w:rPr>
              <w:rFonts w:eastAsia="Times New Roman"/>
              <w:color w:val="000000"/>
              <w:sz w:val="20"/>
              <w:szCs w:val="20"/>
            </w:rPr>
          </w:rPrChange>
        </w:rPr>
        <w:t xml:space="preserve"> results for the linear mixed effects model with ∆</w:t>
      </w:r>
      <w:proofErr w:type="spellStart"/>
      <w:r w:rsidRPr="00F60BAA">
        <w:rPr>
          <w:rFonts w:eastAsia="Times New Roman"/>
          <w:i/>
          <w:iCs/>
          <w:color w:val="000000"/>
          <w:rPrChange w:id="104" w:author="Risa" w:date="2021-12-01T15:00:00Z">
            <w:rPr>
              <w:rFonts w:eastAsia="Times New Roman"/>
              <w:i/>
              <w:iCs/>
              <w:color w:val="000000"/>
              <w:sz w:val="20"/>
              <w:szCs w:val="20"/>
            </w:rPr>
          </w:rPrChange>
        </w:rPr>
        <w:t>N</w:t>
      </w:r>
      <w:r w:rsidRPr="00F60BAA">
        <w:rPr>
          <w:rFonts w:eastAsia="Times New Roman"/>
          <w:color w:val="000000"/>
          <w:vertAlign w:val="subscript"/>
          <w:rPrChange w:id="105" w:author="Risa" w:date="2021-12-01T15:00:00Z">
            <w:rPr>
              <w:rFonts w:eastAsia="Times New Roman"/>
              <w:color w:val="000000"/>
              <w:sz w:val="20"/>
              <w:szCs w:val="20"/>
              <w:vertAlign w:val="subscript"/>
            </w:rPr>
          </w:rPrChange>
        </w:rPr>
        <w:t>area</w:t>
      </w:r>
      <w:proofErr w:type="spellEnd"/>
      <w:r w:rsidRPr="00F60BAA">
        <w:rPr>
          <w:rFonts w:eastAsia="Times New Roman"/>
          <w:color w:val="000000"/>
          <w:rPrChange w:id="106" w:author="Risa" w:date="2021-12-01T15:00:00Z">
            <w:rPr>
              <w:rFonts w:eastAsia="Times New Roman"/>
              <w:color w:val="000000"/>
              <w:sz w:val="20"/>
              <w:szCs w:val="20"/>
            </w:rPr>
          </w:rPrChange>
        </w:rPr>
        <w:t xml:space="preserve"> as the dependent variable and ∆AGB, ∆χ, and ∆</w:t>
      </w:r>
      <w:proofErr w:type="spellStart"/>
      <w:r w:rsidRPr="00F60BAA">
        <w:rPr>
          <w:rFonts w:eastAsia="Times New Roman"/>
          <w:i/>
          <w:iCs/>
          <w:color w:val="000000"/>
          <w:rPrChange w:id="107" w:author="Risa" w:date="2021-12-01T15:00:00Z">
            <w:rPr>
              <w:rFonts w:eastAsia="Times New Roman"/>
              <w:i/>
              <w:iCs/>
              <w:color w:val="000000"/>
              <w:sz w:val="20"/>
              <w:szCs w:val="20"/>
            </w:rPr>
          </w:rPrChange>
        </w:rPr>
        <w:t>M</w:t>
      </w:r>
      <w:r w:rsidRPr="00F60BAA">
        <w:rPr>
          <w:rFonts w:eastAsia="Times New Roman"/>
          <w:color w:val="000000"/>
          <w:vertAlign w:val="subscript"/>
          <w:rPrChange w:id="108" w:author="Risa" w:date="2021-12-01T15:00:00Z">
            <w:rPr>
              <w:rFonts w:eastAsia="Times New Roman"/>
              <w:color w:val="000000"/>
              <w:sz w:val="20"/>
              <w:szCs w:val="20"/>
              <w:vertAlign w:val="subscript"/>
            </w:rPr>
          </w:rPrChange>
        </w:rPr>
        <w:t>area</w:t>
      </w:r>
      <w:proofErr w:type="spellEnd"/>
      <w:r w:rsidRPr="00F60BAA">
        <w:rPr>
          <w:rFonts w:eastAsia="Times New Roman"/>
          <w:color w:val="000000"/>
          <w:rPrChange w:id="109" w:author="Risa" w:date="2021-12-01T15:00:00Z">
            <w:rPr>
              <w:rFonts w:eastAsia="Times New Roman"/>
              <w:color w:val="000000"/>
              <w:sz w:val="20"/>
              <w:szCs w:val="20"/>
            </w:rPr>
          </w:rPrChange>
        </w:rPr>
        <w:t xml:space="preserve"> as independent </w:t>
      </w:r>
      <w:proofErr w:type="gramStart"/>
      <w:r w:rsidRPr="00F60BAA">
        <w:rPr>
          <w:rFonts w:eastAsia="Times New Roman"/>
          <w:color w:val="000000"/>
          <w:rPrChange w:id="110" w:author="Risa" w:date="2021-12-01T15:00:00Z">
            <w:rPr>
              <w:rFonts w:eastAsia="Times New Roman"/>
              <w:color w:val="000000"/>
              <w:sz w:val="20"/>
              <w:szCs w:val="20"/>
            </w:rPr>
          </w:rPrChange>
        </w:rPr>
        <w:t>variables.*</w:t>
      </w:r>
      <w:proofErr w:type="gramEnd"/>
    </w:p>
    <w:tbl>
      <w:tblPr>
        <w:tblW w:w="5003" w:type="pct"/>
        <w:tblLook w:val="04A0" w:firstRow="1" w:lastRow="0" w:firstColumn="1" w:lastColumn="0" w:noHBand="0" w:noVBand="1"/>
      </w:tblPr>
      <w:tblGrid>
        <w:gridCol w:w="3279"/>
        <w:gridCol w:w="2029"/>
        <w:gridCol w:w="2029"/>
        <w:gridCol w:w="2029"/>
      </w:tblGrid>
      <w:tr w:rsidR="005D276D" w:rsidRPr="00966EAC" w14:paraId="5567A166" w14:textId="77777777" w:rsidTr="00237CD4">
        <w:trPr>
          <w:trHeight w:val="320"/>
        </w:trPr>
        <w:tc>
          <w:tcPr>
            <w:tcW w:w="1750" w:type="pct"/>
            <w:tcBorders>
              <w:top w:val="single" w:sz="4" w:space="0" w:color="auto"/>
              <w:bottom w:val="single" w:sz="4" w:space="0" w:color="auto"/>
            </w:tcBorders>
            <w:shd w:val="clear" w:color="auto" w:fill="auto"/>
            <w:noWrap/>
            <w:vAlign w:val="center"/>
            <w:hideMark/>
          </w:tcPr>
          <w:p w14:paraId="63EE8057" w14:textId="77777777" w:rsidR="005D276D" w:rsidRPr="00966EAC" w:rsidRDefault="005D276D" w:rsidP="00237CD4">
            <w:pPr>
              <w:jc w:val="center"/>
              <w:rPr>
                <w:rFonts w:eastAsia="Times New Roman"/>
                <w:b/>
                <w:bCs/>
                <w:color w:val="000000"/>
                <w:sz w:val="20"/>
                <w:szCs w:val="20"/>
              </w:rPr>
            </w:pPr>
          </w:p>
        </w:tc>
        <w:tc>
          <w:tcPr>
            <w:tcW w:w="1083" w:type="pct"/>
            <w:tcBorders>
              <w:top w:val="single" w:sz="4" w:space="0" w:color="auto"/>
              <w:bottom w:val="single" w:sz="4" w:space="0" w:color="auto"/>
            </w:tcBorders>
            <w:vAlign w:val="center"/>
          </w:tcPr>
          <w:p w14:paraId="4FBE889C" w14:textId="77777777" w:rsidR="005D276D" w:rsidRPr="00966EAC" w:rsidRDefault="005D276D" w:rsidP="00237CD4">
            <w:pPr>
              <w:jc w:val="center"/>
              <w:rPr>
                <w:rFonts w:eastAsia="Times New Roman"/>
                <w:b/>
                <w:bCs/>
                <w:color w:val="000000"/>
                <w:sz w:val="20"/>
                <w:szCs w:val="20"/>
              </w:rPr>
            </w:pPr>
            <w:r w:rsidRPr="00966EAC">
              <w:rPr>
                <w:rFonts w:eastAsia="Times New Roman"/>
                <w:b/>
                <w:bCs/>
                <w:color w:val="000000"/>
                <w:sz w:val="20"/>
                <w:szCs w:val="20"/>
              </w:rPr>
              <w:t>df</w:t>
            </w:r>
          </w:p>
        </w:tc>
        <w:tc>
          <w:tcPr>
            <w:tcW w:w="1083" w:type="pct"/>
            <w:tcBorders>
              <w:top w:val="single" w:sz="4" w:space="0" w:color="auto"/>
              <w:bottom w:val="single" w:sz="4" w:space="0" w:color="auto"/>
            </w:tcBorders>
            <w:shd w:val="clear" w:color="auto" w:fill="auto"/>
            <w:noWrap/>
            <w:vAlign w:val="center"/>
            <w:hideMark/>
          </w:tcPr>
          <w:p w14:paraId="5B8B9DF0" w14:textId="77777777" w:rsidR="005D276D" w:rsidRPr="00966EAC" w:rsidRDefault="005D276D" w:rsidP="00237CD4">
            <w:pPr>
              <w:jc w:val="center"/>
              <w:rPr>
                <w:rFonts w:eastAsia="Times New Roman"/>
                <w:b/>
                <w:bCs/>
                <w:color w:val="000000"/>
                <w:sz w:val="20"/>
                <w:szCs w:val="20"/>
                <w:vertAlign w:val="superscript"/>
              </w:rPr>
            </w:pPr>
            <w:r w:rsidRPr="00966EAC">
              <w:rPr>
                <w:rFonts w:eastAsia="Times New Roman"/>
                <w:b/>
                <w:bCs/>
                <w:color w:val="000000"/>
                <w:sz w:val="20"/>
                <w:szCs w:val="20"/>
              </w:rPr>
              <w:t>χ</w:t>
            </w:r>
            <w:r w:rsidRPr="00966EAC">
              <w:rPr>
                <w:rFonts w:eastAsia="Times New Roman"/>
                <w:b/>
                <w:bCs/>
                <w:color w:val="000000"/>
                <w:sz w:val="20"/>
                <w:szCs w:val="20"/>
                <w:vertAlign w:val="superscript"/>
              </w:rPr>
              <w:t>2</w:t>
            </w:r>
          </w:p>
        </w:tc>
        <w:tc>
          <w:tcPr>
            <w:tcW w:w="1083" w:type="pct"/>
            <w:tcBorders>
              <w:top w:val="single" w:sz="4" w:space="0" w:color="auto"/>
              <w:bottom w:val="single" w:sz="4" w:space="0" w:color="auto"/>
            </w:tcBorders>
            <w:shd w:val="clear" w:color="auto" w:fill="auto"/>
            <w:noWrap/>
            <w:vAlign w:val="center"/>
            <w:hideMark/>
          </w:tcPr>
          <w:p w14:paraId="1636F527" w14:textId="77777777" w:rsidR="005D276D" w:rsidRPr="00966EAC" w:rsidRDefault="005D276D"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5D276D" w:rsidRPr="00457DA7" w14:paraId="4D4EBAD8" w14:textId="77777777" w:rsidTr="00237CD4">
        <w:trPr>
          <w:trHeight w:val="320"/>
        </w:trPr>
        <w:tc>
          <w:tcPr>
            <w:tcW w:w="1750" w:type="pct"/>
            <w:tcBorders>
              <w:top w:val="single" w:sz="4" w:space="0" w:color="auto"/>
            </w:tcBorders>
            <w:shd w:val="clear" w:color="auto" w:fill="auto"/>
            <w:noWrap/>
            <w:vAlign w:val="center"/>
            <w:hideMark/>
          </w:tcPr>
          <w:p w14:paraId="03A7A3CB" w14:textId="77777777" w:rsidR="005D276D" w:rsidRPr="00457DA7" w:rsidRDefault="005D276D" w:rsidP="00237CD4">
            <w:pPr>
              <w:rPr>
                <w:rFonts w:eastAsia="Times New Roman"/>
                <w:color w:val="000000"/>
                <w:sz w:val="20"/>
                <w:szCs w:val="20"/>
              </w:rPr>
            </w:pPr>
            <w:r w:rsidRPr="00024346">
              <w:rPr>
                <w:rFonts w:eastAsia="Times New Roman"/>
                <w:color w:val="000000"/>
              </w:rPr>
              <w:t>∆</w:t>
            </w:r>
            <w:r w:rsidRPr="00457DA7">
              <w:rPr>
                <w:rFonts w:eastAsia="Times New Roman"/>
                <w:color w:val="000000"/>
                <w:sz w:val="20"/>
                <w:szCs w:val="20"/>
              </w:rPr>
              <w:t>AGB</w:t>
            </w:r>
          </w:p>
        </w:tc>
        <w:tc>
          <w:tcPr>
            <w:tcW w:w="1083" w:type="pct"/>
            <w:tcBorders>
              <w:top w:val="single" w:sz="4" w:space="0" w:color="auto"/>
            </w:tcBorders>
            <w:vAlign w:val="center"/>
          </w:tcPr>
          <w:p w14:paraId="51435F23"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tcBorders>
              <w:top w:val="single" w:sz="4" w:space="0" w:color="auto"/>
            </w:tcBorders>
            <w:shd w:val="clear" w:color="auto" w:fill="auto"/>
            <w:noWrap/>
            <w:vAlign w:val="center"/>
            <w:hideMark/>
          </w:tcPr>
          <w:p w14:paraId="20A5AAFE" w14:textId="49AAA2C5" w:rsidR="005D276D" w:rsidRPr="00457DA7" w:rsidRDefault="00F60BAA" w:rsidP="00237CD4">
            <w:pPr>
              <w:jc w:val="center"/>
              <w:rPr>
                <w:rFonts w:eastAsia="Times New Roman"/>
                <w:color w:val="000000"/>
                <w:sz w:val="20"/>
                <w:szCs w:val="20"/>
              </w:rPr>
            </w:pPr>
            <w:ins w:id="111" w:author="Risa" w:date="2021-12-01T15:01:00Z">
              <w:r>
                <w:rPr>
                  <w:rFonts w:eastAsia="Times New Roman"/>
                  <w:color w:val="000000"/>
                  <w:sz w:val="20"/>
                  <w:szCs w:val="20"/>
                </w:rPr>
                <w:t>0.942</w:t>
              </w:r>
            </w:ins>
            <w:del w:id="112" w:author="Risa" w:date="2021-12-01T15:01:00Z">
              <w:r w:rsidR="005D276D" w:rsidRPr="00457DA7" w:rsidDel="00F60BAA">
                <w:rPr>
                  <w:rFonts w:eastAsia="Times New Roman"/>
                  <w:color w:val="000000"/>
                  <w:sz w:val="20"/>
                  <w:szCs w:val="20"/>
                </w:rPr>
                <w:delText>1.900</w:delText>
              </w:r>
            </w:del>
          </w:p>
        </w:tc>
        <w:tc>
          <w:tcPr>
            <w:tcW w:w="1083" w:type="pct"/>
            <w:tcBorders>
              <w:top w:val="single" w:sz="4" w:space="0" w:color="auto"/>
            </w:tcBorders>
            <w:shd w:val="clear" w:color="auto" w:fill="auto"/>
            <w:noWrap/>
            <w:vAlign w:val="center"/>
            <w:hideMark/>
          </w:tcPr>
          <w:p w14:paraId="0E9D8D9F" w14:textId="6F8254F8"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ins w:id="113" w:author="Risa" w:date="2021-12-01T15:03:00Z">
              <w:r w:rsidR="00F60BAA">
                <w:rPr>
                  <w:rFonts w:eastAsia="Times New Roman"/>
                  <w:color w:val="000000"/>
                  <w:sz w:val="20"/>
                  <w:szCs w:val="20"/>
                </w:rPr>
                <w:t>332</w:t>
              </w:r>
            </w:ins>
            <w:del w:id="114" w:author="Risa" w:date="2021-12-01T15:03:00Z">
              <w:r w:rsidRPr="00457DA7" w:rsidDel="00F60BAA">
                <w:rPr>
                  <w:rFonts w:eastAsia="Times New Roman"/>
                  <w:color w:val="000000"/>
                  <w:sz w:val="20"/>
                  <w:szCs w:val="20"/>
                </w:rPr>
                <w:delText>168</w:delText>
              </w:r>
            </w:del>
          </w:p>
        </w:tc>
      </w:tr>
      <w:tr w:rsidR="005D276D" w:rsidRPr="00457DA7" w14:paraId="0E23E838" w14:textId="77777777" w:rsidTr="00237CD4">
        <w:trPr>
          <w:trHeight w:val="320"/>
        </w:trPr>
        <w:tc>
          <w:tcPr>
            <w:tcW w:w="1750" w:type="pct"/>
            <w:shd w:val="clear" w:color="auto" w:fill="auto"/>
            <w:noWrap/>
            <w:vAlign w:val="center"/>
            <w:hideMark/>
          </w:tcPr>
          <w:p w14:paraId="6062BF24"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Soil P</w:t>
            </w:r>
          </w:p>
        </w:tc>
        <w:tc>
          <w:tcPr>
            <w:tcW w:w="1083" w:type="pct"/>
            <w:vAlign w:val="center"/>
          </w:tcPr>
          <w:p w14:paraId="474BBDA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FB71631" w14:textId="50418EC4" w:rsidR="005D276D" w:rsidRPr="00457DA7" w:rsidRDefault="00F60BAA" w:rsidP="00237CD4">
            <w:pPr>
              <w:jc w:val="center"/>
              <w:rPr>
                <w:rFonts w:eastAsia="Times New Roman"/>
                <w:color w:val="000000"/>
                <w:sz w:val="20"/>
                <w:szCs w:val="20"/>
              </w:rPr>
            </w:pPr>
            <w:ins w:id="115" w:author="Risa" w:date="2021-12-01T15:01:00Z">
              <w:r>
                <w:rPr>
                  <w:rFonts w:eastAsia="Times New Roman"/>
                  <w:color w:val="000000"/>
                  <w:sz w:val="20"/>
                  <w:szCs w:val="20"/>
                </w:rPr>
                <w:t>9.491</w:t>
              </w:r>
            </w:ins>
            <w:del w:id="116" w:author="Risa" w:date="2021-12-01T15:01:00Z">
              <w:r w:rsidR="005D276D" w:rsidRPr="00457DA7" w:rsidDel="00F60BAA">
                <w:rPr>
                  <w:rFonts w:eastAsia="Times New Roman"/>
                  <w:color w:val="000000"/>
                  <w:sz w:val="20"/>
                  <w:szCs w:val="20"/>
                </w:rPr>
                <w:delText>7.957</w:delText>
              </w:r>
            </w:del>
          </w:p>
        </w:tc>
        <w:tc>
          <w:tcPr>
            <w:tcW w:w="1083" w:type="pct"/>
            <w:shd w:val="clear" w:color="auto" w:fill="auto"/>
            <w:noWrap/>
            <w:vAlign w:val="center"/>
            <w:hideMark/>
          </w:tcPr>
          <w:p w14:paraId="6DDB38EE" w14:textId="408FD55F" w:rsidR="005D276D" w:rsidRPr="00E81570" w:rsidRDefault="005D276D" w:rsidP="00237CD4">
            <w:pPr>
              <w:jc w:val="center"/>
              <w:rPr>
                <w:rFonts w:eastAsia="Times New Roman"/>
                <w:b/>
                <w:color w:val="000000"/>
                <w:sz w:val="20"/>
                <w:szCs w:val="20"/>
              </w:rPr>
            </w:pPr>
            <w:r w:rsidRPr="00E81570">
              <w:rPr>
                <w:rFonts w:eastAsia="Times New Roman"/>
                <w:b/>
                <w:color w:val="000000"/>
                <w:sz w:val="20"/>
                <w:szCs w:val="20"/>
              </w:rPr>
              <w:t>0.00</w:t>
            </w:r>
            <w:ins w:id="117" w:author="Risa" w:date="2021-12-01T15:03:00Z">
              <w:r w:rsidR="00F60BAA">
                <w:rPr>
                  <w:rFonts w:eastAsia="Times New Roman"/>
                  <w:b/>
                  <w:color w:val="000000"/>
                  <w:sz w:val="20"/>
                  <w:szCs w:val="20"/>
                </w:rPr>
                <w:t>2</w:t>
              </w:r>
            </w:ins>
            <w:del w:id="118" w:author="Risa" w:date="2021-12-01T15:03:00Z">
              <w:r w:rsidRPr="00E81570" w:rsidDel="00F60BAA">
                <w:rPr>
                  <w:rFonts w:eastAsia="Times New Roman"/>
                  <w:b/>
                  <w:color w:val="000000"/>
                  <w:sz w:val="20"/>
                  <w:szCs w:val="20"/>
                </w:rPr>
                <w:delText>5</w:delText>
              </w:r>
            </w:del>
          </w:p>
        </w:tc>
      </w:tr>
      <w:tr w:rsidR="005D276D" w:rsidRPr="00457DA7" w14:paraId="1872B128" w14:textId="77777777" w:rsidTr="00237CD4">
        <w:trPr>
          <w:trHeight w:val="320"/>
        </w:trPr>
        <w:tc>
          <w:tcPr>
            <w:tcW w:w="1750" w:type="pct"/>
            <w:shd w:val="clear" w:color="auto" w:fill="auto"/>
            <w:noWrap/>
            <w:vAlign w:val="center"/>
            <w:hideMark/>
          </w:tcPr>
          <w:p w14:paraId="1290533C"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 xml:space="preserve">Soil </w:t>
            </w:r>
            <w:r w:rsidRPr="001A720B">
              <w:rPr>
                <w:rFonts w:eastAsia="Times New Roman"/>
                <w:color w:val="000000"/>
                <w:sz w:val="20"/>
                <w:szCs w:val="20"/>
              </w:rPr>
              <w:t>K</w:t>
            </w:r>
            <w:r w:rsidRPr="00814241">
              <w:rPr>
                <w:rFonts w:eastAsia="Times New Roman"/>
                <w:color w:val="000000"/>
                <w:sz w:val="20"/>
                <w:szCs w:val="20"/>
                <w:vertAlign w:val="subscript"/>
              </w:rPr>
              <w:t>+µ</w:t>
            </w:r>
          </w:p>
        </w:tc>
        <w:tc>
          <w:tcPr>
            <w:tcW w:w="1083" w:type="pct"/>
            <w:vAlign w:val="center"/>
          </w:tcPr>
          <w:p w14:paraId="45D5E2B0"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9665520" w14:textId="747D53F9"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0.1</w:t>
            </w:r>
            <w:ins w:id="119" w:author="Risa" w:date="2021-12-01T15:01:00Z">
              <w:r w:rsidR="00F60BAA">
                <w:rPr>
                  <w:rFonts w:eastAsia="Times New Roman"/>
                  <w:color w:val="000000"/>
                  <w:sz w:val="20"/>
                  <w:szCs w:val="20"/>
                </w:rPr>
                <w:t>22</w:t>
              </w:r>
            </w:ins>
            <w:del w:id="120" w:author="Risa" w:date="2021-12-01T15:01:00Z">
              <w:r w:rsidRPr="00457DA7" w:rsidDel="00F60BAA">
                <w:rPr>
                  <w:rFonts w:eastAsia="Times New Roman"/>
                  <w:color w:val="000000"/>
                  <w:sz w:val="20"/>
                  <w:szCs w:val="20"/>
                </w:rPr>
                <w:delText>91</w:delText>
              </w:r>
            </w:del>
          </w:p>
        </w:tc>
        <w:tc>
          <w:tcPr>
            <w:tcW w:w="1083" w:type="pct"/>
            <w:shd w:val="clear" w:color="auto" w:fill="auto"/>
            <w:noWrap/>
            <w:vAlign w:val="center"/>
            <w:hideMark/>
          </w:tcPr>
          <w:p w14:paraId="25DC88A4" w14:textId="7F6639B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ins w:id="121" w:author="Risa" w:date="2021-12-01T15:03:00Z">
              <w:r w:rsidR="00F60BAA">
                <w:rPr>
                  <w:rFonts w:eastAsia="Times New Roman"/>
                  <w:color w:val="000000"/>
                  <w:sz w:val="20"/>
                  <w:szCs w:val="20"/>
                </w:rPr>
                <w:t>727</w:t>
              </w:r>
            </w:ins>
            <w:del w:id="122" w:author="Risa" w:date="2021-12-01T15:03:00Z">
              <w:r w:rsidRPr="00457DA7" w:rsidDel="00F60BAA">
                <w:rPr>
                  <w:rFonts w:eastAsia="Times New Roman"/>
                  <w:color w:val="000000"/>
                  <w:sz w:val="20"/>
                  <w:szCs w:val="20"/>
                </w:rPr>
                <w:delText>662</w:delText>
              </w:r>
            </w:del>
          </w:p>
        </w:tc>
      </w:tr>
      <w:tr w:rsidR="005D276D" w:rsidRPr="00457DA7" w14:paraId="303C16A5" w14:textId="77777777" w:rsidTr="00237CD4">
        <w:trPr>
          <w:trHeight w:val="320"/>
        </w:trPr>
        <w:tc>
          <w:tcPr>
            <w:tcW w:w="1750" w:type="pct"/>
            <w:shd w:val="clear" w:color="auto" w:fill="auto"/>
            <w:noWrap/>
            <w:vAlign w:val="center"/>
            <w:hideMark/>
          </w:tcPr>
          <w:p w14:paraId="0302FA24"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C3/C4</w:t>
            </w:r>
          </w:p>
        </w:tc>
        <w:tc>
          <w:tcPr>
            <w:tcW w:w="1083" w:type="pct"/>
            <w:vAlign w:val="center"/>
          </w:tcPr>
          <w:p w14:paraId="2442E9C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6105C8E" w14:textId="4BE31DA7" w:rsidR="005D276D" w:rsidRPr="00F60BAA" w:rsidRDefault="00F60BAA" w:rsidP="00237CD4">
            <w:pPr>
              <w:jc w:val="center"/>
              <w:rPr>
                <w:rFonts w:eastAsia="Times New Roman"/>
                <w:color w:val="000000"/>
                <w:sz w:val="20"/>
                <w:szCs w:val="20"/>
              </w:rPr>
            </w:pPr>
            <w:ins w:id="123" w:author="Risa" w:date="2021-12-01T15:01:00Z">
              <w:r w:rsidRPr="00F60BAA">
                <w:rPr>
                  <w:rFonts w:eastAsia="Times New Roman"/>
                  <w:color w:val="000000"/>
                  <w:sz w:val="20"/>
                  <w:szCs w:val="20"/>
                </w:rPr>
                <w:t>0.001</w:t>
              </w:r>
            </w:ins>
            <w:del w:id="124" w:author="Risa" w:date="2021-12-01T15:01:00Z">
              <w:r w:rsidR="005D276D" w:rsidRPr="00F60BAA" w:rsidDel="00F60BAA">
                <w:rPr>
                  <w:rFonts w:eastAsia="Times New Roman"/>
                  <w:color w:val="000000"/>
                  <w:sz w:val="20"/>
                  <w:szCs w:val="20"/>
                </w:rPr>
                <w:delText>0.175</w:delText>
              </w:r>
            </w:del>
          </w:p>
        </w:tc>
        <w:tc>
          <w:tcPr>
            <w:tcW w:w="1083" w:type="pct"/>
            <w:shd w:val="clear" w:color="auto" w:fill="auto"/>
            <w:noWrap/>
            <w:vAlign w:val="center"/>
            <w:hideMark/>
          </w:tcPr>
          <w:p w14:paraId="2CBB8077" w14:textId="35600A20"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ins w:id="125" w:author="Risa" w:date="2021-12-01T15:03:00Z">
              <w:r w:rsidR="00F60BAA">
                <w:rPr>
                  <w:rFonts w:eastAsia="Times New Roman"/>
                  <w:color w:val="000000"/>
                  <w:sz w:val="20"/>
                  <w:szCs w:val="20"/>
                </w:rPr>
                <w:t>981</w:t>
              </w:r>
            </w:ins>
            <w:del w:id="126" w:author="Risa" w:date="2021-12-01T15:03:00Z">
              <w:r w:rsidRPr="00457DA7" w:rsidDel="00F60BAA">
                <w:rPr>
                  <w:rFonts w:eastAsia="Times New Roman"/>
                  <w:color w:val="000000"/>
                  <w:sz w:val="20"/>
                  <w:szCs w:val="20"/>
                </w:rPr>
                <w:delText>676</w:delText>
              </w:r>
            </w:del>
          </w:p>
        </w:tc>
      </w:tr>
      <w:tr w:rsidR="005D276D" w:rsidRPr="00457DA7" w14:paraId="15A78D2C" w14:textId="77777777" w:rsidTr="00237CD4">
        <w:trPr>
          <w:trHeight w:val="320"/>
        </w:trPr>
        <w:tc>
          <w:tcPr>
            <w:tcW w:w="1750" w:type="pct"/>
            <w:shd w:val="clear" w:color="auto" w:fill="auto"/>
            <w:noWrap/>
            <w:vAlign w:val="center"/>
            <w:hideMark/>
          </w:tcPr>
          <w:p w14:paraId="0C3D8160"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N fixer</w:t>
            </w:r>
          </w:p>
        </w:tc>
        <w:tc>
          <w:tcPr>
            <w:tcW w:w="1083" w:type="pct"/>
            <w:vAlign w:val="center"/>
          </w:tcPr>
          <w:p w14:paraId="2E98F3A7"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CC814DA" w14:textId="1AA796D4" w:rsidR="005D276D" w:rsidRPr="00457DA7" w:rsidRDefault="00F60BAA" w:rsidP="00237CD4">
            <w:pPr>
              <w:jc w:val="center"/>
              <w:rPr>
                <w:rFonts w:eastAsia="Times New Roman"/>
                <w:color w:val="000000"/>
                <w:sz w:val="20"/>
                <w:szCs w:val="20"/>
              </w:rPr>
            </w:pPr>
            <w:ins w:id="127" w:author="Risa" w:date="2021-12-01T15:01:00Z">
              <w:r>
                <w:rPr>
                  <w:rFonts w:eastAsia="Times New Roman"/>
                  <w:color w:val="000000"/>
                  <w:sz w:val="20"/>
                  <w:szCs w:val="20"/>
                </w:rPr>
                <w:t>1.322</w:t>
              </w:r>
            </w:ins>
            <w:del w:id="128" w:author="Risa" w:date="2021-12-01T15:01:00Z">
              <w:r w:rsidR="005D276D" w:rsidRPr="00457DA7" w:rsidDel="00F60BAA">
                <w:rPr>
                  <w:rFonts w:eastAsia="Times New Roman"/>
                  <w:color w:val="000000"/>
                  <w:sz w:val="20"/>
                  <w:szCs w:val="20"/>
                </w:rPr>
                <w:delText>2.036</w:delText>
              </w:r>
            </w:del>
          </w:p>
        </w:tc>
        <w:tc>
          <w:tcPr>
            <w:tcW w:w="1083" w:type="pct"/>
            <w:shd w:val="clear" w:color="auto" w:fill="auto"/>
            <w:noWrap/>
            <w:vAlign w:val="center"/>
            <w:hideMark/>
          </w:tcPr>
          <w:p w14:paraId="62D4B819" w14:textId="17AC54CF"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ins w:id="129" w:author="Risa" w:date="2021-12-01T15:03:00Z">
              <w:r w:rsidR="00F60BAA">
                <w:rPr>
                  <w:rFonts w:eastAsia="Times New Roman"/>
                  <w:color w:val="000000"/>
                  <w:sz w:val="20"/>
                  <w:szCs w:val="20"/>
                </w:rPr>
                <w:t>250</w:t>
              </w:r>
            </w:ins>
            <w:del w:id="130" w:author="Risa" w:date="2021-12-01T15:03:00Z">
              <w:r w:rsidRPr="00457DA7" w:rsidDel="00F60BAA">
                <w:rPr>
                  <w:rFonts w:eastAsia="Times New Roman"/>
                  <w:color w:val="000000"/>
                  <w:sz w:val="20"/>
                  <w:szCs w:val="20"/>
                </w:rPr>
                <w:delText>154</w:delText>
              </w:r>
            </w:del>
          </w:p>
        </w:tc>
      </w:tr>
      <w:tr w:rsidR="005D276D" w:rsidRPr="00FF239D" w14:paraId="2B4D5738" w14:textId="77777777" w:rsidTr="00237CD4">
        <w:trPr>
          <w:trHeight w:val="320"/>
        </w:trPr>
        <w:tc>
          <w:tcPr>
            <w:tcW w:w="1750" w:type="pct"/>
            <w:shd w:val="clear" w:color="auto" w:fill="auto"/>
            <w:noWrap/>
            <w:vAlign w:val="center"/>
            <w:hideMark/>
          </w:tcPr>
          <w:p w14:paraId="57DF8EA6" w14:textId="66D7675E" w:rsidR="005D276D" w:rsidRPr="00E81570" w:rsidRDefault="005D276D" w:rsidP="00237CD4">
            <w:pPr>
              <w:rPr>
                <w:rFonts w:eastAsia="Times New Roman"/>
                <w:color w:val="000000"/>
                <w:sz w:val="20"/>
                <w:szCs w:val="20"/>
                <w:vertAlign w:val="subscript"/>
              </w:rPr>
            </w:pPr>
            <w:r w:rsidRPr="00024346">
              <w:rPr>
                <w:rFonts w:eastAsia="Times New Roman"/>
                <w:color w:val="000000"/>
              </w:rPr>
              <w:t>∆</w:t>
            </w:r>
            <w:proofErr w:type="spellStart"/>
            <w:r w:rsidR="00A841EA">
              <w:rPr>
                <w:rFonts w:eastAsia="Times New Roman"/>
                <w:i/>
                <w:color w:val="000000"/>
                <w:sz w:val="20"/>
                <w:szCs w:val="20"/>
              </w:rPr>
              <w:t>M</w:t>
            </w:r>
            <w:r w:rsidR="00A841EA">
              <w:rPr>
                <w:rFonts w:eastAsia="Times New Roman"/>
                <w:color w:val="000000"/>
                <w:sz w:val="20"/>
                <w:szCs w:val="20"/>
                <w:vertAlign w:val="subscript"/>
              </w:rPr>
              <w:t>area</w:t>
            </w:r>
            <w:proofErr w:type="spellEnd"/>
          </w:p>
        </w:tc>
        <w:tc>
          <w:tcPr>
            <w:tcW w:w="1083" w:type="pct"/>
            <w:vAlign w:val="center"/>
          </w:tcPr>
          <w:p w14:paraId="367062F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1090ECA8" w14:textId="65A49D9D" w:rsidR="005D276D" w:rsidRPr="00457DA7" w:rsidRDefault="00F60BAA" w:rsidP="00237CD4">
            <w:pPr>
              <w:jc w:val="center"/>
              <w:rPr>
                <w:rFonts w:eastAsia="Times New Roman"/>
                <w:color w:val="000000"/>
                <w:sz w:val="20"/>
                <w:szCs w:val="20"/>
              </w:rPr>
            </w:pPr>
            <w:ins w:id="131" w:author="Risa" w:date="2021-12-01T15:01:00Z">
              <w:r>
                <w:rPr>
                  <w:rFonts w:eastAsia="Times New Roman"/>
                  <w:color w:val="000000"/>
                  <w:sz w:val="20"/>
                  <w:szCs w:val="20"/>
                </w:rPr>
                <w:t>108.6</w:t>
              </w:r>
            </w:ins>
            <w:ins w:id="132" w:author="Risa" w:date="2021-12-01T15:02:00Z">
              <w:r>
                <w:rPr>
                  <w:rFonts w:eastAsia="Times New Roman"/>
                  <w:color w:val="000000"/>
                  <w:sz w:val="20"/>
                  <w:szCs w:val="20"/>
                </w:rPr>
                <w:t>14</w:t>
              </w:r>
            </w:ins>
            <w:del w:id="133" w:author="Risa" w:date="2021-12-01T15:01:00Z">
              <w:r w:rsidR="005D276D" w:rsidRPr="00457DA7" w:rsidDel="00F60BAA">
                <w:rPr>
                  <w:rFonts w:eastAsia="Times New Roman"/>
                  <w:color w:val="000000"/>
                  <w:sz w:val="20"/>
                  <w:szCs w:val="20"/>
                </w:rPr>
                <w:delText>92.327</w:delText>
              </w:r>
            </w:del>
          </w:p>
        </w:tc>
        <w:tc>
          <w:tcPr>
            <w:tcW w:w="1083" w:type="pct"/>
            <w:shd w:val="clear" w:color="auto" w:fill="auto"/>
            <w:noWrap/>
            <w:vAlign w:val="center"/>
            <w:hideMark/>
          </w:tcPr>
          <w:p w14:paraId="22D39D7C" w14:textId="77777777" w:rsidR="005D276D" w:rsidRPr="00FF239D" w:rsidRDefault="005D276D" w:rsidP="00237CD4">
            <w:pPr>
              <w:jc w:val="center"/>
              <w:rPr>
                <w:rFonts w:eastAsia="Times New Roman"/>
                <w:b/>
                <w:bCs/>
                <w:color w:val="000000"/>
                <w:sz w:val="20"/>
                <w:szCs w:val="20"/>
              </w:rPr>
            </w:pPr>
            <w:r w:rsidRPr="00FF239D">
              <w:rPr>
                <w:rFonts w:eastAsia="Times New Roman"/>
                <w:b/>
                <w:bCs/>
                <w:color w:val="000000"/>
                <w:sz w:val="20"/>
                <w:szCs w:val="20"/>
              </w:rPr>
              <w:t>&lt; 0.001</w:t>
            </w:r>
          </w:p>
        </w:tc>
      </w:tr>
      <w:tr w:rsidR="005D276D" w:rsidRPr="00457DA7" w14:paraId="293EB2F3" w14:textId="77777777" w:rsidTr="00237CD4">
        <w:trPr>
          <w:trHeight w:val="320"/>
        </w:trPr>
        <w:tc>
          <w:tcPr>
            <w:tcW w:w="1750" w:type="pct"/>
            <w:shd w:val="clear" w:color="auto" w:fill="auto"/>
            <w:noWrap/>
            <w:vAlign w:val="center"/>
            <w:hideMark/>
          </w:tcPr>
          <w:p w14:paraId="5117C986" w14:textId="77777777" w:rsidR="005D276D" w:rsidRPr="00457DA7" w:rsidRDefault="005D276D" w:rsidP="00237CD4">
            <w:pPr>
              <w:rPr>
                <w:rFonts w:eastAsia="Times New Roman"/>
                <w:color w:val="000000"/>
                <w:sz w:val="20"/>
                <w:szCs w:val="20"/>
              </w:rPr>
            </w:pPr>
            <w:r w:rsidRPr="00024346">
              <w:rPr>
                <w:rFonts w:eastAsia="Times New Roman"/>
                <w:color w:val="000000"/>
              </w:rPr>
              <w:t>∆</w:t>
            </w:r>
            <w:r w:rsidRPr="001A720B">
              <w:rPr>
                <w:rFonts w:eastAsia="Times New Roman"/>
                <w:color w:val="000000"/>
                <w:sz w:val="20"/>
                <w:szCs w:val="20"/>
              </w:rPr>
              <w:t>χ</w:t>
            </w:r>
          </w:p>
        </w:tc>
        <w:tc>
          <w:tcPr>
            <w:tcW w:w="1083" w:type="pct"/>
            <w:vAlign w:val="center"/>
          </w:tcPr>
          <w:p w14:paraId="189AECC7"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0A7A52A2" w14:textId="5D67CE8A" w:rsidR="005D276D" w:rsidRPr="00457DA7" w:rsidRDefault="00F60BAA" w:rsidP="00237CD4">
            <w:pPr>
              <w:jc w:val="center"/>
              <w:rPr>
                <w:rFonts w:eastAsia="Times New Roman"/>
                <w:color w:val="000000"/>
                <w:sz w:val="20"/>
                <w:szCs w:val="20"/>
              </w:rPr>
            </w:pPr>
            <w:ins w:id="134" w:author="Risa" w:date="2021-12-01T15:02:00Z">
              <w:r>
                <w:rPr>
                  <w:rFonts w:eastAsia="Times New Roman"/>
                  <w:color w:val="000000"/>
                  <w:sz w:val="20"/>
                  <w:szCs w:val="20"/>
                </w:rPr>
                <w:t>1.071</w:t>
              </w:r>
            </w:ins>
            <w:del w:id="135" w:author="Risa" w:date="2021-12-01T15:02:00Z">
              <w:r w:rsidR="005D276D" w:rsidRPr="00457DA7" w:rsidDel="00F60BAA">
                <w:rPr>
                  <w:rFonts w:eastAsia="Times New Roman"/>
                  <w:color w:val="000000"/>
                  <w:sz w:val="20"/>
                  <w:szCs w:val="20"/>
                </w:rPr>
                <w:delText>0.572</w:delText>
              </w:r>
            </w:del>
          </w:p>
        </w:tc>
        <w:tc>
          <w:tcPr>
            <w:tcW w:w="1083" w:type="pct"/>
            <w:shd w:val="clear" w:color="auto" w:fill="auto"/>
            <w:noWrap/>
            <w:vAlign w:val="center"/>
            <w:hideMark/>
          </w:tcPr>
          <w:p w14:paraId="11C0B725" w14:textId="3C5FAD75"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ins w:id="136" w:author="Risa" w:date="2021-12-01T15:03:00Z">
              <w:r w:rsidR="00F60BAA">
                <w:rPr>
                  <w:rFonts w:eastAsia="Times New Roman"/>
                  <w:color w:val="000000"/>
                  <w:sz w:val="20"/>
                  <w:szCs w:val="20"/>
                </w:rPr>
                <w:t>3</w:t>
              </w:r>
              <w:r w:rsidR="00602177">
                <w:rPr>
                  <w:rFonts w:eastAsia="Times New Roman"/>
                  <w:color w:val="000000"/>
                  <w:sz w:val="20"/>
                  <w:szCs w:val="20"/>
                </w:rPr>
                <w:t>01</w:t>
              </w:r>
            </w:ins>
            <w:del w:id="137" w:author="Risa" w:date="2021-12-01T15:03:00Z">
              <w:r w:rsidRPr="00457DA7" w:rsidDel="00F60BAA">
                <w:rPr>
                  <w:rFonts w:eastAsia="Times New Roman"/>
                  <w:color w:val="000000"/>
                  <w:sz w:val="20"/>
                  <w:szCs w:val="20"/>
                </w:rPr>
                <w:delText>450</w:delText>
              </w:r>
            </w:del>
          </w:p>
        </w:tc>
      </w:tr>
      <w:tr w:rsidR="005D276D" w:rsidRPr="00457DA7" w14:paraId="588A5943" w14:textId="77777777" w:rsidTr="00237CD4">
        <w:trPr>
          <w:trHeight w:val="320"/>
        </w:trPr>
        <w:tc>
          <w:tcPr>
            <w:tcW w:w="1750" w:type="pct"/>
            <w:shd w:val="clear" w:color="auto" w:fill="auto"/>
            <w:noWrap/>
            <w:vAlign w:val="center"/>
            <w:hideMark/>
          </w:tcPr>
          <w:p w14:paraId="6563EA11"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 xml:space="preserve">Soil P x Soil </w:t>
            </w:r>
            <w:r w:rsidRPr="001A720B">
              <w:rPr>
                <w:rFonts w:eastAsia="Times New Roman"/>
                <w:color w:val="000000"/>
                <w:sz w:val="20"/>
                <w:szCs w:val="20"/>
              </w:rPr>
              <w:t>K</w:t>
            </w:r>
            <w:r w:rsidRPr="00814241">
              <w:rPr>
                <w:rFonts w:eastAsia="Times New Roman"/>
                <w:color w:val="000000"/>
                <w:sz w:val="20"/>
                <w:szCs w:val="20"/>
                <w:vertAlign w:val="subscript"/>
              </w:rPr>
              <w:t>+µ</w:t>
            </w:r>
          </w:p>
        </w:tc>
        <w:tc>
          <w:tcPr>
            <w:tcW w:w="1083" w:type="pct"/>
            <w:vAlign w:val="center"/>
          </w:tcPr>
          <w:p w14:paraId="45178D8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39E5255" w14:textId="14D26CDA"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ins w:id="138" w:author="Risa" w:date="2021-12-01T15:02:00Z">
              <w:r w:rsidR="00F60BAA">
                <w:rPr>
                  <w:rFonts w:eastAsia="Times New Roman"/>
                  <w:color w:val="000000"/>
                  <w:sz w:val="20"/>
                  <w:szCs w:val="20"/>
                </w:rPr>
                <w:t>368</w:t>
              </w:r>
            </w:ins>
            <w:del w:id="139" w:author="Risa" w:date="2021-12-01T15:02:00Z">
              <w:r w:rsidRPr="00457DA7" w:rsidDel="00F60BAA">
                <w:rPr>
                  <w:rFonts w:eastAsia="Times New Roman"/>
                  <w:color w:val="000000"/>
                  <w:sz w:val="20"/>
                  <w:szCs w:val="20"/>
                </w:rPr>
                <w:delText>515</w:delText>
              </w:r>
            </w:del>
          </w:p>
        </w:tc>
        <w:tc>
          <w:tcPr>
            <w:tcW w:w="1083" w:type="pct"/>
            <w:shd w:val="clear" w:color="auto" w:fill="auto"/>
            <w:noWrap/>
            <w:vAlign w:val="center"/>
            <w:hideMark/>
          </w:tcPr>
          <w:p w14:paraId="5BC9673C" w14:textId="4399DCBE"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ins w:id="140" w:author="Risa" w:date="2021-12-01T15:03:00Z">
              <w:r w:rsidR="00602177">
                <w:rPr>
                  <w:rFonts w:eastAsia="Times New Roman"/>
                  <w:color w:val="000000"/>
                  <w:sz w:val="20"/>
                  <w:szCs w:val="20"/>
                </w:rPr>
                <w:t>544</w:t>
              </w:r>
            </w:ins>
            <w:del w:id="141" w:author="Risa" w:date="2021-12-01T15:03:00Z">
              <w:r w:rsidRPr="00457DA7" w:rsidDel="00602177">
                <w:rPr>
                  <w:rFonts w:eastAsia="Times New Roman"/>
                  <w:color w:val="000000"/>
                  <w:sz w:val="20"/>
                  <w:szCs w:val="20"/>
                </w:rPr>
                <w:delText>473</w:delText>
              </w:r>
            </w:del>
          </w:p>
        </w:tc>
      </w:tr>
      <w:tr w:rsidR="005D276D" w:rsidRPr="00457DA7" w14:paraId="74BE0764" w14:textId="77777777" w:rsidTr="00237CD4">
        <w:trPr>
          <w:trHeight w:val="320"/>
        </w:trPr>
        <w:tc>
          <w:tcPr>
            <w:tcW w:w="1750" w:type="pct"/>
            <w:shd w:val="clear" w:color="auto" w:fill="auto"/>
            <w:noWrap/>
            <w:vAlign w:val="center"/>
            <w:hideMark/>
          </w:tcPr>
          <w:p w14:paraId="4E8F51D4" w14:textId="3771FEDE" w:rsidR="005D276D" w:rsidRPr="00457DA7" w:rsidRDefault="005D276D" w:rsidP="00237CD4">
            <w:pPr>
              <w:rPr>
                <w:rFonts w:eastAsia="Times New Roman"/>
                <w:color w:val="000000"/>
                <w:sz w:val="20"/>
                <w:szCs w:val="20"/>
                <w:lang w:val="es-ES"/>
              </w:rPr>
            </w:pPr>
            <w:r w:rsidRPr="00024346">
              <w:rPr>
                <w:rFonts w:eastAsia="Times New Roman"/>
                <w:color w:val="000000"/>
              </w:rPr>
              <w:t>∆</w:t>
            </w:r>
            <w:r w:rsidRPr="00457DA7">
              <w:rPr>
                <w:rFonts w:eastAsia="Times New Roman"/>
                <w:color w:val="000000"/>
                <w:sz w:val="20"/>
                <w:szCs w:val="20"/>
                <w:lang w:val="es-ES"/>
              </w:rPr>
              <w:t xml:space="preserve">AGB x </w:t>
            </w:r>
            <w:r w:rsidRPr="00024346">
              <w:rPr>
                <w:rFonts w:eastAsia="Times New Roman"/>
                <w:color w:val="000000"/>
              </w:rPr>
              <w:t>∆</w:t>
            </w:r>
            <w:proofErr w:type="spellStart"/>
            <w:ins w:id="142" w:author="Risa" w:date="2021-12-09T15:50:00Z">
              <w:r w:rsidR="00936D50">
                <w:rPr>
                  <w:rFonts w:eastAsia="Times New Roman"/>
                  <w:i/>
                  <w:color w:val="000000"/>
                  <w:sz w:val="20"/>
                  <w:szCs w:val="20"/>
                </w:rPr>
                <w:t>M</w:t>
              </w:r>
              <w:r w:rsidR="00936D50">
                <w:rPr>
                  <w:rFonts w:eastAsia="Times New Roman"/>
                  <w:color w:val="000000"/>
                  <w:sz w:val="20"/>
                  <w:szCs w:val="20"/>
                  <w:vertAlign w:val="subscript"/>
                </w:rPr>
                <w:t>area</w:t>
              </w:r>
              <w:proofErr w:type="spellEnd"/>
              <w:r w:rsidR="00936D50">
                <w:rPr>
                  <w:rFonts w:eastAsia="Times New Roman"/>
                  <w:color w:val="000000"/>
                  <w:sz w:val="20"/>
                  <w:szCs w:val="20"/>
                  <w:vertAlign w:val="subscript"/>
                </w:rPr>
                <w:t xml:space="preserve"> </w:t>
              </w:r>
            </w:ins>
            <w:del w:id="143" w:author="Risa" w:date="2021-12-09T15:50:00Z">
              <w:r w:rsidRPr="00457DA7" w:rsidDel="00936D50">
                <w:rPr>
                  <w:rFonts w:eastAsia="Times New Roman"/>
                  <w:color w:val="000000"/>
                  <w:sz w:val="20"/>
                  <w:szCs w:val="20"/>
                  <w:lang w:val="es-ES"/>
                </w:rPr>
                <w:delText>LMA</w:delText>
              </w:r>
            </w:del>
          </w:p>
        </w:tc>
        <w:tc>
          <w:tcPr>
            <w:tcW w:w="1083" w:type="pct"/>
            <w:vAlign w:val="center"/>
          </w:tcPr>
          <w:p w14:paraId="6B4320D5"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094F7E06" w14:textId="5B713874" w:rsidR="005D276D" w:rsidRPr="00457DA7" w:rsidRDefault="00F60BAA" w:rsidP="00237CD4">
            <w:pPr>
              <w:jc w:val="center"/>
              <w:rPr>
                <w:rFonts w:eastAsia="Times New Roman"/>
                <w:color w:val="000000"/>
                <w:sz w:val="20"/>
                <w:szCs w:val="20"/>
              </w:rPr>
            </w:pPr>
            <w:ins w:id="144" w:author="Risa" w:date="2021-12-01T15:02:00Z">
              <w:r>
                <w:rPr>
                  <w:rFonts w:eastAsia="Times New Roman"/>
                  <w:color w:val="000000"/>
                  <w:sz w:val="20"/>
                  <w:szCs w:val="20"/>
                </w:rPr>
                <w:t>1.923</w:t>
              </w:r>
            </w:ins>
            <w:del w:id="145" w:author="Risa" w:date="2021-12-01T15:02:00Z">
              <w:r w:rsidR="005D276D" w:rsidRPr="00457DA7" w:rsidDel="00F60BAA">
                <w:rPr>
                  <w:rFonts w:eastAsia="Times New Roman"/>
                  <w:color w:val="000000"/>
                  <w:sz w:val="20"/>
                  <w:szCs w:val="20"/>
                </w:rPr>
                <w:delText>4.423</w:delText>
              </w:r>
            </w:del>
          </w:p>
        </w:tc>
        <w:tc>
          <w:tcPr>
            <w:tcW w:w="1083" w:type="pct"/>
            <w:shd w:val="clear" w:color="auto" w:fill="auto"/>
            <w:noWrap/>
            <w:vAlign w:val="center"/>
            <w:hideMark/>
          </w:tcPr>
          <w:p w14:paraId="49A25C5C" w14:textId="0D5536E1" w:rsidR="005D276D" w:rsidRPr="00602177" w:rsidRDefault="005D276D" w:rsidP="00237CD4">
            <w:pPr>
              <w:jc w:val="center"/>
              <w:rPr>
                <w:rFonts w:eastAsia="Times New Roman"/>
                <w:bCs/>
                <w:color w:val="000000"/>
                <w:sz w:val="20"/>
                <w:szCs w:val="20"/>
                <w:rPrChange w:id="146" w:author="Risa" w:date="2021-12-01T15:03:00Z">
                  <w:rPr>
                    <w:rFonts w:eastAsia="Times New Roman"/>
                    <w:b/>
                    <w:color w:val="000000"/>
                    <w:sz w:val="20"/>
                    <w:szCs w:val="20"/>
                  </w:rPr>
                </w:rPrChange>
              </w:rPr>
            </w:pPr>
            <w:r w:rsidRPr="00602177">
              <w:rPr>
                <w:rFonts w:eastAsia="Times New Roman"/>
                <w:bCs/>
                <w:color w:val="000000"/>
                <w:sz w:val="20"/>
                <w:szCs w:val="20"/>
                <w:rPrChange w:id="147" w:author="Risa" w:date="2021-12-01T15:03:00Z">
                  <w:rPr>
                    <w:rFonts w:eastAsia="Times New Roman"/>
                    <w:b/>
                    <w:color w:val="000000"/>
                    <w:sz w:val="20"/>
                    <w:szCs w:val="20"/>
                  </w:rPr>
                </w:rPrChange>
              </w:rPr>
              <w:t>0.</w:t>
            </w:r>
            <w:ins w:id="148" w:author="Risa" w:date="2021-12-01T15:03:00Z">
              <w:r w:rsidR="00602177" w:rsidRPr="00602177">
                <w:rPr>
                  <w:rFonts w:eastAsia="Times New Roman"/>
                  <w:bCs/>
                  <w:color w:val="000000"/>
                  <w:sz w:val="20"/>
                  <w:szCs w:val="20"/>
                  <w:rPrChange w:id="149" w:author="Risa" w:date="2021-12-01T15:03:00Z">
                    <w:rPr>
                      <w:rFonts w:eastAsia="Times New Roman"/>
                      <w:b/>
                      <w:color w:val="000000"/>
                      <w:sz w:val="20"/>
                      <w:szCs w:val="20"/>
                    </w:rPr>
                  </w:rPrChange>
                </w:rPr>
                <w:t>166</w:t>
              </w:r>
            </w:ins>
            <w:del w:id="150" w:author="Risa" w:date="2021-12-01T15:03:00Z">
              <w:r w:rsidRPr="00602177" w:rsidDel="00602177">
                <w:rPr>
                  <w:rFonts w:eastAsia="Times New Roman"/>
                  <w:bCs/>
                  <w:color w:val="000000"/>
                  <w:sz w:val="20"/>
                  <w:szCs w:val="20"/>
                  <w:rPrChange w:id="151" w:author="Risa" w:date="2021-12-01T15:03:00Z">
                    <w:rPr>
                      <w:rFonts w:eastAsia="Times New Roman"/>
                      <w:b/>
                      <w:color w:val="000000"/>
                      <w:sz w:val="20"/>
                      <w:szCs w:val="20"/>
                    </w:rPr>
                  </w:rPrChange>
                </w:rPr>
                <w:delText>035</w:delText>
              </w:r>
            </w:del>
          </w:p>
        </w:tc>
      </w:tr>
      <w:tr w:rsidR="005D276D" w:rsidRPr="00457DA7" w14:paraId="386A2922" w14:textId="77777777" w:rsidTr="00237CD4">
        <w:trPr>
          <w:trHeight w:val="320"/>
        </w:trPr>
        <w:tc>
          <w:tcPr>
            <w:tcW w:w="1750" w:type="pct"/>
            <w:shd w:val="clear" w:color="auto" w:fill="auto"/>
            <w:noWrap/>
            <w:vAlign w:val="center"/>
            <w:hideMark/>
          </w:tcPr>
          <w:p w14:paraId="392E7C97" w14:textId="77777777" w:rsidR="005D276D" w:rsidRPr="00457DA7" w:rsidRDefault="005D276D" w:rsidP="00237CD4">
            <w:pPr>
              <w:rPr>
                <w:rFonts w:eastAsia="Times New Roman"/>
                <w:color w:val="000000"/>
                <w:sz w:val="20"/>
                <w:szCs w:val="20"/>
                <w:lang w:val="es-ES"/>
              </w:rPr>
            </w:pPr>
            <w:r w:rsidRPr="00024346">
              <w:rPr>
                <w:rFonts w:eastAsia="Times New Roman"/>
                <w:color w:val="000000"/>
              </w:rPr>
              <w:t>∆</w:t>
            </w:r>
            <w:r w:rsidRPr="00457DA7">
              <w:rPr>
                <w:rFonts w:eastAsia="Times New Roman"/>
                <w:color w:val="000000"/>
                <w:sz w:val="20"/>
                <w:szCs w:val="20"/>
                <w:lang w:val="es-ES"/>
              </w:rPr>
              <w:t xml:space="preserve">AGB x </w:t>
            </w:r>
            <w:r w:rsidRPr="00024346">
              <w:rPr>
                <w:rFonts w:eastAsia="Times New Roman"/>
                <w:color w:val="000000"/>
              </w:rPr>
              <w:t>∆</w:t>
            </w:r>
            <w:r w:rsidRPr="001A720B">
              <w:rPr>
                <w:rFonts w:eastAsia="Times New Roman"/>
                <w:color w:val="000000"/>
                <w:sz w:val="20"/>
                <w:szCs w:val="20"/>
              </w:rPr>
              <w:t>χ</w:t>
            </w:r>
          </w:p>
        </w:tc>
        <w:tc>
          <w:tcPr>
            <w:tcW w:w="1083" w:type="pct"/>
            <w:vAlign w:val="center"/>
          </w:tcPr>
          <w:p w14:paraId="476E9109"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77BEDA7C" w14:textId="6946A340"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ins w:id="152" w:author="Risa" w:date="2021-12-01T15:02:00Z">
              <w:r w:rsidR="00F60BAA">
                <w:rPr>
                  <w:rFonts w:eastAsia="Times New Roman"/>
                  <w:color w:val="000000"/>
                  <w:sz w:val="20"/>
                  <w:szCs w:val="20"/>
                </w:rPr>
                <w:t>232</w:t>
              </w:r>
            </w:ins>
            <w:del w:id="153" w:author="Risa" w:date="2021-12-01T15:02:00Z">
              <w:r w:rsidRPr="00457DA7" w:rsidDel="00F60BAA">
                <w:rPr>
                  <w:rFonts w:eastAsia="Times New Roman"/>
                  <w:color w:val="000000"/>
                  <w:sz w:val="20"/>
                  <w:szCs w:val="20"/>
                </w:rPr>
                <w:delText>094</w:delText>
              </w:r>
            </w:del>
          </w:p>
        </w:tc>
        <w:tc>
          <w:tcPr>
            <w:tcW w:w="1083" w:type="pct"/>
            <w:shd w:val="clear" w:color="auto" w:fill="auto"/>
            <w:noWrap/>
            <w:vAlign w:val="center"/>
            <w:hideMark/>
          </w:tcPr>
          <w:p w14:paraId="6FD0CD8A" w14:textId="06DB2189"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ins w:id="154" w:author="Risa" w:date="2021-12-01T15:03:00Z">
              <w:r w:rsidR="00602177">
                <w:rPr>
                  <w:rFonts w:eastAsia="Times New Roman"/>
                  <w:color w:val="000000"/>
                  <w:sz w:val="20"/>
                  <w:szCs w:val="20"/>
                </w:rPr>
                <w:t>630</w:t>
              </w:r>
            </w:ins>
            <w:del w:id="155" w:author="Risa" w:date="2021-12-01T15:03:00Z">
              <w:r w:rsidRPr="00457DA7" w:rsidDel="00602177">
                <w:rPr>
                  <w:rFonts w:eastAsia="Times New Roman"/>
                  <w:color w:val="000000"/>
                  <w:sz w:val="20"/>
                  <w:szCs w:val="20"/>
                </w:rPr>
                <w:delText>759</w:delText>
              </w:r>
            </w:del>
          </w:p>
        </w:tc>
      </w:tr>
      <w:tr w:rsidR="005D276D" w:rsidRPr="00457DA7" w14:paraId="6F30A4BE" w14:textId="77777777" w:rsidTr="00237CD4">
        <w:trPr>
          <w:trHeight w:val="320"/>
        </w:trPr>
        <w:tc>
          <w:tcPr>
            <w:tcW w:w="1750" w:type="pct"/>
            <w:shd w:val="clear" w:color="auto" w:fill="auto"/>
            <w:noWrap/>
            <w:vAlign w:val="center"/>
            <w:hideMark/>
          </w:tcPr>
          <w:p w14:paraId="5BB8DCE2" w14:textId="70A563E7" w:rsidR="005D276D" w:rsidRPr="00457DA7" w:rsidRDefault="005D276D" w:rsidP="00237CD4">
            <w:pPr>
              <w:rPr>
                <w:rFonts w:eastAsia="Times New Roman"/>
                <w:color w:val="000000"/>
                <w:sz w:val="20"/>
                <w:szCs w:val="20"/>
                <w:lang w:val="es-ES"/>
              </w:rPr>
            </w:pPr>
            <w:r w:rsidRPr="00024346">
              <w:rPr>
                <w:rFonts w:eastAsia="Times New Roman"/>
                <w:color w:val="000000"/>
              </w:rPr>
              <w:t>∆</w:t>
            </w:r>
            <w:proofErr w:type="spellStart"/>
            <w:r w:rsidR="003A39A3">
              <w:rPr>
                <w:rFonts w:eastAsia="Times New Roman"/>
                <w:i/>
                <w:color w:val="000000"/>
                <w:sz w:val="20"/>
                <w:szCs w:val="20"/>
              </w:rPr>
              <w:t>M</w:t>
            </w:r>
            <w:r w:rsidR="003A39A3">
              <w:rPr>
                <w:rFonts w:eastAsia="Times New Roman"/>
                <w:color w:val="000000"/>
                <w:sz w:val="20"/>
                <w:szCs w:val="20"/>
                <w:vertAlign w:val="subscript"/>
              </w:rPr>
              <w:t>area</w:t>
            </w:r>
            <w:proofErr w:type="spellEnd"/>
            <w:r w:rsidR="003A39A3">
              <w:rPr>
                <w:rFonts w:eastAsia="Times New Roman"/>
                <w:color w:val="000000"/>
                <w:sz w:val="20"/>
                <w:szCs w:val="20"/>
                <w:vertAlign w:val="subscript"/>
              </w:rPr>
              <w:t xml:space="preserve"> </w:t>
            </w:r>
            <w:r w:rsidRPr="00457DA7">
              <w:rPr>
                <w:rFonts w:eastAsia="Times New Roman"/>
                <w:color w:val="000000"/>
                <w:sz w:val="20"/>
                <w:szCs w:val="20"/>
                <w:lang w:val="es-ES"/>
              </w:rPr>
              <w:t xml:space="preserve">x </w:t>
            </w:r>
            <w:r w:rsidRPr="00024346">
              <w:rPr>
                <w:rFonts w:eastAsia="Times New Roman"/>
                <w:color w:val="000000"/>
              </w:rPr>
              <w:t>∆</w:t>
            </w:r>
            <w:r w:rsidRPr="001A720B">
              <w:rPr>
                <w:rFonts w:eastAsia="Times New Roman"/>
                <w:color w:val="000000"/>
                <w:sz w:val="20"/>
                <w:szCs w:val="20"/>
              </w:rPr>
              <w:t>χ</w:t>
            </w:r>
          </w:p>
        </w:tc>
        <w:tc>
          <w:tcPr>
            <w:tcW w:w="1083" w:type="pct"/>
            <w:vAlign w:val="center"/>
          </w:tcPr>
          <w:p w14:paraId="5DFEBAA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104B1F0A" w14:textId="6C8C1A11"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ins w:id="156" w:author="Risa" w:date="2021-12-01T15:02:00Z">
              <w:r w:rsidR="00F60BAA">
                <w:rPr>
                  <w:rFonts w:eastAsia="Times New Roman"/>
                  <w:color w:val="000000"/>
                  <w:sz w:val="20"/>
                  <w:szCs w:val="20"/>
                </w:rPr>
                <w:t>924</w:t>
              </w:r>
            </w:ins>
            <w:del w:id="157" w:author="Risa" w:date="2021-12-01T15:02:00Z">
              <w:r w:rsidRPr="00457DA7" w:rsidDel="00F60BAA">
                <w:rPr>
                  <w:rFonts w:eastAsia="Times New Roman"/>
                  <w:color w:val="000000"/>
                  <w:sz w:val="20"/>
                  <w:szCs w:val="20"/>
                </w:rPr>
                <w:delText>196</w:delText>
              </w:r>
            </w:del>
          </w:p>
        </w:tc>
        <w:tc>
          <w:tcPr>
            <w:tcW w:w="1083" w:type="pct"/>
            <w:shd w:val="clear" w:color="auto" w:fill="auto"/>
            <w:noWrap/>
            <w:vAlign w:val="center"/>
            <w:hideMark/>
          </w:tcPr>
          <w:p w14:paraId="2CF286F8" w14:textId="32C8393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ins w:id="158" w:author="Risa" w:date="2021-12-01T15:03:00Z">
              <w:r w:rsidR="00602177">
                <w:rPr>
                  <w:rFonts w:eastAsia="Times New Roman"/>
                  <w:color w:val="000000"/>
                  <w:sz w:val="20"/>
                  <w:szCs w:val="20"/>
                </w:rPr>
                <w:t>165</w:t>
              </w:r>
            </w:ins>
            <w:del w:id="159" w:author="Risa" w:date="2021-12-01T15:03:00Z">
              <w:r w:rsidRPr="00457DA7" w:rsidDel="00602177">
                <w:rPr>
                  <w:rFonts w:eastAsia="Times New Roman"/>
                  <w:color w:val="000000"/>
                  <w:sz w:val="20"/>
                  <w:szCs w:val="20"/>
                </w:rPr>
                <w:delText>274</w:delText>
              </w:r>
            </w:del>
          </w:p>
        </w:tc>
      </w:tr>
      <w:tr w:rsidR="005D276D" w:rsidRPr="00457DA7" w14:paraId="6FD8D423" w14:textId="77777777" w:rsidTr="00237CD4">
        <w:trPr>
          <w:trHeight w:val="320"/>
        </w:trPr>
        <w:tc>
          <w:tcPr>
            <w:tcW w:w="1750" w:type="pct"/>
            <w:tcBorders>
              <w:bottom w:val="single" w:sz="4" w:space="0" w:color="auto"/>
            </w:tcBorders>
            <w:shd w:val="clear" w:color="auto" w:fill="auto"/>
            <w:noWrap/>
            <w:vAlign w:val="center"/>
            <w:hideMark/>
          </w:tcPr>
          <w:p w14:paraId="382D0642" w14:textId="13F67E32" w:rsidR="005D276D" w:rsidRPr="00457DA7" w:rsidRDefault="005D276D" w:rsidP="00237CD4">
            <w:pPr>
              <w:rPr>
                <w:rFonts w:eastAsia="Times New Roman"/>
                <w:color w:val="000000"/>
                <w:sz w:val="20"/>
                <w:szCs w:val="20"/>
              </w:rPr>
            </w:pPr>
            <w:r w:rsidRPr="00024346">
              <w:rPr>
                <w:rFonts w:eastAsia="Times New Roman"/>
                <w:color w:val="000000"/>
              </w:rPr>
              <w:t>∆</w:t>
            </w:r>
            <w:r w:rsidRPr="00457DA7">
              <w:rPr>
                <w:rFonts w:eastAsia="Times New Roman"/>
                <w:color w:val="000000"/>
                <w:sz w:val="20"/>
                <w:szCs w:val="20"/>
              </w:rPr>
              <w:t xml:space="preserve">AGB x </w:t>
            </w:r>
            <w:r w:rsidRPr="00024346">
              <w:rPr>
                <w:rFonts w:eastAsia="Times New Roman"/>
                <w:color w:val="000000"/>
              </w:rPr>
              <w:t>∆</w:t>
            </w:r>
            <w:proofErr w:type="spellStart"/>
            <w:r w:rsidR="003A39A3">
              <w:rPr>
                <w:rFonts w:eastAsia="Times New Roman"/>
                <w:i/>
                <w:color w:val="000000"/>
                <w:sz w:val="20"/>
                <w:szCs w:val="20"/>
              </w:rPr>
              <w:t>M</w:t>
            </w:r>
            <w:r w:rsidR="003A39A3">
              <w:rPr>
                <w:rFonts w:eastAsia="Times New Roman"/>
                <w:color w:val="000000"/>
                <w:sz w:val="20"/>
                <w:szCs w:val="20"/>
                <w:vertAlign w:val="subscript"/>
              </w:rPr>
              <w:t>area</w:t>
            </w:r>
            <w:proofErr w:type="spellEnd"/>
            <w:r w:rsidR="003A39A3">
              <w:rPr>
                <w:rFonts w:eastAsia="Times New Roman"/>
                <w:color w:val="000000"/>
                <w:sz w:val="20"/>
                <w:szCs w:val="20"/>
              </w:rPr>
              <w:t xml:space="preserve"> </w:t>
            </w:r>
            <w:r w:rsidRPr="00457DA7">
              <w:rPr>
                <w:rFonts w:eastAsia="Times New Roman"/>
                <w:color w:val="000000"/>
                <w:sz w:val="20"/>
                <w:szCs w:val="20"/>
              </w:rPr>
              <w:t xml:space="preserve">x </w:t>
            </w:r>
            <w:r w:rsidRPr="00024346">
              <w:rPr>
                <w:rFonts w:eastAsia="Times New Roman"/>
                <w:color w:val="000000"/>
              </w:rPr>
              <w:t>∆</w:t>
            </w:r>
            <w:r w:rsidRPr="001A720B">
              <w:rPr>
                <w:rFonts w:eastAsia="Times New Roman"/>
                <w:color w:val="000000"/>
                <w:sz w:val="20"/>
                <w:szCs w:val="20"/>
              </w:rPr>
              <w:t>χ</w:t>
            </w:r>
          </w:p>
        </w:tc>
        <w:tc>
          <w:tcPr>
            <w:tcW w:w="1083" w:type="pct"/>
            <w:tcBorders>
              <w:bottom w:val="single" w:sz="4" w:space="0" w:color="auto"/>
            </w:tcBorders>
            <w:vAlign w:val="center"/>
          </w:tcPr>
          <w:p w14:paraId="3255E7EC"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tcBorders>
              <w:bottom w:val="single" w:sz="4" w:space="0" w:color="auto"/>
            </w:tcBorders>
            <w:shd w:val="clear" w:color="auto" w:fill="auto"/>
            <w:noWrap/>
            <w:vAlign w:val="center"/>
            <w:hideMark/>
          </w:tcPr>
          <w:p w14:paraId="24AF0953" w14:textId="49D48B18" w:rsidR="005D276D" w:rsidRPr="00457DA7" w:rsidRDefault="00F60BAA" w:rsidP="00237CD4">
            <w:pPr>
              <w:jc w:val="center"/>
              <w:rPr>
                <w:rFonts w:eastAsia="Times New Roman"/>
                <w:color w:val="000000"/>
                <w:sz w:val="20"/>
                <w:szCs w:val="20"/>
              </w:rPr>
            </w:pPr>
            <w:ins w:id="160" w:author="Risa" w:date="2021-12-01T15:02:00Z">
              <w:r>
                <w:rPr>
                  <w:rFonts w:eastAsia="Times New Roman"/>
                  <w:color w:val="000000"/>
                  <w:sz w:val="20"/>
                  <w:szCs w:val="20"/>
                </w:rPr>
                <w:t>6.595</w:t>
              </w:r>
            </w:ins>
            <w:del w:id="161" w:author="Risa" w:date="2021-12-01T15:02:00Z">
              <w:r w:rsidR="005D276D" w:rsidRPr="00457DA7" w:rsidDel="00F60BAA">
                <w:rPr>
                  <w:rFonts w:eastAsia="Times New Roman"/>
                  <w:color w:val="000000"/>
                  <w:sz w:val="20"/>
                  <w:szCs w:val="20"/>
                </w:rPr>
                <w:delText>2.539</w:delText>
              </w:r>
            </w:del>
          </w:p>
        </w:tc>
        <w:tc>
          <w:tcPr>
            <w:tcW w:w="1083" w:type="pct"/>
            <w:tcBorders>
              <w:bottom w:val="single" w:sz="4" w:space="0" w:color="auto"/>
            </w:tcBorders>
            <w:shd w:val="clear" w:color="auto" w:fill="auto"/>
            <w:noWrap/>
            <w:vAlign w:val="center"/>
            <w:hideMark/>
          </w:tcPr>
          <w:p w14:paraId="6A057EA8" w14:textId="5BD607D5" w:rsidR="005D276D" w:rsidRPr="00602177" w:rsidRDefault="005D276D" w:rsidP="00237CD4">
            <w:pPr>
              <w:jc w:val="center"/>
              <w:rPr>
                <w:rFonts w:eastAsia="Times New Roman"/>
                <w:i/>
                <w:iCs/>
                <w:color w:val="000000"/>
                <w:sz w:val="20"/>
                <w:szCs w:val="20"/>
                <w:rPrChange w:id="162" w:author="Risa" w:date="2021-12-01T15:04:00Z">
                  <w:rPr>
                    <w:rFonts w:eastAsia="Times New Roman"/>
                    <w:color w:val="000000"/>
                    <w:sz w:val="20"/>
                    <w:szCs w:val="20"/>
                  </w:rPr>
                </w:rPrChange>
              </w:rPr>
            </w:pPr>
            <w:r w:rsidRPr="00602177">
              <w:rPr>
                <w:rFonts w:eastAsia="Times New Roman"/>
                <w:i/>
                <w:iCs/>
                <w:color w:val="000000"/>
                <w:sz w:val="20"/>
                <w:szCs w:val="20"/>
                <w:rPrChange w:id="163" w:author="Risa" w:date="2021-12-01T15:04:00Z">
                  <w:rPr>
                    <w:rFonts w:eastAsia="Times New Roman"/>
                    <w:color w:val="000000"/>
                    <w:sz w:val="20"/>
                    <w:szCs w:val="20"/>
                  </w:rPr>
                </w:rPrChange>
              </w:rPr>
              <w:t>0.</w:t>
            </w:r>
            <w:ins w:id="164" w:author="Risa" w:date="2021-12-01T15:03:00Z">
              <w:r w:rsidR="00602177" w:rsidRPr="00602177">
                <w:rPr>
                  <w:rFonts w:eastAsia="Times New Roman"/>
                  <w:i/>
                  <w:iCs/>
                  <w:color w:val="000000"/>
                  <w:sz w:val="20"/>
                  <w:szCs w:val="20"/>
                  <w:rPrChange w:id="165" w:author="Risa" w:date="2021-12-01T15:04:00Z">
                    <w:rPr>
                      <w:rFonts w:eastAsia="Times New Roman"/>
                      <w:color w:val="000000"/>
                      <w:sz w:val="20"/>
                      <w:szCs w:val="20"/>
                    </w:rPr>
                  </w:rPrChange>
                </w:rPr>
                <w:t>010</w:t>
              </w:r>
            </w:ins>
            <w:del w:id="166" w:author="Risa" w:date="2021-12-01T15:03:00Z">
              <w:r w:rsidRPr="00602177" w:rsidDel="00602177">
                <w:rPr>
                  <w:rFonts w:eastAsia="Times New Roman"/>
                  <w:i/>
                  <w:iCs/>
                  <w:color w:val="000000"/>
                  <w:sz w:val="20"/>
                  <w:szCs w:val="20"/>
                  <w:rPrChange w:id="167" w:author="Risa" w:date="2021-12-01T15:04:00Z">
                    <w:rPr>
                      <w:rFonts w:eastAsia="Times New Roman"/>
                      <w:color w:val="000000"/>
                      <w:sz w:val="20"/>
                      <w:szCs w:val="20"/>
                    </w:rPr>
                  </w:rPrChange>
                </w:rPr>
                <w:delText>111</w:delText>
              </w:r>
            </w:del>
          </w:p>
        </w:tc>
      </w:tr>
    </w:tbl>
    <w:p w14:paraId="317CCD69" w14:textId="1D5019EC" w:rsidR="00AE1760" w:rsidRPr="00F60BAA" w:rsidRDefault="005D276D" w:rsidP="00DA24C9">
      <w:pPr>
        <w:spacing w:line="480" w:lineRule="auto"/>
        <w:contextualSpacing/>
      </w:pPr>
      <w:r w:rsidRPr="00F60BAA">
        <w:rPr>
          <w:rPrChange w:id="168" w:author="Risa" w:date="2021-12-01T15:00:00Z">
            <w:rPr>
              <w:sz w:val="20"/>
              <w:szCs w:val="20"/>
            </w:rPr>
          </w:rPrChange>
        </w:rPr>
        <w:t xml:space="preserve">* P-values &lt; 0.05 are bolded and &lt; 0.1 are italicized. Sample size is </w:t>
      </w:r>
      <w:ins w:id="169" w:author="Risa" w:date="2021-12-01T16:24:00Z">
        <w:r w:rsidR="00771C32" w:rsidRPr="00771C32">
          <w:t>165</w:t>
        </w:r>
      </w:ins>
      <w:commentRangeStart w:id="170"/>
      <w:del w:id="171" w:author="Risa" w:date="2021-12-01T16:24:00Z">
        <w:r w:rsidRPr="00F60BAA" w:rsidDel="00771C32">
          <w:rPr>
            <w:rPrChange w:id="172" w:author="Risa" w:date="2021-12-01T15:00:00Z">
              <w:rPr>
                <w:sz w:val="20"/>
                <w:szCs w:val="20"/>
              </w:rPr>
            </w:rPrChange>
          </w:rPr>
          <w:delText>310</w:delText>
        </w:r>
        <w:commentRangeEnd w:id="170"/>
        <w:r w:rsidR="00F60BAA" w:rsidDel="00771C32">
          <w:rPr>
            <w:rStyle w:val="CommentReference"/>
          </w:rPr>
          <w:commentReference w:id="170"/>
        </w:r>
      </w:del>
      <w:r w:rsidRPr="00F60BAA">
        <w:rPr>
          <w:rPrChange w:id="173" w:author="Risa" w:date="2021-12-01T15:00:00Z">
            <w:rPr>
              <w:sz w:val="20"/>
              <w:szCs w:val="20"/>
            </w:rPr>
          </w:rPrChange>
        </w:rPr>
        <w:t xml:space="preserve">. Key: </w:t>
      </w:r>
      <w:r w:rsidRPr="00F60BAA">
        <w:rPr>
          <w:rFonts w:eastAsia="Times New Roman"/>
          <w:color w:val="000000"/>
          <w:rPrChange w:id="174" w:author="Risa" w:date="2021-12-01T15:00:00Z">
            <w:rPr>
              <w:rFonts w:eastAsia="Times New Roman"/>
              <w:color w:val="000000"/>
              <w:sz w:val="20"/>
              <w:szCs w:val="20"/>
            </w:rPr>
          </w:rPrChange>
        </w:rPr>
        <w:t>χ = ratio of intercellular to extracellular CO</w:t>
      </w:r>
      <w:r w:rsidRPr="00F60BAA">
        <w:rPr>
          <w:rFonts w:eastAsia="Times New Roman"/>
          <w:color w:val="000000"/>
          <w:vertAlign w:val="subscript"/>
          <w:rPrChange w:id="175" w:author="Risa" w:date="2021-12-01T15:00:00Z">
            <w:rPr>
              <w:rFonts w:eastAsia="Times New Roman"/>
              <w:color w:val="000000"/>
              <w:sz w:val="20"/>
              <w:szCs w:val="20"/>
              <w:vertAlign w:val="subscript"/>
            </w:rPr>
          </w:rPrChange>
        </w:rPr>
        <w:t>2</w:t>
      </w:r>
      <w:r w:rsidRPr="00F60BAA">
        <w:rPr>
          <w:rFonts w:eastAsia="Times New Roman"/>
          <w:color w:val="000000"/>
          <w:rPrChange w:id="176" w:author="Risa" w:date="2021-12-01T15:00:00Z">
            <w:rPr>
              <w:rFonts w:eastAsia="Times New Roman"/>
              <w:color w:val="000000"/>
              <w:sz w:val="20"/>
              <w:szCs w:val="20"/>
            </w:rPr>
          </w:rPrChange>
        </w:rPr>
        <w:t xml:space="preserve"> concentration</w:t>
      </w:r>
      <w:r w:rsidRPr="00F60BAA">
        <w:rPr>
          <w:rPrChange w:id="177" w:author="Risa" w:date="2021-12-01T15:00:00Z">
            <w:rPr>
              <w:sz w:val="20"/>
              <w:szCs w:val="20"/>
            </w:rPr>
          </w:rPrChange>
        </w:rPr>
        <w:t xml:space="preserve">, </w:t>
      </w:r>
      <w:proofErr w:type="spellStart"/>
      <w:r w:rsidRPr="00F60BAA">
        <w:rPr>
          <w:i/>
          <w:iCs/>
          <w:rPrChange w:id="178" w:author="Risa" w:date="2021-12-01T15:00:00Z">
            <w:rPr>
              <w:i/>
              <w:iCs/>
              <w:sz w:val="20"/>
              <w:szCs w:val="20"/>
            </w:rPr>
          </w:rPrChange>
        </w:rPr>
        <w:t>M</w:t>
      </w:r>
      <w:r w:rsidRPr="00F60BAA">
        <w:rPr>
          <w:vertAlign w:val="subscript"/>
          <w:rPrChange w:id="179" w:author="Risa" w:date="2021-12-01T15:00:00Z">
            <w:rPr>
              <w:sz w:val="20"/>
              <w:szCs w:val="20"/>
              <w:vertAlign w:val="subscript"/>
            </w:rPr>
          </w:rPrChange>
        </w:rPr>
        <w:t>area</w:t>
      </w:r>
      <w:proofErr w:type="spellEnd"/>
      <w:r w:rsidRPr="00F60BAA">
        <w:rPr>
          <w:rPrChange w:id="180" w:author="Risa" w:date="2021-12-01T15:00:00Z">
            <w:rPr>
              <w:sz w:val="20"/>
              <w:szCs w:val="20"/>
            </w:rPr>
          </w:rPrChange>
        </w:rPr>
        <w:t xml:space="preserve"> = leaf mass per leaf area.</w:t>
      </w:r>
    </w:p>
    <w:p w14:paraId="414EB420" w14:textId="77777777" w:rsidR="00827B83" w:rsidRPr="00DA24C9" w:rsidRDefault="00827B83" w:rsidP="00DA24C9">
      <w:pPr>
        <w:spacing w:line="480" w:lineRule="auto"/>
        <w:contextualSpacing/>
      </w:pPr>
    </w:p>
    <w:p w14:paraId="10B2000D" w14:textId="77777777" w:rsidR="0070307F" w:rsidRDefault="0070307F">
      <w:pPr>
        <w:rPr>
          <w:rFonts w:eastAsia="Times New Roman"/>
          <w:b/>
          <w:bCs/>
          <w:color w:val="000000"/>
        </w:rPr>
      </w:pPr>
      <w:r>
        <w:rPr>
          <w:rFonts w:eastAsia="Times New Roman"/>
          <w:b/>
          <w:bCs/>
          <w:color w:val="000000"/>
        </w:rPr>
        <w:br w:type="page"/>
      </w:r>
    </w:p>
    <w:p w14:paraId="040BFE2A" w14:textId="77777777" w:rsidR="0070307F" w:rsidRPr="003C3A87" w:rsidRDefault="0070307F" w:rsidP="0070307F">
      <w:pPr>
        <w:spacing w:line="480" w:lineRule="auto"/>
        <w:rPr>
          <w:rFonts w:eastAsia="Times New Roman"/>
          <w:b/>
          <w:bCs/>
          <w:color w:val="000000"/>
          <w:sz w:val="20"/>
          <w:szCs w:val="20"/>
        </w:rPr>
      </w:pPr>
      <w:commentRangeStart w:id="181"/>
      <w:r w:rsidRPr="003C3A87">
        <w:rPr>
          <w:rFonts w:eastAsia="Times New Roman"/>
          <w:b/>
          <w:bCs/>
          <w:color w:val="000000"/>
          <w:sz w:val="20"/>
          <w:szCs w:val="20"/>
        </w:rPr>
        <w:lastRenderedPageBreak/>
        <w:t>Table 6.</w:t>
      </w:r>
      <w:r>
        <w:rPr>
          <w:rFonts w:eastAsia="Times New Roman"/>
          <w:b/>
          <w:bCs/>
          <w:color w:val="000000"/>
          <w:sz w:val="20"/>
          <w:szCs w:val="20"/>
        </w:rPr>
        <w:t xml:space="preserve"> </w:t>
      </w:r>
      <w:r w:rsidRPr="003C3A87">
        <w:rPr>
          <w:rFonts w:eastAsia="Times New Roman"/>
          <w:color w:val="000000"/>
          <w:sz w:val="20"/>
          <w:szCs w:val="20"/>
        </w:rPr>
        <w:t>Results from Tukey’s HSD test for comparisons of means and slopes</w:t>
      </w:r>
      <w:r w:rsidRPr="002106E3">
        <w:rPr>
          <w:rFonts w:eastAsia="Times New Roman"/>
          <w:color w:val="000000"/>
          <w:sz w:val="20"/>
          <w:szCs w:val="20"/>
        </w:rPr>
        <w:t xml:space="preserve"> </w:t>
      </w:r>
      <w:r>
        <w:rPr>
          <w:rFonts w:eastAsia="Times New Roman"/>
          <w:color w:val="000000"/>
          <w:sz w:val="20"/>
          <w:szCs w:val="20"/>
        </w:rPr>
        <w:t xml:space="preserve">of the </w:t>
      </w:r>
      <w:r w:rsidRPr="001F7DFE">
        <w:rPr>
          <w:rFonts w:eastAsia="Times New Roman"/>
          <w:color w:val="000000"/>
          <w:sz w:val="20"/>
          <w:szCs w:val="20"/>
        </w:rPr>
        <w:t>∆</w:t>
      </w:r>
      <w:proofErr w:type="spellStart"/>
      <w:r w:rsidRPr="001F7DFE">
        <w:rPr>
          <w:rFonts w:eastAsia="Times New Roman"/>
          <w:i/>
          <w:iCs/>
          <w:color w:val="000000"/>
          <w:sz w:val="20"/>
          <w:szCs w:val="20"/>
        </w:rPr>
        <w:t>N</w:t>
      </w:r>
      <w:r w:rsidRPr="001F7DFE">
        <w:rPr>
          <w:rFonts w:eastAsia="Times New Roman"/>
          <w:color w:val="000000"/>
          <w:sz w:val="20"/>
          <w:szCs w:val="20"/>
          <w:vertAlign w:val="subscript"/>
        </w:rPr>
        <w:t>area</w:t>
      </w:r>
      <w:proofErr w:type="spellEnd"/>
      <w:r w:rsidRPr="002106E3">
        <w:rPr>
          <w:rFonts w:eastAsia="Times New Roman"/>
          <w:b/>
          <w:bCs/>
          <w:color w:val="000000"/>
          <w:sz w:val="20"/>
          <w:szCs w:val="20"/>
        </w:rPr>
        <w:t xml:space="preserve"> </w:t>
      </w:r>
      <w:r>
        <w:rPr>
          <w:rFonts w:eastAsia="Times New Roman"/>
          <w:color w:val="000000"/>
          <w:sz w:val="20"/>
          <w:szCs w:val="20"/>
        </w:rPr>
        <w:t>linear mixed effects model.*</w:t>
      </w:r>
    </w:p>
    <w:tbl>
      <w:tblPr>
        <w:tblW w:w="5003" w:type="pct"/>
        <w:tblLook w:val="04A0" w:firstRow="1" w:lastRow="0" w:firstColumn="1" w:lastColumn="0" w:noHBand="0" w:noVBand="1"/>
      </w:tblPr>
      <w:tblGrid>
        <w:gridCol w:w="1440"/>
        <w:gridCol w:w="3868"/>
        <w:gridCol w:w="2029"/>
        <w:gridCol w:w="2029"/>
      </w:tblGrid>
      <w:tr w:rsidR="0070307F" w:rsidRPr="00966EAC" w14:paraId="6DD48955" w14:textId="77777777" w:rsidTr="00237CD4">
        <w:trPr>
          <w:trHeight w:val="320"/>
        </w:trPr>
        <w:tc>
          <w:tcPr>
            <w:tcW w:w="769" w:type="pct"/>
            <w:tcBorders>
              <w:top w:val="single" w:sz="4" w:space="0" w:color="auto"/>
              <w:bottom w:val="single" w:sz="4" w:space="0" w:color="auto"/>
            </w:tcBorders>
            <w:shd w:val="clear" w:color="auto" w:fill="auto"/>
            <w:noWrap/>
            <w:vAlign w:val="center"/>
            <w:hideMark/>
          </w:tcPr>
          <w:p w14:paraId="5B223659" w14:textId="77777777" w:rsidR="0070307F" w:rsidRPr="00966EAC" w:rsidRDefault="0070307F" w:rsidP="00237CD4">
            <w:pPr>
              <w:jc w:val="center"/>
              <w:rPr>
                <w:rFonts w:eastAsia="Times New Roman"/>
                <w:b/>
                <w:bCs/>
                <w:color w:val="000000"/>
                <w:sz w:val="20"/>
                <w:szCs w:val="20"/>
              </w:rPr>
            </w:pPr>
          </w:p>
        </w:tc>
        <w:tc>
          <w:tcPr>
            <w:tcW w:w="2065" w:type="pct"/>
            <w:tcBorders>
              <w:top w:val="single" w:sz="4" w:space="0" w:color="auto"/>
              <w:bottom w:val="single" w:sz="4" w:space="0" w:color="auto"/>
            </w:tcBorders>
            <w:shd w:val="clear" w:color="auto" w:fill="auto"/>
            <w:noWrap/>
            <w:vAlign w:val="center"/>
            <w:hideMark/>
          </w:tcPr>
          <w:p w14:paraId="4A8BCACD" w14:textId="77777777" w:rsidR="0070307F" w:rsidRPr="003C3A87" w:rsidRDefault="0070307F" w:rsidP="00237CD4">
            <w:pPr>
              <w:jc w:val="center"/>
              <w:rPr>
                <w:rFonts w:eastAsia="Times New Roman"/>
                <w:b/>
                <w:bCs/>
                <w:color w:val="000000"/>
                <w:sz w:val="20"/>
                <w:szCs w:val="20"/>
              </w:rPr>
            </w:pPr>
            <w:r>
              <w:rPr>
                <w:rFonts w:eastAsia="Times New Roman"/>
                <w:b/>
                <w:bCs/>
                <w:color w:val="000000"/>
                <w:sz w:val="20"/>
                <w:szCs w:val="20"/>
              </w:rPr>
              <w:t>Slope</w:t>
            </w:r>
          </w:p>
        </w:tc>
        <w:tc>
          <w:tcPr>
            <w:tcW w:w="1083" w:type="pct"/>
            <w:tcBorders>
              <w:top w:val="single" w:sz="4" w:space="0" w:color="auto"/>
              <w:bottom w:val="single" w:sz="4" w:space="0" w:color="auto"/>
            </w:tcBorders>
            <w:shd w:val="clear" w:color="auto" w:fill="auto"/>
            <w:noWrap/>
            <w:vAlign w:val="center"/>
            <w:hideMark/>
          </w:tcPr>
          <w:p w14:paraId="6FEFE579" w14:textId="77777777" w:rsidR="0070307F" w:rsidRPr="00966EAC" w:rsidRDefault="0070307F" w:rsidP="00237CD4">
            <w:pPr>
              <w:jc w:val="center"/>
              <w:rPr>
                <w:rFonts w:eastAsia="Times New Roman"/>
                <w:b/>
                <w:bCs/>
                <w:color w:val="000000"/>
                <w:sz w:val="20"/>
                <w:szCs w:val="20"/>
              </w:rPr>
            </w:pPr>
            <w:r>
              <w:rPr>
                <w:rFonts w:eastAsia="Times New Roman"/>
                <w:b/>
                <w:bCs/>
                <w:color w:val="000000"/>
                <w:sz w:val="20"/>
                <w:szCs w:val="20"/>
              </w:rPr>
              <w:t>Intercept</w:t>
            </w:r>
          </w:p>
        </w:tc>
        <w:tc>
          <w:tcPr>
            <w:tcW w:w="1083" w:type="pct"/>
            <w:tcBorders>
              <w:top w:val="single" w:sz="4" w:space="0" w:color="auto"/>
              <w:bottom w:val="single" w:sz="4" w:space="0" w:color="auto"/>
            </w:tcBorders>
            <w:shd w:val="clear" w:color="auto" w:fill="auto"/>
            <w:noWrap/>
            <w:vAlign w:val="center"/>
            <w:hideMark/>
          </w:tcPr>
          <w:p w14:paraId="61434C57" w14:textId="77777777" w:rsidR="0070307F" w:rsidRPr="00966EAC" w:rsidRDefault="0070307F"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70307F" w:rsidRPr="00457DA7" w14:paraId="057CC99A" w14:textId="77777777" w:rsidTr="00237CD4">
        <w:trPr>
          <w:trHeight w:val="320"/>
        </w:trPr>
        <w:tc>
          <w:tcPr>
            <w:tcW w:w="769" w:type="pct"/>
            <w:tcBorders>
              <w:top w:val="single" w:sz="4" w:space="0" w:color="auto"/>
            </w:tcBorders>
            <w:shd w:val="clear" w:color="auto" w:fill="auto"/>
            <w:noWrap/>
            <w:vAlign w:val="center"/>
            <w:hideMark/>
          </w:tcPr>
          <w:p w14:paraId="0DA57905" w14:textId="1D8D64DF"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3C3A87">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-25</w:t>
            </w:r>
            <w:ins w:id="182" w:author="Nick Smith" w:date="2021-12-10T16:52:00Z">
              <w:r w:rsidR="002134EF">
                <w:rPr>
                  <w:rFonts w:eastAsia="Times New Roman"/>
                  <w:color w:val="000000"/>
                  <w:sz w:val="20"/>
                  <w:szCs w:val="20"/>
                </w:rPr>
                <w:t>%</w:t>
              </w:r>
            </w:ins>
          </w:p>
        </w:tc>
        <w:tc>
          <w:tcPr>
            <w:tcW w:w="2065" w:type="pct"/>
            <w:tcBorders>
              <w:top w:val="single" w:sz="4" w:space="0" w:color="auto"/>
            </w:tcBorders>
            <w:shd w:val="clear" w:color="auto" w:fill="auto"/>
            <w:noWrap/>
            <w:vAlign w:val="center"/>
            <w:hideMark/>
          </w:tcPr>
          <w:p w14:paraId="2020611A"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0.003 </w:t>
            </w:r>
            <w:r w:rsidRPr="002A3446">
              <w:rPr>
                <w:rFonts w:eastAsia="Times New Roman"/>
                <w:color w:val="000000"/>
                <w:sz w:val="20"/>
                <w:szCs w:val="20"/>
              </w:rPr>
              <w:t>±</w:t>
            </w:r>
            <w:r>
              <w:rPr>
                <w:rFonts w:eastAsia="Times New Roman"/>
                <w:color w:val="000000"/>
                <w:sz w:val="20"/>
                <w:szCs w:val="20"/>
              </w:rPr>
              <w:t xml:space="preserve"> 0.023</w:t>
            </w:r>
          </w:p>
        </w:tc>
        <w:tc>
          <w:tcPr>
            <w:tcW w:w="1083" w:type="pct"/>
            <w:tcBorders>
              <w:top w:val="single" w:sz="4" w:space="0" w:color="auto"/>
            </w:tcBorders>
            <w:shd w:val="clear" w:color="auto" w:fill="auto"/>
            <w:noWrap/>
            <w:vAlign w:val="center"/>
            <w:hideMark/>
          </w:tcPr>
          <w:p w14:paraId="1539E356"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-5.5 </w:t>
            </w:r>
            <w:r w:rsidRPr="002A3446">
              <w:rPr>
                <w:rFonts w:eastAsia="Times New Roman"/>
                <w:color w:val="000000"/>
                <w:sz w:val="20"/>
                <w:szCs w:val="20"/>
              </w:rPr>
              <w:t>±</w:t>
            </w:r>
            <w:r>
              <w:rPr>
                <w:rFonts w:eastAsia="Times New Roman"/>
                <w:color w:val="000000"/>
                <w:sz w:val="20"/>
                <w:szCs w:val="20"/>
              </w:rPr>
              <w:t xml:space="preserve"> 6.02</w:t>
            </w:r>
          </w:p>
        </w:tc>
        <w:tc>
          <w:tcPr>
            <w:tcW w:w="1083" w:type="pct"/>
            <w:tcBorders>
              <w:top w:val="single" w:sz="4" w:space="0" w:color="auto"/>
            </w:tcBorders>
            <w:shd w:val="clear" w:color="auto" w:fill="auto"/>
            <w:noWrap/>
            <w:vAlign w:val="center"/>
            <w:hideMark/>
          </w:tcPr>
          <w:p w14:paraId="68D31941"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0.913</w:t>
            </w:r>
          </w:p>
        </w:tc>
      </w:tr>
      <w:tr w:rsidR="0070307F" w:rsidRPr="00457DA7" w14:paraId="2EA87701" w14:textId="77777777" w:rsidTr="00237CD4">
        <w:trPr>
          <w:trHeight w:val="320"/>
        </w:trPr>
        <w:tc>
          <w:tcPr>
            <w:tcW w:w="769" w:type="pct"/>
            <w:shd w:val="clear" w:color="auto" w:fill="auto"/>
            <w:noWrap/>
            <w:vAlign w:val="center"/>
            <w:hideMark/>
          </w:tcPr>
          <w:p w14:paraId="1F4EDD82" w14:textId="77777777"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2A3446">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0</w:t>
            </w:r>
          </w:p>
        </w:tc>
        <w:tc>
          <w:tcPr>
            <w:tcW w:w="2065" w:type="pct"/>
            <w:shd w:val="clear" w:color="auto" w:fill="auto"/>
            <w:noWrap/>
            <w:vAlign w:val="center"/>
            <w:hideMark/>
          </w:tcPr>
          <w:p w14:paraId="2F947F6C"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-0.027 </w:t>
            </w:r>
            <w:r w:rsidRPr="002A3446">
              <w:rPr>
                <w:rFonts w:eastAsia="Times New Roman"/>
                <w:color w:val="000000"/>
                <w:sz w:val="20"/>
                <w:szCs w:val="20"/>
              </w:rPr>
              <w:t>±</w:t>
            </w:r>
            <w:r>
              <w:rPr>
                <w:rFonts w:eastAsia="Times New Roman"/>
                <w:color w:val="000000"/>
                <w:sz w:val="20"/>
                <w:szCs w:val="20"/>
              </w:rPr>
              <w:t xml:space="preserve"> 0.016</w:t>
            </w:r>
          </w:p>
        </w:tc>
        <w:tc>
          <w:tcPr>
            <w:tcW w:w="1083" w:type="pct"/>
            <w:shd w:val="clear" w:color="auto" w:fill="auto"/>
            <w:noWrap/>
            <w:vAlign w:val="center"/>
            <w:hideMark/>
          </w:tcPr>
          <w:p w14:paraId="6EE918BD"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17.2 </w:t>
            </w:r>
            <w:r w:rsidRPr="002A3446">
              <w:rPr>
                <w:rFonts w:eastAsia="Times New Roman"/>
                <w:color w:val="000000"/>
                <w:sz w:val="20"/>
                <w:szCs w:val="20"/>
              </w:rPr>
              <w:t>±</w:t>
            </w:r>
            <w:r>
              <w:rPr>
                <w:rFonts w:eastAsia="Times New Roman"/>
                <w:color w:val="000000"/>
                <w:sz w:val="20"/>
                <w:szCs w:val="20"/>
              </w:rPr>
              <w:t xml:space="preserve"> 5.69</w:t>
            </w:r>
          </w:p>
        </w:tc>
        <w:tc>
          <w:tcPr>
            <w:tcW w:w="1083" w:type="pct"/>
            <w:shd w:val="clear" w:color="auto" w:fill="auto"/>
            <w:noWrap/>
            <w:vAlign w:val="center"/>
            <w:hideMark/>
          </w:tcPr>
          <w:p w14:paraId="7F6707F0" w14:textId="77777777" w:rsidR="0070307F" w:rsidRPr="003C3A87" w:rsidRDefault="0070307F" w:rsidP="00237CD4">
            <w:pPr>
              <w:jc w:val="center"/>
              <w:rPr>
                <w:rFonts w:eastAsia="Times New Roman"/>
                <w:i/>
                <w:iCs/>
                <w:color w:val="000000"/>
                <w:sz w:val="20"/>
                <w:szCs w:val="20"/>
              </w:rPr>
            </w:pPr>
            <w:r w:rsidRPr="003C3A87">
              <w:rPr>
                <w:rFonts w:eastAsia="Times New Roman"/>
                <w:i/>
                <w:iCs/>
                <w:color w:val="000000"/>
                <w:sz w:val="20"/>
                <w:szCs w:val="20"/>
              </w:rPr>
              <w:t>0.091</w:t>
            </w:r>
          </w:p>
        </w:tc>
      </w:tr>
      <w:tr w:rsidR="0070307F" w:rsidRPr="00457DA7" w14:paraId="5CFF392C" w14:textId="77777777" w:rsidTr="00237CD4">
        <w:trPr>
          <w:trHeight w:val="320"/>
        </w:trPr>
        <w:tc>
          <w:tcPr>
            <w:tcW w:w="769" w:type="pct"/>
            <w:tcBorders>
              <w:bottom w:val="single" w:sz="4" w:space="0" w:color="auto"/>
            </w:tcBorders>
            <w:shd w:val="clear" w:color="auto" w:fill="auto"/>
            <w:noWrap/>
            <w:vAlign w:val="center"/>
            <w:hideMark/>
          </w:tcPr>
          <w:p w14:paraId="0FEA1BBC" w14:textId="22BFC7B4"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2A3446">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25</w:t>
            </w:r>
            <w:ins w:id="183" w:author="Nick Smith" w:date="2021-12-10T16:52:00Z">
              <w:r w:rsidR="002134EF">
                <w:rPr>
                  <w:rFonts w:eastAsia="Times New Roman"/>
                  <w:color w:val="000000"/>
                  <w:sz w:val="20"/>
                  <w:szCs w:val="20"/>
                </w:rPr>
                <w:t>%</w:t>
              </w:r>
            </w:ins>
          </w:p>
        </w:tc>
        <w:tc>
          <w:tcPr>
            <w:tcW w:w="2065" w:type="pct"/>
            <w:tcBorders>
              <w:bottom w:val="single" w:sz="4" w:space="0" w:color="auto"/>
            </w:tcBorders>
            <w:shd w:val="clear" w:color="auto" w:fill="auto"/>
            <w:noWrap/>
            <w:vAlign w:val="center"/>
            <w:hideMark/>
          </w:tcPr>
          <w:p w14:paraId="2336C1E2"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-0.056 </w:t>
            </w:r>
            <w:r w:rsidRPr="002A3446">
              <w:rPr>
                <w:rFonts w:eastAsia="Times New Roman"/>
                <w:color w:val="000000"/>
                <w:sz w:val="20"/>
                <w:szCs w:val="20"/>
              </w:rPr>
              <w:t xml:space="preserve">± </w:t>
            </w:r>
            <w:r>
              <w:rPr>
                <w:rFonts w:eastAsia="Times New Roman"/>
                <w:color w:val="000000"/>
                <w:sz w:val="20"/>
                <w:szCs w:val="20"/>
              </w:rPr>
              <w:t>0.028</w:t>
            </w:r>
          </w:p>
        </w:tc>
        <w:tc>
          <w:tcPr>
            <w:tcW w:w="1083" w:type="pct"/>
            <w:tcBorders>
              <w:bottom w:val="single" w:sz="4" w:space="0" w:color="auto"/>
            </w:tcBorders>
            <w:shd w:val="clear" w:color="auto" w:fill="auto"/>
            <w:noWrap/>
            <w:vAlign w:val="center"/>
            <w:hideMark/>
          </w:tcPr>
          <w:p w14:paraId="06B8B2A1"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39.9 </w:t>
            </w:r>
            <w:r w:rsidRPr="002A3446">
              <w:rPr>
                <w:rFonts w:eastAsia="Times New Roman"/>
                <w:color w:val="000000"/>
                <w:sz w:val="20"/>
                <w:szCs w:val="20"/>
              </w:rPr>
              <w:t>±</w:t>
            </w:r>
            <w:r>
              <w:rPr>
                <w:rFonts w:eastAsia="Times New Roman"/>
                <w:color w:val="000000"/>
                <w:sz w:val="20"/>
                <w:szCs w:val="20"/>
              </w:rPr>
              <w:t xml:space="preserve"> 6.29</w:t>
            </w:r>
          </w:p>
        </w:tc>
        <w:tc>
          <w:tcPr>
            <w:tcW w:w="1083" w:type="pct"/>
            <w:tcBorders>
              <w:bottom w:val="single" w:sz="4" w:space="0" w:color="auto"/>
            </w:tcBorders>
            <w:shd w:val="clear" w:color="auto" w:fill="auto"/>
            <w:noWrap/>
            <w:vAlign w:val="center"/>
            <w:hideMark/>
          </w:tcPr>
          <w:p w14:paraId="76A96E73" w14:textId="77777777" w:rsidR="0070307F" w:rsidRPr="003C3A87" w:rsidRDefault="0070307F" w:rsidP="00237CD4">
            <w:pPr>
              <w:jc w:val="center"/>
              <w:rPr>
                <w:rFonts w:eastAsia="Times New Roman"/>
                <w:b/>
                <w:bCs/>
                <w:color w:val="000000"/>
                <w:sz w:val="20"/>
                <w:szCs w:val="20"/>
              </w:rPr>
            </w:pPr>
            <w:r w:rsidRPr="003C3A87">
              <w:rPr>
                <w:rFonts w:eastAsia="Times New Roman"/>
                <w:b/>
                <w:bCs/>
                <w:color w:val="000000"/>
                <w:sz w:val="20"/>
                <w:szCs w:val="20"/>
              </w:rPr>
              <w:t>0.048</w:t>
            </w:r>
          </w:p>
        </w:tc>
      </w:tr>
    </w:tbl>
    <w:p w14:paraId="46412F84" w14:textId="77777777" w:rsidR="0070307F" w:rsidRPr="000F56B8" w:rsidRDefault="0070307F" w:rsidP="0070307F">
      <w:pPr>
        <w:spacing w:line="480" w:lineRule="auto"/>
        <w:rPr>
          <w:sz w:val="20"/>
          <w:szCs w:val="20"/>
        </w:rPr>
      </w:pPr>
      <w:r>
        <w:rPr>
          <w:sz w:val="20"/>
          <w:szCs w:val="20"/>
        </w:rPr>
        <w:t>*</w:t>
      </w:r>
      <w:r w:rsidRPr="000F56B8">
        <w:rPr>
          <w:sz w:val="20"/>
          <w:szCs w:val="20"/>
        </w:rPr>
        <w:t xml:space="preserve"> P-values &lt; 0.05 are bolded</w:t>
      </w:r>
      <w:r>
        <w:rPr>
          <w:sz w:val="20"/>
          <w:szCs w:val="20"/>
        </w:rPr>
        <w:t xml:space="preserve"> and &lt; 0.1 are italicized</w:t>
      </w:r>
      <w:r w:rsidRPr="000F56B8">
        <w:rPr>
          <w:sz w:val="20"/>
          <w:szCs w:val="20"/>
        </w:rPr>
        <w:t>.</w:t>
      </w:r>
      <w:commentRangeEnd w:id="181"/>
      <w:r w:rsidR="00565219">
        <w:rPr>
          <w:rStyle w:val="CommentReference"/>
        </w:rPr>
        <w:commentReference w:id="181"/>
      </w:r>
    </w:p>
    <w:p w14:paraId="4ABC9BB1" w14:textId="7060494C" w:rsidR="0070307F" w:rsidRDefault="0070307F">
      <w:pPr>
        <w:rPr>
          <w:rFonts w:eastAsia="Times New Roman"/>
          <w:b/>
          <w:bCs/>
          <w:color w:val="000000"/>
        </w:rPr>
      </w:pPr>
      <w:r>
        <w:rPr>
          <w:rFonts w:eastAsia="Times New Roman"/>
          <w:b/>
          <w:bCs/>
          <w:color w:val="000000"/>
        </w:rPr>
        <w:br w:type="page"/>
      </w:r>
    </w:p>
    <w:p w14:paraId="38E8CFA3" w14:textId="00F2705A" w:rsidR="00A07568" w:rsidRPr="0070307F" w:rsidRDefault="0070307F" w:rsidP="0070307F">
      <w:pPr>
        <w:spacing w:line="480" w:lineRule="auto"/>
        <w:contextualSpacing/>
        <w:rPr>
          <w:rFonts w:eastAsia="Times New Roman"/>
          <w:b/>
          <w:bCs/>
          <w:color w:val="000000"/>
        </w:rPr>
      </w:pPr>
      <w:r>
        <w:rPr>
          <w:rFonts w:eastAsia="Times New Roman"/>
          <w:b/>
          <w:bCs/>
          <w:color w:val="000000"/>
        </w:rPr>
        <w:lastRenderedPageBreak/>
        <w:t>Figure 7.</w:t>
      </w:r>
    </w:p>
    <w:p w14:paraId="50FDEBA5" w14:textId="634BE62A" w:rsidR="00745361" w:rsidRPr="001B44B1" w:rsidRDefault="000B42B7" w:rsidP="00DA24C9">
      <w:pPr>
        <w:spacing w:line="480" w:lineRule="auto"/>
        <w:contextualSpacing/>
        <w:rPr>
          <w:rFonts w:eastAsia="Times New Roman"/>
          <w:b/>
          <w:bCs/>
          <w:color w:val="000000"/>
        </w:rPr>
      </w:pPr>
      <w:ins w:id="184" w:author="Risa" w:date="2021-12-01T15:04:00Z">
        <w:r>
          <w:rPr>
            <w:rFonts w:eastAsia="Times New Roman"/>
            <w:b/>
            <w:bCs/>
            <w:noProof/>
            <w:color w:val="000000"/>
          </w:rPr>
          <w:drawing>
            <wp:inline distT="0" distB="0" distL="0" distR="0" wp14:anchorId="312AB5A6" wp14:editId="66EC2BA7">
              <wp:extent cx="5943600" cy="2475865"/>
              <wp:effectExtent l="0" t="0" r="0" b="635"/>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475865"/>
                      </a:xfrm>
                      <a:prstGeom prst="rect">
                        <a:avLst/>
                      </a:prstGeom>
                    </pic:spPr>
                  </pic:pic>
                </a:graphicData>
              </a:graphic>
            </wp:inline>
          </w:drawing>
        </w:r>
      </w:ins>
      <w:del w:id="185" w:author="Risa" w:date="2021-12-01T15:04:00Z">
        <w:r w:rsidR="00FB2742" w:rsidDel="000B42B7">
          <w:rPr>
            <w:rFonts w:eastAsia="Times New Roman"/>
            <w:b/>
            <w:bCs/>
            <w:noProof/>
            <w:color w:val="000000"/>
          </w:rPr>
          <w:drawing>
            <wp:inline distT="0" distB="0" distL="0" distR="0" wp14:anchorId="6151246F" wp14:editId="71C9B485">
              <wp:extent cx="5943600" cy="51225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5943600" cy="5122545"/>
                      </a:xfrm>
                      <a:prstGeom prst="rect">
                        <a:avLst/>
                      </a:prstGeom>
                    </pic:spPr>
                  </pic:pic>
                </a:graphicData>
              </a:graphic>
            </wp:inline>
          </w:drawing>
        </w:r>
      </w:del>
    </w:p>
    <w:p w14:paraId="78443806" w14:textId="550E674C" w:rsidR="008F486F" w:rsidRPr="001B44B1" w:rsidRDefault="008F486F" w:rsidP="00E438A9">
      <w:pPr>
        <w:pStyle w:val="Caption"/>
        <w:spacing w:line="480" w:lineRule="auto"/>
        <w:contextualSpacing/>
        <w:rPr>
          <w:b w:val="0"/>
          <w:bCs w:val="0"/>
          <w:color w:val="000000"/>
        </w:rPr>
      </w:pPr>
      <w:r w:rsidRPr="0070307F">
        <w:rPr>
          <w:bCs w:val="0"/>
          <w:color w:val="000000"/>
          <w:sz w:val="24"/>
          <w:szCs w:val="24"/>
        </w:rPr>
        <w:t xml:space="preserve">Figure </w:t>
      </w:r>
      <w:r w:rsidR="0070307F">
        <w:rPr>
          <w:bCs w:val="0"/>
          <w:color w:val="000000"/>
          <w:sz w:val="24"/>
          <w:szCs w:val="24"/>
        </w:rPr>
        <w:t>7</w:t>
      </w:r>
      <w:r w:rsidRPr="0070307F">
        <w:rPr>
          <w:bCs w:val="0"/>
          <w:color w:val="000000"/>
          <w:sz w:val="24"/>
          <w:szCs w:val="24"/>
        </w:rPr>
        <w:t>.</w:t>
      </w:r>
      <w:r w:rsidRPr="00DA24C9">
        <w:rPr>
          <w:b w:val="0"/>
          <w:bCs w:val="0"/>
          <w:color w:val="000000"/>
          <w:sz w:val="24"/>
          <w:szCs w:val="24"/>
        </w:rPr>
        <w:t xml:space="preserve"> </w:t>
      </w:r>
      <w:r w:rsidR="00E26DE7" w:rsidRPr="00DA24C9">
        <w:rPr>
          <w:b w:val="0"/>
          <w:bCs w:val="0"/>
          <w:color w:val="000000"/>
          <w:sz w:val="24"/>
          <w:szCs w:val="24"/>
        </w:rPr>
        <w:t>Relationship between ∆</w:t>
      </w:r>
      <w:proofErr w:type="spellStart"/>
      <w:r w:rsidR="00E26DE7" w:rsidRPr="00DA24C9">
        <w:rPr>
          <w:b w:val="0"/>
          <w:bCs w:val="0"/>
          <w:i/>
          <w:iCs/>
          <w:color w:val="000000"/>
          <w:sz w:val="24"/>
          <w:szCs w:val="24"/>
        </w:rPr>
        <w:t>N</w:t>
      </w:r>
      <w:r w:rsidR="00E26DE7" w:rsidRPr="00DA24C9">
        <w:rPr>
          <w:b w:val="0"/>
          <w:bCs w:val="0"/>
          <w:color w:val="000000"/>
          <w:sz w:val="24"/>
          <w:szCs w:val="24"/>
          <w:vertAlign w:val="subscript"/>
        </w:rPr>
        <w:t>area</w:t>
      </w:r>
      <w:proofErr w:type="spellEnd"/>
      <w:r w:rsidR="00E26DE7" w:rsidRPr="00DA24C9">
        <w:rPr>
          <w:b w:val="0"/>
          <w:bCs w:val="0"/>
          <w:color w:val="000000"/>
          <w:sz w:val="24"/>
          <w:szCs w:val="24"/>
        </w:rPr>
        <w:t xml:space="preserve"> and ∆AGB</w:t>
      </w:r>
      <w:r w:rsidR="00B25CDC">
        <w:rPr>
          <w:b w:val="0"/>
          <w:bCs w:val="0"/>
          <w:color w:val="000000"/>
          <w:sz w:val="24"/>
          <w:szCs w:val="24"/>
        </w:rPr>
        <w:t>.</w:t>
      </w:r>
      <w:r w:rsidR="00E26DE7" w:rsidRPr="00DA24C9">
        <w:rPr>
          <w:b w:val="0"/>
          <w:bCs w:val="0"/>
          <w:color w:val="000000"/>
          <w:sz w:val="24"/>
          <w:szCs w:val="24"/>
        </w:rPr>
        <w:t xml:space="preserve"> </w:t>
      </w:r>
      <w:r w:rsidR="00237CD4">
        <w:rPr>
          <w:b w:val="0"/>
          <w:bCs w:val="0"/>
          <w:color w:val="000000"/>
          <w:sz w:val="24"/>
          <w:szCs w:val="24"/>
        </w:rPr>
        <w:t xml:space="preserve">Dots represent individual data points, </w:t>
      </w:r>
      <w:r w:rsidR="00237CD4" w:rsidRPr="00B25CDC">
        <w:rPr>
          <w:b w:val="0"/>
          <w:bCs w:val="0"/>
          <w:color w:val="000000"/>
          <w:sz w:val="24"/>
          <w:szCs w:val="24"/>
        </w:rPr>
        <w:t xml:space="preserve">grouped by </w:t>
      </w:r>
      <w:r w:rsidR="00B25CDC" w:rsidRPr="00B25CDC">
        <w:rPr>
          <w:b w:val="0"/>
          <w:bCs w:val="0"/>
          <w:color w:val="000000"/>
          <w:sz w:val="24"/>
          <w:szCs w:val="24"/>
        </w:rPr>
        <w:t>soil P and soil K</w:t>
      </w:r>
      <w:r w:rsidR="00B25CDC" w:rsidRPr="00B25CDC">
        <w:rPr>
          <w:b w:val="0"/>
          <w:bCs w:val="0"/>
          <w:color w:val="000000"/>
          <w:sz w:val="24"/>
          <w:szCs w:val="24"/>
          <w:vertAlign w:val="subscript"/>
        </w:rPr>
        <w:t>+µ</w:t>
      </w:r>
      <w:r w:rsidR="00B25CDC" w:rsidRPr="00B25CDC">
        <w:rPr>
          <w:b w:val="0"/>
          <w:bCs w:val="0"/>
          <w:color w:val="000000"/>
          <w:sz w:val="24"/>
          <w:szCs w:val="24"/>
        </w:rPr>
        <w:t xml:space="preserve"> treatments within a </w:t>
      </w:r>
      <w:r w:rsidR="00C46345" w:rsidRPr="00B25CDC">
        <w:rPr>
          <w:b w:val="0"/>
          <w:bCs w:val="0"/>
          <w:color w:val="000000"/>
          <w:sz w:val="24"/>
          <w:szCs w:val="24"/>
        </w:rPr>
        <w:t>bl</w:t>
      </w:r>
      <w:r w:rsidR="00C46345">
        <w:rPr>
          <w:b w:val="0"/>
          <w:bCs w:val="0"/>
          <w:color w:val="000000"/>
          <w:sz w:val="24"/>
          <w:szCs w:val="24"/>
        </w:rPr>
        <w:t>o</w:t>
      </w:r>
      <w:r w:rsidR="00C46345" w:rsidRPr="00B25CDC">
        <w:rPr>
          <w:b w:val="0"/>
          <w:bCs w:val="0"/>
          <w:color w:val="000000"/>
          <w:sz w:val="24"/>
          <w:szCs w:val="24"/>
        </w:rPr>
        <w:t xml:space="preserve">ck </w:t>
      </w:r>
      <w:r w:rsidR="00B25CDC" w:rsidRPr="00B25CDC">
        <w:rPr>
          <w:b w:val="0"/>
          <w:bCs w:val="0"/>
          <w:color w:val="000000"/>
          <w:sz w:val="24"/>
          <w:szCs w:val="24"/>
        </w:rPr>
        <w:t>at a site. Dots are sized and colored by ∆</w:t>
      </w:r>
      <w:proofErr w:type="spellStart"/>
      <w:r w:rsidR="00B25CDC" w:rsidRPr="00B25CDC">
        <w:rPr>
          <w:b w:val="0"/>
          <w:bCs w:val="0"/>
          <w:i/>
          <w:color w:val="000000"/>
          <w:sz w:val="24"/>
          <w:szCs w:val="24"/>
        </w:rPr>
        <w:t>M</w:t>
      </w:r>
      <w:r w:rsidR="00B25CDC" w:rsidRPr="00B25CDC">
        <w:rPr>
          <w:b w:val="0"/>
          <w:bCs w:val="0"/>
          <w:color w:val="000000"/>
          <w:sz w:val="24"/>
          <w:szCs w:val="24"/>
          <w:vertAlign w:val="subscript"/>
        </w:rPr>
        <w:t>area</w:t>
      </w:r>
      <w:proofErr w:type="spellEnd"/>
      <w:r w:rsidR="008257F9">
        <w:rPr>
          <w:b w:val="0"/>
          <w:bCs w:val="0"/>
          <w:color w:val="000000"/>
          <w:sz w:val="24"/>
          <w:szCs w:val="24"/>
        </w:rPr>
        <w:t xml:space="preserve">, where darker grey and larger dots indicate greater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B25CDC" w:rsidRPr="00B25CDC">
        <w:rPr>
          <w:b w:val="0"/>
          <w:bCs w:val="0"/>
          <w:color w:val="000000"/>
          <w:sz w:val="24"/>
          <w:szCs w:val="24"/>
        </w:rPr>
        <w:t xml:space="preserve">. </w:t>
      </w:r>
      <w:r w:rsidR="00B25CDC" w:rsidRPr="00B25CDC">
        <w:rPr>
          <w:b w:val="0"/>
          <w:color w:val="000000"/>
          <w:sz w:val="24"/>
          <w:szCs w:val="24"/>
        </w:rPr>
        <w:t>Lines represent the relationship predicted by the linear mixed</w:t>
      </w:r>
      <w:r w:rsidR="00C46345">
        <w:rPr>
          <w:b w:val="0"/>
          <w:color w:val="000000"/>
          <w:sz w:val="24"/>
          <w:szCs w:val="24"/>
        </w:rPr>
        <w:t>-</w:t>
      </w:r>
      <w:r w:rsidR="00B25CDC" w:rsidRPr="00B25CDC">
        <w:rPr>
          <w:b w:val="0"/>
          <w:color w:val="000000"/>
          <w:sz w:val="24"/>
          <w:szCs w:val="24"/>
        </w:rPr>
        <w:t>effects model</w:t>
      </w:r>
      <w:r w:rsidR="00B25CDC">
        <w:rPr>
          <w:b w:val="0"/>
          <w:color w:val="000000"/>
          <w:sz w:val="24"/>
          <w:szCs w:val="24"/>
        </w:rPr>
        <w:t xml:space="preserve"> </w:t>
      </w:r>
      <w:r w:rsidR="00B25CDC" w:rsidRPr="00DA24C9">
        <w:rPr>
          <w:b w:val="0"/>
          <w:bCs w:val="0"/>
          <w:color w:val="000000"/>
          <w:sz w:val="24"/>
          <w:szCs w:val="24"/>
        </w:rPr>
        <w:t>at high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25%; </w:t>
      </w:r>
      <w:r w:rsidR="00B25CDC" w:rsidRPr="00DA24C9">
        <w:rPr>
          <w:b w:val="0"/>
          <w:bCs w:val="0"/>
          <w:i/>
          <w:iCs/>
          <w:color w:val="000000"/>
          <w:sz w:val="24"/>
          <w:szCs w:val="24"/>
        </w:rPr>
        <w:t xml:space="preserve">p </w:t>
      </w:r>
      <w:r w:rsidR="00B25CDC" w:rsidRPr="00DA24C9">
        <w:rPr>
          <w:b w:val="0"/>
          <w:bCs w:val="0"/>
          <w:color w:val="000000"/>
          <w:sz w:val="24"/>
          <w:szCs w:val="24"/>
        </w:rPr>
        <w:t xml:space="preserve">= 0.048; </w:t>
      </w:r>
      <w:r w:rsidR="00EB379B">
        <w:rPr>
          <w:b w:val="0"/>
          <w:bCs w:val="0"/>
          <w:color w:val="000000"/>
          <w:sz w:val="24"/>
          <w:szCs w:val="24"/>
        </w:rPr>
        <w:t>dark grey</w:t>
      </w:r>
      <w:r w:rsidR="008257F9" w:rsidRPr="00DA24C9">
        <w:rPr>
          <w:b w:val="0"/>
          <w:bCs w:val="0"/>
          <w:color w:val="000000"/>
          <w:sz w:val="24"/>
          <w:szCs w:val="24"/>
        </w:rPr>
        <w:t xml:space="preserve"> </w:t>
      </w:r>
      <w:r w:rsidR="00B25CDC" w:rsidRPr="00DA24C9">
        <w:rPr>
          <w:b w:val="0"/>
          <w:bCs w:val="0"/>
          <w:color w:val="000000"/>
          <w:sz w:val="24"/>
          <w:szCs w:val="24"/>
        </w:rPr>
        <w:t>line)</w:t>
      </w:r>
      <w:r w:rsidR="00C46345">
        <w:rPr>
          <w:b w:val="0"/>
          <w:bCs w:val="0"/>
          <w:color w:val="000000"/>
          <w:sz w:val="24"/>
          <w:szCs w:val="24"/>
        </w:rPr>
        <w:t>,</w:t>
      </w:r>
      <w:r w:rsidR="00EB379B">
        <w:rPr>
          <w:b w:val="0"/>
          <w:bCs w:val="0"/>
          <w:color w:val="000000"/>
          <w:sz w:val="24"/>
          <w:szCs w:val="24"/>
        </w:rPr>
        <w:t xml:space="preserve"> </w:t>
      </w:r>
      <w:r w:rsidR="00B25CDC" w:rsidRPr="00DA24C9">
        <w:rPr>
          <w:b w:val="0"/>
          <w:bCs w:val="0"/>
          <w:color w:val="000000"/>
          <w:sz w:val="24"/>
          <w:szCs w:val="24"/>
        </w:rPr>
        <w:t>medium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0%; </w:t>
      </w:r>
      <w:r w:rsidR="00B25CDC" w:rsidRPr="00DA24C9">
        <w:rPr>
          <w:b w:val="0"/>
          <w:bCs w:val="0"/>
          <w:i/>
          <w:iCs/>
          <w:color w:val="000000"/>
          <w:sz w:val="24"/>
          <w:szCs w:val="24"/>
        </w:rPr>
        <w:t>p</w:t>
      </w:r>
      <w:r w:rsidR="00B25CDC" w:rsidRPr="00DA24C9">
        <w:rPr>
          <w:b w:val="0"/>
          <w:bCs w:val="0"/>
          <w:color w:val="000000"/>
          <w:sz w:val="24"/>
          <w:szCs w:val="24"/>
        </w:rPr>
        <w:t xml:space="preserve"> = 0.091; </w:t>
      </w:r>
      <w:r w:rsidR="008257F9">
        <w:rPr>
          <w:b w:val="0"/>
          <w:bCs w:val="0"/>
          <w:color w:val="000000"/>
          <w:sz w:val="24"/>
          <w:szCs w:val="24"/>
        </w:rPr>
        <w:t>grey</w:t>
      </w:r>
      <w:r w:rsidR="008257F9" w:rsidRPr="00DA24C9">
        <w:rPr>
          <w:b w:val="0"/>
          <w:bCs w:val="0"/>
          <w:color w:val="000000"/>
          <w:sz w:val="24"/>
          <w:szCs w:val="24"/>
        </w:rPr>
        <w:t xml:space="preserve"> </w:t>
      </w:r>
      <w:r w:rsidR="00B25CDC" w:rsidRPr="00DA24C9">
        <w:rPr>
          <w:b w:val="0"/>
          <w:bCs w:val="0"/>
          <w:color w:val="000000"/>
          <w:sz w:val="24"/>
          <w:szCs w:val="24"/>
        </w:rPr>
        <w:t>line), and low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-25%; </w:t>
      </w:r>
      <w:r w:rsidR="00B25CDC" w:rsidRPr="00DA24C9">
        <w:rPr>
          <w:b w:val="0"/>
          <w:bCs w:val="0"/>
          <w:i/>
          <w:iCs/>
          <w:color w:val="000000"/>
          <w:sz w:val="24"/>
          <w:szCs w:val="24"/>
        </w:rPr>
        <w:t xml:space="preserve">p </w:t>
      </w:r>
      <w:r w:rsidR="00B25CDC" w:rsidRPr="00DA24C9">
        <w:rPr>
          <w:b w:val="0"/>
          <w:bCs w:val="0"/>
          <w:color w:val="000000"/>
          <w:sz w:val="24"/>
          <w:szCs w:val="24"/>
        </w:rPr>
        <w:t xml:space="preserve">= 0.913; </w:t>
      </w:r>
      <w:r w:rsidR="008257F9">
        <w:rPr>
          <w:b w:val="0"/>
          <w:bCs w:val="0"/>
          <w:color w:val="000000"/>
          <w:sz w:val="24"/>
          <w:szCs w:val="24"/>
        </w:rPr>
        <w:t>light grey</w:t>
      </w:r>
      <w:r w:rsidR="008257F9" w:rsidRPr="00DA24C9">
        <w:rPr>
          <w:b w:val="0"/>
          <w:bCs w:val="0"/>
          <w:color w:val="000000"/>
          <w:sz w:val="24"/>
          <w:szCs w:val="24"/>
        </w:rPr>
        <w:t xml:space="preserve"> </w:t>
      </w:r>
      <w:r w:rsidR="00B25CDC" w:rsidRPr="00DA24C9">
        <w:rPr>
          <w:b w:val="0"/>
          <w:bCs w:val="0"/>
          <w:color w:val="000000"/>
          <w:sz w:val="24"/>
          <w:szCs w:val="24"/>
        </w:rPr>
        <w:t>line; Table 6)</w:t>
      </w:r>
      <w:r w:rsidR="00B25CDC">
        <w:rPr>
          <w:b w:val="0"/>
          <w:bCs w:val="0"/>
          <w:color w:val="000000"/>
          <w:sz w:val="24"/>
          <w:szCs w:val="24"/>
        </w:rPr>
        <w:t xml:space="preserve"> </w:t>
      </w:r>
      <w:r w:rsidR="00B25CDC" w:rsidRPr="00B25CDC">
        <w:rPr>
          <w:b w:val="0"/>
          <w:bCs w:val="0"/>
          <w:color w:val="000000"/>
          <w:sz w:val="24"/>
          <w:szCs w:val="24"/>
        </w:rPr>
        <w:t>∆</w:t>
      </w:r>
      <w:proofErr w:type="spellStart"/>
      <w:r w:rsidR="00B25CDC" w:rsidRPr="00B25CDC">
        <w:rPr>
          <w:b w:val="0"/>
          <w:bCs w:val="0"/>
          <w:i/>
          <w:color w:val="000000"/>
          <w:sz w:val="24"/>
          <w:szCs w:val="24"/>
        </w:rPr>
        <w:t>M</w:t>
      </w:r>
      <w:r w:rsidR="00B25CDC" w:rsidRPr="00B25CDC">
        <w:rPr>
          <w:b w:val="0"/>
          <w:bCs w:val="0"/>
          <w:color w:val="000000"/>
          <w:sz w:val="24"/>
          <w:szCs w:val="24"/>
          <w:vertAlign w:val="subscript"/>
        </w:rPr>
        <w:t>area</w:t>
      </w:r>
      <w:proofErr w:type="spellEnd"/>
      <w:r w:rsidR="00B25CDC" w:rsidRPr="00B25CDC">
        <w:rPr>
          <w:b w:val="0"/>
          <w:color w:val="000000"/>
          <w:sz w:val="24"/>
          <w:szCs w:val="24"/>
        </w:rPr>
        <w:t xml:space="preserve">. </w:t>
      </w:r>
      <w:r w:rsidR="007F34AF" w:rsidRPr="00B25CDC">
        <w:rPr>
          <w:b w:val="0"/>
          <w:bCs w:val="0"/>
          <w:color w:val="000000" w:themeColor="text1"/>
          <w:sz w:val="24"/>
          <w:szCs w:val="24"/>
        </w:rPr>
        <w:t>Solid lines represent a significant</w:t>
      </w:r>
      <w:r w:rsidR="004167AF" w:rsidRPr="00B25CDC">
        <w:rPr>
          <w:b w:val="0"/>
          <w:bCs w:val="0"/>
          <w:color w:val="000000" w:themeColor="text1"/>
          <w:sz w:val="24"/>
          <w:szCs w:val="24"/>
        </w:rPr>
        <w:t xml:space="preserve"> (</w:t>
      </w:r>
      <w:r w:rsidR="004167AF" w:rsidRPr="00B25CDC">
        <w:rPr>
          <w:b w:val="0"/>
          <w:bCs w:val="0"/>
          <w:i/>
          <w:color w:val="000000" w:themeColor="text1"/>
          <w:sz w:val="24"/>
          <w:szCs w:val="24"/>
        </w:rPr>
        <w:t>p</w:t>
      </w:r>
      <w:r w:rsidR="004167AF" w:rsidRPr="00B25CDC">
        <w:rPr>
          <w:b w:val="0"/>
          <w:bCs w:val="0"/>
          <w:color w:val="000000" w:themeColor="text1"/>
          <w:sz w:val="24"/>
          <w:szCs w:val="24"/>
        </w:rPr>
        <w:t xml:space="preserve"> &lt; 0.05)</w:t>
      </w:r>
      <w:r w:rsidR="007F34AF" w:rsidRPr="00DA24C9">
        <w:rPr>
          <w:b w:val="0"/>
          <w:bCs w:val="0"/>
          <w:color w:val="000000" w:themeColor="text1"/>
          <w:sz w:val="24"/>
          <w:szCs w:val="24"/>
        </w:rPr>
        <w:t xml:space="preserve"> relationship and dashed lines represent a non-significant</w:t>
      </w:r>
      <w:r w:rsidR="004167AF">
        <w:rPr>
          <w:b w:val="0"/>
          <w:bCs w:val="0"/>
          <w:color w:val="000000" w:themeColor="text1"/>
          <w:sz w:val="24"/>
          <w:szCs w:val="24"/>
        </w:rPr>
        <w:t xml:space="preserve"> (</w:t>
      </w:r>
      <w:r w:rsidR="004167AF">
        <w:rPr>
          <w:b w:val="0"/>
          <w:bCs w:val="0"/>
          <w:i/>
          <w:color w:val="000000" w:themeColor="text1"/>
          <w:sz w:val="24"/>
          <w:szCs w:val="24"/>
        </w:rPr>
        <w:t>p</w:t>
      </w:r>
      <w:r w:rsidR="004167AF">
        <w:rPr>
          <w:b w:val="0"/>
          <w:bCs w:val="0"/>
          <w:color w:val="000000" w:themeColor="text1"/>
          <w:sz w:val="24"/>
          <w:szCs w:val="24"/>
        </w:rPr>
        <w:t xml:space="preserve"> &gt; 0.05)</w:t>
      </w:r>
      <w:r w:rsidR="004167AF" w:rsidRPr="00DA24C9">
        <w:rPr>
          <w:b w:val="0"/>
          <w:bCs w:val="0"/>
          <w:color w:val="000000" w:themeColor="text1"/>
          <w:sz w:val="24"/>
          <w:szCs w:val="24"/>
        </w:rPr>
        <w:t xml:space="preserve"> </w:t>
      </w:r>
      <w:r w:rsidR="007F34AF" w:rsidRPr="00DA24C9">
        <w:rPr>
          <w:b w:val="0"/>
          <w:bCs w:val="0"/>
          <w:color w:val="000000" w:themeColor="text1"/>
          <w:sz w:val="24"/>
          <w:szCs w:val="24"/>
        </w:rPr>
        <w:t xml:space="preserve"> relationship.</w:t>
      </w:r>
    </w:p>
    <w:p w14:paraId="0B1DC416" w14:textId="77777777" w:rsidR="0070307F" w:rsidRDefault="0070307F">
      <w:pPr>
        <w:rPr>
          <w:rFonts w:eastAsia="Times New Roman"/>
          <w:b/>
          <w:bCs/>
          <w:color w:val="000000"/>
        </w:rPr>
      </w:pPr>
      <w:r>
        <w:rPr>
          <w:rFonts w:eastAsia="Times New Roman"/>
          <w:b/>
          <w:bCs/>
          <w:color w:val="000000"/>
        </w:rPr>
        <w:br w:type="page"/>
      </w:r>
    </w:p>
    <w:p w14:paraId="7FA27FE8" w14:textId="142C8602" w:rsidR="00361685" w:rsidRPr="001B44B1" w:rsidRDefault="00361685" w:rsidP="00DA24C9">
      <w:pPr>
        <w:spacing w:line="480" w:lineRule="auto"/>
        <w:contextualSpacing/>
        <w:rPr>
          <w:rFonts w:eastAsia="Times New Roman"/>
        </w:rPr>
      </w:pPr>
      <w:commentRangeStart w:id="186"/>
      <w:r w:rsidRPr="001B44B1">
        <w:rPr>
          <w:rFonts w:eastAsia="Times New Roman"/>
          <w:b/>
          <w:bCs/>
          <w:color w:val="000000"/>
        </w:rPr>
        <w:lastRenderedPageBreak/>
        <w:t>Discussion</w:t>
      </w:r>
      <w:commentRangeEnd w:id="186"/>
      <w:r w:rsidR="00C46345">
        <w:rPr>
          <w:rStyle w:val="CommentReference"/>
        </w:rPr>
        <w:commentReference w:id="186"/>
      </w:r>
    </w:p>
    <w:p w14:paraId="14567134" w14:textId="7177E4A4" w:rsidR="006A278F" w:rsidRDefault="00BE61C3" w:rsidP="00DA24C9">
      <w:pPr>
        <w:spacing w:line="480" w:lineRule="auto"/>
        <w:contextualSpacing/>
        <w:rPr>
          <w:rFonts w:eastAsia="Times New Roman"/>
          <w:color w:val="000000"/>
        </w:rPr>
      </w:pPr>
      <w:r>
        <w:tab/>
      </w:r>
      <w:r w:rsidR="00292985">
        <w:t xml:space="preserve">Accurate representation of nitrogen cycle dynamics is </w:t>
      </w:r>
      <w:r w:rsidR="00A0048F">
        <w:t>important</w:t>
      </w:r>
      <w:r w:rsidR="00292985">
        <w:t xml:space="preserve"> for predicting terrestrial ecosystem responses and feedbacks to global change </w:t>
      </w:r>
      <w:r w:rsidR="00292985">
        <w:fldChar w:fldCharType="begin" w:fldLock="1"/>
      </w:r>
      <w:r w:rsidR="00292985">
        <w:instrText>ADDIN CSL_CITATION {"citationItems":[{"id":"ITEM-1","itemData":{"DOI":"10.1029/2018GB006141","ISSN":"0886-6236","abstract":"Abstract Land models are often used to simulate terrestrial responses to future environmental changes, but these models are not commonly evaluated with data from experimental manipulations. Results from experimental manipulations can identify and evaluate model assumptions that are consistent with appropriate ecosystem responses to future environmental change. We conducted simulations using three coupled carbon-nitrogen versions of the Community Land Model (CLM, versions 4, 4.5 and- the newly developed- 5), and compared the simulated response to nitrogen (N) and atmospheric carbon dioxide (CO2) enrichment with meta-analyses of observations from similar experimental manipulations. In control simulations, successive versions of CLM showed a poleward increase in gross primary productivity and an overall bias reduction, compared to FLUXNET-MTE observations. Simulations with N and CO2 enrichment demonstrate that CLM transitioned from a model that exhibited strong nitrogen limitation of the terrestrial carbon cycle (CLM4) to a model that showed greater responsiveness to elevated concentrations of CO2 in the atmosphere (CLM5). Overall, CLM5 simulations showed better agreement with observed ecosystem responses to experimental N and CO2 enrichment than previous versions of the model. These simulations also exposed shortcomings in structural assumptions and parameterizations. Specifically, no version of CLM captures changes in plant physiology, allocation, and nutrient uptake that are likely important aspects of terrestrial ecosystems? responses to environmental change. These highlight priority areas that should be addressed in future model developments. Moving forward, incorporating results from experimental manipulations into model benchmarking tools that are used to evaluate model performance will help increase confidence in terrestrial carbon cycle projections.","author":[{"dropping-particle":"","family":"Wieder","given":"William R","non-dropping-particle":"","parse-names":false,"suffix":""},{"dropping-particle":"","family":"Lawrence","given":"David M","non-dropping-particle":"","parse-names":false,"suffix":""},{"dropping-particle":"","family":"Fisher","given":"Rosie A","non-dropping-particle":"","parse-names":false,"suffix":""},{"dropping-particle":"","family":"Bonan","given":"Gordon B","non-dropping-particle":"","parse-names":false,"suffix":""},{"dropping-particle":"","family":"Cheng","given":"Susan J","non-dropping-particle":"","parse-names":false,"suffix":""},{"dropping-particle":"","family":"Goodale","given":"Christine L","non-dropping-particle":"","parse-names":false,"suffix":""},{"dropping-particle":"","family":"Grandy","given":"A Stuart","non-dropping-particle":"","parse-names":false,"suffix":""},{"dropping-particle":"","family":"Koven","given":"Charles D","non-dropping-particle":"","parse-names":false,"suffix":""},{"dropping-particle":"","family":"Lombardozzi","given":"Danica L","non-dropping-particle":"","parse-names":false,"suffix":""},{"dropping-particle":"","family":"Oleson","given":"Keith W","non-dropping-particle":"","parse-names":false,"suffix":""},{"dropping-particle":"","family":"Thomas","given":"R Quinn","non-dropping-particle":"","parse-names":false,"suffix":""}],"container-title":"Global Biogeochemical Cycles","id":"ITEM-1","issued":{"date-parts":[["2019","6","25"]]},"note":"doi: 10.1029/2018GB006141","page":"2018GB006141","publisher":"John Wiley &amp; Sons, Ltd","title":"Beyond static benchmarking: Using experimental manipulations to evaluate land model assumptions","type":"article-journal","volume":"33"},"uris":["http://www.mendeley.com/documents/?uuid=529db314-1a5a-42c3-9cb3-222efac91516"]},{"id":"ITEM-2","itemData":{"author":[{"dropping-particle":"","family":"Wieder","given":"William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Geoscience","id":"ITEM-2","issued":{"date-parts":[["2015","4","20"]]},"page":"441","publisher":"Nature Publishing Group","title":"Future productivity and carbon storage limited by terrestrial nutrient availability","type":"article-journal","volume":"8"},"uris":["http://www.mendeley.com/documents/?uuid=137c5918-db25-407d-a28e-d0fe4281360f"]},{"id":"ITEM-3","itemData":{"ISSN":"1365-2486","author":[{"dropping-particle":"","family":"Thomas","given":"R Quinn","non-dropping-particle":"","parse-names":false,"suffix":""},{"dropping-particle":"","family":"Brookshire","given":"E N","non-dropping-particle":"","parse-names":false,"suffix":""},{"dropping-particle":"","family":"Gerber","given":"Stefan","non-dropping-particle":"","parse-names":false,"suffix":""}],"container-title":"Global change biology","id":"ITEM-3","issue":"5","issued":{"date-parts":[["2015"]]},"page":"1777-1793","publisher":"Wiley Online Library","title":"Nitrogen limitation on land: how can it occur in Earth system models?","type":"article-journal","volume":"21"},"uris":["http://www.mendeley.com/documents/?uuid=03a96a99-1aca-4594-a4d3-113f53c95560"]},{"id":"ITEM-4","itemData":{"DOI":"https://doi.org/10.1111/nph.12697","ISSN":"0028-646X","abstract":"Summary We analysed the responses of 11 ecosystem models to elevated atmospheric [CO2] (eCO2) at two temperate forest ecosystems (Duke and Oak Ridge National Laboratory (ORNL) Free-Air CO2 Enrichment (FACE) experiments) to test alternative representations of carbon (C)?nitrogen (N) cycle processes. We decomposed the model responses into component processes affecting the response to eCO2 and confronted these with observations from the FACE experiments. Most of the models reproduced the observed initial enhancement of net primary production (NPP) at both sites, but none was able to simulate both the sustained 10-yr enhancement at Duke and the declining response at ORNL: models generally showed signs of progressive N limitation as a result of lower than observed plant N uptake. Nonetheless, many models showed qualitative agreement with observed component processes. The results suggest that improved representation of above-ground?below-ground interactions and better constraints on plant stoichiometry are important for a predictive understanding of eCO2 effects. Improved accuracy of soil organic matter inventories is pivotal to reduce uncertainty in the observed C?N budgets. The two FACE experiments are insufficient to fully constrain terrestrial responses to eCO2, given the complexity of factors leading to the observed diverging trends, and the consequential inability of the models to explain these trends. Nevertheless, the ecosystem models were able to capture important features of the experiments, lending some support to their projections.","author":[{"dropping-particle":"","family":"Zaehle","given":"Sönke","non-dropping-particle":"","parse-names":false,"suffix":""},{"dropping-particle":"","family":"Medlyn","given":"Belinda E","non-dropping-particle":"","parse-names":false,"suffix":""},{"dropping-particle":"","family":"Kauwe","given":"Martin G","non-dropping-particle":"De","parse-names":false,"suffix":""},{"dropping-particle":"","family":"Walker","given":"Anthony P","non-dropping-particle":"","parse-names":false,"suffix":""},{"dropping-particle":"","family":"Dietze","given":"Michael C","non-dropping-particle":"","parse-names":false,"suffix":""},{"dropping-particle":"","family":"Hickler","given":"Thomas","non-dropping-particle":"","parse-names":false,"suffix":""},{"dropping-particle":"","family":"Luo","given":"Yiqi","non-dropping-particle":"","parse-names":false,"suffix":""},{"dropping-particle":"","family":"Wang","given":"Ying-Ping","non-dropping-particle":"","parse-names":false,"suffix":""},{"dropping-particle":"","family":"El-Masri","given":"Bassil","non-dropping-particle":"","parse-names":false,"suffix":""},{"dropping-particle":"","family":"Thornton","given":"Peter","non-dropping-particle":"","parse-names":false,"suffix":""},{"dropping-particle":"","family":"Jain","given":"Atul","non-dropping-particle":"","parse-names":false,"suffix":""},{"dropping-particle":"","family":"Wang","given":"Shusen","non-dropping-particle":"","parse-names":false,"suffix":""},{"dropping-particle":"","family":"Warlind","given":"David","non-dropping-particle":"","parse-names":false,"suffix":""},{"dropping-particle":"","family":"Weng","given":"Ensheng","non-dropping-particle":"","parse-names":false,"suffix":""},{"dropping-particle":"","family":"Parton","given":"William","non-dropping-particle":"","parse-names":false,"suffix":""},{"dropping-particle":"","family":"Iversen","given":"Colleen M","non-dropping-particle":"","parse-names":false,"suffix":""},{"dropping-particle":"","family":"Gallet-Budynek","given":"Anne","non-dropping-particle":"","parse-names":false,"suffix":""},{"dropping-particle":"","family":"McCarthy","given":"Heather","non-dropping-particle":"","parse-names":false,"suffix":""},{"dropping-particle":"","family":"Finzi","given":"Adrien","non-dropping-particle":"","parse-names":false,"suffix":""},{"dropping-particle":"","family":"Hanson","given":"Paul J","non-dropping-particle":"","parse-names":false,"suffix":""},{"dropping-particle":"","family":"Prentice","given":"I Colin","non-dropping-particle":"","parse-names":false,"suffix":""},{"dropping-particle":"","family":"Oren","given":"Ram","non-dropping-particle":"","parse-names":false,"suffix":""},{"dropping-particle":"","family":"Norby","given":"Richard J","non-dropping-particle":"","parse-names":false,"suffix":""}],"container-title":"New Phytologist","id":"ITEM-4","issue":"3","issued":{"date-parts":[["2014","5","1"]]},"note":"https://doi.org/10.1111/nph.12697","page":"803-822","publisher":"John Wiley &amp; Sons, Ltd","title":"Evaluation of 11 terrestrial carbon–nitrogen cycle models against observations from two temperate Free-Air CO2 Enrichment studies","type":"article-journal","volume":"202"},"uris":["http://www.mendeley.com/documents/?uuid=e3e3769c-0eee-4325-b6c3-8c55a5563b88"]}],"mendeley":{"formattedCitation":"(Zaehle &lt;i&gt;et al.&lt;/i&gt;, 2014; Thomas &lt;i&gt;et al.&lt;/i&gt;, 2015; Wieder &lt;i&gt;et al.&lt;/i&gt;, 2015, 2019)","plainTextFormattedCitation":"(Zaehle et al., 2014; Thomas et al., 2015; Wieder et al., 2015, 2019)","previouslyFormattedCitation":"(Zaehle &lt;i&gt;et al.&lt;/i&gt;, 2014; Thomas &lt;i&gt;et al.&lt;/i&gt;, 2015; Wieder &lt;i&gt;et al.&lt;/i&gt;, 2015, 2019)"},"properties":{"noteIndex":0},"schema":"https://github.com/citation-style-language/schema/raw/master/csl-citation.json"}</w:instrText>
      </w:r>
      <w:r w:rsidR="00292985">
        <w:fldChar w:fldCharType="separate"/>
      </w:r>
      <w:r w:rsidR="00292985" w:rsidRPr="00292985">
        <w:rPr>
          <w:noProof/>
        </w:rPr>
        <w:t xml:space="preserve">(Zaehle </w:t>
      </w:r>
      <w:r w:rsidR="00292985" w:rsidRPr="00292985">
        <w:rPr>
          <w:i/>
          <w:noProof/>
        </w:rPr>
        <w:t>et al.</w:t>
      </w:r>
      <w:r w:rsidR="00292985" w:rsidRPr="00292985">
        <w:rPr>
          <w:noProof/>
        </w:rPr>
        <w:t xml:space="preserve">, 2014; Thomas </w:t>
      </w:r>
      <w:r w:rsidR="00292985" w:rsidRPr="00292985">
        <w:rPr>
          <w:i/>
          <w:noProof/>
        </w:rPr>
        <w:t>et al.</w:t>
      </w:r>
      <w:r w:rsidR="00292985" w:rsidRPr="00292985">
        <w:rPr>
          <w:noProof/>
        </w:rPr>
        <w:t xml:space="preserve">, 2015; Wieder </w:t>
      </w:r>
      <w:r w:rsidR="00292985" w:rsidRPr="00292985">
        <w:rPr>
          <w:i/>
          <w:noProof/>
        </w:rPr>
        <w:t>et al.</w:t>
      </w:r>
      <w:r w:rsidR="00292985" w:rsidRPr="00292985">
        <w:rPr>
          <w:noProof/>
        </w:rPr>
        <w:t>, 2015, 2019)</w:t>
      </w:r>
      <w:r w:rsidR="00292985">
        <w:fldChar w:fldCharType="end"/>
      </w:r>
      <w:r w:rsidR="00292985">
        <w:t xml:space="preserve">. </w:t>
      </w:r>
      <w:r w:rsidR="0089527B">
        <w:t>A</w:t>
      </w:r>
      <w:r w:rsidR="00292985">
        <w:t xml:space="preserve"> critical aspect of these dynamics is the relationship between soil nitrogen and leaf nitrogen. Previous studies have indicated that soil nitrogen availability positively impacts leaf </w:t>
      </w:r>
      <w:proofErr w:type="spellStart"/>
      <w:r w:rsidR="00145D3D">
        <w:rPr>
          <w:i/>
        </w:rPr>
        <w:t>N</w:t>
      </w:r>
      <w:r w:rsidR="00145D3D">
        <w:rPr>
          <w:vertAlign w:val="subscript"/>
        </w:rPr>
        <w:t>area</w:t>
      </w:r>
      <w:proofErr w:type="spellEnd"/>
      <w:r w:rsidR="00145D3D">
        <w:t xml:space="preserve"> through increases in </w:t>
      </w:r>
      <w:proofErr w:type="spellStart"/>
      <w:r w:rsidR="00074719">
        <w:rPr>
          <w:i/>
        </w:rPr>
        <w:t>N</w:t>
      </w:r>
      <w:r w:rsidR="00074719">
        <w:rPr>
          <w:vertAlign w:val="subscript"/>
        </w:rPr>
        <w:t>mass</w:t>
      </w:r>
      <w:proofErr w:type="spellEnd"/>
      <w:r w:rsidR="00145D3D">
        <w:t xml:space="preserve"> </w:t>
      </w:r>
      <w:r w:rsidR="00292985">
        <w:fldChar w:fldCharType="begin" w:fldLock="1"/>
      </w:r>
      <w:r w:rsidR="009A5B56">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sidR="009A5B56">
        <w:rPr>
          <w:rFonts w:ascii="Cambria Math" w:hAnsi="Cambria Math" w:cs="Cambria Math"/>
        </w:rPr>
        <w:instrText>‐</w:instrText>
      </w:r>
      <w:r w:rsidR="009A5B56">
        <w:instrText>analysis","type":"article-journal","volume":"26"},"uris":["http://www.mendeley.com/documents/?uuid=88a2d05f-7d65-4d3f-99d4-92177a841975"]}],"mendeley":{"formattedCitation":"(Firn &lt;i&gt;et al.&lt;/i&gt;, 2019; Liang &lt;i&gt;et al.&lt;/i&gt;, 2020)","plainTextFormattedCitation":"(Firn et al., 2019; Liang et al., 2020)","previouslyFormattedCitation":"(Firn &lt;i&gt;et al.&lt;/i&gt;, 2019; Liang &lt;i&gt;et al.&lt;/i&gt;, 2020)"},"properties":{"noteIndex":0},"schema":"https://github.com/citation-style-language/schema/raw/master/csl-citation.json"}</w:instrText>
      </w:r>
      <w:r w:rsidR="00292985">
        <w:fldChar w:fldCharType="separate"/>
      </w:r>
      <w:r w:rsidR="00292985" w:rsidRPr="00292985">
        <w:rPr>
          <w:noProof/>
        </w:rPr>
        <w:t xml:space="preserve">(Firn </w:t>
      </w:r>
      <w:r w:rsidR="00292985" w:rsidRPr="00292985">
        <w:rPr>
          <w:i/>
          <w:noProof/>
        </w:rPr>
        <w:t>et al.</w:t>
      </w:r>
      <w:r w:rsidR="00292985" w:rsidRPr="00292985">
        <w:rPr>
          <w:noProof/>
        </w:rPr>
        <w:t xml:space="preserve">, 2019; Liang </w:t>
      </w:r>
      <w:r w:rsidR="00292985" w:rsidRPr="00292985">
        <w:rPr>
          <w:i/>
          <w:noProof/>
        </w:rPr>
        <w:t>et al.</w:t>
      </w:r>
      <w:r w:rsidR="00292985" w:rsidRPr="00292985">
        <w:rPr>
          <w:noProof/>
        </w:rPr>
        <w:t>, 2020)</w:t>
      </w:r>
      <w:r w:rsidR="00292985">
        <w:fldChar w:fldCharType="end"/>
      </w:r>
      <w:r w:rsidR="00292985">
        <w:t xml:space="preserve">. However, other studies have indicated that leaf </w:t>
      </w:r>
      <w:proofErr w:type="spellStart"/>
      <w:r w:rsidR="00074719">
        <w:rPr>
          <w:i/>
        </w:rPr>
        <w:t>N</w:t>
      </w:r>
      <w:r w:rsidR="00074719">
        <w:rPr>
          <w:vertAlign w:val="subscript"/>
        </w:rPr>
        <w:t>area</w:t>
      </w:r>
      <w:proofErr w:type="spellEnd"/>
      <w:r w:rsidR="00074719">
        <w:t xml:space="preserve"> </w:t>
      </w:r>
      <w:r w:rsidR="000D0F58">
        <w:t xml:space="preserve">is also highly responsive to </w:t>
      </w:r>
      <w:r w:rsidR="0056386C">
        <w:t xml:space="preserve">aboveground climate and light </w:t>
      </w:r>
      <w:r w:rsidR="0056386C">
        <w:fldChar w:fldCharType="begin" w:fldLock="1"/>
      </w:r>
      <w:r w:rsidR="00550B10">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climate","type":"article-journal","volume":"14"},"uris":["http://www.mendeley.com/documents/?uuid=3936e751-872b-4195-a5f6-296780b243e8"]},{"id":"ITEM-3","itemData":{"DOI":"10.1073/pnas.0403588101","abstract":"A global data set including 5,087 observations of leaf nitrogen (N) and phosphorus (P) for 1,280 plant species at 452 sites and of associated mean climate indices demonstrates broad biogeographic patterns. In general, leaf N and P decline and the N/P ratio increases toward the equator as average temperature and growing season length increase. These patterns are similar for five dominant plant groups, coniferous trees and four angiosperm groups (grasses, herbs, shrubs, and trees). These results support the hypotheses that (i) leaf N and P increase from the tropics to the cooler and drier midlatitudes because of temperature-related plant physiological stoichiometry and biogeographical gradients in soil substrate age and then plateau or decrease at high latitudes because of cold temperature effects on biogeochemistry and (ii) the N/P ratio increases with mean temperature and toward the equator, because P is a major limiting nutrient in older tropical soils and N is the major limiting nutrient in younger temperate and high-latitude soils.","author":[{"dropping-particle":"","family":"Reich","given":"Peter B","non-dropping-particle":"","parse-names":false,"suffix":""},{"dropping-particle":"","family":"Oleksyn","given":"Jacek","non-dropping-particle":"","parse-names":false,"suffix":""}],"container-title":"Proceedings of the National Academy of Sciences of the United States of America","id":"ITEM-3","issue":"30","issued":{"date-parts":[["2004","7","27"]]},"page":"11001-11006","title":"Global patterns of plant leaf N and P in relation to temperature and latitude","type":"article-journal","volume":"101"},"uris":["http://www.mendeley.com/documents/?uuid=371c7854-e774-4735-8aad-15dd3f9ef9ab"]},{"id":"ITEM-4","itemData":{"DOI":"10.1111/j.1600-0706.2013.00465.x","ISSN":"0030-1299","abstract":"Synthesis The tissue chemistry of plants can influence ecosystem processes including growth, herbivory, and decomposition. Our comparison of nitrogen and phosphorus in over 1700 autotroph taxa demonstrates that latitudinal trends in tissue chemistry are consistent across non-vascular and vascular species in freshwater, terrestrial, and marine ecosystems. Tissue chemistry varies most within species and taxonomic lineages, yet the nitrogen to phosphorus ratio within individuals is strikingly similar among species in different ecosystems. These results shed new light on existing hypotheses, suggesting that light (e.g. photon flux) and growing season duration are primary drivers of latitudinal gradients in tissue chemistry, but providing little support for temperature, nutrient supply, or soil substrate age. Photoautotroph nitrogen (N) and phosphorus (P) tissue concentrations can influence ecosystem function via processes including growth, decomposition, and consumption, and may reflect traits maintaining coexistence. Studies in terrestrial systems have led to hypotheses that latitudinal trends in the N and P content of leaves may be driven by soil substrate age, environmental temperature, or season length; however, terrestrial patterns alone cannot differentiate these mechanisms. Here, we demonstrate that broad geographical patterns of N and P in freshwater and marine multicellular photoautotrophs are concordant with those in terrestrial ecosystems. Our &gt; 6800 record database reveals that mean tissue N and P increase with latitude in all ecosystems, but P increases more rapidly, causing N:P to decline; mean N:P scaling within individuals also is identical among systems, despite very different evolutionary environments. A partitioning of the variance in these data suggests that species composition and local environmental context likely lead to the variation observed within a latitudinal band. However, the consistency of trends in photosynthetic tissue chemistry across Earth?s ecosystems suggests that biogeographical gradients in insolation and growing season length may constrain tissue N and P, whereas global trends in temperature, nutrient supply, and soil substrate age are unlikely to generate the consistent latitudinal trends among ecosystems. Thus, this cross-ecosystem comparison suggests a new hypothesis, global patterns of insolation, while also providing a new perspective on other mechanisms that have been hypothesized to underlie latitudinal trends …","author":[{"dropping-particle":"","family":"Borer","given":"Elizabeth T","non-dropping-particle":"","parse-names":false,"suffix":""},{"dropping-particle":"","family":"Bracken","given":"Matthew E S","non-dropping-particle":"","parse-names":false,"suffix":""},{"dropping-particle":"","family":"Seabloom","given":"Eric W","non-dropping-particle":"","parse-names":false,"suffix":""},{"dropping-particle":"","family":"Smith","given":"Jennifer E","non-dropping-particle":"","parse-names":false,"suffix":""},{"dropping-particle":"","family":"Cebrian","given":"Just","non-dropping-particle":"","parse-names":false,"suffix":""},{"dropping-particle":"","family":"Cleland","given":"Elsa E","non-dropping-particle":"","parse-names":false,"suffix":""},{"dropping-particle":"","family":"Elser","given":"James J","non-dropping-particle":"","parse-names":false,"suffix":""},{"dropping-particle":"","family":"Fagan","given":"William F","non-dropping-particle":"","parse-names":false,"suffix":""},{"dropping-particle":"","family":"Gruner","given":"Daniel S","non-dropping-particle":"","parse-names":false,"suffix":""},{"dropping-particle":"","family":"Harpole","given":"W Stanley","non-dropping-particle":"","parse-names":false,"suffix":""},{"dropping-particle":"","family":"Hillebrand","given":"Helmut","non-dropping-particle":"","parse-names":false,"suffix":""},{"dropping-particle":"","family":"Kerkhoff","given":"Andrew J","non-dropping-particle":"","parse-names":false,"suffix":""},{"dropping-particle":"","family":"Ngai","given":"Jacqueline T","non-dropping-particle":"","parse-names":false,"suffix":""}],"container-title":"Oikos","id":"ITEM-4","issue":"8","issued":{"date-parts":[["2013","8","1"]]},"note":"doi: 10.1111/j.1600-0706.2013.00465.x","page":"1121-1130","publisher":"John Wiley &amp; Sons, Ltd (10.1111)","title":"Global biogeography of autotroph chemistry: is insolation a driving force?","type":"article-journal","volume":"122"},"uris":["http://www.mendeley.com/documents/?uuid=269b48bf-32c3-42c3-99df-144c8125fbda"]}],"mendeley":{"formattedCitation":"(Reich &amp; Oleksyn, 2004; Borer &lt;i&gt;et al.&lt;/i&gt;, 2013; Dong &lt;i&gt;et al.&lt;/i&gt;, 2017; Firn &lt;i&gt;et al.&lt;/i&gt;, 2019)","plainTextFormattedCitation":"(Reich &amp; Oleksyn, 2004; Borer et al., 2013; Dong et al., 2017; Firn et al., 2019)","previouslyFormattedCitation":"(Reich &amp; Oleksyn, 2004; Borer &lt;i&gt;et al.&lt;/i&gt;, 2013; Dong &lt;i&gt;et al.&lt;/i&gt;, 2017; Firn &lt;i&gt;et al.&lt;/i&gt;, 2019)"},"properties":{"noteIndex":0},"schema":"https://github.com/citation-style-language/schema/raw/master/csl-citation.json"}</w:instrText>
      </w:r>
      <w:r w:rsidR="0056386C">
        <w:fldChar w:fldCharType="separate"/>
      </w:r>
      <w:r w:rsidR="0056386C" w:rsidRPr="0056386C">
        <w:rPr>
          <w:noProof/>
        </w:rPr>
        <w:t xml:space="preserve">(Reich &amp; Oleksyn, 2004; Borer </w:t>
      </w:r>
      <w:r w:rsidR="0056386C" w:rsidRPr="0056386C">
        <w:rPr>
          <w:i/>
          <w:noProof/>
        </w:rPr>
        <w:t>et al.</w:t>
      </w:r>
      <w:r w:rsidR="0056386C" w:rsidRPr="0056386C">
        <w:rPr>
          <w:noProof/>
        </w:rPr>
        <w:t xml:space="preserve">, 2013; Dong </w:t>
      </w:r>
      <w:r w:rsidR="0056386C" w:rsidRPr="0056386C">
        <w:rPr>
          <w:i/>
          <w:noProof/>
        </w:rPr>
        <w:t>et al.</w:t>
      </w:r>
      <w:r w:rsidR="0056386C" w:rsidRPr="0056386C">
        <w:rPr>
          <w:noProof/>
        </w:rPr>
        <w:t xml:space="preserve">, 2017; Firn </w:t>
      </w:r>
      <w:r w:rsidR="0056386C" w:rsidRPr="0056386C">
        <w:rPr>
          <w:i/>
          <w:noProof/>
        </w:rPr>
        <w:t>et al.</w:t>
      </w:r>
      <w:r w:rsidR="0056386C" w:rsidRPr="0056386C">
        <w:rPr>
          <w:noProof/>
        </w:rPr>
        <w:t>, 2019)</w:t>
      </w:r>
      <w:r w:rsidR="0056386C">
        <w:fldChar w:fldCharType="end"/>
      </w:r>
      <w:r w:rsidR="000D0F58">
        <w:t>. Some even suggest that leaf nitrogen</w:t>
      </w:r>
      <w:r w:rsidR="00292985">
        <w:t xml:space="preserve"> can be accurately predicted </w:t>
      </w:r>
      <w:r w:rsidR="009A5B56">
        <w:t>from aboveground conditions</w:t>
      </w:r>
      <w:r w:rsidR="000D0F58">
        <w:t xml:space="preserve"> and leaf traits</w:t>
      </w:r>
      <w:r w:rsidR="009A5B56">
        <w:t xml:space="preserve"> alone </w:t>
      </w:r>
      <w:r w:rsidR="009A5B56">
        <w:fldChar w:fldCharType="begin" w:fldLock="1"/>
      </w:r>
      <w:r w:rsidR="009A5B56">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rsidR="009A5B56">
        <w:fldChar w:fldCharType="separate"/>
      </w:r>
      <w:r w:rsidR="009A5B56" w:rsidRPr="009A5B56">
        <w:rPr>
          <w:noProof/>
        </w:rPr>
        <w:t xml:space="preserve">(Dong </w:t>
      </w:r>
      <w:r w:rsidR="009A5B56" w:rsidRPr="009A5B56">
        <w:rPr>
          <w:i/>
          <w:noProof/>
        </w:rPr>
        <w:t>et al.</w:t>
      </w:r>
      <w:r w:rsidR="009A5B56" w:rsidRPr="009A5B56">
        <w:rPr>
          <w:noProof/>
        </w:rPr>
        <w:t>, 2017)</w:t>
      </w:r>
      <w:r w:rsidR="009A5B56">
        <w:fldChar w:fldCharType="end"/>
      </w:r>
      <w:r w:rsidR="004C5B4A">
        <w:t xml:space="preserve">, with the suggestion that changes in soil nitrogen availability are instead reflected in changes in biomass, as has been well-documented </w:t>
      </w:r>
      <w:r w:rsidR="002A1086">
        <w:fldChar w:fldCharType="begin" w:fldLock="1"/>
      </w:r>
      <w:r w:rsidR="000D0F58">
        <w:instrText xml:space="preserve">ADDIN CSL_CITATION {"citationItems":[{"id":"ITEM-1","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Biogeography","id":"ITEM-1","issue":"3","issued":{"date-parts":[["2020"]]},"page":"573-589","publisher":"Wiley Online Library","title":"Effects of nitrogen enrichment on tree carbon allocation: A global synthesis","type":"article-journal","volume":"29"},"uris":["http://www.mendeley.com/documents/?uuid=1c39d313-8c8c-42ba-82e9-2f7155a56ad0"]},{"id":"ITEM-2","itemData":{"DOI":"10.1890/06-2057.1","ISSN":"1939-9170","abstract":"Our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w:instrText>
      </w:r>
      <w:r w:rsidR="000D0F58">
        <w:rPr>
          <w:rFonts w:ascii="Cambria Math" w:hAnsi="Cambria Math" w:cs="Cambria Math"/>
        </w:rPr>
        <w:instrText>≅</w:instrText>
      </w:r>
      <w:r w:rsidR="000D0F58">
        <w:instrText xml:space="preserve"> ANPPN/ANPPctrl) of aboveground plant growth in fertilized to control plots and found that most ecosystems are nitrogen limited with an average 29% growth response to nitrogen (i.e., R = 1.29). The response ratio was significant within temperate forests (R = 1.19), tropical forests (R = 1.60), temperate grasslands (R = 1.53), tropical grasslands (R = 1.26), wetlands (R = 1.16), and tundra (R = 1.35), but not deserts. Eight tropical forest studies had been conducted on very young volcanic soils in Hawaii, and this subgroup was strongly N limited (R = 2.13), which resulted in a negative correlation between forest R and latitude. The degree of N limitation in the remainder of the tropical forest studies (R =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 K","non-dropping-particle":"","parse-names":false,"suffix":""}],"container-title":"Ecology","id":"ITEM-2","issue":"2","issued":{"date-parts":[["2008","2","1"]]},"page":"371-379","publisher":"Ecological Society of America","title":"Nitrogen limitation of net primary productivity in terrestrial ecosystems is globally distributed","type":"article-journal","volume":"89"},"uris":["http://www.mendeley.com/documents/?uuid=3addf5e4-31e4-405a-b32d-ae01e3244272"]},{"id":"ITEM-3","itemData":{"ISSN":"0269-8463","author":[{"dropping-particle":"","family":"Harpole","given":"W Stanley","non-dropping-particle":"","parse-names":false,"suffix":""},{"dropping-particle":"","family":"Sullivan","given":"Lauren L","non-dropping-particle":"","parse-names":false,"suffix":""},{"dropping-particle":"","family":"Lind","given":"Eric M","non-dropping-particle":"","parse-names":false,"suffix":""},{"dropping-particle":"","family":"Firn","given":"Jennifer","non-dropping-particle":"","parse-names":false,"suffix":""},{"dropping-particle":"","family":"Adler","given":"Peter B","non-dropping-particle":"","parse-names":false,"suffix":""},{"dropping-particle":"","family":"Borer","given":"Elizabeth T","non-dropping-particle":"","parse-names":false,"suffix":""},{"dropping-particle":"","family":"Chase","given":"Jonathan","non-dropping-particle":"","parse-names":false,"suffix":""},{"dropping-particle":"","family":"Fay","given":"Philip A","non-dropping-particle":"","parse-names":false,"suffix":""},{"dropping-particle":"","family":"Hautier","given":"Yann","non-dropping-particle":"","parse-names":false,"suffix":""},{"dropping-particle":"","family":"Hillebrand","given":"Helmut","non-dropping-particle":"","parse-names":false,"suffix":""}],"container-title":"Functional ecology","id":"ITEM-3","issue":"9","issued":{"date-parts":[["2017"]]},"page":"1839-1846","publisher":"Wiley Online Library","title":"Out of the shadows: multiple nutrient limitations drive relationships among biomass, light and plant diversity","type":"article-journal","volume":"31"},"uris":["http://www.mendeley.com/documents/?uuid=b6eb60f8-e2e8-45e9-b427-854ee818fca7"]},{"id":"ITEM-4","itemData":{"author":[{"dropping-particle":"","family":"Fay","given":"Philip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 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w:instrText>
      </w:r>
      <w:r w:rsidR="000D0F58" w:rsidRPr="005223F0">
        <w:rPr>
          <w:lang w:val="es-ES"/>
        </w:rPr>
        <w:instrText>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Plants","id":"ITEM-4","issued":{"date-parts":[["2015","7","6"]]},"page":"15080","publisher":"Macmillan Publishers Limited","title":"Grassland productivity limited by multiple nutrients","type":"article-journal","volume":"1"},"uris":["http://www.mendeley.com/documents/?uuid=3b26b168-7770-42fb-ac74-00850e11cafb"]}],"mendeley":{"formattedCitation":"(LeBauer &amp; Treseder, 2008; Fay &lt;i&gt;et al.&lt;/i&gt;, 2015; Harpole &lt;i&gt;et al.&lt;/i&gt;, 2017; Li &lt;i&gt;et al.&lt;/i&gt;, 2020)","plainTextFormattedCitation":"(LeBauer &amp; Treseder, 2008; Fay et al., 2015; Harpole et al., 2017; Li et al., 2020)","previouslyFormattedCitation":"(LeBauer &amp; Treseder, 2008; Fay &lt;i&gt;et al.&lt;/i&gt;, 2015; Harpole &lt;i&gt;et al.&lt;/i&gt;, 2017; Li &lt;i&gt;et al.&lt;/i&gt;, 2020)"},"properties":{"noteIndex":0},"schema":"https://github.com/citation-style-language/schema/raw/master/csl-citation.json"}</w:instrText>
      </w:r>
      <w:r w:rsidR="002A1086">
        <w:fldChar w:fldCharType="separate"/>
      </w:r>
      <w:r w:rsidR="002A1086" w:rsidRPr="005223F0">
        <w:rPr>
          <w:noProof/>
          <w:lang w:val="es-ES"/>
        </w:rPr>
        <w:t xml:space="preserve">(LeBauer &amp; Treseder, 2008; Fay </w:t>
      </w:r>
      <w:r w:rsidR="002A1086" w:rsidRPr="005223F0">
        <w:rPr>
          <w:i/>
          <w:noProof/>
          <w:lang w:val="es-ES"/>
        </w:rPr>
        <w:t>et al.</w:t>
      </w:r>
      <w:r w:rsidR="002A1086" w:rsidRPr="005223F0">
        <w:rPr>
          <w:noProof/>
          <w:lang w:val="es-ES"/>
        </w:rPr>
        <w:t xml:space="preserve">, 2015; Harpole </w:t>
      </w:r>
      <w:r w:rsidR="002A1086" w:rsidRPr="005223F0">
        <w:rPr>
          <w:i/>
          <w:noProof/>
          <w:lang w:val="es-ES"/>
        </w:rPr>
        <w:t>et al.</w:t>
      </w:r>
      <w:r w:rsidR="002A1086" w:rsidRPr="005223F0">
        <w:rPr>
          <w:noProof/>
          <w:lang w:val="es-ES"/>
        </w:rPr>
        <w:t xml:space="preserve">, 2017; Li </w:t>
      </w:r>
      <w:r w:rsidR="002A1086" w:rsidRPr="005223F0">
        <w:rPr>
          <w:i/>
          <w:noProof/>
          <w:lang w:val="es-ES"/>
        </w:rPr>
        <w:t>et al.</w:t>
      </w:r>
      <w:r w:rsidR="002A1086" w:rsidRPr="005223F0">
        <w:rPr>
          <w:noProof/>
          <w:lang w:val="es-ES"/>
        </w:rPr>
        <w:t>, 2020)</w:t>
      </w:r>
      <w:r w:rsidR="002A1086">
        <w:fldChar w:fldCharType="end"/>
      </w:r>
      <w:r w:rsidR="009A5B56" w:rsidRPr="005223F0">
        <w:rPr>
          <w:lang w:val="es-ES"/>
        </w:rPr>
        <w:t xml:space="preserve">. </w:t>
      </w:r>
      <w:r w:rsidR="009A5B56">
        <w:t>Here, we</w:t>
      </w:r>
      <w:r w:rsidR="00B22FE1">
        <w:t xml:space="preserve"> use data from a globally-distributed </w:t>
      </w:r>
      <w:r w:rsidR="0059163C">
        <w:t>grassland nutrient addition experiment to help</w:t>
      </w:r>
      <w:r w:rsidR="009A5B56">
        <w:t xml:space="preserve"> </w:t>
      </w:r>
      <w:r w:rsidR="00BB64EC">
        <w:t>reconcile these differences</w:t>
      </w:r>
      <w:r w:rsidR="0059163C">
        <w:t>. Our results show that</w:t>
      </w:r>
      <w:r w:rsidR="000D0F58">
        <w:t xml:space="preserve"> (1)</w:t>
      </w:r>
      <w:r w:rsidR="0059163C">
        <w:t xml:space="preserve"> on average, </w:t>
      </w:r>
      <w:r w:rsidR="00B42B31">
        <w:t xml:space="preserve">leaf </w:t>
      </w:r>
      <w:proofErr w:type="spellStart"/>
      <w:r w:rsidR="00CC5B41">
        <w:rPr>
          <w:i/>
        </w:rPr>
        <w:t>N</w:t>
      </w:r>
      <w:r w:rsidR="00CC5B41">
        <w:rPr>
          <w:vertAlign w:val="subscript"/>
        </w:rPr>
        <w:t>area</w:t>
      </w:r>
      <w:proofErr w:type="spellEnd"/>
      <w:r w:rsidR="00CC5B41">
        <w:t xml:space="preserve"> </w:t>
      </w:r>
      <w:r w:rsidR="007E26DC">
        <w:t>was</w:t>
      </w:r>
      <w:r w:rsidR="0059163C">
        <w:t xml:space="preserve"> stimulated by soil nitrogen addition</w:t>
      </w:r>
      <w:r w:rsidR="000D0F58">
        <w:t xml:space="preserve">, but </w:t>
      </w:r>
      <w:r w:rsidR="003A2059">
        <w:t xml:space="preserve">that </w:t>
      </w:r>
      <w:r w:rsidR="0028100D">
        <w:t xml:space="preserve">aboveground </w:t>
      </w:r>
      <w:r w:rsidR="006B5806">
        <w:t>climate and light</w:t>
      </w:r>
      <w:r w:rsidR="0028100D">
        <w:t xml:space="preserve"> </w:t>
      </w:r>
      <w:r w:rsidR="006B5806">
        <w:t>were</w:t>
      </w:r>
      <w:r w:rsidR="006B5806">
        <w:rPr>
          <w:rFonts w:eastAsia="Times New Roman"/>
          <w:color w:val="000000"/>
        </w:rPr>
        <w:t xml:space="preserve"> </w:t>
      </w:r>
      <w:r w:rsidR="0028100D">
        <w:rPr>
          <w:rFonts w:eastAsia="Times New Roman"/>
          <w:color w:val="000000"/>
        </w:rPr>
        <w:t>stronger predictor</w:t>
      </w:r>
      <w:r w:rsidR="00CA5FB8">
        <w:rPr>
          <w:rFonts w:eastAsia="Times New Roman"/>
          <w:color w:val="000000"/>
        </w:rPr>
        <w:t>s</w:t>
      </w:r>
      <w:r w:rsidR="0028100D">
        <w:rPr>
          <w:rFonts w:eastAsia="Times New Roman"/>
          <w:color w:val="000000"/>
        </w:rPr>
        <w:t xml:space="preserve"> of </w:t>
      </w:r>
      <w:r w:rsidR="00B42B31">
        <w:t>leaf nitrogen</w:t>
      </w:r>
      <w:r w:rsidR="0028100D">
        <w:rPr>
          <w:rFonts w:eastAsia="Times New Roman"/>
          <w:color w:val="000000"/>
        </w:rPr>
        <w:t xml:space="preserve"> than soil nitrogen </w:t>
      </w:r>
      <w:r w:rsidR="007A12F1">
        <w:rPr>
          <w:rFonts w:eastAsia="Times New Roman"/>
          <w:color w:val="000000"/>
        </w:rPr>
        <w:t>addition</w:t>
      </w:r>
      <w:r w:rsidR="0028100D">
        <w:rPr>
          <w:rFonts w:eastAsia="Times New Roman"/>
          <w:color w:val="000000"/>
        </w:rPr>
        <w:t xml:space="preserve">. </w:t>
      </w:r>
      <w:r w:rsidR="000D0F58">
        <w:rPr>
          <w:rFonts w:eastAsia="Times New Roman"/>
          <w:color w:val="000000"/>
        </w:rPr>
        <w:t>W</w:t>
      </w:r>
      <w:r w:rsidR="0028100D">
        <w:rPr>
          <w:rFonts w:eastAsia="Times New Roman"/>
          <w:color w:val="000000"/>
        </w:rPr>
        <w:t>e also show that (</w:t>
      </w:r>
      <w:r w:rsidR="000D0F58">
        <w:rPr>
          <w:rFonts w:eastAsia="Times New Roman"/>
          <w:color w:val="000000"/>
        </w:rPr>
        <w:t>2</w:t>
      </w:r>
      <w:r w:rsidR="0028100D">
        <w:rPr>
          <w:rFonts w:eastAsia="Times New Roman"/>
          <w:color w:val="000000"/>
        </w:rPr>
        <w:t>) the impact of soil nitrogen</w:t>
      </w:r>
      <w:r w:rsidR="007A12F1">
        <w:rPr>
          <w:rFonts w:eastAsia="Times New Roman"/>
          <w:color w:val="000000"/>
        </w:rPr>
        <w:t xml:space="preserve"> addition</w:t>
      </w:r>
      <w:r w:rsidR="0028100D">
        <w:rPr>
          <w:rFonts w:eastAsia="Times New Roman"/>
          <w:color w:val="000000"/>
        </w:rPr>
        <w:t xml:space="preserve"> on </w:t>
      </w:r>
      <w:r w:rsidR="00B42B31">
        <w:t xml:space="preserve">leaf </w:t>
      </w:r>
      <w:proofErr w:type="spellStart"/>
      <w:r w:rsidR="00CC5B41">
        <w:rPr>
          <w:i/>
        </w:rPr>
        <w:t>N</w:t>
      </w:r>
      <w:r w:rsidR="00CC5B41">
        <w:rPr>
          <w:vertAlign w:val="subscript"/>
        </w:rPr>
        <w:t>area</w:t>
      </w:r>
      <w:proofErr w:type="spellEnd"/>
      <w:r w:rsidR="00CC5B41" w:rsidDel="00CC5B41">
        <w:t xml:space="preserve"> </w:t>
      </w:r>
      <w:r w:rsidR="0028100D">
        <w:rPr>
          <w:rFonts w:eastAsia="Times New Roman"/>
          <w:color w:val="000000"/>
        </w:rPr>
        <w:t xml:space="preserve">is dependent on the </w:t>
      </w:r>
      <w:r w:rsidR="00B42B31">
        <w:rPr>
          <w:rFonts w:eastAsia="Times New Roman"/>
          <w:color w:val="000000"/>
        </w:rPr>
        <w:t>biomass</w:t>
      </w:r>
      <w:r w:rsidR="0028100D">
        <w:rPr>
          <w:rFonts w:eastAsia="Times New Roman"/>
          <w:color w:val="000000"/>
        </w:rPr>
        <w:t xml:space="preserve"> and </w:t>
      </w:r>
      <w:r w:rsidR="00B42B31" w:rsidRPr="00B42B31">
        <w:rPr>
          <w:rFonts w:eastAsia="Times New Roman"/>
          <w:color w:val="000000"/>
        </w:rPr>
        <w:t>leaf mass per area (</w:t>
      </w:r>
      <w:proofErr w:type="spellStart"/>
      <w:r w:rsidR="00B42B31">
        <w:rPr>
          <w:rFonts w:eastAsia="Times New Roman"/>
          <w:i/>
          <w:color w:val="000000"/>
        </w:rPr>
        <w:t>M</w:t>
      </w:r>
      <w:r w:rsidR="00B42B31">
        <w:rPr>
          <w:rFonts w:eastAsia="Times New Roman"/>
          <w:color w:val="000000"/>
          <w:vertAlign w:val="subscript"/>
        </w:rPr>
        <w:t>area</w:t>
      </w:r>
      <w:proofErr w:type="spellEnd"/>
      <w:r w:rsidR="00B42B31">
        <w:rPr>
          <w:rFonts w:eastAsia="Times New Roman"/>
          <w:color w:val="000000"/>
        </w:rPr>
        <w:t>)</w:t>
      </w:r>
      <w:r w:rsidR="0028100D">
        <w:rPr>
          <w:rFonts w:eastAsia="Times New Roman"/>
          <w:color w:val="000000"/>
        </w:rPr>
        <w:t xml:space="preserve"> response, with a stronger </w:t>
      </w:r>
      <w:r w:rsidR="00B42B31">
        <w:t>leaf nitrogen</w:t>
      </w:r>
      <w:r w:rsidR="0028100D">
        <w:rPr>
          <w:rFonts w:eastAsia="Times New Roman"/>
          <w:color w:val="000000"/>
        </w:rPr>
        <w:t xml:space="preserve">-soil nitrogen relationship when plants respond to soil nitrogen addition by allocating to </w:t>
      </w:r>
      <w:proofErr w:type="spellStart"/>
      <w:r w:rsidR="0028100D">
        <w:rPr>
          <w:rFonts w:eastAsia="Times New Roman"/>
          <w:i/>
          <w:color w:val="000000"/>
        </w:rPr>
        <w:t>M</w:t>
      </w:r>
      <w:r w:rsidR="0028100D">
        <w:rPr>
          <w:rFonts w:eastAsia="Times New Roman"/>
          <w:color w:val="000000"/>
          <w:vertAlign w:val="subscript"/>
        </w:rPr>
        <w:t>area</w:t>
      </w:r>
      <w:proofErr w:type="spellEnd"/>
      <w:r w:rsidR="0028100D">
        <w:rPr>
          <w:rFonts w:eastAsia="Times New Roman"/>
          <w:color w:val="000000"/>
        </w:rPr>
        <w:t xml:space="preserve">, but not </w:t>
      </w:r>
      <w:r w:rsidR="00B42B31">
        <w:rPr>
          <w:rFonts w:eastAsia="Times New Roman"/>
          <w:color w:val="000000"/>
        </w:rPr>
        <w:t>biomass</w:t>
      </w:r>
      <w:r w:rsidR="00563552" w:rsidRPr="00771C52">
        <w:rPr>
          <w:rFonts w:eastAsia="Times New Roman"/>
          <w:color w:val="000000"/>
        </w:rPr>
        <w:t>.</w:t>
      </w:r>
      <w:r w:rsidR="0028100D">
        <w:rPr>
          <w:rFonts w:eastAsia="Times New Roman"/>
          <w:color w:val="000000"/>
        </w:rPr>
        <w:t xml:space="preserve"> Below we expand upon and contextualize these results.</w:t>
      </w:r>
    </w:p>
    <w:p w14:paraId="0AC1CC95" w14:textId="4368EEF9" w:rsidR="0028100D" w:rsidRDefault="0028100D" w:rsidP="00DA24C9">
      <w:pPr>
        <w:spacing w:line="480" w:lineRule="auto"/>
        <w:contextualSpacing/>
      </w:pPr>
    </w:p>
    <w:p w14:paraId="294D43FE" w14:textId="77777777" w:rsidR="0028100D" w:rsidRDefault="0028100D" w:rsidP="00DA24C9">
      <w:pPr>
        <w:spacing w:line="480" w:lineRule="auto"/>
        <w:contextualSpacing/>
        <w:rPr>
          <w:i/>
        </w:rPr>
      </w:pPr>
      <w:r>
        <w:rPr>
          <w:i/>
        </w:rPr>
        <w:t xml:space="preserve">Climate is a stronger predictor of </w:t>
      </w:r>
      <w:proofErr w:type="spellStart"/>
      <w:r>
        <w:rPr>
          <w:i/>
        </w:rPr>
        <w:t>N</w:t>
      </w:r>
      <w:r>
        <w:rPr>
          <w:i/>
          <w:vertAlign w:val="subscript"/>
        </w:rPr>
        <w:t>area</w:t>
      </w:r>
      <w:proofErr w:type="spellEnd"/>
      <w:r>
        <w:rPr>
          <w:i/>
        </w:rPr>
        <w:t xml:space="preserve"> than soil nitrogen availability</w:t>
      </w:r>
    </w:p>
    <w:p w14:paraId="5C5DA870" w14:textId="2F170144" w:rsidR="0028100D" w:rsidRPr="00743306" w:rsidRDefault="000D0F58" w:rsidP="000D0F58">
      <w:pPr>
        <w:spacing w:line="480" w:lineRule="auto"/>
        <w:ind w:firstLine="720"/>
        <w:contextualSpacing/>
      </w:pPr>
      <w:r>
        <w:t xml:space="preserve">In accordance with previous results using the same grassland nutrient addition dataset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Pr>
          <w:rFonts w:ascii="Cambria Math" w:hAnsi="Cambria Math" w:cs="Cambria Math"/>
        </w:rPr>
        <w:instrText>‐</w:instrText>
      </w:r>
      <w:r>
        <w:instrText>analysis","type":"article-journal","volume":"26"},"uris":["http://www.mendeley.com/documents/?uuid=88a2d05f-7d65-4d3f-99d4-92177a841975"]}],"mendeley":{"formattedCitation":"(Firn &lt;i&gt;et al.&lt;/i&gt;, 2019; Liang &lt;i&gt;et al.&lt;/i&gt;, 2020)","manualFormatting":"(Firn et al., 2019)","plainTextFormattedCitation":"(Firn et al., 2019; Liang et al., 2020)","previouslyFormattedCitation":"(Firn &lt;i&gt;et al.&lt;/i&gt;, 2019; Liang &lt;i&gt;et al.&lt;/i&gt;, 2020)"},"properties":{"noteIndex":0},"schema":"https://github.com/citation-style-language/schema/raw/master/csl-citation.json"}</w:instrText>
      </w:r>
      <w:r>
        <w:fldChar w:fldCharType="separate"/>
      </w:r>
      <w:r w:rsidRPr="00292985">
        <w:rPr>
          <w:noProof/>
        </w:rPr>
        <w:t xml:space="preserve">(Firn </w:t>
      </w:r>
      <w:r w:rsidRPr="00292985">
        <w:rPr>
          <w:i/>
          <w:noProof/>
        </w:rPr>
        <w:t>et al.</w:t>
      </w:r>
      <w:r w:rsidRPr="00292985">
        <w:rPr>
          <w:noProof/>
        </w:rPr>
        <w:t>, 2019)</w:t>
      </w:r>
      <w:r>
        <w:fldChar w:fldCharType="end"/>
      </w:r>
      <w:r>
        <w:t xml:space="preserve"> as well as a second study using different data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Pr>
          <w:rFonts w:ascii="Cambria Math" w:hAnsi="Cambria Math" w:cs="Cambria Math"/>
        </w:rPr>
        <w:instrText>‐</w:instrText>
      </w:r>
      <w:r>
        <w:instrText>analysis","type":"article-journal","volume":"26"},"uris":["http://www.mendeley.com/documents/?uuid=88a2d05f-7d65-4d3f-99d4-92177a841975"]}],"mendeley":{"formattedCitation":"(Firn &lt;i&gt;et al.&lt;/i&gt;, 2019; Liang &lt;i&gt;et al.&lt;/i&gt;, 2020)","manualFormatting":"(Liang et al., 2020)","plainTextFormattedCitation":"(Firn et al., 2019; Liang et al., 2020)","previouslyFormattedCitation":"(Firn &lt;i&gt;et al.&lt;/i&gt;, 2019; Liang &lt;i&gt;et al.&lt;/i&gt;, 2020)"},"properties":{"noteIndex":0},"schema":"https://github.com/citation-style-language/schema/raw/master/csl-citation.json"}</w:instrText>
      </w:r>
      <w:r>
        <w:fldChar w:fldCharType="separate"/>
      </w:r>
      <w:r w:rsidRPr="00292985">
        <w:rPr>
          <w:noProof/>
        </w:rPr>
        <w:t xml:space="preserve">(Liang </w:t>
      </w:r>
      <w:r w:rsidRPr="00292985">
        <w:rPr>
          <w:i/>
          <w:noProof/>
        </w:rPr>
        <w:t>et al.</w:t>
      </w:r>
      <w:r w:rsidRPr="00292985">
        <w:rPr>
          <w:noProof/>
        </w:rPr>
        <w:t>, 2020)</w:t>
      </w:r>
      <w:r>
        <w:fldChar w:fldCharType="end"/>
      </w:r>
      <w:r>
        <w:t xml:space="preserve">, we found </w:t>
      </w:r>
      <w:r>
        <w:lastRenderedPageBreak/>
        <w:t xml:space="preserve">that soil nitrogen addition had a positive impact on leaf </w:t>
      </w:r>
      <w:proofErr w:type="spellStart"/>
      <w:r w:rsidR="00074719">
        <w:rPr>
          <w:i/>
        </w:rPr>
        <w:t>N</w:t>
      </w:r>
      <w:r w:rsidR="00074719">
        <w:rPr>
          <w:vertAlign w:val="subscript"/>
        </w:rPr>
        <w:t>area</w:t>
      </w:r>
      <w:proofErr w:type="spellEnd"/>
      <w:r w:rsidR="00074719">
        <w:t xml:space="preserve"> </w:t>
      </w:r>
      <w:r>
        <w:t xml:space="preserve">on average across our sites. Based on the findings by </w:t>
      </w:r>
      <w:proofErr w:type="spellStart"/>
      <w:r>
        <w:t>Firn</w:t>
      </w:r>
      <w:proofErr w:type="spellEnd"/>
      <w:r>
        <w:t xml:space="preserve"> </w:t>
      </w:r>
      <w:r w:rsidRPr="00A06CDF">
        <w:rPr>
          <w:i/>
        </w:rPr>
        <w:t>et al.</w:t>
      </w:r>
      <w:r>
        <w:t xml:space="preserve">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2019)","manualFormatting":"(2019)","plainTextFormattedCitation":"(Firn et al., 2019)","previouslyFormattedCitation":"(Firn &lt;i&gt;et al.&lt;/i&gt;, 2019)"},"properties":{"noteIndex":0},"schema":"https://github.com/citation-style-language/schema/raw/master/csl-citation.json"}</w:instrText>
      </w:r>
      <w:r>
        <w:fldChar w:fldCharType="separate"/>
      </w:r>
      <w:r w:rsidRPr="00A06CDF">
        <w:rPr>
          <w:noProof/>
        </w:rPr>
        <w:t>(2019)</w:t>
      </w:r>
      <w:r>
        <w:fldChar w:fldCharType="end"/>
      </w:r>
      <w:r>
        <w:t xml:space="preserve"> using the same data, this</w:t>
      </w:r>
      <w:r w:rsidR="00643107">
        <w:t xml:space="preserve"> response</w:t>
      </w:r>
      <w:r>
        <w:t xml:space="preserve"> was primarily the result of an increase </w:t>
      </w:r>
      <w:r w:rsidR="00643107">
        <w:t>in leaf nitrogen concentration</w:t>
      </w:r>
      <w:r>
        <w:t xml:space="preserve"> (i.e., g g</w:t>
      </w:r>
      <w:r>
        <w:rPr>
          <w:vertAlign w:val="superscript"/>
        </w:rPr>
        <w:t>-1</w:t>
      </w:r>
      <w:r>
        <w:t>) in leaves when nitrogen was added to soils.</w:t>
      </w:r>
      <w:r w:rsidR="00743306">
        <w:t xml:space="preserve"> This is because </w:t>
      </w:r>
      <w:proofErr w:type="spellStart"/>
      <w:r w:rsidR="00743306">
        <w:t>Firn</w:t>
      </w:r>
      <w:proofErr w:type="spellEnd"/>
      <w:r w:rsidR="00743306">
        <w:t xml:space="preserve"> </w:t>
      </w:r>
      <w:r w:rsidR="00743306" w:rsidRPr="00A06CDF">
        <w:rPr>
          <w:i/>
        </w:rPr>
        <w:t>et al.</w:t>
      </w:r>
      <w:r w:rsidR="00743306">
        <w:t xml:space="preserve"> </w:t>
      </w:r>
      <w:r w:rsidR="00743306">
        <w:fldChar w:fldCharType="begin" w:fldLock="1"/>
      </w:r>
      <w:r w:rsidR="00743306">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2019)","manualFormatting":"(2019)","plainTextFormattedCitation":"(Firn et al., 2019)","previouslyFormattedCitation":"(Firn &lt;i&gt;et al.&lt;/i&gt;, 2019)"},"properties":{"noteIndex":0},"schema":"https://github.com/citation-style-language/schema/raw/master/csl-citation.json"}</w:instrText>
      </w:r>
      <w:r w:rsidR="00743306">
        <w:fldChar w:fldCharType="separate"/>
      </w:r>
      <w:r w:rsidR="00743306" w:rsidRPr="00A06CDF">
        <w:rPr>
          <w:noProof/>
        </w:rPr>
        <w:t>(2019)</w:t>
      </w:r>
      <w:r w:rsidR="00743306">
        <w:fldChar w:fldCharType="end"/>
      </w:r>
      <w:r w:rsidR="00743306">
        <w:t xml:space="preserve"> found that soil nitrogen addition increased </w:t>
      </w:r>
      <w:proofErr w:type="spellStart"/>
      <w:r w:rsidR="00743306">
        <w:rPr>
          <w:i/>
        </w:rPr>
        <w:t>N</w:t>
      </w:r>
      <w:r w:rsidR="00743306">
        <w:rPr>
          <w:vertAlign w:val="subscript"/>
        </w:rPr>
        <w:t>mass</w:t>
      </w:r>
      <w:proofErr w:type="spellEnd"/>
      <w:r w:rsidR="00743306">
        <w:t xml:space="preserve">, but had no impact on </w:t>
      </w:r>
      <w:proofErr w:type="spellStart"/>
      <w:r w:rsidR="00743306">
        <w:rPr>
          <w:i/>
        </w:rPr>
        <w:t>M</w:t>
      </w:r>
      <w:r w:rsidR="00743306">
        <w:rPr>
          <w:vertAlign w:val="subscript"/>
        </w:rPr>
        <w:t>area</w:t>
      </w:r>
      <w:proofErr w:type="spellEnd"/>
      <w:r w:rsidR="00743306">
        <w:t>.</w:t>
      </w:r>
    </w:p>
    <w:p w14:paraId="392AF6E4" w14:textId="107E800B" w:rsidR="00622DF9" w:rsidRDefault="00622DF9" w:rsidP="000D0F58">
      <w:pPr>
        <w:spacing w:line="480" w:lineRule="auto"/>
        <w:ind w:firstLine="720"/>
        <w:contextualSpacing/>
      </w:pPr>
      <w:r>
        <w:t xml:space="preserve">Despite a significant impact of soil nitrogen addition on leaf nitrogen, our results indicate that climate and leaf traits are much stronger indicators of leaf </w:t>
      </w:r>
      <w:proofErr w:type="spellStart"/>
      <w:r w:rsidR="00743306">
        <w:rPr>
          <w:i/>
        </w:rPr>
        <w:t>N</w:t>
      </w:r>
      <w:r w:rsidR="00743306">
        <w:rPr>
          <w:vertAlign w:val="subscript"/>
        </w:rPr>
        <w:t>area</w:t>
      </w:r>
      <w:proofErr w:type="spellEnd"/>
      <w:r>
        <w:t xml:space="preserve">. We addressed this question using multiple approaches adapted from Dong </w:t>
      </w:r>
      <w:r>
        <w:rPr>
          <w:i/>
        </w:rPr>
        <w:t>et al.</w:t>
      </w:r>
      <w:r>
        <w:t xml:space="preserve"> </w:t>
      </w:r>
      <w:r>
        <w:fldChar w:fldCharType="begin" w:fldLock="1"/>
      </w:r>
      <w:r w:rsidR="00143637">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fldChar w:fldCharType="separate"/>
      </w:r>
      <w:r w:rsidRPr="00622DF9">
        <w:rPr>
          <w:noProof/>
        </w:rPr>
        <w:t>(2017)</w:t>
      </w:r>
      <w:r>
        <w:fldChar w:fldCharType="end"/>
      </w:r>
      <w:r>
        <w:t xml:space="preserve">. </w:t>
      </w:r>
      <w:r w:rsidR="00B42B31">
        <w:t>In the first approach, we assessed the relative importance of different</w:t>
      </w:r>
      <w:r w:rsidR="00DC7E5B">
        <w:t xml:space="preserve"> soil, leaf trait</w:t>
      </w:r>
      <w:r w:rsidR="005948A0">
        <w:t>, plant trait, and climate</w:t>
      </w:r>
      <w:r w:rsidR="00B42B31">
        <w:t xml:space="preserve"> predictors of </w:t>
      </w:r>
      <w:proofErr w:type="spellStart"/>
      <w:r w:rsidR="005948A0">
        <w:rPr>
          <w:i/>
        </w:rPr>
        <w:t>N</w:t>
      </w:r>
      <w:r w:rsidR="005948A0">
        <w:rPr>
          <w:vertAlign w:val="subscript"/>
        </w:rPr>
        <w:t>area</w:t>
      </w:r>
      <w:proofErr w:type="spellEnd"/>
      <w:r w:rsidR="00B42B31">
        <w:t xml:space="preserve"> in a single model</w:t>
      </w:r>
      <w:r w:rsidR="00DC7E5B">
        <w:t>. The results showed that, while</w:t>
      </w:r>
      <w:r w:rsidR="001D2A99">
        <w:t xml:space="preserve"> statistically</w:t>
      </w:r>
      <w:r w:rsidR="00DC7E5B">
        <w:t xml:space="preserve"> significant, the soil nutrient treatments were far less important than leaf traits</w:t>
      </w:r>
      <w:r w:rsidR="005948A0">
        <w:t>, plant traits,</w:t>
      </w:r>
      <w:r w:rsidR="00DC7E5B">
        <w:t xml:space="preserve"> and climate.</w:t>
      </w:r>
      <w:r w:rsidR="00562A58">
        <w:t xml:space="preserve"> Of all variables, </w:t>
      </w:r>
      <w:proofErr w:type="spellStart"/>
      <w:r w:rsidR="00562A58">
        <w:rPr>
          <w:i/>
        </w:rPr>
        <w:t>M</w:t>
      </w:r>
      <w:r w:rsidR="00562A58">
        <w:rPr>
          <w:vertAlign w:val="subscript"/>
        </w:rPr>
        <w:t>area</w:t>
      </w:r>
      <w:proofErr w:type="spellEnd"/>
      <w:r w:rsidR="00562A58">
        <w:t xml:space="preserve"> was the strongest predictor of </w:t>
      </w:r>
      <w:proofErr w:type="spellStart"/>
      <w:r w:rsidR="00562A58">
        <w:rPr>
          <w:i/>
        </w:rPr>
        <w:t>N</w:t>
      </w:r>
      <w:r w:rsidR="00562A58">
        <w:rPr>
          <w:vertAlign w:val="subscript"/>
        </w:rPr>
        <w:t>area</w:t>
      </w:r>
      <w:proofErr w:type="spellEnd"/>
      <w:r w:rsidR="00562A58">
        <w:t xml:space="preserve"> </w:t>
      </w:r>
      <w:r w:rsidR="001F3BE9">
        <w:t>with a relative importance value of 54%. This is unsurprising given</w:t>
      </w:r>
      <w:r w:rsidR="00562A58">
        <w:t xml:space="preserve"> its inclusion in the </w:t>
      </w:r>
      <w:proofErr w:type="spellStart"/>
      <w:r w:rsidR="00562A58">
        <w:rPr>
          <w:i/>
        </w:rPr>
        <w:t>N</w:t>
      </w:r>
      <w:r w:rsidR="00562A58">
        <w:rPr>
          <w:vertAlign w:val="subscript"/>
        </w:rPr>
        <w:t>area</w:t>
      </w:r>
      <w:proofErr w:type="spellEnd"/>
      <w:r w:rsidR="00562A58">
        <w:t xml:space="preserve"> calculation (equation 1). </w:t>
      </w:r>
      <w:r w:rsidR="005948A0">
        <w:t>The carbon isotope-derived ratio of intercellular to atmospheric CO</w:t>
      </w:r>
      <w:r w:rsidR="005948A0">
        <w:rPr>
          <w:vertAlign w:val="subscript"/>
        </w:rPr>
        <w:t>2</w:t>
      </w:r>
      <w:r w:rsidR="005948A0">
        <w:t xml:space="preserve"> (</w:t>
      </w:r>
      <w:r w:rsidR="005948A0">
        <w:rPr>
          <w:lang w:val="el-GR"/>
        </w:rPr>
        <w:t>χ</w:t>
      </w:r>
      <w:r w:rsidR="005948A0">
        <w:t xml:space="preserve">) was also an important predictor of </w:t>
      </w:r>
      <w:proofErr w:type="spellStart"/>
      <w:r w:rsidR="005948A0">
        <w:rPr>
          <w:i/>
        </w:rPr>
        <w:t>N</w:t>
      </w:r>
      <w:r w:rsidR="005948A0">
        <w:rPr>
          <w:vertAlign w:val="subscript"/>
        </w:rPr>
        <w:t>area</w:t>
      </w:r>
      <w:proofErr w:type="spellEnd"/>
      <w:r w:rsidR="001F3BE9">
        <w:t xml:space="preserve"> (relative importance = 6%)</w:t>
      </w:r>
      <w:r w:rsidR="005948A0">
        <w:t>. The negative relationship</w:t>
      </w:r>
      <w:r w:rsidR="00EF3E33">
        <w:t xml:space="preserve"> between </w:t>
      </w:r>
      <w:proofErr w:type="spellStart"/>
      <w:r w:rsidR="00EF3E33">
        <w:rPr>
          <w:i/>
        </w:rPr>
        <w:t>N</w:t>
      </w:r>
      <w:r w:rsidR="00EF3E33">
        <w:rPr>
          <w:vertAlign w:val="subscript"/>
        </w:rPr>
        <w:t>area</w:t>
      </w:r>
      <w:proofErr w:type="spellEnd"/>
      <w:r w:rsidR="00EF3E33">
        <w:rPr>
          <w:vertAlign w:val="subscript"/>
        </w:rPr>
        <w:t xml:space="preserve"> </w:t>
      </w:r>
      <w:r w:rsidR="00EF3E33">
        <w:t xml:space="preserve">and </w:t>
      </w:r>
      <w:r w:rsidR="00EF3E33">
        <w:rPr>
          <w:lang w:val="el-GR"/>
        </w:rPr>
        <w:t>χ</w:t>
      </w:r>
      <w:r w:rsidR="005948A0">
        <w:t xml:space="preserve"> confirms theoretical expectations that plants maintain high </w:t>
      </w:r>
      <w:proofErr w:type="spellStart"/>
      <w:r w:rsidR="005948A0">
        <w:rPr>
          <w:i/>
        </w:rPr>
        <w:t>N</w:t>
      </w:r>
      <w:r w:rsidR="005948A0">
        <w:rPr>
          <w:vertAlign w:val="subscript"/>
        </w:rPr>
        <w:t>area</w:t>
      </w:r>
      <w:proofErr w:type="spellEnd"/>
      <w:r w:rsidR="005948A0">
        <w:t xml:space="preserve"> when</w:t>
      </w:r>
      <w:r w:rsidR="009F1CFE">
        <w:t xml:space="preserve"> stomata are closed (i.e., low </w:t>
      </w:r>
      <w:r w:rsidR="009F1CFE">
        <w:rPr>
          <w:lang w:val="el-GR"/>
        </w:rPr>
        <w:t>χ</w:t>
      </w:r>
      <w:r w:rsidR="009F1CFE">
        <w:t xml:space="preserve">) to </w:t>
      </w:r>
      <w:r w:rsidR="00143637">
        <w:t xml:space="preserve">maximize light utilization for photosynthesis </w:t>
      </w:r>
      <w:r w:rsidR="00143637">
        <w:fldChar w:fldCharType="begin" w:fldLock="1"/>
      </w:r>
      <w:r w:rsidR="00143637">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2003)","plainTextFormattedCitation":"(Wright et al., 2003)","previouslyFormattedCitation":"(Wright &lt;i&gt;et al.&lt;/i&gt;, 2003)"},"properties":{"noteIndex":0},"schema":"https://github.com/citation-style-language/schema/raw/master/csl-citation.json"}</w:instrText>
      </w:r>
      <w:r w:rsidR="00143637">
        <w:fldChar w:fldCharType="separate"/>
      </w:r>
      <w:r w:rsidR="00143637" w:rsidRPr="00143637">
        <w:rPr>
          <w:noProof/>
        </w:rPr>
        <w:t xml:space="preserve">(Wright </w:t>
      </w:r>
      <w:r w:rsidR="00143637" w:rsidRPr="00143637">
        <w:rPr>
          <w:i/>
          <w:noProof/>
        </w:rPr>
        <w:t>et al.</w:t>
      </w:r>
      <w:r w:rsidR="00143637" w:rsidRPr="00143637">
        <w:rPr>
          <w:noProof/>
        </w:rPr>
        <w:t>, 2003)</w:t>
      </w:r>
      <w:r w:rsidR="00143637">
        <w:fldChar w:fldCharType="end"/>
      </w:r>
      <w:r w:rsidR="00143637">
        <w:t xml:space="preserve">, a response that has been shown in observational studies </w:t>
      </w:r>
      <w:r w:rsidR="00143637">
        <w:fldChar w:fldCharType="begin" w:fldLock="1"/>
      </w:r>
      <w:r w:rsidR="002436D6">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ecology","type":"article-journal","volume":"17"},"uris":["http://www.mendeley.com/documents/?uuid=40a7489b-bcb4-482e-a7c1-175d4cc9ec0a"]}],"mendeley":{"formattedCitation":"(Prentice &lt;i&gt;et al.&lt;/i&gt;, 2014)","plainTextFormattedCitation":"(Prentice et al., 2014)","previouslyFormattedCitation":"(Prentice &lt;i&gt;et al.&lt;/i&gt;, 2014)"},"properties":{"noteIndex":0},"schema":"https://github.com/citation-style-language/schema/raw/master/csl-citation.json"}</w:instrText>
      </w:r>
      <w:r w:rsidR="00143637">
        <w:fldChar w:fldCharType="separate"/>
      </w:r>
      <w:r w:rsidR="00143637" w:rsidRPr="00143637">
        <w:rPr>
          <w:noProof/>
        </w:rPr>
        <w:t xml:space="preserve">(Prentice </w:t>
      </w:r>
      <w:r w:rsidR="00143637" w:rsidRPr="00143637">
        <w:rPr>
          <w:i/>
          <w:noProof/>
        </w:rPr>
        <w:t>et al.</w:t>
      </w:r>
      <w:r w:rsidR="00143637" w:rsidRPr="00143637">
        <w:rPr>
          <w:noProof/>
        </w:rPr>
        <w:t>, 2014)</w:t>
      </w:r>
      <w:r w:rsidR="00143637">
        <w:fldChar w:fldCharType="end"/>
      </w:r>
      <w:r w:rsidR="00143637">
        <w:t>.</w:t>
      </w:r>
    </w:p>
    <w:p w14:paraId="06027E91" w14:textId="6A54D1FF" w:rsidR="00053B82" w:rsidRDefault="00053B82" w:rsidP="000D0F58">
      <w:pPr>
        <w:spacing w:line="480" w:lineRule="auto"/>
        <w:ind w:firstLine="720"/>
        <w:contextualSpacing/>
      </w:pPr>
      <w:r>
        <w:t>Our model results also indicated that plant traits, specifically the capacity to form symbioses with nitrogen</w:t>
      </w:r>
      <w:r w:rsidR="00EF3E33">
        <w:t>-</w:t>
      </w:r>
      <w:r>
        <w:t xml:space="preserve">fixing bacteria as well photosynthetic pathway, were important predictors of </w:t>
      </w:r>
      <w:proofErr w:type="spellStart"/>
      <w:r>
        <w:rPr>
          <w:i/>
        </w:rPr>
        <w:t>N</w:t>
      </w:r>
      <w:r>
        <w:rPr>
          <w:vertAlign w:val="subscript"/>
        </w:rPr>
        <w:t>area</w:t>
      </w:r>
      <w:proofErr w:type="spellEnd"/>
      <w:r w:rsidR="001F3BE9">
        <w:t xml:space="preserve"> with a combined relative importance value of 9%</w:t>
      </w:r>
      <w:r>
        <w:t xml:space="preserve">. </w:t>
      </w:r>
      <w:r w:rsidR="002436D6">
        <w:t>Nitrogen</w:t>
      </w:r>
      <w:r w:rsidR="004106F9">
        <w:t>-</w:t>
      </w:r>
      <w:r w:rsidR="002436D6">
        <w:t xml:space="preserve">fixing plants have been previously shown to have greater </w:t>
      </w:r>
      <w:proofErr w:type="spellStart"/>
      <w:r w:rsidR="002436D6">
        <w:rPr>
          <w:i/>
        </w:rPr>
        <w:t>N</w:t>
      </w:r>
      <w:r w:rsidR="002436D6">
        <w:rPr>
          <w:vertAlign w:val="subscript"/>
        </w:rPr>
        <w:t>area</w:t>
      </w:r>
      <w:proofErr w:type="spellEnd"/>
      <w:r w:rsidR="002436D6">
        <w:t xml:space="preserve"> </w:t>
      </w:r>
      <w:r w:rsidR="002436D6">
        <w:fldChar w:fldCharType="begin" w:fldLock="1"/>
      </w:r>
      <w:r w:rsidR="002436D6">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rsidR="002436D6">
        <w:fldChar w:fldCharType="separate"/>
      </w:r>
      <w:r w:rsidR="002436D6" w:rsidRPr="002436D6">
        <w:rPr>
          <w:noProof/>
        </w:rPr>
        <w:t xml:space="preserve">(Dong </w:t>
      </w:r>
      <w:r w:rsidR="002436D6" w:rsidRPr="002436D6">
        <w:rPr>
          <w:i/>
          <w:noProof/>
        </w:rPr>
        <w:t>et al.</w:t>
      </w:r>
      <w:r w:rsidR="002436D6" w:rsidRPr="002436D6">
        <w:rPr>
          <w:noProof/>
        </w:rPr>
        <w:t>, 2017)</w:t>
      </w:r>
      <w:r w:rsidR="002436D6">
        <w:fldChar w:fldCharType="end"/>
      </w:r>
      <w:r w:rsidR="002436D6">
        <w:t xml:space="preserve">. This may be the result of lower carbon costs to acquire nitrogen in these species </w:t>
      </w:r>
      <w:r w:rsidR="002436D6">
        <w:fldChar w:fldCharType="begin" w:fldLock="1"/>
      </w:r>
      <w:r w:rsidR="002436D6">
        <w:instrText>ADDIN CSL_CITATION {"citationItems":[{"id":"ITEM-1","itemData":{"DOI":"10.1111/nph.14872","ISSN":"1469-8137","abstract":"Contents Summary 507 I. Introduction 507 II. The return on investment approach 508 III. CO2 response spectrum 510 IV. Discussion 516 Acknowledgements 518 References 518 Summary: Land ecosystems sequester on average about a quarter of anthropogenic CO2 emissions. It has been proposed that nitrogen (N) availability will exert an increasingly limiting effect on plants’ ability to store additional carbon (C) under rising CO2, but these mechanisms are not well understood. Here, we review findings from elevated CO2 experiments using a plant economics framework, highlighting how ecosystem responses to elevated CO2 may depend on the costs and benefits of plant interactions with mycorrhizal fungi and symbiotic N-fixing microbes. We found that N-acquisition efficiency is positively correlated with leaf-level photosynthetic capacity and plant growth, and negatively with soil C storage. Plants that associate with ectomycorrhizal fungi and N-fixers may acquire N at a lower cost than plants associated with arbuscular mycorrhizal fungi. However, the additional growth in ectomycorrhizal plants is partly offset by decreases in soil C pools via priming. Collectively, our results indicate that predictive models aimed at quantifying C cycle feedbacks to global change may be improved by treating N as a resource that can be acquired by plants in exchange for energy, with different costs depending on plant interactions with microbial symbionts.","author":[{"dropping-particle":"","family":"Terrer","given":"César","non-dropping-particle":"","parse-names":false,"suffix":""},{"dropping-particle":"","family":"Vicca","given":"Sara","non-dropping-particle":"","parse-names":false,"suffix":""},{"dropping-particle":"","family":"Stocker","given":"Benjamin D","non-dropping-particle":"","parse-names":false,"suffix":""},{"dropping-particle":"","family":"Hungate","given":"Bruce A","non-dropping-particle":"","parse-names":false,"suffix":""},{"dropping-particle":"","family":"Phillips","given":"Richard P","non-dropping-particle":"","parse-names":false,"suffix":""},{"dropping-particle":"","family":"Reich","given":"Peter B","non-dropping-particle":"","parse-names":false,"suffix":""},{"dropping-particle":"","family":"Finzi","given":"Adrien C","non-dropping-particle":"","parse-names":false,"suffix":""},{"dropping-particle":"","family":"Prentice","given":"I Colin","non-dropping-particle":"","parse-names":false,"suffix":""}],"container-title":"New Phytologist","id":"ITEM-1","issue":"2","issued":{"date-parts":[["2018","1","1"]]},"page":"507-522","title":"Ecosystem responses to elevated CO&lt;sub&gt;2&lt;/sub&gt; governed by plant–soil interactions and the cost of nitrogen acquisition","type":"article-journal","volume":"217"},"uris":["http://www.mendeley.com/documents/?uuid=4c488ae6-beaf-4fdd-9ca2-0b67500717a0"]}],"mendeley":{"formattedCitation":"(Terrer &lt;i&gt;et al.&lt;/i&gt;, 2018)","plainTextFormattedCitation":"(Terrer et al., 2018)","previouslyFormattedCitation":"(Terrer &lt;i&gt;et al.&lt;/i&gt;, 2018)"},"properties":{"noteIndex":0},"schema":"https://github.com/citation-style-language/schema/raw/master/csl-citation.json"}</w:instrText>
      </w:r>
      <w:r w:rsidR="002436D6">
        <w:fldChar w:fldCharType="separate"/>
      </w:r>
      <w:r w:rsidR="002436D6" w:rsidRPr="002436D6">
        <w:rPr>
          <w:noProof/>
        </w:rPr>
        <w:t xml:space="preserve">(Terrer </w:t>
      </w:r>
      <w:r w:rsidR="002436D6" w:rsidRPr="002436D6">
        <w:rPr>
          <w:i/>
          <w:noProof/>
        </w:rPr>
        <w:t>et al.</w:t>
      </w:r>
      <w:r w:rsidR="002436D6" w:rsidRPr="002436D6">
        <w:rPr>
          <w:noProof/>
        </w:rPr>
        <w:t>, 2018)</w:t>
      </w:r>
      <w:r w:rsidR="002436D6">
        <w:fldChar w:fldCharType="end"/>
      </w:r>
      <w:r w:rsidR="002436D6">
        <w:t xml:space="preserve">, which might lead to greater </w:t>
      </w:r>
      <w:r w:rsidR="002436D6">
        <w:lastRenderedPageBreak/>
        <w:t xml:space="preserve">leaf nitrogen allocation to photosynthetic or non-photosynthetic processes </w:t>
      </w:r>
      <w:r w:rsidR="002436D6">
        <w:fldChar w:fldCharType="begin" w:fldLock="1"/>
      </w:r>
      <w:r w:rsidR="005631B4">
        <w:instrText>ADDIN CSL_CITATION {"citationItems":[{"id":"ITEM-1","itemData":{"abstract":"Leaf traits are used to drive models of global carbon fluxes and understand plant evolution. Many syntheses have highlighted relationships between plant leaf nitrogen and photosynthesis as evidence of a strong evolutionary drive to “intercept light and capture CO2.” Different from previous studies, we compiled a global dataset constrained to sites and studies where nitrogen-fixing plants (N2FP) and nonfixing species [other plants (OP)] could be directly compared. We show that photosynthesis is not related to leaf nitrogen for N2FP, irrespective of climate or growth form. N2FP have clear advantages in water use efficiency over OP. These findings contribute to a more complete explanation of global distributions of N2FP and can help improve models of global carbon and nitrogen cycles.Using robust, pairwise comparisons and a global dataset, we show that nitrogen concentration per unit leaf mass for nitrogen-fixing plants (N2FP; mainly legumes plus some actinorhizal species) in nonagricultural ecosystems is universally greater (43–100%) than that for other plants (OP). This difference is maintained across Koppen climate zones and growth forms and strongest in the wet tropics and within deciduous angiosperms. N2FP mostly show a similar advantage over OP in nitrogen per leaf area (Narea), even in arid climates, despite diazotrophy being sensitive to drought. We also show that, for most N2FP, carbon fixation by photosynthesis (Asat) and stomatal conductance (gs) are not related to Narea—in distinct challenge to current theories that place the leaf nitrogen–Asat relationship at the center of explanations of plant fitness and competitive ability. Among N2FP, only forbs displayed an Narea–gs relationship similar to that for OP, whereas intrinsic water use efficiency (WUEi; Asat/gs) was positively related to Narea for woody N2FP. Enhanced foliar nitrogen (relative to OP) contributes strongly to other evolutionarily advantageous attributes of legumes, such as seed nitrogen and herbivore defense. These alternate explanations of clear differences in leaf N between N2FP and OP have significant implications (e.g., for global models of carbon fluxes based on relationships between leaf N and Asat). Combined, greater WUE and leaf nitrogen—in a variety of forms—enhance fitness and survival of genomes of N2FP, particularly in arid and semiarid climates.","author":[{"dropping-particle":"","family":"Adams","given":"Mark Andrew","non-dropping-particle":"","parse-names":false,"suffix":""},{"dropping-particle":"","family":"Turnbull","given":"Tarryn L","non-dropping-particle":"","parse-names":false,"suffix":""},{"dropping-particle":"","family":"Sprent","given":"Janet I","non-dropping-particle":"","parse-names":false,"suffix":""},{"dropping-particle":"","family":"Buchmann","given":"Nina","non-dropping-particle":"","parse-names":false,"suffix":""}],"container-title":"Proceedings of the National Academy of Sciences","id":"ITEM-1","issue":"15","issued":{"date-parts":[["2016","4","12"]]},"page":"4098 LP  - 4103","title":"Legumes are different: Leaf nitrogen, photosynthesis, and water use efficiency","type":"article-journal","volume":"113"},"uris":["http://www.mendeley.com/documents/?uuid=ae28c766-a058-44c3-a513-1eb4e1f97cc5"]}],"mendeley":{"formattedCitation":"(Adams &lt;i&gt;et al.&lt;/i&gt;, 2016)","plainTextFormattedCitation":"(Adams et al., 2016)","previouslyFormattedCitation":"(Adams &lt;i&gt;et al.&lt;/i&gt;, 2016)"},"properties":{"noteIndex":0},"schema":"https://github.com/citation-style-language/schema/raw/master/csl-citation.json"}</w:instrText>
      </w:r>
      <w:r w:rsidR="002436D6">
        <w:fldChar w:fldCharType="separate"/>
      </w:r>
      <w:r w:rsidR="002436D6" w:rsidRPr="002436D6">
        <w:rPr>
          <w:noProof/>
        </w:rPr>
        <w:t xml:space="preserve">(Adams </w:t>
      </w:r>
      <w:r w:rsidR="002436D6" w:rsidRPr="002436D6">
        <w:rPr>
          <w:i/>
          <w:noProof/>
        </w:rPr>
        <w:t>et al.</w:t>
      </w:r>
      <w:r w:rsidR="002436D6" w:rsidRPr="002436D6">
        <w:rPr>
          <w:noProof/>
        </w:rPr>
        <w:t>, 2016)</w:t>
      </w:r>
      <w:r w:rsidR="002436D6">
        <w:fldChar w:fldCharType="end"/>
      </w:r>
      <w:r w:rsidR="002436D6">
        <w:t xml:space="preserve">. </w:t>
      </w:r>
      <w:r w:rsidR="00CA3207">
        <w:t xml:space="preserve">However, nitrogen addition can also reduce the nitrogen-fixing capacity of nitrogen-fixing species </w:t>
      </w:r>
      <w:r w:rsidR="001578C1">
        <w:fldChar w:fldCharType="begin" w:fldLock="1"/>
      </w:r>
      <w:r w:rsidR="00465750">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Botany","id":"ITEM-1","issued":{"date-parts":[["2021","6","11"]]},"title":"Root mass carbon costs to acquire nitrogen are determined by nitrogen and light availability in two species with different nitrogen acquisition strategies","type":"article-journal"},"uris":["http://www.mendeley.com/documents/?uuid=56da6a43-6e94-4639-ba14-5e7950d1d0f2"]},{"id":"ITEM-2","itemData":{"DOI":"10.1093/jxb/erg147","ISSN":"0022-0957","abstract":"The upper part of a nodulated soybean root hydroponically cultured in a glass bottle was monitored using a computer microscope under controlled environmental conditions, and the diameter of individual nodules was measured from 10–24 d after planting. The diameter of a root nodule attached to the primary root increased from 1 mm to 6 mm for 2 weeks under nitrogen</w:instrText>
      </w:r>
      <w:r w:rsidR="00465750">
        <w:rPr>
          <w:rFonts w:ascii="Cambria Math" w:hAnsi="Cambria Math" w:cs="Cambria Math"/>
        </w:rPr>
        <w:instrText>‐</w:instrText>
      </w:r>
      <w:r w:rsidR="00465750">
        <w:instrText>free conditions. The increase in diameter of the nodules was almost completely stopped after 1 d of supplying 5 mM nitrate, and was due to the cessation of nodule cell expansion. However, nodule growth quickly returned to the normal growth rate following withdrawal of nitrate from the solution. The reversible depression of nodule growth by nitrate was similar to the restriction of photoassimilate supply by continuous dark treatment for 2 d followed by normal light/dark conditions. In addition, the inhibitory effect of nitrate was partially alleviated by the addition of 3% (w/v) sucrose to the medium. Plant leaves were exposed to 11C or 14C</w:instrText>
      </w:r>
      <w:r w:rsidR="00465750">
        <w:rPr>
          <w:rFonts w:ascii="Cambria Math" w:hAnsi="Cambria Math" w:cs="Cambria Math"/>
        </w:rPr>
        <w:instrText>‐</w:instrText>
      </w:r>
      <w:r w:rsidR="00465750">
        <w:instrText>labelled carbon dioxide to investigate the effects of 5 mM nitrate on the translocation and distribution of photosynthates to nodules and roots. Supplying 5 mM nitrate stimulated the translocation rate and the distribution of labelled C in nitrate</w:instrText>
      </w:r>
      <w:r w:rsidR="00465750">
        <w:rPr>
          <w:rFonts w:ascii="Cambria Math" w:hAnsi="Cambria Math" w:cs="Cambria Math"/>
        </w:rPr>
        <w:instrText>‐</w:instrText>
      </w:r>
      <w:r w:rsidR="00465750">
        <w:instrText>fed parts of the roots. However, the 14C partitioning to nodules decreased from 9% to 4% of total 14C under conditions of 5 mM nitrate supply. These results indicate that the decrease in photoassimilate supply to nodules may be involved in the quick and reversible nitrate inhibition of soybean nodule growth.","author":[{"dropping-particle":"","family":"Fujikake","given":"Hiroyuki","non-dropping-particle":"","parse-names":false,"suffix":""},{"dropping-particle":"","family":"Yamazaki","given":"Akihiko","non-dropping-particle":"","parse-names":false,"suffix":""},{"dropping-particle":"","family":"Ohtake","given":"Norikuni","non-dropping-particle":"","parse-names":false,"suffix":""},{"dropping-particle":"","family":"Sueyoshi","given":"Kuni","non-dropping-particle":"","parse-names":false,"suffix":""},{"dropping-particle":"","family":"Matsuhashi","given":"Shinpei","non-dropping-particle":"","parse-names":false,"suffix":""},{"dropping-particle":"","family":"Ito","given":"Takehito","non-dropping-particle":"","parse-names":false,"suffix":""},{"dropping-particle":"","family":"Mizuniwa","given":"Chizuko","non-dropping-particle":"","parse-names":false,"suffix":""},{"dropping-particle":"","family":"Kume","given":"Tamikazu","non-dropping-particle":"","parse-names":false,"suffix":""},{"dropping-particle":"","family":"Hashimoto","given":"Shoji","non-dropping-particle":"","parse-names":false,"suffix":""},{"dropping-particle":"","family":"Ishioka","given":"Noriko</w:instrText>
      </w:r>
      <w:r w:rsidR="00465750">
        <w:rPr>
          <w:rFonts w:ascii="Cambria Math" w:hAnsi="Cambria Math" w:cs="Cambria Math"/>
        </w:rPr>
        <w:instrText>‐</w:instrText>
      </w:r>
      <w:r w:rsidR="00465750">
        <w:instrText>Shigeta","non-dropping-particle":"","parse-names":false,"suffix":""},{"dropping-particle":"","family":"Watanabe","given":"Satoshi","non-dropping-particle":"","parse-names":false,"suffix":""},{"dropping-particle":"","family":"Osa","given":"Akihiko","non-dropping-particle":"","parse-names":false,"suffix":""},{"dropping-particle":"","family":"Sekine","given":"Toshiaki","non-dropping-particle":"","parse-names":false,"suffix":""},{"dropping-particle":"","family":"Uchida","given":"Hiroshi","non-dropping-particle":"","parse-names":false,"suffix":""},{"dropping-particle":"","family":"Tsuji","given":"Atsunori","non-dropping-particle":"","parse-names":false,"suffix":""},{"dropping-particle":"","family":"Ohyama","given":"Takuji","non-dropping-particle":"","parse-names":false,"suffix":""}],"container-title":"Journal of Experimental Botany","id":"ITEM-2","issue":"386","issued":{"date-parts":[["2003","5","1"]]},"page":"1379-1388","title":"Quick and reversible inhibition of soybean root nodule growth by nitrate involves a decrease in sucrose supply to nodules","type":"article-journal","volume":"54"},"uris":["http://www.mendeley.com/documents/?uuid=cf94489d-4777-427c-a61b-4d96fd76a6d6"]},{"id":"ITEM-3","itemData":{"DOI":"https://doi.org/10.2135/cropsci1985.0011183X002500030015x","ISSN":"0011-183X","abstract":"It is not known whether NO?3 inhibition of nodulation is primarily due to effects on the host plant or on the bacterials train. This study was conducted to evaluate the effect of NO?3 on nodule appearance and development of nitrogenase (acetylene reduction) activity of various Glycine max (L.) Merr. cultivar ? Bradyrhizobiumja ponicum (Kirchner) Buchanan strain combinations. Plants were grown hydroponically in controlled environment cabinets. NO?3 was either resupplied daily (?maintained?) during the growth period or allowed to deplete with plant growth (?rundown?). Nodule development was delayed all NO?3 treatment conditions (both maintained and rundown), the delay being more severe at higher NO?3 concentrations. The external concentration of NO?3 rather than the rate of NO?3 uptake appeared to have a major effect on the initial stages of nodulation. Treatment conditions providing similar rates of NO?3 up take from different solution NO?3 concentrations( 4.0 mM rundown vs. 0.5. mM maintained) resulted in a more marked inhibition of nodule appearance at the higher level of solution NO?3. Maintaining the solution concentration of NO?3 at 1.0 mM following the appearance of nodules greatly retarded, or prevented, the development of nitrogenase activity (C2H2 reduction). Minor differences in the tolerance of nodulation to NO?3 were observed among eight B. j. uponicum strains (preselected from 46 strains). More variation existed among 12 soybean cultivars (preselected from 23 cultivars) with respect to their ability to nodulate in the presence of NO?3. The cvs. Elf and Avoyelles were notable in having good nodulation tolerance to NO?3 when infected by USDA110. This indicated that, with selection and breeding, enhanced NO?3 tolerance of nodulation between soybean and B. japonicum should be possible.","author":[{"dropping-particle":"","family":"Gibson","given":"A H","non-dropping-particle":"","parse-names":false,"suffix":""},{"dropping-particle":"","family":"Harper","given":"J E","non-dropping-particle":"","parse-names":false,"suffix":""}],"container-title":"Crop Science","id":"ITEM-3","issue":"3","issued":{"date-parts":[["1985","5","1"]]},"note":"https://doi.org/10.2135/cropsci1985.0011183X002500030015x","page":"cropsci1985.0011183X002500030015x","publisher":"John Wiley &amp; Sons, Ltd","title":"Nitrate Effect on Nodulation of Soybean by Bradyrhizobium japonicum1","type":"article-journal","volume":"25"},"uris":["http://www.mendeley.com/documents/?uuid=5449f5cc-d8d0-40f4-96ff-8ed88b519570"]}],"mendeley":{"formattedCitation":"(Gibson &amp; Harper, 1985; Fujikake &lt;i&gt;et al.&lt;/i&gt;, 2003; Perkowski &lt;i&gt;et al.&lt;/i&gt;, 2021)","plainTextFormattedCitation":"(Gibson &amp; Harper, 1985; Fujikake et al., 2003; Perkowski et al., 2021)","previouslyFormattedCitation":"(Gibson &amp; Harper, 1985; Fujikake &lt;i&gt;et al.&lt;/i&gt;, 2003; Perkowski &lt;i&gt;et al.&lt;/i&gt;, 2021)"},"properties":{"noteIndex":0},"schema":"https://github.com/citation-style-language/schema/raw/master/csl-citation.json"}</w:instrText>
      </w:r>
      <w:r w:rsidR="001578C1">
        <w:fldChar w:fldCharType="separate"/>
      </w:r>
      <w:r w:rsidR="001578C1" w:rsidRPr="001578C1">
        <w:rPr>
          <w:noProof/>
        </w:rPr>
        <w:t xml:space="preserve">(Gibson &amp; Harper, 1985; Fujikake </w:t>
      </w:r>
      <w:r w:rsidR="001578C1" w:rsidRPr="001578C1">
        <w:rPr>
          <w:i/>
          <w:noProof/>
        </w:rPr>
        <w:t>et al.</w:t>
      </w:r>
      <w:r w:rsidR="001578C1" w:rsidRPr="001578C1">
        <w:rPr>
          <w:noProof/>
        </w:rPr>
        <w:t xml:space="preserve">, 2003; Perkowski </w:t>
      </w:r>
      <w:r w:rsidR="001578C1" w:rsidRPr="001578C1">
        <w:rPr>
          <w:i/>
          <w:noProof/>
        </w:rPr>
        <w:t>et al.</w:t>
      </w:r>
      <w:r w:rsidR="001578C1" w:rsidRPr="001578C1">
        <w:rPr>
          <w:noProof/>
        </w:rPr>
        <w:t>, 2021)</w:t>
      </w:r>
      <w:r w:rsidR="001578C1">
        <w:fldChar w:fldCharType="end"/>
      </w:r>
      <w:r w:rsidR="00CA3207">
        <w:t xml:space="preserve">, which may alter the relative importance of nitrogen-fixing capability and soil nitrogen on </w:t>
      </w:r>
      <w:proofErr w:type="spellStart"/>
      <w:r w:rsidR="00CA3207" w:rsidRPr="00435B8D">
        <w:rPr>
          <w:i/>
          <w:iCs/>
        </w:rPr>
        <w:t>N</w:t>
      </w:r>
      <w:r w:rsidR="00CA3207">
        <w:rPr>
          <w:vertAlign w:val="subscript"/>
        </w:rPr>
        <w:t>area</w:t>
      </w:r>
      <w:proofErr w:type="spellEnd"/>
      <w:r w:rsidR="00CA3207" w:rsidRPr="00435B8D">
        <w:t xml:space="preserve"> </w:t>
      </w:r>
      <w:r w:rsidR="00CA3207">
        <w:t>due to a shift in species nitrogen acquisition strategy from nitrogen fixation to direct uptake</w:t>
      </w:r>
      <w:r w:rsidR="00CA3207" w:rsidRPr="00435B8D">
        <w:t xml:space="preserve">. </w:t>
      </w:r>
      <w:r w:rsidR="00C71459">
        <w:t xml:space="preserve">Leaf </w:t>
      </w:r>
      <w:proofErr w:type="spellStart"/>
      <w:r w:rsidR="00C71459">
        <w:rPr>
          <w:i/>
        </w:rPr>
        <w:t>N</w:t>
      </w:r>
      <w:r w:rsidR="00C71459">
        <w:rPr>
          <w:vertAlign w:val="subscript"/>
        </w:rPr>
        <w:t>area</w:t>
      </w:r>
      <w:proofErr w:type="spellEnd"/>
      <w:r w:rsidR="00C71459">
        <w:t xml:space="preserve"> was also greater in C</w:t>
      </w:r>
      <w:r w:rsidR="00C71459">
        <w:rPr>
          <w:vertAlign w:val="subscript"/>
        </w:rPr>
        <w:t>4</w:t>
      </w:r>
      <w:r w:rsidR="00C71459">
        <w:t xml:space="preserve"> species than C</w:t>
      </w:r>
      <w:r w:rsidR="00C71459">
        <w:rPr>
          <w:vertAlign w:val="subscript"/>
        </w:rPr>
        <w:t>3</w:t>
      </w:r>
      <w:r w:rsidR="00C71459">
        <w:t xml:space="preserve"> species,</w:t>
      </w:r>
      <w:r w:rsidR="006B5806">
        <w:t xml:space="preserve"> reflecting greater nutrient costs to construct C</w:t>
      </w:r>
      <w:r w:rsidR="006B5806">
        <w:rPr>
          <w:vertAlign w:val="subscript"/>
        </w:rPr>
        <w:t>4</w:t>
      </w:r>
      <w:r w:rsidR="006B5806">
        <w:t xml:space="preserve"> leaves,</w:t>
      </w:r>
      <w:r w:rsidR="00C71459">
        <w:t xml:space="preserve"> </w:t>
      </w:r>
      <w:r w:rsidR="005631B4">
        <w:t xml:space="preserve">confirming previous studies </w:t>
      </w:r>
      <w:r w:rsidR="005631B4">
        <w:fldChar w:fldCharType="begin" w:fldLock="1"/>
      </w:r>
      <w:r w:rsidR="008D2402">
        <w:instrText>ADDIN CSL_CITATION {"citationItems":[{"id":"ITEM-1","itemData":{"DOI":"10.1093/aob/mcm178","ISSN":"0305-7364","abstract":"Numerous studies have examined the effects of climatic factors on the distribution of C3 and C4 grasses in various regions throughout the world, but the role of seasonal fluctuations in temperature, precipitation and soil N availability in regulating growth and competition of these two functional types is still not well understood. This report is about the effects of seasonality of soil N availability and competition on plant N dynamics and N-use strategies of one C3 (Leymus chinensis) and one C4 (Chloris virgata) grass species.and C. virgata, two grass species native to the temperate steppe in northern China, were planted in a monoculture and a mixture under three different N seasonal availabilities: an average model (AM) with N evenly distributed over the growing season; a one-peak model (OM) with more N in summer than in spring and autumn; and a two-peak model (TM) with more N in spring and autumn than in summer.The results showed that the altered N seasonality changed plant N concentration, with the highest value of L. chinensis under the OM treatment and C. virgata under the TM treatment, respectively. N seasonality also affected plant N content, N productivity and N-resorption efficiency and proficiency in both the C3 and C4 species. Interspecific competition influenced N-use and resorption efficiency in both the C3 and C4 species, with higher N-use and resorption efficiency in the mixture than in monoculture. The C4 grass had higher N-use efficiency than the C3 grass due to its higher N productivity, irrespective of the N treatment or competition.The observations suggest that N-use strategies in the C3 and C4 species used in the study were closely related to seasonal dynamics of N supply and competition. N seasonality might be involved in the growth and temporal niche separation between C3 and C4 species observed in the natural ecosystems.","author":[{"dropping-particle":"","family":"Yuan","given":"Zhiyou","non-dropping-particle":"","parse-names":false,"suffix":""},{"dropping-particle":"","family":"Liu","given":"Weixing","non-dropping-particle":"","parse-names":false,"suffix":""},{"dropping-particle":"","family":"Niu","given":"Shuli","non-dropping-particle":"","parse-names":false,"suffix":""},{"dropping-particle":"","family":"Wan","given":"Shiqiang","non-dropping-particle":"","parse-names":false,"suffix":""}],"container-title":"Annals of Botany","id":"ITEM-1","issue":"4","issued":{"date-parts":[["2007","10","1"]]},"page":"821-830","title":"Plant Nitrogen Dynamics and Nitrogen-use Strategies under Altered Nitrogen Seasonality and Competition","type":"article-journal","volume":"100"},"uris":["http://www.mendeley.com/documents/?uuid=6845f2ed-bc91-4d2b-8c34-f638e04144c0"]},{"id":"ITEM-2","itemData":{"ISSN":"0032-0889","author":[{"dropping-particle":"","family":"Sage","given":"Rowan F","non-dropping-particle":"","parse-names":false,"suffix":""},{"dropping-particle":"","family":"Pearcy","given":"Robert W","non-dropping-particle":"","parse-names":false,"suffix":""}],"container-title":"Plant physiology","id":"ITEM-2","issue":"3","issued":{"date-parts":[["1987"]]},"page":"959-963","publisher":"Am Soc Plant Biol","title":"The nitrogen use efficiency of C3 and C4 plants: II. Leaf nitrogen effects on the gas exchange characteristics of Chenopodium album (L.) and Amaranthus retroflexus (L.)","type":"article-journal","volume":"84"},"uris":["http://www.mendeley.com/documents/?uuid=bbd04dbf-d86c-4d45-8e56-86fe687dfc80"]}],"mendeley":{"formattedCitation":"(Sage &amp; Pearcy, 1987; Yuan &lt;i&gt;et al.&lt;/i&gt;, 2007)","plainTextFormattedCitation":"(Sage &amp; Pearcy, 1987; Yuan et al., 2007)","previouslyFormattedCitation":"(Sage &amp; Pearcy, 1987; Yuan &lt;i&gt;et al.&lt;/i&gt;, 2007)"},"properties":{"noteIndex":0},"schema":"https://github.com/citation-style-language/schema/raw/master/csl-citation.json"}</w:instrText>
      </w:r>
      <w:r w:rsidR="005631B4">
        <w:fldChar w:fldCharType="separate"/>
      </w:r>
      <w:r w:rsidR="005631B4" w:rsidRPr="005631B4">
        <w:rPr>
          <w:noProof/>
        </w:rPr>
        <w:t xml:space="preserve">(Sage &amp; Pearcy, 1987; Yuan </w:t>
      </w:r>
      <w:r w:rsidR="005631B4" w:rsidRPr="005631B4">
        <w:rPr>
          <w:i/>
          <w:noProof/>
        </w:rPr>
        <w:t>et al.</w:t>
      </w:r>
      <w:r w:rsidR="005631B4" w:rsidRPr="005631B4">
        <w:rPr>
          <w:noProof/>
        </w:rPr>
        <w:t>, 2007)</w:t>
      </w:r>
      <w:r w:rsidR="005631B4">
        <w:fldChar w:fldCharType="end"/>
      </w:r>
      <w:r w:rsidR="005631B4">
        <w:t>.</w:t>
      </w:r>
    </w:p>
    <w:p w14:paraId="7CB98C0A" w14:textId="6D13667E" w:rsidR="001F3BE9" w:rsidRDefault="001F3BE9" w:rsidP="000D0F58">
      <w:pPr>
        <w:spacing w:line="480" w:lineRule="auto"/>
        <w:ind w:firstLine="720"/>
        <w:contextualSpacing/>
      </w:pPr>
      <w:r>
        <w:t xml:space="preserve">The two climate factors included in our </w:t>
      </w:r>
      <w:proofErr w:type="spellStart"/>
      <w:r>
        <w:rPr>
          <w:i/>
        </w:rPr>
        <w:t>N</w:t>
      </w:r>
      <w:r>
        <w:rPr>
          <w:vertAlign w:val="subscript"/>
        </w:rPr>
        <w:t>area</w:t>
      </w:r>
      <w:proofErr w:type="spellEnd"/>
      <w:r>
        <w:t xml:space="preserve"> model (temperature and light availability) had a combined relative importance of 28%. Leaf </w:t>
      </w:r>
      <w:proofErr w:type="spellStart"/>
      <w:r>
        <w:rPr>
          <w:i/>
        </w:rPr>
        <w:t>N</w:t>
      </w:r>
      <w:r>
        <w:rPr>
          <w:vertAlign w:val="subscript"/>
        </w:rPr>
        <w:t>area</w:t>
      </w:r>
      <w:proofErr w:type="spellEnd"/>
      <w:r>
        <w:t xml:space="preserve"> was negatively related to temperature, as expected from photosynthetic theory suggesting that plants optimally downregulate photosynthetic </w:t>
      </w:r>
      <w:r w:rsidR="008D2402">
        <w:t>enzymes</w:t>
      </w:r>
      <w:r>
        <w:t xml:space="preserve"> in response to </w:t>
      </w:r>
      <w:r w:rsidR="008D2402">
        <w:t>increased temperature</w:t>
      </w:r>
      <w:r w:rsidR="00F13E07">
        <w:t>. This is</w:t>
      </w:r>
      <w:r w:rsidR="008D2402">
        <w:t xml:space="preserve"> because the increased enzymatic speed at higher temperatures reduces the amount of enzymes needed to maximize light utilization </w:t>
      </w:r>
      <w:r w:rsidR="008D2402">
        <w:fldChar w:fldCharType="begin" w:fldLock="1"/>
      </w:r>
      <w:r w:rsidR="00165EAE">
        <w:instrText>ADDIN CSL_CITATION {"citationItems":[{"id":"ITEM-1","itemData":{"DOI":"10.1038/s41477-017-0006-8","ISSN":"2055-0278","abstract":"Gross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Plants","id":"ITEM-1","issue":"9","issued":{"date-parts":[["2017"]]},"page":"734-741","title":"Towards a universal model for carbon dioxide uptake by plants","type":"article-journal","volume":"3"},"uris":["http://www.mendeley.com/documents/?uuid=50af32fc-e926-4f84-94c2-8ed992430065"]}],"mendeley":{"formattedCitation":"(Wang &lt;i&gt;et al.&lt;/i&gt;, 2017)","plainTextFormattedCitation":"(Wang et al., 2017)","previouslyFormattedCitation":"(Wang &lt;i&gt;et al.&lt;/i&gt;, 2017)"},"properties":{"noteIndex":0},"schema":"https://github.com/citation-style-language/schema/raw/master/csl-citation.json"}</w:instrText>
      </w:r>
      <w:r w:rsidR="008D2402">
        <w:fldChar w:fldCharType="separate"/>
      </w:r>
      <w:r w:rsidR="008D2402" w:rsidRPr="008D2402">
        <w:rPr>
          <w:noProof/>
        </w:rPr>
        <w:t xml:space="preserve">(Wang </w:t>
      </w:r>
      <w:r w:rsidR="008D2402" w:rsidRPr="008D2402">
        <w:rPr>
          <w:i/>
          <w:noProof/>
        </w:rPr>
        <w:t>et al.</w:t>
      </w:r>
      <w:r w:rsidR="008D2402" w:rsidRPr="008D2402">
        <w:rPr>
          <w:noProof/>
        </w:rPr>
        <w:t>, 2017)</w:t>
      </w:r>
      <w:r w:rsidR="008D2402">
        <w:fldChar w:fldCharType="end"/>
      </w:r>
      <w:r w:rsidR="00165EAE">
        <w:t>. This response has been shown in the evaluation of observational</w:t>
      </w:r>
      <w:r w:rsidR="00E95E33">
        <w:t xml:space="preserve"> temperature gradient</w:t>
      </w:r>
      <w:r w:rsidR="00165EAE">
        <w:t xml:space="preserve"> </w:t>
      </w:r>
      <w:r w:rsidR="00165EAE">
        <w:fldChar w:fldCharType="begin" w:fldLock="1"/>
      </w:r>
      <w:r w:rsidR="00165EAE">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Biology","id":"ITEM-2","issue":"4","issued":{"date-parts":[["2020","2","24"]]},"note":"doi: 10.1111/gcb.14980","page":"2573-2583","publisher":"John Wiley &amp; Sons, Ltd","title":"Acclimation of leaf respiration consistent with optimal photosynthetic capacity","type":"article-journal","volume":"26"},"uris":["http://www.mendeley.com/documents/?uuid=850f69fb-d715-4dc5-8b83-10b4e4a04088"]}],"mendeley":{"formattedCitation":"(Smith &lt;i&gt;et al.&lt;/i&gt;, 2019; Wang &lt;i&gt;et al.&lt;/i&gt;, 2020)","plainTextFormattedCitation":"(Smith et al., 2019; Wang et al., 2020)","previouslyFormattedCitation":"(Smith &lt;i&gt;et al.&lt;/i&gt;, 2019; Wang &lt;i&gt;et al.&lt;/i&gt;, 2020)"},"properties":{"noteIndex":0},"schema":"https://github.com/citation-style-language/schema/raw/master/csl-citation.json"}</w:instrText>
      </w:r>
      <w:r w:rsidR="00165EAE">
        <w:fldChar w:fldCharType="separate"/>
      </w:r>
      <w:r w:rsidR="00165EAE" w:rsidRPr="00165EAE">
        <w:rPr>
          <w:noProof/>
        </w:rPr>
        <w:t xml:space="preserve">(Smith </w:t>
      </w:r>
      <w:r w:rsidR="00165EAE" w:rsidRPr="00165EAE">
        <w:rPr>
          <w:i/>
          <w:noProof/>
        </w:rPr>
        <w:t>et al.</w:t>
      </w:r>
      <w:r w:rsidR="00165EAE" w:rsidRPr="00165EAE">
        <w:rPr>
          <w:noProof/>
        </w:rPr>
        <w:t xml:space="preserve">, 2019; Wang </w:t>
      </w:r>
      <w:r w:rsidR="00165EAE" w:rsidRPr="00165EAE">
        <w:rPr>
          <w:i/>
          <w:noProof/>
        </w:rPr>
        <w:t>et al.</w:t>
      </w:r>
      <w:r w:rsidR="00165EAE" w:rsidRPr="00165EAE">
        <w:rPr>
          <w:noProof/>
        </w:rPr>
        <w:t>, 2020)</w:t>
      </w:r>
      <w:r w:rsidR="00165EAE">
        <w:fldChar w:fldCharType="end"/>
      </w:r>
      <w:r w:rsidR="00165EAE">
        <w:t xml:space="preserve"> and temperature manipulation </w:t>
      </w:r>
      <w:r w:rsidR="00165EAE">
        <w:fldChar w:fldCharType="begin" w:fldLock="1"/>
      </w:r>
      <w:r w:rsidR="00E213DA">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2020)","plainTextFormattedCitation":"(Smith &amp; Keenan, 2020)","previouslyFormattedCitation":"(Smith &amp; Keenan, 2020)"},"properties":{"noteIndex":0},"schema":"https://github.com/citation-style-language/schema/raw/master/csl-citation.json"}</w:instrText>
      </w:r>
      <w:r w:rsidR="00165EAE">
        <w:fldChar w:fldCharType="separate"/>
      </w:r>
      <w:r w:rsidR="00165EAE" w:rsidRPr="00165EAE">
        <w:rPr>
          <w:noProof/>
        </w:rPr>
        <w:t>(Smith &amp; Keenan, 2020)</w:t>
      </w:r>
      <w:r w:rsidR="00165EAE">
        <w:fldChar w:fldCharType="end"/>
      </w:r>
      <w:r w:rsidR="00165EAE">
        <w:t xml:space="preserve"> studies. </w:t>
      </w:r>
      <w:r w:rsidR="00E7312B">
        <w:t>Light availability also had high relative importance and our model indicated a positive trend, as expected based on the</w:t>
      </w:r>
      <w:r w:rsidR="00B766A8">
        <w:t xml:space="preserve"> positive</w:t>
      </w:r>
      <w:r w:rsidR="00E7312B">
        <w:t xml:space="preserve"> relationship between light and plant investment in photosynthetic proteins </w:t>
      </w:r>
      <w:r w:rsidR="00E213DA">
        <w:fldChar w:fldCharType="begin" w:fldLock="1"/>
      </w:r>
      <w:r w:rsidR="00296CCE">
        <w:instrText>ADDIN CSL_CITATION {"citationItems":[{"id":"ITEM-1","itemData":{"DOI":"10.1111/nph.13096","ISSN":"1469-8137","author":[{"dropping-particle":"","family":"Niinemets","given":"Ülo","non-dropping-particle":"","parse-names":false,"suffix":""},{"dropping-particle":"","family":"Keenan","given":"Trevor F","non-dropping-particle":"","parse-names":false,"suffix":""},{"dropping-particle":"","family":"Hallik","given":"Lea","non-dropping-particle":"","parse-names":false,"suffix":""}],"container-title":"New Phytologist","id":"ITEM-1","issue":"3","issued":{"date-parts":[["2015","2","1"]]},"page":"973-993","title":"A worldwide analysis of within-canopy variations in leaf structural, chemical and physiological traits across plant functional types","type":"article-journal","volume":"205"},"uris":["http://www.mendeley.com/documents/?uuid=316e92f9-95b9-4403-9dee-fcbd076401c4"]},{"id":"ITEM-2","itemData":{"ISSN":"0066-4294","author":[{"dropping-particle":"","family":"Boardman","given":"N K","non-dropping-particle":"","parse-names":false,"suffix":""}],"container-title":"Annual review of plant physiology","id":"ITEM-2","issue":"1","issued":{"date-parts":[["1977"]]},"page":"355-377","publisher":"Annual Reviews 4139 El Camino Way, PO Box 10139, Palo Alto, CA 94303-0139, USA","title":"Comparative photosynthesis of sun and shade plants","type":"article-journal","volume":"28"},"uris":["http://www.mendeley.com/documents/?uuid=898e67db-e30f-475b-b4b4-108f371f4a14"]}],"mendeley":{"formattedCitation":"(Boardman, 1977; Niinemets &lt;i&gt;et al.&lt;/i&gt;, 2015)","plainTextFormattedCitation":"(Boardman, 1977; Niinemets et al., 2015)","previouslyFormattedCitation":"(Boardman, 1977; Niinemets &lt;i&gt;et al.&lt;/i&gt;, 2015)"},"properties":{"noteIndex":0},"schema":"https://github.com/citation-style-language/schema/raw/master/csl-citation.json"}</w:instrText>
      </w:r>
      <w:r w:rsidR="00E213DA">
        <w:fldChar w:fldCharType="separate"/>
      </w:r>
      <w:r w:rsidR="00E213DA" w:rsidRPr="00E213DA">
        <w:rPr>
          <w:noProof/>
        </w:rPr>
        <w:t xml:space="preserve">(Boardman, 1977; Niinemets </w:t>
      </w:r>
      <w:r w:rsidR="00E213DA" w:rsidRPr="00E213DA">
        <w:rPr>
          <w:i/>
          <w:noProof/>
        </w:rPr>
        <w:t>et al.</w:t>
      </w:r>
      <w:r w:rsidR="00E213DA" w:rsidRPr="00E213DA">
        <w:rPr>
          <w:noProof/>
        </w:rPr>
        <w:t>, 2015)</w:t>
      </w:r>
      <w:r w:rsidR="00E213DA">
        <w:fldChar w:fldCharType="end"/>
      </w:r>
      <w:r w:rsidR="00E213DA">
        <w:t>. However, the slope of this relationship was not significantly different from zero, possibly due to the positive correlation between temperature and light in our dataset (r</w:t>
      </w:r>
      <w:r w:rsidR="00E213DA">
        <w:rPr>
          <w:vertAlign w:val="superscript"/>
        </w:rPr>
        <w:t>2</w:t>
      </w:r>
      <w:r w:rsidR="00E213DA">
        <w:t xml:space="preserve"> = 0.29) and the contrasting effect of each variable on </w:t>
      </w:r>
      <w:proofErr w:type="spellStart"/>
      <w:r w:rsidR="00E213DA">
        <w:rPr>
          <w:i/>
        </w:rPr>
        <w:t>N</w:t>
      </w:r>
      <w:r w:rsidR="00E213DA">
        <w:rPr>
          <w:vertAlign w:val="subscript"/>
        </w:rPr>
        <w:t>area</w:t>
      </w:r>
      <w:proofErr w:type="spellEnd"/>
      <w:r w:rsidR="00E213DA">
        <w:t>.</w:t>
      </w:r>
    </w:p>
    <w:p w14:paraId="0246FBE8" w14:textId="530904BE" w:rsidR="007E26DC" w:rsidRPr="00D332E5" w:rsidRDefault="00296CCE" w:rsidP="000D0F58">
      <w:pPr>
        <w:spacing w:line="480" w:lineRule="auto"/>
        <w:ind w:firstLine="720"/>
        <w:contextualSpacing/>
      </w:pPr>
      <w:r>
        <w:t xml:space="preserve">Our second approach also supported the greater importance of non-soil variables for predicting </w:t>
      </w:r>
      <w:proofErr w:type="spellStart"/>
      <w:r>
        <w:rPr>
          <w:i/>
        </w:rPr>
        <w:t>N</w:t>
      </w:r>
      <w:r>
        <w:rPr>
          <w:vertAlign w:val="subscript"/>
        </w:rPr>
        <w:t>area</w:t>
      </w:r>
      <w:proofErr w:type="spellEnd"/>
      <w:r>
        <w:t xml:space="preserve"> than soil nutrient treatments. We calculated predicted nitrogen in photosynthesis (</w:t>
      </w:r>
      <w:proofErr w:type="spellStart"/>
      <w:r>
        <w:rPr>
          <w:i/>
        </w:rPr>
        <w:t>N</w:t>
      </w:r>
      <w:r>
        <w:rPr>
          <w:vertAlign w:val="subscript"/>
        </w:rPr>
        <w:t>photo</w:t>
      </w:r>
      <w:proofErr w:type="spellEnd"/>
      <w:r>
        <w:t xml:space="preserve">) from </w:t>
      </w:r>
      <w:r>
        <w:rPr>
          <w:lang w:val="el-GR"/>
        </w:rPr>
        <w:t>χ</w:t>
      </w:r>
      <w:r>
        <w:t xml:space="preserve"> and site climate</w:t>
      </w:r>
      <w:r w:rsidR="00B20AE0">
        <w:t xml:space="preserve"> </w:t>
      </w:r>
      <w:r w:rsidR="0007174C">
        <w:fldChar w:fldCharType="begin" w:fldLock="1"/>
      </w:r>
      <w:r w:rsidR="005910A0">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theory","type":"article-journal","volume":"26"},"uris":["http://www.mendeley.com/documents/?uuid=5a86607f-14f9-4533-9429-1147a7bffbc4"]},{"id":"ITEM-3","itemData":{"author":[{"dropping-particle":"","family":"Scott","given":"Helen Grace","non-dropping-particle":"","parse-names":false,"suffix":""},{"dropping-particle":"","family":"Smith","given":"Nicholas Gregory","non-dropping-particle":"","parse-names":false,"suffix":""}],"container-title":"Earth and Space Science Open Archive ESSOAr","id":"ITEM-3","issued":{"date-parts":[["2021"]]},"publisher":"American Geophysical Union","title":"A model of C4 photosynthetic acclimation based on least-cost optimality theory suitable for Earth System Model incorporation","type":"article-journal"},"uris":["http://www.mendeley.com/documents/?uuid=6647a2b6-ee8b-443d-8ff7-b204357ef340"]}],"mendeley":{"formattedCitation":"(Smith &lt;i&gt;et al.&lt;/i&gt;, 2019; Smith &amp; Keenan, 2020; Scott &amp; Smith, 2021)","plainTextFormattedCitation":"(Smith et al., 2019; Smith &amp; Keenan, 2020; Scott &amp; Smith, 2021)","previouslyFormattedCitation":"(Smith &lt;i&gt;et al.&lt;/i&gt;, 2019; Smith &amp; Keenan, 2020; Scott &amp; Smith, 2021)"},"properties":{"noteIndex":0},"schema":"https://github.com/citation-style-language/schema/raw/master/csl-citation.json"}</w:instrText>
      </w:r>
      <w:r w:rsidR="0007174C">
        <w:fldChar w:fldCharType="separate"/>
      </w:r>
      <w:r w:rsidR="0007174C" w:rsidRPr="0007174C">
        <w:rPr>
          <w:noProof/>
        </w:rPr>
        <w:t xml:space="preserve">(Smith </w:t>
      </w:r>
      <w:r w:rsidR="0007174C" w:rsidRPr="0007174C">
        <w:rPr>
          <w:i/>
          <w:noProof/>
        </w:rPr>
        <w:t>et al.</w:t>
      </w:r>
      <w:r w:rsidR="0007174C" w:rsidRPr="0007174C">
        <w:rPr>
          <w:noProof/>
        </w:rPr>
        <w:t xml:space="preserve">, 2019; Smith &amp; Keenan, 2020; Scott &amp; Smith, </w:t>
      </w:r>
      <w:r w:rsidR="0007174C" w:rsidRPr="0007174C">
        <w:rPr>
          <w:noProof/>
        </w:rPr>
        <w:lastRenderedPageBreak/>
        <w:t>2021)</w:t>
      </w:r>
      <w:r w:rsidR="0007174C">
        <w:fldChar w:fldCharType="end"/>
      </w:r>
      <w:r>
        <w:t xml:space="preserve">. Because </w:t>
      </w:r>
      <w:r>
        <w:rPr>
          <w:lang w:val="el-GR"/>
        </w:rPr>
        <w:t>χ</w:t>
      </w:r>
      <w:r>
        <w:t xml:space="preserve"> reflects changes in climate </w:t>
      </w:r>
      <w:r>
        <w:fldChar w:fldCharType="begin" w:fldLock="1"/>
      </w:r>
      <w: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Plants","id":"ITEM-2","issue":"9","issued":{"date-parts":[["2017"]]},"page":"734-741","title":"Towards a universal model for carbon dioxide uptake by plants","type":"article-journal","volume":"3"},"uris":["http://www.mendeley.com/documents/?uuid=50af32fc-e926-4f84-94c2-8ed992430065"]}],"mendeley":{"formattedCitation":"(Prentice &lt;i&gt;et al.&lt;/i&gt;, 2014; Wang &lt;i&gt;et al.&lt;/i&gt;, 2017)","plainTextFormattedCitation":"(Prentice et al., 2014; Wang et al., 2017)","previouslyFormattedCitation":"(Prentice &lt;i&gt;et al.&lt;/i&gt;, 2014; Wang &lt;i&gt;et al.&lt;/i&gt;, 2017)"},"properties":{"noteIndex":0},"schema":"https://github.com/citation-style-language/schema/raw/master/csl-citation.json"}</w:instrText>
      </w:r>
      <w:r>
        <w:fldChar w:fldCharType="separate"/>
      </w:r>
      <w:r w:rsidRPr="00296CCE">
        <w:rPr>
          <w:noProof/>
        </w:rPr>
        <w:t xml:space="preserve">(Prentice </w:t>
      </w:r>
      <w:r w:rsidRPr="00296CCE">
        <w:rPr>
          <w:i/>
          <w:noProof/>
        </w:rPr>
        <w:t>et al.</w:t>
      </w:r>
      <w:r w:rsidRPr="00296CCE">
        <w:rPr>
          <w:noProof/>
        </w:rPr>
        <w:t xml:space="preserve">, 2014; Wang </w:t>
      </w:r>
      <w:r w:rsidRPr="00296CCE">
        <w:rPr>
          <w:i/>
          <w:noProof/>
        </w:rPr>
        <w:t>et al.</w:t>
      </w:r>
      <w:r w:rsidRPr="00296CCE">
        <w:rPr>
          <w:noProof/>
        </w:rPr>
        <w:t>, 2017)</w:t>
      </w:r>
      <w:r>
        <w:fldChar w:fldCharType="end"/>
      </w:r>
      <w:r>
        <w:t xml:space="preserve">, </w:t>
      </w:r>
      <w:proofErr w:type="spellStart"/>
      <w:r>
        <w:rPr>
          <w:i/>
        </w:rPr>
        <w:t>N</w:t>
      </w:r>
      <w:r>
        <w:rPr>
          <w:vertAlign w:val="subscript"/>
        </w:rPr>
        <w:t>photo</w:t>
      </w:r>
      <w:proofErr w:type="spellEnd"/>
      <w:r>
        <w:t xml:space="preserve"> served as an integrative metric for expected </w:t>
      </w:r>
      <w:proofErr w:type="spellStart"/>
      <w:r>
        <w:rPr>
          <w:i/>
        </w:rPr>
        <w:t>N</w:t>
      </w:r>
      <w:r>
        <w:rPr>
          <w:vertAlign w:val="subscript"/>
        </w:rPr>
        <w:t>area</w:t>
      </w:r>
      <w:proofErr w:type="spellEnd"/>
      <w:r>
        <w:t xml:space="preserve"> responses to climate. In accordance with a similar previous study </w:t>
      </w:r>
      <w:r>
        <w:fldChar w:fldCharType="begin" w:fldLock="1"/>
      </w:r>
      <w:r w:rsidR="00D332E5">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fldChar w:fldCharType="separate"/>
      </w:r>
      <w:r w:rsidRPr="00296CCE">
        <w:rPr>
          <w:noProof/>
        </w:rPr>
        <w:t xml:space="preserve">(Dong </w:t>
      </w:r>
      <w:r w:rsidRPr="00296CCE">
        <w:rPr>
          <w:i/>
          <w:noProof/>
        </w:rPr>
        <w:t>et al.</w:t>
      </w:r>
      <w:r w:rsidRPr="00296CCE">
        <w:rPr>
          <w:noProof/>
        </w:rPr>
        <w:t>, 2017)</w:t>
      </w:r>
      <w:r>
        <w:fldChar w:fldCharType="end"/>
      </w:r>
      <w:r>
        <w:t xml:space="preserve">, </w:t>
      </w:r>
      <w:proofErr w:type="spellStart"/>
      <w:r>
        <w:rPr>
          <w:i/>
        </w:rPr>
        <w:t>N</w:t>
      </w:r>
      <w:r>
        <w:rPr>
          <w:vertAlign w:val="subscript"/>
        </w:rPr>
        <w:t>photo</w:t>
      </w:r>
      <w:proofErr w:type="spellEnd"/>
      <w:r>
        <w:rPr>
          <w:vertAlign w:val="subscript"/>
        </w:rPr>
        <w:t xml:space="preserve"> </w:t>
      </w:r>
      <w:r>
        <w:t xml:space="preserve">was strongly correlated with </w:t>
      </w:r>
      <w:proofErr w:type="spellStart"/>
      <w:r>
        <w:rPr>
          <w:i/>
        </w:rPr>
        <w:t>N</w:t>
      </w:r>
      <w:r>
        <w:rPr>
          <w:vertAlign w:val="subscript"/>
        </w:rPr>
        <w:t>area</w:t>
      </w:r>
      <w:proofErr w:type="spellEnd"/>
      <w:r>
        <w:t xml:space="preserve"> and an important predictor in our model (relative importance = 23%). </w:t>
      </w:r>
      <w:proofErr w:type="spellStart"/>
      <w:r w:rsidR="00D332E5">
        <w:rPr>
          <w:i/>
        </w:rPr>
        <w:t>N</w:t>
      </w:r>
      <w:r w:rsidR="00D332E5">
        <w:rPr>
          <w:vertAlign w:val="subscript"/>
        </w:rPr>
        <w:t>photo</w:t>
      </w:r>
      <w:proofErr w:type="spellEnd"/>
      <w:r w:rsidR="00D332E5">
        <w:t xml:space="preserve">, along with structural nitrogen calculated from </w:t>
      </w:r>
      <w:proofErr w:type="spellStart"/>
      <w:r w:rsidR="00D332E5">
        <w:rPr>
          <w:i/>
        </w:rPr>
        <w:t>M</w:t>
      </w:r>
      <w:r w:rsidR="00D332E5">
        <w:rPr>
          <w:vertAlign w:val="subscript"/>
        </w:rPr>
        <w:t>area</w:t>
      </w:r>
      <w:proofErr w:type="spellEnd"/>
      <w:r w:rsidR="00D332E5">
        <w:t xml:space="preserve">, accounted for ~60% of the variability in measured </w:t>
      </w:r>
      <w:proofErr w:type="spellStart"/>
      <w:r w:rsidR="00D332E5">
        <w:rPr>
          <w:i/>
        </w:rPr>
        <w:t>N</w:t>
      </w:r>
      <w:r w:rsidR="00D332E5">
        <w:rPr>
          <w:vertAlign w:val="subscript"/>
        </w:rPr>
        <w:t>area</w:t>
      </w:r>
      <w:proofErr w:type="spellEnd"/>
      <w:r w:rsidR="00D332E5">
        <w:t>. However, a non-negli</w:t>
      </w:r>
      <w:r w:rsidR="00A67554">
        <w:t>gible</w:t>
      </w:r>
      <w:r w:rsidR="004F40BE">
        <w:t xml:space="preserve"> and</w:t>
      </w:r>
      <w:r w:rsidR="00A67554">
        <w:t xml:space="preserve"> addition</w:t>
      </w:r>
      <w:r w:rsidR="004F40BE">
        <w:t>al</w:t>
      </w:r>
      <w:r w:rsidR="00A67554">
        <w:t xml:space="preserve"> </w:t>
      </w:r>
      <w:r w:rsidR="00BB26B3">
        <w:t>13</w:t>
      </w:r>
      <w:r w:rsidR="00A67554">
        <w:t xml:space="preserve">% could be accounted for from the soil nutrient treatments. </w:t>
      </w:r>
      <w:r w:rsidR="003A6444">
        <w:t xml:space="preserve">This </w:t>
      </w:r>
      <w:r w:rsidR="00413299">
        <w:t>supports</w:t>
      </w:r>
      <w:r w:rsidR="003A6444">
        <w:t xml:space="preserve"> previous observational studies showing that soil nutrient status </w:t>
      </w:r>
      <w:r w:rsidR="00413299">
        <w:t>is an</w:t>
      </w:r>
      <w:r w:rsidR="003A6444">
        <w:t xml:space="preserve"> </w:t>
      </w:r>
      <w:r w:rsidR="00413299">
        <w:t xml:space="preserve">important factor to consider when predicting </w:t>
      </w:r>
      <w:r w:rsidR="003A6444">
        <w:t xml:space="preserve">leaf traits </w:t>
      </w:r>
      <w:r w:rsidR="00413299">
        <w:fldChar w:fldCharType="begin" w:fldLock="1"/>
      </w:r>
      <w:r w:rsidR="0007174C">
        <w:instrText>ADDIN CSL_CITATION {"citationItems":[{"id":"ITEM-1","itemData":{"DOI":"10.1111/nph.16702","ISSN":"0028-646X","abstract":"Summary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Phytologist","id":"ITEM-1","issued":{"date-parts":[["2020","5","26"]]},"note":"doi: 10.1111/nph.16702","publisher":"John Wiley &amp; Sons, Ltd","title":"When and where soil is important to modify the carbon and water economy of leaves","type":"article-journal"},"uris":["http://www.mendeley.com/documents/?uuid=4c508292-c175-4d53-9914-3fa0672e4c50"]},{"id":"ITEM-2","itemData":{"ISSN":"1466-8238","author":[{"dropping-particle":"","family":"Maire","given":"Vincent","non-dropping-particle":"","parse-names":false,"suffix":""},{"dropping-particle":"","family":"Wright","given":"Ian J","non-dropping-particle":"","parse-names":false,"suffix":""},{"dropping-particle":"","family":"Prentice","given":"I Colin","non-dropping-particle":"","parse-names":false,"suffix":""},{"dropping-particle":"","family":"Batjes","given":"Niels H","non-dropping-particle":"","parse-names":false,"suffix":""},{"dropping-particle":"","family":"Bhaskar","given":"Radika","non-dropping-particle":"","parse-names":false,"suffix":""},{"dropping-particle":"","family":"Bodegom","given":"Peter M","non-dropping-particle":"","parse-names":false,"suffix":""},{"dropping-particle":"","family":"Cornwell","given":"Will K","non-dropping-particle":"","parse-names":false,"suffix":""},{"dropping-particle":"","family":"Ellsworth","given":"David","non-dropping-particle":"","parse-names":false,"suffix":""},{"dropping-particle":"","family":"Niinemets","given":"Ülo","non-dropping-particle":"","parse-names":false,"suffix":""},{"dropping-particle":"","family":"Ordonez","given":"Alejandro","non-dropping-particle":"","parse-names":false,"suffix":""}],"container-title":"Global Ecology and Biogeography","id":"ITEM-2","issue":"6","issued":{"date-parts":[["2015"]]},"page":"706-717","publisher":"Wiley Online Library","title":"Global effects of soil and climate on leaf photosynthetic traits and rates","type":"article-journal","volume":"24"},"uris":["http://www.mendeley.com/documents/?uuid=62bb2d4c-38fb-4467-b353-63725804a537"]},{"id":"ITEM-3","itemData":{"author":[{"dropping-particle":"","family":"Smith","given":"Nicholas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Letters","id":"ITEM-3","issue":"3","issued":{"date-parts":[["2019"]]},"page":"506-517","title":"Global photosynthetic capacity is optimized to the environment","type":"article-journal","volume":"22"},"uris":["http://www.mendeley.com/documents/?uuid=b8f5d1ae-c01b-49eb-9716-d0aa067747ae"]},{"id":"ITEM-4","itemData":{"DOI":"10.1038/s41559-018-0790-1","ISSN":"2397-334X","abstract":"Leaf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Evolution","id":"ITEM-4","issue":"3","issued":{"date-parts":[["2019"]]},"page":"400-406","title":"Leaf nutrients, not specific leaf area, are consistent indicators of elevated nutrient inputs","type":"article-journal","volume":"3"},"uris":["http://www.mendeley.com/documents/?uuid=bd7986d4-f568-4bae-9cd2-5900f6954d90"]}],"mendeley":{"formattedCitation":"(Maire &lt;i&gt;et al.&lt;/i&gt;, 2015; Firn &lt;i&gt;et al.&lt;/i&gt;, 2019; Smith &lt;i&gt;et al.&lt;/i&gt;, 2019; Paillassa &lt;i&gt;et al.&lt;/i&gt;, 2020)","plainTextFormattedCitation":"(Maire et al., 2015; Firn et al., 2019; Smith et al., 2019; Paillassa et al., 2020)","previouslyFormattedCitation":"(Maire &lt;i&gt;et al.&lt;/i&gt;, 2015; Firn &lt;i&gt;et al.&lt;/i&gt;, 2019; Smith &lt;i&gt;et al.&lt;/i&gt;, 2019; Paillassa &lt;i&gt;et al.&lt;/i&gt;, 2020)"},"properties":{"noteIndex":0},"schema":"https://github.com/citation-style-language/schema/raw/master/csl-citation.json"}</w:instrText>
      </w:r>
      <w:r w:rsidR="00413299">
        <w:fldChar w:fldCharType="separate"/>
      </w:r>
      <w:r w:rsidR="00413299" w:rsidRPr="00413299">
        <w:rPr>
          <w:noProof/>
        </w:rPr>
        <w:t xml:space="preserve">(Maire </w:t>
      </w:r>
      <w:r w:rsidR="00413299" w:rsidRPr="00413299">
        <w:rPr>
          <w:i/>
          <w:noProof/>
        </w:rPr>
        <w:t>et al.</w:t>
      </w:r>
      <w:r w:rsidR="00413299" w:rsidRPr="00413299">
        <w:rPr>
          <w:noProof/>
        </w:rPr>
        <w:t xml:space="preserve">, 2015; Firn </w:t>
      </w:r>
      <w:r w:rsidR="00413299" w:rsidRPr="00413299">
        <w:rPr>
          <w:i/>
          <w:noProof/>
        </w:rPr>
        <w:t>et al.</w:t>
      </w:r>
      <w:r w:rsidR="00413299" w:rsidRPr="00413299">
        <w:rPr>
          <w:noProof/>
        </w:rPr>
        <w:t xml:space="preserve">, 2019; Smith </w:t>
      </w:r>
      <w:r w:rsidR="00413299" w:rsidRPr="00413299">
        <w:rPr>
          <w:i/>
          <w:noProof/>
        </w:rPr>
        <w:t>et al.</w:t>
      </w:r>
      <w:r w:rsidR="00413299" w:rsidRPr="00413299">
        <w:rPr>
          <w:noProof/>
        </w:rPr>
        <w:t xml:space="preserve">, 2019; Paillassa </w:t>
      </w:r>
      <w:r w:rsidR="00413299" w:rsidRPr="00413299">
        <w:rPr>
          <w:i/>
          <w:noProof/>
        </w:rPr>
        <w:t>et al.</w:t>
      </w:r>
      <w:r w:rsidR="00413299" w:rsidRPr="00413299">
        <w:rPr>
          <w:noProof/>
        </w:rPr>
        <w:t>, 2020)</w:t>
      </w:r>
      <w:r w:rsidR="00413299">
        <w:fldChar w:fldCharType="end"/>
      </w:r>
      <w:r w:rsidR="00413299">
        <w:t>.</w:t>
      </w:r>
    </w:p>
    <w:p w14:paraId="60F5B1C3" w14:textId="77777777" w:rsidR="000D0F58" w:rsidRDefault="000D0F58" w:rsidP="00DA24C9">
      <w:pPr>
        <w:spacing w:line="480" w:lineRule="auto"/>
        <w:contextualSpacing/>
        <w:rPr>
          <w:i/>
        </w:rPr>
      </w:pPr>
    </w:p>
    <w:p w14:paraId="1B6D1C52" w14:textId="5BE4509E" w:rsidR="0028100D" w:rsidRPr="0028100D" w:rsidRDefault="0028100D" w:rsidP="00DA24C9">
      <w:pPr>
        <w:spacing w:line="480" w:lineRule="auto"/>
        <w:contextualSpacing/>
        <w:rPr>
          <w:i/>
        </w:rPr>
      </w:pPr>
      <w:r>
        <w:rPr>
          <w:i/>
        </w:rPr>
        <w:t xml:space="preserve">The </w:t>
      </w:r>
      <w:proofErr w:type="spellStart"/>
      <w:r>
        <w:rPr>
          <w:i/>
        </w:rPr>
        <w:t>N</w:t>
      </w:r>
      <w:r>
        <w:rPr>
          <w:i/>
          <w:vertAlign w:val="subscript"/>
        </w:rPr>
        <w:t>area</w:t>
      </w:r>
      <w:proofErr w:type="spellEnd"/>
      <w:r>
        <w:rPr>
          <w:i/>
        </w:rPr>
        <w:t xml:space="preserve"> response to soil nitrogen is dependent on relative allocation to leaves and biomass </w:t>
      </w:r>
    </w:p>
    <w:p w14:paraId="1842DD9F" w14:textId="1C07D673" w:rsidR="00AE040E" w:rsidRDefault="000D0F58" w:rsidP="00934597">
      <w:pPr>
        <w:spacing w:line="480" w:lineRule="auto"/>
        <w:ind w:firstLine="720"/>
        <w:contextualSpacing/>
      </w:pPr>
      <w:r>
        <w:t xml:space="preserve">We found a positive stimulation of biomass under nitrogen addition, again supporting previous results from the same distributed experiment </w:t>
      </w:r>
      <w:r>
        <w:fldChar w:fldCharType="begin" w:fldLock="1"/>
      </w:r>
      <w:r>
        <w:instrText>ADDIN CSL_CITATION {"citationItems":[{"id":"ITEM-1","itemData":{"ISSN":"0269-8463","author":[{"dropping-particle":"","family":"Harpole","given":"W Stanley","non-dropping-particle":"","parse-names":false,"suffix":""},{"dropping-particle":"","family":"Sullivan","given":"Lauren L","non-dropping-particle":"","parse-names":false,"suffix":""},{"dropping-particle":"","family":"Lind","given":"Eric M","non-dropping-particle":"","parse-names":false,"suffix":""},{"dropping-particle":"","family":"Firn","given":"Jennifer","non-dropping-particle":"","parse-names":false,"suffix":""},{"dropping-particle":"","family":"Adler","given":"Peter B","non-dropping-particle":"","parse-names":false,"suffix":""},{"dropping-particle":"","family":"Borer","given":"Elizabeth T","non-dropping-particle":"","parse-names":false,"suffix":""},{"dropping-particle":"","family":"Chase","given":"Jonathan","non-dropping-particle":"","parse-names":false,"suffix":""},{"dropping-particle":"","family":"Fay","given":"Philip A","non-dropping-particle":"","parse-names":false,"suffix":""},{"dropping-particle":"","family":"Hautier","given":"Yann","non-dropping-particle":"","parse-names":false,"suffix":""},{"dropping-particle":"","family":"Hillebrand","given":"Helmut","non-dropping-particle":"","parse-names":false,"suffix":""}],"container-title":"Functional ecology","id":"ITEM-1","issue":"9","issued":{"date-parts":[["2017"]]},"page":"1839-1846","publisher":"Wiley Online Library","title":"Out of the shadows: multiple nutrient limitations drive relationships among biomass, light and plant diversity","type":"article-journal","volume":"31"},"uris":["http://www.mendeley.com/documents/?uuid=b6eb60f8-e2e8-45e9-b427-854ee818fca7"]},{"id":"ITEM-2","itemData":{"author":[{"dropping-particle":"","family":"Fay","given":"Philip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 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Plants","id":"ITEM-2","issued":{"date-parts":[["2015","7","6"]]},"page":"15080","publisher":"Macmillan Publishers Limited","title":"Grassland productivity limited by multiple nutrients","type":"article-journal","volume":"1"},"uris":["http://www.mendeley.com/documents/?uuid=3b26b168-7770-42fb-ac74-00850e11cafb"]}],"mendeley":{"formattedCitation":"(Fay &lt;i&gt;et al.&lt;/i&gt;, 2015; Harpole &lt;i&gt;et al.&lt;/i&gt;, 2017)","plainTextFormattedCitation":"(Fay et al., 2015; Harpole et al., 2017)","previouslyFormattedCitation":"(Fay &lt;i&gt;et al.&lt;/i&gt;, 2015; Harpole &lt;i&gt;et al.&lt;/i&gt;, 2017)"},"properties":{"noteIndex":0},"schema":"https://github.com/citation-style-language/schema/raw/master/csl-citation.json"}</w:instrText>
      </w:r>
      <w:r>
        <w:fldChar w:fldCharType="separate"/>
      </w:r>
      <w:r w:rsidRPr="002A1086">
        <w:rPr>
          <w:noProof/>
        </w:rPr>
        <w:t xml:space="preserve">(Fay </w:t>
      </w:r>
      <w:r w:rsidRPr="002A1086">
        <w:rPr>
          <w:i/>
          <w:noProof/>
        </w:rPr>
        <w:t>et al.</w:t>
      </w:r>
      <w:r w:rsidRPr="002A1086">
        <w:rPr>
          <w:noProof/>
        </w:rPr>
        <w:t xml:space="preserve">, 2015; Harpole </w:t>
      </w:r>
      <w:r w:rsidRPr="002A1086">
        <w:rPr>
          <w:i/>
          <w:noProof/>
        </w:rPr>
        <w:t>et al.</w:t>
      </w:r>
      <w:r w:rsidRPr="002A1086">
        <w:rPr>
          <w:noProof/>
        </w:rPr>
        <w:t>, 2017)</w:t>
      </w:r>
      <w:r>
        <w:fldChar w:fldCharType="end"/>
      </w:r>
      <w:r>
        <w:t xml:space="preserve">, as well as meta-analyses of nutrient addition experiments </w:t>
      </w:r>
      <w:r>
        <w:fldChar w:fldCharType="begin" w:fldLock="1"/>
      </w:r>
      <w:r>
        <w:instrText xml:space="preserve">ADDIN CSL_CITATION {"citationItems":[{"id":"ITEM-1","itemData":{"DOI":"10.1890/06-2057.1","ISSN":"1939-9170","abstract":"Our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w:instrText>
      </w:r>
      <w:r>
        <w:rPr>
          <w:rFonts w:ascii="Cambria Math" w:hAnsi="Cambria Math" w:cs="Cambria Math"/>
        </w:rPr>
        <w:instrText>≅</w:instrText>
      </w:r>
      <w:r>
        <w:instrText xml:space="preserve"> ANPPN/ANPPctrl) of aboveground plant growth in fertilized to control plots and found that most ecosystems are nitrogen limited with an average 29% growth response to nitrogen (i.e., R = 1.29). The response ratio was significant within temperate forests (R = 1.19), tropical forests (R = 1.60), temperate grasslands (R = 1.53), tropical grasslands (R = 1.26), wetlands (R = 1.16), and tundra (R = 1.35), but not deserts. Eight tropical forest studies had been conducted on very young volcanic soils in Hawaii, and this subgroup was strongly N limited (R = 2.13), which resulted in a negative correlation between forest R and latitude. The degree of N limitation in the remainder of the tropical forest studies (R =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 K","non-dropping-particle":"","parse-names":false,"suffix":""}],"container-title":"Ecology","id":"ITEM-1","issue":"2","issued":{"date-parts":[["2008","2","1"]]},"page":"371-379","publisher":"Ecological Society of America","title":"Nitrogen limitation of net primary productivity in terrestrial ecosystems is globally distributed","type":"article-journal","volume":"89"},"uris":["http://www.mendeley.com/documents/?uuid=3addf5e4-31e4-405a-b32d-ae01e3244272"]},{"id":"ITEM-2","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Biogeography","id":"ITEM-2","issue":"3","issued":{"date-parts":[["2020"]]},"page":"573-589","publisher":"Wiley Online Library","title":"Effects of nitrogen enrichment on tree carbon allocation: A global synthesis","type":"article-journal","volume":"29"},"uris":["http://www.mendeley.com/documents/?uuid=1c39d313-8c8c-42ba-82e9-2f7155a56ad0"]}],"mendeley":{"formattedCitation":"(LeBauer &amp; Treseder, 2008; Li &lt;i&gt;et al.&lt;/i&gt;, 2020)","plainTextFormattedCitation":"(LeBauer &amp; Treseder, 2008; Li et al., 2020)","previouslyFormattedCitation":"(LeBauer &amp; Treseder, 2008; Li &lt;i&gt;et al.&lt;/i&gt;, 2020)"},"properties":{"noteIndex":0},"schema":"https://github.com/citation-style-language/schema/raw/master/csl-citation.json"}</w:instrText>
      </w:r>
      <w:r>
        <w:fldChar w:fldCharType="separate"/>
      </w:r>
      <w:r w:rsidRPr="002A1086">
        <w:rPr>
          <w:noProof/>
        </w:rPr>
        <w:t xml:space="preserve">(LeBauer &amp; Treseder, 2008; Li </w:t>
      </w:r>
      <w:r w:rsidRPr="002A1086">
        <w:rPr>
          <w:i/>
          <w:noProof/>
        </w:rPr>
        <w:t>et al.</w:t>
      </w:r>
      <w:r w:rsidRPr="002A1086">
        <w:rPr>
          <w:noProof/>
        </w:rPr>
        <w:t>, 2020)</w:t>
      </w:r>
      <w:r>
        <w:fldChar w:fldCharType="end"/>
      </w:r>
      <w:r>
        <w:t>.</w:t>
      </w:r>
      <w:r w:rsidR="00096AFD">
        <w:t xml:space="preserve"> This, combined with the significant stimulation of </w:t>
      </w:r>
      <w:proofErr w:type="spellStart"/>
      <w:r w:rsidR="00096AFD">
        <w:rPr>
          <w:i/>
        </w:rPr>
        <w:t>N</w:t>
      </w:r>
      <w:r w:rsidR="00096AFD">
        <w:rPr>
          <w:vertAlign w:val="subscript"/>
        </w:rPr>
        <w:t>area</w:t>
      </w:r>
      <w:proofErr w:type="spellEnd"/>
      <w:r w:rsidR="00096AFD">
        <w:t xml:space="preserve"> by soil nitrogen addition indicated that, on average, plants at our sites were using added soil nitrogen to both increase tissue quantity (i.e., biomass) and quality (i.e., </w:t>
      </w:r>
      <w:proofErr w:type="spellStart"/>
      <w:r w:rsidR="00096AFD">
        <w:rPr>
          <w:i/>
        </w:rPr>
        <w:t>N</w:t>
      </w:r>
      <w:r w:rsidR="00096AFD">
        <w:rPr>
          <w:vertAlign w:val="subscript"/>
        </w:rPr>
        <w:t>area</w:t>
      </w:r>
      <w:proofErr w:type="spellEnd"/>
      <w:r w:rsidR="00096AFD">
        <w:t>).</w:t>
      </w:r>
      <w:r w:rsidR="00934597">
        <w:t xml:space="preserve"> Alone, these results do not </w:t>
      </w:r>
      <w:r w:rsidR="008A70F6">
        <w:t>reconcile the discrepancies between previous studies.</w:t>
      </w:r>
    </w:p>
    <w:p w14:paraId="583DABF0" w14:textId="73BAC30E" w:rsidR="00096AFD" w:rsidRDefault="005910A0" w:rsidP="00934597">
      <w:pPr>
        <w:spacing w:line="480" w:lineRule="auto"/>
        <w:ind w:firstLine="720"/>
        <w:contextualSpacing/>
      </w:pPr>
      <w:r>
        <w:t xml:space="preserve">To resolve conflicting reports about the relationship between soil nitrogen availability and </w:t>
      </w:r>
      <w:proofErr w:type="spellStart"/>
      <w:r>
        <w:rPr>
          <w:i/>
        </w:rPr>
        <w:t>N</w:t>
      </w:r>
      <w:r>
        <w:rPr>
          <w:vertAlign w:val="subscript"/>
        </w:rPr>
        <w:t>area</w:t>
      </w:r>
      <w:proofErr w:type="spellEnd"/>
      <w:r>
        <w:rPr>
          <w:vertAlign w:val="subscript"/>
        </w:rPr>
        <w:t xml:space="preserve"> </w:t>
      </w:r>
      <w:r>
        <w:rPr>
          <w:vertAlign w:val="subscript"/>
        </w:rPr>
        <w:fldChar w:fldCharType="begin" w:fldLock="1"/>
      </w:r>
      <w:r w:rsidR="008F481E">
        <w:rPr>
          <w:vertAlign w:val="subscript"/>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Evolution","id":"ITEM-2","issue":"3","issued":{"date-parts":[["2019"]]},"page":"400-406","title":"Leaf nutrients, not specific leaf area, are consistent indicators of elevated nutrient inputs","type":"article-journal","volume":"3"},"uris":["http://www.mendeley.com/documents/?uuid=bd7986d4-f568-4bae-9cd2-5900f6954d90"]}],"mendeley":{"formattedCitation":"(Dong &lt;i&gt;et al.&lt;/i&gt;, 2017; Firn &lt;i&gt;et al.&lt;/i&gt;, 2019)","manualFormatting":"(e.g., Dong et al., 2017; Firn et al., 2019)","plainTextFormattedCitation":"(Dong et al., 2017; Firn et al., 2019)","previouslyFormattedCitation":"(Dong &lt;i&gt;et al.&lt;/i&gt;, 2017; Firn &lt;i&gt;et al.&lt;/i&gt;, 2019)"},"properties":{"noteIndex":0},"schema":"https://github.com/citation-style-language/schema/raw/master/csl-citation.json"}</w:instrText>
      </w:r>
      <w:r>
        <w:rPr>
          <w:vertAlign w:val="subscript"/>
        </w:rPr>
        <w:fldChar w:fldCharType="separate"/>
      </w:r>
      <w:r w:rsidRPr="005910A0">
        <w:rPr>
          <w:noProof/>
        </w:rPr>
        <w:t>(</w:t>
      </w:r>
      <w:r>
        <w:rPr>
          <w:noProof/>
        </w:rPr>
        <w:t xml:space="preserve">e.g., </w:t>
      </w:r>
      <w:r w:rsidRPr="005910A0">
        <w:rPr>
          <w:noProof/>
        </w:rPr>
        <w:t xml:space="preserve">Dong </w:t>
      </w:r>
      <w:r w:rsidRPr="005910A0">
        <w:rPr>
          <w:i/>
          <w:noProof/>
        </w:rPr>
        <w:t>et al.</w:t>
      </w:r>
      <w:r w:rsidRPr="005910A0">
        <w:rPr>
          <w:noProof/>
        </w:rPr>
        <w:t xml:space="preserve">, 2017; Firn </w:t>
      </w:r>
      <w:r w:rsidRPr="005910A0">
        <w:rPr>
          <w:i/>
          <w:noProof/>
        </w:rPr>
        <w:t>et al.</w:t>
      </w:r>
      <w:r w:rsidRPr="005910A0">
        <w:rPr>
          <w:noProof/>
        </w:rPr>
        <w:t>, 2019)</w:t>
      </w:r>
      <w:r>
        <w:rPr>
          <w:vertAlign w:val="subscript"/>
        </w:rPr>
        <w:fldChar w:fldCharType="end"/>
      </w:r>
      <w:r>
        <w:t xml:space="preserve">, we hypothesized that the strength of the relationship would be dictated by the degree to which plants use a change in soil nitrogen to build new biomass (i.e., the biomass limitation of soil nitrogen; Figure 1). </w:t>
      </w:r>
      <w:r w:rsidR="000C26ED">
        <w:t xml:space="preserve">Our results confirmed that the change in biomass in response to a change in soil nitrogen was negatively correlated to </w:t>
      </w:r>
      <w:r w:rsidR="000C26ED">
        <w:lastRenderedPageBreak/>
        <w:t xml:space="preserve">the </w:t>
      </w:r>
      <w:proofErr w:type="spellStart"/>
      <w:r w:rsidR="000C26ED">
        <w:rPr>
          <w:i/>
        </w:rPr>
        <w:t>N</w:t>
      </w:r>
      <w:r w:rsidR="000C26ED">
        <w:rPr>
          <w:vertAlign w:val="subscript"/>
        </w:rPr>
        <w:t>area</w:t>
      </w:r>
      <w:proofErr w:type="spellEnd"/>
      <w:r w:rsidR="000C26ED">
        <w:t xml:space="preserve"> response to soil nitrogen </w:t>
      </w:r>
      <w:r w:rsidR="00536B03">
        <w:t>availability</w:t>
      </w:r>
      <w:r w:rsidR="00743306">
        <w:t xml:space="preserve"> when there was a co-occurring increase in </w:t>
      </w:r>
      <w:proofErr w:type="spellStart"/>
      <w:r w:rsidR="00743306">
        <w:rPr>
          <w:i/>
        </w:rPr>
        <w:t>M</w:t>
      </w:r>
      <w:r w:rsidR="00743306">
        <w:rPr>
          <w:vertAlign w:val="subscript"/>
        </w:rPr>
        <w:t>area</w:t>
      </w:r>
      <w:proofErr w:type="spellEnd"/>
      <w:r w:rsidR="00536B03">
        <w:t>. T</w:t>
      </w:r>
      <w:r w:rsidR="001D0C18">
        <w:t>his indicates that the positive soil N-</w:t>
      </w:r>
      <w:proofErr w:type="spellStart"/>
      <w:r w:rsidR="001D0C18">
        <w:rPr>
          <w:i/>
        </w:rPr>
        <w:t>N</w:t>
      </w:r>
      <w:r w:rsidR="001D0C18">
        <w:rPr>
          <w:vertAlign w:val="subscript"/>
        </w:rPr>
        <w:t>area</w:t>
      </w:r>
      <w:proofErr w:type="spellEnd"/>
      <w:r w:rsidR="001D0C18">
        <w:t xml:space="preserve"> relationship only occurs when soil N</w:t>
      </w:r>
      <w:r w:rsidR="00CA5FB8">
        <w:t xml:space="preserve"> availability has </w:t>
      </w:r>
      <w:r w:rsidR="001D0C18">
        <w:t>a small impact on biomass</w:t>
      </w:r>
      <w:r w:rsidR="00743306">
        <w:t xml:space="preserve"> and plants are allocating resources to leaves (indexed by a change in </w:t>
      </w:r>
      <w:proofErr w:type="spellStart"/>
      <w:r w:rsidR="00743306">
        <w:rPr>
          <w:i/>
        </w:rPr>
        <w:t>M</w:t>
      </w:r>
      <w:r w:rsidR="00743306">
        <w:rPr>
          <w:vertAlign w:val="subscript"/>
        </w:rPr>
        <w:t>area</w:t>
      </w:r>
      <w:proofErr w:type="spellEnd"/>
      <w:r w:rsidR="00743306">
        <w:t>)</w:t>
      </w:r>
      <w:r w:rsidR="001D0C18">
        <w:t>.</w:t>
      </w:r>
      <w:r w:rsidR="008F481E">
        <w:t xml:space="preserve"> This shows that allocation decisions are important to consider when predicting this relationship </w:t>
      </w:r>
      <w:r w:rsidR="008F481E">
        <w:fldChar w:fldCharType="begin" w:fldLock="1"/>
      </w:r>
      <w:r w:rsidR="00754C0C">
        <w:instrText>ADDIN CSL_CITATION {"citationItems":[{"id":"ITEM-1","itemData":{"DOI":"https://doi.org/10.1002/eap.1542","ISSN":"1051-0761","abstract":"Abstract Nitrogen is one of the most important nutrients for plant growth and a major constituent of proteins that regulate photosynthetic and respiratory processes. However, a comprehensive global analysis of nitrogen allocation in leaves for major processes with respect to different plant functional types (PFTs) is currently lacking. This study integrated observations from global databases with photosynthesis and respiration models to determine plant-functional-type-specific allocation patterns of leaf nitrogen for photosynthesis (Rubisco, electron transport, light absorption) and respiration (growth and maintenance), and by difference from observed total leaf nitrogen, an unexplained ?residual? nitrogen pool. Based on our analysis, crops partition the largest fraction of nitrogen to photosynthesis (57%) and respiration (5%) followed by herbaceous plants (44% and 4%). Tropical broadleaf evergreen trees partition the least to photosynthesis (25%) and respiration (2%) followed by needle-leaved evergreen trees (28% and 3%). In trees (especially needle-leaved evergreen and tropical broadleaf evergreen trees) a large fraction (70% and 73%, respectively) of nitrogen was not explained by photosynthetic or respiratory functions. Compared to crops and herbaceous plants, this large residual pool is hypothesized to emerge from larger investments in cell wall proteins, lipids, amino acids, nucleic acid, CO2 fixation proteins (other than Rubisco), secondary compounds, and other proteins. Our estimates are different from previous studies due to differences in methodology and assumptions used in deriving nitrogen allocation estimates. Unlike previous studies, we integrate and infer nitrogen allocation estimates across multiple PFTs, and report substantial differences in nitrogen allocation across different PFTs. The resulting pattern of nitrogen allocation provides insights on mechanisms that operate at a cellular scale within leaves, and can be integrated with ecosystem models to derive emergent properties of ecosystem productivity at local, regional, and global scales.","author":[{"dropping-particle":"","family":"Ghimire","given":"Bardan","non-dropping-particle":"","parse-names":false,"suffix":""},{"dropping-particle":"","family":"Riley","given":"William J","non-dropping-particle":"","parse-names":false,"suffix":""},{"dropping-particle":"","family":"Koven","given":"Charles D","non-dropping-particle":"","parse-names":false,"suffix":""},{"dropping-particle":"","family":"Kattge","given":"Jens","non-dropping-particle":"","parse-names":false,"suffix":""},{"dropping-particle":"","family":"Rogers","given":"Alistair","non-dropping-particle":"","parse-names":false,"suffix":""},{"dropping-particle":"","family":"Reich","given":"Peter B","non-dropping-particle":"","parse-names":false,"suffix":""},{"dropping-particle":"","family":"Wright","given":"Ian J","non-dropping-particle":"","parse-names":false,"suffix":""}],"container-title":"Ecological Applications","id":"ITEM-1","issue":"5","issued":{"date-parts":[["2017","7","1"]]},"note":"https://doi.org/10.1002/eap.1542","page":"1421-1434","publisher":"John Wiley &amp; Sons, Ltd","title":"A global trait-based approach to estimate leaf nitrogen functional allocation from observations","type":"article-journal","volume":"27"},"uris":["http://www.mendeley.com/documents/?uuid=424a6020-5ed8-4d9a-819c-1150c103d925"]}],"mendeley":{"formattedCitation":"(Ghimire &lt;i&gt;et al.&lt;/i&gt;, 2017)","plainTextFormattedCitation":"(Ghimire et al., 2017)","previouslyFormattedCitation":"(Ghimire &lt;i&gt;et al.&lt;/i&gt;, 2017)"},"properties":{"noteIndex":0},"schema":"https://github.com/citation-style-language/schema/raw/master/csl-citation.json"}</w:instrText>
      </w:r>
      <w:r w:rsidR="008F481E">
        <w:fldChar w:fldCharType="separate"/>
      </w:r>
      <w:r w:rsidR="008F481E" w:rsidRPr="008F481E">
        <w:rPr>
          <w:noProof/>
        </w:rPr>
        <w:t xml:space="preserve">(Ghimire </w:t>
      </w:r>
      <w:r w:rsidR="008F481E" w:rsidRPr="008F481E">
        <w:rPr>
          <w:i/>
          <w:noProof/>
        </w:rPr>
        <w:t>et al.</w:t>
      </w:r>
      <w:r w:rsidR="008F481E" w:rsidRPr="008F481E">
        <w:rPr>
          <w:noProof/>
        </w:rPr>
        <w:t>, 2017)</w:t>
      </w:r>
      <w:r w:rsidR="008F481E">
        <w:fldChar w:fldCharType="end"/>
      </w:r>
      <w:r w:rsidR="008F481E">
        <w:t>.</w:t>
      </w:r>
    </w:p>
    <w:p w14:paraId="4FADFC3D" w14:textId="5C4C0B53" w:rsidR="004732A7" w:rsidRDefault="004732A7" w:rsidP="004732A7">
      <w:pPr>
        <w:spacing w:line="480" w:lineRule="auto"/>
        <w:contextualSpacing/>
      </w:pPr>
    </w:p>
    <w:p w14:paraId="6C5B6490" w14:textId="4AEFF215" w:rsidR="004732A7" w:rsidRPr="00E81570" w:rsidRDefault="004732A7" w:rsidP="00E81570">
      <w:pPr>
        <w:spacing w:line="480" w:lineRule="auto"/>
        <w:contextualSpacing/>
        <w:rPr>
          <w:i/>
        </w:rPr>
      </w:pPr>
      <w:r>
        <w:rPr>
          <w:i/>
        </w:rPr>
        <w:t>Conclusions</w:t>
      </w:r>
    </w:p>
    <w:p w14:paraId="6168DDE3" w14:textId="5ED9E2A6" w:rsidR="00BE7786" w:rsidRDefault="0008438C" w:rsidP="00934597">
      <w:pPr>
        <w:spacing w:line="480" w:lineRule="auto"/>
        <w:ind w:firstLine="720"/>
        <w:contextualSpacing/>
      </w:pPr>
      <w:r>
        <w:t xml:space="preserve">Predicting plant allocation processes across environmental gradients is difficult </w:t>
      </w:r>
      <w:r w:rsidR="00754C0C">
        <w:fldChar w:fldCharType="begin" w:fldLock="1"/>
      </w:r>
      <w:r w:rsidR="00A54421">
        <w:instrText>ADDIN CSL_CITATION {"citationItems":[{"id":"ITEM-1","itemData":{"ISSN":"1758-4469","author":[{"dropping-particle":"","family":"Franklin","given":"Oskar","non-dropping-particle":"","parse-names":false,"suffix":""},{"dropping-particle":"","family":"Johansson","given":"Jacob","non-dropping-particle":"","parse-names":false,"suffix":""},{"dropping-particle":"","family":"Dewar","given":"Roderick C","non-dropping-particle":"","parse-names":false,"suffix":""},{"dropping-particle":"","family":"Dieckmann","given":"Ulf","non-dropping-particle":"","parse-names":false,"suffix":""},{"dropping-particle":"","family":"McMurtrie","given":"Ross E","non-dropping-particle":"","parse-names":false,"suffix":""},{"dropping-particle":"","family":"Brännström","given":"Åke","non-dropping-particle":"","parse-names":false,"suffix":""},{"dropping-particle":"","family":"Dybzinski","given":"Ray","non-dropping-particle":"","parse-names":false,"suffix":""}],"container-title":"Tree Physiology","id":"ITEM-1","issue":"6","issued":{"date-parts":[["2012"]]},"page":"648-666","publisher":"Oxford University Press","title":"Modeling carbon allocation in trees: a search for principles","type":"article-journal","volume":"32"},"uris":["http://www.mendeley.com/documents/?uuid=c8e1da38-971c-436e-8c00-5ffd37bf1f5d"]}],"mendeley":{"formattedCitation":"(Franklin &lt;i&gt;et al.&lt;/i&gt;, 2012)","plainTextFormattedCitation":"(Franklin et al., 2012)","previouslyFormattedCitation":"(Franklin &lt;i&gt;et al.&lt;/i&gt;, 2012)"},"properties":{"noteIndex":0},"schema":"https://github.com/citation-style-language/schema/raw/master/csl-citation.json"}</w:instrText>
      </w:r>
      <w:r w:rsidR="00754C0C">
        <w:fldChar w:fldCharType="separate"/>
      </w:r>
      <w:r w:rsidR="00754C0C" w:rsidRPr="00754C0C">
        <w:rPr>
          <w:noProof/>
        </w:rPr>
        <w:t xml:space="preserve">(Franklin </w:t>
      </w:r>
      <w:r w:rsidR="00754C0C" w:rsidRPr="00754C0C">
        <w:rPr>
          <w:i/>
          <w:noProof/>
        </w:rPr>
        <w:t>et al.</w:t>
      </w:r>
      <w:r w:rsidR="00754C0C" w:rsidRPr="00754C0C">
        <w:rPr>
          <w:noProof/>
        </w:rPr>
        <w:t>, 2012)</w:t>
      </w:r>
      <w:r w:rsidR="00754C0C">
        <w:fldChar w:fldCharType="end"/>
      </w:r>
      <w:r w:rsidR="00A54421">
        <w:t xml:space="preserve">. Our results show that leaf allocation to photosynthesis and leaf mass per area can account for much of the variability in </w:t>
      </w:r>
      <w:proofErr w:type="spellStart"/>
      <w:r w:rsidR="00A54421">
        <w:rPr>
          <w:i/>
        </w:rPr>
        <w:t>N</w:t>
      </w:r>
      <w:r w:rsidR="00A54421">
        <w:rPr>
          <w:vertAlign w:val="subscript"/>
        </w:rPr>
        <w:t>area</w:t>
      </w:r>
      <w:proofErr w:type="spellEnd"/>
      <w:r w:rsidR="00A54421">
        <w:t xml:space="preserve">. Importantly, theoretical approaches have shown that these traits can be reliably predicted from aboveground climate alone </w:t>
      </w:r>
      <w:r w:rsidR="00A54421">
        <w:fldChar w:fldCharType="begin" w:fldLock="1"/>
      </w:r>
      <w:r w:rsidR="00A54421">
        <w:instrText>ADDIN CSL_CITATION {"citationItems":[{"id":"ITEM-1","itemData":{"DOI":"10.1101/2021.02.07.430028","abstract":"The worldwide leaf economics spectrum relates leaf lifespan (LL) to leaf dry mass per unit area (LMA)1. By combining three well-supported principles2–4, we show that an isometric relationship between these two quantities maximizes the leaf’s net carbon gain. This theory predicts a spectrum of equally competent LMA-LL combinations in any given environment, and how their optimal ratio varies across environments. By analysing two large, independent leaf-trait datasets for woody species1,5, we provide quantitative empirical support for the predicted dependencies of LL on LMA and environment in evergreen plants, and for the distinct predicted dependencies of LMA on light, temperature, growing-season length and aridity in evergreen and deciduous plants. We thereby resolve the long-standing question of why deciduous LMA tends to increase (with increasing LL) towards the equator, while evergreen LMA and LL decrease6. We also show how the statistical distribution of LMA within communities can be modelled as an outcome of environmental selection on the global pool of species with diverse values of LMA and LL.Competing Interest StatementThe authors have declared no competing interest.","author":[{"dropping-particle":"","family":"Wang","given":"Han","non-dropping-particle":"","parse-names":false,"suffix":""},{"dropping-particle":"","family":"Colin Prentice","given":"I","non-dropping-particle":"","parse-names":false,"suffix":""},{"dropping-particle":"","family":"Wright","given":"Ian J","non-dropping-particle":"","parse-names":false,"suffix":""},{"dropping-particle":"","family":"Qiao","given":"Shengchao","non-dropping-particle":"","parse-names":false,"suffix":""},{"dropping-particle":"","family":"Xu","given":"Xiangtao","non-dropping-particle":"","parse-names":false,"suffix":""},{"dropping-particle":"","family":"Kikuzawa","given":"Kihachiro","non-dropping-particle":"","parse-names":false,"suffix":""},{"dropping-particle":"","family":"Stenseth","given":"Nils Chr.","non-dropping-particle":"","parse-names":false,"suffix":""}],"container-title":"bioRxiv","id":"ITEM-1","issued":{"date-parts":[["2021","1","1"]]},"page":"2021.02.07.430028","title":"Leaf economics explained by optimality principles","type":"article-journal"},"uris":["http://www.mendeley.com/documents/?uuid=502b7884-0f25-43f6-a27c-0d120551763c"]},{"id":"ITEM-2","itemData":{"author":[{"dropping-particle":"","family":"Smith","given":"Nicholas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Letters","id":"ITEM-2","issue":"3","issued":{"date-parts":[["2019"]]},"page":"506-517","title":"Global photosynthetic capacity is optimized to the environment","type":"article-journal","volume":"22"},"uris":["http://www.mendeley.com/documents/?uuid=b8f5d1ae-c01b-49eb-9716-d0aa067747ae"]},{"id":"ITEM-3","itemData":{"DOI":"10.1111/gcb.14980","ISSN":"1354-1013","abstract":"Abstract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Biology","id":"ITEM-3","issue":"4","issued":{"date-parts":[["2020","2","24"]]},"note":"doi: 10.1111/gcb.14980","page":"2573-2583","publisher":"John Wiley &amp; Sons, Ltd","title":"Acclimation of leaf respiration consistent with optimal photosynthetic capacity","type":"article-journal","volume":"26"},"uris":["http://www.mendeley.com/documents/?uuid=850f69fb-d715-4dc5-8b83-10b4e4a04088"]},{"id":"ITEM-4","itemData":{"DOI":"10.1111/gcb.15212","ISSN":"1354-1013","abstract":"Abstract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Biology","id":"ITEM-4","issue":"9","issued":{"date-parts":[["2020","6","11"]]},"note":"doi: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-5","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J","non-dropping-particle":"","parse-names":false,"suffix":""}],"container-title":"Biogeosciences","id":"ITEM-5","issue":"2","issued":{"date-parts":[["2017","1","30"]]},"page":"481-495","publisher":"Copernicus Publications","title":"Leaf nitrogen from first principles: field evidence for adaptive variation with climate","type":"article-journal","volume":"14"},"uris":["http://www.mendeley.com/documents/?uuid=3936e751-872b-4195-a5f6-296780b243e8"]},{"id":"ITEM-6","itemData":{"ISSN":"1461-0248","author":[{"dropping-particle":"","family":"Prentice","given":"I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Letters","id":"ITEM-6","issue":"1","issued":{"date-parts":[["2014"]]},"page":"82-91","publisher":"Wiley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ecology","type":"article-journal","volume":"17"},"uris":["http://www.mendeley.com/documents/?uuid=40a7489b-bcb4-482e-a7c1-175d4cc9ec0a"]},{"id":"ITEM-7","itemData":{"DOI":"10.1038/s41477-017-0006-8","ISSN":"2055-0278","abstract":"Gross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Plants","id":"ITEM-7","issue":"9","issued":{"date-parts":[["2017"]]},"page":"734-741","title":"Towards a universal model for carbon dioxide uptake by plants","type":"article-journal","volume":"3"},"uris":["http://www.mendeley.com/documents/?uuid=50af32fc-e926-4f84-94c2-8ed992430065"]}],"mendeley":{"formattedCitation":"(Prentice &lt;i&gt;et al.&lt;/i&gt;, 2014; Dong &lt;i&gt;et al.&lt;/i&gt;, 2017; Wang &lt;i&gt;et al.&lt;/i&gt;, 2017, 2020, 2021; Smith &lt;i&gt;et al.&lt;/i&gt;, 2019; Smith &amp; Keenan, 2020)","plainTextFormattedCitation":"(Prentice et al., 2014; Dong et al., 2017; Wang et al., 2017, 2020, 2021; Smith et al., 2019; Smith &amp; Keenan, 2020)","previouslyFormattedCitation":"(Prentice &lt;i&gt;et al.&lt;/i&gt;, 2014; Dong &lt;i&gt;et al.&lt;/i&gt;, 2017; Wang &lt;i&gt;et al.&lt;/i&gt;, 2017, 2020, 2021; Smith &lt;i&gt;et al.&lt;/i&gt;, 2019; Smith &amp; Keenan, 2020)"},"properties":{"noteIndex":0},"schema":"https://github.com/citation-style-language/schema/raw/master/csl-citation.json"}</w:instrText>
      </w:r>
      <w:r w:rsidR="00A54421">
        <w:fldChar w:fldCharType="separate"/>
      </w:r>
      <w:r w:rsidR="00A54421" w:rsidRPr="00A54421">
        <w:rPr>
          <w:noProof/>
        </w:rPr>
        <w:t xml:space="preserve">(Prentice </w:t>
      </w:r>
      <w:r w:rsidR="00A54421" w:rsidRPr="00A54421">
        <w:rPr>
          <w:i/>
          <w:noProof/>
        </w:rPr>
        <w:t>et al.</w:t>
      </w:r>
      <w:r w:rsidR="00A54421" w:rsidRPr="00A54421">
        <w:rPr>
          <w:noProof/>
        </w:rPr>
        <w:t xml:space="preserve">, 2014; Dong </w:t>
      </w:r>
      <w:r w:rsidR="00A54421" w:rsidRPr="00A54421">
        <w:rPr>
          <w:i/>
          <w:noProof/>
        </w:rPr>
        <w:t>et al.</w:t>
      </w:r>
      <w:r w:rsidR="00A54421" w:rsidRPr="00A54421">
        <w:rPr>
          <w:noProof/>
        </w:rPr>
        <w:t xml:space="preserve">, 2017; Wang </w:t>
      </w:r>
      <w:r w:rsidR="00A54421" w:rsidRPr="00A54421">
        <w:rPr>
          <w:i/>
          <w:noProof/>
        </w:rPr>
        <w:t>et al.</w:t>
      </w:r>
      <w:r w:rsidR="00A54421" w:rsidRPr="00A54421">
        <w:rPr>
          <w:noProof/>
        </w:rPr>
        <w:t xml:space="preserve">, 2017, 2020, 2021; Smith </w:t>
      </w:r>
      <w:r w:rsidR="00A54421" w:rsidRPr="00A54421">
        <w:rPr>
          <w:i/>
          <w:noProof/>
        </w:rPr>
        <w:t>et al.</w:t>
      </w:r>
      <w:r w:rsidR="00A54421" w:rsidRPr="00A54421">
        <w:rPr>
          <w:noProof/>
        </w:rPr>
        <w:t>, 2019; Smith &amp; Keenan, 2020)</w:t>
      </w:r>
      <w:r w:rsidR="00A54421">
        <w:fldChar w:fldCharType="end"/>
      </w:r>
      <w:r w:rsidR="00A54421">
        <w:t xml:space="preserve">. However, a smaller, but non-negligible amount of </w:t>
      </w:r>
      <w:proofErr w:type="spellStart"/>
      <w:r w:rsidR="00A54421">
        <w:rPr>
          <w:i/>
        </w:rPr>
        <w:t>N</w:t>
      </w:r>
      <w:r w:rsidR="00A54421">
        <w:rPr>
          <w:vertAlign w:val="subscript"/>
        </w:rPr>
        <w:t>area</w:t>
      </w:r>
      <w:proofErr w:type="spellEnd"/>
      <w:r w:rsidR="00A54421">
        <w:t xml:space="preserve"> variability was found to be the result of soil nitrogen. Previous studies have indicated that this can reflect variation in leaf economics, with plants choosing to shift traits towards high N use as a means to save water when N availability increases </w:t>
      </w:r>
      <w:r w:rsidR="00465750">
        <w:fldChar w:fldCharType="begin" w:fldLock="1"/>
      </w:r>
      <w:r w:rsidR="0029320F">
        <w:instrText>ADDIN CSL_CITATION {"citationItems":[{"id":"ITEM-1","itemData":{"ISSN":"1466-8238","author":[{"dropping-particle":"","family":"Maire","given":"Vincent","non-dropping-particle":"","parse-names":false,"suffix":""},{"dropping-particle":"","family":"Wright","given":"Ian J","non-dropping-particle":"","parse-names":false,"suffix":""},{"dropping-particle":"","family":"Prentice","given":"I Colin","non-dropping-particle":"","parse-names":false,"suffix":""},{"dropping-particle":"","family":"Batjes","given":"Niels H","non-dropping-particle":"","parse-names":false,"suffix":""},{"dropping-particle":"","family":"Bhaskar","given":"Radika","non-dropping-particle":"","parse-names":false,"suffix":""},{"dropping-particle":"","family":"Bodegom","given":"Peter M","non-dropping-particle":"","parse-names":false,"suffix":""},{"dropping-particle":"","family":"Cornwell","given":"Will K","non-dropping-particle":"","parse-names":false,"suffix":""},{"dropping-particle":"","family":"Ellsworth","given":"David","non-dropping-particle":"","parse-names":false,"suffix":""},{"dropping-particle":"","family":"Niinemets","given":"Ülo","non-dropping-particle":"","parse-names":false,"suffix":""},{"dropping-particle":"","family":"Ordonez","given":"Alejandro","non-dropping-particle":"","parse-names":false,"suffix":""}],"container-title":"Global Ecology and Biogeography","id":"ITEM-1","issue":"6","issued":{"date-parts":[["2015"]]},"page":"706-717","publisher":"Wiley Online Library","title":"Global effects of soil and climate on leaf photosynthetic traits and rates","type":"article-journal","volume":"24"},"uris":["http://www.mendeley.com/documents/?uuid=62bb2d4c-38fb-4467-b353-63725804a537"]},{"id":"ITEM-2","itemData":{"DOI":"10.1111/nph.16702","ISSN":"0028-646X","abstract":"Summary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leaves","type":"article-journal"},"uris":["http://www.mendeley.com/documents/?uuid=4c508292-c175-4d53-9914-3fa0672e4c50"]},{"id":"ITEM-3","itemData":{"ISSN":"0003-0147","author":[{"dropping-particle":"","family":"Wright","given":"Ian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Naturalist","id":"ITEM-3","issue":"1","issued":{"date-parts":[["2003"]]},"page":"98-111","publisher":"The University of Chicago Press","title":"Least-cost input mixtures of water and nitrogen for photosynthesis","type":"article-journal","volume":"161"},"uris":["http://www.mendeley.com/documents/?uuid=2dbac1d5-ae45-4e9a-86f6-8fa0cf0578c8"]},{"id":"ITEM-4","itemData":{"DOI":"10.1111/nph.14496","ISSN":"1469-8137","abstract":"*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Phytologist","id":"ITEM-4","issued":{"date-parts":[["2017","3","1"]]},"page":"1447-1463","title":"Physiological and structural tradeoffs underlying the leaf economics spectrum","type":"article-journal","volume":"241"},"uris":["http://www.mendeley.com/documents/?uuid=daf48305-0595-49f4-b076-5968c3c2835e"]}],"mendeley":{"formattedCitation":"(Wright &lt;i&gt;et al.&lt;/i&gt;, 2003; Maire &lt;i&gt;et al.&lt;/i&gt;, 2015; Onoda &lt;i&gt;et al.&lt;/i&gt;, 2017; Paillassa &lt;i&gt;et al.&lt;/i&gt;, 2020)","plainTextFormattedCitation":"(Wright et al., 2003; Maire et al., 2015; Onoda et al., 2017; Paillassa et al., 2020)","previouslyFormattedCitation":"(Wright &lt;i&gt;et al.&lt;/i&gt;, 2003; Maire &lt;i&gt;et al.&lt;/i&gt;, 2015; Onoda &lt;i&gt;et al.&lt;/i&gt;, 2017; Paillassa &lt;i&gt;et al.&lt;/i&gt;, 2020)"},"properties":{"noteIndex":0},"schema":"https://github.com/citation-style-language/schema/raw/master/csl-citation.json"}</w:instrText>
      </w:r>
      <w:r w:rsidR="00465750">
        <w:fldChar w:fldCharType="separate"/>
      </w:r>
      <w:r w:rsidR="00465750" w:rsidRPr="00465750">
        <w:rPr>
          <w:noProof/>
        </w:rPr>
        <w:t xml:space="preserve">(Wright </w:t>
      </w:r>
      <w:r w:rsidR="00465750" w:rsidRPr="00465750">
        <w:rPr>
          <w:i/>
          <w:noProof/>
        </w:rPr>
        <w:t>et al.</w:t>
      </w:r>
      <w:r w:rsidR="00465750" w:rsidRPr="00465750">
        <w:rPr>
          <w:noProof/>
        </w:rPr>
        <w:t xml:space="preserve">, 2003; Maire </w:t>
      </w:r>
      <w:r w:rsidR="00465750" w:rsidRPr="00465750">
        <w:rPr>
          <w:i/>
          <w:noProof/>
        </w:rPr>
        <w:t>et al.</w:t>
      </w:r>
      <w:r w:rsidR="00465750" w:rsidRPr="00465750">
        <w:rPr>
          <w:noProof/>
        </w:rPr>
        <w:t xml:space="preserve">, 2015; Onoda </w:t>
      </w:r>
      <w:r w:rsidR="00465750" w:rsidRPr="00465750">
        <w:rPr>
          <w:i/>
          <w:noProof/>
        </w:rPr>
        <w:t>et al.</w:t>
      </w:r>
      <w:r w:rsidR="00465750" w:rsidRPr="00465750">
        <w:rPr>
          <w:noProof/>
        </w:rPr>
        <w:t xml:space="preserve">, 2017; Paillassa </w:t>
      </w:r>
      <w:r w:rsidR="00465750" w:rsidRPr="00465750">
        <w:rPr>
          <w:i/>
          <w:noProof/>
        </w:rPr>
        <w:t>et al.</w:t>
      </w:r>
      <w:r w:rsidR="00465750" w:rsidRPr="00465750">
        <w:rPr>
          <w:noProof/>
        </w:rPr>
        <w:t>, 2020)</w:t>
      </w:r>
      <w:r w:rsidR="00465750">
        <w:fldChar w:fldCharType="end"/>
      </w:r>
      <w:r w:rsidR="00A54421">
        <w:t>. However, our results show that the biomass response to changing soil nitrogen plays a critical role</w:t>
      </w:r>
      <w:r w:rsidR="00A151ED">
        <w:t xml:space="preserve">. </w:t>
      </w:r>
    </w:p>
    <w:p w14:paraId="700E820C" w14:textId="67D8F02A" w:rsidR="0008438C" w:rsidRPr="00A54421" w:rsidRDefault="00A151ED" w:rsidP="00934597">
      <w:pPr>
        <w:spacing w:line="480" w:lineRule="auto"/>
        <w:ind w:firstLine="720"/>
        <w:contextualSpacing/>
      </w:pPr>
      <w:r>
        <w:t>Disentangling when and where plants make different allocation decisions will be critical to understand future couple</w:t>
      </w:r>
      <w:r w:rsidR="00BE7786">
        <w:t>d</w:t>
      </w:r>
      <w:r>
        <w:t xml:space="preserve"> carbon-nitrogen dynamics in terrestrial ecosystems.</w:t>
      </w:r>
      <w:r w:rsidR="00BE7786">
        <w:t xml:space="preserve"> </w:t>
      </w:r>
      <w:r w:rsidR="00BB2DE6">
        <w:t>Current ESM schemes that utilize</w:t>
      </w:r>
      <w:r w:rsidR="00F01F6F">
        <w:t xml:space="preserve"> dynamic allocation </w:t>
      </w:r>
      <w:r w:rsidR="00F01F6F">
        <w:fldChar w:fldCharType="begin" w:fldLock="1"/>
      </w:r>
      <w:r w:rsidR="00F01F6F">
        <w:instrText>ADDIN CSL_CITATION {"citationItems":[{"id":"ITEM-1","itemData":{"DOI":"10.1029/2018MS001571","ISSN":"1942-2466","abstract":"Abstract Over the past several decades, the land modeling community has recognized the importance of nutrient regulation on the global terrestrial carbon cycle. Implementations of nutrient limitation in land models are diverse, varying from applying simple empirical down-regulation of potential gross primary productivity under nutrient deficit conditions to more mechanistic treatments. In this study, we introduce a new approach to model multinutrient (nitrogen [N] and phosphorus [P]) limitations in the Energy Exascale Earth System Model (E3SM) Land Model version 1 (ELMv1-ECA). The development is grounded on (1) advances in representing multiple-consumer, multiple-nutrient competition; (2) a generic dynamic allocation scheme based on water, N, P, and light availability; (3) flexible plant CNP stoichiometry; (4) prognostic treatment of N and P constraints on several carbon cycle processes; and (5) global data sets of plant physiological traits. Through benchmarking the model against best knowledge of global plant and soil carbon pools and fluxes, we show that our implementation of nutrient constraints on the present-day carbon cycle is robust at the global scale. Compared with predecessor versions, ELMv1-ECA better predicts global-scale gross primary productivity, ecosystem respiration, leaf area index, vegetation biomass, soil carbon stocks, evapotranspiration, N2O emissions, and NO3- leaching. Factorial experiments indicate that representing the phosphorus cycle improves modeled carbon fluxes, while considering dynamic allocation improves modeled carbon stock density. We also highlight the value of using the International Land Model Benchmarking (ILAMB) package to evaluate and document performance during model development.","author":[{"dropping-particle":"","family":"Zhu","given":"Qing","non-dropping-particle":"","parse-names":false,"suffix":""},{"dropping-particle":"","family":"Riley","given":"William J","non-dropping-particle":"","parse-names":false,"suffix":""},{"dropping-particle":"","family":"Tang","given":"Jinyun","non-dropping-particle":"","parse-names":false,"suffix":""},{"dropping-particle":"","family":"Collier","given":"Nathan","non-dropping-particle":"","parse-names":false,"suffix":""},{"dropping-particle":"","family":"Hoffman","given":"Forrest M","non-dropping-particle":"","parse-names":false,"suffix":""},{"dropping-particle":"","family":"Yang","given":"Xiaojuan","non-dropping-particle":"","parse-names":false,"suffix":""},{"dropping-particle":"","family":"Bisht","given":"Gautam","non-dropping-particle":"","parse-names":false,"suffix":""}],"container-title":"Journal of Advances in Modeling Earth Systems","id":"ITEM-1","issue":"7","issued":{"date-parts":[["2019","7","1"]]},"note":"doi: 10.1029/2018MS001571","page":"2238-2258","title":"Representing Nitrogen, Phosphorus, and Carbon Interactions in the E3SM Land Model: Development and Global Benchmarking","type":"article-journal","volume":"11"},"uris":["http://www.mendeley.com/documents/?uuid=698aad81-dcab-4672-8d08-6e7015af0754"]}],"mendeley":{"formattedCitation":"(Zhu &lt;i&gt;et al.&lt;/i&gt;, 2019)","plainTextFormattedCitation":"(Zhu et al., 2019)","previouslyFormattedCitation":"(Zhu &lt;i&gt;et al.&lt;/i&gt;, 2019)"},"properties":{"noteIndex":0},"schema":"https://github.com/citation-style-language/schema/raw/master/csl-citation.json"}</w:instrText>
      </w:r>
      <w:r w:rsidR="00F01F6F">
        <w:fldChar w:fldCharType="separate"/>
      </w:r>
      <w:r w:rsidR="00F01F6F" w:rsidRPr="00F01F6F">
        <w:rPr>
          <w:noProof/>
        </w:rPr>
        <w:t xml:space="preserve">(Zhu </w:t>
      </w:r>
      <w:r w:rsidR="00F01F6F" w:rsidRPr="00F01F6F">
        <w:rPr>
          <w:i/>
          <w:noProof/>
        </w:rPr>
        <w:t>et al.</w:t>
      </w:r>
      <w:r w:rsidR="00F01F6F" w:rsidRPr="00F01F6F">
        <w:rPr>
          <w:noProof/>
        </w:rPr>
        <w:t>, 2019)</w:t>
      </w:r>
      <w:r w:rsidR="00F01F6F">
        <w:fldChar w:fldCharType="end"/>
      </w:r>
      <w:r w:rsidR="00F01F6F">
        <w:t xml:space="preserve"> or even</w:t>
      </w:r>
      <w:r w:rsidR="00BB2DE6">
        <w:t xml:space="preserve"> </w:t>
      </w:r>
      <w:r w:rsidR="00F01F6F">
        <w:t xml:space="preserve">optimization approaches </w:t>
      </w:r>
      <w:r w:rsidR="00F01F6F">
        <w:fldChar w:fldCharType="begin" w:fldLock="1"/>
      </w:r>
      <w:r w:rsidR="00D47B46">
        <w:instrText>ADDIN CSL_CITATION {"citationItems":[{"id":"ITEM-1","itemData":{"DOI":"10.1038/s41477-020-0655-x","ISSN":"2055-0278","abstract":"Plants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Plants","id":"ITEM-1","issued":{"date-parts":[["2020"]]},"page":"444-453","title":"Organizing principles for vegetation dynamics","type":"article-journal","volume":"6"},"uris":["http://www.mendeley.com/documents/?uuid=1436bcb7-0582-4592-a96c-9c01a52c88d7"]}],"mendeley":{"formattedCitation":"(Franklin &lt;i&gt;et al.&lt;/i&gt;, 2020)","plainTextFormattedCitation":"(Franklin et al., 2020)","previouslyFormattedCitation":"(Franklin &lt;i&gt;et al.&lt;/i&gt;, 2020)"},"properties":{"noteIndex":0},"schema":"https://github.com/citation-style-language/schema/raw/master/csl-citation.json"}</w:instrText>
      </w:r>
      <w:r w:rsidR="00F01F6F">
        <w:fldChar w:fldCharType="separate"/>
      </w:r>
      <w:r w:rsidR="00F01F6F" w:rsidRPr="00F01F6F">
        <w:rPr>
          <w:noProof/>
        </w:rPr>
        <w:t xml:space="preserve">(Franklin </w:t>
      </w:r>
      <w:r w:rsidR="00F01F6F" w:rsidRPr="00F01F6F">
        <w:rPr>
          <w:i/>
          <w:noProof/>
        </w:rPr>
        <w:t>et al.</w:t>
      </w:r>
      <w:r w:rsidR="00F01F6F" w:rsidRPr="00F01F6F">
        <w:rPr>
          <w:noProof/>
        </w:rPr>
        <w:t>, 2020)</w:t>
      </w:r>
      <w:r w:rsidR="00F01F6F">
        <w:fldChar w:fldCharType="end"/>
      </w:r>
      <w:r w:rsidR="00F01F6F">
        <w:t xml:space="preserve"> are good first steps for reliably predicting future responses. </w:t>
      </w:r>
      <w:r w:rsidR="000E40F2">
        <w:t xml:space="preserve">However, more data to test the governing assumptions in these models across space and time </w:t>
      </w:r>
      <w:r w:rsidR="00F33193">
        <w:t xml:space="preserve">are </w:t>
      </w:r>
      <w:r w:rsidR="000E40F2">
        <w:t xml:space="preserve">needed for </w:t>
      </w:r>
      <w:r w:rsidR="000E40F2">
        <w:lastRenderedPageBreak/>
        <w:t xml:space="preserve">model evaluation and parameterization. Our study shows that this includes coupled whole-plant and leaf trait data. </w:t>
      </w:r>
    </w:p>
    <w:p w14:paraId="53F66918" w14:textId="77777777" w:rsidR="00096AFD" w:rsidRDefault="00096AFD" w:rsidP="000D0F58">
      <w:pPr>
        <w:spacing w:line="480" w:lineRule="auto"/>
        <w:ind w:firstLine="720"/>
        <w:contextualSpacing/>
      </w:pPr>
    </w:p>
    <w:p w14:paraId="630E73B1" w14:textId="301A7178" w:rsidR="009A5B56" w:rsidRDefault="009A5B56" w:rsidP="00DA24C9">
      <w:pPr>
        <w:spacing w:line="480" w:lineRule="auto"/>
        <w:contextualSpacing/>
      </w:pPr>
      <w:commentRangeStart w:id="187"/>
      <w:r>
        <w:rPr>
          <w:b/>
        </w:rPr>
        <w:t>Acknowledgements</w:t>
      </w:r>
      <w:commentRangeEnd w:id="187"/>
      <w:r w:rsidR="00DD7DE1">
        <w:rPr>
          <w:rStyle w:val="CommentReference"/>
        </w:rPr>
        <w:commentReference w:id="187"/>
      </w:r>
    </w:p>
    <w:p w14:paraId="617E933C" w14:textId="00B23711" w:rsidR="009A5B56" w:rsidRPr="009A5B56" w:rsidRDefault="009A5B56" w:rsidP="00DA24C9">
      <w:pPr>
        <w:spacing w:line="480" w:lineRule="auto"/>
        <w:contextualSpacing/>
      </w:pPr>
      <w:r>
        <w:t>NGS acknowledges funding support from</w:t>
      </w:r>
      <w:r w:rsidR="00F33193">
        <w:t xml:space="preserve"> the NSF (</w:t>
      </w:r>
      <w:r w:rsidR="00F33193" w:rsidRPr="00F33193">
        <w:t>DEB-2045968</w:t>
      </w:r>
      <w:r w:rsidR="00F33193">
        <w:t>) and</w:t>
      </w:r>
      <w:r>
        <w:t xml:space="preserve"> Texas Tech University.</w:t>
      </w:r>
      <w:r w:rsidR="00F33193">
        <w:t xml:space="preserve"> </w:t>
      </w:r>
      <w:r w:rsidR="00F33193" w:rsidRPr="00F33193">
        <w:t xml:space="preserve">ICP’s contribution has received funding from the European Research Council (ERC) under the European Union’s Horizon 2020 research and innovation </w:t>
      </w:r>
      <w:proofErr w:type="spellStart"/>
      <w:r w:rsidR="00F33193" w:rsidRPr="00F33193">
        <w:t>programme</w:t>
      </w:r>
      <w:proofErr w:type="spellEnd"/>
      <w:r w:rsidR="00F33193" w:rsidRPr="00F33193">
        <w:t xml:space="preserve"> (grant agreement No: 787203 REALM).</w:t>
      </w:r>
    </w:p>
    <w:p w14:paraId="5500CB83" w14:textId="77777777" w:rsidR="009A5B56" w:rsidRDefault="009A5B56" w:rsidP="00DA24C9">
      <w:pPr>
        <w:spacing w:line="480" w:lineRule="auto"/>
        <w:contextualSpacing/>
      </w:pPr>
    </w:p>
    <w:p w14:paraId="29A8C292" w14:textId="7FD0D54A" w:rsidR="009A5B56" w:rsidRDefault="009A5B56" w:rsidP="00DA24C9">
      <w:pPr>
        <w:spacing w:line="480" w:lineRule="auto"/>
        <w:contextualSpacing/>
      </w:pPr>
      <w:r>
        <w:rPr>
          <w:b/>
        </w:rPr>
        <w:t>References</w:t>
      </w:r>
    </w:p>
    <w:p w14:paraId="19011348" w14:textId="090AA893" w:rsidR="000E55C7" w:rsidRPr="000E55C7" w:rsidRDefault="009A5B56" w:rsidP="000E55C7">
      <w:pPr>
        <w:widowControl w:val="0"/>
        <w:autoSpaceDE w:val="0"/>
        <w:autoSpaceDN w:val="0"/>
        <w:adjustRightInd w:val="0"/>
        <w:spacing w:line="480" w:lineRule="auto"/>
        <w:ind w:left="480" w:hanging="480"/>
        <w:rPr>
          <w:noProof/>
        </w:rPr>
      </w:pPr>
      <w:r>
        <w:fldChar w:fldCharType="begin" w:fldLock="1"/>
      </w:r>
      <w:r>
        <w:instrText xml:space="preserve">ADDIN Mendeley Bibliography CSL_BIBLIOGRAPHY </w:instrText>
      </w:r>
      <w:r>
        <w:fldChar w:fldCharType="separate"/>
      </w:r>
      <w:r w:rsidR="000E55C7" w:rsidRPr="000E55C7">
        <w:rPr>
          <w:noProof/>
        </w:rPr>
        <w:t xml:space="preserve">Adams MA, Turnbull TL, Sprent JI, Buchmann N (2016) Legumes are different: Leaf nitrogen, photosynthesis, and water use efficiency. </w:t>
      </w:r>
      <w:r w:rsidR="000E55C7" w:rsidRPr="000E55C7">
        <w:rPr>
          <w:i/>
          <w:iCs/>
          <w:noProof/>
        </w:rPr>
        <w:t>Proceedings of the National Academy of Sciences</w:t>
      </w:r>
      <w:r w:rsidR="000E55C7" w:rsidRPr="000E55C7">
        <w:rPr>
          <w:noProof/>
        </w:rPr>
        <w:t xml:space="preserve">, </w:t>
      </w:r>
      <w:r w:rsidR="000E55C7" w:rsidRPr="000E55C7">
        <w:rPr>
          <w:b/>
          <w:bCs/>
          <w:noProof/>
        </w:rPr>
        <w:t>113</w:t>
      </w:r>
      <w:r w:rsidR="000E55C7" w:rsidRPr="000E55C7">
        <w:rPr>
          <w:noProof/>
        </w:rPr>
        <w:t>, 4098 LP – 4103.</w:t>
      </w:r>
    </w:p>
    <w:p w14:paraId="594D6CCC"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Ali AA, Xu C, Rogers A et al. (2015) Global</w:t>
      </w:r>
      <w:r w:rsidRPr="000E55C7">
        <w:rPr>
          <w:rFonts w:ascii="Cambria Math" w:hAnsi="Cambria Math" w:cs="Cambria Math"/>
          <w:noProof/>
        </w:rPr>
        <w:t>‐</w:t>
      </w:r>
      <w:r w:rsidRPr="000E55C7">
        <w:rPr>
          <w:noProof/>
        </w:rPr>
        <w:t xml:space="preserve">scale environmental control of plant photosynthetic capacity. </w:t>
      </w:r>
      <w:r w:rsidRPr="000E55C7">
        <w:rPr>
          <w:i/>
          <w:iCs/>
          <w:noProof/>
        </w:rPr>
        <w:t>Ecological Applications</w:t>
      </w:r>
      <w:r w:rsidRPr="000E55C7">
        <w:rPr>
          <w:noProof/>
        </w:rPr>
        <w:t xml:space="preserve">, </w:t>
      </w:r>
      <w:r w:rsidRPr="000E55C7">
        <w:rPr>
          <w:b/>
          <w:bCs/>
          <w:noProof/>
        </w:rPr>
        <w:t>25</w:t>
      </w:r>
      <w:r w:rsidRPr="000E55C7">
        <w:rPr>
          <w:noProof/>
        </w:rPr>
        <w:t>, 2349–2365.</w:t>
      </w:r>
    </w:p>
    <w:p w14:paraId="0A53BE6E"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Bates D, Maechler M, Bolker B, Walker S (2015) Fitting Linear Mixed-Effects Models Using lme4. </w:t>
      </w:r>
      <w:r w:rsidRPr="000E55C7">
        <w:rPr>
          <w:i/>
          <w:iCs/>
          <w:noProof/>
        </w:rPr>
        <w:t>Journal of Statistical Software</w:t>
      </w:r>
      <w:r w:rsidRPr="000E55C7">
        <w:rPr>
          <w:noProof/>
        </w:rPr>
        <w:t xml:space="preserve">, </w:t>
      </w:r>
      <w:r w:rsidRPr="000E55C7">
        <w:rPr>
          <w:b/>
          <w:bCs/>
          <w:noProof/>
        </w:rPr>
        <w:t>67</w:t>
      </w:r>
      <w:r w:rsidRPr="000E55C7">
        <w:rPr>
          <w:noProof/>
        </w:rPr>
        <w:t>, 1–48.</w:t>
      </w:r>
    </w:p>
    <w:p w14:paraId="49BD4027"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Boardman NK (1977) Comparative photosynthesis of sun and shade plants. </w:t>
      </w:r>
      <w:r w:rsidRPr="000E55C7">
        <w:rPr>
          <w:i/>
          <w:iCs/>
          <w:noProof/>
        </w:rPr>
        <w:t>Annual review of plant physiology</w:t>
      </w:r>
      <w:r w:rsidRPr="000E55C7">
        <w:rPr>
          <w:noProof/>
        </w:rPr>
        <w:t xml:space="preserve">, </w:t>
      </w:r>
      <w:r w:rsidRPr="000E55C7">
        <w:rPr>
          <w:b/>
          <w:bCs/>
          <w:noProof/>
        </w:rPr>
        <w:t>28</w:t>
      </w:r>
      <w:r w:rsidRPr="000E55C7">
        <w:rPr>
          <w:noProof/>
        </w:rPr>
        <w:t>, 355–377.</w:t>
      </w:r>
    </w:p>
    <w:p w14:paraId="7C52E8DD"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Borer ET, Bracken MES, Seabloom EW et al. (2013) Global biogeography of autotroph chemistry: is insolation a driving force? </w:t>
      </w:r>
      <w:r w:rsidRPr="000E55C7">
        <w:rPr>
          <w:i/>
          <w:iCs/>
          <w:noProof/>
        </w:rPr>
        <w:t>Oikos</w:t>
      </w:r>
      <w:r w:rsidRPr="000E55C7">
        <w:rPr>
          <w:noProof/>
        </w:rPr>
        <w:t xml:space="preserve">, </w:t>
      </w:r>
      <w:r w:rsidRPr="000E55C7">
        <w:rPr>
          <w:b/>
          <w:bCs/>
          <w:noProof/>
        </w:rPr>
        <w:t>122</w:t>
      </w:r>
      <w:r w:rsidRPr="000E55C7">
        <w:rPr>
          <w:noProof/>
        </w:rPr>
        <w:t>, 1121–1130.</w:t>
      </w:r>
    </w:p>
    <w:p w14:paraId="13BC582E"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Borer ET, Harpole WS, Adler PB, Lind EM, Orrock JL, Seabloom EW, Smith MD (2014) Finding generality in ecology: a model for globally distributed experiments. </w:t>
      </w:r>
      <w:r w:rsidRPr="000E55C7">
        <w:rPr>
          <w:i/>
          <w:iCs/>
          <w:noProof/>
        </w:rPr>
        <w:t xml:space="preserve">Methods in </w:t>
      </w:r>
      <w:r w:rsidRPr="000E55C7">
        <w:rPr>
          <w:i/>
          <w:iCs/>
          <w:noProof/>
        </w:rPr>
        <w:lastRenderedPageBreak/>
        <w:t>Ecology and Evolution</w:t>
      </w:r>
      <w:r w:rsidRPr="000E55C7">
        <w:rPr>
          <w:noProof/>
        </w:rPr>
        <w:t xml:space="preserve">, </w:t>
      </w:r>
      <w:r w:rsidRPr="000E55C7">
        <w:rPr>
          <w:b/>
          <w:bCs/>
          <w:noProof/>
        </w:rPr>
        <w:t>5</w:t>
      </w:r>
      <w:r w:rsidRPr="000E55C7">
        <w:rPr>
          <w:noProof/>
        </w:rPr>
        <w:t>, 65–73.</w:t>
      </w:r>
    </w:p>
    <w:p w14:paraId="3B8F93C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Boyd RA, Gandin A, Cousins AB (2015) Temperature responses of C4 photosynthesis: biochemical analysis of Rubisco, phosphoenolpyruvate carboxylase, and carbonic anhydrase in Setaria viridis. </w:t>
      </w:r>
      <w:r w:rsidRPr="000E55C7">
        <w:rPr>
          <w:i/>
          <w:iCs/>
          <w:noProof/>
        </w:rPr>
        <w:t>Plant Physiology</w:t>
      </w:r>
      <w:r w:rsidRPr="000E55C7">
        <w:rPr>
          <w:noProof/>
        </w:rPr>
        <w:t xml:space="preserve">, </w:t>
      </w:r>
      <w:r w:rsidRPr="000E55C7">
        <w:rPr>
          <w:b/>
          <w:bCs/>
          <w:noProof/>
        </w:rPr>
        <w:t>169</w:t>
      </w:r>
      <w:r w:rsidRPr="000E55C7">
        <w:rPr>
          <w:noProof/>
        </w:rPr>
        <w:t>, 1850–1861.</w:t>
      </w:r>
    </w:p>
    <w:p w14:paraId="0E254CE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Dong N, Prentice IC, Evans BJ, Caddy-Retalic S, Lowe AJ, Wright IJ (2017) Leaf nitrogen from first principles: field evidence for adaptive variation with climate. </w:t>
      </w:r>
      <w:r w:rsidRPr="000E55C7">
        <w:rPr>
          <w:i/>
          <w:iCs/>
          <w:noProof/>
        </w:rPr>
        <w:t>Biogeosciences</w:t>
      </w:r>
      <w:r w:rsidRPr="000E55C7">
        <w:rPr>
          <w:noProof/>
        </w:rPr>
        <w:t xml:space="preserve">, </w:t>
      </w:r>
      <w:r w:rsidRPr="000E55C7">
        <w:rPr>
          <w:b/>
          <w:bCs/>
          <w:noProof/>
        </w:rPr>
        <w:t>14</w:t>
      </w:r>
      <w:r w:rsidRPr="000E55C7">
        <w:rPr>
          <w:noProof/>
        </w:rPr>
        <w:t>, 481–495.</w:t>
      </w:r>
    </w:p>
    <w:p w14:paraId="48040D5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Evans JR (1989) Photosynthesis and nitrogen relationships in leaves of C</w:t>
      </w:r>
      <w:r w:rsidRPr="000E55C7">
        <w:rPr>
          <w:noProof/>
          <w:vertAlign w:val="subscript"/>
        </w:rPr>
        <w:t>3</w:t>
      </w:r>
      <w:r w:rsidRPr="000E55C7">
        <w:rPr>
          <w:noProof/>
        </w:rPr>
        <w:t xml:space="preserve"> plants. </w:t>
      </w:r>
      <w:r w:rsidRPr="000E55C7">
        <w:rPr>
          <w:i/>
          <w:iCs/>
          <w:noProof/>
        </w:rPr>
        <w:t>Oecologia</w:t>
      </w:r>
      <w:r w:rsidRPr="000E55C7">
        <w:rPr>
          <w:noProof/>
        </w:rPr>
        <w:t xml:space="preserve">, </w:t>
      </w:r>
      <w:r w:rsidRPr="000E55C7">
        <w:rPr>
          <w:b/>
          <w:bCs/>
          <w:noProof/>
        </w:rPr>
        <w:t>78</w:t>
      </w:r>
      <w:r w:rsidRPr="000E55C7">
        <w:rPr>
          <w:noProof/>
        </w:rPr>
        <w:t>, 9–19.</w:t>
      </w:r>
    </w:p>
    <w:p w14:paraId="5E7F9645"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Evans JR, Clarke VC (2019) The nitrogen cost of photosynthesis. </w:t>
      </w:r>
      <w:r w:rsidRPr="000E55C7">
        <w:rPr>
          <w:i/>
          <w:iCs/>
          <w:noProof/>
        </w:rPr>
        <w:t>Journal of Experimental Botany</w:t>
      </w:r>
      <w:r w:rsidRPr="000E55C7">
        <w:rPr>
          <w:noProof/>
        </w:rPr>
        <w:t xml:space="preserve">, </w:t>
      </w:r>
      <w:r w:rsidRPr="000E55C7">
        <w:rPr>
          <w:b/>
          <w:bCs/>
          <w:noProof/>
        </w:rPr>
        <w:t>70</w:t>
      </w:r>
      <w:r w:rsidRPr="000E55C7">
        <w:rPr>
          <w:noProof/>
        </w:rPr>
        <w:t>, 7–15.</w:t>
      </w:r>
    </w:p>
    <w:p w14:paraId="5FB4B79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Evans JR, Seemann JR (1989) The allocation of protein nitrogen in the photosynthetic apparatus: costs, consequences, and control. </w:t>
      </w:r>
      <w:r w:rsidRPr="000E55C7">
        <w:rPr>
          <w:i/>
          <w:iCs/>
          <w:noProof/>
        </w:rPr>
        <w:t>Photosynthesis</w:t>
      </w:r>
      <w:r w:rsidRPr="000E55C7">
        <w:rPr>
          <w:noProof/>
        </w:rPr>
        <w:t xml:space="preserve">, </w:t>
      </w:r>
      <w:r w:rsidRPr="000E55C7">
        <w:rPr>
          <w:b/>
          <w:bCs/>
          <w:noProof/>
        </w:rPr>
        <w:t>8</w:t>
      </w:r>
      <w:r w:rsidRPr="000E55C7">
        <w:rPr>
          <w:noProof/>
        </w:rPr>
        <w:t>, 183–205.</w:t>
      </w:r>
    </w:p>
    <w:p w14:paraId="32F43CF4"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Farquhar GD, Ehleringer JR, Hubick KT (1989) Carbon Isotope Discrimination and Photosynthesis. </w:t>
      </w:r>
      <w:r w:rsidRPr="000E55C7">
        <w:rPr>
          <w:i/>
          <w:iCs/>
          <w:noProof/>
        </w:rPr>
        <w:t>Annual Review of Plant Physiology and Plant Molecular Biology</w:t>
      </w:r>
      <w:r w:rsidRPr="000E55C7">
        <w:rPr>
          <w:noProof/>
        </w:rPr>
        <w:t xml:space="preserve">, </w:t>
      </w:r>
      <w:r w:rsidRPr="000E55C7">
        <w:rPr>
          <w:b/>
          <w:bCs/>
          <w:noProof/>
        </w:rPr>
        <w:t>40</w:t>
      </w:r>
      <w:r w:rsidRPr="000E55C7">
        <w:rPr>
          <w:noProof/>
        </w:rPr>
        <w:t>, 503–537.</w:t>
      </w:r>
    </w:p>
    <w:p w14:paraId="5ED3245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Fay PA, Prober SM, Harpole WS et al. (2015) Grassland productivity limited by multiple nutrients. </w:t>
      </w:r>
      <w:r w:rsidRPr="000E55C7">
        <w:rPr>
          <w:i/>
          <w:iCs/>
          <w:noProof/>
        </w:rPr>
        <w:t>Nature Plants</w:t>
      </w:r>
      <w:r w:rsidRPr="000E55C7">
        <w:rPr>
          <w:noProof/>
        </w:rPr>
        <w:t xml:space="preserve">, </w:t>
      </w:r>
      <w:r w:rsidRPr="000E55C7">
        <w:rPr>
          <w:b/>
          <w:bCs/>
          <w:noProof/>
        </w:rPr>
        <w:t>1</w:t>
      </w:r>
      <w:r w:rsidRPr="000E55C7">
        <w:rPr>
          <w:noProof/>
        </w:rPr>
        <w:t>, 15080.</w:t>
      </w:r>
    </w:p>
    <w:p w14:paraId="65263DA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Firn J, McGree JM, Harvey E et al. (2019) Leaf nutrients, not specific leaf area, are consistent indicators of elevated nutrient inputs. </w:t>
      </w:r>
      <w:r w:rsidRPr="000E55C7">
        <w:rPr>
          <w:i/>
          <w:iCs/>
          <w:noProof/>
        </w:rPr>
        <w:t>Nature Ecology &amp; Evolution</w:t>
      </w:r>
      <w:r w:rsidRPr="000E55C7">
        <w:rPr>
          <w:noProof/>
        </w:rPr>
        <w:t xml:space="preserve">, </w:t>
      </w:r>
      <w:r w:rsidRPr="000E55C7">
        <w:rPr>
          <w:b/>
          <w:bCs/>
          <w:noProof/>
        </w:rPr>
        <w:t>3</w:t>
      </w:r>
      <w:r w:rsidRPr="000E55C7">
        <w:rPr>
          <w:noProof/>
        </w:rPr>
        <w:t>, 400–406.</w:t>
      </w:r>
    </w:p>
    <w:p w14:paraId="071808E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Fox J, Weisberg S (2019) An R Companion to Applied Regression, Third Edition. </w:t>
      </w:r>
      <w:r w:rsidRPr="000E55C7">
        <w:rPr>
          <w:i/>
          <w:iCs/>
          <w:noProof/>
        </w:rPr>
        <w:t>Sage</w:t>
      </w:r>
      <w:r w:rsidRPr="000E55C7">
        <w:rPr>
          <w:noProof/>
        </w:rPr>
        <w:t>.</w:t>
      </w:r>
    </w:p>
    <w:p w14:paraId="401A92EF"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Franklin O, Johansson J, Dewar RC, Dieckmann U, McMurtrie RE, Brännström Å, Dybzinski R (2012) Modeling carbon allocation in trees: a search for principles. </w:t>
      </w:r>
      <w:r w:rsidRPr="000E55C7">
        <w:rPr>
          <w:i/>
          <w:iCs/>
          <w:noProof/>
        </w:rPr>
        <w:t>Tree Physiology</w:t>
      </w:r>
      <w:r w:rsidRPr="000E55C7">
        <w:rPr>
          <w:noProof/>
        </w:rPr>
        <w:t xml:space="preserve">, </w:t>
      </w:r>
      <w:r w:rsidRPr="000E55C7">
        <w:rPr>
          <w:b/>
          <w:bCs/>
          <w:noProof/>
        </w:rPr>
        <w:t>32</w:t>
      </w:r>
      <w:r w:rsidRPr="000E55C7">
        <w:rPr>
          <w:noProof/>
        </w:rPr>
        <w:t xml:space="preserve">, </w:t>
      </w:r>
      <w:r w:rsidRPr="000E55C7">
        <w:rPr>
          <w:noProof/>
        </w:rPr>
        <w:lastRenderedPageBreak/>
        <w:t>648–666.</w:t>
      </w:r>
    </w:p>
    <w:p w14:paraId="5683AED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Franklin O, Harrison SP, Dewar R et al. (2020) Organizing principles for vegetation dynamics. </w:t>
      </w:r>
      <w:r w:rsidRPr="000E55C7">
        <w:rPr>
          <w:i/>
          <w:iCs/>
          <w:noProof/>
        </w:rPr>
        <w:t>Nature Plants</w:t>
      </w:r>
      <w:r w:rsidRPr="000E55C7">
        <w:rPr>
          <w:noProof/>
        </w:rPr>
        <w:t xml:space="preserve">, </w:t>
      </w:r>
      <w:r w:rsidRPr="000E55C7">
        <w:rPr>
          <w:b/>
          <w:bCs/>
          <w:noProof/>
        </w:rPr>
        <w:t>6</w:t>
      </w:r>
      <w:r w:rsidRPr="000E55C7">
        <w:rPr>
          <w:noProof/>
        </w:rPr>
        <w:t>, 444–453.</w:t>
      </w:r>
    </w:p>
    <w:p w14:paraId="14D67985"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Fujikake H, Yamazaki A, Ohtake N et al. (2003) Quick and reversible inhibition of soybean root nodule growth by nitrate involves a decrease in sucrose supply to nodules. </w:t>
      </w:r>
      <w:r w:rsidRPr="000E55C7">
        <w:rPr>
          <w:i/>
          <w:iCs/>
          <w:noProof/>
        </w:rPr>
        <w:t>Journal of Experimental Botany</w:t>
      </w:r>
      <w:r w:rsidRPr="000E55C7">
        <w:rPr>
          <w:noProof/>
        </w:rPr>
        <w:t xml:space="preserve">, </w:t>
      </w:r>
      <w:r w:rsidRPr="000E55C7">
        <w:rPr>
          <w:b/>
          <w:bCs/>
          <w:noProof/>
        </w:rPr>
        <w:t>54</w:t>
      </w:r>
      <w:r w:rsidRPr="000E55C7">
        <w:rPr>
          <w:noProof/>
        </w:rPr>
        <w:t>, 1379–1388.</w:t>
      </w:r>
    </w:p>
    <w:p w14:paraId="0300A4E2"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Galloway JN, Dentener FJ, Capone DG et al. (2004) Nitrogen Cycles: Past, Present, and Future. </w:t>
      </w:r>
      <w:r w:rsidRPr="000E55C7">
        <w:rPr>
          <w:i/>
          <w:iCs/>
          <w:noProof/>
        </w:rPr>
        <w:t>Biogeochemistry</w:t>
      </w:r>
      <w:r w:rsidRPr="000E55C7">
        <w:rPr>
          <w:noProof/>
        </w:rPr>
        <w:t xml:space="preserve">, </w:t>
      </w:r>
      <w:r w:rsidRPr="000E55C7">
        <w:rPr>
          <w:b/>
          <w:bCs/>
          <w:noProof/>
        </w:rPr>
        <w:t>70</w:t>
      </w:r>
      <w:r w:rsidRPr="000E55C7">
        <w:rPr>
          <w:noProof/>
        </w:rPr>
        <w:t>, 153–226.</w:t>
      </w:r>
    </w:p>
    <w:p w14:paraId="4AC2231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Galloway JN, Townsend AR, Erisman JW et al. (2008) Transformation of the Nitrogen Cycle: Recent Trends, Questions, and Potential Solutions. </w:t>
      </w:r>
      <w:r w:rsidRPr="000E55C7">
        <w:rPr>
          <w:i/>
          <w:iCs/>
          <w:noProof/>
        </w:rPr>
        <w:t>Science</w:t>
      </w:r>
      <w:r w:rsidRPr="000E55C7">
        <w:rPr>
          <w:noProof/>
        </w:rPr>
        <w:t xml:space="preserve">, </w:t>
      </w:r>
      <w:r w:rsidRPr="000E55C7">
        <w:rPr>
          <w:b/>
          <w:bCs/>
          <w:noProof/>
        </w:rPr>
        <w:t>320</w:t>
      </w:r>
      <w:r w:rsidRPr="000E55C7">
        <w:rPr>
          <w:noProof/>
        </w:rPr>
        <w:t>, 889–892.</w:t>
      </w:r>
    </w:p>
    <w:p w14:paraId="14C994B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Ghimire B, Riley WJ, Koven CD, Kattge J, Rogers A, Reich PB, Wright IJ (2017) A global trait-based approach to estimate leaf nitrogen functional allocation from observations. </w:t>
      </w:r>
      <w:r w:rsidRPr="000E55C7">
        <w:rPr>
          <w:i/>
          <w:iCs/>
          <w:noProof/>
        </w:rPr>
        <w:t>Ecological Applications</w:t>
      </w:r>
      <w:r w:rsidRPr="000E55C7">
        <w:rPr>
          <w:noProof/>
        </w:rPr>
        <w:t xml:space="preserve">, </w:t>
      </w:r>
      <w:r w:rsidRPr="000E55C7">
        <w:rPr>
          <w:b/>
          <w:bCs/>
          <w:noProof/>
        </w:rPr>
        <w:t>27</w:t>
      </w:r>
      <w:r w:rsidRPr="000E55C7">
        <w:rPr>
          <w:noProof/>
        </w:rPr>
        <w:t>, 1421–1434.</w:t>
      </w:r>
    </w:p>
    <w:p w14:paraId="145AC2B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Gibson AH, Harper JE (1985) Nitrate Effect on Nodulation of Soybean by Bradyrhizobium japonicum1. </w:t>
      </w:r>
      <w:r w:rsidRPr="000E55C7">
        <w:rPr>
          <w:i/>
          <w:iCs/>
          <w:noProof/>
        </w:rPr>
        <w:t>Crop Science</w:t>
      </w:r>
      <w:r w:rsidRPr="000E55C7">
        <w:rPr>
          <w:noProof/>
        </w:rPr>
        <w:t xml:space="preserve">, </w:t>
      </w:r>
      <w:r w:rsidRPr="000E55C7">
        <w:rPr>
          <w:b/>
          <w:bCs/>
          <w:noProof/>
        </w:rPr>
        <w:t>25</w:t>
      </w:r>
      <w:r w:rsidRPr="000E55C7">
        <w:rPr>
          <w:noProof/>
        </w:rPr>
        <w:t>, cropsci1985.0011183X002500030015x.</w:t>
      </w:r>
    </w:p>
    <w:p w14:paraId="78EBB91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Grömping U (2006) Relative importance for linear regression in R: the package relaimpo. </w:t>
      </w:r>
      <w:r w:rsidRPr="000E55C7">
        <w:rPr>
          <w:i/>
          <w:iCs/>
          <w:noProof/>
        </w:rPr>
        <w:t>Journal of statistical software</w:t>
      </w:r>
      <w:r w:rsidRPr="000E55C7">
        <w:rPr>
          <w:noProof/>
        </w:rPr>
        <w:t xml:space="preserve">, </w:t>
      </w:r>
      <w:r w:rsidRPr="000E55C7">
        <w:rPr>
          <w:b/>
          <w:bCs/>
          <w:noProof/>
        </w:rPr>
        <w:t>17</w:t>
      </w:r>
      <w:r w:rsidRPr="000E55C7">
        <w:rPr>
          <w:noProof/>
        </w:rPr>
        <w:t>, 1–27.</w:t>
      </w:r>
    </w:p>
    <w:p w14:paraId="0628C1C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Harpole WS, Sullivan LL, Lind EM et al. (2017) Out of the shadows: multiple nutrient limitations drive relationships among biomass, light and plant diversity. </w:t>
      </w:r>
      <w:r w:rsidRPr="000E55C7">
        <w:rPr>
          <w:i/>
          <w:iCs/>
          <w:noProof/>
        </w:rPr>
        <w:t>Functional ecology</w:t>
      </w:r>
      <w:r w:rsidRPr="000E55C7">
        <w:rPr>
          <w:noProof/>
        </w:rPr>
        <w:t xml:space="preserve">, </w:t>
      </w:r>
      <w:r w:rsidRPr="000E55C7">
        <w:rPr>
          <w:b/>
          <w:bCs/>
          <w:noProof/>
        </w:rPr>
        <w:t>31</w:t>
      </w:r>
      <w:r w:rsidRPr="000E55C7">
        <w:rPr>
          <w:noProof/>
        </w:rPr>
        <w:t>, 1839–1846.</w:t>
      </w:r>
    </w:p>
    <w:p w14:paraId="649EFD6E"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Harris I, Jones PD, Osborn TJ, Lister DH (2014) Updated high-resolution grids of monthly climatic observations – the CRU TS3.10 Dataset. </w:t>
      </w:r>
      <w:r w:rsidRPr="000E55C7">
        <w:rPr>
          <w:i/>
          <w:iCs/>
          <w:noProof/>
        </w:rPr>
        <w:t>International Journal of Climatology</w:t>
      </w:r>
      <w:r w:rsidRPr="000E55C7">
        <w:rPr>
          <w:noProof/>
        </w:rPr>
        <w:t xml:space="preserve">, </w:t>
      </w:r>
      <w:r w:rsidRPr="000E55C7">
        <w:rPr>
          <w:b/>
          <w:bCs/>
          <w:noProof/>
        </w:rPr>
        <w:t>34</w:t>
      </w:r>
      <w:r w:rsidRPr="000E55C7">
        <w:rPr>
          <w:noProof/>
        </w:rPr>
        <w:t>, 623–642.</w:t>
      </w:r>
    </w:p>
    <w:p w14:paraId="426D54C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lastRenderedPageBreak/>
        <w:t xml:space="preserve">Harrison MT, Edwards EJ, Farquhar GD, Nicotra AB, Evans JR (2009) Nitrogen in cell walls of sclerophyllous leaves accounts for little of the variation in photosynthetic nitrogen-use efficiency. </w:t>
      </w:r>
      <w:r w:rsidRPr="000E55C7">
        <w:rPr>
          <w:i/>
          <w:iCs/>
          <w:noProof/>
        </w:rPr>
        <w:t>Plant, Cell &amp; Environment</w:t>
      </w:r>
      <w:r w:rsidRPr="000E55C7">
        <w:rPr>
          <w:noProof/>
        </w:rPr>
        <w:t xml:space="preserve">, </w:t>
      </w:r>
      <w:r w:rsidRPr="000E55C7">
        <w:rPr>
          <w:b/>
          <w:bCs/>
          <w:noProof/>
        </w:rPr>
        <w:t>32</w:t>
      </w:r>
      <w:r w:rsidRPr="000E55C7">
        <w:rPr>
          <w:noProof/>
        </w:rPr>
        <w:t>, 259–270.</w:t>
      </w:r>
    </w:p>
    <w:p w14:paraId="77594A4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Harrison SP, Cramer W, Franklin O et al. (2021) Eco-evolutionary optimality as a means to improve vegetation and land-surface models. </w:t>
      </w:r>
      <w:r w:rsidRPr="000E55C7">
        <w:rPr>
          <w:i/>
          <w:iCs/>
          <w:noProof/>
        </w:rPr>
        <w:t>New Phytologist</w:t>
      </w:r>
      <w:r w:rsidRPr="000E55C7">
        <w:rPr>
          <w:noProof/>
        </w:rPr>
        <w:t xml:space="preserve">, </w:t>
      </w:r>
      <w:r w:rsidRPr="000E55C7">
        <w:rPr>
          <w:b/>
          <w:bCs/>
          <w:noProof/>
        </w:rPr>
        <w:t>23</w:t>
      </w:r>
      <w:r w:rsidRPr="000E55C7">
        <w:rPr>
          <w:noProof/>
        </w:rPr>
        <w:t>, 2125–2141.</w:t>
      </w:r>
    </w:p>
    <w:p w14:paraId="378266CC"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Hinojo-Hinojo C, Castellanos AE, Llano-Sotelo J, Peñuelas J, Vargas R, Romo-Leon JR (2018) High Vcmax, Jmax and photosynthetic rates of Sonoran Desert species: Using nitrogen and specific leaf area traits as predictors in biochemical models. </w:t>
      </w:r>
      <w:r w:rsidRPr="000E55C7">
        <w:rPr>
          <w:i/>
          <w:iCs/>
          <w:noProof/>
        </w:rPr>
        <w:t>Journal of Arid Environments</w:t>
      </w:r>
      <w:r w:rsidRPr="000E55C7">
        <w:rPr>
          <w:noProof/>
        </w:rPr>
        <w:t xml:space="preserve">, </w:t>
      </w:r>
      <w:r w:rsidRPr="000E55C7">
        <w:rPr>
          <w:b/>
          <w:bCs/>
          <w:noProof/>
        </w:rPr>
        <w:t>156</w:t>
      </w:r>
      <w:r w:rsidRPr="000E55C7">
        <w:rPr>
          <w:noProof/>
        </w:rPr>
        <w:t>, 1–8.</w:t>
      </w:r>
    </w:p>
    <w:p w14:paraId="20AE692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Hungate BA, Dukes JS, Shaw MR, Luo Y, Field CB (2003) Nitrogen and Climate Change. </w:t>
      </w:r>
      <w:r w:rsidRPr="000E55C7">
        <w:rPr>
          <w:i/>
          <w:iCs/>
          <w:noProof/>
        </w:rPr>
        <w:t>Science</w:t>
      </w:r>
      <w:r w:rsidRPr="000E55C7">
        <w:rPr>
          <w:noProof/>
        </w:rPr>
        <w:t xml:space="preserve">, </w:t>
      </w:r>
      <w:r w:rsidRPr="000E55C7">
        <w:rPr>
          <w:b/>
          <w:bCs/>
          <w:noProof/>
        </w:rPr>
        <w:t>302</w:t>
      </w:r>
      <w:r w:rsidRPr="000E55C7">
        <w:rPr>
          <w:noProof/>
        </w:rPr>
        <w:t>, 1512 LP – 1513.</w:t>
      </w:r>
    </w:p>
    <w:p w14:paraId="5E054DE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Kattge J, Knorr W, Raddatz T, Wirth C (2009) Quantifying photosynthetic capacity and its relationship to leaf nitrogen content for global-scale terrestrial biosphere models. </w:t>
      </w:r>
      <w:r w:rsidRPr="000E55C7">
        <w:rPr>
          <w:i/>
          <w:iCs/>
          <w:noProof/>
        </w:rPr>
        <w:t>Global Change Biol.</w:t>
      </w:r>
      <w:r w:rsidRPr="000E55C7">
        <w:rPr>
          <w:noProof/>
        </w:rPr>
        <w:t xml:space="preserve">, </w:t>
      </w:r>
      <w:r w:rsidRPr="000E55C7">
        <w:rPr>
          <w:b/>
          <w:bCs/>
          <w:noProof/>
        </w:rPr>
        <w:t>15</w:t>
      </w:r>
      <w:r w:rsidRPr="000E55C7">
        <w:rPr>
          <w:noProof/>
        </w:rPr>
        <w:t>, 976.</w:t>
      </w:r>
    </w:p>
    <w:p w14:paraId="0C8B0C2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LeBauer DS, Treseder KK (2008) Nitrogen limitation of net primary productivity in terrestrial ecosystems is globally distributed. </w:t>
      </w:r>
      <w:r w:rsidRPr="000E55C7">
        <w:rPr>
          <w:i/>
          <w:iCs/>
          <w:noProof/>
        </w:rPr>
        <w:t>Ecology</w:t>
      </w:r>
      <w:r w:rsidRPr="000E55C7">
        <w:rPr>
          <w:noProof/>
        </w:rPr>
        <w:t xml:space="preserve">, </w:t>
      </w:r>
      <w:r w:rsidRPr="000E55C7">
        <w:rPr>
          <w:b/>
          <w:bCs/>
          <w:noProof/>
        </w:rPr>
        <w:t>89</w:t>
      </w:r>
      <w:r w:rsidRPr="000E55C7">
        <w:rPr>
          <w:noProof/>
        </w:rPr>
        <w:t>, 371–379.</w:t>
      </w:r>
    </w:p>
    <w:p w14:paraId="4D5E47ED"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Lenth R (2018) emmeans: Estimated Marginal Means, aka Least-Squares Means.</w:t>
      </w:r>
    </w:p>
    <w:p w14:paraId="34FA306E"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Li W, Zhang H, Huang G, Liu R, Wu H, Zhao C, McDowell NG (2020) Effects of nitrogen enrichment on tree carbon allocation: A global synthesis. </w:t>
      </w:r>
      <w:r w:rsidRPr="000E55C7">
        <w:rPr>
          <w:i/>
          <w:iCs/>
          <w:noProof/>
        </w:rPr>
        <w:t>Global Ecology and Biogeography</w:t>
      </w:r>
      <w:r w:rsidRPr="000E55C7">
        <w:rPr>
          <w:noProof/>
        </w:rPr>
        <w:t xml:space="preserve">, </w:t>
      </w:r>
      <w:r w:rsidRPr="000E55C7">
        <w:rPr>
          <w:b/>
          <w:bCs/>
          <w:noProof/>
        </w:rPr>
        <w:t>29</w:t>
      </w:r>
      <w:r w:rsidRPr="000E55C7">
        <w:rPr>
          <w:noProof/>
        </w:rPr>
        <w:t>, 573–589.</w:t>
      </w:r>
    </w:p>
    <w:p w14:paraId="7D20C3EC"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Liang X, Zhang T, Lu X et al. (2020) Global response patterns of plant photosynthesis to nitrogen addition: A meta</w:t>
      </w:r>
      <w:r w:rsidRPr="000E55C7">
        <w:rPr>
          <w:rFonts w:ascii="Cambria Math" w:hAnsi="Cambria Math" w:cs="Cambria Math"/>
          <w:noProof/>
        </w:rPr>
        <w:t>‐</w:t>
      </w:r>
      <w:r w:rsidRPr="000E55C7">
        <w:rPr>
          <w:noProof/>
        </w:rPr>
        <w:t xml:space="preserve">analysis. </w:t>
      </w:r>
      <w:r w:rsidRPr="000E55C7">
        <w:rPr>
          <w:i/>
          <w:iCs/>
          <w:noProof/>
        </w:rPr>
        <w:t>Global Change Biology</w:t>
      </w:r>
      <w:r w:rsidRPr="000E55C7">
        <w:rPr>
          <w:noProof/>
        </w:rPr>
        <w:t xml:space="preserve">, </w:t>
      </w:r>
      <w:r w:rsidRPr="000E55C7">
        <w:rPr>
          <w:b/>
          <w:bCs/>
          <w:noProof/>
        </w:rPr>
        <w:t>26</w:t>
      </w:r>
      <w:r w:rsidRPr="000E55C7">
        <w:rPr>
          <w:noProof/>
        </w:rPr>
        <w:t>, 3585–3600.</w:t>
      </w:r>
    </w:p>
    <w:p w14:paraId="6D093E6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Lindeman RH, Merenda P, Gold R (1979) </w:t>
      </w:r>
      <w:r w:rsidRPr="000E55C7">
        <w:rPr>
          <w:i/>
          <w:iCs/>
          <w:noProof/>
        </w:rPr>
        <w:t>Introduction to bivariate and multivariate analysis</w:t>
      </w:r>
      <w:r w:rsidRPr="000E55C7">
        <w:rPr>
          <w:noProof/>
        </w:rPr>
        <w:t xml:space="preserve">. </w:t>
      </w:r>
      <w:r w:rsidRPr="000E55C7">
        <w:rPr>
          <w:noProof/>
        </w:rPr>
        <w:lastRenderedPageBreak/>
        <w:t>Scott Foresman &amp; Co.</w:t>
      </w:r>
    </w:p>
    <w:p w14:paraId="16AADCA4"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Maire V, Wright IJ, Prentice IC et al. (2015) Global effects of soil and climate on leaf photosynthetic traits and rates. </w:t>
      </w:r>
      <w:r w:rsidRPr="000E55C7">
        <w:rPr>
          <w:i/>
          <w:iCs/>
          <w:noProof/>
        </w:rPr>
        <w:t>Global Ecology and Biogeography</w:t>
      </w:r>
      <w:r w:rsidRPr="000E55C7">
        <w:rPr>
          <w:noProof/>
        </w:rPr>
        <w:t xml:space="preserve">, </w:t>
      </w:r>
      <w:r w:rsidRPr="000E55C7">
        <w:rPr>
          <w:b/>
          <w:bCs/>
          <w:noProof/>
        </w:rPr>
        <w:t>24</w:t>
      </w:r>
      <w:r w:rsidRPr="000E55C7">
        <w:rPr>
          <w:noProof/>
        </w:rPr>
        <w:t>, 706–717.</w:t>
      </w:r>
    </w:p>
    <w:p w14:paraId="33DF4B7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Niinemets Ü, Tenhunen JD (1997) A model separating leaf structural and physiological effects on carbon gain along light gradients for the shade-tolerant species Acer saccharum. </w:t>
      </w:r>
      <w:r w:rsidRPr="000E55C7">
        <w:rPr>
          <w:i/>
          <w:iCs/>
          <w:noProof/>
        </w:rPr>
        <w:t>Plant, Cell &amp; Environment</w:t>
      </w:r>
      <w:r w:rsidRPr="000E55C7">
        <w:rPr>
          <w:noProof/>
        </w:rPr>
        <w:t xml:space="preserve">, </w:t>
      </w:r>
      <w:r w:rsidRPr="000E55C7">
        <w:rPr>
          <w:b/>
          <w:bCs/>
          <w:noProof/>
        </w:rPr>
        <w:t>20</w:t>
      </w:r>
      <w:r w:rsidRPr="000E55C7">
        <w:rPr>
          <w:noProof/>
        </w:rPr>
        <w:t>, 845–866.</w:t>
      </w:r>
    </w:p>
    <w:p w14:paraId="185F879A"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Niinemets Ü, Keenan TF, Hallik L (2015) A worldwide analysis of within-canopy variations in leaf structural, chemical and physiological traits across plant functional types. </w:t>
      </w:r>
      <w:r w:rsidRPr="000E55C7">
        <w:rPr>
          <w:i/>
          <w:iCs/>
          <w:noProof/>
        </w:rPr>
        <w:t>New Phytologist</w:t>
      </w:r>
      <w:r w:rsidRPr="000E55C7">
        <w:rPr>
          <w:noProof/>
        </w:rPr>
        <w:t xml:space="preserve">, </w:t>
      </w:r>
      <w:r w:rsidRPr="000E55C7">
        <w:rPr>
          <w:b/>
          <w:bCs/>
          <w:noProof/>
        </w:rPr>
        <w:t>205</w:t>
      </w:r>
      <w:r w:rsidRPr="000E55C7">
        <w:rPr>
          <w:noProof/>
        </w:rPr>
        <w:t>, 973–993.</w:t>
      </w:r>
    </w:p>
    <w:p w14:paraId="23E1D13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Onoda Y, Wright IJ, Evans JR et al. (2017) Physiological and structural tradeoffs underlying the leaf economics spectrum. </w:t>
      </w:r>
      <w:r w:rsidRPr="000E55C7">
        <w:rPr>
          <w:i/>
          <w:iCs/>
          <w:noProof/>
        </w:rPr>
        <w:t>New Phytologist</w:t>
      </w:r>
      <w:r w:rsidRPr="000E55C7">
        <w:rPr>
          <w:noProof/>
        </w:rPr>
        <w:t xml:space="preserve">, </w:t>
      </w:r>
      <w:r w:rsidRPr="000E55C7">
        <w:rPr>
          <w:b/>
          <w:bCs/>
          <w:noProof/>
        </w:rPr>
        <w:t>241</w:t>
      </w:r>
      <w:r w:rsidRPr="000E55C7">
        <w:rPr>
          <w:noProof/>
        </w:rPr>
        <w:t>, 1447–1463.</w:t>
      </w:r>
    </w:p>
    <w:p w14:paraId="29244CFA"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Paillassa J, Wright IJ, Prentice IC et al. (2020) When and where soil is important to modify the carbon and water economy of leaves. </w:t>
      </w:r>
      <w:r w:rsidRPr="000E55C7">
        <w:rPr>
          <w:i/>
          <w:iCs/>
          <w:noProof/>
        </w:rPr>
        <w:t>New Phytologist</w:t>
      </w:r>
      <w:r w:rsidRPr="000E55C7">
        <w:rPr>
          <w:noProof/>
        </w:rPr>
        <w:t>.</w:t>
      </w:r>
    </w:p>
    <w:p w14:paraId="70A9E16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Peng Y, Bloomfield KJ, Prentice IC (2020) A theory of plant function helps to explain leaf-trait and productivity responses to elevation. </w:t>
      </w:r>
      <w:r w:rsidRPr="000E55C7">
        <w:rPr>
          <w:i/>
          <w:iCs/>
          <w:noProof/>
        </w:rPr>
        <w:t>New Phytologist</w:t>
      </w:r>
      <w:r w:rsidRPr="000E55C7">
        <w:rPr>
          <w:noProof/>
        </w:rPr>
        <w:t xml:space="preserve">, </w:t>
      </w:r>
      <w:r w:rsidRPr="000E55C7">
        <w:rPr>
          <w:b/>
          <w:bCs/>
          <w:noProof/>
        </w:rPr>
        <w:t>226</w:t>
      </w:r>
      <w:r w:rsidRPr="000E55C7">
        <w:rPr>
          <w:noProof/>
        </w:rPr>
        <w:t>, 1274–1284.</w:t>
      </w:r>
    </w:p>
    <w:p w14:paraId="4039B477"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Peng Y, Bloomfield KJ, Cernusak LA, Domingues TF, Colin Prentice I (2021) Global climate and nutrient controls of photosynthetic capacity. </w:t>
      </w:r>
      <w:r w:rsidRPr="000E55C7">
        <w:rPr>
          <w:i/>
          <w:iCs/>
          <w:noProof/>
        </w:rPr>
        <w:t>Communications Biology</w:t>
      </w:r>
      <w:r w:rsidRPr="000E55C7">
        <w:rPr>
          <w:noProof/>
        </w:rPr>
        <w:t xml:space="preserve">, </w:t>
      </w:r>
      <w:r w:rsidRPr="000E55C7">
        <w:rPr>
          <w:b/>
          <w:bCs/>
          <w:noProof/>
        </w:rPr>
        <w:t>4</w:t>
      </w:r>
      <w:r w:rsidRPr="000E55C7">
        <w:rPr>
          <w:noProof/>
        </w:rPr>
        <w:t>, 462.</w:t>
      </w:r>
    </w:p>
    <w:p w14:paraId="00CD16F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Perkowski EA, Waring EF, Smith NG (2021) Root mass carbon costs to acquire nitrogen are determined by nitrogen and light availability in two species with different nitrogen acquisition strategies. </w:t>
      </w:r>
      <w:r w:rsidRPr="000E55C7">
        <w:rPr>
          <w:i/>
          <w:iCs/>
          <w:noProof/>
        </w:rPr>
        <w:t>Journal of Experimental Botany</w:t>
      </w:r>
      <w:r w:rsidRPr="000E55C7">
        <w:rPr>
          <w:noProof/>
        </w:rPr>
        <w:t>.</w:t>
      </w:r>
    </w:p>
    <w:p w14:paraId="56F6E47C"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Prentice IC, Dong N, Gleason SM, Maire V, Wright IJ (2014) Balancing the costs of carbon gain and water transport: testing a new theoretical framework for plant functional ecology. </w:t>
      </w:r>
      <w:r w:rsidRPr="000E55C7">
        <w:rPr>
          <w:i/>
          <w:iCs/>
          <w:noProof/>
        </w:rPr>
        <w:t>Ecology Letters</w:t>
      </w:r>
      <w:r w:rsidRPr="000E55C7">
        <w:rPr>
          <w:noProof/>
        </w:rPr>
        <w:t xml:space="preserve">, </w:t>
      </w:r>
      <w:r w:rsidRPr="000E55C7">
        <w:rPr>
          <w:b/>
          <w:bCs/>
          <w:noProof/>
        </w:rPr>
        <w:t>17</w:t>
      </w:r>
      <w:r w:rsidRPr="000E55C7">
        <w:rPr>
          <w:noProof/>
        </w:rPr>
        <w:t>, 82–91.</w:t>
      </w:r>
    </w:p>
    <w:p w14:paraId="58A85252"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lastRenderedPageBreak/>
        <w:t>R Core Team (2019) R: A Language and Environment for Statistical Computing.</w:t>
      </w:r>
    </w:p>
    <w:p w14:paraId="4C6B00F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Reich PB, Oleksyn J (2004) Global patterns of plant leaf N and P in relation to temperature and latitude. </w:t>
      </w:r>
      <w:r w:rsidRPr="000E55C7">
        <w:rPr>
          <w:i/>
          <w:iCs/>
          <w:noProof/>
        </w:rPr>
        <w:t>Proceedings of the National Academy of Sciences of the United States of America</w:t>
      </w:r>
      <w:r w:rsidRPr="000E55C7">
        <w:rPr>
          <w:noProof/>
        </w:rPr>
        <w:t xml:space="preserve">, </w:t>
      </w:r>
      <w:r w:rsidRPr="000E55C7">
        <w:rPr>
          <w:b/>
          <w:bCs/>
          <w:noProof/>
        </w:rPr>
        <w:t>101</w:t>
      </w:r>
      <w:r w:rsidRPr="000E55C7">
        <w:rPr>
          <w:noProof/>
        </w:rPr>
        <w:t>, 11001–11006.</w:t>
      </w:r>
    </w:p>
    <w:p w14:paraId="4010A9C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Rogers A, Serbin SP, Ely KS, Sloan VL, Wullschleger SD (2017) Terrestrial biosphere models underestimate photosynthetic capacity and CO2 assimilation in the Arctic. </w:t>
      </w:r>
      <w:r w:rsidRPr="000E55C7">
        <w:rPr>
          <w:i/>
          <w:iCs/>
          <w:noProof/>
        </w:rPr>
        <w:t>New Phytologist</w:t>
      </w:r>
      <w:r w:rsidRPr="000E55C7">
        <w:rPr>
          <w:noProof/>
        </w:rPr>
        <w:t xml:space="preserve">, </w:t>
      </w:r>
      <w:r w:rsidRPr="000E55C7">
        <w:rPr>
          <w:b/>
          <w:bCs/>
          <w:noProof/>
        </w:rPr>
        <w:t>216</w:t>
      </w:r>
      <w:r w:rsidRPr="000E55C7">
        <w:rPr>
          <w:noProof/>
        </w:rPr>
        <w:t>, 1090–1103.</w:t>
      </w:r>
    </w:p>
    <w:p w14:paraId="5A4EB513"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Sage RF, Pearcy RW (1987) The nitrogen use efficiency of C3 and C4 plants: II. Leaf nitrogen effects on the gas exchange characteristics of Chenopodium album (L.) and Amaranthus retroflexus (L.). </w:t>
      </w:r>
      <w:r w:rsidRPr="000E55C7">
        <w:rPr>
          <w:i/>
          <w:iCs/>
          <w:noProof/>
        </w:rPr>
        <w:t>Plant physiology</w:t>
      </w:r>
      <w:r w:rsidRPr="000E55C7">
        <w:rPr>
          <w:noProof/>
        </w:rPr>
        <w:t xml:space="preserve">, </w:t>
      </w:r>
      <w:r w:rsidRPr="000E55C7">
        <w:rPr>
          <w:b/>
          <w:bCs/>
          <w:noProof/>
        </w:rPr>
        <w:t>84</w:t>
      </w:r>
      <w:r w:rsidRPr="000E55C7">
        <w:rPr>
          <w:noProof/>
        </w:rPr>
        <w:t>, 959–963.</w:t>
      </w:r>
    </w:p>
    <w:p w14:paraId="18857C1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Scott HG, Smith NG (2021) A model of C4 photosynthetic acclimation based on least-cost optimality theory suitable for Earth System Model incorporation. </w:t>
      </w:r>
      <w:r w:rsidRPr="000E55C7">
        <w:rPr>
          <w:i/>
          <w:iCs/>
          <w:noProof/>
        </w:rPr>
        <w:t>Earth and Space Science Open Archive ESSOAr</w:t>
      </w:r>
      <w:r w:rsidRPr="000E55C7">
        <w:rPr>
          <w:noProof/>
        </w:rPr>
        <w:t>.</w:t>
      </w:r>
    </w:p>
    <w:p w14:paraId="53F52357"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Smith NG, Dukes JS (2013) Plant respiration and photosynthesis in global</w:t>
      </w:r>
      <w:r w:rsidRPr="000E55C7">
        <w:rPr>
          <w:rFonts w:ascii="Cambria Math" w:hAnsi="Cambria Math" w:cs="Cambria Math"/>
          <w:noProof/>
        </w:rPr>
        <w:t>‐</w:t>
      </w:r>
      <w:r w:rsidRPr="000E55C7">
        <w:rPr>
          <w:noProof/>
        </w:rPr>
        <w:t>scale models: incorporating acclimation to temperature and CO</w:t>
      </w:r>
      <w:r w:rsidRPr="000E55C7">
        <w:rPr>
          <w:noProof/>
          <w:vertAlign w:val="subscript"/>
        </w:rPr>
        <w:t>2</w:t>
      </w:r>
      <w:r w:rsidRPr="000E55C7">
        <w:rPr>
          <w:noProof/>
        </w:rPr>
        <w:t xml:space="preserve">. </w:t>
      </w:r>
      <w:r w:rsidRPr="000E55C7">
        <w:rPr>
          <w:i/>
          <w:iCs/>
          <w:noProof/>
        </w:rPr>
        <w:t>Global Change Biology</w:t>
      </w:r>
      <w:r w:rsidRPr="000E55C7">
        <w:rPr>
          <w:noProof/>
        </w:rPr>
        <w:t xml:space="preserve">, </w:t>
      </w:r>
      <w:r w:rsidRPr="000E55C7">
        <w:rPr>
          <w:b/>
          <w:bCs/>
          <w:noProof/>
        </w:rPr>
        <w:t>19</w:t>
      </w:r>
      <w:r w:rsidRPr="000E55C7">
        <w:rPr>
          <w:noProof/>
        </w:rPr>
        <w:t>, 45–63.</w:t>
      </w:r>
    </w:p>
    <w:p w14:paraId="7E599CEA"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Smith NG, Dukes JS (2018) Drivers of leaf carbon exchange capacity across biomes at the continental scale. </w:t>
      </w:r>
      <w:r w:rsidRPr="000E55C7">
        <w:rPr>
          <w:i/>
          <w:iCs/>
          <w:noProof/>
        </w:rPr>
        <w:t>Ecology</w:t>
      </w:r>
      <w:r w:rsidRPr="000E55C7">
        <w:rPr>
          <w:noProof/>
        </w:rPr>
        <w:t xml:space="preserve">, </w:t>
      </w:r>
      <w:r w:rsidRPr="000E55C7">
        <w:rPr>
          <w:b/>
          <w:bCs/>
          <w:noProof/>
        </w:rPr>
        <w:t>99</w:t>
      </w:r>
      <w:r w:rsidRPr="000E55C7">
        <w:rPr>
          <w:noProof/>
        </w:rPr>
        <w:t>, 1610–1620.</w:t>
      </w:r>
    </w:p>
    <w:p w14:paraId="4EE5B4D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Smith NG, Keenan TF (2020) Mechanisms underlying leaf photosynthetic acclimation to warming and elevated CO2 as inferred from least-cost optimality theory. </w:t>
      </w:r>
      <w:r w:rsidRPr="000E55C7">
        <w:rPr>
          <w:i/>
          <w:iCs/>
          <w:noProof/>
        </w:rPr>
        <w:t>Global Change Biology</w:t>
      </w:r>
      <w:r w:rsidRPr="000E55C7">
        <w:rPr>
          <w:noProof/>
        </w:rPr>
        <w:t xml:space="preserve">, </w:t>
      </w:r>
      <w:r w:rsidRPr="000E55C7">
        <w:rPr>
          <w:b/>
          <w:bCs/>
          <w:noProof/>
        </w:rPr>
        <w:t>26</w:t>
      </w:r>
      <w:r w:rsidRPr="000E55C7">
        <w:rPr>
          <w:noProof/>
        </w:rPr>
        <w:t>, 5202–5216.</w:t>
      </w:r>
    </w:p>
    <w:p w14:paraId="5D56A0D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Smith NG, Keenan TF, Prentice IC et al. (2019) Global photosynthetic capacity is optimized to the environment. </w:t>
      </w:r>
      <w:r w:rsidRPr="000E55C7">
        <w:rPr>
          <w:i/>
          <w:iCs/>
          <w:noProof/>
        </w:rPr>
        <w:t>Ecology Letters</w:t>
      </w:r>
      <w:r w:rsidRPr="000E55C7">
        <w:rPr>
          <w:noProof/>
        </w:rPr>
        <w:t xml:space="preserve">, </w:t>
      </w:r>
      <w:r w:rsidRPr="000E55C7">
        <w:rPr>
          <w:b/>
          <w:bCs/>
          <w:noProof/>
        </w:rPr>
        <w:t>22</w:t>
      </w:r>
      <w:r w:rsidRPr="000E55C7">
        <w:rPr>
          <w:noProof/>
        </w:rPr>
        <w:t>, 506–517.</w:t>
      </w:r>
    </w:p>
    <w:p w14:paraId="5F658663"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Terrer C, Vicca S, Stocker BD et al. (2018) Ecosystem responses to elevated CO</w:t>
      </w:r>
      <w:r w:rsidRPr="000E55C7">
        <w:rPr>
          <w:noProof/>
          <w:vertAlign w:val="subscript"/>
        </w:rPr>
        <w:t>2</w:t>
      </w:r>
      <w:r w:rsidRPr="000E55C7">
        <w:rPr>
          <w:noProof/>
        </w:rPr>
        <w:t xml:space="preserve"> governed by </w:t>
      </w:r>
      <w:r w:rsidRPr="000E55C7">
        <w:rPr>
          <w:noProof/>
        </w:rPr>
        <w:lastRenderedPageBreak/>
        <w:t xml:space="preserve">plant–soil interactions and the cost of nitrogen acquisition. </w:t>
      </w:r>
      <w:r w:rsidRPr="000E55C7">
        <w:rPr>
          <w:i/>
          <w:iCs/>
          <w:noProof/>
        </w:rPr>
        <w:t>New Phytologist</w:t>
      </w:r>
      <w:r w:rsidRPr="000E55C7">
        <w:rPr>
          <w:noProof/>
        </w:rPr>
        <w:t xml:space="preserve">, </w:t>
      </w:r>
      <w:r w:rsidRPr="000E55C7">
        <w:rPr>
          <w:b/>
          <w:bCs/>
          <w:noProof/>
        </w:rPr>
        <w:t>217</w:t>
      </w:r>
      <w:r w:rsidRPr="000E55C7">
        <w:rPr>
          <w:noProof/>
        </w:rPr>
        <w:t>, 507–522.</w:t>
      </w:r>
    </w:p>
    <w:p w14:paraId="54E170D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Thomas RQ, Brookshire EN, Gerber S (2015) Nitrogen limitation on land: how can it occur in Earth system models? </w:t>
      </w:r>
      <w:r w:rsidRPr="000E55C7">
        <w:rPr>
          <w:i/>
          <w:iCs/>
          <w:noProof/>
        </w:rPr>
        <w:t>Global change biology</w:t>
      </w:r>
      <w:r w:rsidRPr="000E55C7">
        <w:rPr>
          <w:noProof/>
        </w:rPr>
        <w:t xml:space="preserve">, </w:t>
      </w:r>
      <w:r w:rsidRPr="000E55C7">
        <w:rPr>
          <w:b/>
          <w:bCs/>
          <w:noProof/>
        </w:rPr>
        <w:t>21</w:t>
      </w:r>
      <w:r w:rsidRPr="000E55C7">
        <w:rPr>
          <w:noProof/>
        </w:rPr>
        <w:t>, 1777–1793.</w:t>
      </w:r>
    </w:p>
    <w:p w14:paraId="67B298A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Thornton PE, Lamarque J-F, Rosenbloom NA, Mahowald NM (2007) Influence of carbon-nitrogen cycle coupling on land model response to CO2 fertilization and climate variability. </w:t>
      </w:r>
      <w:r w:rsidRPr="000E55C7">
        <w:rPr>
          <w:i/>
          <w:iCs/>
          <w:noProof/>
        </w:rPr>
        <w:t>Global Biogeochemical Cycles</w:t>
      </w:r>
      <w:r w:rsidRPr="000E55C7">
        <w:rPr>
          <w:noProof/>
        </w:rPr>
        <w:t xml:space="preserve">, </w:t>
      </w:r>
      <w:r w:rsidRPr="000E55C7">
        <w:rPr>
          <w:b/>
          <w:bCs/>
          <w:noProof/>
        </w:rPr>
        <w:t>21</w:t>
      </w:r>
      <w:r w:rsidRPr="000E55C7">
        <w:rPr>
          <w:noProof/>
        </w:rPr>
        <w:t>, GB4018.</w:t>
      </w:r>
    </w:p>
    <w:p w14:paraId="499759D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Vitousek PM, Aber JD, Howarth RW et al. (1997) Human alteration of the global nitrogen cycle: sources and consequences. </w:t>
      </w:r>
      <w:r w:rsidRPr="000E55C7">
        <w:rPr>
          <w:i/>
          <w:iCs/>
          <w:noProof/>
        </w:rPr>
        <w:t>Ecological applications</w:t>
      </w:r>
      <w:r w:rsidRPr="000E55C7">
        <w:rPr>
          <w:noProof/>
        </w:rPr>
        <w:t xml:space="preserve">, </w:t>
      </w:r>
      <w:r w:rsidRPr="000E55C7">
        <w:rPr>
          <w:b/>
          <w:bCs/>
          <w:noProof/>
        </w:rPr>
        <w:t>7</w:t>
      </w:r>
      <w:r w:rsidRPr="000E55C7">
        <w:rPr>
          <w:noProof/>
        </w:rPr>
        <w:t>, 737–750.</w:t>
      </w:r>
    </w:p>
    <w:p w14:paraId="4E5E942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Walker AP, Beckerman AP, Gu L et al. (2014) The relationship of leaf photosynthetic traits – Vcmax and Jmax – to leaf nitrogen, leaf phosphorus, and specific leaf area: a meta-analysis and modeling study. </w:t>
      </w:r>
      <w:r w:rsidRPr="000E55C7">
        <w:rPr>
          <w:i/>
          <w:iCs/>
          <w:noProof/>
        </w:rPr>
        <w:t>Ecology and Evolution</w:t>
      </w:r>
      <w:r w:rsidRPr="000E55C7">
        <w:rPr>
          <w:noProof/>
        </w:rPr>
        <w:t xml:space="preserve">, </w:t>
      </w:r>
      <w:r w:rsidRPr="000E55C7">
        <w:rPr>
          <w:b/>
          <w:bCs/>
          <w:noProof/>
        </w:rPr>
        <w:t>4</w:t>
      </w:r>
      <w:r w:rsidRPr="000E55C7">
        <w:rPr>
          <w:noProof/>
        </w:rPr>
        <w:t>, 3218–3235.</w:t>
      </w:r>
    </w:p>
    <w:p w14:paraId="1D65759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Wang H, Prentice IC, Keenan TF et al. (2017) Towards a universal model for carbon dioxide uptake by plants. </w:t>
      </w:r>
      <w:r w:rsidRPr="000E55C7">
        <w:rPr>
          <w:i/>
          <w:iCs/>
          <w:noProof/>
        </w:rPr>
        <w:t>Nature Plants</w:t>
      </w:r>
      <w:r w:rsidRPr="000E55C7">
        <w:rPr>
          <w:noProof/>
        </w:rPr>
        <w:t xml:space="preserve">, </w:t>
      </w:r>
      <w:r w:rsidRPr="000E55C7">
        <w:rPr>
          <w:b/>
          <w:bCs/>
          <w:noProof/>
        </w:rPr>
        <w:t>3</w:t>
      </w:r>
      <w:r w:rsidRPr="000E55C7">
        <w:rPr>
          <w:noProof/>
        </w:rPr>
        <w:t>, 734–741.</w:t>
      </w:r>
    </w:p>
    <w:p w14:paraId="585D76F3"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Wang H, Atkin OK, Keenan TF et al. (2020) Acclimation of leaf respiration consistent with optimal photosynthetic capacity. </w:t>
      </w:r>
      <w:r w:rsidRPr="000E55C7">
        <w:rPr>
          <w:i/>
          <w:iCs/>
          <w:noProof/>
        </w:rPr>
        <w:t>Global Change Biology</w:t>
      </w:r>
      <w:r w:rsidRPr="000E55C7">
        <w:rPr>
          <w:noProof/>
        </w:rPr>
        <w:t xml:space="preserve">, </w:t>
      </w:r>
      <w:r w:rsidRPr="000E55C7">
        <w:rPr>
          <w:b/>
          <w:bCs/>
          <w:noProof/>
        </w:rPr>
        <w:t>26</w:t>
      </w:r>
      <w:r w:rsidRPr="000E55C7">
        <w:rPr>
          <w:noProof/>
        </w:rPr>
        <w:t>, 2573–2583.</w:t>
      </w:r>
    </w:p>
    <w:p w14:paraId="14A9389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Wang H, Colin Prentice I, Wright IJ, Qiao S, Xu X, Kikuzawa K, Stenseth NC (2021) Leaf economics explained by optimality principles. </w:t>
      </w:r>
      <w:r w:rsidRPr="000E55C7">
        <w:rPr>
          <w:i/>
          <w:iCs/>
          <w:noProof/>
        </w:rPr>
        <w:t>bioRxiv</w:t>
      </w:r>
      <w:r w:rsidRPr="000E55C7">
        <w:rPr>
          <w:noProof/>
        </w:rPr>
        <w:t>, 2021.02.07.430028.</w:t>
      </w:r>
    </w:p>
    <w:p w14:paraId="3AED03C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Wieder WR, Cleveland CC, Smith WK, Todd-Brown K (2015) Future productivity and carbon storage limited by terrestrial nutrient availability. </w:t>
      </w:r>
      <w:r w:rsidRPr="000E55C7">
        <w:rPr>
          <w:i/>
          <w:iCs/>
          <w:noProof/>
        </w:rPr>
        <w:t>Nature Geoscience</w:t>
      </w:r>
      <w:r w:rsidRPr="000E55C7">
        <w:rPr>
          <w:noProof/>
        </w:rPr>
        <w:t xml:space="preserve">, </w:t>
      </w:r>
      <w:r w:rsidRPr="000E55C7">
        <w:rPr>
          <w:b/>
          <w:bCs/>
          <w:noProof/>
        </w:rPr>
        <w:t>8</w:t>
      </w:r>
      <w:r w:rsidRPr="000E55C7">
        <w:rPr>
          <w:noProof/>
        </w:rPr>
        <w:t>, 441.</w:t>
      </w:r>
    </w:p>
    <w:p w14:paraId="31B693A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Wieder WR, Lawrence DM, Fisher RA et al. (2019) Beyond static benchmarking: Using experimental manipulations to evaluate land model assumptions. </w:t>
      </w:r>
      <w:r w:rsidRPr="000E55C7">
        <w:rPr>
          <w:i/>
          <w:iCs/>
          <w:noProof/>
        </w:rPr>
        <w:t>Global Biogeochemical Cycles</w:t>
      </w:r>
      <w:r w:rsidRPr="000E55C7">
        <w:rPr>
          <w:noProof/>
        </w:rPr>
        <w:t xml:space="preserve">, </w:t>
      </w:r>
      <w:r w:rsidRPr="000E55C7">
        <w:rPr>
          <w:b/>
          <w:bCs/>
          <w:noProof/>
        </w:rPr>
        <w:t>33</w:t>
      </w:r>
      <w:r w:rsidRPr="000E55C7">
        <w:rPr>
          <w:noProof/>
        </w:rPr>
        <w:t>, 2018GB006141.</w:t>
      </w:r>
    </w:p>
    <w:p w14:paraId="444A5304"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Wright IJ, Reich PB, Westoby M (2003) Least-cost input mixtures of water and nitrogen for </w:t>
      </w:r>
      <w:r w:rsidRPr="000E55C7">
        <w:rPr>
          <w:noProof/>
        </w:rPr>
        <w:lastRenderedPageBreak/>
        <w:t xml:space="preserve">photosynthesis. </w:t>
      </w:r>
      <w:r w:rsidRPr="000E55C7">
        <w:rPr>
          <w:i/>
          <w:iCs/>
          <w:noProof/>
        </w:rPr>
        <w:t>The American Naturalist</w:t>
      </w:r>
      <w:r w:rsidRPr="000E55C7">
        <w:rPr>
          <w:noProof/>
        </w:rPr>
        <w:t xml:space="preserve">, </w:t>
      </w:r>
      <w:r w:rsidRPr="000E55C7">
        <w:rPr>
          <w:b/>
          <w:bCs/>
          <w:noProof/>
        </w:rPr>
        <w:t>161</w:t>
      </w:r>
      <w:r w:rsidRPr="000E55C7">
        <w:rPr>
          <w:noProof/>
        </w:rPr>
        <w:t>, 98–111.</w:t>
      </w:r>
    </w:p>
    <w:p w14:paraId="725F9DE3"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Yuan Z, Liu W, Niu S, Wan S (2007) Plant Nitrogen Dynamics and Nitrogen-use Strategies under Altered Nitrogen Seasonality and Competition. </w:t>
      </w:r>
      <w:r w:rsidRPr="000E55C7">
        <w:rPr>
          <w:i/>
          <w:iCs/>
          <w:noProof/>
        </w:rPr>
        <w:t>Annals of Botany</w:t>
      </w:r>
      <w:r w:rsidRPr="000E55C7">
        <w:rPr>
          <w:noProof/>
        </w:rPr>
        <w:t xml:space="preserve">, </w:t>
      </w:r>
      <w:r w:rsidRPr="000E55C7">
        <w:rPr>
          <w:b/>
          <w:bCs/>
          <w:noProof/>
        </w:rPr>
        <w:t>100</w:t>
      </w:r>
      <w:r w:rsidRPr="000E55C7">
        <w:rPr>
          <w:noProof/>
        </w:rPr>
        <w:t>, 821–830.</w:t>
      </w:r>
    </w:p>
    <w:p w14:paraId="5938FAB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Zaehle S, Medlyn BE, De Kauwe MG et al. (2014) Evaluation of 11 terrestrial carbon–nitrogen cycle models against observations from two temperate Free-Air CO2 Enrichment studies. </w:t>
      </w:r>
      <w:r w:rsidRPr="000E55C7">
        <w:rPr>
          <w:i/>
          <w:iCs/>
          <w:noProof/>
        </w:rPr>
        <w:t>New Phytologist</w:t>
      </w:r>
      <w:r w:rsidRPr="000E55C7">
        <w:rPr>
          <w:noProof/>
        </w:rPr>
        <w:t xml:space="preserve">, </w:t>
      </w:r>
      <w:r w:rsidRPr="000E55C7">
        <w:rPr>
          <w:b/>
          <w:bCs/>
          <w:noProof/>
        </w:rPr>
        <w:t>202</w:t>
      </w:r>
      <w:r w:rsidRPr="000E55C7">
        <w:rPr>
          <w:noProof/>
        </w:rPr>
        <w:t>, 803–822.</w:t>
      </w:r>
    </w:p>
    <w:p w14:paraId="79F6EBA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Zhu Q, Riley WJ, Tang J, Collier N, Hoffman FM, Yang X, Bisht G (2019) Representing Nitrogen, Phosphorus, and Carbon Interactions in the E3SM Land Model: Development and Global Benchmarking. </w:t>
      </w:r>
      <w:r w:rsidRPr="000E55C7">
        <w:rPr>
          <w:i/>
          <w:iCs/>
          <w:noProof/>
        </w:rPr>
        <w:t>Journal of Advances in Modeling Earth Systems</w:t>
      </w:r>
      <w:r w:rsidRPr="000E55C7">
        <w:rPr>
          <w:noProof/>
        </w:rPr>
        <w:t xml:space="preserve">, </w:t>
      </w:r>
      <w:r w:rsidRPr="000E55C7">
        <w:rPr>
          <w:b/>
          <w:bCs/>
          <w:noProof/>
        </w:rPr>
        <w:t>11</w:t>
      </w:r>
      <w:r w:rsidRPr="000E55C7">
        <w:rPr>
          <w:noProof/>
        </w:rPr>
        <w:t>, 2238–2258.</w:t>
      </w:r>
    </w:p>
    <w:p w14:paraId="09938461" w14:textId="40955BF3" w:rsidR="009A5B56" w:rsidRPr="009A5B56" w:rsidRDefault="009A5B56" w:rsidP="000E55C7">
      <w:pPr>
        <w:widowControl w:val="0"/>
        <w:autoSpaceDE w:val="0"/>
        <w:autoSpaceDN w:val="0"/>
        <w:adjustRightInd w:val="0"/>
        <w:spacing w:line="480" w:lineRule="auto"/>
        <w:ind w:left="480" w:hanging="480"/>
      </w:pPr>
      <w:r>
        <w:fldChar w:fldCharType="end"/>
      </w:r>
    </w:p>
    <w:sectPr w:rsidR="009A5B56" w:rsidRPr="009A5B56" w:rsidSect="00B05AC4">
      <w:footerReference w:type="even" r:id="rId19"/>
      <w:footerReference w:type="default" r:id="rId20"/>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0" w:author="Nick Smith" w:date="2021-12-10T16:52:00Z" w:initials="NGS">
    <w:p w14:paraId="34BEE12D" w14:textId="0807E497" w:rsidR="002134EF" w:rsidRDefault="002134EF">
      <w:pPr>
        <w:pStyle w:val="CommentText"/>
      </w:pPr>
      <w:r>
        <w:rPr>
          <w:rStyle w:val="CommentReference"/>
        </w:rPr>
        <w:annotationRef/>
      </w:r>
      <w:r>
        <w:t>update</w:t>
      </w:r>
    </w:p>
  </w:comment>
  <w:comment w:id="170" w:author="Risa" w:date="2021-12-01T15:00:00Z" w:initials="RM">
    <w:p w14:paraId="5C59C264" w14:textId="3E0BC29F" w:rsidR="00320FB0" w:rsidRDefault="00320FB0">
      <w:pPr>
        <w:pStyle w:val="CommentText"/>
      </w:pPr>
      <w:r>
        <w:rPr>
          <w:rStyle w:val="CommentReference"/>
        </w:rPr>
        <w:annotationRef/>
      </w:r>
      <w:r>
        <w:t>Double check</w:t>
      </w:r>
    </w:p>
  </w:comment>
  <w:comment w:id="181" w:author="Risa" w:date="2021-12-01T15:05:00Z" w:initials="RM">
    <w:p w14:paraId="316E74B5" w14:textId="0CF59004" w:rsidR="00320FB0" w:rsidRDefault="00320FB0">
      <w:pPr>
        <w:pStyle w:val="CommentText"/>
      </w:pPr>
      <w:r>
        <w:rPr>
          <w:rStyle w:val="CommentReference"/>
        </w:rPr>
        <w:annotationRef/>
      </w:r>
      <w:r>
        <w:t>Update</w:t>
      </w:r>
    </w:p>
  </w:comment>
  <w:comment w:id="186" w:author="Nick Smith" w:date="2021-10-07T16:05:00Z" w:initials="NGS">
    <w:p w14:paraId="39556F6B" w14:textId="77777777" w:rsidR="00320FB0" w:rsidRDefault="00320FB0">
      <w:pPr>
        <w:pStyle w:val="CommentText"/>
      </w:pPr>
      <w:r>
        <w:rPr>
          <w:rStyle w:val="CommentReference"/>
        </w:rPr>
        <w:annotationRef/>
      </w:r>
      <w:r>
        <w:t>Limitations:</w:t>
      </w:r>
    </w:p>
    <w:p w14:paraId="345FDF78" w14:textId="77777777" w:rsidR="00320FB0" w:rsidRDefault="00320FB0" w:rsidP="00C46345">
      <w:pPr>
        <w:pStyle w:val="CommentText"/>
        <w:numPr>
          <w:ilvl w:val="0"/>
          <w:numId w:val="9"/>
        </w:numPr>
      </w:pPr>
      <w:r>
        <w:t xml:space="preserve"> Categorical soil N, continuous would be better as we don’t know background N</w:t>
      </w:r>
    </w:p>
    <w:p w14:paraId="6D685F99" w14:textId="60FBBBC8" w:rsidR="00320FB0" w:rsidRDefault="00320FB0" w:rsidP="00C46345">
      <w:pPr>
        <w:pStyle w:val="CommentText"/>
        <w:numPr>
          <w:ilvl w:val="0"/>
          <w:numId w:val="9"/>
        </w:numPr>
      </w:pPr>
    </w:p>
  </w:comment>
  <w:comment w:id="187" w:author="Nick Smith" w:date="2021-06-28T12:09:00Z" w:initials="NGS">
    <w:p w14:paraId="539C3587" w14:textId="5DE6C9A2" w:rsidR="00320FB0" w:rsidRDefault="00320FB0">
      <w:pPr>
        <w:pStyle w:val="CommentText"/>
      </w:pPr>
      <w:r>
        <w:rPr>
          <w:rStyle w:val="CommentReference"/>
        </w:rPr>
        <w:annotationRef/>
      </w:r>
      <w:r>
        <w:t>Please add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4BEE12D" w15:done="0"/>
  <w15:commentEx w15:paraId="5C59C264" w15:done="0"/>
  <w15:commentEx w15:paraId="316E74B5" w15:done="0"/>
  <w15:commentEx w15:paraId="6D685F99" w15:done="0"/>
  <w15:commentEx w15:paraId="539C358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520F09" w16cex:dateUtc="2021-12-01T20:11:00Z"/>
  <w16cex:commentExtensible w16cex:durableId="25520FFC" w16cex:dateUtc="2021-12-01T20:15:00Z"/>
  <w16cex:commentExtensible w16cex:durableId="255CBAD9" w16cex:dateUtc="2021-12-09T22:26:00Z"/>
  <w16cex:commentExtensible w16cex:durableId="25521297" w16cex:dateUtc="2021-12-01T20:26:00Z"/>
  <w16cex:commentExtensible w16cex:durableId="25520C8A" w16cex:dateUtc="2021-12-01T20:00:00Z"/>
  <w16cex:commentExtensible w16cex:durableId="25520DCC" w16cex:dateUtc="2021-12-01T20:05:00Z"/>
  <w16cex:commentExtensible w16cex:durableId="25099963" w16cex:dateUtc="2021-10-07T20:05:00Z"/>
  <w16cex:commentExtensible w16cex:durableId="24843A82" w16cex:dateUtc="2021-06-28T16: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4BEE12D" w16cid:durableId="255E043E"/>
  <w16cid:commentId w16cid:paraId="5C59C264" w16cid:durableId="25520C8A"/>
  <w16cid:commentId w16cid:paraId="316E74B5" w16cid:durableId="25520DCC"/>
  <w16cid:commentId w16cid:paraId="6D685F99" w16cid:durableId="25099963"/>
  <w16cid:commentId w16cid:paraId="539C3587" w16cid:durableId="24843A8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B6607E" w14:textId="77777777" w:rsidR="003B0008" w:rsidRDefault="003B0008" w:rsidP="001B44B1">
      <w:r>
        <w:separator/>
      </w:r>
    </w:p>
  </w:endnote>
  <w:endnote w:type="continuationSeparator" w:id="0">
    <w:p w14:paraId="412005DF" w14:textId="77777777" w:rsidR="003B0008" w:rsidRDefault="003B0008" w:rsidP="001B4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74780687"/>
      <w:docPartObj>
        <w:docPartGallery w:val="Page Numbers (Bottom of Page)"/>
        <w:docPartUnique/>
      </w:docPartObj>
    </w:sdtPr>
    <w:sdtContent>
      <w:p w14:paraId="3164C6C6" w14:textId="327FB48A" w:rsidR="00320FB0" w:rsidRDefault="00320FB0" w:rsidP="00771C5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E43F7F" w14:textId="77777777" w:rsidR="00320FB0" w:rsidRDefault="00320FB0" w:rsidP="00DA24C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89242791"/>
      <w:docPartObj>
        <w:docPartGallery w:val="Page Numbers (Bottom of Page)"/>
        <w:docPartUnique/>
      </w:docPartObj>
    </w:sdtPr>
    <w:sdtContent>
      <w:p w14:paraId="26B0195A" w14:textId="011C7121" w:rsidR="00320FB0" w:rsidRDefault="00320FB0" w:rsidP="00771C5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12C2C66" w14:textId="77777777" w:rsidR="00320FB0" w:rsidRDefault="00320FB0" w:rsidP="00DA24C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964172" w14:textId="77777777" w:rsidR="003B0008" w:rsidRDefault="003B0008" w:rsidP="001B44B1">
      <w:r>
        <w:separator/>
      </w:r>
    </w:p>
  </w:footnote>
  <w:footnote w:type="continuationSeparator" w:id="0">
    <w:p w14:paraId="3BB3E9EC" w14:textId="77777777" w:rsidR="003B0008" w:rsidRDefault="003B0008" w:rsidP="001B44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00A78"/>
    <w:multiLevelType w:val="hybridMultilevel"/>
    <w:tmpl w:val="3C82BC0C"/>
    <w:lvl w:ilvl="0" w:tplc="9894D3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983577"/>
    <w:multiLevelType w:val="multilevel"/>
    <w:tmpl w:val="C688E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E26327"/>
    <w:multiLevelType w:val="multilevel"/>
    <w:tmpl w:val="48404D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DB3D36"/>
    <w:multiLevelType w:val="hybridMultilevel"/>
    <w:tmpl w:val="29D660BC"/>
    <w:lvl w:ilvl="0" w:tplc="0FCC561E">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D5D024C"/>
    <w:multiLevelType w:val="multilevel"/>
    <w:tmpl w:val="B77EE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2"/>
  </w:num>
  <w:num w:numId="3">
    <w:abstractNumId w:val="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
    <w:abstractNumId w:val="4"/>
  </w:num>
  <w:num w:numId="5">
    <w:abstractNumId w:val="4"/>
  </w:num>
  <w:num w:numId="6">
    <w:abstractNumId w:val="1"/>
  </w:num>
  <w:num w:numId="7">
    <w:abstractNumId w:val="1"/>
  </w:num>
  <w:num w:numId="8">
    <w:abstractNumId w:val="0"/>
  </w:num>
  <w:num w:numId="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ick Smith">
    <w15:presenceInfo w15:providerId="None" w15:userId="Nick Smit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hideGrammaticalErrors/>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7DA"/>
    <w:rsid w:val="00005B92"/>
    <w:rsid w:val="00016940"/>
    <w:rsid w:val="00024346"/>
    <w:rsid w:val="00042F1B"/>
    <w:rsid w:val="00053B82"/>
    <w:rsid w:val="00060D75"/>
    <w:rsid w:val="0007174C"/>
    <w:rsid w:val="00074719"/>
    <w:rsid w:val="00077C60"/>
    <w:rsid w:val="0008438C"/>
    <w:rsid w:val="00096AFD"/>
    <w:rsid w:val="000A7AF1"/>
    <w:rsid w:val="000B15CA"/>
    <w:rsid w:val="000B42B7"/>
    <w:rsid w:val="000C0A8A"/>
    <w:rsid w:val="000C26ED"/>
    <w:rsid w:val="000C4651"/>
    <w:rsid w:val="000C583D"/>
    <w:rsid w:val="000D0F58"/>
    <w:rsid w:val="000D10B1"/>
    <w:rsid w:val="000D3DDB"/>
    <w:rsid w:val="000D62FD"/>
    <w:rsid w:val="000E2A8E"/>
    <w:rsid w:val="000E2B28"/>
    <w:rsid w:val="000E40F2"/>
    <w:rsid w:val="000E55C7"/>
    <w:rsid w:val="000F0BE3"/>
    <w:rsid w:val="00102B2A"/>
    <w:rsid w:val="001042EA"/>
    <w:rsid w:val="00105704"/>
    <w:rsid w:val="00106CD7"/>
    <w:rsid w:val="00111025"/>
    <w:rsid w:val="00111AFB"/>
    <w:rsid w:val="0013288D"/>
    <w:rsid w:val="00135FBB"/>
    <w:rsid w:val="00143637"/>
    <w:rsid w:val="0014366E"/>
    <w:rsid w:val="00145D3D"/>
    <w:rsid w:val="00150B42"/>
    <w:rsid w:val="00152D8D"/>
    <w:rsid w:val="001578C1"/>
    <w:rsid w:val="001609E7"/>
    <w:rsid w:val="00165EAE"/>
    <w:rsid w:val="00175A1E"/>
    <w:rsid w:val="00175B3C"/>
    <w:rsid w:val="001A1A51"/>
    <w:rsid w:val="001A2607"/>
    <w:rsid w:val="001B0EE0"/>
    <w:rsid w:val="001B44B1"/>
    <w:rsid w:val="001B4836"/>
    <w:rsid w:val="001B6B10"/>
    <w:rsid w:val="001C2672"/>
    <w:rsid w:val="001C5C13"/>
    <w:rsid w:val="001D0C18"/>
    <w:rsid w:val="001D0DC9"/>
    <w:rsid w:val="001D2A99"/>
    <w:rsid w:val="001D5E19"/>
    <w:rsid w:val="001E6174"/>
    <w:rsid w:val="001F281E"/>
    <w:rsid w:val="001F3BE9"/>
    <w:rsid w:val="001F7DFE"/>
    <w:rsid w:val="002019BC"/>
    <w:rsid w:val="002106E3"/>
    <w:rsid w:val="002134EF"/>
    <w:rsid w:val="002269FF"/>
    <w:rsid w:val="00226FA7"/>
    <w:rsid w:val="0023259A"/>
    <w:rsid w:val="002327DA"/>
    <w:rsid w:val="00236DDA"/>
    <w:rsid w:val="00237CD4"/>
    <w:rsid w:val="00241405"/>
    <w:rsid w:val="002436D6"/>
    <w:rsid w:val="00250A39"/>
    <w:rsid w:val="00254541"/>
    <w:rsid w:val="00277E14"/>
    <w:rsid w:val="00280238"/>
    <w:rsid w:val="00280797"/>
    <w:rsid w:val="0028100D"/>
    <w:rsid w:val="002815EB"/>
    <w:rsid w:val="00292985"/>
    <w:rsid w:val="0029320F"/>
    <w:rsid w:val="00296CCE"/>
    <w:rsid w:val="002A1086"/>
    <w:rsid w:val="002A405B"/>
    <w:rsid w:val="002A727E"/>
    <w:rsid w:val="002B1DD3"/>
    <w:rsid w:val="002B2CF0"/>
    <w:rsid w:val="002B429E"/>
    <w:rsid w:val="002B7732"/>
    <w:rsid w:val="002C18EF"/>
    <w:rsid w:val="002C4254"/>
    <w:rsid w:val="002D469B"/>
    <w:rsid w:val="002D5EE3"/>
    <w:rsid w:val="002D64A7"/>
    <w:rsid w:val="002E0B6F"/>
    <w:rsid w:val="002E41FB"/>
    <w:rsid w:val="002F0AAC"/>
    <w:rsid w:val="002F4BFB"/>
    <w:rsid w:val="00300607"/>
    <w:rsid w:val="003173D1"/>
    <w:rsid w:val="00320FB0"/>
    <w:rsid w:val="00321077"/>
    <w:rsid w:val="003428DC"/>
    <w:rsid w:val="00342D03"/>
    <w:rsid w:val="00354D81"/>
    <w:rsid w:val="003551AA"/>
    <w:rsid w:val="00356386"/>
    <w:rsid w:val="00361685"/>
    <w:rsid w:val="003640DC"/>
    <w:rsid w:val="003704D1"/>
    <w:rsid w:val="00381A62"/>
    <w:rsid w:val="00383758"/>
    <w:rsid w:val="00386522"/>
    <w:rsid w:val="003A1D1C"/>
    <w:rsid w:val="003A1E67"/>
    <w:rsid w:val="003A2059"/>
    <w:rsid w:val="003A39A3"/>
    <w:rsid w:val="003A6444"/>
    <w:rsid w:val="003A755A"/>
    <w:rsid w:val="003A75EC"/>
    <w:rsid w:val="003B0008"/>
    <w:rsid w:val="003B0716"/>
    <w:rsid w:val="003B11E5"/>
    <w:rsid w:val="003B4314"/>
    <w:rsid w:val="003B5012"/>
    <w:rsid w:val="003C476D"/>
    <w:rsid w:val="003D09AF"/>
    <w:rsid w:val="003D1A31"/>
    <w:rsid w:val="003E3A22"/>
    <w:rsid w:val="003E3DED"/>
    <w:rsid w:val="003F3A2E"/>
    <w:rsid w:val="003F70DB"/>
    <w:rsid w:val="00403672"/>
    <w:rsid w:val="00403D54"/>
    <w:rsid w:val="00406371"/>
    <w:rsid w:val="004106F9"/>
    <w:rsid w:val="00413299"/>
    <w:rsid w:val="00414E8D"/>
    <w:rsid w:val="004167AF"/>
    <w:rsid w:val="0042072E"/>
    <w:rsid w:val="004460F8"/>
    <w:rsid w:val="0045053D"/>
    <w:rsid w:val="00454773"/>
    <w:rsid w:val="004554C8"/>
    <w:rsid w:val="00464810"/>
    <w:rsid w:val="00465750"/>
    <w:rsid w:val="004661AC"/>
    <w:rsid w:val="00471979"/>
    <w:rsid w:val="00472FC8"/>
    <w:rsid w:val="004732A7"/>
    <w:rsid w:val="00475F5D"/>
    <w:rsid w:val="00482CAA"/>
    <w:rsid w:val="004850EF"/>
    <w:rsid w:val="004921F3"/>
    <w:rsid w:val="00492B6E"/>
    <w:rsid w:val="00493741"/>
    <w:rsid w:val="0049730B"/>
    <w:rsid w:val="004B1332"/>
    <w:rsid w:val="004B6018"/>
    <w:rsid w:val="004C345D"/>
    <w:rsid w:val="004C3644"/>
    <w:rsid w:val="004C5B4A"/>
    <w:rsid w:val="004D1F45"/>
    <w:rsid w:val="004D217C"/>
    <w:rsid w:val="004E0353"/>
    <w:rsid w:val="004E1503"/>
    <w:rsid w:val="004E69E5"/>
    <w:rsid w:val="004E72F0"/>
    <w:rsid w:val="004F2CA3"/>
    <w:rsid w:val="004F40BE"/>
    <w:rsid w:val="004F5AEB"/>
    <w:rsid w:val="005024F9"/>
    <w:rsid w:val="00504217"/>
    <w:rsid w:val="0051460F"/>
    <w:rsid w:val="005223F0"/>
    <w:rsid w:val="00522C0C"/>
    <w:rsid w:val="005239A5"/>
    <w:rsid w:val="00533C21"/>
    <w:rsid w:val="00536B03"/>
    <w:rsid w:val="0053714C"/>
    <w:rsid w:val="00540377"/>
    <w:rsid w:val="0054351D"/>
    <w:rsid w:val="00550B10"/>
    <w:rsid w:val="00562A58"/>
    <w:rsid w:val="005631B4"/>
    <w:rsid w:val="00563552"/>
    <w:rsid w:val="0056386C"/>
    <w:rsid w:val="00565219"/>
    <w:rsid w:val="00567E4F"/>
    <w:rsid w:val="005702DE"/>
    <w:rsid w:val="005910A0"/>
    <w:rsid w:val="0059163C"/>
    <w:rsid w:val="005948A0"/>
    <w:rsid w:val="005A0E88"/>
    <w:rsid w:val="005A0FAA"/>
    <w:rsid w:val="005A20AC"/>
    <w:rsid w:val="005A5C5B"/>
    <w:rsid w:val="005A731B"/>
    <w:rsid w:val="005B6195"/>
    <w:rsid w:val="005C0A02"/>
    <w:rsid w:val="005C1F8E"/>
    <w:rsid w:val="005C508E"/>
    <w:rsid w:val="005D276D"/>
    <w:rsid w:val="005D42F3"/>
    <w:rsid w:val="005D7DD2"/>
    <w:rsid w:val="005F0AFC"/>
    <w:rsid w:val="00601147"/>
    <w:rsid w:val="00602177"/>
    <w:rsid w:val="00604C4C"/>
    <w:rsid w:val="00622DF9"/>
    <w:rsid w:val="0063040B"/>
    <w:rsid w:val="00640580"/>
    <w:rsid w:val="00640D61"/>
    <w:rsid w:val="00643107"/>
    <w:rsid w:val="00656DF5"/>
    <w:rsid w:val="006618FD"/>
    <w:rsid w:val="0066451D"/>
    <w:rsid w:val="006664CE"/>
    <w:rsid w:val="00666A51"/>
    <w:rsid w:val="00672CC1"/>
    <w:rsid w:val="00696E90"/>
    <w:rsid w:val="006A07A0"/>
    <w:rsid w:val="006A1708"/>
    <w:rsid w:val="006A278F"/>
    <w:rsid w:val="006A3045"/>
    <w:rsid w:val="006B183B"/>
    <w:rsid w:val="006B5806"/>
    <w:rsid w:val="006C5E55"/>
    <w:rsid w:val="006D7E9A"/>
    <w:rsid w:val="006E17D6"/>
    <w:rsid w:val="006E4C71"/>
    <w:rsid w:val="006E60EB"/>
    <w:rsid w:val="0070307F"/>
    <w:rsid w:val="00710F28"/>
    <w:rsid w:val="00712244"/>
    <w:rsid w:val="00716334"/>
    <w:rsid w:val="00724D3E"/>
    <w:rsid w:val="00743306"/>
    <w:rsid w:val="00743A75"/>
    <w:rsid w:val="00745361"/>
    <w:rsid w:val="0075092F"/>
    <w:rsid w:val="00750DAC"/>
    <w:rsid w:val="00753733"/>
    <w:rsid w:val="00753A9E"/>
    <w:rsid w:val="00754C0C"/>
    <w:rsid w:val="00762C16"/>
    <w:rsid w:val="007648C5"/>
    <w:rsid w:val="00771C32"/>
    <w:rsid w:val="00771C52"/>
    <w:rsid w:val="00772303"/>
    <w:rsid w:val="0078503B"/>
    <w:rsid w:val="00790AB6"/>
    <w:rsid w:val="00796C11"/>
    <w:rsid w:val="007A06B9"/>
    <w:rsid w:val="007A12F1"/>
    <w:rsid w:val="007A1692"/>
    <w:rsid w:val="007A6CA7"/>
    <w:rsid w:val="007B0E7E"/>
    <w:rsid w:val="007B4434"/>
    <w:rsid w:val="007B4DDA"/>
    <w:rsid w:val="007C457D"/>
    <w:rsid w:val="007D124D"/>
    <w:rsid w:val="007D3D72"/>
    <w:rsid w:val="007D52B6"/>
    <w:rsid w:val="007D6AFA"/>
    <w:rsid w:val="007E26DC"/>
    <w:rsid w:val="007F1A75"/>
    <w:rsid w:val="007F1C56"/>
    <w:rsid w:val="007F34AF"/>
    <w:rsid w:val="007F6543"/>
    <w:rsid w:val="007F6C75"/>
    <w:rsid w:val="008010AC"/>
    <w:rsid w:val="00801487"/>
    <w:rsid w:val="008137B9"/>
    <w:rsid w:val="008257F9"/>
    <w:rsid w:val="00827B83"/>
    <w:rsid w:val="00832B95"/>
    <w:rsid w:val="00835C7E"/>
    <w:rsid w:val="008371D2"/>
    <w:rsid w:val="00840038"/>
    <w:rsid w:val="008459F2"/>
    <w:rsid w:val="008531D1"/>
    <w:rsid w:val="00864535"/>
    <w:rsid w:val="00880F5C"/>
    <w:rsid w:val="0088369D"/>
    <w:rsid w:val="00883F77"/>
    <w:rsid w:val="00884269"/>
    <w:rsid w:val="00884696"/>
    <w:rsid w:val="00884CEC"/>
    <w:rsid w:val="00890194"/>
    <w:rsid w:val="0089222A"/>
    <w:rsid w:val="0089382F"/>
    <w:rsid w:val="00893A76"/>
    <w:rsid w:val="0089527B"/>
    <w:rsid w:val="0089659F"/>
    <w:rsid w:val="008A5EC2"/>
    <w:rsid w:val="008A6771"/>
    <w:rsid w:val="008A70F6"/>
    <w:rsid w:val="008A7A58"/>
    <w:rsid w:val="008B04B8"/>
    <w:rsid w:val="008B2AAF"/>
    <w:rsid w:val="008C0FAC"/>
    <w:rsid w:val="008C4664"/>
    <w:rsid w:val="008C53AA"/>
    <w:rsid w:val="008C5C8B"/>
    <w:rsid w:val="008C7A1E"/>
    <w:rsid w:val="008D2402"/>
    <w:rsid w:val="008E0762"/>
    <w:rsid w:val="008E3C9D"/>
    <w:rsid w:val="008E671F"/>
    <w:rsid w:val="008E7B36"/>
    <w:rsid w:val="008F39A5"/>
    <w:rsid w:val="008F481E"/>
    <w:rsid w:val="008F486F"/>
    <w:rsid w:val="008F7D04"/>
    <w:rsid w:val="00900356"/>
    <w:rsid w:val="00921E26"/>
    <w:rsid w:val="0092235C"/>
    <w:rsid w:val="00930A47"/>
    <w:rsid w:val="009327B1"/>
    <w:rsid w:val="00933841"/>
    <w:rsid w:val="00934597"/>
    <w:rsid w:val="00934623"/>
    <w:rsid w:val="009347FA"/>
    <w:rsid w:val="009361C5"/>
    <w:rsid w:val="00936697"/>
    <w:rsid w:val="00936D50"/>
    <w:rsid w:val="00941572"/>
    <w:rsid w:val="00951F0E"/>
    <w:rsid w:val="00953EF0"/>
    <w:rsid w:val="00960E74"/>
    <w:rsid w:val="00961478"/>
    <w:rsid w:val="00962F49"/>
    <w:rsid w:val="00967D5A"/>
    <w:rsid w:val="00971CEF"/>
    <w:rsid w:val="009734F0"/>
    <w:rsid w:val="009877F7"/>
    <w:rsid w:val="00992D65"/>
    <w:rsid w:val="009A5B56"/>
    <w:rsid w:val="009B768F"/>
    <w:rsid w:val="009B7AC8"/>
    <w:rsid w:val="009C694B"/>
    <w:rsid w:val="009D2AEB"/>
    <w:rsid w:val="009D3535"/>
    <w:rsid w:val="009F1CFE"/>
    <w:rsid w:val="009F343C"/>
    <w:rsid w:val="009F5C18"/>
    <w:rsid w:val="00A0048F"/>
    <w:rsid w:val="00A06CDF"/>
    <w:rsid w:val="00A07568"/>
    <w:rsid w:val="00A12B99"/>
    <w:rsid w:val="00A151ED"/>
    <w:rsid w:val="00A15679"/>
    <w:rsid w:val="00A23605"/>
    <w:rsid w:val="00A24A5B"/>
    <w:rsid w:val="00A24EFB"/>
    <w:rsid w:val="00A25309"/>
    <w:rsid w:val="00A25398"/>
    <w:rsid w:val="00A365F1"/>
    <w:rsid w:val="00A54421"/>
    <w:rsid w:val="00A56E03"/>
    <w:rsid w:val="00A6009F"/>
    <w:rsid w:val="00A62640"/>
    <w:rsid w:val="00A672A9"/>
    <w:rsid w:val="00A67554"/>
    <w:rsid w:val="00A72C40"/>
    <w:rsid w:val="00A77D8F"/>
    <w:rsid w:val="00A841EA"/>
    <w:rsid w:val="00A85915"/>
    <w:rsid w:val="00A90041"/>
    <w:rsid w:val="00A93E29"/>
    <w:rsid w:val="00A975A3"/>
    <w:rsid w:val="00AB631C"/>
    <w:rsid w:val="00AB6E48"/>
    <w:rsid w:val="00AB7D42"/>
    <w:rsid w:val="00AC3CF2"/>
    <w:rsid w:val="00AC49CC"/>
    <w:rsid w:val="00AD2B85"/>
    <w:rsid w:val="00AD38D7"/>
    <w:rsid w:val="00AD5AF4"/>
    <w:rsid w:val="00AD69EA"/>
    <w:rsid w:val="00AE040E"/>
    <w:rsid w:val="00AE0C5E"/>
    <w:rsid w:val="00AE1760"/>
    <w:rsid w:val="00AF12A2"/>
    <w:rsid w:val="00B024FB"/>
    <w:rsid w:val="00B05AC4"/>
    <w:rsid w:val="00B128CC"/>
    <w:rsid w:val="00B16B03"/>
    <w:rsid w:val="00B20AE0"/>
    <w:rsid w:val="00B22FE1"/>
    <w:rsid w:val="00B25CDC"/>
    <w:rsid w:val="00B262CF"/>
    <w:rsid w:val="00B307DE"/>
    <w:rsid w:val="00B40B96"/>
    <w:rsid w:val="00B41FE2"/>
    <w:rsid w:val="00B42B31"/>
    <w:rsid w:val="00B47C59"/>
    <w:rsid w:val="00B50149"/>
    <w:rsid w:val="00B766A8"/>
    <w:rsid w:val="00B76E6C"/>
    <w:rsid w:val="00B83AB1"/>
    <w:rsid w:val="00BA58FF"/>
    <w:rsid w:val="00BA6936"/>
    <w:rsid w:val="00BB26B3"/>
    <w:rsid w:val="00BB2DE6"/>
    <w:rsid w:val="00BB64EC"/>
    <w:rsid w:val="00BB749D"/>
    <w:rsid w:val="00BC7659"/>
    <w:rsid w:val="00BD3DF0"/>
    <w:rsid w:val="00BD6E25"/>
    <w:rsid w:val="00BD7C1B"/>
    <w:rsid w:val="00BE49D6"/>
    <w:rsid w:val="00BE61C3"/>
    <w:rsid w:val="00BE7786"/>
    <w:rsid w:val="00BF1133"/>
    <w:rsid w:val="00BF1177"/>
    <w:rsid w:val="00BF23F2"/>
    <w:rsid w:val="00BF2D7B"/>
    <w:rsid w:val="00BF387F"/>
    <w:rsid w:val="00BF4DED"/>
    <w:rsid w:val="00C03813"/>
    <w:rsid w:val="00C22725"/>
    <w:rsid w:val="00C3639F"/>
    <w:rsid w:val="00C40D76"/>
    <w:rsid w:val="00C41EA2"/>
    <w:rsid w:val="00C4492C"/>
    <w:rsid w:val="00C45C87"/>
    <w:rsid w:val="00C46102"/>
    <w:rsid w:val="00C46345"/>
    <w:rsid w:val="00C50265"/>
    <w:rsid w:val="00C51621"/>
    <w:rsid w:val="00C530D5"/>
    <w:rsid w:val="00C60A64"/>
    <w:rsid w:val="00C64CEB"/>
    <w:rsid w:val="00C71459"/>
    <w:rsid w:val="00C71FEE"/>
    <w:rsid w:val="00C93A3A"/>
    <w:rsid w:val="00CA02E8"/>
    <w:rsid w:val="00CA09B3"/>
    <w:rsid w:val="00CA27A5"/>
    <w:rsid w:val="00CA3207"/>
    <w:rsid w:val="00CA5FB8"/>
    <w:rsid w:val="00CA64B3"/>
    <w:rsid w:val="00CA6CFC"/>
    <w:rsid w:val="00CA7ADC"/>
    <w:rsid w:val="00CB5801"/>
    <w:rsid w:val="00CB7CF7"/>
    <w:rsid w:val="00CC076E"/>
    <w:rsid w:val="00CC0CAA"/>
    <w:rsid w:val="00CC3A73"/>
    <w:rsid w:val="00CC4281"/>
    <w:rsid w:val="00CC5B41"/>
    <w:rsid w:val="00CD0265"/>
    <w:rsid w:val="00CD0AB6"/>
    <w:rsid w:val="00CD6729"/>
    <w:rsid w:val="00CD67A6"/>
    <w:rsid w:val="00CE37E7"/>
    <w:rsid w:val="00CE3D9E"/>
    <w:rsid w:val="00CF0686"/>
    <w:rsid w:val="00D02C41"/>
    <w:rsid w:val="00D05868"/>
    <w:rsid w:val="00D06FFF"/>
    <w:rsid w:val="00D10DE1"/>
    <w:rsid w:val="00D16F1C"/>
    <w:rsid w:val="00D20FF2"/>
    <w:rsid w:val="00D332E5"/>
    <w:rsid w:val="00D47B46"/>
    <w:rsid w:val="00D52FBB"/>
    <w:rsid w:val="00D5681C"/>
    <w:rsid w:val="00D60C62"/>
    <w:rsid w:val="00D61309"/>
    <w:rsid w:val="00D616B4"/>
    <w:rsid w:val="00D65202"/>
    <w:rsid w:val="00D678C0"/>
    <w:rsid w:val="00D7113F"/>
    <w:rsid w:val="00D860B0"/>
    <w:rsid w:val="00D901A3"/>
    <w:rsid w:val="00DA1940"/>
    <w:rsid w:val="00DA24C9"/>
    <w:rsid w:val="00DA3E12"/>
    <w:rsid w:val="00DB48ED"/>
    <w:rsid w:val="00DB5402"/>
    <w:rsid w:val="00DC57BB"/>
    <w:rsid w:val="00DC5A2D"/>
    <w:rsid w:val="00DC7E19"/>
    <w:rsid w:val="00DC7E5B"/>
    <w:rsid w:val="00DD3527"/>
    <w:rsid w:val="00DD7DE1"/>
    <w:rsid w:val="00DE1890"/>
    <w:rsid w:val="00E009DE"/>
    <w:rsid w:val="00E019F3"/>
    <w:rsid w:val="00E05F61"/>
    <w:rsid w:val="00E111C4"/>
    <w:rsid w:val="00E213DA"/>
    <w:rsid w:val="00E24E01"/>
    <w:rsid w:val="00E2660B"/>
    <w:rsid w:val="00E26DE7"/>
    <w:rsid w:val="00E26FD9"/>
    <w:rsid w:val="00E27931"/>
    <w:rsid w:val="00E3357A"/>
    <w:rsid w:val="00E339EE"/>
    <w:rsid w:val="00E4356B"/>
    <w:rsid w:val="00E438A9"/>
    <w:rsid w:val="00E43AA7"/>
    <w:rsid w:val="00E509F6"/>
    <w:rsid w:val="00E52179"/>
    <w:rsid w:val="00E55919"/>
    <w:rsid w:val="00E56A09"/>
    <w:rsid w:val="00E67E69"/>
    <w:rsid w:val="00E7312B"/>
    <w:rsid w:val="00E752D7"/>
    <w:rsid w:val="00E767F8"/>
    <w:rsid w:val="00E77008"/>
    <w:rsid w:val="00E776DC"/>
    <w:rsid w:val="00E814EA"/>
    <w:rsid w:val="00E81570"/>
    <w:rsid w:val="00E82934"/>
    <w:rsid w:val="00E8456C"/>
    <w:rsid w:val="00E90291"/>
    <w:rsid w:val="00E95E33"/>
    <w:rsid w:val="00E95F37"/>
    <w:rsid w:val="00EA24F1"/>
    <w:rsid w:val="00EB1FEE"/>
    <w:rsid w:val="00EB379B"/>
    <w:rsid w:val="00EB6190"/>
    <w:rsid w:val="00EC110E"/>
    <w:rsid w:val="00EC7E77"/>
    <w:rsid w:val="00EE6CB1"/>
    <w:rsid w:val="00EF2641"/>
    <w:rsid w:val="00EF31EA"/>
    <w:rsid w:val="00EF3E33"/>
    <w:rsid w:val="00EF47C8"/>
    <w:rsid w:val="00EF4F1D"/>
    <w:rsid w:val="00EF60BF"/>
    <w:rsid w:val="00F01F6F"/>
    <w:rsid w:val="00F13E07"/>
    <w:rsid w:val="00F178AB"/>
    <w:rsid w:val="00F17CC7"/>
    <w:rsid w:val="00F228A0"/>
    <w:rsid w:val="00F22FAC"/>
    <w:rsid w:val="00F23922"/>
    <w:rsid w:val="00F25545"/>
    <w:rsid w:val="00F30405"/>
    <w:rsid w:val="00F33193"/>
    <w:rsid w:val="00F36E49"/>
    <w:rsid w:val="00F43C87"/>
    <w:rsid w:val="00F476C2"/>
    <w:rsid w:val="00F55752"/>
    <w:rsid w:val="00F56091"/>
    <w:rsid w:val="00F5638C"/>
    <w:rsid w:val="00F60312"/>
    <w:rsid w:val="00F60BAA"/>
    <w:rsid w:val="00F71EB3"/>
    <w:rsid w:val="00F81611"/>
    <w:rsid w:val="00F838D9"/>
    <w:rsid w:val="00F86558"/>
    <w:rsid w:val="00F9151E"/>
    <w:rsid w:val="00F9454E"/>
    <w:rsid w:val="00FA4E60"/>
    <w:rsid w:val="00FB2742"/>
    <w:rsid w:val="00FB380F"/>
    <w:rsid w:val="00FC770E"/>
    <w:rsid w:val="00FE6377"/>
    <w:rsid w:val="00FF2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04CA5F"/>
  <w14:defaultImageDpi w14:val="32767"/>
  <w15:chartTrackingRefBased/>
  <w15:docId w15:val="{FECB2523-E0B9-9843-8A05-65B33EF4B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61685"/>
    <w:pPr>
      <w:spacing w:before="100" w:beforeAutospacing="1" w:after="100" w:afterAutospacing="1"/>
    </w:pPr>
    <w:rPr>
      <w:rFonts w:eastAsia="Times New Roman"/>
    </w:rPr>
  </w:style>
  <w:style w:type="character" w:customStyle="1" w:styleId="apple-tab-span">
    <w:name w:val="apple-tab-span"/>
    <w:basedOn w:val="DefaultParagraphFont"/>
    <w:rsid w:val="00361685"/>
  </w:style>
  <w:style w:type="table" w:styleId="TableGrid">
    <w:name w:val="Table Grid"/>
    <w:basedOn w:val="TableNormal"/>
    <w:uiPriority w:val="39"/>
    <w:rsid w:val="00B47C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509F6"/>
    <w:rPr>
      <w:color w:val="808080"/>
    </w:rPr>
  </w:style>
  <w:style w:type="character" w:styleId="CommentReference">
    <w:name w:val="annotation reference"/>
    <w:basedOn w:val="DefaultParagraphFont"/>
    <w:uiPriority w:val="99"/>
    <w:semiHidden/>
    <w:unhideWhenUsed/>
    <w:rsid w:val="004E1503"/>
    <w:rPr>
      <w:sz w:val="16"/>
      <w:szCs w:val="16"/>
    </w:rPr>
  </w:style>
  <w:style w:type="paragraph" w:styleId="CommentText">
    <w:name w:val="annotation text"/>
    <w:basedOn w:val="Normal"/>
    <w:link w:val="CommentTextChar"/>
    <w:uiPriority w:val="99"/>
    <w:semiHidden/>
    <w:unhideWhenUsed/>
    <w:rsid w:val="004E1503"/>
    <w:rPr>
      <w:sz w:val="20"/>
      <w:szCs w:val="20"/>
    </w:rPr>
  </w:style>
  <w:style w:type="character" w:customStyle="1" w:styleId="CommentTextChar">
    <w:name w:val="Comment Text Char"/>
    <w:basedOn w:val="DefaultParagraphFont"/>
    <w:link w:val="CommentText"/>
    <w:uiPriority w:val="99"/>
    <w:semiHidden/>
    <w:rsid w:val="004E1503"/>
    <w:rPr>
      <w:sz w:val="20"/>
      <w:szCs w:val="20"/>
    </w:rPr>
  </w:style>
  <w:style w:type="paragraph" w:styleId="CommentSubject">
    <w:name w:val="annotation subject"/>
    <w:basedOn w:val="CommentText"/>
    <w:next w:val="CommentText"/>
    <w:link w:val="CommentSubjectChar"/>
    <w:uiPriority w:val="99"/>
    <w:semiHidden/>
    <w:unhideWhenUsed/>
    <w:rsid w:val="004E1503"/>
    <w:rPr>
      <w:b/>
      <w:bCs/>
    </w:rPr>
  </w:style>
  <w:style w:type="character" w:customStyle="1" w:styleId="CommentSubjectChar">
    <w:name w:val="Comment Subject Char"/>
    <w:basedOn w:val="CommentTextChar"/>
    <w:link w:val="CommentSubject"/>
    <w:uiPriority w:val="99"/>
    <w:semiHidden/>
    <w:rsid w:val="004E1503"/>
    <w:rPr>
      <w:b/>
      <w:bCs/>
      <w:sz w:val="20"/>
      <w:szCs w:val="20"/>
    </w:rPr>
  </w:style>
  <w:style w:type="paragraph" w:styleId="Caption">
    <w:name w:val="caption"/>
    <w:basedOn w:val="Normal"/>
    <w:next w:val="Normal"/>
    <w:uiPriority w:val="35"/>
    <w:unhideWhenUsed/>
    <w:qFormat/>
    <w:rsid w:val="007F34AF"/>
    <w:rPr>
      <w:rFonts w:eastAsia="Times New Roman"/>
      <w:b/>
      <w:bCs/>
      <w:sz w:val="20"/>
      <w:szCs w:val="20"/>
    </w:rPr>
  </w:style>
  <w:style w:type="paragraph" w:styleId="BalloonText">
    <w:name w:val="Balloon Text"/>
    <w:basedOn w:val="Normal"/>
    <w:link w:val="BalloonTextChar"/>
    <w:uiPriority w:val="99"/>
    <w:semiHidden/>
    <w:unhideWhenUsed/>
    <w:rsid w:val="00951F0E"/>
    <w:rPr>
      <w:sz w:val="18"/>
      <w:szCs w:val="18"/>
    </w:rPr>
  </w:style>
  <w:style w:type="character" w:customStyle="1" w:styleId="BalloonTextChar">
    <w:name w:val="Balloon Text Char"/>
    <w:basedOn w:val="DefaultParagraphFont"/>
    <w:link w:val="BalloonText"/>
    <w:uiPriority w:val="99"/>
    <w:semiHidden/>
    <w:rsid w:val="00951F0E"/>
    <w:rPr>
      <w:sz w:val="18"/>
      <w:szCs w:val="18"/>
    </w:rPr>
  </w:style>
  <w:style w:type="paragraph" w:styleId="Footer">
    <w:name w:val="footer"/>
    <w:basedOn w:val="Normal"/>
    <w:link w:val="FooterChar"/>
    <w:uiPriority w:val="99"/>
    <w:unhideWhenUsed/>
    <w:rsid w:val="001B44B1"/>
    <w:pPr>
      <w:tabs>
        <w:tab w:val="center" w:pos="4680"/>
        <w:tab w:val="right" w:pos="9360"/>
      </w:tabs>
    </w:pPr>
  </w:style>
  <w:style w:type="character" w:customStyle="1" w:styleId="FooterChar">
    <w:name w:val="Footer Char"/>
    <w:basedOn w:val="DefaultParagraphFont"/>
    <w:link w:val="Footer"/>
    <w:uiPriority w:val="99"/>
    <w:rsid w:val="001B44B1"/>
  </w:style>
  <w:style w:type="character" w:styleId="PageNumber">
    <w:name w:val="page number"/>
    <w:basedOn w:val="DefaultParagraphFont"/>
    <w:uiPriority w:val="99"/>
    <w:semiHidden/>
    <w:unhideWhenUsed/>
    <w:rsid w:val="001B44B1"/>
  </w:style>
  <w:style w:type="character" w:styleId="LineNumber">
    <w:name w:val="line number"/>
    <w:basedOn w:val="DefaultParagraphFont"/>
    <w:uiPriority w:val="99"/>
    <w:semiHidden/>
    <w:unhideWhenUsed/>
    <w:rsid w:val="001B44B1"/>
  </w:style>
  <w:style w:type="paragraph" w:styleId="Revision">
    <w:name w:val="Revision"/>
    <w:hidden/>
    <w:uiPriority w:val="99"/>
    <w:semiHidden/>
    <w:rsid w:val="00771C52"/>
  </w:style>
  <w:style w:type="paragraph" w:styleId="ListParagraph">
    <w:name w:val="List Paragraph"/>
    <w:basedOn w:val="Normal"/>
    <w:uiPriority w:val="34"/>
    <w:qFormat/>
    <w:rsid w:val="004921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4987478">
      <w:bodyDiv w:val="1"/>
      <w:marLeft w:val="0"/>
      <w:marRight w:val="0"/>
      <w:marTop w:val="0"/>
      <w:marBottom w:val="0"/>
      <w:divBdr>
        <w:top w:val="none" w:sz="0" w:space="0" w:color="auto"/>
        <w:left w:val="none" w:sz="0" w:space="0" w:color="auto"/>
        <w:bottom w:val="none" w:sz="0" w:space="0" w:color="auto"/>
        <w:right w:val="none" w:sz="0" w:space="0" w:color="auto"/>
      </w:divBdr>
    </w:div>
    <w:div w:id="440759554">
      <w:bodyDiv w:val="1"/>
      <w:marLeft w:val="0"/>
      <w:marRight w:val="0"/>
      <w:marTop w:val="0"/>
      <w:marBottom w:val="0"/>
      <w:divBdr>
        <w:top w:val="none" w:sz="0" w:space="0" w:color="auto"/>
        <w:left w:val="none" w:sz="0" w:space="0" w:color="auto"/>
        <w:bottom w:val="none" w:sz="0" w:space="0" w:color="auto"/>
        <w:right w:val="none" w:sz="0" w:space="0" w:color="auto"/>
      </w:divBdr>
    </w:div>
    <w:div w:id="584073326">
      <w:bodyDiv w:val="1"/>
      <w:marLeft w:val="0"/>
      <w:marRight w:val="0"/>
      <w:marTop w:val="0"/>
      <w:marBottom w:val="0"/>
      <w:divBdr>
        <w:top w:val="none" w:sz="0" w:space="0" w:color="auto"/>
        <w:left w:val="none" w:sz="0" w:space="0" w:color="auto"/>
        <w:bottom w:val="none" w:sz="0" w:space="0" w:color="auto"/>
        <w:right w:val="none" w:sz="0" w:space="0" w:color="auto"/>
      </w:divBdr>
    </w:div>
    <w:div w:id="1164123220">
      <w:bodyDiv w:val="1"/>
      <w:marLeft w:val="0"/>
      <w:marRight w:val="0"/>
      <w:marTop w:val="0"/>
      <w:marBottom w:val="0"/>
      <w:divBdr>
        <w:top w:val="none" w:sz="0" w:space="0" w:color="auto"/>
        <w:left w:val="none" w:sz="0" w:space="0" w:color="auto"/>
        <w:bottom w:val="none" w:sz="0" w:space="0" w:color="auto"/>
        <w:right w:val="none" w:sz="0" w:space="0" w:color="auto"/>
      </w:divBdr>
    </w:div>
    <w:div w:id="1334911912">
      <w:bodyDiv w:val="1"/>
      <w:marLeft w:val="0"/>
      <w:marRight w:val="0"/>
      <w:marTop w:val="0"/>
      <w:marBottom w:val="0"/>
      <w:divBdr>
        <w:top w:val="none" w:sz="0" w:space="0" w:color="auto"/>
        <w:left w:val="none" w:sz="0" w:space="0" w:color="auto"/>
        <w:bottom w:val="none" w:sz="0" w:space="0" w:color="auto"/>
        <w:right w:val="none" w:sz="0" w:space="0" w:color="auto"/>
      </w:divBdr>
    </w:div>
    <w:div w:id="1563325376">
      <w:bodyDiv w:val="1"/>
      <w:marLeft w:val="0"/>
      <w:marRight w:val="0"/>
      <w:marTop w:val="0"/>
      <w:marBottom w:val="0"/>
      <w:divBdr>
        <w:top w:val="none" w:sz="0" w:space="0" w:color="auto"/>
        <w:left w:val="none" w:sz="0" w:space="0" w:color="auto"/>
        <w:bottom w:val="none" w:sz="0" w:space="0" w:color="auto"/>
        <w:right w:val="none" w:sz="0" w:space="0" w:color="auto"/>
      </w:divBdr>
      <w:divsChild>
        <w:div w:id="900553730">
          <w:marLeft w:val="0"/>
          <w:marRight w:val="0"/>
          <w:marTop w:val="0"/>
          <w:marBottom w:val="0"/>
          <w:divBdr>
            <w:top w:val="none" w:sz="0" w:space="0" w:color="auto"/>
            <w:left w:val="none" w:sz="0" w:space="0" w:color="auto"/>
            <w:bottom w:val="none" w:sz="0" w:space="0" w:color="auto"/>
            <w:right w:val="none" w:sz="0" w:space="0" w:color="auto"/>
          </w:divBdr>
          <w:divsChild>
            <w:div w:id="1262450277">
              <w:marLeft w:val="0"/>
              <w:marRight w:val="0"/>
              <w:marTop w:val="0"/>
              <w:marBottom w:val="0"/>
              <w:divBdr>
                <w:top w:val="none" w:sz="0" w:space="0" w:color="auto"/>
                <w:left w:val="none" w:sz="0" w:space="0" w:color="auto"/>
                <w:bottom w:val="none" w:sz="0" w:space="0" w:color="auto"/>
                <w:right w:val="none" w:sz="0" w:space="0" w:color="auto"/>
              </w:divBdr>
              <w:divsChild>
                <w:div w:id="470635865">
                  <w:marLeft w:val="0"/>
                  <w:marRight w:val="0"/>
                  <w:marTop w:val="0"/>
                  <w:marBottom w:val="0"/>
                  <w:divBdr>
                    <w:top w:val="none" w:sz="0" w:space="0" w:color="auto"/>
                    <w:left w:val="none" w:sz="0" w:space="0" w:color="auto"/>
                    <w:bottom w:val="none" w:sz="0" w:space="0" w:color="auto"/>
                    <w:right w:val="none" w:sz="0" w:space="0" w:color="auto"/>
                  </w:divBdr>
                  <w:divsChild>
                    <w:div w:id="122409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906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7.jpeg"/><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microsoft.com/office/2018/08/relationships/commentsExtensible" Target="commentsExtensib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comments" Target="comments.xm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7E0C69-BC5B-314E-8EBE-60DA8CB758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43</Pages>
  <Words>71383</Words>
  <Characters>406889</Characters>
  <Application>Microsoft Office Word</Application>
  <DocSecurity>0</DocSecurity>
  <Lines>3390</Lines>
  <Paragraphs>954</Paragraphs>
  <ScaleCrop>false</ScaleCrop>
  <HeadingPairs>
    <vt:vector size="2" baseType="variant">
      <vt:variant>
        <vt:lpstr>Title</vt:lpstr>
      </vt:variant>
      <vt:variant>
        <vt:i4>1</vt:i4>
      </vt:variant>
    </vt:vector>
  </HeadingPairs>
  <TitlesOfParts>
    <vt:vector size="1" baseType="lpstr">
      <vt:lpstr/>
    </vt:vector>
  </TitlesOfParts>
  <Company>Lawrence Berkeley National Lab</Company>
  <LinksUpToDate>false</LinksUpToDate>
  <CharactersWithSpaces>477318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 Nick</dc:creator>
  <cp:keywords/>
  <dc:description/>
  <cp:lastModifiedBy>Nick Smith</cp:lastModifiedBy>
  <cp:revision>13</cp:revision>
  <dcterms:created xsi:type="dcterms:W3CDTF">2021-12-10T15:37:00Z</dcterms:created>
  <dcterms:modified xsi:type="dcterms:W3CDTF">2021-12-10T22:53:00Z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http://www.zotero.org/styles/ecology-letters</vt:lpwstr>
  </property>
  <property fmtid="{D5CDD505-2E9C-101B-9397-08002B2CF9AE}" pid="9" name="Mendeley Recent Style Name 3_1">
    <vt:lpwstr>Ecology Letters</vt:lpwstr>
  </property>
  <property fmtid="{D5CDD505-2E9C-101B-9397-08002B2CF9AE}" pid="10" name="Mendeley Recent Style Id 4_1">
    <vt:lpwstr>http://www.zotero.org/styles/global-change-biology</vt:lpwstr>
  </property>
  <property fmtid="{D5CDD505-2E9C-101B-9397-08002B2CF9AE}" pid="11" name="Mendeley Recent Style Name 4_1">
    <vt:lpwstr>Global Change Biology</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http://www.zotero.org/styles/new-phytologist</vt:lpwstr>
  </property>
  <property fmtid="{D5CDD505-2E9C-101B-9397-08002B2CF9AE}" pid="17" name="Mendeley Recent Style Name 7_1">
    <vt:lpwstr>New Phytologist</vt:lpwstr>
  </property>
  <property fmtid="{D5CDD505-2E9C-101B-9397-08002B2CF9AE}" pid="18" name="Mendeley Recent Style Id 8_1">
    <vt:lpwstr>http://www.zotero.org/styles/plant-cell-and-environment</vt:lpwstr>
  </property>
  <property fmtid="{D5CDD505-2E9C-101B-9397-08002B2CF9AE}" pid="19" name="Mendeley Recent Style Name 8_1">
    <vt:lpwstr>Plant, Cell &amp; Environment</vt:lpwstr>
  </property>
  <property fmtid="{D5CDD505-2E9C-101B-9397-08002B2CF9AE}" pid="20" name="Mendeley Recent Style Id 9_1">
    <vt:lpwstr>http://www.zotero.org/styles/trends-in-ecology-and-evolution</vt:lpwstr>
  </property>
  <property fmtid="{D5CDD505-2E9C-101B-9397-08002B2CF9AE}" pid="21" name="Mendeley Recent Style Name 9_1">
    <vt:lpwstr>Trends in Ecology &amp; Evolution</vt:lpwstr>
  </property>
  <property fmtid="{D5CDD505-2E9C-101B-9397-08002B2CF9AE}" pid="22" name="Mendeley Document_1">
    <vt:lpwstr>True</vt:lpwstr>
  </property>
  <property fmtid="{D5CDD505-2E9C-101B-9397-08002B2CF9AE}" pid="23" name="Mendeley Unique User Id_1">
    <vt:lpwstr>f489eac8-2ba4-3a34-8e77-b588845b6ff4</vt:lpwstr>
  </property>
  <property fmtid="{D5CDD505-2E9C-101B-9397-08002B2CF9AE}" pid="24" name="Mendeley Citation Style_1">
    <vt:lpwstr>http://www.zotero.org/styles/global-change-biology</vt:lpwstr>
  </property>
</Properties>
</file>