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738492E"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DEF5739"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w:t>
      </w:r>
      <w:commentRangeStart w:id="13"/>
      <w:r w:rsidRPr="00771C52">
        <w:rPr>
          <w:rFonts w:eastAsia="Times New Roman"/>
          <w:color w:val="000000"/>
        </w:rPr>
        <w:t>photosynthetic capacity</w:t>
      </w:r>
      <w:commentRangeEnd w:id="13"/>
      <w:r w:rsidR="005D2285">
        <w:rPr>
          <w:rStyle w:val="CommentReference"/>
        </w:rPr>
        <w:commentReference w:id="13"/>
      </w:r>
      <w:r w:rsidRPr="00771C52">
        <w:rPr>
          <w:rFonts w:eastAsia="Times New Roman"/>
          <w:color w:val="000000"/>
        </w:rPr>
        <w:t xml:space="preserve"> are primarily determined by </w:t>
      </w:r>
      <w:commentRangeStart w:id="14"/>
      <w:commentRangeStart w:id="15"/>
      <w:r w:rsidRPr="00172FFF">
        <w:rPr>
          <w:rFonts w:eastAsia="Times New Roman"/>
          <w:color w:val="000000"/>
          <w:highlight w:val="yellow"/>
        </w:rPr>
        <w:t>climate</w:t>
      </w:r>
      <w:commentRangeEnd w:id="14"/>
      <w:r w:rsidR="00172FFF">
        <w:rPr>
          <w:rStyle w:val="CommentReference"/>
        </w:rPr>
        <w:commentReference w:id="14"/>
      </w:r>
      <w:r w:rsidRPr="00771C52">
        <w:rPr>
          <w:rFonts w:eastAsia="Times New Roman"/>
          <w:color w:val="000000"/>
        </w:rPr>
        <w:t xml:space="preserve"> </w:t>
      </w:r>
      <w:commentRangeEnd w:id="15"/>
      <w:r w:rsidR="005D2285">
        <w:rPr>
          <w:rStyle w:val="CommentReference"/>
        </w:rPr>
        <w:commentReference w:id="15"/>
      </w:r>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ins w:id="16" w:author="Erika Hersch-Green" w:date="2022-01-06T11:55:00Z">
        <w:r w:rsidR="005D2285">
          <w:rPr>
            <w:rFonts w:eastAsia="Times New Roman"/>
            <w:color w:val="000000"/>
          </w:rPr>
          <w:t>w</w:t>
        </w:r>
      </w:ins>
      <w:ins w:id="17" w:author="Erika Hersch-Green" w:date="2022-01-06T11:56:00Z">
        <w:r w:rsidR="005D2285">
          <w:rPr>
            <w:rFonts w:eastAsia="Times New Roman"/>
            <w:color w:val="000000"/>
          </w:rPr>
          <w:t xml:space="preserve">as correlated with </w:t>
        </w:r>
      </w:ins>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del w:id="18" w:author="Erika Hersch-Green" w:date="2022-01-06T11:56:00Z">
        <w:r w:rsidRPr="00771C52" w:rsidDel="005D2285">
          <w:rPr>
            <w:rFonts w:eastAsia="Times New Roman"/>
            <w:color w:val="000000"/>
          </w:rPr>
          <w:delText xml:space="preserve">both </w:delText>
        </w:r>
      </w:del>
      <w:ins w:id="19" w:author="Erika Hersch-Green" w:date="2022-01-06T11:56:00Z">
        <w:r w:rsidR="005D2285" w:rsidRPr="00771C52">
          <w:rPr>
            <w:rFonts w:eastAsia="Times New Roman"/>
            <w:color w:val="000000"/>
          </w:rPr>
          <w:t>aboveground plant biomass</w:t>
        </w:r>
        <w:r w:rsidR="005D2285" w:rsidRPr="00771C52">
          <w:rPr>
            <w:rFonts w:eastAsia="Times New Roman"/>
            <w:i/>
            <w:iCs/>
            <w:color w:val="000000"/>
          </w:rPr>
          <w:t xml:space="preserve"> </w:t>
        </w:r>
      </w:ins>
      <w:ins w:id="20" w:author="Erika Hersch-Green" w:date="2022-01-06T11:57:00Z">
        <w:r w:rsidR="005D2285">
          <w:rPr>
            <w:rFonts w:eastAsia="Times New Roman"/>
            <w:iCs/>
            <w:color w:val="000000"/>
          </w:rPr>
          <w:t xml:space="preserve">and </w:t>
        </w:r>
      </w:ins>
      <w:proofErr w:type="spellStart"/>
      <w:r w:rsidRPr="00771C52">
        <w:rPr>
          <w:rFonts w:eastAsia="Times New Roman"/>
          <w:i/>
          <w:iCs/>
          <w:color w:val="000000"/>
        </w:rPr>
        <w:t>N</w:t>
      </w:r>
      <w:r w:rsidRPr="00771C52">
        <w:rPr>
          <w:rFonts w:eastAsia="Times New Roman"/>
          <w:color w:val="000000"/>
          <w:vertAlign w:val="subscript"/>
        </w:rPr>
        <w:t>area</w:t>
      </w:r>
      <w:proofErr w:type="spellEnd"/>
      <w:del w:id="21" w:author="Erika Hersch-Green" w:date="2022-01-06T11:57:00Z">
        <w:r w:rsidRPr="00771C52" w:rsidDel="005D2285">
          <w:rPr>
            <w:rFonts w:eastAsia="Times New Roman"/>
            <w:color w:val="000000"/>
          </w:rPr>
          <w:delText xml:space="preserve"> and</w:delText>
        </w:r>
      </w:del>
      <w:del w:id="22" w:author="Erika Hersch-Green" w:date="2022-01-06T11:56:00Z">
        <w:r w:rsidRPr="00771C52" w:rsidDel="005D2285">
          <w:rPr>
            <w:rFonts w:eastAsia="Times New Roman"/>
            <w:color w:val="000000"/>
          </w:rPr>
          <w:delText xml:space="preserve"> aboveground </w:delText>
        </w:r>
      </w:del>
      <w:ins w:id="23" w:author="Erika Hersch-Green" w:date="2022-01-06T11:57:00Z">
        <w:r w:rsidR="005D2285">
          <w:rPr>
            <w:rFonts w:eastAsia="Times New Roman"/>
            <w:color w:val="000000"/>
          </w:rPr>
          <w:t>,</w:t>
        </w:r>
      </w:ins>
      <w:del w:id="24" w:author="Erika Hersch-Green" w:date="2022-01-06T11:56:00Z">
        <w:r w:rsidRPr="00771C52" w:rsidDel="005D2285">
          <w:rPr>
            <w:rFonts w:eastAsia="Times New Roman"/>
            <w:color w:val="000000"/>
          </w:rPr>
          <w:delText>plant biomass</w:delText>
        </w:r>
      </w:del>
      <w:r w:rsidRPr="00771C52">
        <w:rPr>
          <w:rFonts w:eastAsia="Times New Roman"/>
          <w:color w:val="000000"/>
        </w:rPr>
        <w:t xml:space="preserve">. </w:t>
      </w:r>
      <w:del w:id="25" w:author="Erika Hersch-Green" w:date="2022-01-06T11:57:00Z">
        <w:r w:rsidRPr="00771C52" w:rsidDel="005D2285">
          <w:rPr>
            <w:rFonts w:eastAsia="Times New Roman"/>
            <w:color w:val="000000"/>
          </w:rPr>
          <w:delText>However,</w:delText>
        </w:r>
      </w:del>
      <w:ins w:id="26" w:author="Erika Hersch-Green" w:date="2022-01-06T11:57:00Z">
        <w:r w:rsidR="005D2285">
          <w:rPr>
            <w:rFonts w:eastAsia="Times New Roman"/>
            <w:color w:val="000000"/>
          </w:rPr>
          <w:t>although</w:t>
        </w:r>
      </w:ins>
      <w:r w:rsidRPr="00771C52">
        <w:rPr>
          <w:rFonts w:eastAsia="Times New Roman"/>
          <w:color w:val="000000"/>
        </w:rPr>
        <w:t xml:space="preserve"> </w:t>
      </w:r>
      <w:r w:rsidR="008C53AA">
        <w:rPr>
          <w:rFonts w:eastAsia="Times New Roman"/>
          <w:color w:val="000000"/>
        </w:rPr>
        <w:t xml:space="preserve">leaf traits and climate </w:t>
      </w:r>
      <w:r w:rsidR="00162DE1">
        <w:rPr>
          <w:rFonts w:eastAsia="Times New Roman"/>
          <w:color w:val="000000"/>
        </w:rPr>
        <w:t xml:space="preserve">were </w:t>
      </w:r>
      <w:del w:id="27" w:author="Erika Hersch-Green" w:date="2022-01-06T11:57:00Z">
        <w:r w:rsidR="00162DE1" w:rsidDel="005D2285">
          <w:rPr>
            <w:rFonts w:eastAsia="Times New Roman"/>
            <w:color w:val="000000"/>
          </w:rPr>
          <w:delText xml:space="preserve">generally </w:delText>
        </w:r>
      </w:del>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commentRangeStart w:id="28"/>
      <w:r>
        <w:rPr>
          <w:rFonts w:eastAsia="Times New Roman"/>
          <w:b/>
        </w:rPr>
        <w:t>Keywords</w:t>
      </w:r>
      <w:commentRangeEnd w:id="28"/>
      <w:r w:rsidR="005D2285">
        <w:rPr>
          <w:rStyle w:val="CommentReference"/>
        </w:rPr>
        <w:commentReference w:id="28"/>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lastRenderedPageBreak/>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40235D9"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ins w:id="29" w:author="Erika Hersch-Green [2]" w:date="2022-01-07T13:26:00Z">
        <w:r w:rsidR="00F8040A">
          <w:rPr>
            <w:rFonts w:eastAsia="Times New Roman"/>
            <w:color w:val="000000"/>
          </w:rPr>
          <w:t>,</w:t>
        </w:r>
      </w:ins>
      <w:ins w:id="30" w:author="Erika Hersch-Green [2]" w:date="2022-01-07T13:16:00Z">
        <w:r w:rsidR="00E34B4A">
          <w:rPr>
            <w:rFonts w:eastAsia="Times New Roman"/>
            <w:color w:val="000000"/>
          </w:rPr>
          <w:t xml:space="preserve"> potentially </w:t>
        </w:r>
      </w:ins>
      <w:ins w:id="31" w:author="Erika Hersch-Green [2]" w:date="2022-01-07T13:15:00Z">
        <w:r w:rsidR="00E34B4A">
          <w:rPr>
            <w:rFonts w:eastAsia="Times New Roman"/>
            <w:color w:val="000000"/>
          </w:rPr>
          <w:t>having</w:t>
        </w:r>
      </w:ins>
      <w:ins w:id="32" w:author="Erika Hersch-Green [2]" w:date="2022-01-07T13:26:00Z">
        <w:r w:rsidR="00F8040A">
          <w:rPr>
            <w:rFonts w:eastAsia="Times New Roman"/>
            <w:color w:val="000000"/>
          </w:rPr>
          <w:t xml:space="preserve"> </w:t>
        </w:r>
      </w:ins>
      <w:del w:id="33" w:author="Erika Hersch-Green [2]" w:date="2022-01-07T13:15:00Z">
        <w:r w:rsidRPr="00771C52" w:rsidDel="00E34B4A">
          <w:rPr>
            <w:rFonts w:eastAsia="Times New Roman"/>
            <w:color w:val="000000"/>
          </w:rPr>
          <w:delText xml:space="preserve">. This coupling has </w:delText>
        </w:r>
      </w:del>
      <w:r w:rsidRPr="00771C52">
        <w:rPr>
          <w:rFonts w:eastAsia="Times New Roman"/>
          <w:color w:val="000000"/>
        </w:rPr>
        <w:t>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xml:space="preserve">. For instance, </w:t>
      </w:r>
      <w:del w:id="34" w:author="Erika Hersch-Green [2]" w:date="2022-01-07T13:18:00Z">
        <w:r w:rsidRPr="001B44B1" w:rsidDel="00E34B4A">
          <w:rPr>
            <w:rFonts w:eastAsia="Times New Roman"/>
            <w:color w:val="000000"/>
          </w:rPr>
          <w:delText xml:space="preserve">land plants rely on </w:delText>
        </w:r>
      </w:del>
      <w:r w:rsidRPr="001B44B1">
        <w:rPr>
          <w:rFonts w:eastAsia="Times New Roman"/>
          <w:color w:val="000000"/>
        </w:rPr>
        <w:t xml:space="preserve">nitrogen </w:t>
      </w:r>
      <w:del w:id="35" w:author="Erika Hersch-Green [2]" w:date="2022-01-07T13:17:00Z">
        <w:r w:rsidRPr="001B44B1" w:rsidDel="00E34B4A">
          <w:rPr>
            <w:rFonts w:eastAsia="Times New Roman"/>
            <w:color w:val="000000"/>
          </w:rPr>
          <w:delText>to build</w:delText>
        </w:r>
      </w:del>
      <w:ins w:id="36" w:author="Erika Hersch-Green [2]" w:date="2022-01-07T13:17:00Z">
        <w:r w:rsidR="00E34B4A">
          <w:rPr>
            <w:rFonts w:eastAsia="Times New Roman"/>
            <w:color w:val="000000"/>
          </w:rPr>
          <w:t xml:space="preserve">is a key component of </w:t>
        </w:r>
      </w:ins>
      <w:r w:rsidRPr="001B44B1">
        <w:rPr>
          <w:rFonts w:eastAsia="Times New Roman"/>
          <w:color w:val="000000"/>
        </w:rPr>
        <w:t xml:space="preserve"> </w:t>
      </w:r>
      <w:ins w:id="37" w:author="Erika Hersch-Green [2]" w:date="2022-01-07T13:18:00Z">
        <w:r w:rsidR="00E34B4A">
          <w:rPr>
            <w:rFonts w:eastAsia="Times New Roman"/>
            <w:color w:val="000000"/>
          </w:rPr>
          <w:t xml:space="preserve">many </w:t>
        </w:r>
      </w:ins>
      <w:ins w:id="38" w:author="Erika Hersch-Green [2]" w:date="2022-01-07T13:23:00Z">
        <w:r w:rsidR="00F8040A">
          <w:rPr>
            <w:rFonts w:eastAsia="Times New Roman"/>
            <w:color w:val="000000"/>
          </w:rPr>
          <w:t>molecules that are essential to photosynthesis</w:t>
        </w:r>
      </w:ins>
      <w:ins w:id="39" w:author="Erika Hersch-Green [2]" w:date="2022-01-07T13:19:00Z">
        <w:r w:rsidR="00E34B4A">
          <w:rPr>
            <w:rFonts w:eastAsia="Times New Roman"/>
            <w:color w:val="000000"/>
          </w:rPr>
          <w:t xml:space="preserve"> (e.g</w:t>
        </w:r>
        <w:commentRangeStart w:id="40"/>
        <w:commentRangeStart w:id="41"/>
        <w:r w:rsidR="00E34B4A">
          <w:rPr>
            <w:rFonts w:eastAsia="Times New Roman"/>
            <w:color w:val="000000"/>
          </w:rPr>
          <w:t>., Ru</w:t>
        </w:r>
      </w:ins>
      <w:ins w:id="42" w:author="Erika Hersch-Green [2]" w:date="2022-01-07T13:24:00Z">
        <w:r w:rsidR="00F8040A">
          <w:rPr>
            <w:rFonts w:eastAsia="Times New Roman"/>
            <w:color w:val="000000"/>
          </w:rPr>
          <w:t>b</w:t>
        </w:r>
      </w:ins>
      <w:ins w:id="43" w:author="Erika Hersch-Green [2]" w:date="2022-01-07T13:19:00Z">
        <w:r w:rsidR="00E34B4A">
          <w:rPr>
            <w:rFonts w:eastAsia="Times New Roman"/>
            <w:color w:val="000000"/>
          </w:rPr>
          <w:t>isco</w:t>
        </w:r>
      </w:ins>
      <w:ins w:id="44" w:author="Erika Hersch-Green [2]" w:date="2022-01-07T13:24:00Z">
        <w:r w:rsidR="00F8040A">
          <w:rPr>
            <w:rFonts w:eastAsia="Times New Roman"/>
            <w:color w:val="000000"/>
          </w:rPr>
          <w:t>, chlorophyll</w:t>
        </w:r>
      </w:ins>
      <w:commentRangeEnd w:id="40"/>
      <w:ins w:id="45" w:author="Erika Hersch-Green [2]" w:date="2022-01-07T13:33:00Z">
        <w:r w:rsidR="001257BE">
          <w:rPr>
            <w:rStyle w:val="CommentReference"/>
          </w:rPr>
          <w:commentReference w:id="40"/>
        </w:r>
        <w:commentRangeEnd w:id="41"/>
        <w:r w:rsidR="001257BE">
          <w:rPr>
            <w:rStyle w:val="CommentReference"/>
          </w:rPr>
          <w:commentReference w:id="41"/>
        </w:r>
      </w:ins>
      <w:ins w:id="46" w:author="Erika Hersch-Green [2]" w:date="2022-01-07T13:19:00Z">
        <w:r w:rsidR="00E34B4A">
          <w:rPr>
            <w:rFonts w:eastAsia="Times New Roman"/>
            <w:color w:val="000000"/>
          </w:rPr>
          <w:t xml:space="preserve">) </w:t>
        </w:r>
      </w:ins>
      <w:ins w:id="47" w:author="Erika Hersch-Green [2]" w:date="2022-01-07T13:49:00Z">
        <w:r w:rsidR="001257BE">
          <w:rPr>
            <w:rFonts w:eastAsia="Times New Roman"/>
            <w:color w:val="000000"/>
          </w:rPr>
          <w:t xml:space="preserve">and biomass accumulation (e.g., nucleic acids) </w:t>
        </w:r>
      </w:ins>
      <w:del w:id="48" w:author="Erika Hersch-Green [2]" w:date="2022-01-07T13:25:00Z">
        <w:r w:rsidRPr="001B44B1" w:rsidDel="00F8040A">
          <w:rPr>
            <w:rFonts w:eastAsia="Times New Roman"/>
            <w:color w:val="000000"/>
          </w:rPr>
          <w:delText>photosynthetic enzymes</w:delText>
        </w:r>
        <w:r w:rsidR="002B1DD3" w:rsidDel="00F8040A">
          <w:rPr>
            <w:rFonts w:eastAsia="Times New Roman"/>
            <w:color w:val="000000"/>
          </w:rPr>
          <w:delText xml:space="preserve"> responsible for assimilating CO</w:delText>
        </w:r>
        <w:r w:rsidR="002B1DD3" w:rsidDel="00F8040A">
          <w:rPr>
            <w:rFonts w:eastAsia="Times New Roman"/>
            <w:color w:val="000000"/>
            <w:vertAlign w:val="subscript"/>
          </w:rPr>
          <w:delText>2</w:delText>
        </w:r>
      </w:del>
      <w:ins w:id="49" w:author="Erika Hersch-Green [2]" w:date="2022-01-07T13:25:00Z">
        <w:r w:rsidR="00F8040A">
          <w:rPr>
            <w:rFonts w:eastAsia="Times New Roman"/>
            <w:color w:val="000000"/>
          </w:rPr>
          <w:t>and thus</w:t>
        </w:r>
      </w:ins>
      <w:r w:rsidR="00493741" w:rsidRPr="001B44B1">
        <w:rPr>
          <w:rFonts w:eastAsia="Times New Roman"/>
          <w:color w:val="000000"/>
        </w:rPr>
        <w:t xml:space="preserve"> </w:t>
      </w:r>
      <w:ins w:id="50" w:author="Erika Hersch-Green [2]" w:date="2022-01-07T13:25:00Z">
        <w:r w:rsidR="00F8040A" w:rsidRPr="008531D1">
          <w:rPr>
            <w:rFonts w:eastAsia="Times New Roman"/>
            <w:color w:val="000000"/>
          </w:rPr>
          <w:t xml:space="preserve">nitrogen </w:t>
        </w:r>
      </w:ins>
      <w:ins w:id="51" w:author="Erika Hersch-Green [2]" w:date="2022-01-07T13:32:00Z">
        <w:r w:rsidR="001257BE">
          <w:rPr>
            <w:rFonts w:eastAsia="Times New Roman"/>
            <w:color w:val="000000"/>
          </w:rPr>
          <w:t xml:space="preserve">availabilities could influence </w:t>
        </w:r>
      </w:ins>
      <w:ins w:id="52" w:author="Erika Hersch-Green [2]" w:date="2022-01-07T13:25:00Z">
        <w:r w:rsidR="00F8040A" w:rsidRPr="008531D1">
          <w:rPr>
            <w:rFonts w:eastAsia="Times New Roman"/>
            <w:color w:val="000000"/>
          </w:rPr>
          <w:t xml:space="preserve">carbon fluxes into terrestrial ecosystems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del w:id="53" w:author="Erika Hersch-Green [2]" w:date="2022-01-07T13:25:00Z">
        <w:r w:rsidRPr="008531D1" w:rsidDel="00F8040A">
          <w:rPr>
            <w:rFonts w:eastAsia="Times New Roman"/>
            <w:color w:val="000000"/>
          </w:rPr>
          <w:delText>Thus, nitrogen is an important regulator of carbon fluxes into terrestrial ecosystems</w:delText>
        </w:r>
      </w:del>
      <w:del w:id="54" w:author="Erika Hersch-Green [2]" w:date="2022-01-07T13:32:00Z">
        <w:r w:rsidRPr="008531D1" w:rsidDel="001257BE">
          <w:rPr>
            <w:rFonts w:eastAsia="Times New Roman"/>
            <w:color w:val="000000"/>
          </w:rPr>
          <w:delText>, as</w:delText>
        </w:r>
      </w:del>
      <w:ins w:id="55" w:author="Erika Hersch-Green [2]" w:date="2022-01-07T13:32:00Z">
        <w:r w:rsidR="001257BE">
          <w:rPr>
            <w:rFonts w:eastAsia="Times New Roman"/>
            <w:color w:val="000000"/>
          </w:rPr>
          <w:t>Furthermore,</w:t>
        </w:r>
      </w:ins>
      <w:r w:rsidRPr="008531D1">
        <w:rPr>
          <w:rFonts w:eastAsia="Times New Roman"/>
          <w:color w:val="000000"/>
        </w:rPr>
        <w:t xml:space="preserve"> </w:t>
      </w:r>
      <w:del w:id="56" w:author="Erika Hersch-Green [2]" w:date="2022-01-07T13:33:00Z">
        <w:r w:rsidRPr="008531D1" w:rsidDel="001257BE">
          <w:rPr>
            <w:rFonts w:eastAsia="Times New Roman"/>
            <w:color w:val="000000"/>
          </w:rPr>
          <w:delText xml:space="preserve">indicated by </w:delText>
        </w:r>
      </w:del>
      <w:r w:rsidRPr="008531D1">
        <w:rPr>
          <w:rFonts w:eastAsia="Times New Roman"/>
          <w:color w:val="000000"/>
        </w:rPr>
        <w:t xml:space="preserve">Earth System Models (ESMs) </w:t>
      </w:r>
      <w:del w:id="57" w:author="Erika Hersch-Green [2]" w:date="2022-01-07T13:33:00Z">
        <w:r w:rsidRPr="008531D1" w:rsidDel="001257BE">
          <w:rPr>
            <w:rFonts w:eastAsia="Times New Roman"/>
            <w:color w:val="000000"/>
          </w:rPr>
          <w:delText xml:space="preserve">that </w:delText>
        </w:r>
      </w:del>
      <w:ins w:id="58" w:author="Erika Hersch-Green [2]" w:date="2022-01-07T13:33:00Z">
        <w:r w:rsidR="001257BE">
          <w:rPr>
            <w:rFonts w:eastAsia="Times New Roman"/>
            <w:color w:val="000000"/>
          </w:rPr>
          <w:t>have been shown to</w:t>
        </w:r>
        <w:r w:rsidR="001257BE" w:rsidRPr="008531D1">
          <w:rPr>
            <w:rFonts w:eastAsia="Times New Roman"/>
            <w:color w:val="000000"/>
          </w:rPr>
          <w:t xml:space="preserve"> </w:t>
        </w:r>
      </w:ins>
      <w:r w:rsidRPr="008531D1">
        <w:rPr>
          <w:rFonts w:eastAsia="Times New Roman"/>
          <w:color w:val="000000"/>
        </w:rPr>
        <w:t>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w:t>
      </w:r>
      <w:ins w:id="59" w:author="Erika Hersch-Green [2]" w:date="2022-01-07T13:50:00Z">
        <w:r w:rsidR="001257BE" w:rsidRPr="008531D1">
          <w:rPr>
            <w:rFonts w:eastAsia="Times New Roman"/>
            <w:color w:val="000000"/>
          </w:rPr>
          <w:t>to reliably predict the rate and magnitude of future climate change</w:t>
        </w:r>
        <w:r w:rsidR="001257BE">
          <w:rPr>
            <w:rFonts w:eastAsia="Times New Roman"/>
            <w:color w:val="000000"/>
          </w:rPr>
          <w:t xml:space="preserve">, </w:t>
        </w:r>
      </w:ins>
      <w:r w:rsidRPr="008531D1">
        <w:rPr>
          <w:rFonts w:eastAsia="Times New Roman"/>
          <w:color w:val="000000"/>
        </w:rPr>
        <w:t xml:space="preserve">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w:t>
      </w:r>
      <w:del w:id="60" w:author="Erika Hersch-Green [2]" w:date="2022-01-07T13:50:00Z">
        <w:r w:rsidRPr="008531D1" w:rsidDel="001257BE">
          <w:rPr>
            <w:rFonts w:eastAsia="Times New Roman"/>
            <w:color w:val="000000"/>
          </w:rPr>
          <w:delText xml:space="preserve"> to reliably predict the rate and magnitude of future climate change</w:delText>
        </w:r>
      </w:del>
      <w:r w:rsidRPr="008531D1">
        <w:rPr>
          <w:rFonts w:eastAsia="Times New Roman"/>
          <w:color w:val="000000"/>
        </w:rPr>
        <w:t>.</w:t>
      </w:r>
    </w:p>
    <w:p w14:paraId="72C221CD" w14:textId="54C2105F" w:rsidR="00361685" w:rsidRPr="00DC0EA8" w:rsidRDefault="00361685" w:rsidP="00B05AC4">
      <w:pPr>
        <w:spacing w:line="480" w:lineRule="auto"/>
        <w:contextualSpacing/>
        <w:rPr>
          <w:rFonts w:eastAsia="Times New Roman"/>
          <w:color w:val="FF0000"/>
          <w:rPrChange w:id="61" w:author="Andrew MacDougall" w:date="2022-01-06T09:42:00Z">
            <w:rPr>
              <w:rFonts w:eastAsia="Times New Roman"/>
            </w:rPr>
          </w:rPrChange>
        </w:rPr>
      </w:pPr>
      <w:r w:rsidRPr="00771C52">
        <w:rPr>
          <w:rFonts w:eastAsia="Times New Roman"/>
          <w:color w:val="000000"/>
        </w:rPr>
        <w:tab/>
        <w:t xml:space="preserve">ESMs typically assume </w:t>
      </w:r>
      <w:del w:id="62" w:author="Erika Hersch-Green [2]" w:date="2022-01-07T15:34:00Z">
        <w:r w:rsidRPr="00771C52" w:rsidDel="006B1D6D">
          <w:rPr>
            <w:rFonts w:eastAsia="Times New Roman"/>
            <w:color w:val="000000"/>
          </w:rPr>
          <w:delText xml:space="preserve">a </w:delText>
        </w:r>
      </w:del>
      <w:r w:rsidRPr="00771C52">
        <w:rPr>
          <w:rFonts w:eastAsia="Times New Roman"/>
          <w:color w:val="000000"/>
        </w:rPr>
        <w:t>positive relationship</w:t>
      </w:r>
      <w:ins w:id="63" w:author="Erika Hersch-Green [2]" w:date="2022-01-07T15:34:00Z">
        <w:r w:rsidR="006B1D6D">
          <w:rPr>
            <w:rFonts w:eastAsia="Times New Roman"/>
            <w:color w:val="000000"/>
          </w:rPr>
          <w:t>s</w:t>
        </w:r>
      </w:ins>
      <w:r w:rsidRPr="00771C52">
        <w:rPr>
          <w:rFonts w:eastAsia="Times New Roman"/>
          <w:color w:val="000000"/>
        </w:rPr>
        <w:t xml:space="preserve">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w:t>
      </w:r>
      <w:commentRangeStart w:id="64"/>
      <w:r w:rsidRPr="00771C52">
        <w:rPr>
          <w:rFonts w:eastAsia="Times New Roman"/>
          <w:color w:val="000000"/>
        </w:rPr>
        <w:t>photosynthetic capacity</w:t>
      </w:r>
      <w:r w:rsidR="00B83AB1">
        <w:rPr>
          <w:rFonts w:eastAsia="Times New Roman"/>
          <w:color w:val="000000"/>
        </w:rPr>
        <w:t xml:space="preserve"> </w:t>
      </w:r>
      <w:commentRangeEnd w:id="64"/>
      <w:r w:rsidR="001257BE">
        <w:rPr>
          <w:rStyle w:val="CommentReference"/>
        </w:rPr>
        <w:commentReference w:id="64"/>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w:t>
      </w:r>
      <w:del w:id="65" w:author="Erika Hersch-Green [2]" w:date="2022-01-07T15:35:00Z">
        <w:r w:rsidRPr="00771C52" w:rsidDel="006B1D6D">
          <w:rPr>
            <w:rFonts w:eastAsia="Times New Roman"/>
            <w:color w:val="000000"/>
          </w:rPr>
          <w:delText xml:space="preserve">The </w:delText>
        </w:r>
      </w:del>
      <w:ins w:id="66" w:author="Erika Hersch-Green [2]" w:date="2022-01-07T15:39:00Z">
        <w:r w:rsidR="006B1D6D">
          <w:rPr>
            <w:rFonts w:eastAsia="Times New Roman"/>
            <w:color w:val="000000"/>
          </w:rPr>
          <w:t>Although s</w:t>
        </w:r>
      </w:ins>
      <w:ins w:id="67" w:author="Erika Hersch-Green [2]" w:date="2022-01-07T15:35:00Z">
        <w:r w:rsidR="006B1D6D">
          <w:rPr>
            <w:rFonts w:eastAsia="Times New Roman"/>
            <w:color w:val="000000"/>
          </w:rPr>
          <w:t xml:space="preserve">everal studies have reported </w:t>
        </w:r>
      </w:ins>
      <w:r w:rsidRPr="00771C52">
        <w:rPr>
          <w:rFonts w:eastAsia="Times New Roman"/>
          <w:color w:val="000000"/>
        </w:rPr>
        <w:t>positive correlation</w:t>
      </w:r>
      <w:ins w:id="68" w:author="Erika Hersch-Green [2]" w:date="2022-01-07T15:36:00Z">
        <w:r w:rsidR="006B1D6D">
          <w:rPr>
            <w:rFonts w:eastAsia="Times New Roman"/>
            <w:color w:val="000000"/>
          </w:rPr>
          <w:t>s</w:t>
        </w:r>
      </w:ins>
      <w:r w:rsidRPr="00771C52">
        <w:rPr>
          <w:rFonts w:eastAsia="Times New Roman"/>
          <w:color w:val="000000"/>
        </w:rPr>
        <w:t xml:space="preserve">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w:t>
      </w:r>
      <w:del w:id="69" w:author="Erika Hersch-Green [2]" w:date="2022-01-07T15:36:00Z">
        <w:r w:rsidRPr="00771C52" w:rsidDel="006B1D6D">
          <w:rPr>
            <w:rFonts w:eastAsia="Times New Roman"/>
            <w:color w:val="000000"/>
          </w:rPr>
          <w:delText>is commonly observed</w:delText>
        </w:r>
        <w:r w:rsidR="00493741" w:rsidRPr="00771C52" w:rsidDel="006B1D6D">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ins w:id="70" w:author="Erika Hersch-Green [2]" w:date="2022-01-07T15:39:00Z">
        <w:r w:rsidR="006B1D6D">
          <w:rPr>
            <w:rFonts w:eastAsia="Times New Roman"/>
            <w:color w:val="000000"/>
          </w:rPr>
          <w:t xml:space="preserve">, </w:t>
        </w:r>
      </w:ins>
      <w:ins w:id="71" w:author="Erika Hersch-Green [2]" w:date="2022-01-07T15:40:00Z">
        <w:r w:rsidR="006B1D6D">
          <w:rPr>
            <w:rFonts w:eastAsia="Times New Roman"/>
            <w:color w:val="000000"/>
          </w:rPr>
          <w:t>there is less empirical</w:t>
        </w:r>
      </w:ins>
      <w:ins w:id="72" w:author="Erika Hersch-Green [2]" w:date="2022-01-07T15:39:00Z">
        <w:r w:rsidR="006B1D6D">
          <w:rPr>
            <w:rFonts w:eastAsia="Times New Roman"/>
            <w:color w:val="000000"/>
          </w:rPr>
          <w:t xml:space="preserve"> evidence t</w:t>
        </w:r>
      </w:ins>
      <w:ins w:id="73" w:author="Erika Hersch-Green [2]" w:date="2022-01-07T15:40:00Z">
        <w:r w:rsidR="006B1D6D">
          <w:rPr>
            <w:rFonts w:eastAsia="Times New Roman"/>
            <w:color w:val="000000"/>
          </w:rPr>
          <w:t xml:space="preserve">hat </w:t>
        </w:r>
      </w:ins>
      <w:del w:id="74" w:author="Erika Hersch-Green [2]" w:date="2022-01-07T15:39:00Z">
        <w:r w:rsidRPr="008531D1" w:rsidDel="006B1D6D">
          <w:rPr>
            <w:rFonts w:eastAsia="Times New Roman"/>
            <w:color w:val="000000"/>
          </w:rPr>
          <w:delText xml:space="preserve"> </w:delText>
        </w:r>
        <w:commentRangeStart w:id="75"/>
        <w:r w:rsidRPr="001B44B1" w:rsidDel="006B1D6D">
          <w:rPr>
            <w:rFonts w:eastAsia="Times New Roman"/>
            <w:color w:val="000000"/>
          </w:rPr>
          <w:delText>and is thought to be the result of the fact that photosynthetic enzymes are typically</w:delText>
        </w:r>
      </w:del>
      <w:ins w:id="76" w:author="Andrew MacDougall" w:date="2022-01-06T09:39:00Z">
        <w:del w:id="77" w:author="Erika Hersch-Green [2]" w:date="2022-01-07T15:39:00Z">
          <w:r w:rsidR="00172FFF" w:rsidDel="006B1D6D">
            <w:rPr>
              <w:rFonts w:eastAsia="Times New Roman"/>
              <w:color w:val="000000"/>
            </w:rPr>
            <w:delText>being</w:delText>
          </w:r>
        </w:del>
      </w:ins>
      <w:del w:id="78" w:author="Erika Hersch-Green [2]" w:date="2022-01-07T15:39:00Z">
        <w:r w:rsidRPr="001B44B1" w:rsidDel="006B1D6D">
          <w:rPr>
            <w:rFonts w:eastAsia="Times New Roman"/>
            <w:color w:val="000000"/>
          </w:rPr>
          <w:delText xml:space="preserve"> nitrogen-rich</w:delText>
        </w:r>
        <w:r w:rsidR="00493741" w:rsidRPr="001B44B1" w:rsidDel="006B1D6D">
          <w:rPr>
            <w:rFonts w:eastAsia="Times New Roman"/>
            <w:color w:val="000000"/>
          </w:rPr>
          <w:delText xml:space="preserve"> </w:delText>
        </w:r>
        <w:r w:rsidR="00493741" w:rsidRPr="008531D1" w:rsidDel="006B1D6D">
          <w:rPr>
            <w:rFonts w:eastAsia="Times New Roman"/>
            <w:color w:val="000000"/>
          </w:rPr>
          <w:fldChar w:fldCharType="begin" w:fldLock="1"/>
        </w:r>
        <w:r w:rsidR="00493741" w:rsidRPr="00771C52" w:rsidDel="006B1D6D">
          <w:rPr>
            <w:rFonts w:eastAsia="Times New Roman"/>
            <w:color w:val="000000"/>
          </w:rPr>
          <w:del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delInstrText>
        </w:r>
        <w:r w:rsidR="00493741" w:rsidRPr="008531D1" w:rsidDel="006B1D6D">
          <w:rPr>
            <w:rFonts w:eastAsia="Times New Roman"/>
            <w:color w:val="000000"/>
          </w:rPr>
          <w:fldChar w:fldCharType="separate"/>
        </w:r>
        <w:r w:rsidR="00493741" w:rsidRPr="008531D1" w:rsidDel="006B1D6D">
          <w:rPr>
            <w:rFonts w:eastAsia="Times New Roman"/>
            <w:noProof/>
            <w:color w:val="000000"/>
          </w:rPr>
          <w:delText>(Evans &amp; Seemann, 1989; Evans &amp; Clarke, 2019)</w:delText>
        </w:r>
        <w:r w:rsidR="00493741" w:rsidRPr="008531D1" w:rsidDel="006B1D6D">
          <w:rPr>
            <w:rFonts w:eastAsia="Times New Roman"/>
            <w:color w:val="000000"/>
          </w:rPr>
          <w:fldChar w:fldCharType="end"/>
        </w:r>
        <w:r w:rsidRPr="008531D1" w:rsidDel="006B1D6D">
          <w:rPr>
            <w:rFonts w:eastAsia="Times New Roman"/>
            <w:color w:val="000000"/>
          </w:rPr>
          <w:delText xml:space="preserve">. </w:delText>
        </w:r>
        <w:commentRangeEnd w:id="75"/>
        <w:r w:rsidR="006B1D6D" w:rsidDel="006B1D6D">
          <w:rPr>
            <w:rStyle w:val="CommentReference"/>
          </w:rPr>
          <w:commentReference w:id="75"/>
        </w:r>
        <w:r w:rsidRPr="008531D1" w:rsidDel="006B1D6D">
          <w:rPr>
            <w:rFonts w:eastAsia="Times New Roman"/>
            <w:color w:val="000000"/>
          </w:rPr>
          <w:delText xml:space="preserve">However, the </w:delText>
        </w:r>
      </w:del>
      <w:ins w:id="79" w:author="Erika Hersch-Green [2]" w:date="2022-01-07T15:40:00Z">
        <w:r w:rsidR="006B1D6D">
          <w:rPr>
            <w:rFonts w:eastAsia="Times New Roman"/>
            <w:color w:val="000000"/>
          </w:rPr>
          <w:t>incre</w:t>
        </w:r>
      </w:ins>
      <w:ins w:id="80" w:author="Erika Hersch-Green [2]" w:date="2022-01-07T15:41:00Z">
        <w:r w:rsidR="006B1D6D">
          <w:rPr>
            <w:rFonts w:eastAsia="Times New Roman"/>
            <w:color w:val="000000"/>
          </w:rPr>
          <w:t xml:space="preserve">asing </w:t>
        </w:r>
      </w:ins>
      <w:del w:id="81" w:author="Erika Hersch-Green [2]" w:date="2022-01-07T15:40:00Z">
        <w:r w:rsidRPr="008531D1" w:rsidDel="006B1D6D">
          <w:rPr>
            <w:rFonts w:eastAsia="Times New Roman"/>
            <w:color w:val="000000"/>
          </w:rPr>
          <w:delText xml:space="preserve">positive correlation between </w:delText>
        </w:r>
      </w:del>
      <w:r w:rsidRPr="008531D1">
        <w:rPr>
          <w:rFonts w:eastAsia="Times New Roman"/>
          <w:color w:val="000000"/>
        </w:rPr>
        <w:t xml:space="preserve">soil nitrogen availability </w:t>
      </w:r>
      <w:del w:id="82" w:author="Erika Hersch-Green [2]" w:date="2022-01-07T15:41:00Z">
        <w:r w:rsidRPr="008531D1" w:rsidDel="006B1D6D">
          <w:rPr>
            <w:rFonts w:eastAsia="Times New Roman"/>
            <w:color w:val="000000"/>
          </w:rPr>
          <w:delText xml:space="preserve">and </w:delText>
        </w:r>
      </w:del>
      <w:ins w:id="83" w:author="Erika Hersch-Green [2]" w:date="2022-01-07T15:41:00Z">
        <w:r w:rsidR="006B1D6D">
          <w:rPr>
            <w:rFonts w:eastAsia="Times New Roman"/>
            <w:color w:val="000000"/>
          </w:rPr>
          <w:t>translates into increased</w:t>
        </w:r>
        <w:r w:rsidR="006B1D6D" w:rsidRPr="008531D1">
          <w:rPr>
            <w:rFonts w:eastAsia="Times New Roman"/>
            <w:color w:val="000000"/>
          </w:rPr>
          <w:t xml:space="preserve"> </w:t>
        </w:r>
      </w:ins>
      <w:proofErr w:type="spellStart"/>
      <w:r w:rsidRPr="001B44B1">
        <w:rPr>
          <w:rFonts w:eastAsia="Times New Roman"/>
          <w:i/>
          <w:iCs/>
          <w:color w:val="000000"/>
        </w:rPr>
        <w:t>N</w:t>
      </w:r>
      <w:r w:rsidRPr="00771C52">
        <w:rPr>
          <w:rFonts w:eastAsia="Times New Roman"/>
          <w:color w:val="000000"/>
          <w:vertAlign w:val="subscript"/>
        </w:rPr>
        <w:t>area</w:t>
      </w:r>
      <w:proofErr w:type="spellEnd"/>
      <w:del w:id="84" w:author="Erika Hersch-Green [2]" w:date="2022-01-07T15:41:00Z">
        <w:r w:rsidRPr="00771C52" w:rsidDel="006B1D6D">
          <w:rPr>
            <w:rFonts w:eastAsia="Times New Roman"/>
            <w:color w:val="000000"/>
          </w:rPr>
          <w:delText xml:space="preserve"> is not as straightforward</w:delText>
        </w:r>
      </w:del>
      <w:r w:rsidRPr="00771C52">
        <w:rPr>
          <w:rFonts w:eastAsia="Times New Roman"/>
          <w:color w:val="000000"/>
        </w:rPr>
        <w:t xml:space="preserve">. </w:t>
      </w:r>
      <w:commentRangeStart w:id="85"/>
      <w:r w:rsidRPr="00771C52">
        <w:rPr>
          <w:rFonts w:eastAsia="Times New Roman"/>
          <w:color w:val="000000"/>
        </w:rPr>
        <w:t>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86" w:author="Andrew MacDougall" w:date="2022-01-06T09:40:00Z">
        <w:r w:rsidR="00172FFF">
          <w:rPr>
            <w:rFonts w:eastAsia="Times New Roman"/>
            <w:color w:val="000000"/>
          </w:rPr>
          <w:t xml:space="preserve"> </w:t>
        </w:r>
        <w:r w:rsidR="00172FFF" w:rsidRPr="00DC0EA8">
          <w:rPr>
            <w:rFonts w:eastAsia="Times New Roman"/>
            <w:color w:val="FF0000"/>
            <w:rPrChange w:id="87" w:author="Andrew MacDougall" w:date="2022-01-06T09:42:00Z">
              <w:rPr>
                <w:rFonts w:eastAsia="Times New Roman"/>
                <w:color w:val="000000"/>
              </w:rPr>
            </w:rPrChange>
          </w:rPr>
          <w:t xml:space="preserve">This environmental dependency applies to climate in particular – temperature </w:t>
        </w:r>
      </w:ins>
      <w:ins w:id="88" w:author="Andrew MacDougall" w:date="2022-01-06T09:41:00Z">
        <w:r w:rsidR="00DC0EA8" w:rsidRPr="00DC0EA8">
          <w:rPr>
            <w:rFonts w:eastAsia="Times New Roman"/>
            <w:color w:val="FF0000"/>
            <w:rPrChange w:id="89" w:author="Andrew MacDougall" w:date="2022-01-06T09:42:00Z">
              <w:rPr>
                <w:rFonts w:eastAsia="Times New Roman"/>
                <w:color w:val="000000"/>
              </w:rPr>
            </w:rPrChange>
          </w:rPr>
          <w:t>and aridity both various</w:t>
        </w:r>
      </w:ins>
      <w:ins w:id="90" w:author="Andrew MacDougall" w:date="2022-01-06T09:42:00Z">
        <w:r w:rsidR="00DC0EA8" w:rsidRPr="00DC0EA8">
          <w:rPr>
            <w:rFonts w:eastAsia="Times New Roman"/>
            <w:color w:val="FF0000"/>
            <w:rPrChange w:id="91" w:author="Andrew MacDougall" w:date="2022-01-06T09:42:00Z">
              <w:rPr>
                <w:rFonts w:eastAsia="Times New Roman"/>
                <w:color w:val="000000"/>
              </w:rPr>
            </w:rPrChange>
          </w:rPr>
          <w:t>ly</w:t>
        </w:r>
      </w:ins>
      <w:ins w:id="92" w:author="Andrew MacDougall" w:date="2022-01-06T09:41:00Z">
        <w:r w:rsidR="00DC0EA8" w:rsidRPr="00DC0EA8">
          <w:rPr>
            <w:rFonts w:eastAsia="Times New Roman"/>
            <w:color w:val="FF0000"/>
            <w:rPrChange w:id="93" w:author="Andrew MacDougall" w:date="2022-01-06T09:42:00Z">
              <w:rPr>
                <w:rFonts w:eastAsia="Times New Roman"/>
                <w:color w:val="000000"/>
              </w:rPr>
            </w:rPrChange>
          </w:rPr>
          <w:t xml:space="preserve"> affect N- and C-mediated aspects of photos</w:t>
        </w:r>
      </w:ins>
      <w:ins w:id="94" w:author="Andrew MacDougall" w:date="2022-01-06T09:42:00Z">
        <w:r w:rsidR="00DC0EA8" w:rsidRPr="00DC0EA8">
          <w:rPr>
            <w:rFonts w:eastAsia="Times New Roman"/>
            <w:color w:val="FF0000"/>
            <w:rPrChange w:id="95" w:author="Andrew MacDougall" w:date="2022-01-06T09:42:00Z">
              <w:rPr>
                <w:rFonts w:eastAsia="Times New Roman"/>
                <w:color w:val="000000"/>
              </w:rPr>
            </w:rPrChange>
          </w:rPr>
          <w:t>ynthesis and respiration (</w:t>
        </w:r>
        <w:commentRangeStart w:id="96"/>
        <w:r w:rsidR="00DC0EA8" w:rsidRPr="00DC0EA8">
          <w:rPr>
            <w:rFonts w:eastAsia="Times New Roman"/>
            <w:color w:val="FF0000"/>
            <w:rPrChange w:id="97" w:author="Andrew MacDougall" w:date="2022-01-06T09:42:00Z">
              <w:rPr>
                <w:rFonts w:eastAsia="Times New Roman"/>
                <w:color w:val="000000"/>
              </w:rPr>
            </w:rPrChange>
          </w:rPr>
          <w:t>citations</w:t>
        </w:r>
      </w:ins>
      <w:commentRangeEnd w:id="96"/>
      <w:ins w:id="98" w:author="Andrew MacDougall" w:date="2022-01-06T10:11:00Z">
        <w:r w:rsidR="00470D41">
          <w:rPr>
            <w:rStyle w:val="CommentReference"/>
          </w:rPr>
          <w:commentReference w:id="96"/>
        </w:r>
      </w:ins>
      <w:ins w:id="99" w:author="Andrew MacDougall" w:date="2022-01-06T09:42:00Z">
        <w:r w:rsidR="00DC0EA8" w:rsidRPr="00DC0EA8">
          <w:rPr>
            <w:rFonts w:eastAsia="Times New Roman"/>
            <w:color w:val="FF0000"/>
            <w:rPrChange w:id="100" w:author="Andrew MacDougall" w:date="2022-01-06T09:42:00Z">
              <w:rPr>
                <w:rFonts w:eastAsia="Times New Roman"/>
                <w:color w:val="000000"/>
              </w:rPr>
            </w:rPrChange>
          </w:rPr>
          <w:t xml:space="preserve">). </w:t>
        </w:r>
      </w:ins>
      <w:commentRangeEnd w:id="85"/>
      <w:r w:rsidR="00AF6F44">
        <w:rPr>
          <w:rStyle w:val="CommentReference"/>
        </w:rPr>
        <w:commentReference w:id="85"/>
      </w:r>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101" w:author="Andrew MacDougall" w:date="2022-01-06T09:44:00Z">
        <w:r w:rsidR="00EC110E" w:rsidDel="00DC0EA8">
          <w:rPr>
            <w:rFonts w:eastAsia="Times New Roman"/>
            <w:color w:val="000000"/>
          </w:rPr>
          <w:delText>was found to show</w:delText>
        </w:r>
      </w:del>
      <w:ins w:id="102"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103" w:author="Andrew MacDougall" w:date="2022-01-06T09:45:00Z">
        <w:r w:rsidR="00EC110E" w:rsidDel="00DC0EA8">
          <w:rPr>
            <w:rFonts w:eastAsia="Times New Roman"/>
            <w:color w:val="000000"/>
          </w:rPr>
          <w:delText xml:space="preserve">as inferred </w:delText>
        </w:r>
      </w:del>
      <w:ins w:id="104" w:author="Andrew MacDougall" w:date="2022-01-06T09:45:00Z">
        <w:r w:rsidR="00DC0EA8">
          <w:rPr>
            <w:rFonts w:eastAsia="Times New Roman"/>
            <w:color w:val="000000"/>
          </w:rPr>
          <w:t xml:space="preserve">with added soil N driving an </w:t>
        </w:r>
      </w:ins>
      <w:ins w:id="105" w:author="Andrew MacDougall" w:date="2022-01-06T09:46:00Z">
        <w:r w:rsidR="00DC0EA8">
          <w:rPr>
            <w:rFonts w:eastAsia="Times New Roman"/>
            <w:color w:val="000000"/>
          </w:rPr>
          <w:t>i</w:t>
        </w:r>
      </w:ins>
      <w:del w:id="106"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107" w:author="Andrew MacDougall" w:date="2022-01-06T09:46:00Z">
        <w:r w:rsidR="00DC0EA8">
          <w:rPr>
            <w:rFonts w:eastAsia="Times New Roman"/>
            <w:color w:val="000000"/>
          </w:rPr>
          <w:t xml:space="preserve">but </w:t>
        </w:r>
      </w:ins>
      <w:del w:id="108" w:author="Andrew MacDougall" w:date="2022-01-06T09:45:00Z">
        <w:r w:rsidR="00EC110E" w:rsidDel="00DC0EA8">
          <w:rPr>
            <w:rFonts w:eastAsia="Times New Roman"/>
            <w:color w:val="000000"/>
          </w:rPr>
          <w:delText xml:space="preserve">with added soil nitrogen, </w:delText>
        </w:r>
      </w:del>
      <w:ins w:id="109" w:author="Andrew MacDougall" w:date="2022-01-06T09:46:00Z">
        <w:r w:rsidR="00DC0EA8">
          <w:rPr>
            <w:rFonts w:eastAsia="Times New Roman"/>
            <w:color w:val="000000"/>
          </w:rPr>
          <w:t xml:space="preserve">with </w:t>
        </w:r>
      </w:ins>
      <w:del w:id="110"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111"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112" w:author="Andrew MacDougall" w:date="2022-01-06T09:46:00Z">
        <w:r w:rsidR="00E91EB3">
          <w:rPr>
            <w:rFonts w:eastAsia="Times New Roman"/>
            <w:color w:val="000000"/>
          </w:rPr>
          <w:t xml:space="preserve">is </w:t>
        </w:r>
      </w:ins>
      <w:del w:id="113"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114" w:author="Andrew MacDougall" w:date="2022-01-06T09:46:00Z">
        <w:r w:rsidR="00E91EB3">
          <w:rPr>
            <w:rFonts w:eastAsia="Times New Roman"/>
            <w:color w:val="000000"/>
          </w:rPr>
          <w:t>y</w:t>
        </w:r>
      </w:ins>
      <w:del w:id="115"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116"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117"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118"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119"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120"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21"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22"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123"/>
      <w:r w:rsidRPr="00E91EB3">
        <w:rPr>
          <w:rFonts w:eastAsia="Times New Roman"/>
          <w:color w:val="000000"/>
          <w:highlight w:val="yellow"/>
          <w:rPrChange w:id="124" w:author="Andrew MacDougall" w:date="2022-01-06T09:49:00Z">
            <w:rPr>
              <w:rFonts w:eastAsia="Times New Roman"/>
              <w:color w:val="000000"/>
            </w:rPr>
          </w:rPrChange>
        </w:rPr>
        <w:t>temperature</w:t>
      </w:r>
      <w:commentRangeEnd w:id="123"/>
      <w:r w:rsidR="00E91EB3">
        <w:rPr>
          <w:rStyle w:val="CommentReference"/>
        </w:rPr>
        <w:commentReference w:id="123"/>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125"/>
      <w:r w:rsidRPr="001B44B1">
        <w:rPr>
          <w:rFonts w:eastAsia="Times New Roman"/>
          <w:color w:val="000000"/>
        </w:rPr>
        <w:t>climate</w:t>
      </w:r>
      <w:commentRangeEnd w:id="125"/>
      <w:r w:rsidR="00746A3D">
        <w:rPr>
          <w:rStyle w:val="CommentReference"/>
        </w:rPr>
        <w:commentReference w:id="125"/>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commentRangeStart w:id="126"/>
      <w:r w:rsidR="002815EB">
        <w:rPr>
          <w:rFonts w:eastAsia="Times New Roman"/>
          <w:color w:val="000000"/>
        </w:rPr>
        <w:t>Expanding upon this framework</w:t>
      </w:r>
      <w:commentRangeEnd w:id="126"/>
      <w:r w:rsidR="00655738">
        <w:rPr>
          <w:rStyle w:val="CommentReference"/>
        </w:rPr>
        <w:commentReference w:id="126"/>
      </w:r>
      <w:r w:rsidR="002815EB">
        <w:rPr>
          <w:rFonts w:eastAsia="Times New Roman"/>
          <w:color w:val="000000"/>
        </w:rPr>
        <w:t>,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Start w:id="127"/>
      <w:r w:rsidRPr="00771C52">
        <w:rPr>
          <w:rFonts w:eastAsia="Times New Roman"/>
          <w:color w:val="000000"/>
        </w:rPr>
        <w:t xml:space="preserve">as a means to increase water use efficiency </w:t>
      </w:r>
      <w:commentRangeEnd w:id="127"/>
      <w:r w:rsidR="00655738">
        <w:rPr>
          <w:rStyle w:val="CommentReference"/>
        </w:rPr>
        <w:commentReference w:id="127"/>
      </w:r>
      <w:r w:rsidRPr="00771C52">
        <w:rPr>
          <w:rFonts w:eastAsia="Times New Roman"/>
          <w:color w:val="000000"/>
        </w:rPr>
        <w:t xml:space="preserve">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128" w:author="Andrew MacDougall" w:date="2022-01-06T09:51:00Z">
        <w:r w:rsidRPr="00771C52" w:rsidDel="00420A4B">
          <w:rPr>
            <w:rFonts w:eastAsia="Times New Roman"/>
            <w:color w:val="000000"/>
          </w:rPr>
          <w:delText xml:space="preserve">environmental </w:delText>
        </w:r>
      </w:del>
      <w:ins w:id="129"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130"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5307AA8C" w:rsidR="004921F3" w:rsidRDefault="00361685" w:rsidP="00B05AC4">
      <w:pPr>
        <w:spacing w:line="480" w:lineRule="auto"/>
        <w:contextualSpacing/>
        <w:rPr>
          <w:rFonts w:eastAsia="Times New Roman"/>
          <w:color w:val="000000"/>
        </w:rPr>
      </w:pPr>
      <w:r w:rsidRPr="00771C52">
        <w:rPr>
          <w:rFonts w:eastAsia="Times New Roman"/>
          <w:color w:val="000000"/>
        </w:rPr>
        <w:tab/>
      </w:r>
      <w:commentRangeStart w:id="131"/>
      <w:r w:rsidRPr="00771C52">
        <w:rPr>
          <w:rFonts w:eastAsia="Times New Roman"/>
          <w:color w:val="000000"/>
        </w:rPr>
        <w:t xml:space="preserve">Here, we </w:t>
      </w:r>
      <w:commentRangeEnd w:id="131"/>
      <w:r w:rsidR="00AF6F44">
        <w:rPr>
          <w:rStyle w:val="CommentReference"/>
        </w:rPr>
        <w:commentReference w:id="131"/>
      </w:r>
      <w:r w:rsidRPr="00771C52">
        <w:rPr>
          <w:rFonts w:eastAsia="Times New Roman"/>
          <w:color w:val="000000"/>
        </w:rPr>
        <w:t>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132" w:author="Andrew MacDougall" w:date="2022-01-06T10:01:00Z">
        <w:r w:rsidR="00696E90" w:rsidDel="003151FB">
          <w:rPr>
            <w:rFonts w:eastAsia="Times New Roman"/>
            <w:color w:val="000000"/>
          </w:rPr>
          <w:delText xml:space="preserve">ideas about </w:delText>
        </w:r>
      </w:del>
      <w:del w:id="133" w:author="Erika Hersch-Green [2]" w:date="2022-01-10T16:22:00Z">
        <w:r w:rsidR="00696E90" w:rsidDel="00AF6F44">
          <w:rPr>
            <w:rFonts w:eastAsia="Times New Roman"/>
            <w:color w:val="000000"/>
          </w:rPr>
          <w:delText>the</w:delText>
        </w:r>
      </w:del>
      <w:r w:rsidR="00696E90">
        <w:rPr>
          <w:rFonts w:eastAsia="Times New Roman"/>
          <w:color w:val="000000"/>
        </w:rPr>
        <w:t xml:space="preserve"> relationship</w:t>
      </w:r>
      <w:ins w:id="134" w:author="Erika Hersch-Green [2]" w:date="2022-01-10T16:22:00Z">
        <w:r w:rsidR="00AF6F44">
          <w:rPr>
            <w:rFonts w:eastAsia="Times New Roman"/>
            <w:color w:val="000000"/>
          </w:rPr>
          <w:t>s</w:t>
        </w:r>
      </w:ins>
      <w:r w:rsidR="00696E90">
        <w:rPr>
          <w:rFonts w:eastAsia="Times New Roman"/>
          <w:color w:val="000000"/>
        </w:rPr>
        <w:t xml:space="preserve">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135"/>
      <w:r w:rsidR="00361685" w:rsidRPr="00A76F3A">
        <w:rPr>
          <w:rFonts w:eastAsia="Times New Roman"/>
          <w:color w:val="000000"/>
          <w:highlight w:val="yellow"/>
          <w:rPrChange w:id="136" w:author="Andrew MacDougall" w:date="2022-01-06T10:01:00Z">
            <w:rPr>
              <w:rFonts w:eastAsia="Times New Roman"/>
              <w:color w:val="000000"/>
            </w:rPr>
          </w:rPrChange>
        </w:rPr>
        <w:t>climate</w:t>
      </w:r>
      <w:commentRangeEnd w:id="135"/>
      <w:r w:rsidR="00A76F3A">
        <w:rPr>
          <w:rStyle w:val="CommentReference"/>
        </w:rPr>
        <w:commentReference w:id="135"/>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w:t>
      </w:r>
      <w:commentRangeStart w:id="137"/>
      <w:r>
        <w:rPr>
          <w:rFonts w:eastAsia="Times New Roman"/>
          <w:color w:val="000000"/>
        </w:rPr>
        <w:t xml:space="preserve">aboveground climate </w:t>
      </w:r>
      <w:commentRangeEnd w:id="137"/>
      <w:r w:rsidR="00AF6F44">
        <w:rPr>
          <w:rStyle w:val="CommentReference"/>
        </w:rPr>
        <w:commentReference w:id="137"/>
      </w:r>
      <w:r>
        <w:rPr>
          <w:rFonts w:eastAsia="Times New Roman"/>
          <w:color w:val="000000"/>
        </w:rPr>
        <w:t xml:space="preserve">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454A2FAD"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38" w:author="Andrew MacDougall" w:date="2022-01-06T10:01:00Z">
            <w:rPr>
              <w:rFonts w:eastAsia="Times New Roman"/>
              <w:color w:val="000000"/>
            </w:rPr>
          </w:rPrChange>
        </w:rPr>
        <w:t>climate</w:t>
      </w:r>
      <w:r w:rsidRPr="00971CEF">
        <w:rPr>
          <w:rFonts w:eastAsia="Times New Roman"/>
          <w:color w:val="000000"/>
        </w:rPr>
        <w:t xml:space="preserve"> would have significant </w:t>
      </w:r>
      <w:ins w:id="139" w:author="Erika Hersch-Green [2]" w:date="2022-01-10T16:24:00Z">
        <w:r w:rsidR="00AF6F44">
          <w:rPr>
            <w:rFonts w:eastAsia="Times New Roman"/>
            <w:color w:val="000000"/>
          </w:rPr>
          <w:t xml:space="preserve">and </w:t>
        </w:r>
      </w:ins>
      <w:r w:rsidRPr="00971CEF">
        <w:rPr>
          <w:rFonts w:eastAsia="Times New Roman"/>
          <w:color w:val="000000"/>
        </w:rPr>
        <w:t xml:space="preserve">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w:t>
      </w:r>
      <w:r w:rsidR="004921F3" w:rsidRPr="00AF6F44">
        <w:rPr>
          <w:rFonts w:eastAsia="Times New Roman"/>
          <w:color w:val="000000"/>
          <w:highlight w:val="yellow"/>
          <w:rPrChange w:id="140" w:author="Erika Hersch-Green [2]" w:date="2022-01-10T16:26:00Z">
            <w:rPr>
              <w:rFonts w:eastAsia="Times New Roman"/>
              <w:color w:val="000000"/>
            </w:rPr>
          </w:rPrChange>
        </w:rPr>
        <w:t>aboveground drivers</w:t>
      </w:r>
      <w:r w:rsidR="004921F3">
        <w:rPr>
          <w:rFonts w:eastAsia="Times New Roman"/>
          <w:color w:val="000000"/>
        </w:rPr>
        <w:t xml:space="preserve">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w:t>
      </w:r>
      <w:commentRangeStart w:id="141"/>
      <w:r>
        <w:rPr>
          <w:rFonts w:eastAsia="Times New Roman"/>
          <w:color w:val="000000"/>
        </w:rPr>
        <w:t>Description of</w:t>
      </w:r>
      <w:r w:rsidR="007B4DDA">
        <w:rPr>
          <w:rFonts w:eastAsia="Times New Roman"/>
          <w:color w:val="000000"/>
        </w:rPr>
        <w:t xml:space="preserve"> key</w:t>
      </w:r>
      <w:r>
        <w:rPr>
          <w:rFonts w:eastAsia="Times New Roman"/>
          <w:color w:val="000000"/>
        </w:rPr>
        <w:t xml:space="preserve"> abbreviated terms</w:t>
      </w:r>
      <w:commentRangeEnd w:id="141"/>
      <w:r w:rsidR="00E512D5">
        <w:rPr>
          <w:rStyle w:val="CommentReference"/>
        </w:rPr>
        <w:commentReference w:id="141"/>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commentRangeStart w:id="142"/>
            <w:r w:rsidRPr="00EC7E77">
              <w:rPr>
                <w:rFonts w:eastAsia="Times New Roman"/>
                <w:color w:val="000000"/>
              </w:rPr>
              <w:t>mean annual growing season temperature</w:t>
            </w:r>
            <w:commentRangeEnd w:id="142"/>
            <w:r w:rsidR="00AF6F44">
              <w:rPr>
                <w:rStyle w:val="CommentReference"/>
              </w:rPr>
              <w:commentReference w:id="142"/>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commentRangeStart w:id="143"/>
            <w:r w:rsidRPr="00771C52">
              <w:rPr>
                <w:rFonts w:eastAsia="Times New Roman"/>
                <w:color w:val="000000"/>
              </w:rPr>
              <w:t>ratio of intercellular to extracellular CO</w:t>
            </w:r>
            <w:r w:rsidRPr="00771C52">
              <w:rPr>
                <w:rFonts w:eastAsia="Times New Roman"/>
                <w:color w:val="000000"/>
                <w:vertAlign w:val="subscript"/>
              </w:rPr>
              <w:t>2</w:t>
            </w:r>
            <w:commentRangeEnd w:id="143"/>
            <w:r w:rsidR="00E512D5">
              <w:rPr>
                <w:rStyle w:val="CommentReference"/>
              </w:rPr>
              <w:commentReference w:id="143"/>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commentRangeStart w:id="144"/>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w:t>
      </w:r>
      <w:commentRangeEnd w:id="144"/>
      <w:r w:rsidR="00AF6F44">
        <w:rPr>
          <w:rStyle w:val="CommentReference"/>
        </w:rPr>
        <w:commentReference w:id="144"/>
      </w:r>
      <w:r w:rsidRPr="00771C52">
        <w:rPr>
          <w:rFonts w:eastAsia="Times New Roman"/>
          <w:color w:val="000000"/>
        </w:rPr>
        <w:t>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commentRangeStart w:id="145"/>
      <w:commentRangeStart w:id="146"/>
      <w:commentRangeStart w:id="147"/>
      <w:r w:rsidRPr="00771C52">
        <w:rPr>
          <w:rFonts w:eastAsia="Times New Roman"/>
          <w:i/>
          <w:iCs/>
          <w:color w:val="000000"/>
        </w:rPr>
        <w:t>Datasets</w:t>
      </w:r>
      <w:commentRangeEnd w:id="145"/>
      <w:r w:rsidR="001257BE">
        <w:rPr>
          <w:rStyle w:val="CommentReference"/>
        </w:rPr>
        <w:commentReference w:id="145"/>
      </w:r>
      <w:commentRangeEnd w:id="146"/>
      <w:r w:rsidR="00AF6F44">
        <w:rPr>
          <w:rStyle w:val="CommentReference"/>
        </w:rPr>
        <w:commentReference w:id="146"/>
      </w:r>
      <w:commentRangeEnd w:id="147"/>
      <w:r w:rsidR="00470D62">
        <w:rPr>
          <w:rStyle w:val="CommentReference"/>
        </w:rPr>
        <w:commentReference w:id="147"/>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commentRangeStart w:id="148"/>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commentRangeEnd w:id="148"/>
      <w:r w:rsidR="00312932">
        <w:rPr>
          <w:rStyle w:val="CommentReference"/>
        </w:rPr>
        <w:commentReference w:id="148"/>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xml:space="preserve">. </w:t>
      </w:r>
      <w:commentRangeStart w:id="149"/>
      <w:r w:rsidRPr="00771C52">
        <w:rPr>
          <w:rFonts w:eastAsia="Times New Roman"/>
          <w:color w:val="000000"/>
        </w:rPr>
        <w:t>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commentRangeEnd w:id="149"/>
      <w:r w:rsidR="00312932">
        <w:rPr>
          <w:rStyle w:val="CommentReference"/>
        </w:rPr>
        <w:commentReference w:id="149"/>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commentRangeStart w:id="150"/>
      <w:r w:rsidRPr="00771C52">
        <w:rPr>
          <w:rFonts w:eastAsia="Times New Roman"/>
          <w:i/>
          <w:iCs/>
          <w:color w:val="000000"/>
        </w:rPr>
        <w:t>Climate Data</w:t>
      </w:r>
      <w:commentRangeEnd w:id="150"/>
      <w:r w:rsidR="003C4141">
        <w:rPr>
          <w:rStyle w:val="CommentReference"/>
        </w:rPr>
        <w:commentReference w:id="150"/>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commentRangeStart w:id="151"/>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51"/>
      <w:r w:rsidR="00A76F3A">
        <w:rPr>
          <w:rStyle w:val="CommentReference"/>
        </w:rPr>
        <w:commentReference w:id="151"/>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w:t>
      </w:r>
      <w:commentRangeStart w:id="152"/>
      <w:r>
        <w:rPr>
          <w:rFonts w:eastAsia="Times New Roman"/>
        </w:rPr>
        <w:t xml:space="preserve">data from 19 </w:t>
      </w:r>
      <w:proofErr w:type="spellStart"/>
      <w:r>
        <w:rPr>
          <w:rFonts w:eastAsia="Times New Roman"/>
        </w:rPr>
        <w:t>NutNet</w:t>
      </w:r>
      <w:proofErr w:type="spellEnd"/>
      <w:r>
        <w:rPr>
          <w:rFonts w:eastAsia="Times New Roman"/>
        </w:rPr>
        <w:t xml:space="preserve"> sites (Figure 2).</w:t>
      </w:r>
      <w:commentRangeEnd w:id="152"/>
      <w:r w:rsidR="003C4141">
        <w:rPr>
          <w:rStyle w:val="CommentReference"/>
        </w:rPr>
        <w:commentReference w:id="152"/>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commentRangeStart w:id="153"/>
      <w:r w:rsidRPr="00771C52">
        <w:rPr>
          <w:rFonts w:eastAsia="Times New Roman"/>
          <w:i/>
          <w:iCs/>
          <w:color w:val="000000"/>
        </w:rPr>
        <w:lastRenderedPageBreak/>
        <w:t>Analyses</w:t>
      </w:r>
      <w:commentRangeEnd w:id="153"/>
      <w:r w:rsidR="00470D62">
        <w:rPr>
          <w:rStyle w:val="CommentReference"/>
        </w:rPr>
        <w:commentReference w:id="153"/>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w:t>
      </w:r>
      <w:commentRangeStart w:id="154"/>
      <w:r w:rsidRPr="00771C52">
        <w:rPr>
          <w:rFonts w:eastAsia="Times New Roman"/>
          <w:color w:val="000000"/>
        </w:rPr>
        <w:t>photosynthetic pathway and whether the plant has the known capacity to biologically fix nitrogen</w:t>
      </w:r>
      <w:commentRangeEnd w:id="154"/>
      <w:r w:rsidR="00793163">
        <w:rPr>
          <w:rStyle w:val="CommentReference"/>
        </w:rPr>
        <w:commentReference w:id="154"/>
      </w:r>
      <w:r w:rsidRPr="00771C52">
        <w:rPr>
          <w:rFonts w:eastAsia="Times New Roman"/>
          <w:color w:val="000000"/>
        </w:rPr>
        <w:t xml:space="preserve">)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w:t>
      </w:r>
      <w:commentRangeStart w:id="155"/>
      <w:r w:rsidRPr="00771C52">
        <w:rPr>
          <w:rFonts w:eastAsia="Times New Roman"/>
          <w:color w:val="000000"/>
        </w:rPr>
        <w:t>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xml:space="preserve">. </w:t>
      </w:r>
      <w:commentRangeEnd w:id="155"/>
      <w:r w:rsidR="00793163">
        <w:rPr>
          <w:rStyle w:val="CommentReference"/>
        </w:rPr>
        <w:commentReference w:id="155"/>
      </w:r>
      <w:r w:rsidRPr="00771C52">
        <w:rPr>
          <w:rFonts w:eastAsia="Times New Roman"/>
          <w:color w:val="000000"/>
        </w:rPr>
        <w:t>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56"/>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commentRangeEnd w:id="156"/>
      <w:r w:rsidR="00C32268">
        <w:rPr>
          <w:rStyle w:val="CommentReference"/>
        </w:rPr>
        <w:commentReference w:id="156"/>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commentRangeStart w:id="157"/>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commentRangeEnd w:id="157"/>
      <w:r w:rsidR="00C32268">
        <w:rPr>
          <w:rStyle w:val="CommentReference"/>
        </w:rPr>
        <w:commentReference w:id="157"/>
      </w:r>
      <w:r w:rsidR="00E3357A" w:rsidRPr="00993C6A">
        <w:rPr>
          <w:rFonts w:eastAsia="Times New Roman"/>
          <w:color w:val="000000"/>
        </w:rPr>
        <w:t xml:space="preserve"> and </w:t>
      </w:r>
      <w:del w:id="158" w:author="Andrew MacDougall" w:date="2022-01-06T10:06:00Z">
        <w:r w:rsidR="00E3357A" w:rsidRPr="00993C6A" w:rsidDel="000158AF">
          <w:rPr>
            <w:rFonts w:eastAsia="Times New Roman"/>
            <w:color w:val="000000"/>
          </w:rPr>
          <w:delText xml:space="preserve">climate </w:delText>
        </w:r>
      </w:del>
      <w:ins w:id="159"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commentRangeStart w:id="160"/>
      <w:r w:rsidR="00E3357A" w:rsidRPr="00993C6A">
        <w:rPr>
          <w:rFonts w:eastAsia="Times New Roman"/>
          <w:color w:val="000000"/>
        </w:rPr>
        <w:lastRenderedPageBreak/>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w:t>
      </w:r>
      <w:commentRangeEnd w:id="160"/>
      <w:r w:rsidR="00C32268">
        <w:rPr>
          <w:rStyle w:val="CommentReference"/>
        </w:rPr>
        <w:commentReference w:id="160"/>
      </w:r>
      <w:r w:rsidR="008010AC" w:rsidRPr="00993C6A">
        <w:rPr>
          <w:rFonts w:eastAsia="Times New Roman"/>
          <w:color w:val="000000"/>
        </w:rPr>
        <w:t xml:space="preserve">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w:t>
      </w:r>
      <w:commentRangeStart w:id="161"/>
      <w:r w:rsidR="00280238" w:rsidRPr="00993C6A">
        <w:rPr>
          <w:rFonts w:eastAsia="Times New Roman"/>
          <w:color w:val="000000"/>
        </w:rPr>
        <w:t>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commentRangeEnd w:id="161"/>
      <w:r w:rsidR="00C32268">
        <w:rPr>
          <w:rStyle w:val="CommentReference"/>
        </w:rPr>
        <w:commentReference w:id="161"/>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commentRangeStart w:id="162"/>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w:t>
      </w:r>
      <w:commentRangeEnd w:id="162"/>
      <w:r w:rsidR="00C32268">
        <w:rPr>
          <w:rStyle w:val="CommentReference"/>
        </w:rPr>
        <w:commentReference w:id="162"/>
      </w:r>
      <w:r w:rsidR="00F178AB" w:rsidRPr="00B05AC4">
        <w:rPr>
          <w:rFonts w:eastAsia="Times New Roman"/>
          <w:color w:val="000000"/>
        </w:rPr>
        <w:t>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163"/>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163"/>
      <w:proofErr w:type="spellEnd"/>
      <w:r w:rsidR="00C32268">
        <w:rPr>
          <w:rStyle w:val="CommentReference"/>
        </w:rPr>
        <w:commentReference w:id="163"/>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64" w:author="Andrew MacDougall" w:date="2022-01-06T10:07:00Z">
        <w:r w:rsidR="003A1E67" w:rsidRPr="00900356" w:rsidDel="000158AF">
          <w:rPr>
            <w:rFonts w:eastAsia="Times New Roman"/>
            <w:color w:val="000000"/>
          </w:rPr>
          <w:delText>aboveground climate</w:delText>
        </w:r>
      </w:del>
      <w:ins w:id="165"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commentRangeStart w:id="166"/>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commentRangeEnd w:id="166"/>
      <w:r w:rsidR="00C32268">
        <w:rPr>
          <w:rStyle w:val="CommentReference"/>
        </w:rPr>
        <w:commentReference w:id="166"/>
      </w:r>
    </w:p>
    <w:p w14:paraId="45DE7FA7" w14:textId="577C9B69"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del w:id="167" w:author="Erika Hersch-Green [2]" w:date="2022-01-11T09:30:00Z">
        <w:r w:rsidR="0013288D" w:rsidRPr="00DA24C9" w:rsidDel="00C32268">
          <w:rPr>
            <w:rFonts w:eastAsia="Times New Roman"/>
            <w:color w:val="000000"/>
          </w:rPr>
          <w:delText>AGB</w:delText>
        </w:r>
        <w:r w:rsidR="0013288D" w:rsidRPr="008531D1" w:rsidDel="00C32268">
          <w:rPr>
            <w:rFonts w:eastAsia="Times New Roman"/>
            <w:color w:val="000000"/>
          </w:rPr>
          <w:delText xml:space="preserve"> </w:delText>
        </w:r>
      </w:del>
      <w:ins w:id="168" w:author="Erika Hersch-Green [2]" w:date="2022-01-11T09:30:00Z">
        <w:r w:rsidR="00C32268" w:rsidRPr="00DA24C9">
          <w:rPr>
            <w:rFonts w:eastAsia="Times New Roman"/>
            <w:color w:val="000000"/>
          </w:rPr>
          <w:t>A</w:t>
        </w:r>
        <w:r w:rsidR="00C32268">
          <w:rPr>
            <w:rFonts w:eastAsia="Times New Roman"/>
            <w:color w:val="000000"/>
          </w:rPr>
          <w:t xml:space="preserve">bove ground biomass </w:t>
        </w:r>
      </w:ins>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commentRangeStart w:id="169"/>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commentRangeEnd w:id="169"/>
      <w:proofErr w:type="gramEnd"/>
      <w:r w:rsidR="00C32268">
        <w:rPr>
          <w:rStyle w:val="CommentReference"/>
        </w:rPr>
        <w:commentReference w:id="169"/>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5D97E81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70" w:author="Andrew MacDougall" w:date="2022-01-06T10:09:00Z">
            <w:rPr>
              <w:rFonts w:eastAsia="Times New Roman"/>
              <w:color w:val="000000"/>
            </w:rPr>
          </w:rPrChange>
        </w:rPr>
        <w:t>T</w:t>
      </w:r>
      <w:r w:rsidR="00A93E29" w:rsidRPr="000158AF">
        <w:rPr>
          <w:rFonts w:eastAsia="Times New Roman"/>
          <w:color w:val="000000"/>
          <w:highlight w:val="yellow"/>
          <w:rPrChange w:id="171" w:author="Andrew MacDougall" w:date="2022-01-06T10:09:00Z">
            <w:rPr>
              <w:rFonts w:eastAsia="Times New Roman"/>
              <w:color w:val="000000"/>
            </w:rPr>
          </w:rPrChange>
        </w:rPr>
        <w:t>he</w:t>
      </w:r>
      <w:r w:rsidR="00880F5C" w:rsidRPr="000158AF">
        <w:rPr>
          <w:rFonts w:eastAsia="Times New Roman"/>
          <w:color w:val="000000"/>
          <w:highlight w:val="yellow"/>
          <w:rPrChange w:id="172" w:author="Andrew MacDougall" w:date="2022-01-06T10:09:00Z">
            <w:rPr>
              <w:rFonts w:eastAsia="Times New Roman"/>
              <w:color w:val="000000"/>
            </w:rPr>
          </w:rPrChange>
        </w:rPr>
        <w:t>re was</w:t>
      </w:r>
      <w:r w:rsidR="00A77D8F" w:rsidRPr="000158AF">
        <w:rPr>
          <w:rFonts w:eastAsia="Times New Roman"/>
          <w:color w:val="000000"/>
          <w:highlight w:val="yellow"/>
          <w:rPrChange w:id="173" w:author="Andrew MacDougall" w:date="2022-01-06T10:09:00Z">
            <w:rPr>
              <w:rFonts w:eastAsia="Times New Roman"/>
              <w:color w:val="000000"/>
            </w:rPr>
          </w:rPrChange>
        </w:rPr>
        <w:t xml:space="preserve"> no significant effect of </w:t>
      </w:r>
      <w:del w:id="174" w:author="Andrew MacDougall" w:date="2022-01-06T10:08:00Z">
        <w:r w:rsidR="00A77D8F" w:rsidRPr="000158AF" w:rsidDel="000158AF">
          <w:rPr>
            <w:rFonts w:eastAsia="Times New Roman"/>
            <w:color w:val="000000"/>
            <w:highlight w:val="yellow"/>
            <w:rPrChange w:id="175" w:author="Andrew MacDougall" w:date="2022-01-06T10:09:00Z">
              <w:rPr>
                <w:rFonts w:eastAsia="Times New Roman"/>
                <w:color w:val="000000"/>
              </w:rPr>
            </w:rPrChange>
          </w:rPr>
          <w:delText xml:space="preserve">the response of </w:delText>
        </w:r>
      </w:del>
      <w:ins w:id="176" w:author="Andrew MacDougall" w:date="2022-01-06T10:08:00Z">
        <w:r w:rsidR="000158AF" w:rsidRPr="000158AF">
          <w:rPr>
            <w:rFonts w:eastAsia="Times New Roman"/>
            <w:color w:val="000000"/>
            <w:highlight w:val="yellow"/>
            <w:rPrChange w:id="177"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78" w:author="Andrew MacDougall" w:date="2022-01-06T10:09:00Z">
            <w:rPr>
              <w:rFonts w:eastAsia="Times New Roman"/>
              <w:color w:val="000000"/>
            </w:rPr>
          </w:rPrChange>
        </w:rPr>
        <w:t xml:space="preserve">aboveground biomass </w:t>
      </w:r>
      <w:del w:id="179" w:author="Andrew MacDougall" w:date="2022-01-06T10:08:00Z">
        <w:r w:rsidR="00A77D8F" w:rsidRPr="000158AF" w:rsidDel="000158AF">
          <w:rPr>
            <w:rFonts w:eastAsia="Times New Roman"/>
            <w:color w:val="000000"/>
            <w:highlight w:val="yellow"/>
            <w:rPrChange w:id="180" w:author="Andrew MacDougall" w:date="2022-01-06T10:09:00Z">
              <w:rPr>
                <w:rFonts w:eastAsia="Times New Roman"/>
                <w:color w:val="000000"/>
              </w:rPr>
            </w:rPrChange>
          </w:rPr>
          <w:delText>to added soil</w:delText>
        </w:r>
      </w:del>
      <w:ins w:id="181" w:author="Andrew MacDougall" w:date="2022-01-06T10:08:00Z">
        <w:r w:rsidR="000158AF" w:rsidRPr="000158AF">
          <w:rPr>
            <w:rFonts w:eastAsia="Times New Roman"/>
            <w:color w:val="000000"/>
            <w:highlight w:val="yellow"/>
            <w:rPrChange w:id="182" w:author="Andrew MacDougall" w:date="2022-01-06T10:09:00Z">
              <w:rPr>
                <w:rFonts w:eastAsia="Times New Roman"/>
                <w:color w:val="000000"/>
              </w:rPr>
            </w:rPrChange>
          </w:rPr>
          <w:t xml:space="preserve">with N </w:t>
        </w:r>
        <w:del w:id="183" w:author="Erika Hersch-Green [2]" w:date="2022-01-11T09:32:00Z">
          <w:r w:rsidR="000158AF" w:rsidRPr="000158AF" w:rsidDel="00B4368E">
            <w:rPr>
              <w:rFonts w:eastAsia="Times New Roman"/>
              <w:color w:val="000000"/>
              <w:highlight w:val="yellow"/>
              <w:rPrChange w:id="184" w:author="Andrew MacDougall" w:date="2022-01-06T10:09:00Z">
                <w:rPr>
                  <w:rFonts w:eastAsia="Times New Roman"/>
                  <w:color w:val="000000"/>
                </w:rPr>
              </w:rPrChange>
            </w:rPr>
            <w:delText>fertilizaiton</w:delText>
          </w:r>
        </w:del>
      </w:ins>
      <w:ins w:id="185" w:author="Erika Hersch-Green [2]" w:date="2022-01-11T09:32:00Z">
        <w:r w:rsidR="00B4368E" w:rsidRPr="000158AF">
          <w:rPr>
            <w:rFonts w:eastAsia="Times New Roman"/>
            <w:color w:val="000000"/>
            <w:highlight w:val="yellow"/>
            <w:rPrChange w:id="186" w:author="Andrew MacDougall" w:date="2022-01-06T10:09:00Z">
              <w:rPr>
                <w:rFonts w:eastAsia="Times New Roman"/>
                <w:color w:val="000000"/>
                <w:highlight w:val="yellow"/>
              </w:rPr>
            </w:rPrChange>
          </w:rPr>
          <w:t>fertilization</w:t>
        </w:r>
      </w:ins>
      <w:del w:id="187" w:author="Andrew MacDougall" w:date="2022-01-06T10:08:00Z">
        <w:r w:rsidR="00A77D8F" w:rsidRPr="000158AF" w:rsidDel="000158AF">
          <w:rPr>
            <w:rFonts w:eastAsia="Times New Roman"/>
            <w:color w:val="000000"/>
            <w:highlight w:val="yellow"/>
            <w:rPrChange w:id="188"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89"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90" w:author="Andrew MacDougall" w:date="2022-01-06T10:09:00Z">
            <w:rPr>
              <w:rFonts w:eastAsia="Times New Roman"/>
              <w:bCs/>
              <w:color w:val="000000"/>
            </w:rPr>
          </w:rPrChange>
        </w:rPr>
        <w:t>the</w:t>
      </w:r>
      <w:r w:rsidR="00A77D8F" w:rsidRPr="000158AF">
        <w:rPr>
          <w:rFonts w:eastAsia="Times New Roman"/>
          <w:color w:val="000000"/>
          <w:highlight w:val="yellow"/>
          <w:rPrChange w:id="191"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92"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93"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94" w:author="Andrew MacDougall" w:date="2022-01-06T10:09:00Z">
            <w:rPr>
              <w:rFonts w:eastAsia="Times New Roman"/>
              <w:color w:val="000000"/>
            </w:rPr>
          </w:rPrChange>
        </w:rPr>
        <w:t xml:space="preserve"> to added soil </w:t>
      </w:r>
      <w:commentRangeStart w:id="195"/>
      <w:commentRangeStart w:id="196"/>
      <w:r w:rsidR="00A77D8F" w:rsidRPr="000158AF">
        <w:rPr>
          <w:rFonts w:eastAsia="Times New Roman"/>
          <w:color w:val="000000"/>
          <w:highlight w:val="yellow"/>
          <w:rPrChange w:id="197" w:author="Andrew MacDougall" w:date="2022-01-06T10:09:00Z">
            <w:rPr>
              <w:rFonts w:eastAsia="Times New Roman"/>
              <w:color w:val="000000"/>
            </w:rPr>
          </w:rPrChange>
        </w:rPr>
        <w:t>N</w:t>
      </w:r>
      <w:commentRangeEnd w:id="195"/>
      <w:r w:rsidR="000158AF">
        <w:rPr>
          <w:rStyle w:val="CommentReference"/>
        </w:rPr>
        <w:commentReference w:id="195"/>
      </w:r>
      <w:commentRangeEnd w:id="196"/>
      <w:r w:rsidR="00B4368E">
        <w:rPr>
          <w:rStyle w:val="CommentReference"/>
        </w:rPr>
        <w:commentReference w:id="196"/>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99"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00" w:author="Andrew MacDougall" w:date="2022-01-06T10:10:00Z">
            <w:rPr>
              <w:rFonts w:eastAsia="Times New Roman"/>
              <w:color w:val="000000"/>
            </w:rPr>
          </w:rPrChange>
        </w:rPr>
        <w:t>negative</w:t>
      </w:r>
      <w:r w:rsidR="00DC7E19" w:rsidRPr="00470D41">
        <w:rPr>
          <w:rFonts w:eastAsia="Times New Roman"/>
          <w:color w:val="000000"/>
          <w:highlight w:val="yellow"/>
          <w:rPrChange w:id="201"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202" w:author="Andrew MacDougall" w:date="2022-01-06T10:10:00Z">
            <w:rPr>
              <w:rFonts w:eastAsia="Times New Roman"/>
              <w:i/>
              <w:color w:val="000000"/>
            </w:rPr>
          </w:rPrChange>
        </w:rPr>
        <w:t>p</w:t>
      </w:r>
      <w:r w:rsidR="00DC7E19" w:rsidRPr="00470D41">
        <w:rPr>
          <w:rFonts w:eastAsia="Times New Roman"/>
          <w:color w:val="000000"/>
          <w:highlight w:val="yellow"/>
          <w:rPrChange w:id="203" w:author="Andrew MacDougall" w:date="2022-01-06T10:10:00Z">
            <w:rPr>
              <w:rFonts w:eastAsia="Times New Roman"/>
              <w:color w:val="000000"/>
            </w:rPr>
          </w:rPrChange>
        </w:rPr>
        <w:t xml:space="preserve"> &lt; 0.</w:t>
      </w:r>
      <w:commentRangeStart w:id="204"/>
      <w:r w:rsidR="00DC7E19" w:rsidRPr="00470D41">
        <w:rPr>
          <w:rFonts w:eastAsia="Times New Roman"/>
          <w:color w:val="000000"/>
          <w:highlight w:val="yellow"/>
          <w:rPrChange w:id="205" w:author="Andrew MacDougall" w:date="2022-01-06T10:10:00Z">
            <w:rPr>
              <w:rFonts w:eastAsia="Times New Roman"/>
              <w:color w:val="000000"/>
            </w:rPr>
          </w:rPrChange>
        </w:rPr>
        <w:t>1</w:t>
      </w:r>
      <w:commentRangeEnd w:id="204"/>
      <w:r w:rsidR="00470D41">
        <w:rPr>
          <w:rStyle w:val="CommentReference"/>
        </w:rPr>
        <w:commentReference w:id="204"/>
      </w:r>
      <w:r w:rsidR="00DC7E19" w:rsidRPr="00470D41">
        <w:rPr>
          <w:rFonts w:eastAsia="Times New Roman"/>
          <w:color w:val="000000"/>
          <w:highlight w:val="yellow"/>
          <w:rPrChange w:id="206"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1392CAD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207" w:author="Andrew MacDougall" w:date="2022-01-06T10:17:00Z">
        <w:r w:rsidR="0056386C" w:rsidDel="001A7B38">
          <w:delText>aboveground climate</w:delText>
        </w:r>
      </w:del>
      <w:proofErr w:type="spellStart"/>
      <w:ins w:id="208" w:author="Andrew MacDougall" w:date="2022-01-06T10:17:00Z">
        <w:r w:rsidR="001A7B38">
          <w:t>temperture</w:t>
        </w:r>
      </w:ins>
      <w:proofErr w:type="spellEnd"/>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09" w:author="Andrew MacDougall" w:date="2022-01-06T10:17:00Z">
            <w:rPr/>
          </w:rPrChange>
        </w:rPr>
        <w:t xml:space="preserve">aboveground </w:t>
      </w:r>
      <w:commentRangeStart w:id="210"/>
      <w:r w:rsidR="009A5B56" w:rsidRPr="001A7B38">
        <w:rPr>
          <w:highlight w:val="yellow"/>
          <w:rPrChange w:id="211" w:author="Andrew MacDougall" w:date="2022-01-06T10:17:00Z">
            <w:rPr/>
          </w:rPrChange>
        </w:rPr>
        <w:t>conditions</w:t>
      </w:r>
      <w:commentRangeEnd w:id="210"/>
      <w:r w:rsidR="001A7B38">
        <w:rPr>
          <w:rStyle w:val="CommentReference"/>
        </w:rPr>
        <w:commentReference w:id="210"/>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12" w:author="Andrew MacDougall" w:date="2022-01-06T10:17:00Z">
        <w:r w:rsidR="0028100D" w:rsidDel="001A7B38">
          <w:delText xml:space="preserve">aboveground </w:delText>
        </w:r>
        <w:r w:rsidR="006B5806" w:rsidDel="001A7B38">
          <w:delText>climate</w:delText>
        </w:r>
      </w:del>
      <w:ins w:id="213" w:author="Andrew MacDougall" w:date="2022-01-06T10:17:00Z">
        <w:r w:rsidR="001A7B38">
          <w:t>tempe</w:t>
        </w:r>
      </w:ins>
      <w:ins w:id="214"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15" w:author="Andrew MacDougall" w:date="2022-01-06T10:19:00Z">
        <w:r w:rsidRPr="001A7B38" w:rsidDel="001A7B38">
          <w:rPr>
            <w:highlight w:val="yellow"/>
            <w:rPrChange w:id="216" w:author="Andrew MacDougall" w:date="2022-01-06T10:19:00Z">
              <w:rPr/>
            </w:rPrChange>
          </w:rPr>
          <w:delText xml:space="preserve">indicators </w:delText>
        </w:r>
      </w:del>
      <w:ins w:id="217" w:author="Andrew MacDougall" w:date="2022-01-06T10:19:00Z">
        <w:r w:rsidR="001A7B38" w:rsidRPr="001A7B38">
          <w:rPr>
            <w:highlight w:val="yellow"/>
            <w:rPrChange w:id="218" w:author="Andrew MacDougall" w:date="2022-01-06T10:19:00Z">
              <w:rPr/>
            </w:rPrChange>
          </w:rPr>
          <w:t xml:space="preserve">predictors? </w:t>
        </w:r>
      </w:ins>
      <w:r w:rsidRPr="001A7B38">
        <w:rPr>
          <w:highlight w:val="yellow"/>
          <w:rPrChange w:id="219"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w:t>
      </w:r>
      <w:ins w:id="220" w:author="Andrew MacDougall" w:date="2022-01-06T10:20:00Z">
        <w:r w:rsidR="0093130A">
          <w:t xml:space="preserve">for </w:t>
        </w:r>
        <w:proofErr w:type="spellStart"/>
        <w:r w:rsidR="0093130A">
          <w:t>N</w:t>
        </w:r>
        <w:r w:rsidR="0093130A" w:rsidRPr="0093130A">
          <w:rPr>
            <w:vertAlign w:val="subscript"/>
            <w:rPrChange w:id="221"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w:t>
      </w:r>
      <w:commentRangeStart w:id="222"/>
      <w:r>
        <w:t>not</w:t>
      </w:r>
      <w:commentRangeEnd w:id="222"/>
      <w:r w:rsidR="0093130A">
        <w:rPr>
          <w:rStyle w:val="CommentReference"/>
        </w:rPr>
        <w:commentReference w:id="222"/>
      </w:r>
      <w:r>
        <w:t xml:space="preserve">. Our analyses would have been more robust had we </w:t>
      </w:r>
      <w:del w:id="223" w:author="Andrew MacDougall" w:date="2022-01-06T10:23:00Z">
        <w:r w:rsidDel="0093130A">
          <w:delText xml:space="preserve">been able to use numerical information on </w:delText>
        </w:r>
      </w:del>
      <w:ins w:id="224" w:author="Andrew MacDougall" w:date="2022-01-06T10:23:00Z">
        <w:r w:rsidR="0093130A">
          <w:t xml:space="preserve">had these data on </w:t>
        </w:r>
      </w:ins>
      <w:r>
        <w:t xml:space="preserve">nutrient availability. This is because background nutrient availability was likely highly variable from site to </w:t>
      </w:r>
      <w:commentRangeStart w:id="225"/>
      <w:r>
        <w:t>site</w:t>
      </w:r>
      <w:commentRangeEnd w:id="225"/>
      <w:r w:rsidR="0093130A">
        <w:rPr>
          <w:rStyle w:val="CommentReference"/>
        </w:rPr>
        <w:commentReference w:id="225"/>
      </w:r>
      <w:r>
        <w:t xml:space="preserve">. Future cross-site nutrient addition studies should prioritize obtaining this information. Second, we had to necessarily rely on large scale average </w:t>
      </w:r>
      <w:del w:id="226" w:author="Andrew MacDougall" w:date="2022-01-06T10:24:00Z">
        <w:r w:rsidRPr="0093130A" w:rsidDel="0093130A">
          <w:rPr>
            <w:highlight w:val="yellow"/>
            <w:rPrChange w:id="227" w:author="Andrew MacDougall" w:date="2022-01-06T10:25:00Z">
              <w:rPr/>
            </w:rPrChange>
          </w:rPr>
          <w:delText xml:space="preserve">climate </w:delText>
        </w:r>
      </w:del>
      <w:ins w:id="228" w:author="Andrew MacDougall" w:date="2022-01-06T10:24:00Z">
        <w:r w:rsidR="0093130A" w:rsidRPr="0093130A">
          <w:rPr>
            <w:highlight w:val="yellow"/>
            <w:rPrChange w:id="229"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Erika Hersch-Green" w:date="2022-01-06T11:53:00Z" w:initials="EH">
    <w:p w14:paraId="6100CC38" w14:textId="7755F3B2" w:rsidR="00746A3D" w:rsidRDefault="00746A3D">
      <w:pPr>
        <w:pStyle w:val="CommentText"/>
      </w:pPr>
      <w:r>
        <w:rPr>
          <w:rStyle w:val="CommentReference"/>
        </w:rPr>
        <w:annotationRef/>
      </w:r>
      <w:r>
        <w:t xml:space="preserve">I agree with Andrew although I am more familiar with the effect of temperature and moisture on photosynthetic metrics rather than </w:t>
      </w:r>
      <w:proofErr w:type="spellStart"/>
      <w:r>
        <w:t>Narea</w:t>
      </w:r>
      <w:proofErr w:type="spellEnd"/>
      <w:r>
        <w:t>. I will come back to comment in paper.</w:t>
      </w:r>
    </w:p>
  </w:comment>
  <w:comment w:id="14" w:author="Andrew MacDougall" w:date="2022-01-06T09:36:00Z" w:initials="AM">
    <w:p w14:paraId="204E7051" w14:textId="6904DCA3" w:rsidR="00746A3D" w:rsidRDefault="00746A3D">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w:t>
      </w:r>
      <w:proofErr w:type="spellStart"/>
      <w:r>
        <w:t>etc</w:t>
      </w:r>
      <w:proofErr w:type="spellEnd"/>
      <w:r>
        <w:t xml:space="preserve">? </w:t>
      </w:r>
    </w:p>
  </w:comment>
  <w:comment w:id="15" w:author="Erika Hersch-Green" w:date="2022-01-06T11:57:00Z" w:initials="EH">
    <w:p w14:paraId="0AADA09A" w14:textId="3FDEFEF0" w:rsidR="00746A3D" w:rsidRDefault="00746A3D">
      <w:pPr>
        <w:pStyle w:val="CommentText"/>
      </w:pPr>
      <w:r>
        <w:rPr>
          <w:rStyle w:val="CommentReference"/>
        </w:rPr>
        <w:annotationRef/>
      </w:r>
      <w:r>
        <w:t>Climate (how defined? – temperature, precipitation) – I would specify</w:t>
      </w:r>
    </w:p>
  </w:comment>
  <w:comment w:id="28" w:author="Erika Hersch-Green" w:date="2022-01-06T12:06:00Z" w:initials="EH">
    <w:p w14:paraId="3C6ED288" w14:textId="4A658582" w:rsidR="00746A3D" w:rsidRDefault="00746A3D">
      <w:pPr>
        <w:pStyle w:val="CommentText"/>
      </w:pPr>
      <w:r>
        <w:rPr>
          <w:rStyle w:val="CommentReference"/>
        </w:rPr>
        <w:annotationRef/>
      </w:r>
      <w:r>
        <w:t>I would put climate or what is used as “climate” in keywords or title</w:t>
      </w:r>
    </w:p>
  </w:comment>
  <w:comment w:id="40" w:author="Erika Hersch-Green [2]" w:date="2022-01-07T13:33:00Z" w:initials="EH">
    <w:p w14:paraId="5EC0AAA6" w14:textId="205F941F" w:rsidR="00746A3D" w:rsidRDefault="00746A3D">
      <w:pPr>
        <w:pStyle w:val="CommentText"/>
      </w:pPr>
      <w:r>
        <w:rPr>
          <w:rStyle w:val="CommentReference"/>
        </w:rPr>
        <w:annotationRef/>
      </w:r>
    </w:p>
  </w:comment>
  <w:comment w:id="41" w:author="Erika Hersch-Green [2]" w:date="2022-01-07T13:33:00Z" w:initials="EH">
    <w:p w14:paraId="004DD01E" w14:textId="4B9EE984" w:rsidR="00746A3D" w:rsidRDefault="00746A3D">
      <w:pPr>
        <w:pStyle w:val="CommentText"/>
      </w:pPr>
      <w:r>
        <w:rPr>
          <w:rStyle w:val="CommentReference"/>
        </w:rPr>
        <w:annotationRef/>
      </w:r>
      <w:r>
        <w:rPr>
          <w:noProof/>
        </w:rPr>
        <w:t>Also nucleic acids which are need for biomass accumulation - - slighly different but I think also important here?</w:t>
      </w:r>
    </w:p>
  </w:comment>
  <w:comment w:id="64" w:author="Erika Hersch-Green [2]" w:date="2022-01-07T13:51:00Z" w:initials="EH">
    <w:p w14:paraId="066943ED" w14:textId="1E8FDD30" w:rsidR="00746A3D" w:rsidRDefault="00746A3D">
      <w:pPr>
        <w:pStyle w:val="CommentText"/>
      </w:pPr>
      <w:r>
        <w:rPr>
          <w:rStyle w:val="CommentReference"/>
        </w:rPr>
        <w:annotationRef/>
      </w:r>
      <w:r>
        <w:rPr>
          <w:noProof/>
        </w:rPr>
        <w:t>Do you mean Amax or Anet</w:t>
      </w:r>
    </w:p>
  </w:comment>
  <w:comment w:id="75" w:author="Erika Hersch-Green [2]" w:date="2022-01-07T15:37:00Z" w:initials="EH">
    <w:p w14:paraId="035662C9" w14:textId="30E3F22B" w:rsidR="00746A3D" w:rsidRDefault="00746A3D">
      <w:pPr>
        <w:pStyle w:val="CommentText"/>
      </w:pPr>
      <w:r>
        <w:rPr>
          <w:rStyle w:val="CommentReference"/>
        </w:rPr>
        <w:annotationRef/>
      </w:r>
      <w:r>
        <w:t>This is unclear to me… because they are photosynthetically active they should have more N in leaves?</w:t>
      </w:r>
    </w:p>
  </w:comment>
  <w:comment w:id="96" w:author="Andrew MacDougall" w:date="2022-01-06T10:11:00Z" w:initials="AM">
    <w:p w14:paraId="4CD70F4C" w14:textId="2BD11190" w:rsidR="00746A3D" w:rsidRDefault="00746A3D">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85" w:author="Erika Hersch-Green [2]" w:date="2022-01-10T16:27:00Z" w:initials="EH">
    <w:p w14:paraId="69C86B78" w14:textId="3170F83F" w:rsidR="00AF6F44" w:rsidRDefault="00AF6F44">
      <w:pPr>
        <w:pStyle w:val="CommentText"/>
      </w:pPr>
      <w:r>
        <w:rPr>
          <w:rStyle w:val="CommentReference"/>
        </w:rPr>
        <w:annotationRef/>
      </w:r>
      <w:r>
        <w:t>I think this is your aim 4?</w:t>
      </w:r>
    </w:p>
  </w:comment>
  <w:comment w:id="123" w:author="Andrew MacDougall" w:date="2022-01-06T09:49:00Z" w:initials="AM">
    <w:p w14:paraId="1A9258E8" w14:textId="77777777" w:rsidR="00746A3D" w:rsidRDefault="00746A3D">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746A3D" w:rsidRDefault="00746A3D">
      <w:pPr>
        <w:pStyle w:val="CommentText"/>
      </w:pPr>
    </w:p>
    <w:p w14:paraId="00EB3849" w14:textId="7E879465" w:rsidR="00746A3D" w:rsidRDefault="00746A3D">
      <w:pPr>
        <w:pStyle w:val="CommentText"/>
        <w:rPr>
          <w:color w:val="000000" w:themeColor="text1"/>
        </w:rPr>
      </w:pPr>
      <w:r>
        <w:t xml:space="preserve">However, given that water use efficiency is a key player here (line 89-90) then must there not also be a </w:t>
      </w:r>
      <w:proofErr w:type="spellStart"/>
      <w:r>
        <w:t>precip</w:t>
      </w:r>
      <w:proofErr w:type="spellEnd"/>
      <w:r>
        <w:t>/aridity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w:t>
      </w:r>
      <w:proofErr w:type="gramStart"/>
      <w:r>
        <w:rPr>
          <w:color w:val="000000" w:themeColor="text1"/>
          <w:lang w:val="en-CA"/>
        </w:rPr>
        <w:t>increases</w:t>
      </w:r>
      <w:proofErr w:type="gramEnd"/>
      <w:r>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746A3D" w:rsidRDefault="00746A3D">
      <w:pPr>
        <w:pStyle w:val="CommentText"/>
      </w:pPr>
    </w:p>
  </w:comment>
  <w:comment w:id="125" w:author="Erika Hersch-Green [2]" w:date="2022-01-10T14:52:00Z" w:initials="EH">
    <w:p w14:paraId="6F6E597A" w14:textId="78365E4C" w:rsidR="00746A3D" w:rsidRDefault="00746A3D">
      <w:pPr>
        <w:pStyle w:val="CommentText"/>
      </w:pPr>
      <w:r>
        <w:rPr>
          <w:rStyle w:val="CommentReference"/>
        </w:rPr>
        <w:annotationRef/>
      </w:r>
      <w:r>
        <w:t>Perhaps just temperature if do not include precipitation?</w:t>
      </w:r>
    </w:p>
  </w:comment>
  <w:comment w:id="126" w:author="Erika Hersch-Green [2]" w:date="2022-01-10T16:14:00Z" w:initials="EH">
    <w:p w14:paraId="28E76914" w14:textId="77777777" w:rsidR="00655738" w:rsidRDefault="00655738">
      <w:pPr>
        <w:pStyle w:val="CommentText"/>
      </w:pPr>
      <w:r>
        <w:rPr>
          <w:rStyle w:val="CommentReference"/>
        </w:rPr>
        <w:annotationRef/>
      </w:r>
      <w:r>
        <w:t>What is the theory and how is this an expansion</w:t>
      </w:r>
      <w:r w:rsidR="00AF6F44">
        <w:t xml:space="preserve"> – what is being optimized here and what is costly? </w:t>
      </w:r>
    </w:p>
    <w:p w14:paraId="3358C055" w14:textId="77777777" w:rsidR="00AF6F44" w:rsidRDefault="00AF6F44">
      <w:pPr>
        <w:pStyle w:val="CommentText"/>
      </w:pPr>
    </w:p>
    <w:p w14:paraId="51141039" w14:textId="012B261B" w:rsidR="00AF6F44" w:rsidRDefault="00AF6F44">
      <w:pPr>
        <w:pStyle w:val="CommentText"/>
      </w:pPr>
      <w:r>
        <w:t>Or is it simply a tradeoff</w:t>
      </w:r>
    </w:p>
  </w:comment>
  <w:comment w:id="127" w:author="Erika Hersch-Green [2]" w:date="2022-01-10T16:13:00Z" w:initials="EH">
    <w:p w14:paraId="0E74240E" w14:textId="30E40F11" w:rsidR="00655738" w:rsidRDefault="00655738">
      <w:pPr>
        <w:pStyle w:val="CommentText"/>
      </w:pPr>
      <w:r>
        <w:rPr>
          <w:rStyle w:val="CommentReference"/>
        </w:rPr>
        <w:annotationRef/>
      </w:r>
      <w:r>
        <w:t>I am not sure why this would increase WUE</w:t>
      </w:r>
    </w:p>
  </w:comment>
  <w:comment w:id="131" w:author="Erika Hersch-Green [2]" w:date="2022-01-10T16:30:00Z" w:initials="EH">
    <w:p w14:paraId="4D1A101B" w14:textId="25122DC3" w:rsidR="00AF6F44" w:rsidRDefault="00AF6F44">
      <w:pPr>
        <w:pStyle w:val="CommentText"/>
      </w:pPr>
      <w:r>
        <w:rPr>
          <w:rStyle w:val="CommentReference"/>
        </w:rPr>
        <w:annotationRef/>
      </w:r>
      <w:r>
        <w:t>I really like how this part is framed</w:t>
      </w:r>
    </w:p>
  </w:comment>
  <w:comment w:id="135" w:author="Andrew MacDougall" w:date="2022-01-06T10:01:00Z" w:initials="AM">
    <w:p w14:paraId="421C9E6E" w14:textId="6C55FCAB" w:rsidR="00746A3D" w:rsidRDefault="00746A3D">
      <w:pPr>
        <w:pStyle w:val="CommentText"/>
      </w:pPr>
      <w:r>
        <w:rPr>
          <w:rStyle w:val="CommentReference"/>
        </w:rPr>
        <w:annotationRef/>
      </w:r>
      <w:r>
        <w:t xml:space="preserve">Temperature only? </w:t>
      </w:r>
    </w:p>
  </w:comment>
  <w:comment w:id="137" w:author="Erika Hersch-Green [2]" w:date="2022-01-10T16:25:00Z" w:initials="EH">
    <w:p w14:paraId="104DE206" w14:textId="083F4EB6" w:rsidR="00AF6F44" w:rsidRDefault="00AF6F44">
      <w:pPr>
        <w:pStyle w:val="CommentText"/>
      </w:pPr>
      <w:r>
        <w:rPr>
          <w:rStyle w:val="CommentReference"/>
        </w:rPr>
        <w:annotationRef/>
      </w:r>
      <w:r>
        <w:t>Agree that this should be more clearly defined</w:t>
      </w:r>
    </w:p>
  </w:comment>
  <w:comment w:id="141" w:author="Erika Hersch-Green [2]" w:date="2022-01-10T17:06:00Z" w:initials="EH">
    <w:p w14:paraId="12E3663B" w14:textId="1EBE95F5" w:rsidR="00E512D5" w:rsidRDefault="00E512D5">
      <w:pPr>
        <w:pStyle w:val="CommentText"/>
      </w:pPr>
      <w:r>
        <w:rPr>
          <w:rStyle w:val="CommentReference"/>
        </w:rPr>
        <w:annotationRef/>
      </w:r>
      <w:r>
        <w:t xml:space="preserve">I would also define in text the first time </w:t>
      </w:r>
      <w:proofErr w:type="spellStart"/>
      <w:proofErr w:type="gramStart"/>
      <w:r>
        <w:t>used..</w:t>
      </w:r>
      <w:proofErr w:type="gramEnd"/>
      <w:r>
        <w:t>why</w:t>
      </w:r>
      <w:proofErr w:type="spellEnd"/>
      <w:r>
        <w:t xml:space="preserve"> not have all the abbreviated terms</w:t>
      </w:r>
    </w:p>
  </w:comment>
  <w:comment w:id="142" w:author="Erika Hersch-Green [2]" w:date="2022-01-10T16:31:00Z" w:initials="EH">
    <w:p w14:paraId="2F44564B" w14:textId="32D96DDC" w:rsidR="00AF6F44" w:rsidRDefault="00AF6F44">
      <w:pPr>
        <w:pStyle w:val="CommentText"/>
      </w:pPr>
      <w:r>
        <w:rPr>
          <w:rStyle w:val="CommentReference"/>
        </w:rPr>
        <w:annotationRef/>
      </w:r>
      <w:r>
        <w:t xml:space="preserve">I agree that if Temperature is used as the only climate variable that this should be changed to reflect that </w:t>
      </w:r>
    </w:p>
  </w:comment>
  <w:comment w:id="143" w:author="Erika Hersch-Green [2]" w:date="2022-01-10T17:06:00Z" w:initials="EH">
    <w:p w14:paraId="1F1A5623" w14:textId="38A3539D" w:rsidR="00E512D5" w:rsidRDefault="00E512D5">
      <w:pPr>
        <w:pStyle w:val="CommentText"/>
      </w:pPr>
      <w:r>
        <w:rPr>
          <w:rStyle w:val="CommentReference"/>
        </w:rPr>
        <w:annotationRef/>
      </w:r>
      <w:r>
        <w:t>This is used for all photosynthesis metrics?</w:t>
      </w:r>
    </w:p>
  </w:comment>
  <w:comment w:id="144" w:author="Erika Hersch-Green [2]" w:date="2022-01-10T16:33:00Z" w:initials="EH">
    <w:p w14:paraId="29B61290" w14:textId="0FBCB56F" w:rsidR="00AF6F44" w:rsidRDefault="00AF6F44">
      <w:pPr>
        <w:pStyle w:val="CommentText"/>
      </w:pPr>
      <w:r>
        <w:rPr>
          <w:rStyle w:val="CommentReference"/>
        </w:rPr>
        <w:annotationRef/>
      </w:r>
      <w:r>
        <w:t xml:space="preserve">This is unclear as 2 plots have herbivore </w:t>
      </w:r>
      <w:proofErr w:type="spellStart"/>
      <w:r>
        <w:t>exclosures</w:t>
      </w:r>
      <w:proofErr w:type="spellEnd"/>
      <w:r>
        <w:t xml:space="preserve"> and are not mentioned… mention the whole design here and then specify which plots selected</w:t>
      </w:r>
    </w:p>
  </w:comment>
  <w:comment w:id="145" w:author="Erika Hersch-Green [2]" w:date="2022-01-07T14:00:00Z" w:initials="EH">
    <w:p w14:paraId="4C423667" w14:textId="7B3552BF" w:rsidR="00746A3D" w:rsidRDefault="00746A3D">
      <w:pPr>
        <w:pStyle w:val="CommentText"/>
      </w:pPr>
      <w:r>
        <w:rPr>
          <w:rStyle w:val="CommentReference"/>
        </w:rPr>
        <w:annotationRef/>
      </w:r>
      <w:r>
        <w:rPr>
          <w:noProof/>
        </w:rPr>
        <w:t>NEED to say which sites?</w:t>
      </w:r>
    </w:p>
  </w:comment>
  <w:comment w:id="146" w:author="Erika Hersch-Green [2]" w:date="2022-01-10T16:36:00Z" w:initials="EH">
    <w:p w14:paraId="3E44A830" w14:textId="42EF830F" w:rsidR="00AF6F44" w:rsidRDefault="00AF6F44">
      <w:pPr>
        <w:pStyle w:val="CommentText"/>
      </w:pPr>
      <w:r>
        <w:rPr>
          <w:rStyle w:val="CommentReference"/>
        </w:rPr>
        <w:annotationRef/>
      </w:r>
      <w:r>
        <w:t xml:space="preserve">How many </w:t>
      </w:r>
      <w:proofErr w:type="spellStart"/>
      <w:r>
        <w:t>NutNet</w:t>
      </w:r>
      <w:proofErr w:type="spellEnd"/>
      <w:r>
        <w:t xml:space="preserve"> sites?</w:t>
      </w:r>
    </w:p>
    <w:p w14:paraId="7E0D8824" w14:textId="51716A35" w:rsidR="00AF6F44" w:rsidRDefault="00AF6F44">
      <w:pPr>
        <w:pStyle w:val="CommentText"/>
      </w:pPr>
      <w:r>
        <w:t>Which plots did data come from?</w:t>
      </w:r>
    </w:p>
  </w:comment>
  <w:comment w:id="147" w:author="Erika Hersch-Green [2]" w:date="2022-01-11T09:02:00Z" w:initials="EH">
    <w:p w14:paraId="4E37C3AD" w14:textId="6EC10585" w:rsidR="00470D62" w:rsidRDefault="00470D62">
      <w:pPr>
        <w:pStyle w:val="CommentText"/>
      </w:pPr>
      <w:r>
        <w:rPr>
          <w:rStyle w:val="CommentReference"/>
        </w:rPr>
        <w:annotationRef/>
      </w:r>
      <w:r>
        <w:t xml:space="preserve">There are a lot of symbols and converting data to different parameters in equations. Perhaps include the bulk in an appendix and have this be about the parameters that you use in the statistical models. For example we calculated </w:t>
      </w:r>
      <w:r w:rsidRPr="00771C52">
        <w:rPr>
          <w:rFonts w:eastAsia="Times New Roman"/>
          <w:color w:val="000000"/>
        </w:rPr>
        <w:t>the ratio of intercellular to extracellular CO</w:t>
      </w:r>
      <w:r w:rsidRPr="00771C52">
        <w:rPr>
          <w:rFonts w:eastAsia="Times New Roman"/>
          <w:color w:val="000000"/>
          <w:vertAlign w:val="subscript"/>
        </w:rPr>
        <w:t>2</w:t>
      </w:r>
      <w:r w:rsidRPr="00771C52">
        <w:rPr>
          <w:rFonts w:eastAsia="Times New Roman"/>
          <w:color w:val="000000"/>
        </w:rPr>
        <w:t xml:space="preserve"> (χ; Pa Pa</w:t>
      </w:r>
      <w:r w:rsidRPr="00771C52">
        <w:rPr>
          <w:rFonts w:eastAsia="Times New Roman"/>
          <w:color w:val="000000"/>
          <w:vertAlign w:val="superscript"/>
        </w:rPr>
        <w:t>-1</w:t>
      </w:r>
      <w:r w:rsidRPr="00771C52">
        <w:rPr>
          <w:rFonts w:eastAsia="Times New Roman"/>
          <w:color w:val="000000"/>
        </w:rPr>
        <w:t>) from δ</w:t>
      </w:r>
      <w:r w:rsidRPr="00771C52">
        <w:rPr>
          <w:rFonts w:eastAsia="Times New Roman"/>
          <w:color w:val="000000"/>
          <w:vertAlign w:val="superscript"/>
        </w:rPr>
        <w:t>13</w:t>
      </w:r>
      <w:r w:rsidRPr="00771C52">
        <w:rPr>
          <w:rFonts w:eastAsia="Times New Roman"/>
          <w:color w:val="000000"/>
        </w:rPr>
        <w:t xml:space="preserve">C following Farquhar </w:t>
      </w:r>
      <w:r w:rsidRPr="00B05AC4">
        <w:rPr>
          <w:rFonts w:eastAsia="Times New Roman"/>
          <w:i/>
          <w:color w:val="000000"/>
        </w:rPr>
        <w:t>et al.</w:t>
      </w:r>
      <w:r>
        <w:rPr>
          <w:rFonts w:eastAsia="Times New Roman"/>
          <w:color w:val="000000"/>
        </w:rPr>
        <w:t xml:space="preserve"> </w:t>
      </w:r>
      <w:r>
        <w:rPr>
          <w:rFonts w:eastAsia="Times New Roman"/>
          <w:color w:val="000000"/>
        </w:rPr>
        <w:fldChar w:fldCharType="begin" w:fldLock="1"/>
      </w:r>
      <w:r>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Pr>
          <w:rFonts w:eastAsia="Times New Roman"/>
          <w:color w:val="000000"/>
        </w:rPr>
        <w:fldChar w:fldCharType="separate"/>
      </w:r>
      <w:r w:rsidRPr="003B0716">
        <w:rPr>
          <w:rFonts w:eastAsia="Times New Roman"/>
          <w:noProof/>
          <w:color w:val="000000"/>
        </w:rPr>
        <w:t>(1989)</w:t>
      </w:r>
      <w:r>
        <w:rPr>
          <w:rFonts w:eastAsia="Times New Roman"/>
          <w:color w:val="000000"/>
        </w:rPr>
        <w:fldChar w:fldCharType="end"/>
      </w:r>
      <w:r>
        <w:rPr>
          <w:rFonts w:eastAsia="Times New Roman"/>
          <w:color w:val="000000"/>
        </w:rPr>
        <w:t xml:space="preserve"> – see Appendix.</w:t>
      </w:r>
    </w:p>
  </w:comment>
  <w:comment w:id="148" w:author="Erika Hersch-Green [2]" w:date="2022-01-10T16:45:00Z" w:initials="EH">
    <w:p w14:paraId="07323164" w14:textId="71776987" w:rsidR="00312932" w:rsidRDefault="00312932">
      <w:pPr>
        <w:pStyle w:val="CommentText"/>
      </w:pPr>
      <w:r>
        <w:rPr>
          <w:rStyle w:val="CommentReference"/>
        </w:rPr>
        <w:annotationRef/>
      </w:r>
      <w:proofErr w:type="gramStart"/>
      <w:r>
        <w:t>Again</w:t>
      </w:r>
      <w:proofErr w:type="gramEnd"/>
      <w:r>
        <w:t xml:space="preserve"> what plots were included – perhaps restricting it to plots with N added</w:t>
      </w:r>
    </w:p>
  </w:comment>
  <w:comment w:id="149" w:author="Erika Hersch-Green [2]" w:date="2022-01-10T16:47:00Z" w:initials="EH">
    <w:p w14:paraId="2D5ADA56" w14:textId="27A9AEE3" w:rsidR="00312932" w:rsidRDefault="00312932">
      <w:pPr>
        <w:pStyle w:val="CommentText"/>
      </w:pPr>
      <w:r>
        <w:rPr>
          <w:rStyle w:val="CommentReference"/>
        </w:rPr>
        <w:annotationRef/>
      </w:r>
      <w:r>
        <w:t xml:space="preserve">Curious if you also want to think about the coverage data. It is not biomass BUT it is most likely correlated AND it could be associated with each species. Perhaps doing a regression to correct for relationship between biomass and coverage for different groups of plants … grasses, </w:t>
      </w:r>
      <w:proofErr w:type="spellStart"/>
      <w:r>
        <w:t>gramanoids</w:t>
      </w:r>
      <w:proofErr w:type="spellEnd"/>
      <w:r>
        <w:t xml:space="preserve">, forbs </w:t>
      </w:r>
      <w:proofErr w:type="spellStart"/>
      <w:r>
        <w:t>etc</w:t>
      </w:r>
      <w:proofErr w:type="spellEnd"/>
      <w:r>
        <w:t>?</w:t>
      </w:r>
    </w:p>
  </w:comment>
  <w:comment w:id="150" w:author="Erika Hersch-Green [2]" w:date="2022-01-10T16:49:00Z" w:initials="EH">
    <w:p w14:paraId="689916C1" w14:textId="7F388AB4" w:rsidR="003C4141" w:rsidRDefault="003C4141">
      <w:pPr>
        <w:pStyle w:val="CommentText"/>
      </w:pPr>
      <w:r>
        <w:rPr>
          <w:rStyle w:val="CommentReference"/>
        </w:rPr>
        <w:annotationRef/>
      </w:r>
      <w:r>
        <w:t>I really think water is important as well as variation in water and temperature</w:t>
      </w:r>
    </w:p>
  </w:comment>
  <w:comment w:id="151" w:author="Andrew MacDougall" w:date="2022-01-06T10:03:00Z" w:initials="AM">
    <w:p w14:paraId="496E527F" w14:textId="3CB0AC2F" w:rsidR="00746A3D" w:rsidRDefault="00746A3D">
      <w:pPr>
        <w:pStyle w:val="CommentText"/>
      </w:pPr>
      <w:r>
        <w:rPr>
          <w:rStyle w:val="CommentReference"/>
        </w:rPr>
        <w:annotationRef/>
      </w:r>
      <w:r>
        <w:t xml:space="preserve">Ok – so no use of </w:t>
      </w:r>
      <w:proofErr w:type="spellStart"/>
      <w:r>
        <w:t>precip</w:t>
      </w:r>
      <w:proofErr w:type="spellEnd"/>
      <w:r>
        <w:t xml:space="preserve"> or aridity at all. Do you need to explain briefly why this isn’t not important? </w:t>
      </w:r>
    </w:p>
  </w:comment>
  <w:comment w:id="152" w:author="Erika Hersch-Green [2]" w:date="2022-01-10T16:52:00Z" w:initials="EH">
    <w:p w14:paraId="4D9A8780" w14:textId="77777777" w:rsidR="003C4141" w:rsidRDefault="003C4141">
      <w:pPr>
        <w:pStyle w:val="CommentText"/>
      </w:pPr>
      <w:r>
        <w:rPr>
          <w:rStyle w:val="CommentReference"/>
        </w:rPr>
        <w:annotationRef/>
      </w:r>
      <w:r>
        <w:t>Is there overlap in the sites for leaf trait and climate data?</w:t>
      </w:r>
    </w:p>
    <w:p w14:paraId="3B8A955C" w14:textId="77777777" w:rsidR="003C4141" w:rsidRDefault="003C4141">
      <w:pPr>
        <w:pStyle w:val="CommentText"/>
      </w:pPr>
    </w:p>
    <w:p w14:paraId="1C9B0E0B" w14:textId="77777777" w:rsidR="003C4141" w:rsidRDefault="003C4141">
      <w:pPr>
        <w:pStyle w:val="CommentText"/>
      </w:pPr>
      <w:r>
        <w:t>Perhaps overlay them on the same Figure?</w:t>
      </w:r>
    </w:p>
    <w:p w14:paraId="2922B188" w14:textId="77777777" w:rsidR="003C4141" w:rsidRDefault="003C4141">
      <w:pPr>
        <w:pStyle w:val="CommentText"/>
      </w:pPr>
    </w:p>
    <w:p w14:paraId="5CF2B279" w14:textId="77777777" w:rsidR="003C4141" w:rsidRDefault="003C4141">
      <w:pPr>
        <w:pStyle w:val="CommentText"/>
      </w:pPr>
    </w:p>
    <w:p w14:paraId="45AE17EA" w14:textId="13A3AF40" w:rsidR="003C4141" w:rsidRDefault="003C4141">
      <w:pPr>
        <w:pStyle w:val="CommentText"/>
      </w:pPr>
      <w:r>
        <w:t>Do you have multiple climate metrics in model or a composite variable?</w:t>
      </w:r>
    </w:p>
  </w:comment>
  <w:comment w:id="153" w:author="Erika Hersch-Green [2]" w:date="2022-01-11T09:05:00Z" w:initials="EH">
    <w:p w14:paraId="62BC9102" w14:textId="5DC4AD2B" w:rsidR="00470D62" w:rsidRDefault="00470D62">
      <w:pPr>
        <w:pStyle w:val="CommentText"/>
      </w:pPr>
      <w:r>
        <w:rPr>
          <w:rStyle w:val="CommentReference"/>
        </w:rPr>
        <w:annotationRef/>
      </w:r>
      <w:r>
        <w:t xml:space="preserve">Can you structure this such that deriving the various parameters are in the data used section as these were not statistically analyzed and then have an analysis section? </w:t>
      </w:r>
    </w:p>
    <w:p w14:paraId="29227D68" w14:textId="77777777" w:rsidR="00470D62" w:rsidRDefault="00470D62">
      <w:pPr>
        <w:pStyle w:val="CommentText"/>
      </w:pPr>
    </w:p>
    <w:p w14:paraId="0A734348" w14:textId="77777777" w:rsidR="00470D62" w:rsidRDefault="00470D62">
      <w:pPr>
        <w:pStyle w:val="CommentText"/>
        <w:rPr>
          <w:rFonts w:eastAsia="Times New Roman"/>
          <w:color w:val="000000"/>
        </w:rPr>
      </w:pPr>
      <w:r>
        <w:t xml:space="preserve">In the analysis section – also restructure to say we tested the 4 specific aims using a series of </w:t>
      </w:r>
      <w:r w:rsidRPr="00771C52">
        <w:rPr>
          <w:rFonts w:eastAsia="Times New Roman"/>
          <w:color w:val="000000"/>
        </w:rPr>
        <w:t>linear mixed effects model</w:t>
      </w:r>
      <w:r>
        <w:rPr>
          <w:rFonts w:eastAsia="Times New Roman"/>
          <w:color w:val="000000"/>
        </w:rPr>
        <w:t xml:space="preserve">s where X, Y, Z were treated as fixed effects and </w:t>
      </w:r>
      <w:proofErr w:type="spellStart"/>
      <w:proofErr w:type="gramStart"/>
      <w:r>
        <w:rPr>
          <w:rFonts w:eastAsia="Times New Roman"/>
          <w:color w:val="000000"/>
        </w:rPr>
        <w:t>A,b</w:t>
      </w:r>
      <w:proofErr w:type="spellEnd"/>
      <w:proofErr w:type="gramEnd"/>
      <w:r>
        <w:rPr>
          <w:rFonts w:eastAsia="Times New Roman"/>
          <w:color w:val="000000"/>
        </w:rPr>
        <w:t xml:space="preserve"> c as random effects. To meet model assumptions – then list transformations. The go to each aim specifically?</w:t>
      </w:r>
    </w:p>
    <w:p w14:paraId="21C511EC" w14:textId="77777777" w:rsidR="00470D62" w:rsidRDefault="00470D62">
      <w:pPr>
        <w:pStyle w:val="CommentText"/>
      </w:pPr>
    </w:p>
    <w:p w14:paraId="77AFF154" w14:textId="77777777" w:rsidR="00470D62" w:rsidRDefault="00470D62">
      <w:pPr>
        <w:pStyle w:val="CommentText"/>
      </w:pPr>
      <w:r>
        <w:t xml:space="preserve">As it is now it is hard to see how each aim was tested. </w:t>
      </w:r>
    </w:p>
    <w:p w14:paraId="3C8892D9" w14:textId="77777777" w:rsidR="00470D62" w:rsidRDefault="00470D62">
      <w:pPr>
        <w:pStyle w:val="CommentText"/>
      </w:pPr>
    </w:p>
    <w:p w14:paraId="45DF94AD" w14:textId="224B9D84" w:rsidR="00470D62" w:rsidRDefault="00470D62">
      <w:pPr>
        <w:pStyle w:val="CommentText"/>
      </w:pPr>
      <w:proofErr w:type="gramStart"/>
      <w:r>
        <w:t>Lastly</w:t>
      </w:r>
      <w:proofErr w:type="gramEnd"/>
      <w:r>
        <w:t xml:space="preserve"> I would continue to restate the aims.</w:t>
      </w:r>
    </w:p>
  </w:comment>
  <w:comment w:id="154" w:author="Erika Hersch-Green [2]" w:date="2022-01-10T16:55:00Z" w:initials="EH">
    <w:p w14:paraId="4A0CBE87" w14:textId="77777777" w:rsidR="00793163" w:rsidRDefault="00793163">
      <w:pPr>
        <w:pStyle w:val="CommentText"/>
      </w:pPr>
      <w:r>
        <w:rPr>
          <w:rStyle w:val="CommentReference"/>
        </w:rPr>
        <w:annotationRef/>
      </w:r>
      <w:r>
        <w:t xml:space="preserve">Other traits like storage, annual, perennial </w:t>
      </w:r>
      <w:proofErr w:type="gramStart"/>
      <w:r>
        <w:t>are</w:t>
      </w:r>
      <w:proofErr w:type="gramEnd"/>
      <w:r>
        <w:t xml:space="preserve"> probably relevant </w:t>
      </w:r>
    </w:p>
    <w:p w14:paraId="0DEADB87" w14:textId="77777777" w:rsidR="00793163" w:rsidRDefault="00793163">
      <w:pPr>
        <w:pStyle w:val="CommentText"/>
      </w:pPr>
    </w:p>
    <w:p w14:paraId="77FF4E87" w14:textId="4016D7F7" w:rsidR="00793163" w:rsidRDefault="00793163">
      <w:pPr>
        <w:pStyle w:val="CommentText"/>
      </w:pPr>
      <w:r>
        <w:t>Are legumes the only group that can fix nitrogen</w:t>
      </w:r>
    </w:p>
  </w:comment>
  <w:comment w:id="155" w:author="Erika Hersch-Green [2]" w:date="2022-01-10T17:01:00Z" w:initials="EH">
    <w:p w14:paraId="36DDE13A" w14:textId="7713CEBD" w:rsidR="00793163" w:rsidRDefault="00793163">
      <w:pPr>
        <w:pStyle w:val="CommentText"/>
      </w:pPr>
      <w:r>
        <w:rPr>
          <w:rStyle w:val="CommentReference"/>
        </w:rPr>
        <w:annotationRef/>
      </w:r>
      <w:r>
        <w:t xml:space="preserve">Can these formulas be included – perhaps all the conversions in a Table with appropriate Citations. I think it is interesting to see like you did for </w:t>
      </w:r>
      <w:proofErr w:type="spellStart"/>
      <w:r>
        <w:t>Nrubisco</w:t>
      </w:r>
      <w:proofErr w:type="spellEnd"/>
      <w:r>
        <w:t xml:space="preserve"> </w:t>
      </w:r>
    </w:p>
  </w:comment>
  <w:comment w:id="156" w:author="Erika Hersch-Green [2]" w:date="2022-01-11T09:17:00Z" w:initials="EH">
    <w:p w14:paraId="7CC122BB" w14:textId="777FD014" w:rsidR="00C32268" w:rsidRDefault="00C32268">
      <w:pPr>
        <w:pStyle w:val="CommentText"/>
      </w:pPr>
      <w:r>
        <w:rPr>
          <w:rStyle w:val="CommentReference"/>
        </w:rPr>
        <w:annotationRef/>
      </w:r>
      <w:r>
        <w:t>Maybe have a punch line indicating main result</w:t>
      </w:r>
    </w:p>
  </w:comment>
  <w:comment w:id="157" w:author="Erika Hersch-Green [2]" w:date="2022-01-11T09:18:00Z" w:initials="EH">
    <w:p w14:paraId="0E545443" w14:textId="472EFAE2" w:rsidR="00C32268" w:rsidRDefault="00C32268">
      <w:pPr>
        <w:pStyle w:val="CommentText"/>
      </w:pPr>
      <w:r>
        <w:rPr>
          <w:rStyle w:val="CommentReference"/>
        </w:rPr>
        <w:annotationRef/>
      </w:r>
      <w:r>
        <w:t>State what these parameters are again… confusing to go back to table each time</w:t>
      </w:r>
    </w:p>
  </w:comment>
  <w:comment w:id="160" w:author="Erika Hersch-Green [2]" w:date="2022-01-11T09:20:00Z" w:initials="EH">
    <w:p w14:paraId="1DBEC0CF" w14:textId="186E029D" w:rsidR="00C32268" w:rsidRDefault="00C32268">
      <w:pPr>
        <w:pStyle w:val="CommentText"/>
      </w:pPr>
      <w:r>
        <w:rPr>
          <w:rStyle w:val="CommentReference"/>
        </w:rPr>
        <w:annotationRef/>
      </w:r>
      <w:r>
        <w:t>Individually or combined?</w:t>
      </w:r>
    </w:p>
  </w:comment>
  <w:comment w:id="161" w:author="Erika Hersch-Green [2]" w:date="2022-01-11T09:21:00Z" w:initials="EH">
    <w:p w14:paraId="553FA71A" w14:textId="77777777" w:rsidR="00C32268" w:rsidRDefault="00C32268">
      <w:pPr>
        <w:pStyle w:val="CommentText"/>
        <w:rPr>
          <w:rFonts w:eastAsia="Times New Roman"/>
          <w:color w:val="000000"/>
        </w:rPr>
      </w:pPr>
      <w:r>
        <w:rPr>
          <w:rStyle w:val="CommentReference"/>
        </w:rPr>
        <w:annotationRef/>
      </w:r>
      <w:r>
        <w:t xml:space="preserve">This is confusing with the percentages as they are lower than </w:t>
      </w:r>
      <w:r w:rsidRPr="00993C6A">
        <w:rPr>
          <w:rFonts w:eastAsia="Times New Roman"/>
          <w:color w:val="000000"/>
        </w:rPr>
        <w:t>28.6%</w:t>
      </w:r>
    </w:p>
    <w:p w14:paraId="3DC5147A" w14:textId="77777777" w:rsidR="00C32268" w:rsidRDefault="00C32268">
      <w:pPr>
        <w:pStyle w:val="CommentText"/>
      </w:pPr>
    </w:p>
    <w:p w14:paraId="39FEE1A9" w14:textId="658B5C7B" w:rsidR="00C32268" w:rsidRDefault="00C32268">
      <w:pPr>
        <w:pStyle w:val="CommentText"/>
      </w:pPr>
      <w:r>
        <w:t xml:space="preserve">Perhaps be consistent in listing the relative importance in the model which is different than how it affects </w:t>
      </w:r>
      <w:proofErr w:type="spellStart"/>
      <w:r>
        <w:t>Narea</w:t>
      </w:r>
      <w:proofErr w:type="spellEnd"/>
      <w:r>
        <w:t>– so add relative importance for N treatment</w:t>
      </w:r>
    </w:p>
  </w:comment>
  <w:comment w:id="162" w:author="Erika Hersch-Green [2]" w:date="2022-01-11T09:26:00Z" w:initials="EH">
    <w:p w14:paraId="50C869F7" w14:textId="1EB1E37A" w:rsidR="00C32268" w:rsidRDefault="00C32268">
      <w:pPr>
        <w:pStyle w:val="CommentText"/>
      </w:pPr>
      <w:r>
        <w:rPr>
          <w:rStyle w:val="CommentReference"/>
        </w:rPr>
        <w:annotationRef/>
      </w:r>
      <w:r>
        <w:t>While this is cool I am not sure if this adds to Table 2</w:t>
      </w:r>
    </w:p>
  </w:comment>
  <w:comment w:id="163" w:author="Erika Hersch-Green [2]" w:date="2022-01-11T09:27:00Z" w:initials="EH">
    <w:p w14:paraId="37018B90" w14:textId="77777777" w:rsidR="00C32268" w:rsidRDefault="00C32268">
      <w:pPr>
        <w:pStyle w:val="CommentText"/>
      </w:pPr>
      <w:r>
        <w:rPr>
          <w:rStyle w:val="CommentReference"/>
        </w:rPr>
        <w:annotationRef/>
      </w:r>
      <w:r>
        <w:t>Aim 2</w:t>
      </w:r>
    </w:p>
    <w:p w14:paraId="003871A9" w14:textId="77777777" w:rsidR="00C32268" w:rsidRDefault="00C32268">
      <w:pPr>
        <w:pStyle w:val="CommentText"/>
      </w:pPr>
    </w:p>
    <w:p w14:paraId="274D4120" w14:textId="7B8C6CDD" w:rsidR="00C32268" w:rsidRDefault="00C32268">
      <w:pPr>
        <w:pStyle w:val="CommentText"/>
      </w:pPr>
      <w:r>
        <w:t>Is this model like Aim 1 but with added variables? Can you include all in one model? Perhaps I am missing something?</w:t>
      </w:r>
    </w:p>
  </w:comment>
  <w:comment w:id="166" w:author="Erika Hersch-Green [2]" w:date="2022-01-11T09:29:00Z" w:initials="EH">
    <w:p w14:paraId="5ECDDE4F" w14:textId="4580172A" w:rsidR="00C32268" w:rsidRDefault="00C32268">
      <w:pPr>
        <w:pStyle w:val="CommentText"/>
      </w:pPr>
      <w:r>
        <w:rPr>
          <w:rStyle w:val="CommentReference"/>
        </w:rPr>
        <w:annotationRef/>
      </w:r>
      <w:r>
        <w:t>Aim 3</w:t>
      </w:r>
    </w:p>
  </w:comment>
  <w:comment w:id="169" w:author="Erika Hersch-Green [2]" w:date="2022-01-11T09:31:00Z" w:initials="EH">
    <w:p w14:paraId="64B1767D" w14:textId="12E6BCE0" w:rsidR="00C32268" w:rsidRDefault="00C32268">
      <w:pPr>
        <w:pStyle w:val="CommentText"/>
      </w:pPr>
      <w:r>
        <w:rPr>
          <w:rStyle w:val="CommentReference"/>
        </w:rPr>
        <w:annotationRef/>
      </w:r>
      <w:r>
        <w:t>Curious why you did not put C3/C4 and other species traits in model?</w:t>
      </w:r>
    </w:p>
  </w:comment>
  <w:comment w:id="195" w:author="Andrew MacDougall" w:date="2022-01-06T10:09:00Z" w:initials="AM">
    <w:p w14:paraId="15C7D920" w14:textId="2BE30519" w:rsidR="00746A3D" w:rsidRDefault="00746A3D">
      <w:pPr>
        <w:pStyle w:val="CommentText"/>
      </w:pPr>
      <w:r>
        <w:rPr>
          <w:rStyle w:val="CommentReference"/>
        </w:rPr>
        <w:annotationRef/>
      </w:r>
      <w:r>
        <w:t>Re-write this sentence for clarity – I was a bit confused on its meaning</w:t>
      </w:r>
    </w:p>
  </w:comment>
  <w:comment w:id="196" w:author="Erika Hersch-Green [2]" w:date="2022-01-11T09:32:00Z" w:initials="EH">
    <w:p w14:paraId="71AF7573" w14:textId="3B5E2412" w:rsidR="00B4368E" w:rsidRDefault="00B4368E">
      <w:pPr>
        <w:pStyle w:val="CommentText"/>
      </w:pPr>
      <w:r>
        <w:rPr>
          <w:rStyle w:val="CommentReference"/>
        </w:rPr>
        <w:annotationRef/>
      </w:r>
      <w:r>
        <w:t xml:space="preserve">I agree – it took me several read </w:t>
      </w:r>
      <w:r>
        <w:t>throughs</w:t>
      </w:r>
      <w:bookmarkStart w:id="198" w:name="_GoBack"/>
      <w:bookmarkEnd w:id="198"/>
    </w:p>
  </w:comment>
  <w:comment w:id="204" w:author="Andrew MacDougall" w:date="2022-01-06T10:10:00Z" w:initials="AM">
    <w:p w14:paraId="172ABDAD" w14:textId="17B6DAAC" w:rsidR="00746A3D" w:rsidRDefault="00746A3D">
      <w:pPr>
        <w:pStyle w:val="CommentText"/>
      </w:pPr>
      <w:r>
        <w:rPr>
          <w:rStyle w:val="CommentReference"/>
        </w:rPr>
        <w:annotationRef/>
      </w:r>
      <w:r>
        <w:t xml:space="preserve">Not sure if this is the best wording…?it’s still statistically insignificant (depending how you feel about alpha = 0.05 </w:t>
      </w:r>
      <w:proofErr w:type="spellStart"/>
      <w:proofErr w:type="gramStart"/>
      <w:r>
        <w:t>etc</w:t>
      </w:r>
      <w:proofErr w:type="spellEnd"/>
      <w:r>
        <w:t>)…</w:t>
      </w:r>
      <w:proofErr w:type="gramEnd"/>
    </w:p>
  </w:comment>
  <w:comment w:id="210" w:author="Andrew MacDougall" w:date="2022-01-06T10:17:00Z" w:initials="AM">
    <w:p w14:paraId="1A59B1B1" w14:textId="098CAE38" w:rsidR="00746A3D" w:rsidRDefault="00746A3D">
      <w:pPr>
        <w:pStyle w:val="CommentText"/>
      </w:pPr>
      <w:r>
        <w:rPr>
          <w:rStyle w:val="CommentReference"/>
        </w:rPr>
        <w:annotationRef/>
      </w:r>
      <w:r>
        <w:t>clarify</w:t>
      </w:r>
    </w:p>
  </w:comment>
  <w:comment w:id="222" w:author="Andrew MacDougall" w:date="2022-01-06T10:22:00Z" w:initials="AM">
    <w:p w14:paraId="09493D11" w14:textId="47A7BFB3" w:rsidR="00746A3D" w:rsidRDefault="00746A3D">
      <w:pPr>
        <w:pStyle w:val="CommentText"/>
      </w:pPr>
      <w:r>
        <w:rPr>
          <w:rStyle w:val="CommentReference"/>
        </w:rPr>
        <w:annotationRef/>
      </w:r>
      <w:r>
        <w:t xml:space="preserve">we do have year 0 vs year 3 soil nutrient data for many sites – could that be of use? </w:t>
      </w:r>
    </w:p>
  </w:comment>
  <w:comment w:id="225" w:author="Andrew MacDougall" w:date="2022-01-06T10:24:00Z" w:initials="AM">
    <w:p w14:paraId="6403A9E7" w14:textId="0A01D067" w:rsidR="00746A3D" w:rsidRDefault="00746A3D">
      <w:pPr>
        <w:pStyle w:val="CommentText"/>
      </w:pPr>
      <w:r>
        <w:rPr>
          <w:rStyle w:val="CommentReference"/>
        </w:rPr>
        <w:annotationRef/>
      </w:r>
      <w:r>
        <w:t>Again, we have these data, based on year 0 soil nutrients?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0CC38" w15:done="0"/>
  <w15:commentEx w15:paraId="204E7051" w15:done="0"/>
  <w15:commentEx w15:paraId="0AADA09A" w15:done="0"/>
  <w15:commentEx w15:paraId="3C6ED288" w15:done="0"/>
  <w15:commentEx w15:paraId="5EC0AAA6" w15:done="0"/>
  <w15:commentEx w15:paraId="004DD01E" w15:paraIdParent="5EC0AAA6" w15:done="0"/>
  <w15:commentEx w15:paraId="066943ED" w15:done="0"/>
  <w15:commentEx w15:paraId="035662C9" w15:done="0"/>
  <w15:commentEx w15:paraId="4CD70F4C" w15:done="0"/>
  <w15:commentEx w15:paraId="69C86B78" w15:done="0"/>
  <w15:commentEx w15:paraId="484795CE" w15:done="0"/>
  <w15:commentEx w15:paraId="6F6E597A" w15:done="0"/>
  <w15:commentEx w15:paraId="51141039" w15:done="0"/>
  <w15:commentEx w15:paraId="0E74240E" w15:done="0"/>
  <w15:commentEx w15:paraId="4D1A101B" w15:done="0"/>
  <w15:commentEx w15:paraId="421C9E6E" w15:done="0"/>
  <w15:commentEx w15:paraId="104DE206" w15:done="0"/>
  <w15:commentEx w15:paraId="12E3663B" w15:done="0"/>
  <w15:commentEx w15:paraId="2F44564B" w15:done="0"/>
  <w15:commentEx w15:paraId="1F1A5623" w15:done="0"/>
  <w15:commentEx w15:paraId="29B61290" w15:done="0"/>
  <w15:commentEx w15:paraId="4C423667" w15:done="0"/>
  <w15:commentEx w15:paraId="7E0D8824" w15:done="0"/>
  <w15:commentEx w15:paraId="4E37C3AD" w15:done="0"/>
  <w15:commentEx w15:paraId="07323164" w15:done="0"/>
  <w15:commentEx w15:paraId="2D5ADA56" w15:done="0"/>
  <w15:commentEx w15:paraId="689916C1" w15:done="0"/>
  <w15:commentEx w15:paraId="496E527F" w15:done="0"/>
  <w15:commentEx w15:paraId="45AE17EA" w15:done="0"/>
  <w15:commentEx w15:paraId="45DF94AD" w15:done="0"/>
  <w15:commentEx w15:paraId="77FF4E87" w15:done="0"/>
  <w15:commentEx w15:paraId="36DDE13A" w15:done="0"/>
  <w15:commentEx w15:paraId="7CC122BB" w15:done="0"/>
  <w15:commentEx w15:paraId="0E545443" w15:done="0"/>
  <w15:commentEx w15:paraId="1DBEC0CF" w15:done="0"/>
  <w15:commentEx w15:paraId="39FEE1A9" w15:done="0"/>
  <w15:commentEx w15:paraId="50C869F7" w15:done="0"/>
  <w15:commentEx w15:paraId="274D4120" w15:done="0"/>
  <w15:commentEx w15:paraId="5ECDDE4F" w15:done="0"/>
  <w15:commentEx w15:paraId="64B1767D" w15:done="0"/>
  <w15:commentEx w15:paraId="15C7D920" w15:done="0"/>
  <w15:commentEx w15:paraId="71AF7573" w15:paraIdParent="15C7D920" w15:done="0"/>
  <w15:commentEx w15:paraId="172ABDAD" w15:done="0"/>
  <w15:commentEx w15:paraId="1A59B1B1" w15:done="0"/>
  <w15:commentEx w15:paraId="09493D11" w15:done="0"/>
  <w15:commentEx w15:paraId="6403A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13EDF" w16cex:dateUtc="2022-01-06T15:11:00Z"/>
  <w16cex:commentExtensible w16cex:durableId="258139A0" w16cex:dateUtc="2022-01-06T14:49:00Z"/>
  <w16cex:commentExtensible w16cex:durableId="25813C78" w16cex:dateUtc="2022-01-06T15:01:00Z"/>
  <w16cex:commentExtensible w16cex:durableId="25813CE6" w16cex:dateUtc="2022-01-06T15:03:00Z"/>
  <w16cex:commentExtensible w16cex:durableId="25813E40" w16cex:dateUtc="2022-01-06T15:09:00Z"/>
  <w16cex:commentExtensible w16cex:durableId="25813E90" w16cex:dateUtc="2022-01-06T15:10:00Z"/>
  <w16cex:commentExtensible w16cex:durableId="25814034" w16cex:dateUtc="2022-01-06T15:17:00Z"/>
  <w16cex:commentExtensible w16cex:durableId="25814180" w16cex:dateUtc="2022-01-06T15:22:00Z"/>
  <w16cex:commentExtensible w16cex:durableId="258141C4" w16cex:dateUtc="2022-01-06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0CC38" w16cid:durableId="258156BC"/>
  <w16cid:commentId w16cid:paraId="204E7051" w16cid:durableId="25813694"/>
  <w16cid:commentId w16cid:paraId="0AADA09A" w16cid:durableId="258157B8"/>
  <w16cid:commentId w16cid:paraId="3C6ED288" w16cid:durableId="258159C3"/>
  <w16cid:commentId w16cid:paraId="5EC0AAA6" w16cid:durableId="2582BFB1"/>
  <w16cid:commentId w16cid:paraId="004DD01E" w16cid:durableId="2582BFB5"/>
  <w16cid:commentId w16cid:paraId="066943ED" w16cid:durableId="2582C3E1"/>
  <w16cid:commentId w16cid:paraId="035662C9" w16cid:durableId="2582DCBC"/>
  <w16cid:commentId w16cid:paraId="4CD70F4C" w16cid:durableId="25813EDF"/>
  <w16cid:commentId w16cid:paraId="69C86B78" w16cid:durableId="2586DD09"/>
  <w16cid:commentId w16cid:paraId="484795CE" w16cid:durableId="258139A0"/>
  <w16cid:commentId w16cid:paraId="6F6E597A" w16cid:durableId="2586C6A2"/>
  <w16cid:commentId w16cid:paraId="51141039" w16cid:durableId="2586D9D8"/>
  <w16cid:commentId w16cid:paraId="0E74240E" w16cid:durableId="2586D98E"/>
  <w16cid:commentId w16cid:paraId="4D1A101B" w16cid:durableId="2586DD9A"/>
  <w16cid:commentId w16cid:paraId="421C9E6E" w16cid:durableId="25813C78"/>
  <w16cid:commentId w16cid:paraId="104DE206" w16cid:durableId="2586DC6C"/>
  <w16cid:commentId w16cid:paraId="12E3663B" w16cid:durableId="2586E629"/>
  <w16cid:commentId w16cid:paraId="2F44564B" w16cid:durableId="2586DDDE"/>
  <w16cid:commentId w16cid:paraId="1F1A5623" w16cid:durableId="2586E60E"/>
  <w16cid:commentId w16cid:paraId="29B61290" w16cid:durableId="2586DE72"/>
  <w16cid:commentId w16cid:paraId="4C423667" w16cid:durableId="2582C5EB"/>
  <w16cid:commentId w16cid:paraId="7E0D8824" w16cid:durableId="2586DEF3"/>
  <w16cid:commentId w16cid:paraId="4E37C3AD" w16cid:durableId="2587C61D"/>
  <w16cid:commentId w16cid:paraId="07323164" w16cid:durableId="2586E128"/>
  <w16cid:commentId w16cid:paraId="2D5ADA56" w16cid:durableId="2586E18E"/>
  <w16cid:commentId w16cid:paraId="689916C1" w16cid:durableId="2586E223"/>
  <w16cid:commentId w16cid:paraId="496E527F" w16cid:durableId="25813CE6"/>
  <w16cid:commentId w16cid:paraId="45AE17EA" w16cid:durableId="2586E2E9"/>
  <w16cid:commentId w16cid:paraId="45DF94AD" w16cid:durableId="2587C6D5"/>
  <w16cid:commentId w16cid:paraId="77FF4E87" w16cid:durableId="2586E39E"/>
  <w16cid:commentId w16cid:paraId="36DDE13A" w16cid:durableId="2586E4DF"/>
  <w16cid:commentId w16cid:paraId="7CC122BB" w16cid:durableId="2587C9A9"/>
  <w16cid:commentId w16cid:paraId="0E545443" w16cid:durableId="2587C9E6"/>
  <w16cid:commentId w16cid:paraId="1DBEC0CF" w16cid:durableId="2587CA5B"/>
  <w16cid:commentId w16cid:paraId="39FEE1A9" w16cid:durableId="2587CAA7"/>
  <w16cid:commentId w16cid:paraId="50C869F7" w16cid:durableId="2587CBB4"/>
  <w16cid:commentId w16cid:paraId="274D4120" w16cid:durableId="2587CBF2"/>
  <w16cid:commentId w16cid:paraId="5ECDDE4F" w16cid:durableId="2587CC97"/>
  <w16cid:commentId w16cid:paraId="64B1767D" w16cid:durableId="2587CCDC"/>
  <w16cid:commentId w16cid:paraId="15C7D920" w16cid:durableId="25813E40"/>
  <w16cid:commentId w16cid:paraId="71AF7573" w16cid:durableId="2587CD3A"/>
  <w16cid:commentId w16cid:paraId="172ABDAD" w16cid:durableId="25813E90"/>
  <w16cid:commentId w16cid:paraId="1A59B1B1" w16cid:durableId="25814034"/>
  <w16cid:commentId w16cid:paraId="09493D11" w16cid:durableId="25814180"/>
  <w16cid:commentId w16cid:paraId="6403A9E7" w16cid:durableId="25814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C7210" w14:textId="77777777" w:rsidR="00B156F5" w:rsidRDefault="00B156F5" w:rsidP="001B44B1">
      <w:r>
        <w:separator/>
      </w:r>
    </w:p>
  </w:endnote>
  <w:endnote w:type="continuationSeparator" w:id="0">
    <w:p w14:paraId="7E0A0A96" w14:textId="77777777" w:rsidR="00B156F5" w:rsidRDefault="00B156F5"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EndPr>
      <w:rPr>
        <w:rStyle w:val="PageNumber"/>
      </w:rPr>
    </w:sdtEndPr>
    <w:sdtContent>
      <w:p w14:paraId="3164C6C6" w14:textId="327FB48A" w:rsidR="00746A3D" w:rsidRDefault="00746A3D"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746A3D" w:rsidRDefault="00746A3D"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EndPr>
      <w:rPr>
        <w:rStyle w:val="PageNumber"/>
      </w:rPr>
    </w:sdtEndPr>
    <w:sdtContent>
      <w:p w14:paraId="26B0195A" w14:textId="011C7121" w:rsidR="00746A3D" w:rsidRDefault="00746A3D"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746A3D" w:rsidRDefault="00746A3D"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BE5A1" w14:textId="77777777" w:rsidR="00B156F5" w:rsidRDefault="00B156F5" w:rsidP="001B44B1">
      <w:r>
        <w:separator/>
      </w:r>
    </w:p>
  </w:footnote>
  <w:footnote w:type="continuationSeparator" w:id="0">
    <w:p w14:paraId="32616BA9" w14:textId="77777777" w:rsidR="00B156F5" w:rsidRDefault="00B156F5"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ka Hersch-Green">
    <w15:presenceInfo w15:providerId="None" w15:userId="Erika Hersch-Green"/>
  </w15:person>
  <w15:person w15:author="Andrew MacDougall">
    <w15:presenceInfo w15:providerId="AD" w15:userId="S::amacdo02@uoguelph.ca::29020158-0072-4f98-8d73-cbfeb4293369"/>
  </w15:person>
  <w15:person w15:author="Erika Hersch-Green [2]">
    <w15:presenceInfo w15:providerId="AD" w15:userId="S-1-5-21-1550642901-3503911066-1882207835-40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257BE"/>
    <w:rsid w:val="0013288D"/>
    <w:rsid w:val="00135FBB"/>
    <w:rsid w:val="00143637"/>
    <w:rsid w:val="0014366E"/>
    <w:rsid w:val="00145D3D"/>
    <w:rsid w:val="00150B42"/>
    <w:rsid w:val="00152D8D"/>
    <w:rsid w:val="001578C1"/>
    <w:rsid w:val="001609E7"/>
    <w:rsid w:val="00162B52"/>
    <w:rsid w:val="00162DE1"/>
    <w:rsid w:val="00165EAE"/>
    <w:rsid w:val="00167D08"/>
    <w:rsid w:val="00172FFF"/>
    <w:rsid w:val="00175A1E"/>
    <w:rsid w:val="00175B3C"/>
    <w:rsid w:val="001964F4"/>
    <w:rsid w:val="001A1A51"/>
    <w:rsid w:val="001A2607"/>
    <w:rsid w:val="001A7B38"/>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2932"/>
    <w:rsid w:val="003151FB"/>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141"/>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4B20"/>
    <w:rsid w:val="004554C8"/>
    <w:rsid w:val="00464810"/>
    <w:rsid w:val="00465750"/>
    <w:rsid w:val="004661AC"/>
    <w:rsid w:val="00470D41"/>
    <w:rsid w:val="00470D62"/>
    <w:rsid w:val="00471979"/>
    <w:rsid w:val="00472FC8"/>
    <w:rsid w:val="004732A7"/>
    <w:rsid w:val="00473EEB"/>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285"/>
    <w:rsid w:val="005D276D"/>
    <w:rsid w:val="005D42F3"/>
    <w:rsid w:val="005D7DD2"/>
    <w:rsid w:val="005F0AFC"/>
    <w:rsid w:val="00601147"/>
    <w:rsid w:val="006015AB"/>
    <w:rsid w:val="00602177"/>
    <w:rsid w:val="00604C4C"/>
    <w:rsid w:val="00616107"/>
    <w:rsid w:val="00622DF9"/>
    <w:rsid w:val="0063040B"/>
    <w:rsid w:val="00640580"/>
    <w:rsid w:val="00640D61"/>
    <w:rsid w:val="00643107"/>
    <w:rsid w:val="00655738"/>
    <w:rsid w:val="00656DF5"/>
    <w:rsid w:val="006618FD"/>
    <w:rsid w:val="0066451D"/>
    <w:rsid w:val="006664CE"/>
    <w:rsid w:val="00666A51"/>
    <w:rsid w:val="00672CC1"/>
    <w:rsid w:val="00696E90"/>
    <w:rsid w:val="006A07A0"/>
    <w:rsid w:val="006A1708"/>
    <w:rsid w:val="006A278F"/>
    <w:rsid w:val="006A3045"/>
    <w:rsid w:val="006B183B"/>
    <w:rsid w:val="006B1D6D"/>
    <w:rsid w:val="006B2B76"/>
    <w:rsid w:val="006B5806"/>
    <w:rsid w:val="006C5E55"/>
    <w:rsid w:val="006D7E9A"/>
    <w:rsid w:val="006E17D6"/>
    <w:rsid w:val="006E4C71"/>
    <w:rsid w:val="006E60EB"/>
    <w:rsid w:val="006F4F82"/>
    <w:rsid w:val="0070307F"/>
    <w:rsid w:val="00710F28"/>
    <w:rsid w:val="00712244"/>
    <w:rsid w:val="00716334"/>
    <w:rsid w:val="0072474D"/>
    <w:rsid w:val="00724D3E"/>
    <w:rsid w:val="007336E0"/>
    <w:rsid w:val="00733782"/>
    <w:rsid w:val="00743306"/>
    <w:rsid w:val="00743A75"/>
    <w:rsid w:val="00745361"/>
    <w:rsid w:val="00746A3D"/>
    <w:rsid w:val="0075092F"/>
    <w:rsid w:val="00750DAC"/>
    <w:rsid w:val="00753733"/>
    <w:rsid w:val="00753A9E"/>
    <w:rsid w:val="00754C0C"/>
    <w:rsid w:val="00762C16"/>
    <w:rsid w:val="007648C5"/>
    <w:rsid w:val="00771C32"/>
    <w:rsid w:val="00771C52"/>
    <w:rsid w:val="00772303"/>
    <w:rsid w:val="0078503B"/>
    <w:rsid w:val="00790AB6"/>
    <w:rsid w:val="00793163"/>
    <w:rsid w:val="00794A63"/>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96849"/>
    <w:rsid w:val="009A5B56"/>
    <w:rsid w:val="009B2B4B"/>
    <w:rsid w:val="009B768F"/>
    <w:rsid w:val="009B7AC8"/>
    <w:rsid w:val="009C694B"/>
    <w:rsid w:val="009D2AEB"/>
    <w:rsid w:val="009D3535"/>
    <w:rsid w:val="009F1CFE"/>
    <w:rsid w:val="009F343C"/>
    <w:rsid w:val="009F5C18"/>
    <w:rsid w:val="009F6440"/>
    <w:rsid w:val="009F725F"/>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6F44"/>
    <w:rsid w:val="00AF712B"/>
    <w:rsid w:val="00B024FB"/>
    <w:rsid w:val="00B05AC4"/>
    <w:rsid w:val="00B128CC"/>
    <w:rsid w:val="00B156F5"/>
    <w:rsid w:val="00B16B03"/>
    <w:rsid w:val="00B20AE0"/>
    <w:rsid w:val="00B22FE1"/>
    <w:rsid w:val="00B25CDC"/>
    <w:rsid w:val="00B262CF"/>
    <w:rsid w:val="00B307DE"/>
    <w:rsid w:val="00B341E8"/>
    <w:rsid w:val="00B40B96"/>
    <w:rsid w:val="00B41FE2"/>
    <w:rsid w:val="00B42B31"/>
    <w:rsid w:val="00B43598"/>
    <w:rsid w:val="00B4368E"/>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2268"/>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34B4A"/>
    <w:rsid w:val="00E4356B"/>
    <w:rsid w:val="00E438A9"/>
    <w:rsid w:val="00E43AA7"/>
    <w:rsid w:val="00E509F6"/>
    <w:rsid w:val="00E512D5"/>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040A"/>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76F6A-07AB-4B85-BCEB-81CDCE55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46</Pages>
  <Words>71681</Words>
  <Characters>408588</Characters>
  <Application>Microsoft Office Word</Application>
  <DocSecurity>0</DocSecurity>
  <Lines>3404</Lines>
  <Paragraphs>958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Erika Hersch-Green</cp:lastModifiedBy>
  <cp:revision>13</cp:revision>
  <dcterms:created xsi:type="dcterms:W3CDTF">2022-01-06T16:23:00Z</dcterms:created>
  <dcterms:modified xsi:type="dcterms:W3CDTF">2022-01-11T14:34:00Z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