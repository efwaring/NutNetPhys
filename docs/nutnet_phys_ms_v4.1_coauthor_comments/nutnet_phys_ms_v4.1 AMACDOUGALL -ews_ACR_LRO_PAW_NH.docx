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02FA30E7" w:rsidR="00361685" w:rsidRPr="008531D1" w:rsidRDefault="00F23813" w:rsidP="00B05AC4">
      <w:pPr>
        <w:spacing w:line="480" w:lineRule="auto"/>
        <w:contextualSpacing/>
        <w:rPr>
          <w:rFonts w:eastAsia="Times New Roman"/>
        </w:rPr>
      </w:pPr>
      <w:r>
        <w:rPr>
          <w:rFonts w:eastAsia="Times New Roman"/>
          <w:b/>
          <w:bCs/>
          <w:color w:val="000000"/>
        </w:rPr>
        <w:t xml:space="preserve">Integrating data and theory to understand </w:t>
      </w:r>
      <w:r w:rsidR="00F86558">
        <w:rPr>
          <w:rFonts w:eastAsia="Times New Roman"/>
          <w:b/>
          <w:bCs/>
          <w:color w:val="000000"/>
        </w:rPr>
        <w:t xml:space="preserve">leaf-level nitrogen responses </w:t>
      </w:r>
      <w:r w:rsidR="00361685" w:rsidRPr="008531D1">
        <w:rPr>
          <w:rFonts w:eastAsia="Times New Roman"/>
          <w:b/>
          <w:bCs/>
          <w:color w:val="000000"/>
        </w:rPr>
        <w:t>to soil nitrogen in grasslands</w:t>
      </w:r>
    </w:p>
    <w:p w14:paraId="70917968" w14:textId="235D48D4"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w:t>
      </w:r>
      <w:ins w:id="0" w:author="Peter A Wilfahrt" w:date="2022-01-21T10:17:00Z">
        <w:r w:rsidR="00FE3E93">
          <w:rPr>
            <w:rFonts w:eastAsia="Times New Roman"/>
            <w:color w:val="000000"/>
          </w:rPr>
          <w:t>ah</w:t>
        </w:r>
      </w:ins>
      <w:del w:id="1" w:author="Peter A Wilfahrt" w:date="2022-01-21T10:17:00Z">
        <w:r w:rsidR="00EA24F1" w:rsidDel="00FE3E93">
          <w:rPr>
            <w:rFonts w:eastAsia="Times New Roman"/>
            <w:color w:val="000000"/>
          </w:rPr>
          <w:delText>ha</w:delText>
        </w:r>
      </w:del>
      <w:r w:rsidR="00EA24F1">
        <w:rPr>
          <w:rFonts w:eastAsia="Times New Roman"/>
          <w:color w:val="000000"/>
        </w:rPr>
        <w:t>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2" w:name="OLE_LINK246"/>
      <w:bookmarkStart w:id="3" w:name="OLE_LINK247"/>
      <w:proofErr w:type="spellStart"/>
      <w:r w:rsidRPr="00EA24F1">
        <w:rPr>
          <w:rFonts w:eastAsia="Times New Roman"/>
        </w:rPr>
        <w:t>Silwood</w:t>
      </w:r>
      <w:proofErr w:type="spellEnd"/>
      <w:r w:rsidRPr="00EA24F1">
        <w:rPr>
          <w:rFonts w:eastAsia="Times New Roman"/>
        </w:rPr>
        <w:t xml:space="preserve"> Park Campus, </w:t>
      </w:r>
      <w:bookmarkStart w:id="4" w:name="OLE_LINK315"/>
      <w:bookmarkStart w:id="5" w:name="OLE_LINK316"/>
      <w:r w:rsidRPr="00EA24F1">
        <w:rPr>
          <w:rFonts w:eastAsia="Times New Roman"/>
        </w:rPr>
        <w:t xml:space="preserve">Ascot </w:t>
      </w:r>
      <w:bookmarkEnd w:id="4"/>
      <w:bookmarkEnd w:id="5"/>
      <w:r w:rsidRPr="00EA24F1">
        <w:rPr>
          <w:rFonts w:eastAsia="Times New Roman"/>
        </w:rPr>
        <w:t>SL5 7PY, UK</w:t>
      </w:r>
      <w:bookmarkEnd w:id="2"/>
      <w:bookmarkEnd w:id="3"/>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6" w:name="OLE_LINK356"/>
      <w:bookmarkStart w:id="7" w:name="OLE_LINK357"/>
      <w:r w:rsidRPr="00EA24F1">
        <w:rPr>
          <w:rFonts w:eastAsia="Times New Roman"/>
        </w:rPr>
        <w:t>Macquarie University</w:t>
      </w:r>
      <w:bookmarkEnd w:id="6"/>
      <w:bookmarkEnd w:id="7"/>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8" w:name="OLE_LINK242"/>
      <w:bookmarkStart w:id="9" w:name="OLE_LINK243"/>
      <w:bookmarkStart w:id="10" w:name="OLE_LINK361"/>
      <w:bookmarkStart w:id="11" w:name="OLE_LINK362"/>
      <w:r w:rsidRPr="00E81570">
        <w:rPr>
          <w:rFonts w:eastAsia="Times New Roman"/>
        </w:rPr>
        <w:t>Ministry of Education Key Laboratory for Earth System Modelling, Department of Earth System Science</w:t>
      </w:r>
      <w:bookmarkEnd w:id="8"/>
      <w:bookmarkEnd w:id="9"/>
      <w:bookmarkEnd w:id="10"/>
      <w:bookmarkEnd w:id="11"/>
      <w:r w:rsidRPr="00E81570">
        <w:rPr>
          <w:rFonts w:eastAsia="Times New Roman"/>
        </w:rPr>
        <w:t xml:space="preserve">, </w:t>
      </w:r>
      <w:bookmarkStart w:id="12" w:name="OLE_LINK240"/>
      <w:bookmarkStart w:id="13" w:name="OLE_LINK241"/>
      <w:bookmarkStart w:id="14" w:name="OLE_LINK360"/>
      <w:r w:rsidRPr="00E81570">
        <w:rPr>
          <w:rFonts w:eastAsia="Times New Roman"/>
        </w:rPr>
        <w:t>Tsinghua University</w:t>
      </w:r>
      <w:bookmarkEnd w:id="12"/>
      <w:bookmarkEnd w:id="13"/>
      <w:bookmarkEnd w:id="14"/>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t>Abstract</w:t>
      </w:r>
    </w:p>
    <w:p w14:paraId="65E63EF5" w14:textId="6C9F8A0F" w:rsidR="00361685" w:rsidRDefault="00361685" w:rsidP="00B05AC4">
      <w:pPr>
        <w:spacing w:line="480" w:lineRule="auto"/>
        <w:contextualSpacing/>
        <w:rPr>
          <w:rFonts w:eastAsia="Times New Roman"/>
          <w:color w:val="000000"/>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w:t>
      </w:r>
      <w:commentRangeStart w:id="15"/>
      <w:commentRangeStart w:id="16"/>
      <w:r w:rsidRPr="00172FFF">
        <w:rPr>
          <w:rFonts w:eastAsia="Times New Roman"/>
          <w:color w:val="000000"/>
          <w:highlight w:val="yellow"/>
        </w:rPr>
        <w:t>climate</w:t>
      </w:r>
      <w:commentRangeEnd w:id="15"/>
      <w:r w:rsidR="00172FFF">
        <w:rPr>
          <w:rStyle w:val="CommentReference"/>
        </w:rPr>
        <w:commentReference w:id="15"/>
      </w:r>
      <w:commentRangeEnd w:id="16"/>
      <w:r w:rsidR="007A078A">
        <w:rPr>
          <w:rStyle w:val="CommentReference"/>
        </w:rPr>
        <w:commentReference w:id="16"/>
      </w:r>
      <w:r w:rsidRPr="00771C52">
        <w:rPr>
          <w:rFonts w:eastAsia="Times New Roman"/>
          <w:color w:val="000000"/>
        </w:rPr>
        <w:t xml:space="preserve"> 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w:t>
      </w:r>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r w:rsidRPr="00771C52">
        <w:rPr>
          <w:rFonts w:eastAsia="Times New Roman"/>
          <w:color w:val="000000"/>
        </w:rPr>
        <w:t xml:space="preserve">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r w:rsidR="008C53AA">
        <w:rPr>
          <w:rFonts w:eastAsia="Times New Roman"/>
          <w:color w:val="000000"/>
        </w:rPr>
        <w:t xml:space="preserve">leaf traits and climate </w:t>
      </w:r>
      <w:r w:rsidR="00162DE1">
        <w:rPr>
          <w:rFonts w:eastAsia="Times New Roman"/>
          <w:color w:val="000000"/>
        </w:rPr>
        <w:t xml:space="preserve">were generally </w:t>
      </w:r>
      <w:r w:rsidR="008C53AA">
        <w:rPr>
          <w:rFonts w:eastAsia="Times New Roman"/>
          <w:color w:val="000000"/>
        </w:rPr>
        <w:t xml:space="preserve">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w:t>
      </w:r>
      <w:commentRangeStart w:id="17"/>
      <w:r w:rsidRPr="00771C52">
        <w:rPr>
          <w:rFonts w:eastAsia="Times New Roman"/>
          <w:color w:val="000000"/>
        </w:rPr>
        <w:t xml:space="preserve">soil nitrogen </w:t>
      </w:r>
      <w:r w:rsidR="008C53AA">
        <w:rPr>
          <w:rFonts w:eastAsia="Times New Roman"/>
          <w:color w:val="000000"/>
        </w:rPr>
        <w:t>treatment</w:t>
      </w:r>
      <w:commentRangeEnd w:id="17"/>
      <w:r w:rsidR="00207539">
        <w:rPr>
          <w:rStyle w:val="CommentReference"/>
        </w:rPr>
        <w:commentReference w:id="17"/>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he</w:t>
      </w:r>
      <w:r w:rsidR="00162DE1">
        <w:rPr>
          <w:rFonts w:eastAsia="Times New Roman"/>
          <w:color w:val="000000"/>
        </w:rPr>
        <w:t>re was a weak suggestion that the</w:t>
      </w:r>
      <w:r w:rsidRPr="00771C52">
        <w:rPr>
          <w:rFonts w:eastAsia="Times New Roman"/>
          <w:color w:val="000000"/>
        </w:rPr>
        <w:t xml:space="preserv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r w:rsidR="00162DE1">
        <w:rPr>
          <w:rFonts w:eastAsia="Times New Roman"/>
          <w:color w:val="000000"/>
        </w:rPr>
        <w:t xml:space="preserve">was </w:t>
      </w:r>
      <w:r w:rsidR="00D06FFF">
        <w:rPr>
          <w:rFonts w:eastAsia="Times New Roman"/>
          <w:color w:val="000000"/>
        </w:rPr>
        <w:t>strongest when plants increase</w:t>
      </w:r>
      <w:r w:rsidR="00162DE1">
        <w:rPr>
          <w:rFonts w:eastAsia="Times New Roman"/>
          <w:color w:val="000000"/>
        </w:rPr>
        <w:t>d</w:t>
      </w:r>
      <w:r w:rsidR="00D06FFF">
        <w:rPr>
          <w:rFonts w:eastAsia="Times New Roman"/>
          <w:color w:val="000000"/>
        </w:rPr>
        <w:t xml:space="preserv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r w:rsidR="00162DE1">
        <w:rPr>
          <w:rFonts w:eastAsia="Times New Roman"/>
          <w:color w:val="000000"/>
        </w:rPr>
        <w:t xml:space="preserve"> It is critical to more fully understand the mechanisms underlying these</w:t>
      </w:r>
      <w:r w:rsidRPr="00771C52">
        <w:rPr>
          <w:rFonts w:eastAsia="Times New Roman"/>
          <w:color w:val="000000"/>
        </w:rPr>
        <w:t xml:space="preserve"> dynamics </w:t>
      </w:r>
      <w:r w:rsidR="00162DE1">
        <w:rPr>
          <w:rFonts w:eastAsia="Times New Roman"/>
          <w:color w:val="000000"/>
        </w:rPr>
        <w:t>for</w:t>
      </w:r>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3F805A75" w14:textId="7D603BB8" w:rsidR="002B59BD" w:rsidRDefault="002B59BD" w:rsidP="00B05AC4">
      <w:pPr>
        <w:spacing w:line="480" w:lineRule="auto"/>
        <w:contextualSpacing/>
        <w:rPr>
          <w:rFonts w:eastAsia="Times New Roman"/>
        </w:rPr>
      </w:pPr>
    </w:p>
    <w:p w14:paraId="6FDFF142" w14:textId="001A5ED8" w:rsidR="002B59BD" w:rsidRDefault="002B59BD" w:rsidP="002B59BD">
      <w:pPr>
        <w:keepNext/>
        <w:spacing w:line="480" w:lineRule="auto"/>
        <w:contextualSpacing/>
        <w:rPr>
          <w:rFonts w:eastAsia="Times New Roman"/>
          <w:b/>
        </w:rPr>
      </w:pPr>
      <w:r>
        <w:rPr>
          <w:rFonts w:eastAsia="Times New Roman"/>
          <w:b/>
        </w:rPr>
        <w:t>Keywords</w:t>
      </w:r>
    </w:p>
    <w:p w14:paraId="0EB5424A" w14:textId="380AD0C3" w:rsidR="002B59BD" w:rsidRPr="002B59BD" w:rsidRDefault="002B59BD" w:rsidP="00B05AC4">
      <w:pPr>
        <w:spacing w:line="480" w:lineRule="auto"/>
        <w:contextualSpacing/>
        <w:rPr>
          <w:rFonts w:eastAsia="Times New Roman"/>
        </w:rPr>
      </w:pPr>
      <w:r>
        <w:rPr>
          <w:rFonts w:eastAsia="Times New Roman"/>
        </w:rPr>
        <w:t>Nutrient Network (</w:t>
      </w:r>
      <w:proofErr w:type="spellStart"/>
      <w:r>
        <w:rPr>
          <w:rFonts w:eastAsia="Times New Roman"/>
        </w:rPr>
        <w:t>NutNet</w:t>
      </w:r>
      <w:proofErr w:type="spellEnd"/>
      <w:r>
        <w:rPr>
          <w:rFonts w:eastAsia="Times New Roman"/>
        </w:rPr>
        <w:t>), photosynthesis, water use efficiency, nutrient use efficiency, nutrient allocation, C3, C4</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t>Introduction</w:t>
      </w:r>
    </w:p>
    <w:p w14:paraId="193A75B3" w14:textId="4577224D"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xml:space="preserve">. </w:t>
      </w:r>
      <w:commentRangeStart w:id="18"/>
      <w:r w:rsidRPr="008531D1">
        <w:rPr>
          <w:rFonts w:eastAsia="Times New Roman"/>
          <w:color w:val="000000"/>
        </w:rPr>
        <w:t xml:space="preserve">Thus, nitrogen is an important regulator of carbon fluxes into terrestrial ecosystems, </w:t>
      </w:r>
      <w:del w:id="19" w:author="Eric Seabloom" w:date="2022-01-07T15:36:00Z">
        <w:r w:rsidRPr="008531D1" w:rsidDel="00617AB3">
          <w:rPr>
            <w:rFonts w:eastAsia="Times New Roman"/>
            <w:color w:val="000000"/>
          </w:rPr>
          <w:delText>as indicated by</w:delText>
        </w:r>
      </w:del>
      <w:ins w:id="20" w:author="Eric Seabloom" w:date="2022-01-07T15:36:00Z">
        <w:r w:rsidR="00617AB3">
          <w:rPr>
            <w:rFonts w:eastAsia="Times New Roman"/>
            <w:color w:val="000000"/>
          </w:rPr>
          <w:t>and this is integrated into</w:t>
        </w:r>
      </w:ins>
      <w:r w:rsidRPr="008531D1">
        <w:rPr>
          <w:rFonts w:eastAsia="Times New Roman"/>
          <w:color w:val="000000"/>
        </w:rPr>
        <w:t xml:space="preserve"> Earth System Models (ESMs) that </w:t>
      </w:r>
      <w:del w:id="21" w:author="Eric Seabloom" w:date="2022-01-07T15:36:00Z">
        <w:r w:rsidRPr="008531D1" w:rsidDel="00617AB3">
          <w:rPr>
            <w:rFonts w:eastAsia="Times New Roman"/>
            <w:color w:val="000000"/>
          </w:rPr>
          <w:delText xml:space="preserve">simulate </w:delText>
        </w:r>
      </w:del>
      <w:ins w:id="22" w:author="Eric Seabloom" w:date="2022-01-07T15:36:00Z">
        <w:r w:rsidR="00617AB3">
          <w:rPr>
            <w:rFonts w:eastAsia="Times New Roman"/>
            <w:color w:val="000000"/>
          </w:rPr>
          <w:t>as</w:t>
        </w:r>
      </w:ins>
      <w:ins w:id="23" w:author="Eric Seabloom" w:date="2022-01-07T15:37:00Z">
        <w:r w:rsidR="00617AB3">
          <w:rPr>
            <w:rFonts w:eastAsia="Times New Roman"/>
            <w:color w:val="000000"/>
          </w:rPr>
          <w:t>sume that nitrogen availability constrains</w:t>
        </w:r>
      </w:ins>
      <w:ins w:id="24" w:author="Eric Seabloom" w:date="2022-01-07T15:36:00Z">
        <w:r w:rsidR="00617AB3" w:rsidRPr="008531D1">
          <w:rPr>
            <w:rFonts w:eastAsia="Times New Roman"/>
            <w:color w:val="000000"/>
          </w:rPr>
          <w:t xml:space="preserve"> </w:t>
        </w:r>
      </w:ins>
      <w:del w:id="25" w:author="Eric Seabloom" w:date="2022-01-07T15:37:00Z">
        <w:r w:rsidRPr="008531D1" w:rsidDel="00617AB3">
          <w:rPr>
            <w:rFonts w:eastAsia="Times New Roman"/>
            <w:color w:val="000000"/>
          </w:rPr>
          <w:delText xml:space="preserve">reduced </w:delText>
        </w:r>
      </w:del>
      <w:r w:rsidRPr="008531D1">
        <w:rPr>
          <w:rFonts w:eastAsia="Times New Roman"/>
          <w:color w:val="000000"/>
        </w:rPr>
        <w:t xml:space="preserve">plant carbon assimilation </w:t>
      </w:r>
      <w:del w:id="26" w:author="Eric Seabloom" w:date="2022-01-07T15:37:00Z">
        <w:r w:rsidRPr="008531D1" w:rsidDel="00617AB3">
          <w:rPr>
            <w:rFonts w:eastAsia="Times New Roman"/>
            <w:color w:val="000000"/>
          </w:rPr>
          <w:delText>when nitrogen co</w:delText>
        </w:r>
        <w:r w:rsidRPr="001B44B1" w:rsidDel="00617AB3">
          <w:rPr>
            <w:rFonts w:eastAsia="Times New Roman"/>
            <w:color w:val="000000"/>
          </w:rPr>
          <w:delText xml:space="preserve">nstraints are </w:delText>
        </w:r>
        <w:r w:rsidR="00D678C0" w:rsidDel="00617AB3">
          <w:rPr>
            <w:rFonts w:eastAsia="Times New Roman"/>
            <w:color w:val="000000"/>
          </w:rPr>
          <w:delText>imposed</w:delText>
        </w:r>
        <w:r w:rsidR="00D678C0" w:rsidRPr="001B44B1" w:rsidDel="00617AB3">
          <w:rPr>
            <w:rFonts w:eastAsia="Times New Roman"/>
            <w:color w:val="000000"/>
          </w:rPr>
          <w:delText xml:space="preserve"> </w:delText>
        </w:r>
      </w:del>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xml:space="preserve">. </w:t>
      </w:r>
      <w:commentRangeEnd w:id="18"/>
      <w:r w:rsidR="00617AB3">
        <w:rPr>
          <w:rStyle w:val="CommentReference"/>
        </w:rPr>
        <w:commentReference w:id="18"/>
      </w:r>
      <w:r w:rsidRPr="008531D1">
        <w:rPr>
          <w:rFonts w:eastAsia="Times New Roman"/>
          <w:color w:val="000000"/>
        </w:rPr>
        <w:t xml:space="preserve">Given </w:t>
      </w:r>
      <w:del w:id="27" w:author="Eric Seabloom" w:date="2022-01-07T15:38:00Z">
        <w:r w:rsidRPr="008531D1" w:rsidDel="00617AB3">
          <w:rPr>
            <w:rFonts w:eastAsia="Times New Roman"/>
            <w:color w:val="000000"/>
          </w:rPr>
          <w:delText>ongoing addition</w:delText>
        </w:r>
      </w:del>
      <w:ins w:id="28" w:author="Eric Seabloom" w:date="2022-01-07T15:38:00Z">
        <w:r w:rsidR="00617AB3">
          <w:rPr>
            <w:rFonts w:eastAsia="Times New Roman"/>
            <w:color w:val="000000"/>
          </w:rPr>
          <w:t>increasing supplies</w:t>
        </w:r>
      </w:ins>
      <w:r w:rsidRPr="008531D1">
        <w:rPr>
          <w:rFonts w:eastAsia="Times New Roman"/>
          <w:color w:val="000000"/>
        </w:rPr>
        <w:t xml:space="preserve">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commentRangeStart w:id="29"/>
      <w:commentRangeStart w:id="30"/>
      <w:r w:rsidR="00AB7D42">
        <w:rPr>
          <w:rFonts w:eastAsia="Times New Roman"/>
          <w:color w:val="000000"/>
        </w:rPr>
        <w:t xml:space="preserve">nitrogen </w:t>
      </w:r>
      <w:commentRangeStart w:id="31"/>
      <w:r w:rsidR="00AB7D42">
        <w:rPr>
          <w:rFonts w:eastAsia="Times New Roman"/>
          <w:color w:val="000000"/>
        </w:rPr>
        <w:t>addition</w:t>
      </w:r>
      <w:commentRangeEnd w:id="31"/>
      <w:r w:rsidR="001D3A17">
        <w:rPr>
          <w:rStyle w:val="CommentReference"/>
        </w:rPr>
        <w:commentReference w:id="31"/>
      </w:r>
      <w:r w:rsidR="00AB7D42" w:rsidRPr="008531D1">
        <w:rPr>
          <w:rFonts w:eastAsia="Times New Roman"/>
          <w:color w:val="000000"/>
        </w:rPr>
        <w:t xml:space="preserve"> </w:t>
      </w:r>
      <w:commentRangeEnd w:id="29"/>
      <w:r w:rsidR="00617AB3">
        <w:rPr>
          <w:rStyle w:val="CommentReference"/>
        </w:rPr>
        <w:commentReference w:id="29"/>
      </w:r>
      <w:commentRangeEnd w:id="30"/>
      <w:r w:rsidR="005C44BB">
        <w:rPr>
          <w:rStyle w:val="CommentReference"/>
        </w:rPr>
        <w:commentReference w:id="30"/>
      </w:r>
      <w:r w:rsidRPr="008531D1">
        <w:rPr>
          <w:rFonts w:eastAsia="Times New Roman"/>
          <w:color w:val="000000"/>
        </w:rPr>
        <w:t>will manifest itself in terrestrial ecosystems to reliably predict the rate and magnitude of future climate change.</w:t>
      </w:r>
    </w:p>
    <w:p w14:paraId="72C221CD" w14:textId="7EECD9F8" w:rsidR="00361685" w:rsidRPr="00DC0EA8" w:rsidRDefault="00361685" w:rsidP="00B05AC4">
      <w:pPr>
        <w:spacing w:line="480" w:lineRule="auto"/>
        <w:contextualSpacing/>
        <w:rPr>
          <w:rFonts w:eastAsia="Times New Roman"/>
          <w:color w:val="FF0000"/>
          <w:rPrChange w:id="32" w:author="Andrew MacDougall" w:date="2022-01-06T09:42:00Z">
            <w:rPr>
              <w:rFonts w:eastAsia="Times New Roman"/>
            </w:rPr>
          </w:rPrChange>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thought to be the result of </w:t>
      </w:r>
      <w:del w:id="33" w:author="Andrew MacDougall" w:date="2022-01-06T09:39:00Z">
        <w:r w:rsidRPr="001B44B1" w:rsidDel="00172FFF">
          <w:rPr>
            <w:rFonts w:eastAsia="Times New Roman"/>
            <w:color w:val="000000"/>
          </w:rPr>
          <w:delText xml:space="preserve">the fact that </w:delText>
        </w:r>
      </w:del>
      <w:r w:rsidRPr="001B44B1">
        <w:rPr>
          <w:rFonts w:eastAsia="Times New Roman"/>
          <w:color w:val="000000"/>
        </w:rPr>
        <w:t xml:space="preserve">photosynthetic enzymes </w:t>
      </w:r>
      <w:del w:id="34" w:author="Andrew MacDougall" w:date="2022-01-06T09:39:00Z">
        <w:r w:rsidRPr="001B44B1" w:rsidDel="00172FFF">
          <w:rPr>
            <w:rFonts w:eastAsia="Times New Roman"/>
            <w:color w:val="000000"/>
          </w:rPr>
          <w:delText>are typically</w:delText>
        </w:r>
      </w:del>
      <w:ins w:id="35" w:author="Andrew MacDougall" w:date="2022-01-06T09:39:00Z">
        <w:r w:rsidR="00172FFF">
          <w:rPr>
            <w:rFonts w:eastAsia="Times New Roman"/>
            <w:color w:val="000000"/>
          </w:rPr>
          <w:t>being</w:t>
        </w:r>
      </w:ins>
      <w:r w:rsidRPr="001B44B1">
        <w:rPr>
          <w:rFonts w:eastAsia="Times New Roman"/>
          <w:color w:val="000000"/>
        </w:rPr>
        <w:t xml:space="preserve">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ins w:id="36" w:author="Andrew MacDougall" w:date="2022-01-06T09:40:00Z">
        <w:r w:rsidR="00172FFF">
          <w:rPr>
            <w:rFonts w:eastAsia="Times New Roman"/>
            <w:color w:val="000000"/>
          </w:rPr>
          <w:t xml:space="preserve"> </w:t>
        </w:r>
        <w:r w:rsidR="00172FFF" w:rsidRPr="00DC0EA8">
          <w:rPr>
            <w:rFonts w:eastAsia="Times New Roman"/>
            <w:color w:val="FF0000"/>
            <w:rPrChange w:id="37" w:author="Andrew MacDougall" w:date="2022-01-06T09:42:00Z">
              <w:rPr>
                <w:rFonts w:eastAsia="Times New Roman"/>
                <w:color w:val="000000"/>
              </w:rPr>
            </w:rPrChange>
          </w:rPr>
          <w:t xml:space="preserve">This environmental dependency applies to climate in particular – temperature </w:t>
        </w:r>
      </w:ins>
      <w:ins w:id="38" w:author="Andrew MacDougall" w:date="2022-01-06T09:41:00Z">
        <w:r w:rsidR="00DC0EA8" w:rsidRPr="00DC0EA8">
          <w:rPr>
            <w:rFonts w:eastAsia="Times New Roman"/>
            <w:color w:val="FF0000"/>
            <w:rPrChange w:id="39" w:author="Andrew MacDougall" w:date="2022-01-06T09:42:00Z">
              <w:rPr>
                <w:rFonts w:eastAsia="Times New Roman"/>
                <w:color w:val="000000"/>
              </w:rPr>
            </w:rPrChange>
          </w:rPr>
          <w:t>and aridity both various</w:t>
        </w:r>
      </w:ins>
      <w:ins w:id="40" w:author="Andrew MacDougall" w:date="2022-01-06T09:42:00Z">
        <w:r w:rsidR="00DC0EA8" w:rsidRPr="00DC0EA8">
          <w:rPr>
            <w:rFonts w:eastAsia="Times New Roman"/>
            <w:color w:val="FF0000"/>
            <w:rPrChange w:id="41" w:author="Andrew MacDougall" w:date="2022-01-06T09:42:00Z">
              <w:rPr>
                <w:rFonts w:eastAsia="Times New Roman"/>
                <w:color w:val="000000"/>
              </w:rPr>
            </w:rPrChange>
          </w:rPr>
          <w:t>ly</w:t>
        </w:r>
      </w:ins>
      <w:ins w:id="42" w:author="Andrew MacDougall" w:date="2022-01-06T09:41:00Z">
        <w:r w:rsidR="00DC0EA8" w:rsidRPr="00DC0EA8">
          <w:rPr>
            <w:rFonts w:eastAsia="Times New Roman"/>
            <w:color w:val="FF0000"/>
            <w:rPrChange w:id="43" w:author="Andrew MacDougall" w:date="2022-01-06T09:42:00Z">
              <w:rPr>
                <w:rFonts w:eastAsia="Times New Roman"/>
                <w:color w:val="000000"/>
              </w:rPr>
            </w:rPrChange>
          </w:rPr>
          <w:t xml:space="preserve"> affect N- and C-mediated aspects of photos</w:t>
        </w:r>
      </w:ins>
      <w:ins w:id="44" w:author="Andrew MacDougall" w:date="2022-01-06T09:42:00Z">
        <w:r w:rsidR="00DC0EA8" w:rsidRPr="00DC0EA8">
          <w:rPr>
            <w:rFonts w:eastAsia="Times New Roman"/>
            <w:color w:val="FF0000"/>
            <w:rPrChange w:id="45" w:author="Andrew MacDougall" w:date="2022-01-06T09:42:00Z">
              <w:rPr>
                <w:rFonts w:eastAsia="Times New Roman"/>
                <w:color w:val="000000"/>
              </w:rPr>
            </w:rPrChange>
          </w:rPr>
          <w:t>ynthesis and respiration (</w:t>
        </w:r>
        <w:commentRangeStart w:id="46"/>
        <w:commentRangeStart w:id="47"/>
        <w:commentRangeStart w:id="48"/>
        <w:r w:rsidR="00DC0EA8" w:rsidRPr="00DC0EA8">
          <w:rPr>
            <w:rFonts w:eastAsia="Times New Roman"/>
            <w:color w:val="FF0000"/>
            <w:rPrChange w:id="49" w:author="Andrew MacDougall" w:date="2022-01-06T09:42:00Z">
              <w:rPr>
                <w:rFonts w:eastAsia="Times New Roman"/>
                <w:color w:val="000000"/>
              </w:rPr>
            </w:rPrChange>
          </w:rPr>
          <w:t>citations</w:t>
        </w:r>
      </w:ins>
      <w:commentRangeEnd w:id="46"/>
      <w:ins w:id="50" w:author="Andrew MacDougall" w:date="2022-01-06T10:11:00Z">
        <w:r w:rsidR="00470D41">
          <w:rPr>
            <w:rStyle w:val="CommentReference"/>
          </w:rPr>
          <w:commentReference w:id="46"/>
        </w:r>
      </w:ins>
      <w:commentRangeEnd w:id="47"/>
      <w:r w:rsidR="00295F90">
        <w:rPr>
          <w:rStyle w:val="CommentReference"/>
        </w:rPr>
        <w:commentReference w:id="47"/>
      </w:r>
      <w:commentRangeEnd w:id="48"/>
      <w:r w:rsidR="0021072E">
        <w:rPr>
          <w:rStyle w:val="CommentReference"/>
        </w:rPr>
        <w:commentReference w:id="48"/>
      </w:r>
      <w:ins w:id="51" w:author="Andrew MacDougall" w:date="2022-01-06T09:42:00Z">
        <w:r w:rsidR="00DC0EA8" w:rsidRPr="00DC0EA8">
          <w:rPr>
            <w:rFonts w:eastAsia="Times New Roman"/>
            <w:color w:val="FF0000"/>
            <w:rPrChange w:id="52" w:author="Andrew MacDougall" w:date="2022-01-06T09:42:00Z">
              <w:rPr>
                <w:rFonts w:eastAsia="Times New Roman"/>
                <w:color w:val="000000"/>
              </w:rPr>
            </w:rPrChange>
          </w:rPr>
          <w:t xml:space="preserve">). </w:t>
        </w:r>
      </w:ins>
    </w:p>
    <w:p w14:paraId="1C97A425" w14:textId="74FD1427"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xml:space="preserve">. Additionally, data </w:t>
      </w:r>
      <w:commentRangeStart w:id="53"/>
      <w:r w:rsidR="00EC110E">
        <w:rPr>
          <w:rFonts w:eastAsia="Times New Roman"/>
          <w:color w:val="000000"/>
        </w:rPr>
        <w:t>from</w:t>
      </w:r>
      <w:ins w:id="54" w:author="Peter A Wilfahrt" w:date="2022-01-20T15:35:00Z">
        <w:del w:id="55" w:author="Dr. N Hagenah" w:date="2022-01-31T11:48:00Z">
          <w:r w:rsidR="00452095" w:rsidDel="00A81F7B">
            <w:rPr>
              <w:rFonts w:eastAsia="Times New Roman"/>
              <w:color w:val="000000"/>
            </w:rPr>
            <w:delText>,</w:delText>
          </w:r>
        </w:del>
      </w:ins>
      <w:ins w:id="56" w:author="Dr. N Hagenah" w:date="2022-01-31T11:48:00Z">
        <w:r w:rsidR="00A81F7B">
          <w:rPr>
            <w:rFonts w:eastAsia="Times New Roman"/>
            <w:color w:val="000000"/>
          </w:rPr>
          <w:t xml:space="preserve"> the</w:t>
        </w:r>
      </w:ins>
      <w:ins w:id="57" w:author="Peter A Wilfahrt" w:date="2022-01-20T15:35:00Z">
        <w:r w:rsidR="00452095">
          <w:rPr>
            <w:rFonts w:eastAsia="Times New Roman"/>
            <w:color w:val="000000"/>
          </w:rPr>
          <w:t xml:space="preserve"> Nutrient Network,</w:t>
        </w:r>
      </w:ins>
      <w:r w:rsidR="00EC110E">
        <w:rPr>
          <w:rFonts w:eastAsia="Times New Roman"/>
          <w:color w:val="000000"/>
        </w:rPr>
        <w:t xml:space="preserve"> a</w:t>
      </w:r>
      <w:r w:rsidR="00472FC8">
        <w:rPr>
          <w:rFonts w:eastAsia="Times New Roman"/>
          <w:color w:val="000000"/>
        </w:rPr>
        <w:t xml:space="preserve"> globally distributed </w:t>
      </w:r>
      <w:commentRangeEnd w:id="53"/>
      <w:r w:rsidR="00953534">
        <w:rPr>
          <w:rStyle w:val="CommentReference"/>
        </w:rPr>
        <w:commentReference w:id="53"/>
      </w:r>
      <w:r w:rsidR="00472FC8">
        <w:rPr>
          <w:rFonts w:eastAsia="Times New Roman"/>
          <w:color w:val="000000"/>
        </w:rPr>
        <w:t>experiment</w:t>
      </w:r>
      <w:r w:rsidR="00EC110E">
        <w:rPr>
          <w:rFonts w:eastAsia="Times New Roman"/>
          <w:color w:val="000000"/>
        </w:rPr>
        <w:t xml:space="preserve"> </w:t>
      </w:r>
      <w:del w:id="58" w:author="Andrew MacDougall" w:date="2022-01-06T09:44:00Z">
        <w:r w:rsidR="00EC110E" w:rsidDel="00DC0EA8">
          <w:rPr>
            <w:rFonts w:eastAsia="Times New Roman"/>
            <w:color w:val="000000"/>
          </w:rPr>
          <w:delText>was found to show</w:delText>
        </w:r>
      </w:del>
      <w:ins w:id="59" w:author="Andrew MacDougall" w:date="2022-01-06T09:44:00Z">
        <w:r w:rsidR="00DC0EA8">
          <w:rPr>
            <w:rFonts w:eastAsia="Times New Roman"/>
            <w:color w:val="000000"/>
          </w:rPr>
          <w:t>inferred</w:t>
        </w:r>
      </w:ins>
      <w:r w:rsidR="00EC110E">
        <w:rPr>
          <w:rFonts w:eastAsia="Times New Roman"/>
          <w:color w:val="000000"/>
        </w:rPr>
        <w:t xml:space="preserve"> this positive relationship </w:t>
      </w:r>
      <w:del w:id="60" w:author="Andrew MacDougall" w:date="2022-01-06T09:45:00Z">
        <w:r w:rsidR="00EC110E" w:rsidDel="00DC0EA8">
          <w:rPr>
            <w:rFonts w:eastAsia="Times New Roman"/>
            <w:color w:val="000000"/>
          </w:rPr>
          <w:delText xml:space="preserve">as inferred </w:delText>
        </w:r>
      </w:del>
      <w:ins w:id="61" w:author="Andrew MacDougall" w:date="2022-01-06T09:45:00Z">
        <w:r w:rsidR="00DC0EA8">
          <w:rPr>
            <w:rFonts w:eastAsia="Times New Roman"/>
            <w:color w:val="000000"/>
          </w:rPr>
          <w:t xml:space="preserve">with added soil N driving an </w:t>
        </w:r>
      </w:ins>
      <w:ins w:id="62" w:author="Andrew MacDougall" w:date="2022-01-06T09:46:00Z">
        <w:r w:rsidR="00DC0EA8">
          <w:rPr>
            <w:rFonts w:eastAsia="Times New Roman"/>
            <w:color w:val="000000"/>
          </w:rPr>
          <w:t>i</w:t>
        </w:r>
      </w:ins>
      <w:del w:id="63" w:author="Andrew MacDougall" w:date="2022-01-06T09:45:00Z">
        <w:r w:rsidR="00EC110E" w:rsidDel="00DC0EA8">
          <w:rPr>
            <w:rFonts w:eastAsia="Times New Roman"/>
            <w:color w:val="000000"/>
          </w:rPr>
          <w:delText>from an i</w:delText>
        </w:r>
      </w:del>
      <w:r w:rsidR="00EC110E">
        <w:rPr>
          <w:rFonts w:eastAsia="Times New Roman"/>
          <w:color w:val="000000"/>
        </w:rPr>
        <w:t xml:space="preserve">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proofErr w:type="spellStart"/>
      <w:r w:rsidR="00EC110E" w:rsidRPr="00EC110E">
        <w:rPr>
          <w:rFonts w:eastAsia="Times New Roman"/>
          <w:i/>
          <w:color w:val="000000"/>
        </w:rPr>
        <w:t>N</w:t>
      </w:r>
      <w:r w:rsidR="00EC110E" w:rsidRPr="00EC110E">
        <w:rPr>
          <w:rFonts w:eastAsia="Times New Roman"/>
          <w:color w:val="000000"/>
          <w:vertAlign w:val="subscript"/>
        </w:rPr>
        <w:t>mass</w:t>
      </w:r>
      <w:proofErr w:type="spellEnd"/>
      <w:r w:rsidR="00EC110E">
        <w:rPr>
          <w:rFonts w:eastAsia="Times New Roman"/>
          <w:color w:val="000000"/>
        </w:rPr>
        <w:t xml:space="preserve">) </w:t>
      </w:r>
      <w:ins w:id="64" w:author="Andrew MacDougall" w:date="2022-01-06T09:46:00Z">
        <w:r w:rsidR="00DC0EA8">
          <w:rPr>
            <w:rFonts w:eastAsia="Times New Roman"/>
            <w:color w:val="000000"/>
          </w:rPr>
          <w:t xml:space="preserve">but </w:t>
        </w:r>
      </w:ins>
      <w:del w:id="65" w:author="Andrew MacDougall" w:date="2022-01-06T09:45:00Z">
        <w:r w:rsidR="00EC110E" w:rsidDel="00DC0EA8">
          <w:rPr>
            <w:rFonts w:eastAsia="Times New Roman"/>
            <w:color w:val="000000"/>
          </w:rPr>
          <w:delText xml:space="preserve">with added soil nitrogen, </w:delText>
        </w:r>
      </w:del>
      <w:ins w:id="66" w:author="Andrew MacDougall" w:date="2022-01-06T09:46:00Z">
        <w:r w:rsidR="00DC0EA8">
          <w:rPr>
            <w:rFonts w:eastAsia="Times New Roman"/>
            <w:color w:val="000000"/>
          </w:rPr>
          <w:t xml:space="preserve">with </w:t>
        </w:r>
      </w:ins>
      <w:del w:id="67" w:author="Andrew MacDougall" w:date="2022-01-06T09:46:00Z">
        <w:r w:rsidR="00EC110E" w:rsidDel="00DC0EA8">
          <w:rPr>
            <w:rFonts w:eastAsia="Times New Roman"/>
            <w:color w:val="000000"/>
          </w:rPr>
          <w:delText xml:space="preserve">but no change in </w:delText>
        </w:r>
      </w:del>
      <w:r w:rsidR="00EC110E">
        <w:rPr>
          <w:rFonts w:eastAsia="Times New Roman"/>
          <w:color w:val="000000"/>
        </w:rPr>
        <w:t>leaf mass per area</w:t>
      </w:r>
      <w:r w:rsidR="00472FC8">
        <w:rPr>
          <w:rFonts w:eastAsia="Times New Roman"/>
          <w:color w:val="000000"/>
        </w:rPr>
        <w:t xml:space="preserve"> </w:t>
      </w:r>
      <w:ins w:id="68" w:author="Andrew MacDougall" w:date="2022-01-06T09:46:00Z">
        <w:r w:rsidR="00DC0EA8">
          <w:rPr>
            <w:rFonts w:eastAsia="Times New Roman"/>
            <w:color w:val="000000"/>
          </w:rPr>
          <w:t xml:space="preserve">being unaffected </w:t>
        </w:r>
      </w:ins>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Th</w:t>
      </w:r>
      <w:ins w:id="69" w:author="Andrew MacDougall" w:date="2022-01-06T09:46:00Z">
        <w:r w:rsidR="00E91EB3">
          <w:rPr>
            <w:rFonts w:eastAsia="Times New Roman"/>
            <w:color w:val="000000"/>
          </w:rPr>
          <w:t xml:space="preserve">is </w:t>
        </w:r>
      </w:ins>
      <w:del w:id="70" w:author="Andrew MacDougall" w:date="2022-01-06T09:46:00Z">
        <w:r w:rsidRPr="008531D1" w:rsidDel="00E91EB3">
          <w:rPr>
            <w:rFonts w:eastAsia="Times New Roman"/>
            <w:color w:val="000000"/>
          </w:rPr>
          <w:delText xml:space="preserve">ese </w:delText>
        </w:r>
      </w:del>
      <w:r w:rsidRPr="008531D1">
        <w:rPr>
          <w:rFonts w:eastAsia="Times New Roman"/>
          <w:color w:val="000000"/>
        </w:rPr>
        <w:t>stud</w:t>
      </w:r>
      <w:ins w:id="71" w:author="Andrew MacDougall" w:date="2022-01-06T09:46:00Z">
        <w:r w:rsidR="00E91EB3">
          <w:rPr>
            <w:rFonts w:eastAsia="Times New Roman"/>
            <w:color w:val="000000"/>
          </w:rPr>
          <w:t>y</w:t>
        </w:r>
      </w:ins>
      <w:del w:id="72" w:author="Andrew MacDougall" w:date="2022-01-06T09:46:00Z">
        <w:r w:rsidRPr="008531D1" w:rsidDel="00E91EB3">
          <w:rPr>
            <w:rFonts w:eastAsia="Times New Roman"/>
            <w:color w:val="000000"/>
          </w:rPr>
          <w:delText>ies</w:delText>
        </w:r>
      </w:del>
      <w:r w:rsidRPr="008531D1">
        <w:rPr>
          <w:rFonts w:eastAsia="Times New Roman"/>
          <w:color w:val="000000"/>
        </w:rPr>
        <w:t xml:space="preserve"> </w:t>
      </w:r>
      <w:del w:id="73" w:author="Andrew MacDougall" w:date="2022-01-06T09:46:00Z">
        <w:r w:rsidRPr="008531D1" w:rsidDel="00E91EB3">
          <w:rPr>
            <w:rFonts w:eastAsia="Times New Roman"/>
            <w:color w:val="000000"/>
          </w:rPr>
          <w:delText xml:space="preserve">generally </w:delText>
        </w:r>
      </w:del>
      <w:del w:id="74" w:author="Dr. N Hagenah" w:date="2022-01-31T11:50:00Z">
        <w:r w:rsidR="00403D54" w:rsidDel="008F0E39">
          <w:rPr>
            <w:rFonts w:eastAsia="Times New Roman"/>
            <w:color w:val="000000"/>
          </w:rPr>
          <w:delText>posit</w:delText>
        </w:r>
      </w:del>
      <w:ins w:id="75" w:author="Andrew MacDougall" w:date="2022-01-06T09:47:00Z">
        <w:del w:id="76" w:author="Dr. N Hagenah" w:date="2022-01-31T11:50:00Z">
          <w:r w:rsidR="00E91EB3" w:rsidDel="008F0E39">
            <w:rPr>
              <w:rFonts w:eastAsia="Times New Roman"/>
              <w:color w:val="000000"/>
            </w:rPr>
            <w:delText>ed</w:delText>
          </w:r>
        </w:del>
      </w:ins>
      <w:del w:id="77" w:author="Dr. N Hagenah" w:date="2022-01-31T11:50:00Z">
        <w:r w:rsidR="00403D54" w:rsidRPr="008531D1" w:rsidDel="008F0E39">
          <w:rPr>
            <w:rFonts w:eastAsia="Times New Roman"/>
            <w:color w:val="000000"/>
          </w:rPr>
          <w:delText xml:space="preserve"> </w:delText>
        </w:r>
      </w:del>
      <w:ins w:id="78" w:author="Dr. N Hagenah" w:date="2022-01-31T11:50:00Z">
        <w:r w:rsidR="008F0E39">
          <w:rPr>
            <w:rFonts w:eastAsia="Times New Roman"/>
            <w:color w:val="000000"/>
          </w:rPr>
          <w:t>s</w:t>
        </w:r>
      </w:ins>
      <w:ins w:id="79" w:author="Dr. N Hagenah" w:date="2022-01-31T11:51:00Z">
        <w:r w:rsidR="008F0E39">
          <w:rPr>
            <w:rFonts w:eastAsia="Times New Roman"/>
            <w:color w:val="000000"/>
          </w:rPr>
          <w:t xml:space="preserve">uggested </w:t>
        </w:r>
      </w:ins>
      <w:r w:rsidRPr="008531D1">
        <w:rPr>
          <w:rFonts w:eastAsia="Times New Roman"/>
          <w:color w:val="000000"/>
        </w:rPr>
        <w:t>that this positive correlation</w:t>
      </w:r>
      <w:r w:rsidR="00403D54">
        <w:rPr>
          <w:rFonts w:eastAsia="Times New Roman"/>
          <w:color w:val="000000"/>
        </w:rPr>
        <w:t xml:space="preserve"> </w:t>
      </w:r>
      <w:del w:id="80" w:author="Andrew MacDougall" w:date="2022-01-06T09:44:00Z">
        <w:r w:rsidR="00403D54" w:rsidDel="00DC0EA8">
          <w:delText xml:space="preserve">this positive correlation </w:delText>
        </w:r>
      </w:del>
      <w:r w:rsidR="00403D54">
        <w:t>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xml:space="preserve">. </w:t>
      </w:r>
      <w:commentRangeStart w:id="81"/>
      <w:r w:rsidRPr="008531D1">
        <w:rPr>
          <w:rFonts w:eastAsia="Times New Roman"/>
          <w:color w:val="000000"/>
        </w:rPr>
        <w:t>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w:t>
      </w:r>
      <w:del w:id="82" w:author="Andrew MacDougall" w:date="2022-01-06T09:47:00Z">
        <w:r w:rsidRPr="001B44B1" w:rsidDel="00E91EB3">
          <w:rPr>
            <w:rFonts w:eastAsia="Times New Roman"/>
            <w:color w:val="000000"/>
          </w:rPr>
          <w:delText xml:space="preserve">a </w:delText>
        </w:r>
      </w:del>
      <w:r w:rsidRPr="001B44B1">
        <w:rPr>
          <w:rFonts w:eastAsia="Times New Roman"/>
          <w:color w:val="000000"/>
        </w:rPr>
        <w:t xml:space="preserve">wasteful </w:t>
      </w:r>
      <w:del w:id="83" w:author="Andrew MacDougall" w:date="2022-01-06T09:47:00Z">
        <w:r w:rsidRPr="001B44B1" w:rsidDel="00E91EB3">
          <w:rPr>
            <w:rFonts w:eastAsia="Times New Roman"/>
            <w:color w:val="000000"/>
          </w:rPr>
          <w:delText xml:space="preserve">process </w:delText>
        </w:r>
      </w:del>
      <w:r w:rsidRPr="001B44B1">
        <w:rPr>
          <w:rFonts w:eastAsia="Times New Roman"/>
          <w:color w:val="000000"/>
        </w:rPr>
        <w:t>in the sense that the extra Rub</w:t>
      </w:r>
      <w:r w:rsidR="00C4492C">
        <w:rPr>
          <w:rFonts w:eastAsia="Times New Roman"/>
          <w:color w:val="000000"/>
        </w:rPr>
        <w:t>i</w:t>
      </w:r>
      <w:r w:rsidRPr="001B44B1">
        <w:rPr>
          <w:rFonts w:eastAsia="Times New Roman"/>
          <w:color w:val="000000"/>
        </w:rPr>
        <w:t xml:space="preserve">sco would not increase photosynthesis unless </w:t>
      </w:r>
      <w:del w:id="84" w:author="Andrew MacDougall" w:date="2022-01-06T09:47:00Z">
        <w:r w:rsidRPr="001B44B1" w:rsidDel="00E91EB3">
          <w:rPr>
            <w:rFonts w:eastAsia="Times New Roman"/>
            <w:color w:val="000000"/>
          </w:rPr>
          <w:delText xml:space="preserve">it was </w:delText>
        </w:r>
      </w:del>
      <w:r w:rsidRPr="001B44B1">
        <w:rPr>
          <w:rFonts w:eastAsia="Times New Roman"/>
          <w:color w:val="000000"/>
        </w:rPr>
        <w:t xml:space="preserve">accompanied by a similar increase in light </w:t>
      </w:r>
      <w:commentRangeStart w:id="85"/>
      <w:r w:rsidRPr="001B44B1">
        <w:rPr>
          <w:rFonts w:eastAsia="Times New Roman"/>
          <w:color w:val="000000"/>
        </w:rPr>
        <w:t>energy</w:t>
      </w:r>
      <w:commentRangeEnd w:id="85"/>
      <w:r w:rsidR="00953534">
        <w:rPr>
          <w:rStyle w:val="CommentReference"/>
        </w:rPr>
        <w:commentReference w:id="85"/>
      </w:r>
      <w:r w:rsidRPr="001B44B1">
        <w:rPr>
          <w:rFonts w:eastAsia="Times New Roman"/>
          <w:color w:val="000000"/>
        </w:rPr>
        <w:t xml:space="preserve">.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 xml:space="preserve">n similar rates of photosynthesis at </w:t>
      </w:r>
      <w:del w:id="86" w:author="Andrew MacDougall" w:date="2022-01-06T09:48:00Z">
        <w:r w:rsidRPr="00771C52" w:rsidDel="00E91EB3">
          <w:rPr>
            <w:rFonts w:eastAsia="Times New Roman"/>
            <w:color w:val="000000"/>
          </w:rPr>
          <w:delText>a</w:delText>
        </w:r>
      </w:del>
      <w:del w:id="87" w:author="Dr. N Hagenah" w:date="2022-01-31T11:54:00Z">
        <w:r w:rsidRPr="00771C52" w:rsidDel="00334DD6">
          <w:rPr>
            <w:rFonts w:eastAsia="Times New Roman"/>
            <w:color w:val="000000"/>
          </w:rPr>
          <w:delText xml:space="preserve"> </w:delText>
        </w:r>
      </w:del>
      <w:r w:rsidRPr="00771C52">
        <w:rPr>
          <w:rFonts w:eastAsia="Times New Roman"/>
          <w:color w:val="000000"/>
        </w:rPr>
        <w:t>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w:t>
      </w:r>
      <w:commentRangeEnd w:id="81"/>
      <w:r w:rsidR="00295F90">
        <w:rPr>
          <w:rStyle w:val="CommentReference"/>
        </w:rPr>
        <w:commentReference w:id="81"/>
      </w:r>
      <w:r w:rsidRPr="008531D1">
        <w:rPr>
          <w:rFonts w:eastAsia="Times New Roman"/>
          <w:color w:val="000000"/>
        </w:rPr>
        <w:t xml:space="preserve"> Global studies have found empirical support for this response in </w:t>
      </w:r>
      <w:commentRangeStart w:id="88"/>
      <w:r w:rsidRPr="008531D1">
        <w:rPr>
          <w:rFonts w:eastAsia="Times New Roman"/>
          <w:color w:val="000000"/>
        </w:rPr>
        <w:t>some contexts</w:t>
      </w:r>
      <w:r w:rsidR="00383758" w:rsidRPr="001B44B1">
        <w:rPr>
          <w:rFonts w:eastAsia="Times New Roman"/>
          <w:color w:val="000000"/>
        </w:rPr>
        <w:t xml:space="preserve"> </w:t>
      </w:r>
      <w:commentRangeEnd w:id="88"/>
      <w:r w:rsidR="00953534">
        <w:rPr>
          <w:rStyle w:val="CommentReference"/>
        </w:rPr>
        <w:commentReference w:id="88"/>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plant demand for nitrogen to build photosynthetic proteins decreases with </w:t>
      </w:r>
      <w:commentRangeStart w:id="89"/>
      <w:commentRangeStart w:id="90"/>
      <w:r w:rsidRPr="00E91EB3">
        <w:rPr>
          <w:rFonts w:eastAsia="Times New Roman"/>
          <w:color w:val="000000"/>
          <w:highlight w:val="yellow"/>
          <w:rPrChange w:id="91" w:author="Andrew MacDougall" w:date="2022-01-06T09:49:00Z">
            <w:rPr>
              <w:rFonts w:eastAsia="Times New Roman"/>
              <w:color w:val="000000"/>
            </w:rPr>
          </w:rPrChange>
        </w:rPr>
        <w:t>temperature</w:t>
      </w:r>
      <w:commentRangeEnd w:id="89"/>
      <w:r w:rsidR="00E91EB3">
        <w:rPr>
          <w:rStyle w:val="CommentReference"/>
        </w:rPr>
        <w:commentReference w:id="89"/>
      </w:r>
      <w:commentRangeEnd w:id="90"/>
      <w:r w:rsidR="00295F90">
        <w:rPr>
          <w:rStyle w:val="CommentReference"/>
        </w:rPr>
        <w:commentReference w:id="90"/>
      </w:r>
      <w:r w:rsidR="00403D54">
        <w:rPr>
          <w:rFonts w:eastAsia="Times New Roman"/>
          <w:color w:val="000000"/>
        </w:rPr>
        <w:t xml:space="preserve"> because enzymes work faster at higher temperature </w:t>
      </w:r>
      <w:commentRangeStart w:id="92"/>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commentRangeEnd w:id="92"/>
      <w:r w:rsidR="00C64081">
        <w:rPr>
          <w:rStyle w:val="CommentReference"/>
        </w:rPr>
        <w:commentReference w:id="92"/>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w:instrText>
      </w:r>
      <w:r w:rsidR="009A5B56" w:rsidRPr="00172FFF">
        <w:rPr>
          <w:rFonts w:eastAsia="Times New Roman"/>
          <w:color w:val="000000"/>
          <w:lang w:val="sv-SE"/>
        </w:rPr>
        <w:instrText>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172FFF">
        <w:rPr>
          <w:rFonts w:eastAsia="Times New Roman"/>
          <w:noProof/>
          <w:color w:val="000000"/>
          <w:lang w:val="sv-SE"/>
        </w:rPr>
        <w:t xml:space="preserve">(Niinemets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2015; Dong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2017; Smith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2019; Paillassa </w:t>
      </w:r>
      <w:r w:rsidR="009A5B56" w:rsidRPr="00172FFF">
        <w:rPr>
          <w:rFonts w:eastAsia="Times New Roman"/>
          <w:i/>
          <w:noProof/>
          <w:color w:val="000000"/>
          <w:lang w:val="sv-SE"/>
        </w:rPr>
        <w:t>et al.</w:t>
      </w:r>
      <w:r w:rsidR="009A5B56" w:rsidRPr="00172FFF">
        <w:rPr>
          <w:rFonts w:eastAsia="Times New Roman"/>
          <w:noProof/>
          <w:color w:val="000000"/>
          <w:lang w:val="sv-SE"/>
        </w:rPr>
        <w:t>, 2020)</w:t>
      </w:r>
      <w:r w:rsidR="00921E26" w:rsidRPr="008531D1">
        <w:rPr>
          <w:rFonts w:eastAsia="Times New Roman"/>
          <w:color w:val="000000"/>
        </w:rPr>
        <w:fldChar w:fldCharType="end"/>
      </w:r>
      <w:r w:rsidRPr="00172FFF">
        <w:rPr>
          <w:rFonts w:eastAsia="Times New Roman"/>
          <w:color w:val="000000"/>
          <w:lang w:val="sv-SE"/>
        </w:rPr>
        <w:t xml:space="preserve">. </w:t>
      </w:r>
      <w:r w:rsidRPr="008531D1">
        <w:rPr>
          <w:rFonts w:eastAsia="Times New Roman"/>
          <w:color w:val="000000"/>
        </w:rPr>
        <w:t xml:space="preserve">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 xml:space="preserve">suggest that </w:t>
      </w:r>
      <w:commentRangeStart w:id="93"/>
      <w:r w:rsidRPr="001B44B1">
        <w:rPr>
          <w:rFonts w:eastAsia="Times New Roman"/>
          <w:color w:val="000000"/>
        </w:rPr>
        <w:t>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w:t>
      </w:r>
      <w:commentRangeEnd w:id="93"/>
      <w:r w:rsidR="00F66C80">
        <w:rPr>
          <w:rStyle w:val="CommentReference"/>
        </w:rPr>
        <w:commentReference w:id="93"/>
      </w:r>
      <w:r w:rsidR="003704D1">
        <w:rPr>
          <w:rFonts w:eastAsia="Times New Roman"/>
          <w:color w:val="000000"/>
        </w:rPr>
        <w:t>for predicting leaf nitrogen</w:t>
      </w:r>
      <w:r w:rsidRPr="001B44B1">
        <w:rPr>
          <w:rFonts w:eastAsia="Times New Roman"/>
          <w:color w:val="000000"/>
        </w:rPr>
        <w:t>.</w:t>
      </w:r>
    </w:p>
    <w:p w14:paraId="3AAFBB69" w14:textId="0D0AD1DA"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xml:space="preserve">. </w:t>
      </w:r>
      <w:commentRangeStart w:id="94"/>
      <w:r w:rsidRPr="00771C52">
        <w:rPr>
          <w:rFonts w:eastAsia="Times New Roman"/>
          <w:color w:val="000000"/>
        </w:rPr>
        <w:t>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w:t>
      </w:r>
      <w:commentRangeEnd w:id="94"/>
      <w:r w:rsidR="00953534">
        <w:rPr>
          <w:rStyle w:val="CommentReference"/>
        </w:rPr>
        <w:commentReference w:id="94"/>
      </w:r>
      <w:r w:rsidRPr="00771C52">
        <w:rPr>
          <w:rFonts w:eastAsia="Times New Roman"/>
          <w:color w:val="000000"/>
        </w:rPr>
        <w:t xml:space="preserve">Different </w:t>
      </w:r>
      <w:del w:id="95" w:author="Andrew MacDougall" w:date="2022-01-06T09:51:00Z">
        <w:r w:rsidRPr="00771C52" w:rsidDel="00420A4B">
          <w:rPr>
            <w:rFonts w:eastAsia="Times New Roman"/>
            <w:color w:val="000000"/>
          </w:rPr>
          <w:delText xml:space="preserve">environmental </w:delText>
        </w:r>
      </w:del>
      <w:ins w:id="96" w:author="Andrew MacDougall" w:date="2022-01-06T09:51:00Z">
        <w:r w:rsidR="00420A4B">
          <w:rPr>
            <w:rFonts w:eastAsia="Times New Roman"/>
            <w:color w:val="000000"/>
          </w:rPr>
          <w:t>structural</w:t>
        </w:r>
        <w:r w:rsidR="00420A4B" w:rsidRPr="00771C52">
          <w:rPr>
            <w:rFonts w:eastAsia="Times New Roman"/>
            <w:color w:val="000000"/>
          </w:rPr>
          <w:t xml:space="preserve"> </w:t>
        </w:r>
      </w:ins>
      <w:r w:rsidRPr="00771C52">
        <w:rPr>
          <w:rFonts w:eastAsia="Times New Roman"/>
          <w:color w:val="000000"/>
        </w:rPr>
        <w:t>contexts</w:t>
      </w:r>
      <w:ins w:id="97" w:author="Andrew MacDougall" w:date="2022-01-06T09:51:00Z">
        <w:r w:rsidR="00420A4B">
          <w:rPr>
            <w:rFonts w:eastAsia="Times New Roman"/>
            <w:color w:val="000000"/>
          </w:rPr>
          <w:t xml:space="preserve"> within plant communities</w:t>
        </w:r>
      </w:ins>
      <w:r w:rsidRPr="00771C52">
        <w:rPr>
          <w:rFonts w:eastAsia="Times New Roman"/>
          <w:color w:val="000000"/>
        </w:rPr>
        <w:t xml:space="preserve">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Note that the theory, </w:t>
      </w:r>
      <w:commentRangeStart w:id="98"/>
      <w:r w:rsidR="002815EB">
        <w:rPr>
          <w:rFonts w:eastAsia="Times New Roman"/>
          <w:color w:val="000000"/>
        </w:rPr>
        <w:t>in its most holistic sense</w:t>
      </w:r>
      <w:commentRangeEnd w:id="98"/>
      <w:r w:rsidR="00E20199">
        <w:rPr>
          <w:rStyle w:val="CommentReference"/>
        </w:rPr>
        <w:commentReference w:id="98"/>
      </w:r>
      <w:r w:rsidR="002815EB">
        <w:rPr>
          <w:rFonts w:eastAsia="Times New Roman"/>
          <w:color w:val="000000"/>
        </w:rPr>
        <w:t xml:space="preserve">, does not differentiate between the types of structures developed (e.g., leaves, stems, roots) and could even be extended to storage or other nitrogen-dependent compounds. </w:t>
      </w:r>
      <w:commentRangeStart w:id="99"/>
      <w:r w:rsidR="002815EB">
        <w:rPr>
          <w:rFonts w:eastAsia="Times New Roman"/>
          <w:color w:val="000000"/>
        </w:rPr>
        <w:t>However, we focus here on aboveground biomass as a proxy for structural allocation to test our theory</w:t>
      </w:r>
      <w:r w:rsidR="00475F5D">
        <w:rPr>
          <w:rFonts w:eastAsia="Times New Roman"/>
          <w:color w:val="000000"/>
        </w:rPr>
        <w:t>.</w:t>
      </w:r>
      <w:commentRangeEnd w:id="99"/>
      <w:r w:rsidR="004E43A6">
        <w:rPr>
          <w:rStyle w:val="CommentReference"/>
        </w:rPr>
        <w:commentReference w:id="99"/>
      </w:r>
    </w:p>
    <w:p w14:paraId="04461849" w14:textId="59DFF6A6"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w:t>
      </w:r>
      <w:ins w:id="100" w:author="Eric Seabloom" w:date="2022-01-07T15:56:00Z">
        <w:r w:rsidR="0048530C">
          <w:rPr>
            <w:rFonts w:eastAsia="Times New Roman"/>
            <w:color w:val="000000"/>
          </w:rPr>
          <w:t>,</w:t>
        </w:r>
      </w:ins>
      <w:r w:rsidRPr="00771C52">
        <w:rPr>
          <w:rFonts w:eastAsia="Times New Roman"/>
          <w:color w:val="000000"/>
        </w:rPr>
        <w:t xml:space="preserve"> grassland</w:t>
      </w:r>
      <w:ins w:id="101" w:author="Eric Seabloom" w:date="2022-01-07T15:56:00Z">
        <w:r w:rsidR="0048530C">
          <w:rPr>
            <w:rFonts w:eastAsia="Times New Roman"/>
            <w:color w:val="000000"/>
          </w:rPr>
          <w:t>,</w:t>
        </w:r>
      </w:ins>
      <w:r w:rsidRPr="00771C52">
        <w:rPr>
          <w:rFonts w:eastAsia="Times New Roman"/>
          <w:color w:val="000000"/>
        </w:rPr>
        <w:t xml:space="preserve"> </w:t>
      </w:r>
      <w:del w:id="102" w:author="Eric Seabloom" w:date="2022-01-07T15:56:00Z">
        <w:r w:rsidRPr="00771C52" w:rsidDel="0048530C">
          <w:rPr>
            <w:rFonts w:eastAsia="Times New Roman"/>
            <w:color w:val="000000"/>
          </w:rPr>
          <w:delText xml:space="preserve">nutrient </w:delText>
        </w:r>
      </w:del>
      <w:commentRangeStart w:id="103"/>
      <w:ins w:id="104" w:author="Eric Seabloom" w:date="2022-01-07T15:56:00Z">
        <w:r w:rsidR="0048530C" w:rsidRPr="00771C52">
          <w:rPr>
            <w:rFonts w:eastAsia="Times New Roman"/>
            <w:color w:val="000000"/>
          </w:rPr>
          <w:t>nutrient</w:t>
        </w:r>
        <w:r w:rsidR="0048530C">
          <w:rPr>
            <w:rFonts w:eastAsia="Times New Roman"/>
            <w:color w:val="000000"/>
          </w:rPr>
          <w:t>-</w:t>
        </w:r>
      </w:ins>
      <w:r w:rsidRPr="00771C52">
        <w:rPr>
          <w:rFonts w:eastAsia="Times New Roman"/>
          <w:color w:val="000000"/>
        </w:rPr>
        <w:t>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commentRangeEnd w:id="103"/>
      <w:r w:rsidR="00373C31">
        <w:rPr>
          <w:rStyle w:val="CommentReference"/>
        </w:rPr>
        <w:commentReference w:id="103"/>
      </w:r>
      <w:r w:rsidRPr="00771C52">
        <w:rPr>
          <w:rFonts w:eastAsia="Times New Roman"/>
          <w:color w:val="000000"/>
        </w:rPr>
        <w:t xml:space="preserve">, </w:t>
      </w:r>
      <w:r w:rsidR="00696E90">
        <w:rPr>
          <w:rFonts w:eastAsia="Times New Roman"/>
          <w:color w:val="000000"/>
        </w:rPr>
        <w:t xml:space="preserve">to test </w:t>
      </w:r>
      <w:del w:id="105" w:author="Anita C. Risch" w:date="2022-01-11T07:06:00Z">
        <w:r w:rsidR="00696E90" w:rsidDel="006974F5">
          <w:rPr>
            <w:rFonts w:eastAsia="Times New Roman"/>
            <w:color w:val="000000"/>
          </w:rPr>
          <w:delText xml:space="preserve">these </w:delText>
        </w:r>
      </w:del>
      <w:del w:id="106" w:author="Andrew MacDougall" w:date="2022-01-06T10:01:00Z">
        <w:r w:rsidR="00696E90" w:rsidDel="003151FB">
          <w:rPr>
            <w:rFonts w:eastAsia="Times New Roman"/>
            <w:color w:val="000000"/>
          </w:rPr>
          <w:delText xml:space="preserve">ideas about </w:delText>
        </w:r>
      </w:del>
      <w:r w:rsidR="00696E90">
        <w:rPr>
          <w:rFonts w:eastAsia="Times New Roman"/>
          <w:color w:val="000000"/>
        </w:rPr>
        <w:t>the relationship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w:t>
      </w:r>
      <w:commentRangeStart w:id="107"/>
      <w:r w:rsidRPr="00771C52">
        <w:rPr>
          <w:rFonts w:eastAsia="Times New Roman"/>
          <w:color w:val="000000"/>
        </w:rPr>
        <w:t>nitrogen addition</w:t>
      </w:r>
      <w:commentRangeEnd w:id="107"/>
      <w:r w:rsidR="00F66C80">
        <w:rPr>
          <w:rStyle w:val="CommentReference"/>
        </w:rPr>
        <w:commentReference w:id="107"/>
      </w:r>
      <w:r w:rsidRPr="00771C52">
        <w:rPr>
          <w:rFonts w:eastAsia="Times New Roman"/>
          <w:color w:val="000000"/>
        </w:rPr>
        <w:t xml:space="preserve">.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w:t>
      </w:r>
      <w:commentRangeStart w:id="108"/>
      <w:r w:rsidR="00361685" w:rsidRPr="00A76F3A">
        <w:rPr>
          <w:rFonts w:eastAsia="Times New Roman"/>
          <w:color w:val="000000"/>
          <w:highlight w:val="yellow"/>
          <w:rPrChange w:id="109" w:author="Andrew MacDougall" w:date="2022-01-06T10:01:00Z">
            <w:rPr>
              <w:rFonts w:eastAsia="Times New Roman"/>
              <w:color w:val="000000"/>
            </w:rPr>
          </w:rPrChange>
        </w:rPr>
        <w:t>climate</w:t>
      </w:r>
      <w:commentRangeEnd w:id="108"/>
      <w:r w:rsidR="00A76F3A">
        <w:rPr>
          <w:rStyle w:val="CommentReference"/>
        </w:rPr>
        <w:commentReference w:id="108"/>
      </w:r>
      <w:r w:rsidR="00361685" w:rsidRPr="00971CEF">
        <w:rPr>
          <w:rFonts w:eastAsia="Times New Roman"/>
          <w:color w:val="000000"/>
        </w:rPr>
        <w:t xml:space="preserv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w:t>
      </w:r>
      <w:commentRangeStart w:id="110"/>
      <w:r>
        <w:rPr>
          <w:rFonts w:eastAsia="Times New Roman"/>
          <w:color w:val="000000"/>
        </w:rPr>
        <w:t>different soil nitrogen conditions</w:t>
      </w:r>
      <w:commentRangeEnd w:id="110"/>
      <w:r w:rsidR="006974F5">
        <w:rPr>
          <w:rStyle w:val="CommentReference"/>
        </w:rPr>
        <w:commentReference w:id="110"/>
      </w:r>
      <w:r>
        <w:rPr>
          <w:rFonts w:eastAsia="Times New Roman"/>
          <w:color w:val="000000"/>
        </w:rPr>
        <w:t xml:space="preserve">. </w:t>
      </w:r>
    </w:p>
    <w:p w14:paraId="2E92E822" w14:textId="2B140479" w:rsidR="00074719" w:rsidRPr="00074719" w:rsidRDefault="00361685" w:rsidP="00971CEF">
      <w:pPr>
        <w:spacing w:line="480" w:lineRule="auto"/>
        <w:rPr>
          <w:rFonts w:eastAsia="Times New Roman"/>
          <w:color w:val="000000"/>
        </w:rPr>
      </w:pPr>
      <w:commentRangeStart w:id="111"/>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w:t>
      </w:r>
      <w:r w:rsidRPr="00A76F3A">
        <w:rPr>
          <w:rFonts w:eastAsia="Times New Roman"/>
          <w:color w:val="000000"/>
          <w:highlight w:val="yellow"/>
          <w:rPrChange w:id="112" w:author="Andrew MacDougall" w:date="2022-01-06T10:01:00Z">
            <w:rPr>
              <w:rFonts w:eastAsia="Times New Roman"/>
              <w:color w:val="000000"/>
            </w:rPr>
          </w:rPrChange>
        </w:rPr>
        <w:t>climate</w:t>
      </w:r>
      <w:r w:rsidRPr="00971CEF">
        <w:rPr>
          <w:rFonts w:eastAsia="Times New Roman"/>
          <w:color w:val="000000"/>
        </w:rPr>
        <w:t xml:space="preserve"> would have significant </w:t>
      </w:r>
      <w:commentRangeStart w:id="113"/>
      <w:r w:rsidRPr="00971CEF">
        <w:rPr>
          <w:rFonts w:eastAsia="Times New Roman"/>
          <w:color w:val="000000"/>
        </w:rPr>
        <w:t>separate</w:t>
      </w:r>
      <w:commentRangeEnd w:id="113"/>
      <w:r w:rsidR="00936167">
        <w:rPr>
          <w:rStyle w:val="CommentReference"/>
        </w:rPr>
        <w:commentReference w:id="113"/>
      </w:r>
      <w:r w:rsidRPr="00971CEF">
        <w:rPr>
          <w:rFonts w:eastAsia="Times New Roman"/>
          <w:color w:val="000000"/>
        </w:rPr>
        <w:t xml:space="preserv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commentRangeEnd w:id="111"/>
      <w:r w:rsidR="006974F5">
        <w:rPr>
          <w:rStyle w:val="CommentReference"/>
        </w:rPr>
        <w:commentReference w:id="111"/>
      </w:r>
      <w:r w:rsidR="00A6009F">
        <w:rPr>
          <w:rFonts w:eastAsia="Times New Roman"/>
          <w:color w:val="000000"/>
        </w:rPr>
        <w:t>)</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that site-level variability in this response would</w:t>
      </w:r>
      <w:ins w:id="114" w:author="Dr. N Hagenah" w:date="2022-01-31T12:19:00Z">
        <w:r w:rsidR="0029428E">
          <w:rPr>
            <w:rFonts w:eastAsia="Times New Roman"/>
            <w:color w:val="000000"/>
          </w:rPr>
          <w:t xml:space="preserve"> positively/negatively?</w:t>
        </w:r>
      </w:ins>
      <w:r w:rsidR="004921F3">
        <w:rPr>
          <w:rFonts w:eastAsia="Times New Roman"/>
          <w:color w:val="000000"/>
        </w:rPr>
        <w:t xml:space="preserve"> </w:t>
      </w:r>
      <w:commentRangeStart w:id="115"/>
      <w:r w:rsidR="004921F3">
        <w:rPr>
          <w:rFonts w:eastAsia="Times New Roman"/>
          <w:color w:val="000000"/>
        </w:rPr>
        <w:t xml:space="preserve">influence </w:t>
      </w:r>
      <w:commentRangeEnd w:id="115"/>
      <w:r w:rsidR="006974F5">
        <w:rPr>
          <w:rStyle w:val="CommentReference"/>
        </w:rPr>
        <w:commentReference w:id="115"/>
      </w:r>
      <w:r w:rsidR="004921F3">
        <w:rPr>
          <w:rFonts w:eastAsia="Times New Roman"/>
          <w:color w:val="000000"/>
        </w:rPr>
        <w:t xml:space="preserve">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w:t>
      </w:r>
      <w:commentRangeStart w:id="116"/>
      <w:r w:rsidRPr="00971CEF">
        <w:rPr>
          <w:rFonts w:eastAsia="Times New Roman"/>
          <w:color w:val="000000"/>
        </w:rPr>
        <w:t xml:space="preserve">in </w:t>
      </w:r>
      <w:r w:rsidR="00E019F3" w:rsidRPr="00971CEF">
        <w:rPr>
          <w:rFonts w:eastAsia="Times New Roman"/>
          <w:color w:val="000000"/>
        </w:rPr>
        <w:t>contexts</w:t>
      </w:r>
      <w:r w:rsidRPr="00971CEF">
        <w:rPr>
          <w:rFonts w:eastAsia="Times New Roman"/>
          <w:color w:val="000000"/>
        </w:rPr>
        <w:t xml:space="preserve"> </w:t>
      </w:r>
      <w:commentRangeEnd w:id="116"/>
      <w:r w:rsidR="00CF0AA1">
        <w:rPr>
          <w:rStyle w:val="CommentReference"/>
        </w:rPr>
        <w:commentReference w:id="116"/>
      </w:r>
      <w:r w:rsidRPr="00971CEF">
        <w:rPr>
          <w:rFonts w:eastAsia="Times New Roman"/>
          <w:color w:val="000000"/>
        </w:rPr>
        <w:t>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1">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commentRangeStart w:id="117"/>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commentRangeEnd w:id="117"/>
      <w:r w:rsidR="0048530C">
        <w:rPr>
          <w:rStyle w:val="CommentReference"/>
        </w:rPr>
        <w:commentReference w:id="117"/>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322C6B98"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w:t>
      </w:r>
      <w:del w:id="118" w:author="Eric Seabloom" w:date="2022-01-07T16:00:00Z">
        <w:r w:rsidRPr="00771C52" w:rsidDel="0048530C">
          <w:rPr>
            <w:rFonts w:eastAsia="Times New Roman"/>
            <w:color w:val="000000"/>
          </w:rPr>
          <w:delText>a similar</w:delText>
        </w:r>
      </w:del>
      <w:ins w:id="119" w:author="Eric Seabloom" w:date="2022-01-07T16:00:00Z">
        <w:r w:rsidR="0048530C">
          <w:rPr>
            <w:rFonts w:eastAsia="Times New Roman"/>
            <w:color w:val="000000"/>
          </w:rPr>
          <w:t>an identical</w:t>
        </w:r>
      </w:ins>
      <w:r w:rsidRPr="00771C52">
        <w:rPr>
          <w:rFonts w:eastAsia="Times New Roman"/>
          <w:color w:val="000000"/>
        </w:rPr>
        <w:t xml:space="preserve">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13953E48"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w:t>
      </w:r>
      <w:del w:id="120" w:author="Eric Seabloom" w:date="2022-01-07T16:02:00Z">
        <w:r w:rsidRPr="00771C52" w:rsidDel="0048530C">
          <w:rPr>
            <w:rFonts w:eastAsia="Times New Roman"/>
            <w:color w:val="000000"/>
          </w:rPr>
          <w:delText xml:space="preserve">utilized </w:delText>
        </w:r>
      </w:del>
      <w:ins w:id="121" w:author="Eric Seabloom" w:date="2022-01-07T16:02:00Z">
        <w:r w:rsidR="0048530C">
          <w:rPr>
            <w:rFonts w:eastAsia="Times New Roman"/>
            <w:color w:val="000000"/>
          </w:rPr>
          <w:t>used</w:t>
        </w:r>
        <w:r w:rsidR="0048530C" w:rsidRPr="00771C52">
          <w:rPr>
            <w:rFonts w:eastAsia="Times New Roman"/>
            <w:color w:val="000000"/>
          </w:rPr>
          <w:t xml:space="preserve"> </w:t>
        </w:r>
      </w:ins>
      <w:r w:rsidRPr="00771C52">
        <w:rPr>
          <w:rFonts w:eastAsia="Times New Roman"/>
          <w:color w:val="000000"/>
        </w:rPr>
        <w:t xml:space="preserve">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w:t>
      </w:r>
      <w:del w:id="122" w:author="Eric Seabloom" w:date="2022-01-07T16:02:00Z">
        <w:r w:rsidR="000D10B1" w:rsidDel="00471FAC">
          <w:rPr>
            <w:rFonts w:eastAsia="Times New Roman"/>
            <w:color w:val="000000"/>
          </w:rPr>
          <w:delText>of different species</w:delText>
        </w:r>
        <w:r w:rsidRPr="00771C52" w:rsidDel="00471FAC">
          <w:rPr>
            <w:rFonts w:eastAsia="Times New Roman"/>
            <w:color w:val="000000"/>
          </w:rPr>
          <w:delText xml:space="preserve"> per</w:delText>
        </w:r>
      </w:del>
      <w:ins w:id="123" w:author="Eric Seabloom" w:date="2022-01-07T16:02:00Z">
        <w:r w:rsidR="00471FAC">
          <w:rPr>
            <w:rFonts w:eastAsia="Times New Roman"/>
            <w:color w:val="000000"/>
          </w:rPr>
          <w:t>of the most abundance species in each</w:t>
        </w:r>
      </w:ins>
      <w:r w:rsidRPr="00771C52">
        <w:rPr>
          <w:rFonts w:eastAsia="Times New Roman"/>
          <w:color w:val="000000"/>
        </w:rPr>
        <w:t xml:space="preserve"> 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commentRangeStart w:id="124"/>
      <w:r w:rsidR="00361685" w:rsidRPr="00771C52">
        <w:rPr>
          <w:rFonts w:eastAsia="Times New Roman"/>
          <w:color w:val="000000"/>
        </w:rPr>
        <w:t>We</w:t>
      </w:r>
      <w:commentRangeEnd w:id="124"/>
      <w:r w:rsidR="00D5326E">
        <w:rPr>
          <w:rStyle w:val="CommentReference"/>
        </w:rPr>
        <w:commentReference w:id="124"/>
      </w:r>
      <w:r w:rsidR="00361685" w:rsidRPr="00771C52">
        <w:rPr>
          <w:rFonts w:eastAsia="Times New Roman"/>
          <w:color w:val="000000"/>
        </w:rPr>
        <w:t xml:space="preserv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 xml:space="preserve">C was converted to </w:t>
      </w:r>
      <w:commentRangeStart w:id="125"/>
      <w:r w:rsidRPr="00771C52">
        <w:rPr>
          <w:rFonts w:eastAsia="Times New Roman"/>
          <w:color w:val="000000"/>
        </w:rPr>
        <w:t>χ</w:t>
      </w:r>
      <w:commentRangeEnd w:id="125"/>
      <w:r w:rsidR="00D5326E">
        <w:rPr>
          <w:rStyle w:val="CommentReference"/>
        </w:rPr>
        <w:commentReference w:id="125"/>
      </w:r>
      <w:r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118BE765"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r w:rsidR="008C0FAC">
        <w:rPr>
          <w:rFonts w:eastAsia="Times New Roman"/>
          <w:color w:val="000000"/>
        </w:rPr>
        <w:t>Only</w:t>
      </w:r>
      <w:r w:rsidRPr="00771C52">
        <w:rPr>
          <w:rFonts w:eastAsia="Times New Roman"/>
          <w:color w:val="000000"/>
        </w:rPr>
        <w:t xml:space="preserve"> individuals with χ values between 0 and </w:t>
      </w:r>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used for our analyses</w:t>
      </w:r>
      <w:ins w:id="126" w:author="Peter A Wilfahrt" w:date="2022-01-20T16:05:00Z">
        <w:r w:rsidR="00D5326E">
          <w:rPr>
            <w:rFonts w:eastAsia="Times New Roman"/>
            <w:color w:val="000000"/>
          </w:rPr>
          <w:t>, as species outside these bounds were</w:t>
        </w:r>
      </w:ins>
      <w:del w:id="127" w:author="Peter A Wilfahrt" w:date="2022-01-20T16:05:00Z">
        <w:r w:rsidR="008C0FAC" w:rsidDel="00D5326E">
          <w:rPr>
            <w:rFonts w:eastAsia="Times New Roman"/>
            <w:color w:val="000000"/>
          </w:rPr>
          <w:delText>.</w:delText>
        </w:r>
      </w:del>
      <w:r w:rsidR="00743A75">
        <w:rPr>
          <w:rFonts w:eastAsia="Times New Roman"/>
          <w:color w:val="000000"/>
        </w:rPr>
        <w:t xml:space="preserve"> considered to be extreme and possibly outliers resulting from uncertain parameters.</w:t>
      </w:r>
      <w:r w:rsidR="00280797">
        <w:rPr>
          <w:rFonts w:eastAsia="Times New Roman"/>
          <w:color w:val="000000"/>
        </w:rPr>
        <w:t xml:space="preserve"> </w:t>
      </w:r>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p>
    <w:p w14:paraId="32B16E36" w14:textId="2D95E5E4"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w:t>
      </w:r>
      <w:del w:id="128" w:author="Eric Seabloom" w:date="2022-01-07T16:03:00Z">
        <w:r w:rsidRPr="00771C52" w:rsidDel="00471FAC">
          <w:rPr>
            <w:rFonts w:eastAsia="Times New Roman"/>
            <w:color w:val="000000"/>
          </w:rPr>
          <w:delText xml:space="preserve">similarly </w:delText>
        </w:r>
      </w:del>
      <w:ins w:id="129" w:author="Eric Seabloom" w:date="2022-01-07T16:03:00Z">
        <w:r w:rsidR="00471FAC">
          <w:rPr>
            <w:rFonts w:eastAsia="Times New Roman"/>
            <w:color w:val="000000"/>
          </w:rPr>
          <w:t>identically</w:t>
        </w:r>
        <w:r w:rsidR="00471FAC" w:rsidRPr="00771C52">
          <w:rPr>
            <w:rFonts w:eastAsia="Times New Roman"/>
            <w:color w:val="000000"/>
          </w:rPr>
          <w:t xml:space="preserve"> </w:t>
        </w:r>
      </w:ins>
      <w:r w:rsidRPr="00771C52">
        <w:rPr>
          <w:rFonts w:eastAsia="Times New Roman"/>
          <w:color w:val="000000"/>
        </w:rPr>
        <w:t xml:space="preserve">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w:t>
      </w:r>
      <w:commentRangeStart w:id="130"/>
      <w:r w:rsidR="00B16B03">
        <w:rPr>
          <w:rFonts w:eastAsia="Times New Roman"/>
          <w:color w:val="000000"/>
        </w:rPr>
        <w:t xml:space="preserve"> </w:t>
      </w:r>
      <w:ins w:id="131" w:author="Eric Seabloom" w:date="2022-01-07T16:03:00Z">
        <w:r w:rsidR="00471FAC">
          <w:rPr>
            <w:rFonts w:eastAsia="Times New Roman"/>
            <w:color w:val="000000"/>
          </w:rPr>
          <w:t>(current year</w:t>
        </w:r>
      </w:ins>
      <w:ins w:id="132" w:author="Eric Seabloom" w:date="2022-01-07T16:04:00Z">
        <w:r w:rsidR="00471FAC">
          <w:rPr>
            <w:rFonts w:eastAsia="Times New Roman"/>
            <w:color w:val="000000"/>
          </w:rPr>
          <w:t>s’ growth</w:t>
        </w:r>
      </w:ins>
      <w:ins w:id="133" w:author="Eric Seabloom" w:date="2022-01-07T16:03:00Z">
        <w:r w:rsidR="00471FAC">
          <w:rPr>
            <w:rFonts w:eastAsia="Times New Roman"/>
            <w:color w:val="000000"/>
          </w:rPr>
          <w:t xml:space="preserve">) </w:t>
        </w:r>
      </w:ins>
      <w:commentRangeEnd w:id="130"/>
      <w:ins w:id="134" w:author="Eric Seabloom" w:date="2022-01-07T16:04:00Z">
        <w:r w:rsidR="00471FAC">
          <w:rPr>
            <w:rStyle w:val="CommentReference"/>
          </w:rPr>
          <w:commentReference w:id="130"/>
        </w:r>
      </w:ins>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t>
      </w:r>
      <w:commentRangeStart w:id="135"/>
      <w:r w:rsidR="008A5EC2">
        <w:rPr>
          <w:rFonts w:eastAsia="Times New Roman"/>
          <w:color w:val="000000"/>
        </w:rPr>
        <w:t>weighed</w:t>
      </w:r>
      <w:commentRangeEnd w:id="135"/>
      <w:r w:rsidR="001D4658">
        <w:rPr>
          <w:rStyle w:val="CommentReference"/>
        </w:rPr>
        <w:commentReference w:id="135"/>
      </w:r>
      <w:r w:rsidR="008A5EC2">
        <w:rPr>
          <w:rFonts w:eastAsia="Times New Roman"/>
          <w:color w:val="000000"/>
        </w:rPr>
        <w:t>.</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2906645A" w:rsidR="00361685" w:rsidRDefault="00361685" w:rsidP="00B05AC4">
      <w:pPr>
        <w:spacing w:line="480" w:lineRule="auto"/>
        <w:contextualSpacing/>
        <w:rPr>
          <w:rFonts w:eastAsia="Times New Roman"/>
          <w:color w:val="000000"/>
        </w:rPr>
      </w:pPr>
      <w:r w:rsidRPr="00771C52">
        <w:rPr>
          <w:rFonts w:eastAsia="Times New Roman"/>
          <w:color w:val="000000"/>
        </w:rPr>
        <w:tab/>
        <w:t>The latitude and longitude of each site</w:t>
      </w:r>
      <w:r w:rsidR="00B43598">
        <w:rPr>
          <w:rFonts w:eastAsia="Times New Roman"/>
          <w:color w:val="000000"/>
        </w:rPr>
        <w:t xml:space="preserve"> </w:t>
      </w:r>
      <w:r w:rsidRPr="00771C52">
        <w:rPr>
          <w:rFonts w:eastAsia="Times New Roman"/>
          <w:color w:val="000000"/>
        </w:rPr>
        <w:t>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000E2B28">
        <w:rPr>
          <w:rFonts w:eastAsia="Times New Roman"/>
          <w:color w:val="000000"/>
          <w:vertAlign w:val="subscript"/>
        </w:rPr>
        <w:t>,0</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for each site from monthly, 1901–2015, 0.5° resolution data provided by the Climatic Research Unit (CRU TS3.24.01)</w:t>
      </w:r>
      <w:r w:rsidR="003B0716">
        <w:rPr>
          <w:rFonts w:eastAsia="Times New Roman"/>
          <w:color w:val="000000"/>
        </w:rPr>
        <w:t xml:space="preserve"> </w:t>
      </w:r>
      <w:commentRangeStart w:id="136"/>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commentRangeEnd w:id="136"/>
      <w:r w:rsidR="00A76F3A">
        <w:rPr>
          <w:rStyle w:val="CommentReference"/>
        </w:rPr>
        <w:commentReference w:id="136"/>
      </w:r>
      <w:r w:rsidRPr="00771C52">
        <w:rPr>
          <w:rFonts w:eastAsia="Times New Roman"/>
          <w:color w:val="000000"/>
        </w:rPr>
        <w:t xml:space="preserve">. Growing season was operationally defined as months with mean temperatures greater than 0°C. </w:t>
      </w:r>
      <w:r w:rsidR="000E2B28">
        <w:rPr>
          <w:rFonts w:eastAsia="Times New Roman"/>
          <w:color w:val="000000"/>
        </w:rPr>
        <w:t xml:space="preserve">To account for the fact that incoming photosynthetically active radiation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r w:rsidR="000E2B28">
        <w:rPr>
          <w:rFonts w:eastAsia="Times New Roman"/>
          <w:color w:val="000000"/>
        </w:rPr>
        <w:t xml:space="preserve"> per-unit-leaf area</w:t>
      </w:r>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r w:rsidR="00E43AA7">
        <w:rPr>
          <w:rFonts w:eastAsia="Times New Roman"/>
          <w:color w:val="000000"/>
        </w:rPr>
        <w:t xml:space="preserve"> was calculated as in Dong et al. </w:t>
      </w:r>
      <w:r w:rsidR="000E55C7">
        <w:rPr>
          <w:rFonts w:eastAsia="Times New Roman"/>
          <w:color w:val="000000"/>
        </w:rPr>
        <w:fldChar w:fldCharType="begin" w:fldLock="1"/>
      </w:r>
      <w:r w:rsidR="000E55C7">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2017)"},"properties":{"noteIndex":0},"schema":"https://github.com/citation-style-language/schema/raw/master/csl-citation.json"}</w:instrText>
      </w:r>
      <w:r w:rsidR="000E55C7">
        <w:rPr>
          <w:rFonts w:eastAsia="Times New Roman"/>
          <w:color w:val="000000"/>
        </w:rPr>
        <w:fldChar w:fldCharType="separate"/>
      </w:r>
      <w:r w:rsidR="000E55C7" w:rsidRPr="000E55C7">
        <w:rPr>
          <w:rFonts w:eastAsia="Times New Roman"/>
          <w:noProof/>
          <w:color w:val="000000"/>
        </w:rPr>
        <w:t>(2017)</w:t>
      </w:r>
      <w:r w:rsidR="000E55C7">
        <w:rPr>
          <w:rFonts w:eastAsia="Times New Roman"/>
          <w:color w:val="000000"/>
        </w:rPr>
        <w:fldChar w:fldCharType="end"/>
      </w:r>
      <w:r w:rsidR="000E55C7">
        <w:rPr>
          <w:rFonts w:eastAsia="Times New Roman"/>
          <w:color w:val="000000"/>
        </w:rPr>
        <w:t>:</w:t>
      </w:r>
    </w:p>
    <w:p w14:paraId="415E5DD5" w14:textId="14886288" w:rsidR="000E55C7" w:rsidRDefault="000E55C7" w:rsidP="00B05AC4">
      <w:pPr>
        <w:spacing w:line="480" w:lineRule="auto"/>
        <w:contextualSpacing/>
        <w:rPr>
          <w:rFonts w:eastAsia="Times New Roman"/>
        </w:rPr>
      </w:pPr>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(1-e</w:t>
      </w:r>
      <w:r>
        <w:rPr>
          <w:rFonts w:eastAsia="Times New Roman"/>
          <w:vertAlign w:val="superscript"/>
        </w:rPr>
        <w:t>-kL</w:t>
      </w:r>
      <w:r>
        <w:rPr>
          <w:rFonts w:eastAsia="Times New Roman"/>
        </w:rPr>
        <w:t xml:space="preserve">)/L                                                                                                                         </w:t>
      </w:r>
      <w:proofErr w:type="gramStart"/>
      <w:r>
        <w:rPr>
          <w:rFonts w:eastAsia="Times New Roman"/>
        </w:rPr>
        <w:t xml:space="preserve">   (</w:t>
      </w:r>
      <w:proofErr w:type="gramEnd"/>
      <w:r>
        <w:rPr>
          <w:rFonts w:eastAsia="Times New Roman"/>
        </w:rPr>
        <w:t>6)</w:t>
      </w:r>
    </w:p>
    <w:p w14:paraId="4F38AEE2" w14:textId="2F51ECF4" w:rsidR="000E55C7" w:rsidRDefault="000E55C7" w:rsidP="00B05AC4">
      <w:pPr>
        <w:spacing w:line="480" w:lineRule="auto"/>
        <w:contextualSpacing/>
        <w:rPr>
          <w:rFonts w:eastAsia="Times New Roman"/>
        </w:rPr>
      </w:pPr>
      <w:r>
        <w:rPr>
          <w:rFonts w:eastAsia="Times New Roman"/>
        </w:rPr>
        <w:t>where k is the light extinction coefficient (0.5) and L is the leaf area index, calculated from above and below canopy photosynthetically active radiation</w:t>
      </w:r>
      <w:r w:rsidR="00993C6A">
        <w:rPr>
          <w:rFonts w:eastAsia="Times New Roman"/>
        </w:rPr>
        <w:t xml:space="preserve"> (PAR)</w:t>
      </w:r>
      <w:r>
        <w:rPr>
          <w:rFonts w:eastAsia="Times New Roman"/>
        </w:rPr>
        <w:t xml:space="preserve"> measurements in each plot at each site:</w:t>
      </w:r>
    </w:p>
    <w:p w14:paraId="17F526EE" w14:textId="6115818B" w:rsidR="000E55C7" w:rsidRPr="000E55C7" w:rsidRDefault="000E55C7" w:rsidP="00B05AC4">
      <w:pPr>
        <w:spacing w:line="480" w:lineRule="auto"/>
        <w:contextualSpacing/>
        <w:rPr>
          <w:rFonts w:eastAsia="Times New Roman"/>
        </w:rPr>
      </w:pPr>
      <w:r>
        <w:rPr>
          <w:rFonts w:eastAsia="Times New Roman"/>
        </w:rPr>
        <w:t>L = -</w:t>
      </w:r>
      <w:proofErr w:type="gramStart"/>
      <w:r>
        <w:rPr>
          <w:rFonts w:eastAsia="Times New Roman"/>
        </w:rPr>
        <w:t>log(</w:t>
      </w:r>
      <w:proofErr w:type="spellStart"/>
      <w:proofErr w:type="gramEnd"/>
      <w:r>
        <w:rPr>
          <w:rFonts w:eastAsia="Times New Roman"/>
          <w:i/>
        </w:rPr>
        <w:t>I</w:t>
      </w:r>
      <w:r>
        <w:rPr>
          <w:rFonts w:eastAsia="Times New Roman"/>
          <w:vertAlign w:val="subscript"/>
        </w:rPr>
        <w:t>below</w:t>
      </w:r>
      <w:proofErr w:type="spellEnd"/>
      <w:r>
        <w:rPr>
          <w:rFonts w:eastAsia="Times New Roman"/>
        </w:rPr>
        <w:t>/</w:t>
      </w:r>
      <w:proofErr w:type="spellStart"/>
      <w:r>
        <w:rPr>
          <w:rFonts w:eastAsia="Times New Roman"/>
          <w:i/>
        </w:rPr>
        <w:t>I</w:t>
      </w:r>
      <w:r>
        <w:rPr>
          <w:rFonts w:eastAsia="Times New Roman"/>
          <w:vertAlign w:val="subscript"/>
        </w:rPr>
        <w:t>above</w:t>
      </w:r>
      <w:proofErr w:type="spellEnd"/>
      <w:r>
        <w:rPr>
          <w:rFonts w:eastAsia="Times New Roman"/>
        </w:rPr>
        <w:t>)/0.86                                                                                                              (7)</w:t>
      </w:r>
    </w:p>
    <w:p w14:paraId="7D260EED" w14:textId="55076799" w:rsidR="00361685" w:rsidRDefault="00993C6A" w:rsidP="00B05AC4">
      <w:pPr>
        <w:spacing w:line="480" w:lineRule="auto"/>
        <w:contextualSpacing/>
        <w:rPr>
          <w:rFonts w:eastAsia="Times New Roman"/>
        </w:rPr>
      </w:pPr>
      <w:r>
        <w:rPr>
          <w:rFonts w:eastAsia="Times New Roman"/>
        </w:rPr>
        <w:t xml:space="preserve">where </w:t>
      </w:r>
      <w:proofErr w:type="spellStart"/>
      <w:r>
        <w:rPr>
          <w:rFonts w:eastAsia="Times New Roman"/>
          <w:i/>
        </w:rPr>
        <w:t>I</w:t>
      </w:r>
      <w:r>
        <w:rPr>
          <w:rFonts w:eastAsia="Times New Roman"/>
          <w:vertAlign w:val="subscript"/>
        </w:rPr>
        <w:t>above</w:t>
      </w:r>
      <w:proofErr w:type="spellEnd"/>
      <w:r>
        <w:rPr>
          <w:rFonts w:eastAsia="Times New Roman"/>
        </w:rPr>
        <w:t xml:space="preserve"> and </w:t>
      </w:r>
      <w:proofErr w:type="spellStart"/>
      <w:r>
        <w:rPr>
          <w:rFonts w:eastAsia="Times New Roman"/>
          <w:i/>
        </w:rPr>
        <w:t>I</w:t>
      </w:r>
      <w:r>
        <w:rPr>
          <w:rFonts w:eastAsia="Times New Roman"/>
          <w:vertAlign w:val="subscript"/>
        </w:rPr>
        <w:t>below</w:t>
      </w:r>
      <w:proofErr w:type="spellEnd"/>
      <w:r>
        <w:rPr>
          <w:rFonts w:eastAsia="Times New Roman"/>
        </w:rPr>
        <w:t xml:space="preserve"> are above and below canopy PAR, respectively. In our analyses, we used data from 19 </w:t>
      </w:r>
      <w:proofErr w:type="spellStart"/>
      <w:r>
        <w:rPr>
          <w:rFonts w:eastAsia="Times New Roman"/>
        </w:rPr>
        <w:t>NutNet</w:t>
      </w:r>
      <w:proofErr w:type="spellEnd"/>
      <w:r>
        <w:rPr>
          <w:rFonts w:eastAsia="Times New Roman"/>
        </w:rPr>
        <w:t xml:space="preserve"> sites (Figure 2).</w:t>
      </w:r>
    </w:p>
    <w:p w14:paraId="181E42C2" w14:textId="77777777" w:rsidR="00993C6A" w:rsidRDefault="00993C6A" w:rsidP="00B05AC4">
      <w:pPr>
        <w:spacing w:line="480" w:lineRule="auto"/>
        <w:contextualSpacing/>
        <w:rPr>
          <w:rFonts w:eastAsia="Times New Roman"/>
        </w:rPr>
      </w:pPr>
    </w:p>
    <w:p w14:paraId="3A2329C0" w14:textId="74FC135F" w:rsidR="00B43598" w:rsidRPr="00993C6A" w:rsidRDefault="00B43598" w:rsidP="00B05AC4">
      <w:pPr>
        <w:spacing w:line="480" w:lineRule="auto"/>
        <w:contextualSpacing/>
        <w:rPr>
          <w:rFonts w:eastAsia="Times New Roman"/>
          <w:b/>
          <w:bCs/>
        </w:rPr>
      </w:pPr>
      <w:r w:rsidRPr="00993C6A">
        <w:rPr>
          <w:rFonts w:eastAsia="Times New Roman"/>
          <w:b/>
          <w:bCs/>
        </w:rPr>
        <w:t xml:space="preserve">Figure </w:t>
      </w:r>
      <w:r w:rsidR="00993C6A">
        <w:rPr>
          <w:rFonts w:eastAsia="Times New Roman"/>
          <w:b/>
          <w:bCs/>
        </w:rPr>
        <w:t>2.</w:t>
      </w:r>
    </w:p>
    <w:p w14:paraId="00D47D80" w14:textId="05800F56" w:rsidR="00B43598" w:rsidRDefault="00993C6A" w:rsidP="00B05AC4">
      <w:pPr>
        <w:spacing w:line="480" w:lineRule="auto"/>
        <w:contextualSpacing/>
        <w:rPr>
          <w:rFonts w:eastAsia="Times New Roman"/>
        </w:rPr>
      </w:pPr>
      <w:r>
        <w:rPr>
          <w:rFonts w:eastAsia="Times New Roman"/>
          <w:noProof/>
        </w:rPr>
        <w:drawing>
          <wp:inline distT="0" distB="0" distL="0" distR="0" wp14:anchorId="4F81A821" wp14:editId="5D714F04">
            <wp:extent cx="59436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plot.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69654DA9" w14:textId="17F80D72" w:rsidR="00B43598" w:rsidRDefault="00B43598" w:rsidP="00B05AC4">
      <w:pPr>
        <w:spacing w:line="480" w:lineRule="auto"/>
        <w:contextualSpacing/>
        <w:rPr>
          <w:rFonts w:eastAsia="Times New Roman"/>
        </w:rPr>
      </w:pPr>
      <w:commentRangeStart w:id="137"/>
      <w:r w:rsidRPr="00993C6A">
        <w:rPr>
          <w:rFonts w:eastAsia="Times New Roman"/>
          <w:b/>
          <w:bCs/>
        </w:rPr>
        <w:t xml:space="preserve">Figure </w:t>
      </w:r>
      <w:r w:rsidR="00993C6A">
        <w:rPr>
          <w:rFonts w:eastAsia="Times New Roman"/>
          <w:b/>
          <w:bCs/>
        </w:rPr>
        <w:t>2</w:t>
      </w:r>
      <w:r w:rsidRPr="00993C6A">
        <w:rPr>
          <w:rFonts w:eastAsia="Times New Roman"/>
          <w:b/>
          <w:bCs/>
        </w:rPr>
        <w:t>.</w:t>
      </w:r>
      <w:r>
        <w:rPr>
          <w:rFonts w:eastAsia="Times New Roman"/>
          <w:b/>
          <w:bCs/>
        </w:rPr>
        <w:t xml:space="preserve"> </w:t>
      </w:r>
      <w:r w:rsidRPr="00993C6A">
        <w:rPr>
          <w:rFonts w:eastAsia="Times New Roman"/>
        </w:rPr>
        <w:t>Map</w:t>
      </w:r>
      <w:r>
        <w:rPr>
          <w:rFonts w:eastAsia="Times New Roman"/>
        </w:rPr>
        <w:t xml:space="preserve"> of Nutrient Network sites</w:t>
      </w:r>
      <w:r w:rsidR="00993C6A">
        <w:rPr>
          <w:rFonts w:eastAsia="Times New Roman"/>
        </w:rPr>
        <w:t xml:space="preserve"> used in this analysis (n=</w:t>
      </w:r>
      <w:commentRangeStart w:id="138"/>
      <w:r w:rsidR="00993C6A">
        <w:rPr>
          <w:rFonts w:eastAsia="Times New Roman"/>
        </w:rPr>
        <w:t>19)</w:t>
      </w:r>
      <w:r>
        <w:rPr>
          <w:rFonts w:eastAsia="Times New Roman"/>
        </w:rPr>
        <w:t>.</w:t>
      </w:r>
      <w:commentRangeEnd w:id="137"/>
      <w:r w:rsidR="0037209D">
        <w:rPr>
          <w:rStyle w:val="CommentReference"/>
        </w:rPr>
        <w:commentReference w:id="137"/>
      </w:r>
      <w:commentRangeEnd w:id="138"/>
      <w:r w:rsidR="00AE67DF">
        <w:rPr>
          <w:rStyle w:val="CommentReference"/>
        </w:rPr>
        <w:commentReference w:id="138"/>
      </w:r>
    </w:p>
    <w:p w14:paraId="5FB53CBE" w14:textId="77777777" w:rsidR="00B43598" w:rsidRPr="00993C6A" w:rsidRDefault="00B43598" w:rsidP="00B05AC4">
      <w:pPr>
        <w:spacing w:line="480" w:lineRule="auto"/>
        <w:contextualSpacing/>
        <w:rPr>
          <w:rFonts w:eastAsia="Times New Roman"/>
          <w:b/>
          <w:bCs/>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0844A80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w:t>
      </w:r>
      <w:commentRangeStart w:id="139"/>
      <w:r w:rsidRPr="00771C52">
        <w:rPr>
          <w:rFonts w:eastAsia="Times New Roman"/>
          <w:color w:val="000000"/>
        </w:rPr>
        <w:t>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t>
      </w:r>
      <w:commentRangeEnd w:id="139"/>
      <w:r w:rsidR="0037209D">
        <w:rPr>
          <w:rStyle w:val="CommentReference"/>
        </w:rPr>
        <w:commentReference w:id="139"/>
      </w:r>
      <w:r w:rsidRPr="00771C52">
        <w:rPr>
          <w:rFonts w:eastAsia="Times New Roman"/>
          <w:color w:val="000000"/>
        </w:rPr>
        <w:t>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w:t>
      </w:r>
      <w:commentRangeStart w:id="140"/>
      <w:r w:rsidRPr="00771C52">
        <w:rPr>
          <w:rFonts w:eastAsia="Times New Roman"/>
          <w:color w:val="000000"/>
        </w:rPr>
        <w:t xml:space="preserve">. Species identity, species identity </w:t>
      </w:r>
      <w:del w:id="141" w:author="Eric Seabloom" w:date="2022-01-07T16:06:00Z">
        <w:r w:rsidRPr="00771C52" w:rsidDel="00471FAC">
          <w:rPr>
            <w:rFonts w:eastAsia="Times New Roman"/>
            <w:color w:val="000000"/>
          </w:rPr>
          <w:delText xml:space="preserve">by </w:delText>
        </w:r>
      </w:del>
      <w:ins w:id="142" w:author="Eric Seabloom" w:date="2022-01-07T16:06:00Z">
        <w:r w:rsidR="00471FAC">
          <w:rPr>
            <w:rFonts w:eastAsia="Times New Roman"/>
            <w:color w:val="000000"/>
          </w:rPr>
          <w:t>nested within</w:t>
        </w:r>
        <w:r w:rsidR="00471FAC" w:rsidRPr="00771C52">
          <w:rPr>
            <w:rFonts w:eastAsia="Times New Roman"/>
            <w:color w:val="000000"/>
          </w:rPr>
          <w:t xml:space="preserve"> </w:t>
        </w:r>
      </w:ins>
      <w:r w:rsidRPr="00771C52">
        <w:rPr>
          <w:rFonts w:eastAsia="Times New Roman"/>
          <w:color w:val="000000"/>
        </w:rPr>
        <w:t xml:space="preserve">site, and species identity </w:t>
      </w:r>
      <w:del w:id="143" w:author="Eric Seabloom" w:date="2022-01-07T16:06:00Z">
        <w:r w:rsidRPr="00771C52" w:rsidDel="00471FAC">
          <w:rPr>
            <w:rFonts w:eastAsia="Times New Roman"/>
            <w:color w:val="000000"/>
          </w:rPr>
          <w:delText xml:space="preserve">by </w:delText>
        </w:r>
      </w:del>
      <w:ins w:id="144" w:author="Eric Seabloom" w:date="2022-01-07T16:06:00Z">
        <w:r w:rsidR="00471FAC">
          <w:rPr>
            <w:rFonts w:eastAsia="Times New Roman"/>
            <w:color w:val="000000"/>
          </w:rPr>
          <w:t>nested within</w:t>
        </w:r>
        <w:r w:rsidR="00471FAC" w:rsidRPr="00771C52">
          <w:rPr>
            <w:rFonts w:eastAsia="Times New Roman"/>
            <w:color w:val="000000"/>
          </w:rPr>
          <w:t xml:space="preserve"> </w:t>
        </w:r>
      </w:ins>
      <w:r w:rsidRPr="00771C52">
        <w:rPr>
          <w:rFonts w:eastAsia="Times New Roman"/>
          <w:color w:val="000000"/>
        </w:rPr>
        <w:t xml:space="preserve">site </w:t>
      </w:r>
      <w:del w:id="145" w:author="Eric Seabloom" w:date="2022-01-07T16:06:00Z">
        <w:r w:rsidRPr="00771C52" w:rsidDel="00471FAC">
          <w:rPr>
            <w:rFonts w:eastAsia="Times New Roman"/>
            <w:color w:val="000000"/>
          </w:rPr>
          <w:delText xml:space="preserve">by </w:delText>
        </w:r>
      </w:del>
      <w:ins w:id="146" w:author="Eric Seabloom" w:date="2022-01-07T16:06:00Z">
        <w:r w:rsidR="00471FAC">
          <w:rPr>
            <w:rFonts w:eastAsia="Times New Roman"/>
            <w:color w:val="000000"/>
          </w:rPr>
          <w:t>and</w:t>
        </w:r>
        <w:r w:rsidR="00471FAC" w:rsidRPr="00771C52">
          <w:rPr>
            <w:rFonts w:eastAsia="Times New Roman"/>
            <w:color w:val="000000"/>
          </w:rPr>
          <w:t xml:space="preserve"> </w:t>
        </w:r>
      </w:ins>
      <w:r w:rsidRPr="00771C52">
        <w:rPr>
          <w:rFonts w:eastAsia="Times New Roman"/>
          <w:color w:val="000000"/>
        </w:rPr>
        <w:t xml:space="preserve">block were included as categorical random intercept terms. </w:t>
      </w:r>
      <w:commentRangeEnd w:id="140"/>
      <w:r w:rsidR="00471FAC">
        <w:rPr>
          <w:rStyle w:val="CommentReference"/>
        </w:rPr>
        <w:commentReference w:id="140"/>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4F4CC580"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8</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4F41A64D"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9</w:t>
            </w:r>
            <w:r w:rsidRPr="00771C52">
              <w:rPr>
                <w:rFonts w:eastAsia="Times New Roman"/>
                <w:color w:val="000000"/>
              </w:rPr>
              <w:t>)</w:t>
            </w:r>
          </w:p>
        </w:tc>
      </w:tr>
    </w:tbl>
    <w:p w14:paraId="4377A504" w14:textId="500A9224" w:rsidR="00361685" w:rsidRPr="00993C6A"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993C6A">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993C6A" w:rsidRDefault="00C22725" w:rsidP="00B05AC4">
            <w:pPr>
              <w:spacing w:line="480" w:lineRule="auto"/>
              <w:contextualSpacing/>
              <w:rPr>
                <w:rFonts w:eastAsia="Times New Roman"/>
                <w:i/>
                <w:iCs/>
                <w:color w:val="000000"/>
              </w:rPr>
            </w:pPr>
            <w:proofErr w:type="spellStart"/>
            <w:r w:rsidRPr="00993C6A">
              <w:rPr>
                <w:rFonts w:eastAsia="Times New Roman"/>
                <w:i/>
                <w:iCs/>
                <w:color w:val="000000"/>
              </w:rPr>
              <w:t>N</w:t>
            </w:r>
            <w:r w:rsidRPr="00993C6A">
              <w:rPr>
                <w:rFonts w:eastAsia="Times New Roman"/>
                <w:color w:val="000000"/>
                <w:vertAlign w:val="subscript"/>
              </w:rPr>
              <w:t>Rubisco</w:t>
            </w:r>
            <w:proofErr w:type="spellEnd"/>
            <w:r w:rsidR="00C64CEB" w:rsidRPr="00993C6A">
              <w:rPr>
                <w:rFonts w:eastAsia="Times New Roman"/>
                <w:color w:val="000000"/>
              </w:rPr>
              <w:t xml:space="preserve"> </w:t>
            </w:r>
            <w:r w:rsidRPr="00993C6A">
              <w:rPr>
                <w:rFonts w:eastAsia="Times New Roman"/>
                <w:color w:val="000000"/>
              </w:rPr>
              <w:t xml:space="preserve">= </w:t>
            </w:r>
            <w:r w:rsidR="00B83AB1" w:rsidRPr="00993C6A">
              <w:rPr>
                <w:rFonts w:eastAsia="Times New Roman"/>
                <w:color w:val="000000"/>
              </w:rPr>
              <w:t>(</w:t>
            </w:r>
            <w:r w:rsidRPr="00993C6A">
              <w:rPr>
                <w:rFonts w:eastAsia="Times New Roman"/>
                <w:i/>
                <w:iCs/>
                <w:color w:val="000000"/>
              </w:rPr>
              <w:t>V</w:t>
            </w:r>
            <w:r w:rsidRPr="00993C6A">
              <w:rPr>
                <w:rFonts w:eastAsia="Times New Roman"/>
                <w:color w:val="000000"/>
                <w:vertAlign w:val="subscript"/>
              </w:rPr>
              <w:t>cmax,25</w:t>
            </w:r>
            <w:proofErr w:type="gramStart"/>
            <w:r w:rsidRPr="00993C6A">
              <w:rPr>
                <w:rFonts w:eastAsia="Times New Roman"/>
                <w:i/>
                <w:iCs/>
                <w:color w:val="000000"/>
              </w:rPr>
              <w:t>M</w:t>
            </w:r>
            <w:r w:rsidRPr="00993C6A">
              <w:rPr>
                <w:rFonts w:eastAsia="Times New Roman"/>
                <w:color w:val="000000"/>
                <w:vertAlign w:val="subscript"/>
              </w:rPr>
              <w:t>r</w:t>
            </w:r>
            <w:r w:rsidRPr="00993C6A">
              <w:rPr>
                <w:rFonts w:eastAsia="Times New Roman"/>
                <w:i/>
                <w:iCs/>
                <w:color w:val="000000"/>
              </w:rPr>
              <w:t>M</w:t>
            </w:r>
            <w:r w:rsidRPr="00993C6A">
              <w:rPr>
                <w:rFonts w:eastAsia="Times New Roman"/>
                <w:color w:val="000000"/>
                <w:vertAlign w:val="subscript"/>
              </w:rPr>
              <w:t>n</w:t>
            </w:r>
            <w:r w:rsidRPr="00993C6A">
              <w:rPr>
                <w:rFonts w:eastAsia="Times New Roman"/>
                <w:color w:val="000000"/>
              </w:rPr>
              <w:t>[</w:t>
            </w:r>
            <w:proofErr w:type="gramEnd"/>
            <w:r w:rsidRPr="00993C6A">
              <w:rPr>
                <w:rFonts w:eastAsia="Times New Roman"/>
                <w:i/>
                <w:iCs/>
                <w:color w:val="000000"/>
              </w:rPr>
              <w:t>N</w:t>
            </w:r>
            <w:r w:rsidRPr="00993C6A">
              <w:rPr>
                <w:rFonts w:eastAsia="Times New Roman"/>
                <w:color w:val="000000"/>
                <w:vertAlign w:val="subscript"/>
              </w:rPr>
              <w:t>r</w:t>
            </w:r>
            <w:r w:rsidRPr="00993C6A">
              <w:rPr>
                <w:rFonts w:eastAsia="Times New Roman"/>
                <w:color w:val="000000"/>
              </w:rPr>
              <w:t>]</w:t>
            </w:r>
            <w:r w:rsidR="00B83AB1" w:rsidRPr="00993C6A">
              <w:rPr>
                <w:rFonts w:eastAsia="Times New Roman"/>
                <w:color w:val="000000"/>
              </w:rPr>
              <w:t>)</w:t>
            </w:r>
            <w:r w:rsidRPr="00993C6A">
              <w:rPr>
                <w:rFonts w:eastAsia="Times New Roman"/>
                <w:color w:val="000000"/>
              </w:rPr>
              <w:t xml:space="preserve"> / </w:t>
            </w:r>
            <w:r w:rsidR="00B83AB1" w:rsidRPr="00993C6A">
              <w:rPr>
                <w:rFonts w:eastAsia="Times New Roman"/>
                <w:color w:val="000000"/>
              </w:rPr>
              <w:t>(</w:t>
            </w:r>
            <w:proofErr w:type="spellStart"/>
            <w:r w:rsidRPr="00993C6A">
              <w:rPr>
                <w:rFonts w:eastAsia="Times New Roman"/>
                <w:i/>
                <w:iCs/>
                <w:color w:val="000000"/>
              </w:rPr>
              <w:t>k</w:t>
            </w:r>
            <w:r w:rsidRPr="00993C6A">
              <w:rPr>
                <w:rFonts w:eastAsia="Times New Roman"/>
                <w:color w:val="000000"/>
                <w:vertAlign w:val="subscript"/>
              </w:rPr>
              <w:t>cat,r</w:t>
            </w:r>
            <w:r w:rsidRPr="00993C6A">
              <w:rPr>
                <w:rFonts w:eastAsia="Times New Roman"/>
                <w:i/>
                <w:iCs/>
                <w:color w:val="000000"/>
              </w:rPr>
              <w:t>n</w:t>
            </w:r>
            <w:r w:rsidRPr="00993C6A">
              <w:rPr>
                <w:rFonts w:eastAsia="Times New Roman"/>
                <w:color w:val="000000"/>
                <w:vertAlign w:val="subscript"/>
              </w:rPr>
              <w:t>r</w:t>
            </w:r>
            <w:proofErr w:type="spellEnd"/>
            <w:r w:rsidR="00B83AB1" w:rsidRPr="00993C6A">
              <w:rPr>
                <w:rFonts w:eastAsia="Times New Roman"/>
                <w:color w:val="000000"/>
              </w:rPr>
              <w:t>)</w:t>
            </w:r>
          </w:p>
        </w:tc>
        <w:tc>
          <w:tcPr>
            <w:tcW w:w="4675" w:type="dxa"/>
          </w:tcPr>
          <w:p w14:paraId="2617D4AC" w14:textId="2495B9E8" w:rsidR="00C22725" w:rsidRPr="00993C6A" w:rsidRDefault="00C22725" w:rsidP="00B05AC4">
            <w:pPr>
              <w:spacing w:line="480" w:lineRule="auto"/>
              <w:contextualSpacing/>
              <w:jc w:val="right"/>
              <w:rPr>
                <w:rFonts w:eastAsia="Times New Roman"/>
                <w:color w:val="000000"/>
              </w:rPr>
            </w:pPr>
            <w:r w:rsidRPr="00993C6A">
              <w:rPr>
                <w:rFonts w:eastAsia="Times New Roman"/>
                <w:color w:val="000000"/>
              </w:rPr>
              <w:t>(</w:t>
            </w:r>
            <w:r w:rsidR="000E55C7" w:rsidRPr="00993C6A">
              <w:rPr>
                <w:rFonts w:eastAsia="Times New Roman"/>
                <w:color w:val="000000"/>
              </w:rPr>
              <w:t>10</w:t>
            </w:r>
            <w:r w:rsidRPr="00993C6A">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1F09BC45"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11</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32A60A90"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2</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610A8C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3</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13D832A2"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w:t>
      </w:r>
      <w:r w:rsidR="00F228A0">
        <w:rPr>
          <w:rFonts w:eastAsia="Times New Roman"/>
          <w:color w:val="000000"/>
        </w:rPr>
        <w:t>species</w:t>
      </w:r>
      <w:r w:rsidR="00CA7ADC">
        <w:rPr>
          <w:rFonts w:eastAsia="Times New Roman"/>
          <w:color w:val="000000"/>
        </w:rPr>
        <w:t xml:space="preserve">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w:t>
      </w:r>
      <w:r w:rsidR="00F228A0">
        <w:rPr>
          <w:rFonts w:eastAsia="Times New Roman"/>
          <w:color w:val="000000"/>
        </w:rPr>
        <w:t>treatment types</w:t>
      </w:r>
      <w:r w:rsidR="002D64A7">
        <w:rPr>
          <w:rFonts w:eastAsia="Times New Roman"/>
          <w:color w:val="000000"/>
        </w:rPr>
        <w:t xml:space="preserve"> in each block</w:t>
      </w:r>
      <w:r w:rsidR="00F228A0" w:rsidRPr="00771C52">
        <w:rPr>
          <w:rFonts w:eastAsia="Times New Roman"/>
          <w:color w:val="000000"/>
        </w:rPr>
        <w:t xml:space="preserve"> </w:t>
      </w:r>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treatment</w:t>
      </w:r>
      <w:r w:rsidR="00C50265">
        <w:rPr>
          <w:rFonts w:eastAsia="Times New Roman"/>
          <w:color w:val="000000"/>
        </w:rPr>
        <w:t xml:space="preserve"> </w:t>
      </w:r>
      <w:r w:rsidR="00F22FAC">
        <w:rPr>
          <w:rFonts w:eastAsia="Times New Roman"/>
          <w:color w:val="000000"/>
        </w:rPr>
        <w:t xml:space="preserve">type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commentRangeStart w:id="147"/>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w:t>
      </w:r>
      <w:commentRangeEnd w:id="147"/>
      <w:r w:rsidR="009B4165">
        <w:rPr>
          <w:rStyle w:val="CommentReference"/>
        </w:rPr>
        <w:commentReference w:id="147"/>
      </w:r>
      <w:r w:rsidRPr="00771C52">
        <w:rPr>
          <w:rFonts w:eastAsia="Times New Roman"/>
          <w:color w:val="000000"/>
        </w:rPr>
        <w:t xml:space="preserve">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00A62640">
        <w:rPr>
          <w:rFonts w:eastAsia="Times New Roman"/>
          <w:color w:val="000000"/>
        </w:rPr>
        <w:t xml:space="preserve"> resulting in 328 observations</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78CBF96B" w:rsidR="00361685" w:rsidRDefault="00361685" w:rsidP="00B05AC4">
      <w:pPr>
        <w:spacing w:line="480" w:lineRule="auto"/>
        <w:contextualSpacing/>
        <w:rPr>
          <w:rFonts w:eastAsia="Times New Roman"/>
          <w:color w:val="000000"/>
        </w:rPr>
      </w:pPr>
      <w:del w:id="148" w:author="Eric Seabloom" w:date="2022-01-07T16:08:00Z">
        <w:r w:rsidRPr="00771C52" w:rsidDel="00531609">
          <w:rPr>
            <w:rFonts w:eastAsia="Times New Roman"/>
            <w:color w:val="000000"/>
          </w:rPr>
          <w:tab/>
          <w:delText>Throughout, a</w:delText>
        </w:r>
      </w:del>
      <w:ins w:id="149" w:author="Eric Seabloom" w:date="2022-01-07T16:08:00Z">
        <w:r w:rsidR="00531609">
          <w:rPr>
            <w:rFonts w:eastAsia="Times New Roman"/>
            <w:color w:val="000000"/>
          </w:rPr>
          <w:t>A</w:t>
        </w:r>
      </w:ins>
      <w:r w:rsidRPr="00771C52">
        <w:rPr>
          <w:rFonts w:eastAsia="Times New Roman"/>
          <w:color w:val="000000"/>
        </w:rPr>
        <w:t>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w:t>
      </w:r>
    </w:p>
    <w:p w14:paraId="175220FA" w14:textId="28F105D1" w:rsidR="00865EC5" w:rsidRPr="00771C52" w:rsidRDefault="00865EC5" w:rsidP="00B05AC4">
      <w:pPr>
        <w:spacing w:line="480" w:lineRule="auto"/>
        <w:contextualSpacing/>
        <w:rPr>
          <w:rFonts w:eastAsia="Times New Roman"/>
        </w:rPr>
      </w:pPr>
      <w:r>
        <w:rPr>
          <w:rFonts w:eastAsia="Times New Roman"/>
        </w:rPr>
        <w:tab/>
        <w:t xml:space="preserve">All data and code used for these analyses can be found </w:t>
      </w:r>
      <w:r w:rsidR="00616107">
        <w:rPr>
          <w:rFonts w:eastAsia="Times New Roman"/>
        </w:rPr>
        <w:t xml:space="preserve">at </w:t>
      </w:r>
      <w:r w:rsidR="00616107" w:rsidRPr="00616107">
        <w:rPr>
          <w:rFonts w:eastAsia="Times New Roman"/>
        </w:rPr>
        <w:t>https://github.com/SmithEcophysLab/NutNet_Narea</w:t>
      </w:r>
      <w:r w:rsidR="00616107">
        <w:rPr>
          <w:rFonts w:eastAsia="Times New Roman"/>
        </w:rPr>
        <w:t xml:space="preserve"> (</w:t>
      </w:r>
      <w:r w:rsidR="00616107" w:rsidRPr="00616107">
        <w:rPr>
          <w:rFonts w:eastAsia="Times New Roman"/>
          <w:highlight w:val="yellow"/>
        </w:rPr>
        <w:t>DOI: XXXX</w:t>
      </w:r>
      <w:r w:rsidR="00616107">
        <w:rPr>
          <w:rFonts w:eastAsia="Times New Roman"/>
        </w:rPr>
        <w:t>).</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commentRangeStart w:id="150"/>
      <w:r w:rsidRPr="001F281E">
        <w:rPr>
          <w:rFonts w:eastAsia="Times New Roman"/>
          <w:bCs/>
          <w:i/>
          <w:color w:val="000000"/>
        </w:rPr>
        <w:t>D</w:t>
      </w:r>
      <w:r w:rsidR="00042F1B" w:rsidRPr="001F281E">
        <w:rPr>
          <w:rFonts w:eastAsia="Times New Roman"/>
          <w:bCs/>
          <w:i/>
          <w:color w:val="000000"/>
        </w:rPr>
        <w:t>rivers</w:t>
      </w:r>
      <w:commentRangeEnd w:id="150"/>
      <w:r w:rsidR="00E47431">
        <w:rPr>
          <w:rStyle w:val="CommentReference"/>
        </w:rPr>
        <w:commentReference w:id="150"/>
      </w:r>
      <w:r w:rsidR="00042F1B" w:rsidRPr="001F281E">
        <w:rPr>
          <w:rFonts w:eastAsia="Times New Roman"/>
          <w:bCs/>
          <w:i/>
          <w:color w:val="000000"/>
        </w:rPr>
        <w:t xml:space="preserve">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58D5D3F9"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commentRangeStart w:id="151"/>
      <w:r w:rsidR="00CA64B3">
        <w:rPr>
          <w:rFonts w:eastAsia="Times New Roman"/>
          <w:color w:val="000000"/>
        </w:rPr>
        <w:t xml:space="preserve">Leaf </w:t>
      </w:r>
      <w:r w:rsidR="00CA64B3" w:rsidRPr="00367F70">
        <w:rPr>
          <w:rFonts w:eastAsia="Times New Roman"/>
          <w:color w:val="000000"/>
        </w:rPr>
        <w:t>nitrogen on an area basis (</w:t>
      </w:r>
      <w:proofErr w:type="spellStart"/>
      <w:r w:rsidR="00CA64B3" w:rsidRPr="00367F70">
        <w:rPr>
          <w:rFonts w:eastAsia="Times New Roman"/>
          <w:i/>
          <w:color w:val="000000"/>
        </w:rPr>
        <w:t>N</w:t>
      </w:r>
      <w:r w:rsidR="00CA64B3" w:rsidRPr="00993C6A">
        <w:rPr>
          <w:rFonts w:eastAsia="Times New Roman"/>
          <w:color w:val="000000"/>
          <w:vertAlign w:val="subscript"/>
        </w:rPr>
        <w:t>area</w:t>
      </w:r>
      <w:proofErr w:type="spellEnd"/>
      <w:r w:rsidR="00CA64B3" w:rsidRPr="00993C6A">
        <w:rPr>
          <w:rFonts w:eastAsia="Times New Roman"/>
          <w:color w:val="000000"/>
        </w:rPr>
        <w:t xml:space="preserve">) was </w:t>
      </w:r>
      <w:r w:rsidR="007C457D" w:rsidRPr="00993C6A">
        <w:rPr>
          <w:rFonts w:eastAsia="Times New Roman"/>
          <w:color w:val="000000"/>
        </w:rPr>
        <w:t>2</w:t>
      </w:r>
      <w:r w:rsidR="005239A5" w:rsidRPr="00993C6A">
        <w:rPr>
          <w:rFonts w:eastAsia="Times New Roman"/>
          <w:color w:val="000000"/>
        </w:rPr>
        <w:t>8</w:t>
      </w:r>
      <w:r w:rsidR="00CA64B3" w:rsidRPr="00993C6A">
        <w:rPr>
          <w:rFonts w:eastAsia="Times New Roman"/>
          <w:color w:val="000000"/>
        </w:rPr>
        <w:t>.</w:t>
      </w:r>
      <w:r w:rsidR="007C457D" w:rsidRPr="00993C6A">
        <w:rPr>
          <w:rFonts w:eastAsia="Times New Roman"/>
          <w:color w:val="000000"/>
        </w:rPr>
        <w:t>6</w:t>
      </w:r>
      <w:r w:rsidR="00CA64B3" w:rsidRPr="00993C6A">
        <w:rPr>
          <w:rFonts w:eastAsia="Times New Roman"/>
          <w:color w:val="000000"/>
        </w:rPr>
        <w:t xml:space="preserve">% greater </w:t>
      </w:r>
      <w:r w:rsidR="008F7D04" w:rsidRPr="00993C6A">
        <w:rPr>
          <w:rFonts w:eastAsia="Times New Roman"/>
          <w:color w:val="000000"/>
        </w:rPr>
        <w:t>in plots receiving nitrogen compared to plots not receiving nitrogen</w:t>
      </w:r>
      <w:r w:rsidR="00CA64B3" w:rsidRPr="00993C6A">
        <w:rPr>
          <w:rFonts w:eastAsia="Times New Roman"/>
          <w:color w:val="000000"/>
        </w:rPr>
        <w:t xml:space="preserve"> (</w:t>
      </w:r>
      <w:r w:rsidR="00CA64B3" w:rsidRPr="00993C6A">
        <w:rPr>
          <w:rFonts w:eastAsia="Times New Roman"/>
          <w:i/>
          <w:iCs/>
          <w:color w:val="000000"/>
        </w:rPr>
        <w:t xml:space="preserve">p </w:t>
      </w:r>
      <w:r w:rsidR="00CA64B3" w:rsidRPr="00993C6A">
        <w:rPr>
          <w:rFonts w:eastAsia="Times New Roman"/>
          <w:color w:val="000000"/>
        </w:rPr>
        <w:t xml:space="preserve">&lt; 0.001; Table </w:t>
      </w:r>
      <w:r w:rsidR="00DD3527" w:rsidRPr="00993C6A">
        <w:rPr>
          <w:rFonts w:eastAsia="Times New Roman"/>
          <w:color w:val="000000"/>
        </w:rPr>
        <w:t>2</w:t>
      </w:r>
      <w:commentRangeEnd w:id="151"/>
      <w:r w:rsidR="00E47431">
        <w:rPr>
          <w:rStyle w:val="CommentReference"/>
        </w:rPr>
        <w:commentReference w:id="151"/>
      </w:r>
      <w:r w:rsidR="00CA64B3" w:rsidRPr="00993C6A">
        <w:rPr>
          <w:rFonts w:eastAsia="Times New Roman"/>
          <w:color w:val="000000"/>
        </w:rPr>
        <w:t>).</w:t>
      </w:r>
      <w:r w:rsidR="00CA64B3" w:rsidRPr="00993C6A">
        <w:rPr>
          <w:rFonts w:eastAsia="Times New Roman"/>
          <w:i/>
          <w:color w:val="000000"/>
        </w:rPr>
        <w:t xml:space="preserve"> </w:t>
      </w:r>
      <w:commentRangeStart w:id="152"/>
      <w:r w:rsidR="003E3DED" w:rsidRPr="00993C6A">
        <w:rPr>
          <w:rFonts w:eastAsia="Times New Roman"/>
          <w:color w:val="000000"/>
        </w:rPr>
        <w:t>There was a</w:t>
      </w:r>
      <w:r w:rsidR="00D65202" w:rsidRPr="00993C6A">
        <w:rPr>
          <w:rFonts w:eastAsia="Times New Roman"/>
          <w:color w:val="000000"/>
        </w:rPr>
        <w:t>n interaction between soil N treatment and soil P treatment (</w:t>
      </w:r>
      <w:r w:rsidR="00D65202" w:rsidRPr="00993C6A">
        <w:rPr>
          <w:rFonts w:eastAsia="Times New Roman"/>
          <w:i/>
          <w:iCs/>
          <w:color w:val="000000"/>
        </w:rPr>
        <w:t xml:space="preserve">p </w:t>
      </w:r>
      <w:r w:rsidR="00F56091" w:rsidRPr="00993C6A">
        <w:rPr>
          <w:rFonts w:eastAsia="Times New Roman"/>
          <w:i/>
          <w:iCs/>
          <w:color w:val="000000"/>
        </w:rPr>
        <w:t xml:space="preserve">= </w:t>
      </w:r>
      <w:r w:rsidR="00D65202" w:rsidRPr="00993C6A">
        <w:rPr>
          <w:rFonts w:eastAsia="Times New Roman"/>
          <w:color w:val="000000"/>
        </w:rPr>
        <w:t>0.00</w:t>
      </w:r>
      <w:r w:rsidR="001609E7" w:rsidRPr="00993C6A">
        <w:rPr>
          <w:rFonts w:eastAsia="Times New Roman"/>
          <w:color w:val="000000"/>
        </w:rPr>
        <w:t>2</w:t>
      </w:r>
      <w:r w:rsidR="00D65202" w:rsidRPr="00993C6A">
        <w:rPr>
          <w:rFonts w:eastAsia="Times New Roman"/>
          <w:color w:val="000000"/>
        </w:rPr>
        <w:t xml:space="preserve">; Table </w:t>
      </w:r>
      <w:r w:rsidR="00DD3527" w:rsidRPr="00993C6A">
        <w:rPr>
          <w:rFonts w:eastAsia="Times New Roman"/>
          <w:color w:val="000000"/>
        </w:rPr>
        <w:t>2</w:t>
      </w:r>
      <w:r w:rsidR="00D65202" w:rsidRPr="00993C6A">
        <w:rPr>
          <w:rFonts w:eastAsia="Times New Roman"/>
          <w:color w:val="000000"/>
        </w:rPr>
        <w:t>)</w:t>
      </w:r>
      <w:r w:rsidR="003E3DED" w:rsidRPr="00993C6A">
        <w:rPr>
          <w:rFonts w:eastAsia="Times New Roman"/>
          <w:color w:val="000000"/>
        </w:rPr>
        <w:t>, but post-hoc Tukey’s tests confirmed that soil N</w:t>
      </w:r>
      <w:r w:rsidR="00BE49D6" w:rsidRPr="00993C6A">
        <w:rPr>
          <w:rFonts w:eastAsia="Times New Roman"/>
          <w:color w:val="000000"/>
        </w:rPr>
        <w:t xml:space="preserve"> addition</w:t>
      </w:r>
      <w:r w:rsidR="003E3DED" w:rsidRPr="00993C6A">
        <w:rPr>
          <w:rFonts w:eastAsia="Times New Roman"/>
          <w:color w:val="000000"/>
        </w:rPr>
        <w:t xml:space="preserve"> positively impacted </w:t>
      </w:r>
      <w:proofErr w:type="spellStart"/>
      <w:r w:rsidR="003E3DED" w:rsidRPr="00993C6A">
        <w:rPr>
          <w:rFonts w:eastAsia="Times New Roman"/>
          <w:i/>
          <w:color w:val="000000"/>
        </w:rPr>
        <w:t>N</w:t>
      </w:r>
      <w:r w:rsidR="003E3DED" w:rsidRPr="00993C6A">
        <w:rPr>
          <w:rFonts w:eastAsia="Times New Roman"/>
          <w:color w:val="000000"/>
          <w:vertAlign w:val="subscript"/>
        </w:rPr>
        <w:t>area</w:t>
      </w:r>
      <w:proofErr w:type="spellEnd"/>
      <w:r w:rsidR="003E3DED" w:rsidRPr="00993C6A">
        <w:rPr>
          <w:rFonts w:eastAsia="Times New Roman"/>
          <w:color w:val="000000"/>
        </w:rPr>
        <w:t xml:space="preserve"> in both </w:t>
      </w:r>
      <w:r w:rsidR="00BE49D6" w:rsidRPr="00993C6A">
        <w:rPr>
          <w:rFonts w:eastAsia="Times New Roman"/>
          <w:color w:val="000000"/>
        </w:rPr>
        <w:t>plots that did not receive P</w:t>
      </w:r>
      <w:r w:rsidR="003E3DED" w:rsidRPr="00993C6A">
        <w:rPr>
          <w:rFonts w:eastAsia="Times New Roman"/>
          <w:color w:val="000000"/>
        </w:rPr>
        <w:t xml:space="preserve"> (</w:t>
      </w:r>
      <w:r w:rsidR="00F56091" w:rsidRPr="00993C6A">
        <w:rPr>
          <w:rFonts w:eastAsia="Times New Roman"/>
          <w:color w:val="000000"/>
        </w:rPr>
        <w:t>35</w:t>
      </w:r>
      <w:r w:rsidR="007C457D" w:rsidRPr="00993C6A">
        <w:rPr>
          <w:rFonts w:eastAsia="Times New Roman"/>
          <w:color w:val="000000"/>
        </w:rPr>
        <w:t>.</w:t>
      </w:r>
      <w:r w:rsidR="00F56091" w:rsidRPr="00993C6A">
        <w:rPr>
          <w:rFonts w:eastAsia="Times New Roman"/>
          <w:color w:val="000000"/>
        </w:rPr>
        <w:t>2</w:t>
      </w:r>
      <w:r w:rsidR="003E3DED" w:rsidRPr="00993C6A">
        <w:rPr>
          <w:rFonts w:eastAsia="Times New Roman"/>
          <w:color w:val="000000"/>
        </w:rPr>
        <w:t xml:space="preserve">% increase) and </w:t>
      </w:r>
      <w:r w:rsidR="00BE49D6" w:rsidRPr="00993C6A">
        <w:rPr>
          <w:rFonts w:eastAsia="Times New Roman"/>
          <w:color w:val="000000"/>
        </w:rPr>
        <w:t>plots that received P</w:t>
      </w:r>
      <w:r w:rsidR="003E3DED" w:rsidRPr="00993C6A">
        <w:rPr>
          <w:rFonts w:eastAsia="Times New Roman"/>
          <w:color w:val="000000"/>
        </w:rPr>
        <w:t xml:space="preserve"> (</w:t>
      </w:r>
      <w:r w:rsidR="00F56091" w:rsidRPr="00993C6A">
        <w:rPr>
          <w:rFonts w:eastAsia="Times New Roman"/>
          <w:color w:val="000000"/>
        </w:rPr>
        <w:t>22</w:t>
      </w:r>
      <w:r w:rsidR="007C457D" w:rsidRPr="00993C6A">
        <w:rPr>
          <w:rFonts w:eastAsia="Times New Roman"/>
          <w:color w:val="000000"/>
        </w:rPr>
        <w:t>.</w:t>
      </w:r>
      <w:r w:rsidR="00F56091" w:rsidRPr="00993C6A">
        <w:rPr>
          <w:rFonts w:eastAsia="Times New Roman"/>
          <w:color w:val="000000"/>
        </w:rPr>
        <w:t>5</w:t>
      </w:r>
      <w:r w:rsidR="003E3DED" w:rsidRPr="00993C6A">
        <w:rPr>
          <w:rFonts w:eastAsia="Times New Roman"/>
          <w:color w:val="000000"/>
        </w:rPr>
        <w:t>% increase</w:t>
      </w:r>
      <w:r w:rsidR="00BE49D6" w:rsidRPr="00993C6A">
        <w:rPr>
          <w:rFonts w:eastAsia="Times New Roman"/>
          <w:color w:val="000000"/>
        </w:rPr>
        <w:t xml:space="preserve">; </w:t>
      </w:r>
      <w:r w:rsidR="003E3DED" w:rsidRPr="00993C6A">
        <w:rPr>
          <w:rFonts w:eastAsia="Times New Roman"/>
          <w:i/>
          <w:color w:val="000000"/>
        </w:rPr>
        <w:t>p</w:t>
      </w:r>
      <w:r w:rsidR="003E3DED" w:rsidRPr="00993C6A">
        <w:rPr>
          <w:rFonts w:eastAsia="Times New Roman"/>
          <w:color w:val="000000"/>
        </w:rPr>
        <w:t xml:space="preserve"> &lt;0.0</w:t>
      </w:r>
      <w:r w:rsidR="008E0762" w:rsidRPr="00993C6A">
        <w:rPr>
          <w:rFonts w:eastAsia="Times New Roman"/>
          <w:color w:val="000000"/>
        </w:rPr>
        <w:t>5</w:t>
      </w:r>
      <w:r w:rsidR="003E3DED" w:rsidRPr="00993C6A">
        <w:rPr>
          <w:rFonts w:eastAsia="Times New Roman"/>
          <w:color w:val="000000"/>
        </w:rPr>
        <w:t xml:space="preserve"> in both cases</w:t>
      </w:r>
      <w:r w:rsidR="001F281E" w:rsidRPr="00993C6A">
        <w:rPr>
          <w:rFonts w:eastAsia="Times New Roman"/>
          <w:color w:val="000000"/>
        </w:rPr>
        <w:t>; Figure 2</w:t>
      </w:r>
      <w:r w:rsidR="003E3DED" w:rsidRPr="00993C6A">
        <w:rPr>
          <w:rFonts w:eastAsia="Times New Roman"/>
          <w:color w:val="000000"/>
        </w:rPr>
        <w:t>).</w:t>
      </w:r>
      <w:r w:rsidR="00D65202" w:rsidRPr="00993C6A">
        <w:rPr>
          <w:rFonts w:eastAsia="Times New Roman"/>
          <w:color w:val="000000"/>
        </w:rPr>
        <w:t xml:space="preserve"> </w:t>
      </w:r>
      <w:commentRangeEnd w:id="152"/>
      <w:r w:rsidR="00531609">
        <w:rPr>
          <w:rStyle w:val="CommentReference"/>
        </w:rPr>
        <w:commentReference w:id="152"/>
      </w:r>
      <w:r w:rsidR="00E3357A" w:rsidRPr="00993C6A">
        <w:rPr>
          <w:rFonts w:eastAsia="Times New Roman"/>
          <w:color w:val="000000"/>
        </w:rPr>
        <w:t xml:space="preserve">Despite the </w:t>
      </w:r>
      <w:r w:rsidR="00934623" w:rsidRPr="00993C6A">
        <w:rPr>
          <w:rFonts w:eastAsia="Times New Roman"/>
          <w:color w:val="000000"/>
        </w:rPr>
        <w:t xml:space="preserve">statistically </w:t>
      </w:r>
      <w:r w:rsidR="00E3357A" w:rsidRPr="00993C6A">
        <w:rPr>
          <w:rFonts w:eastAsia="Times New Roman"/>
          <w:color w:val="000000"/>
        </w:rPr>
        <w:t xml:space="preserve">significant impact of soil </w:t>
      </w:r>
      <w:r w:rsidR="003E3DED" w:rsidRPr="00993C6A">
        <w:rPr>
          <w:rFonts w:eastAsia="Times New Roman"/>
          <w:color w:val="000000"/>
        </w:rPr>
        <w:t xml:space="preserve">nitrogen </w:t>
      </w:r>
      <w:r w:rsidR="00E3357A" w:rsidRPr="00993C6A">
        <w:rPr>
          <w:rFonts w:eastAsia="Times New Roman"/>
          <w:color w:val="000000"/>
        </w:rPr>
        <w:t>treatments</w:t>
      </w:r>
      <w:r w:rsidR="00BE49D6" w:rsidRPr="00993C6A">
        <w:rPr>
          <w:rFonts w:eastAsia="Times New Roman"/>
          <w:color w:val="000000"/>
        </w:rPr>
        <w:t xml:space="preserve"> on </w:t>
      </w:r>
      <w:proofErr w:type="spellStart"/>
      <w:r w:rsidR="00BE49D6" w:rsidRPr="00993C6A">
        <w:rPr>
          <w:rFonts w:eastAsia="Times New Roman"/>
          <w:i/>
          <w:color w:val="000000"/>
        </w:rPr>
        <w:t>N</w:t>
      </w:r>
      <w:r w:rsidR="00BE49D6" w:rsidRPr="00993C6A">
        <w:rPr>
          <w:rFonts w:eastAsia="Times New Roman"/>
          <w:color w:val="000000"/>
          <w:vertAlign w:val="subscript"/>
        </w:rPr>
        <w:t>area</w:t>
      </w:r>
      <w:proofErr w:type="spellEnd"/>
      <w:r w:rsidR="0014366E" w:rsidRPr="00993C6A">
        <w:rPr>
          <w:rFonts w:eastAsia="Times New Roman"/>
          <w:color w:val="000000"/>
        </w:rPr>
        <w:t>,</w:t>
      </w:r>
      <w:r w:rsidR="00CA64B3" w:rsidRPr="00993C6A">
        <w:rPr>
          <w:rFonts w:eastAsia="Times New Roman"/>
          <w:color w:val="000000"/>
        </w:rPr>
        <w:t xml:space="preserve"> </w:t>
      </w:r>
      <w:r w:rsidR="00CA64B3" w:rsidRPr="00993C6A">
        <w:rPr>
          <w:rFonts w:eastAsia="Times New Roman"/>
          <w:color w:val="000000"/>
          <w:lang w:val="el-GR"/>
        </w:rPr>
        <w:t>χ</w:t>
      </w:r>
      <w:r w:rsidR="00CA64B3" w:rsidRPr="00993C6A">
        <w:rPr>
          <w:rFonts w:eastAsia="Times New Roman"/>
          <w:color w:val="000000"/>
        </w:rPr>
        <w:t xml:space="preserve"> (</w:t>
      </w:r>
      <w:r w:rsidR="00F56091" w:rsidRPr="00993C6A">
        <w:rPr>
          <w:rFonts w:eastAsia="Times New Roman"/>
          <w:color w:val="000000"/>
        </w:rPr>
        <w:t>5.3</w:t>
      </w:r>
      <w:r w:rsidR="00CA64B3" w:rsidRPr="00993C6A">
        <w:rPr>
          <w:rFonts w:eastAsia="Times New Roman"/>
          <w:color w:val="000000"/>
        </w:rPr>
        <w:t>%),</w:t>
      </w:r>
      <w:r w:rsidR="0014366E" w:rsidRPr="00993C6A">
        <w:rPr>
          <w:rFonts w:eastAsia="Times New Roman"/>
          <w:color w:val="000000"/>
        </w:rPr>
        <w:t xml:space="preserve"> </w:t>
      </w:r>
      <w:proofErr w:type="spellStart"/>
      <w:r w:rsidR="008010AC" w:rsidRPr="00993C6A">
        <w:rPr>
          <w:rFonts w:eastAsia="Times New Roman"/>
          <w:i/>
          <w:iCs/>
          <w:color w:val="000000"/>
        </w:rPr>
        <w:t>M</w:t>
      </w:r>
      <w:r w:rsidR="008010AC" w:rsidRPr="00993C6A">
        <w:rPr>
          <w:rFonts w:eastAsia="Times New Roman"/>
          <w:color w:val="000000"/>
          <w:vertAlign w:val="subscript"/>
        </w:rPr>
        <w:t>area</w:t>
      </w:r>
      <w:proofErr w:type="spellEnd"/>
      <w:r w:rsidR="008010AC" w:rsidRPr="00993C6A">
        <w:rPr>
          <w:rFonts w:eastAsia="Times New Roman"/>
          <w:color w:val="000000"/>
        </w:rPr>
        <w:t xml:space="preserve"> </w:t>
      </w:r>
      <w:r w:rsidR="00E3357A" w:rsidRPr="00993C6A">
        <w:rPr>
          <w:rFonts w:eastAsia="Times New Roman"/>
          <w:color w:val="000000"/>
        </w:rPr>
        <w:t>(</w:t>
      </w:r>
      <w:r w:rsidR="001609E7" w:rsidRPr="00993C6A">
        <w:rPr>
          <w:rFonts w:eastAsia="Times New Roman"/>
          <w:color w:val="000000"/>
        </w:rPr>
        <w:t>4</w:t>
      </w:r>
      <w:r w:rsidR="00F56091" w:rsidRPr="00993C6A">
        <w:rPr>
          <w:rFonts w:eastAsia="Times New Roman"/>
          <w:color w:val="000000"/>
        </w:rPr>
        <w:t>4</w:t>
      </w:r>
      <w:r w:rsidR="002C4254" w:rsidRPr="00993C6A">
        <w:rPr>
          <w:rFonts w:eastAsia="Times New Roman"/>
          <w:color w:val="000000"/>
        </w:rPr>
        <w:t>.</w:t>
      </w:r>
      <w:r w:rsidR="00F56091" w:rsidRPr="00993C6A">
        <w:rPr>
          <w:rFonts w:eastAsia="Times New Roman"/>
          <w:color w:val="000000"/>
        </w:rPr>
        <w:t>4</w:t>
      </w:r>
      <w:r w:rsidR="00E3357A" w:rsidRPr="00993C6A">
        <w:rPr>
          <w:rFonts w:eastAsia="Times New Roman"/>
          <w:color w:val="000000"/>
        </w:rPr>
        <w:t>%)</w:t>
      </w:r>
      <w:r w:rsidR="00CA64B3" w:rsidRPr="00993C6A">
        <w:rPr>
          <w:rFonts w:eastAsia="Times New Roman"/>
          <w:color w:val="000000"/>
        </w:rPr>
        <w:t>,</w:t>
      </w:r>
      <w:r w:rsidR="00E3357A" w:rsidRPr="00993C6A">
        <w:rPr>
          <w:rFonts w:eastAsia="Times New Roman"/>
          <w:color w:val="000000"/>
        </w:rPr>
        <w:t xml:space="preserve"> and </w:t>
      </w:r>
      <w:del w:id="153" w:author="Andrew MacDougall" w:date="2022-01-06T10:06:00Z">
        <w:r w:rsidR="00E3357A" w:rsidRPr="00993C6A" w:rsidDel="000158AF">
          <w:rPr>
            <w:rFonts w:eastAsia="Times New Roman"/>
            <w:color w:val="000000"/>
          </w:rPr>
          <w:delText xml:space="preserve">climate </w:delText>
        </w:r>
      </w:del>
      <w:ins w:id="154" w:author="Andrew MacDougall" w:date="2022-01-06T10:06:00Z">
        <w:r w:rsidR="000158AF">
          <w:rPr>
            <w:rFonts w:eastAsia="Times New Roman"/>
            <w:color w:val="000000"/>
          </w:rPr>
          <w:t xml:space="preserve">temperature </w:t>
        </w:r>
      </w:ins>
      <w:r w:rsidR="00E3357A" w:rsidRPr="00993C6A">
        <w:rPr>
          <w:rFonts w:eastAsia="Times New Roman"/>
          <w:color w:val="000000"/>
        </w:rPr>
        <w:t>(</w:t>
      </w:r>
      <w:proofErr w:type="spellStart"/>
      <w:r w:rsidR="00E3357A" w:rsidRPr="00993C6A">
        <w:rPr>
          <w:rFonts w:eastAsia="Times New Roman"/>
          <w:i/>
          <w:iCs/>
          <w:color w:val="000000"/>
        </w:rPr>
        <w:t>T</w:t>
      </w:r>
      <w:r w:rsidR="00E3357A" w:rsidRPr="00993C6A">
        <w:rPr>
          <w:rFonts w:eastAsia="Times New Roman"/>
          <w:color w:val="000000"/>
          <w:vertAlign w:val="subscript"/>
        </w:rPr>
        <w:t>g</w:t>
      </w:r>
      <w:proofErr w:type="spellEnd"/>
      <w:r w:rsidR="00E3357A" w:rsidRPr="00993C6A">
        <w:rPr>
          <w:rFonts w:eastAsia="Times New Roman"/>
          <w:color w:val="000000"/>
        </w:rPr>
        <w:t xml:space="preserve"> = </w:t>
      </w:r>
      <w:r w:rsidR="00F56091" w:rsidRPr="00993C6A">
        <w:rPr>
          <w:rFonts w:eastAsia="Times New Roman"/>
          <w:color w:val="000000"/>
        </w:rPr>
        <w:t>4.9</w:t>
      </w:r>
      <w:r w:rsidR="00E3357A" w:rsidRPr="00993C6A">
        <w:rPr>
          <w:rFonts w:eastAsia="Times New Roman"/>
          <w:color w:val="000000"/>
        </w:rPr>
        <w:t xml:space="preserve">%, </w:t>
      </w:r>
      <w:r w:rsidR="00E3357A" w:rsidRPr="00993C6A">
        <w:rPr>
          <w:rFonts w:eastAsia="Times New Roman"/>
          <w:i/>
          <w:iCs/>
          <w:color w:val="000000"/>
        </w:rPr>
        <w:t>I</w:t>
      </w:r>
      <w:r w:rsidR="00E3357A" w:rsidRPr="00993C6A">
        <w:rPr>
          <w:rFonts w:eastAsia="Times New Roman"/>
          <w:color w:val="000000"/>
          <w:vertAlign w:val="subscript"/>
        </w:rPr>
        <w:t>g</w:t>
      </w:r>
      <w:r w:rsidR="00E3357A" w:rsidRPr="00993C6A">
        <w:rPr>
          <w:rFonts w:eastAsia="Times New Roman"/>
          <w:color w:val="000000"/>
        </w:rPr>
        <w:t xml:space="preserve"> = </w:t>
      </w:r>
      <w:r w:rsidR="00CA64B3" w:rsidRPr="00993C6A">
        <w:rPr>
          <w:rFonts w:eastAsia="Times New Roman"/>
          <w:color w:val="000000"/>
        </w:rPr>
        <w:t>2</w:t>
      </w:r>
      <w:r w:rsidR="00F56091" w:rsidRPr="00993C6A">
        <w:rPr>
          <w:rFonts w:eastAsia="Times New Roman"/>
          <w:color w:val="000000"/>
        </w:rPr>
        <w:t>2.8</w:t>
      </w:r>
      <w:r w:rsidR="00E3357A" w:rsidRPr="00993C6A">
        <w:rPr>
          <w:rFonts w:eastAsia="Times New Roman"/>
          <w:color w:val="000000"/>
        </w:rPr>
        <w:t xml:space="preserve">%) </w:t>
      </w:r>
      <w:r w:rsidR="008010AC" w:rsidRPr="00993C6A">
        <w:rPr>
          <w:rFonts w:eastAsia="Times New Roman"/>
          <w:color w:val="000000"/>
        </w:rPr>
        <w:t>had</w:t>
      </w:r>
      <w:r w:rsidR="00B83AB1" w:rsidRPr="00993C6A">
        <w:rPr>
          <w:rFonts w:eastAsia="Times New Roman"/>
          <w:color w:val="000000"/>
        </w:rPr>
        <w:t xml:space="preserve"> substantially</w:t>
      </w:r>
      <w:r w:rsidR="008010AC" w:rsidRPr="00993C6A">
        <w:rPr>
          <w:rFonts w:eastAsia="Times New Roman"/>
          <w:color w:val="000000"/>
        </w:rPr>
        <w:t xml:space="preserve"> high</w:t>
      </w:r>
      <w:r w:rsidR="00D860B0" w:rsidRPr="00993C6A">
        <w:rPr>
          <w:rFonts w:eastAsia="Times New Roman"/>
          <w:color w:val="000000"/>
        </w:rPr>
        <w:t>er</w:t>
      </w:r>
      <w:r w:rsidR="008010AC" w:rsidRPr="00993C6A">
        <w:rPr>
          <w:rFonts w:eastAsia="Times New Roman"/>
          <w:color w:val="000000"/>
        </w:rPr>
        <w:t xml:space="preserve"> relative importance in the model </w:t>
      </w:r>
      <w:r w:rsidR="00E3357A" w:rsidRPr="00993C6A">
        <w:rPr>
          <w:rFonts w:eastAsia="Times New Roman"/>
          <w:color w:val="000000"/>
        </w:rPr>
        <w:t>than</w:t>
      </w:r>
      <w:r w:rsidR="008010AC" w:rsidRPr="00993C6A">
        <w:rPr>
          <w:rFonts w:eastAsia="Times New Roman"/>
          <w:color w:val="000000"/>
        </w:rPr>
        <w:t xml:space="preserve"> </w:t>
      </w:r>
      <w:r w:rsidR="002B429E" w:rsidRPr="00993C6A">
        <w:rPr>
          <w:rFonts w:eastAsia="Times New Roman"/>
          <w:color w:val="000000"/>
        </w:rPr>
        <w:t>s</w:t>
      </w:r>
      <w:r w:rsidR="008010AC" w:rsidRPr="00993C6A">
        <w:rPr>
          <w:rFonts w:eastAsia="Times New Roman"/>
          <w:color w:val="000000"/>
        </w:rPr>
        <w:t xml:space="preserve">oil </w:t>
      </w:r>
      <w:r w:rsidR="00E3357A" w:rsidRPr="00993C6A">
        <w:rPr>
          <w:rFonts w:eastAsia="Times New Roman"/>
          <w:color w:val="000000"/>
        </w:rPr>
        <w:t>treatments</w:t>
      </w:r>
      <w:r w:rsidR="008010AC" w:rsidRPr="00993C6A">
        <w:rPr>
          <w:rFonts w:eastAsia="Times New Roman"/>
          <w:color w:val="000000"/>
        </w:rPr>
        <w:t xml:space="preserve"> (</w:t>
      </w:r>
      <w:r w:rsidR="00E3357A" w:rsidRPr="00993C6A">
        <w:rPr>
          <w:rFonts w:eastAsia="Times New Roman"/>
          <w:color w:val="000000"/>
        </w:rPr>
        <w:t>&lt;</w:t>
      </w:r>
      <w:r w:rsidR="001609E7" w:rsidRPr="00993C6A">
        <w:rPr>
          <w:rFonts w:eastAsia="Times New Roman"/>
          <w:color w:val="000000"/>
        </w:rPr>
        <w:t>1</w:t>
      </w:r>
      <w:r w:rsidR="008010AC" w:rsidRPr="00993C6A">
        <w:rPr>
          <w:rFonts w:eastAsia="Times New Roman"/>
          <w:color w:val="000000"/>
        </w:rPr>
        <w:t>%</w:t>
      </w:r>
      <w:r w:rsidR="00E3357A" w:rsidRPr="00993C6A">
        <w:rPr>
          <w:rFonts w:eastAsia="Times New Roman"/>
          <w:color w:val="000000"/>
        </w:rPr>
        <w:t xml:space="preserve"> </w:t>
      </w:r>
      <w:r w:rsidR="004D1F45" w:rsidRPr="00993C6A">
        <w:rPr>
          <w:rFonts w:eastAsia="Times New Roman"/>
          <w:color w:val="000000"/>
        </w:rPr>
        <w:t>combined</w:t>
      </w:r>
      <w:r w:rsidR="009D2AEB" w:rsidRPr="00993C6A">
        <w:rPr>
          <w:rFonts w:eastAsia="Times New Roman"/>
          <w:color w:val="000000"/>
        </w:rPr>
        <w:t>;</w:t>
      </w:r>
      <w:r w:rsidR="008010AC" w:rsidRPr="00993C6A">
        <w:rPr>
          <w:rFonts w:eastAsia="Times New Roman"/>
          <w:color w:val="000000"/>
        </w:rPr>
        <w:t xml:space="preserve"> Table </w:t>
      </w:r>
      <w:r w:rsidR="00DD3527" w:rsidRPr="00993C6A">
        <w:rPr>
          <w:rFonts w:eastAsia="Times New Roman"/>
          <w:color w:val="000000"/>
        </w:rPr>
        <w:t xml:space="preserve">2 </w:t>
      </w:r>
      <w:r w:rsidRPr="00993C6A">
        <w:rPr>
          <w:rFonts w:eastAsia="Times New Roman"/>
          <w:color w:val="000000"/>
        </w:rPr>
        <w:t xml:space="preserve">and Figure </w:t>
      </w:r>
      <w:r w:rsidR="001F281E" w:rsidRPr="00993C6A">
        <w:rPr>
          <w:rFonts w:eastAsia="Times New Roman"/>
          <w:color w:val="000000"/>
        </w:rPr>
        <w:t>3</w:t>
      </w:r>
      <w:r w:rsidR="008010AC" w:rsidRPr="00993C6A">
        <w:rPr>
          <w:rFonts w:eastAsia="Times New Roman"/>
          <w:color w:val="000000"/>
        </w:rPr>
        <w:t>).</w:t>
      </w:r>
      <w:r w:rsidR="00CA64B3" w:rsidRPr="00993C6A">
        <w:rPr>
          <w:rFonts w:eastAsia="Times New Roman"/>
          <w:color w:val="000000"/>
        </w:rPr>
        <w:t xml:space="preserve"> </w:t>
      </w:r>
      <w:del w:id="155" w:author="Peter A Wilfahrt" w:date="2022-01-20T16:32:00Z">
        <w:r w:rsidR="00CA64B3" w:rsidRPr="00993C6A" w:rsidDel="0073675E">
          <w:rPr>
            <w:rFonts w:eastAsia="Times New Roman"/>
            <w:color w:val="000000"/>
          </w:rPr>
          <w:delText>The</w:delText>
        </w:r>
        <w:r w:rsidR="0054351D" w:rsidRPr="00993C6A" w:rsidDel="0073675E">
          <w:rPr>
            <w:rFonts w:eastAsia="Times New Roman"/>
            <w:color w:val="000000"/>
          </w:rPr>
          <w:delText xml:space="preserve"> </w:delText>
        </w:r>
      </w:del>
      <w:ins w:id="156" w:author="Peter A Wilfahrt" w:date="2022-01-20T16:32:00Z">
        <w:r w:rsidR="0073675E">
          <w:rPr>
            <w:rFonts w:eastAsia="Times New Roman"/>
            <w:color w:val="000000"/>
          </w:rPr>
          <w:t>A</w:t>
        </w:r>
        <w:r w:rsidR="0073675E" w:rsidRPr="00993C6A">
          <w:rPr>
            <w:rFonts w:eastAsia="Times New Roman"/>
            <w:color w:val="000000"/>
          </w:rPr>
          <w:t xml:space="preserve"> </w:t>
        </w:r>
      </w:ins>
      <w:r w:rsidR="0054351D" w:rsidRPr="00993C6A">
        <w:rPr>
          <w:rFonts w:eastAsia="Times New Roman"/>
          <w:color w:val="000000"/>
        </w:rPr>
        <w:t>positive</w:t>
      </w:r>
      <w:r w:rsidR="00CA64B3" w:rsidRPr="00993C6A">
        <w:rPr>
          <w:rFonts w:eastAsia="Times New Roman"/>
          <w:color w:val="000000"/>
        </w:rPr>
        <w:t xml:space="preserve"> </w:t>
      </w:r>
      <w:proofErr w:type="spellStart"/>
      <w:r w:rsidR="00CA64B3" w:rsidRPr="00993C6A">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w:t>
      </w:r>
      <w:r w:rsidR="00CA64B3" w:rsidRPr="00993C6A">
        <w:rPr>
          <w:rFonts w:eastAsia="Times New Roman"/>
          <w:i/>
          <w:color w:val="000000"/>
        </w:rPr>
        <w:t>M</w:t>
      </w:r>
      <w:r w:rsidR="00CA64B3" w:rsidRPr="00993C6A">
        <w:rPr>
          <w:rFonts w:eastAsia="Times New Roman"/>
          <w:color w:val="000000"/>
          <w:vertAlign w:val="subscript"/>
        </w:rPr>
        <w:t>area</w:t>
      </w:r>
      <w:proofErr w:type="spellEnd"/>
      <w:r w:rsidR="00CA64B3" w:rsidRPr="00993C6A">
        <w:rPr>
          <w:rFonts w:eastAsia="Times New Roman"/>
          <w:color w:val="000000"/>
        </w:rPr>
        <w:t xml:space="preserve"> correlation</w:t>
      </w:r>
      <w:r w:rsidR="0089382F" w:rsidRPr="00993C6A">
        <w:rPr>
          <w:rFonts w:eastAsia="Times New Roman"/>
          <w:color w:val="000000"/>
        </w:rPr>
        <w:t xml:space="preserve"> (Table 2)</w:t>
      </w:r>
      <w:r w:rsidR="00CA64B3" w:rsidRPr="00993C6A">
        <w:rPr>
          <w:rFonts w:eastAsia="Times New Roman"/>
          <w:color w:val="000000"/>
        </w:rPr>
        <w:t xml:space="preserve"> was </w:t>
      </w:r>
      <w:del w:id="157" w:author="Peter A Wilfahrt" w:date="2022-01-20T16:32:00Z">
        <w:r w:rsidR="00CA64B3" w:rsidRPr="00993C6A" w:rsidDel="0073675E">
          <w:rPr>
            <w:rFonts w:eastAsia="Times New Roman"/>
            <w:color w:val="000000"/>
          </w:rPr>
          <w:delText>not surprising given equation 1</w:delText>
        </w:r>
      </w:del>
      <w:ins w:id="158" w:author="Peter A Wilfahrt" w:date="2022-01-20T16:32:00Z">
        <w:r w:rsidR="0073675E">
          <w:rPr>
            <w:rFonts w:eastAsia="Times New Roman"/>
            <w:color w:val="000000"/>
          </w:rPr>
          <w:t xml:space="preserve">expected as </w:t>
        </w:r>
        <w:proofErr w:type="spellStart"/>
        <w:r w:rsidR="0073675E">
          <w:rPr>
            <w:rFonts w:eastAsia="Times New Roman"/>
            <w:color w:val="000000"/>
          </w:rPr>
          <w:t>Narea</w:t>
        </w:r>
        <w:proofErr w:type="spellEnd"/>
        <w:r w:rsidR="0073675E">
          <w:rPr>
            <w:rFonts w:eastAsia="Times New Roman"/>
            <w:color w:val="000000"/>
          </w:rPr>
          <w:t xml:space="preserve"> was derived in part from </w:t>
        </w:r>
        <w:proofErr w:type="spellStart"/>
        <w:r w:rsidR="0073675E">
          <w:rPr>
            <w:rFonts w:eastAsia="Times New Roman"/>
            <w:color w:val="000000"/>
          </w:rPr>
          <w:t>Marea</w:t>
        </w:r>
        <w:proofErr w:type="spellEnd"/>
        <w:r w:rsidR="0073675E">
          <w:rPr>
            <w:rFonts w:eastAsia="Times New Roman"/>
            <w:color w:val="000000"/>
          </w:rPr>
          <w:t xml:space="preserve"> (equation 1)</w:t>
        </w:r>
      </w:ins>
      <w:r w:rsidR="00CA64B3" w:rsidRPr="00993C6A">
        <w:rPr>
          <w:rFonts w:eastAsia="Times New Roman"/>
          <w:color w:val="000000"/>
        </w:rPr>
        <w:t>. The direction</w:t>
      </w:r>
      <w:r w:rsidR="00893A76" w:rsidRPr="00993C6A">
        <w:rPr>
          <w:rFonts w:eastAsia="Times New Roman"/>
          <w:color w:val="000000"/>
        </w:rPr>
        <w:t>ality</w:t>
      </w:r>
      <w:r w:rsidR="00CA64B3" w:rsidRPr="00993C6A">
        <w:rPr>
          <w:rFonts w:eastAsia="Times New Roman"/>
          <w:color w:val="000000"/>
        </w:rPr>
        <w:t xml:space="preserve"> of the </w:t>
      </w:r>
      <w:r w:rsidR="00CA64B3" w:rsidRPr="00993C6A">
        <w:rPr>
          <w:rFonts w:eastAsia="Times New Roman"/>
          <w:color w:val="000000"/>
          <w:lang w:val="el-GR"/>
        </w:rPr>
        <w:t>χ</w:t>
      </w:r>
      <w:r w:rsidR="00CA64B3" w:rsidRPr="00993C6A">
        <w:rPr>
          <w:rFonts w:eastAsia="Times New Roman"/>
          <w:color w:val="000000"/>
        </w:rPr>
        <w:t xml:space="preserve"> (negative), </w:t>
      </w:r>
      <w:proofErr w:type="spellStart"/>
      <w:r w:rsidR="00CA64B3" w:rsidRPr="00993C6A">
        <w:rPr>
          <w:rFonts w:eastAsia="Times New Roman"/>
          <w:i/>
          <w:color w:val="000000"/>
        </w:rPr>
        <w:t>T</w:t>
      </w:r>
      <w:r w:rsidR="00CA64B3" w:rsidRPr="00993C6A">
        <w:rPr>
          <w:rFonts w:eastAsia="Times New Roman"/>
          <w:color w:val="000000"/>
          <w:vertAlign w:val="subscript"/>
        </w:rPr>
        <w:t>g</w:t>
      </w:r>
      <w:proofErr w:type="spellEnd"/>
      <w:r w:rsidR="00CA64B3" w:rsidRPr="00993C6A">
        <w:rPr>
          <w:rFonts w:eastAsia="Times New Roman"/>
          <w:color w:val="000000"/>
        </w:rPr>
        <w:t xml:space="preserve"> (negative), and </w:t>
      </w:r>
      <w:r w:rsidR="00CA64B3" w:rsidRPr="00993C6A">
        <w:rPr>
          <w:rFonts w:eastAsia="Times New Roman"/>
          <w:i/>
          <w:color w:val="000000"/>
        </w:rPr>
        <w:t>I</w:t>
      </w:r>
      <w:r w:rsidR="00CA64B3" w:rsidRPr="00993C6A">
        <w:rPr>
          <w:rFonts w:eastAsia="Times New Roman"/>
          <w:color w:val="000000"/>
          <w:vertAlign w:val="subscript"/>
        </w:rPr>
        <w:t>g</w:t>
      </w:r>
      <w:r w:rsidR="00CA64B3" w:rsidRPr="00993C6A">
        <w:rPr>
          <w:rFonts w:eastAsia="Times New Roman"/>
          <w:color w:val="000000"/>
        </w:rPr>
        <w:t xml:space="preserve"> (positive) slopes (Table </w:t>
      </w:r>
      <w:r w:rsidR="00DD3527" w:rsidRPr="00993C6A">
        <w:rPr>
          <w:rFonts w:eastAsia="Times New Roman"/>
          <w:color w:val="000000"/>
        </w:rPr>
        <w:t>2</w:t>
      </w:r>
      <w:r w:rsidR="00CA64B3" w:rsidRPr="00993C6A">
        <w:rPr>
          <w:rFonts w:eastAsia="Times New Roman"/>
          <w:color w:val="000000"/>
        </w:rPr>
        <w:t xml:space="preserve">) </w:t>
      </w:r>
      <w:r w:rsidR="00F81611" w:rsidRPr="00993C6A">
        <w:rPr>
          <w:rFonts w:eastAsia="Times New Roman"/>
          <w:color w:val="000000"/>
        </w:rPr>
        <w:t xml:space="preserve">follows </w:t>
      </w:r>
      <w:del w:id="159" w:author="Peter A Wilfahrt" w:date="2022-01-20T16:32:00Z">
        <w:r w:rsidR="00CA64B3" w:rsidRPr="00993C6A" w:rsidDel="0073675E">
          <w:rPr>
            <w:rFonts w:eastAsia="Times New Roman"/>
            <w:color w:val="000000"/>
          </w:rPr>
          <w:delText xml:space="preserve">from </w:delText>
        </w:r>
      </w:del>
      <w:r w:rsidR="00CA64B3" w:rsidRPr="00993C6A">
        <w:rPr>
          <w:rFonts w:eastAsia="Times New Roman"/>
          <w:color w:val="000000"/>
        </w:rPr>
        <w:t xml:space="preserve">theoretical expectations. Note that </w:t>
      </w:r>
      <w:r w:rsidR="00893A76" w:rsidRPr="00993C6A">
        <w:rPr>
          <w:rFonts w:eastAsia="Times New Roman"/>
          <w:color w:val="000000"/>
        </w:rPr>
        <w:t>despite its importance</w:t>
      </w:r>
      <w:r w:rsidR="00604C4C" w:rsidRPr="00993C6A">
        <w:rPr>
          <w:rFonts w:eastAsia="Times New Roman"/>
          <w:color w:val="000000"/>
        </w:rPr>
        <w:t xml:space="preserve"> </w:t>
      </w:r>
      <w:r w:rsidR="00893A76" w:rsidRPr="00993C6A">
        <w:rPr>
          <w:rFonts w:eastAsia="Times New Roman"/>
          <w:color w:val="000000"/>
        </w:rPr>
        <w:t xml:space="preserve">in the model, the </w:t>
      </w:r>
      <w:proofErr w:type="spellStart"/>
      <w:r w:rsidR="00893A76" w:rsidRPr="00993C6A">
        <w:rPr>
          <w:rFonts w:eastAsia="Times New Roman"/>
          <w:i/>
          <w:color w:val="000000"/>
        </w:rPr>
        <w:t>N</w:t>
      </w:r>
      <w:r w:rsidR="00893A76" w:rsidRPr="00993C6A">
        <w:rPr>
          <w:rFonts w:eastAsia="Times New Roman"/>
          <w:color w:val="000000"/>
          <w:vertAlign w:val="subscript"/>
        </w:rPr>
        <w:t>area</w:t>
      </w:r>
      <w:proofErr w:type="spellEnd"/>
      <w:r w:rsidR="00893A76" w:rsidRPr="00993C6A">
        <w:rPr>
          <w:rFonts w:eastAsia="Times New Roman"/>
          <w:color w:val="000000"/>
        </w:rPr>
        <w:t>-</w:t>
      </w:r>
      <w:r w:rsidR="00893A76" w:rsidRPr="00993C6A">
        <w:rPr>
          <w:rFonts w:eastAsia="Times New Roman"/>
          <w:i/>
          <w:color w:val="000000"/>
        </w:rPr>
        <w:t>I</w:t>
      </w:r>
      <w:r w:rsidR="00893A76" w:rsidRPr="00993C6A">
        <w:rPr>
          <w:rFonts w:eastAsia="Times New Roman"/>
          <w:color w:val="000000"/>
          <w:vertAlign w:val="subscript"/>
        </w:rPr>
        <w:t>g</w:t>
      </w:r>
      <w:r w:rsidR="00893A76" w:rsidRPr="00993C6A">
        <w:rPr>
          <w:rFonts w:eastAsia="Times New Roman"/>
          <w:color w:val="000000"/>
        </w:rPr>
        <w:t xml:space="preserve"> </w:t>
      </w:r>
      <w:r w:rsidR="0089382F" w:rsidRPr="00993C6A">
        <w:rPr>
          <w:rFonts w:eastAsia="Times New Roman"/>
          <w:color w:val="000000"/>
        </w:rPr>
        <w:t xml:space="preserve">slope </w:t>
      </w:r>
      <w:r w:rsidR="00893A76" w:rsidRPr="00993C6A">
        <w:rPr>
          <w:rFonts w:eastAsia="Times New Roman"/>
          <w:color w:val="000000"/>
        </w:rPr>
        <w:t>was not</w:t>
      </w:r>
      <w:r w:rsidR="003E3DED" w:rsidRPr="00993C6A">
        <w:rPr>
          <w:rFonts w:eastAsia="Times New Roman"/>
          <w:color w:val="000000"/>
        </w:rPr>
        <w:t xml:space="preserve"> </w:t>
      </w:r>
      <w:r w:rsidR="00893A76" w:rsidRPr="00993C6A">
        <w:rPr>
          <w:rFonts w:eastAsia="Times New Roman"/>
          <w:color w:val="000000"/>
        </w:rPr>
        <w:t>significant</w:t>
      </w:r>
      <w:r w:rsidR="00604C4C" w:rsidRPr="00993C6A">
        <w:rPr>
          <w:rFonts w:eastAsia="Times New Roman"/>
          <w:color w:val="000000"/>
        </w:rPr>
        <w:t>ly different from 0</w:t>
      </w:r>
      <w:r w:rsidR="00893A76" w:rsidRPr="00993C6A">
        <w:rPr>
          <w:rFonts w:eastAsia="Times New Roman"/>
          <w:color w:val="000000"/>
        </w:rPr>
        <w:t xml:space="preserve"> (Table </w:t>
      </w:r>
      <w:r w:rsidR="00DD3527" w:rsidRPr="00993C6A">
        <w:rPr>
          <w:rFonts w:eastAsia="Times New Roman"/>
          <w:color w:val="000000"/>
        </w:rPr>
        <w:t>2</w:t>
      </w:r>
      <w:r w:rsidR="00893A76" w:rsidRPr="00993C6A">
        <w:rPr>
          <w:rFonts w:eastAsia="Times New Roman"/>
          <w:color w:val="000000"/>
        </w:rPr>
        <w:t xml:space="preserve">). </w:t>
      </w:r>
      <w:commentRangeStart w:id="160"/>
      <w:r w:rsidR="00893A76" w:rsidRPr="00993C6A">
        <w:rPr>
          <w:rFonts w:eastAsia="Times New Roman"/>
          <w:color w:val="000000"/>
        </w:rPr>
        <w:t xml:space="preserve">Our analysis also found that </w:t>
      </w:r>
      <w:r w:rsidR="00280238" w:rsidRPr="00993C6A">
        <w:rPr>
          <w:rFonts w:eastAsia="Times New Roman"/>
          <w:color w:val="000000"/>
        </w:rPr>
        <w:t>species capable of symbiotic associations with nitrogen</w:t>
      </w:r>
      <w:r w:rsidR="00BE49D6" w:rsidRPr="00993C6A">
        <w:rPr>
          <w:rFonts w:eastAsia="Times New Roman"/>
          <w:color w:val="000000"/>
        </w:rPr>
        <w:t>-</w:t>
      </w:r>
      <w:r w:rsidR="00280238" w:rsidRPr="00993C6A">
        <w:rPr>
          <w:rFonts w:eastAsia="Times New Roman"/>
          <w:color w:val="000000"/>
        </w:rPr>
        <w:t xml:space="preserve">fixing bacteria had </w:t>
      </w:r>
      <w:r w:rsidR="00386522" w:rsidRPr="00993C6A">
        <w:rPr>
          <w:rFonts w:eastAsia="Times New Roman"/>
          <w:color w:val="000000"/>
        </w:rPr>
        <w:t>102.2</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species without such associations </w:t>
      </w:r>
      <w:commentRangeEnd w:id="160"/>
      <w:r w:rsidR="00E47431">
        <w:rPr>
          <w:rStyle w:val="CommentReference"/>
        </w:rPr>
        <w:commentReference w:id="160"/>
      </w:r>
      <w:r w:rsidR="00280238" w:rsidRPr="00993C6A">
        <w:rPr>
          <w:rFonts w:eastAsia="Times New Roman"/>
          <w:color w:val="000000"/>
        </w:rPr>
        <w:t>(</w:t>
      </w:r>
      <w:r w:rsidR="00280238" w:rsidRPr="00993C6A">
        <w:rPr>
          <w:rFonts w:eastAsia="Times New Roman"/>
          <w:i/>
          <w:color w:val="000000"/>
        </w:rPr>
        <w:t>p</w:t>
      </w:r>
      <w:r w:rsidR="00280238" w:rsidRPr="00993C6A">
        <w:rPr>
          <w:rFonts w:eastAsia="Times New Roman"/>
          <w:color w:val="000000"/>
        </w:rPr>
        <w:t xml:space="preserve"> &lt; 0. 001; Table </w:t>
      </w:r>
      <w:r w:rsidR="00DD3527" w:rsidRPr="00993C6A">
        <w:rPr>
          <w:rFonts w:eastAsia="Times New Roman"/>
          <w:color w:val="000000"/>
        </w:rPr>
        <w:t>2</w:t>
      </w:r>
      <w:r w:rsidR="00280238" w:rsidRPr="00993C6A">
        <w:rPr>
          <w:rFonts w:eastAsia="Times New Roman"/>
          <w:color w:val="000000"/>
        </w:rPr>
        <w:t>). We also found that C</w:t>
      </w:r>
      <w:r w:rsidR="00280238" w:rsidRPr="00993C6A">
        <w:rPr>
          <w:rFonts w:eastAsia="Times New Roman"/>
          <w:color w:val="000000"/>
          <w:vertAlign w:val="subscript"/>
        </w:rPr>
        <w:t>3</w:t>
      </w:r>
      <w:r w:rsidR="00280238" w:rsidRPr="00993C6A">
        <w:rPr>
          <w:rFonts w:eastAsia="Times New Roman"/>
          <w:color w:val="000000"/>
        </w:rPr>
        <w:t xml:space="preserve"> plants had </w:t>
      </w:r>
      <w:r w:rsidR="00386522" w:rsidRPr="00993C6A">
        <w:rPr>
          <w:rFonts w:eastAsia="Times New Roman"/>
          <w:color w:val="000000"/>
        </w:rPr>
        <w:t>51.6</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C</w:t>
      </w:r>
      <w:r w:rsidR="00280238" w:rsidRPr="00993C6A">
        <w:rPr>
          <w:rFonts w:eastAsia="Times New Roman"/>
          <w:color w:val="000000"/>
          <w:vertAlign w:val="subscript"/>
        </w:rPr>
        <w:t>4</w:t>
      </w:r>
      <w:r w:rsidR="00280238" w:rsidRPr="00993C6A">
        <w:rPr>
          <w:rFonts w:eastAsia="Times New Roman"/>
          <w:color w:val="000000"/>
        </w:rPr>
        <w:t xml:space="preserve"> plants (</w:t>
      </w:r>
      <w:r w:rsidR="00280238" w:rsidRPr="00993C6A">
        <w:rPr>
          <w:rFonts w:eastAsia="Times New Roman"/>
          <w:i/>
          <w:color w:val="000000"/>
        </w:rPr>
        <w:t>p</w:t>
      </w:r>
      <w:r w:rsidR="00280238" w:rsidRPr="00993C6A">
        <w:rPr>
          <w:rFonts w:eastAsia="Times New Roman"/>
          <w:color w:val="000000"/>
        </w:rPr>
        <w:t xml:space="preserve"> &lt; 0. 001; Table 1). Both nitrogen fixation capacity (</w:t>
      </w:r>
      <w:r w:rsidR="00E776DC" w:rsidRPr="00993C6A">
        <w:rPr>
          <w:rFonts w:eastAsia="Times New Roman"/>
          <w:color w:val="000000"/>
        </w:rPr>
        <w:t>3.3</w:t>
      </w:r>
      <w:r w:rsidR="00280238" w:rsidRPr="00993C6A">
        <w:rPr>
          <w:rFonts w:eastAsia="Times New Roman"/>
          <w:color w:val="000000"/>
        </w:rPr>
        <w:t>%) and photosynthesis type (</w:t>
      </w:r>
      <w:r w:rsidR="00E776DC" w:rsidRPr="00993C6A">
        <w:rPr>
          <w:rFonts w:eastAsia="Times New Roman"/>
          <w:color w:val="000000"/>
        </w:rPr>
        <w:t>3.9</w:t>
      </w:r>
      <w:r w:rsidR="00280238" w:rsidRPr="00993C6A">
        <w:rPr>
          <w:rFonts w:eastAsia="Times New Roman"/>
          <w:color w:val="000000"/>
        </w:rPr>
        <w:t>%) were more important predictors in our model than the soil treatments</w:t>
      </w:r>
      <w:r w:rsidR="00604C4C" w:rsidRPr="00993C6A">
        <w:rPr>
          <w:rFonts w:eastAsia="Times New Roman"/>
          <w:color w:val="000000"/>
        </w:rPr>
        <w:t xml:space="preserve"> (Table </w:t>
      </w:r>
      <w:r w:rsidR="00DD3527" w:rsidRPr="00993C6A">
        <w:rPr>
          <w:rFonts w:eastAsia="Times New Roman"/>
          <w:color w:val="000000"/>
        </w:rPr>
        <w:t>2</w:t>
      </w:r>
      <w:r w:rsidR="00604C4C" w:rsidRPr="00993C6A">
        <w:rPr>
          <w:rFonts w:eastAsia="Times New Roman"/>
          <w:color w:val="000000"/>
        </w:rPr>
        <w:t>)</w:t>
      </w:r>
      <w:r w:rsidR="00280238" w:rsidRPr="00993C6A">
        <w:rPr>
          <w:rFonts w:eastAsia="Times New Roman"/>
          <w:color w:val="000000"/>
        </w:rPr>
        <w:t>.</w:t>
      </w:r>
    </w:p>
    <w:p w14:paraId="7D97363C" w14:textId="3879F0D6" w:rsidR="00F178AB" w:rsidRPr="00B05AC4" w:rsidDel="00356E2A" w:rsidRDefault="00F178AB" w:rsidP="00B05AC4">
      <w:pPr>
        <w:spacing w:line="480" w:lineRule="auto"/>
        <w:contextualSpacing/>
        <w:textAlignment w:val="baseline"/>
        <w:rPr>
          <w:del w:id="161" w:author="Eric Seabloom" w:date="2022-01-07T16:12:00Z"/>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t xml:space="preserve">Table </w:t>
      </w:r>
      <w:r w:rsidR="00DD3527" w:rsidRPr="003173D1">
        <w:rPr>
          <w:b/>
          <w:bCs/>
        </w:rPr>
        <w:t>2</w:t>
      </w:r>
      <w:r w:rsidRPr="003173D1">
        <w:rPr>
          <w:b/>
          <w:bCs/>
        </w:rPr>
        <w:t>.</w:t>
      </w:r>
      <w:r w:rsidRPr="003173D1">
        <w:t xml:space="preserve"> Regression coefficients for linear mixed effects model with ln </w:t>
      </w:r>
      <w:proofErr w:type="spellStart"/>
      <w:r w:rsidRPr="003173D1">
        <w:rPr>
          <w:i/>
          <w:iCs/>
        </w:rPr>
        <w:t>N</w:t>
      </w:r>
      <w:r w:rsidRPr="003173D1">
        <w:rPr>
          <w:vertAlign w:val="subscript"/>
        </w:rPr>
        <w:t>area</w:t>
      </w:r>
      <w:proofErr w:type="spellEnd"/>
      <w:r w:rsidRPr="003173D1">
        <w:t xml:space="preserve"> as the dependent variable and soil treatment variables, climate, leaf traits, and species characteristics as fixed </w:t>
      </w:r>
      <w:proofErr w:type="gramStart"/>
      <w:r w:rsidRPr="003173D1">
        <w:t>effects.*</w:t>
      </w:r>
      <w:proofErr w:type="gramEnd"/>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commentRangeStart w:id="162"/>
            <w:r w:rsidRPr="001A720B">
              <w:rPr>
                <w:rFonts w:eastAsia="Times New Roman"/>
                <w:b/>
                <w:bCs/>
                <w:color w:val="000000"/>
                <w:sz w:val="20"/>
                <w:szCs w:val="20"/>
              </w:rPr>
              <w:t>Slope</w:t>
            </w:r>
            <w:commentRangeEnd w:id="162"/>
            <w:r w:rsidR="0073675E">
              <w:rPr>
                <w:rStyle w:val="CommentReference"/>
              </w:rPr>
              <w:commentReference w:id="162"/>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w:t>
      </w:r>
      <w:proofErr w:type="spellStart"/>
      <w:r w:rsidRPr="003173D1">
        <w:rPr>
          <w:i/>
          <w:iCs/>
        </w:rPr>
        <w:t>M</w:t>
      </w:r>
      <w:r w:rsidRPr="003173D1">
        <w:rPr>
          <w:vertAlign w:val="subscript"/>
        </w:rPr>
        <w:t>area</w:t>
      </w:r>
      <w:proofErr w:type="spellEnd"/>
      <w:r w:rsidRPr="003173D1">
        <w:t xml:space="preserve"> = leaf mass per leaf area, </w:t>
      </w:r>
      <w:proofErr w:type="spellStart"/>
      <w:r w:rsidRPr="003173D1">
        <w:rPr>
          <w:i/>
          <w:iCs/>
        </w:rPr>
        <w:t>T</w:t>
      </w:r>
      <w:r w:rsidRPr="003173D1">
        <w:rPr>
          <w:vertAlign w:val="subscript"/>
        </w:rPr>
        <w:t>g</w:t>
      </w:r>
      <w:proofErr w:type="spellEnd"/>
      <w:r w:rsidRPr="003173D1">
        <w:t xml:space="preserve"> = temperature.</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t>Figure 2.</w:t>
      </w:r>
    </w:p>
    <w:p w14:paraId="686B6A78" w14:textId="43685A55" w:rsidR="00042F1B" w:rsidRPr="008531D1" w:rsidRDefault="00113188"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83A649" wp14:editId="7A16A727">
            <wp:extent cx="5943600" cy="396367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w:t>
      </w:r>
      <w:commentRangeStart w:id="163"/>
      <w:commentRangeStart w:id="164"/>
      <w:r w:rsidR="00F178AB" w:rsidRPr="00B05AC4">
        <w:rPr>
          <w:rFonts w:eastAsia="Times New Roman"/>
          <w:color w:val="000000"/>
        </w:rPr>
        <w:t xml:space="preserve">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w:t>
      </w:r>
      <w:commentRangeEnd w:id="163"/>
      <w:r w:rsidR="00E47431">
        <w:rPr>
          <w:rStyle w:val="CommentReference"/>
        </w:rPr>
        <w:commentReference w:id="163"/>
      </w:r>
      <w:commentRangeEnd w:id="164"/>
      <w:r w:rsidR="0093010F">
        <w:rPr>
          <w:rStyle w:val="CommentReference"/>
        </w:rPr>
        <w:commentReference w:id="164"/>
      </w:r>
      <w:r w:rsidR="00F178AB" w:rsidRPr="00B05AC4">
        <w:rPr>
          <w:rFonts w:eastAsia="Times New Roman"/>
          <w:color w:val="000000"/>
        </w:rPr>
        <w:t xml:space="preserve">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w:t>
      </w:r>
      <w:commentRangeStart w:id="165"/>
      <w:r w:rsidR="005B6195">
        <w:rPr>
          <w:rFonts w:eastAsia="Times New Roman"/>
          <w:color w:val="000000"/>
        </w:rPr>
        <w:t>ambient = -K, added = +K</w:t>
      </w:r>
      <w:commentRangeEnd w:id="165"/>
      <w:r w:rsidR="00E47431">
        <w:rPr>
          <w:rStyle w:val="CommentReference"/>
        </w:rPr>
        <w:commentReference w:id="165"/>
      </w:r>
      <w:r w:rsidR="005B6195">
        <w:rPr>
          <w:rFonts w:eastAsia="Times New Roman"/>
          <w:color w:val="000000"/>
        </w:rPr>
        <w:t>)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t>Figure 3.</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0EC17D64"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r w:rsidR="00F178AB" w:rsidRPr="00B05AC4">
        <w:rPr>
          <w:rFonts w:eastAsia="Times New Roman"/>
          <w:color w:val="000000"/>
        </w:rPr>
        <w:t>Tree</w:t>
      </w:r>
      <w:ins w:id="166" w:author="Dr. N Hagenah" w:date="2022-01-31T12:51:00Z">
        <w:r w:rsidR="006F1204">
          <w:rPr>
            <w:rFonts w:eastAsia="Times New Roman"/>
            <w:color w:val="000000"/>
          </w:rPr>
          <w:t xml:space="preserve"> </w:t>
        </w:r>
      </w:ins>
      <w:r w:rsidR="00F178AB" w:rsidRPr="00B05AC4">
        <w:rPr>
          <w:rFonts w:eastAsia="Times New Roman"/>
          <w:color w:val="000000"/>
        </w:rPr>
        <w:t>map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w:t>
      </w:r>
      <w:commentRangeStart w:id="167"/>
      <w:r w:rsidR="00CF0686" w:rsidRPr="00B05AC4">
        <w:t>effects</w:t>
      </w:r>
      <w:commentRangeEnd w:id="167"/>
      <w:r w:rsidR="00081344">
        <w:rPr>
          <w:rStyle w:val="CommentReference"/>
        </w:rPr>
        <w:commentReference w:id="167"/>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commentRangeStart w:id="168"/>
      <w:r w:rsidR="00DD3527">
        <w:rPr>
          <w:rFonts w:eastAsia="Times New Roman"/>
          <w:color w:val="000000"/>
        </w:rPr>
        <w:t>2</w:t>
      </w:r>
      <w:commentRangeEnd w:id="168"/>
      <w:r w:rsidR="00D02905">
        <w:rPr>
          <w:rStyle w:val="CommentReference"/>
        </w:rPr>
        <w:commentReference w:id="168"/>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3D335BFF"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commentRangeStart w:id="169"/>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r w:rsidR="00AC49CC" w:rsidRPr="003173D1">
        <w:rPr>
          <w:rFonts w:eastAsia="Times New Roman"/>
          <w:color w:val="000000"/>
        </w:rPr>
        <w:t>5</w:t>
      </w:r>
      <w:r w:rsidRPr="003173D1">
        <w:rPr>
          <w:rFonts w:eastAsia="Times New Roman"/>
          <w:color w:val="000000"/>
        </w:rPr>
        <w:t>).</w:t>
      </w:r>
      <w:r w:rsidR="003A1E67" w:rsidRPr="00900356">
        <w:rPr>
          <w:rFonts w:eastAsia="Times New Roman"/>
          <w:color w:val="000000"/>
        </w:rPr>
        <w:t xml:space="preserve"> </w:t>
      </w:r>
      <w:commentRangeEnd w:id="169"/>
      <w:r w:rsidR="00D02905">
        <w:rPr>
          <w:rStyle w:val="CommentReference"/>
        </w:rPr>
        <w:commentReference w:id="169"/>
      </w:r>
      <w:r w:rsidR="003A1E67" w:rsidRPr="00900356">
        <w:rPr>
          <w:rFonts w:eastAsia="Times New Roman"/>
          <w:color w:val="000000"/>
        </w:rPr>
        <w:t xml:space="preserve">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effect reflects the </w:t>
      </w:r>
      <w:del w:id="170" w:author="Andrew MacDougall" w:date="2022-01-06T10:07:00Z">
        <w:r w:rsidR="003A1E67" w:rsidRPr="00900356" w:rsidDel="000158AF">
          <w:rPr>
            <w:rFonts w:eastAsia="Times New Roman"/>
            <w:color w:val="000000"/>
          </w:rPr>
          <w:delText>aboveground climate</w:delText>
        </w:r>
      </w:del>
      <w:ins w:id="171" w:author="Andrew MacDougall" w:date="2022-01-06T10:07:00Z">
        <w:r w:rsidR="000158AF">
          <w:rPr>
            <w:rFonts w:eastAsia="Times New Roman"/>
            <w:color w:val="000000"/>
          </w:rPr>
          <w:t>temperature</w:t>
        </w:r>
      </w:ins>
      <w:r w:rsidR="003A1E67" w:rsidRPr="00900356">
        <w:rPr>
          <w:rFonts w:eastAsia="Times New Roman"/>
          <w:color w:val="000000"/>
        </w:rPr>
        <w:t xml:space="preserv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r w:rsidR="003A1E67" w:rsidRPr="00900356">
        <w:rPr>
          <w:rFonts w:eastAsia="Times New Roman"/>
          <w:color w:val="000000"/>
        </w:rPr>
        <w:t xml:space="preserve">effects 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w:t>
      </w:r>
      <w:commentRangeStart w:id="172"/>
      <w:r w:rsidR="004661AC" w:rsidRPr="00900356">
        <w:rPr>
          <w:rFonts w:eastAsia="Times New Roman"/>
          <w:color w:val="000000"/>
        </w:rPr>
        <w:t>effects</w:t>
      </w:r>
      <w:commentRangeEnd w:id="172"/>
      <w:r w:rsidR="009374C6">
        <w:rPr>
          <w:rStyle w:val="CommentReference"/>
        </w:rPr>
        <w:commentReference w:id="172"/>
      </w:r>
      <w:r w:rsidR="004661AC" w:rsidRPr="00900356">
        <w:rPr>
          <w:rFonts w:eastAsia="Times New Roman"/>
          <w:color w:val="000000"/>
        </w:rPr>
        <w:t xml:space="preserve">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r w:rsidR="004661AC" w:rsidRPr="00900356">
        <w:rPr>
          <w:rFonts w:eastAsia="Times New Roman"/>
          <w:color w:val="000000"/>
        </w:rPr>
        <w:t>.</w:t>
      </w:r>
      <w:r w:rsidR="00883F77" w:rsidRPr="00900356">
        <w:rPr>
          <w:rFonts w:eastAsia="Times New Roman"/>
          <w:color w:val="000000"/>
        </w:rPr>
        <w:t xml:space="preserve"> </w:t>
      </w:r>
      <w:commentRangeStart w:id="173"/>
      <w:r w:rsidR="00883F77" w:rsidRPr="00900356">
        <w:rPr>
          <w:rFonts w:eastAsia="Times New Roman"/>
          <w:color w:val="000000"/>
        </w:rPr>
        <w:t>All of these trends were similar to those seen in the first model.</w:t>
      </w:r>
      <w:commentRangeEnd w:id="173"/>
      <w:r w:rsidR="00D02905">
        <w:rPr>
          <w:rStyle w:val="CommentReference"/>
        </w:rPr>
        <w:commentReference w:id="173"/>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t xml:space="preserve">Table </w:t>
      </w:r>
      <w:r w:rsidR="00DD3527" w:rsidRPr="003173D1">
        <w:rPr>
          <w:b/>
          <w:bCs/>
        </w:rPr>
        <w:t>3</w:t>
      </w:r>
      <w:r w:rsidRPr="003173D1">
        <w:rPr>
          <w:b/>
          <w:bCs/>
        </w:rPr>
        <w:t>.</w:t>
      </w:r>
      <w:r w:rsidRPr="003173D1">
        <w:t xml:space="preserve"> Regression coefficients for linear mixed effects model with </w:t>
      </w:r>
      <w:proofErr w:type="spellStart"/>
      <w:r w:rsidRPr="003173D1">
        <w:rPr>
          <w:i/>
          <w:iCs/>
        </w:rPr>
        <w:t>N</w:t>
      </w:r>
      <w:r w:rsidRPr="003173D1">
        <w:rPr>
          <w:vertAlign w:val="subscript"/>
        </w:rPr>
        <w:t>area</w:t>
      </w:r>
      <w:proofErr w:type="spellEnd"/>
      <w:r w:rsidRPr="003173D1">
        <w:t xml:space="preserve"> as the dependent variable and soil treatment variables, predicted nitrogen components, and species characteristics as fixed </w:t>
      </w:r>
      <w:proofErr w:type="gramStart"/>
      <w:r w:rsidRPr="003173D1">
        <w:t>effects.*</w:t>
      </w:r>
      <w:proofErr w:type="gramEnd"/>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65C4F752"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proofErr w:type="spellStart"/>
      <w:r w:rsidRPr="003173D1">
        <w:rPr>
          <w:rFonts w:eastAsia="Times New Roman"/>
          <w:i/>
          <w:iCs/>
          <w:color w:val="000000"/>
        </w:rPr>
        <w:t>N</w:t>
      </w:r>
      <w:r w:rsidRPr="003173D1">
        <w:rPr>
          <w:rFonts w:eastAsia="Times New Roman"/>
          <w:color w:val="000000"/>
          <w:vertAlign w:val="subscript"/>
        </w:rPr>
        <w:t>photo</w:t>
      </w:r>
      <w:proofErr w:type="spellEnd"/>
      <w:r w:rsidRPr="003173D1">
        <w:rPr>
          <w:rFonts w:eastAsia="Times New Roman"/>
          <w:color w:val="000000"/>
        </w:rPr>
        <w:t xml:space="preserve"> = leaf N used for photosynthesis</w:t>
      </w:r>
      <w:r w:rsidRPr="003173D1">
        <w:t xml:space="preserve">, </w:t>
      </w:r>
      <w:proofErr w:type="spellStart"/>
      <w:r w:rsidRPr="003173D1">
        <w:rPr>
          <w:i/>
          <w:iCs/>
        </w:rPr>
        <w:t>N</w:t>
      </w:r>
      <w:r w:rsidRPr="003173D1">
        <w:rPr>
          <w:vertAlign w:val="subscript"/>
        </w:rPr>
        <w:t>structure</w:t>
      </w:r>
      <w:proofErr w:type="spellEnd"/>
      <w:r w:rsidRPr="003173D1">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t>Figure</w:t>
      </w:r>
      <w:r>
        <w:rPr>
          <w:b/>
        </w:rPr>
        <w:t xml:space="preserve"> 4.</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39F601C"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xml:space="preserve">) under </w:t>
      </w:r>
      <w:commentRangeStart w:id="174"/>
      <w:r w:rsidR="00BF1133" w:rsidRPr="00DA24C9">
        <w:rPr>
          <w:rFonts w:eastAsia="Times New Roman"/>
          <w:color w:val="000000"/>
        </w:rPr>
        <w:t>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commentRangeEnd w:id="174"/>
      <w:r w:rsidR="00203A9E">
        <w:rPr>
          <w:rStyle w:val="CommentReference"/>
        </w:rPr>
        <w:commentReference w:id="174"/>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t>Figure 5.</w:t>
      </w:r>
    </w:p>
    <w:p w14:paraId="3143E05A" w14:textId="21478C42" w:rsidR="00AC49CC" w:rsidRPr="00AC49CC" w:rsidRDefault="00113188" w:rsidP="00113188">
      <w:pPr>
        <w:contextualSpacing/>
        <w:rPr>
          <w:rFonts w:eastAsia="Times New Roman"/>
          <w:bCs/>
          <w:color w:val="000000"/>
        </w:rPr>
      </w:pPr>
      <w:r>
        <w:rPr>
          <w:rFonts w:eastAsia="Times New Roman"/>
          <w:bCs/>
          <w:noProof/>
          <w:color w:val="000000"/>
        </w:rPr>
        <w:drawing>
          <wp:inline distT="0" distB="0" distL="0" distR="0" wp14:anchorId="7BDFE9A5" wp14:editId="018F1BA6">
            <wp:extent cx="5943600" cy="3963670"/>
            <wp:effectExtent l="0" t="0" r="0" b="0"/>
            <wp:docPr id="2" name="Picture 2"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reemap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4ED28C97" w14:textId="1CF15F7D" w:rsidR="00077C60" w:rsidRPr="008531D1" w:rsidRDefault="00077C60" w:rsidP="00DA24C9">
      <w:pPr>
        <w:spacing w:line="480" w:lineRule="auto"/>
        <w:contextualSpacing/>
        <w:textAlignment w:val="baseline"/>
        <w:rPr>
          <w:rFonts w:eastAsia="Times New Roman"/>
          <w:b/>
          <w:bCs/>
          <w:color w:val="000000"/>
        </w:rPr>
      </w:pPr>
      <w:commentRangeStart w:id="175"/>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commentRangeEnd w:id="175"/>
      <w:r w:rsidR="005F31E3">
        <w:rPr>
          <w:rStyle w:val="CommentReference"/>
        </w:rPr>
        <w:commentReference w:id="175"/>
      </w:r>
      <w:r w:rsidR="00CF0686" w:rsidRPr="00DA24C9">
        <w:rPr>
          <w:rFonts w:eastAsia="Times New Roman"/>
          <w:color w:val="000000"/>
        </w:rPr>
        <w:t>Tree</w:t>
      </w:r>
      <w:ins w:id="176" w:author="Dr. N Hagenah" w:date="2022-01-31T12:59:00Z">
        <w:r w:rsidR="001A11C8">
          <w:rPr>
            <w:rFonts w:eastAsia="Times New Roman"/>
            <w:color w:val="000000"/>
          </w:rPr>
          <w:t xml:space="preserve"> </w:t>
        </w:r>
      </w:ins>
      <w:r w:rsidR="00CF0686" w:rsidRPr="00DA24C9">
        <w:rPr>
          <w:rFonts w:eastAsia="Times New Roman"/>
          <w:color w:val="000000"/>
        </w:rPr>
        <w:t xml:space="preserve">map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59BC49E4"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w:t>
      </w:r>
      <w:r w:rsidR="00387653">
        <w:rPr>
          <w:rFonts w:eastAsia="Times New Roman"/>
          <w:color w:val="000000"/>
        </w:rPr>
        <w:t xml:space="preserve"> (+4.4%)</w:t>
      </w:r>
      <w:r w:rsidR="00C46345">
        <w:rPr>
          <w:rFonts w:eastAsia="Times New Roman"/>
          <w:color w:val="000000"/>
        </w:rPr>
        <w:t xml:space="preserve"> and P</w:t>
      </w:r>
      <w:r w:rsidR="00387653">
        <w:rPr>
          <w:rFonts w:eastAsia="Times New Roman"/>
          <w:color w:val="000000"/>
        </w:rPr>
        <w:t xml:space="preserve"> (+4.2%)</w:t>
      </w:r>
      <w:r w:rsidR="0013288D" w:rsidRPr="001B44B1">
        <w:rPr>
          <w:rFonts w:eastAsia="Times New Roman"/>
          <w:color w:val="000000"/>
        </w:rPr>
        <w:t xml:space="preserve"> </w:t>
      </w:r>
      <w:commentRangeStart w:id="177"/>
      <w:r w:rsidR="0013288D" w:rsidRPr="001B44B1">
        <w:rPr>
          <w:rFonts w:eastAsia="Times New Roman"/>
          <w:color w:val="000000"/>
        </w:rPr>
        <w:t>amendment</w:t>
      </w:r>
      <w:commentRangeEnd w:id="177"/>
      <w:r w:rsidR="000A492D">
        <w:rPr>
          <w:rStyle w:val="CommentReference"/>
        </w:rPr>
        <w:commentReference w:id="177"/>
      </w:r>
      <w:r w:rsidR="0013288D" w:rsidRPr="001B44B1">
        <w:rPr>
          <w:rFonts w:eastAsia="Times New Roman"/>
          <w:color w:val="000000"/>
        </w:rPr>
        <w:t xml:space="preserve">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993C6A">
        <w:rPr>
          <w:rFonts w:eastAsia="Times New Roman"/>
          <w:color w:val="000000"/>
        </w:rPr>
        <w:t xml:space="preserve">; </w:t>
      </w:r>
      <w:r w:rsidR="00AF12A2" w:rsidRPr="00993C6A">
        <w:rPr>
          <w:rFonts w:eastAsia="Times New Roman"/>
          <w:color w:val="000000"/>
        </w:rPr>
        <w:t xml:space="preserve">Table </w:t>
      </w:r>
      <w:r w:rsidR="00DD3527" w:rsidRPr="00993C6A">
        <w:rPr>
          <w:rFonts w:eastAsia="Times New Roman"/>
          <w:color w:val="000000"/>
        </w:rPr>
        <w:t xml:space="preserve">4 </w:t>
      </w:r>
      <w:r w:rsidR="00AF12A2" w:rsidRPr="00993C6A">
        <w:rPr>
          <w:rFonts w:eastAsia="Times New Roman"/>
          <w:color w:val="000000"/>
        </w:rPr>
        <w:t xml:space="preserve">and Figure </w:t>
      </w:r>
      <w:r w:rsidR="00BD6E25" w:rsidRPr="00993C6A">
        <w:rPr>
          <w:rFonts w:eastAsia="Times New Roman"/>
          <w:color w:val="000000"/>
        </w:rPr>
        <w:t>6</w:t>
      </w:r>
      <w:r w:rsidR="00AF12A2" w:rsidRPr="00993C6A">
        <w:rPr>
          <w:rFonts w:eastAsia="Times New Roman"/>
          <w:color w:val="000000"/>
        </w:rPr>
        <w:t>).</w:t>
      </w:r>
      <w:r w:rsidR="0023259A" w:rsidRPr="00993C6A">
        <w:rPr>
          <w:rFonts w:eastAsia="Times New Roman"/>
          <w:color w:val="000000"/>
        </w:rPr>
        <w:t xml:space="preserve"> </w:t>
      </w:r>
      <w:r w:rsidR="00387653">
        <w:rPr>
          <w:rFonts w:eastAsia="Times New Roman"/>
          <w:color w:val="000000"/>
        </w:rPr>
        <w:t>The</w:t>
      </w:r>
      <w:ins w:id="178" w:author="Peter A Wilfahrt" w:date="2022-01-20T16:57:00Z">
        <w:r w:rsidR="009374C6">
          <w:rPr>
            <w:rFonts w:eastAsia="Times New Roman"/>
            <w:color w:val="000000"/>
          </w:rPr>
          <w:t>re</w:t>
        </w:r>
      </w:ins>
      <w:r w:rsidR="00387653">
        <w:rPr>
          <w:rFonts w:eastAsia="Times New Roman"/>
          <w:color w:val="000000"/>
        </w:rPr>
        <w:t xml:space="preserve"> was no effect of the K</w:t>
      </w:r>
      <w:r w:rsidR="00387653">
        <w:rPr>
          <w:rFonts w:eastAsia="Times New Roman"/>
          <w:color w:val="000000"/>
          <w:vertAlign w:val="subscript"/>
        </w:rPr>
        <w:t>+µ</w:t>
      </w:r>
      <w:r w:rsidR="00387653">
        <w:rPr>
          <w:rFonts w:eastAsia="Times New Roman"/>
          <w:color w:val="000000"/>
        </w:rPr>
        <w:t xml:space="preserve"> treatments or any interaction between treatments (</w:t>
      </w:r>
      <w:r w:rsidR="00387653">
        <w:rPr>
          <w:rFonts w:eastAsia="Times New Roman"/>
          <w:i/>
          <w:color w:val="000000"/>
        </w:rPr>
        <w:t>p</w:t>
      </w:r>
      <w:r w:rsidR="00387653">
        <w:rPr>
          <w:rFonts w:eastAsia="Times New Roman"/>
          <w:color w:val="000000"/>
        </w:rPr>
        <w:t xml:space="preserve"> &gt; 0.1 in all cases; Table 4)</w:t>
      </w:r>
      <w:r w:rsidR="00DA1940" w:rsidRPr="00993C6A">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t xml:space="preserve">Table </w:t>
      </w:r>
      <w:r w:rsidR="00DD3527" w:rsidRPr="003173D1">
        <w:rPr>
          <w:b/>
          <w:bCs/>
        </w:rPr>
        <w:t>4</w:t>
      </w:r>
      <w:r w:rsidRPr="003173D1">
        <w:rPr>
          <w:b/>
          <w:bCs/>
        </w:rPr>
        <w:t xml:space="preserve">. </w:t>
      </w:r>
      <w:r w:rsidRPr="003173D1">
        <w:t xml:space="preserve">Results for linear mixed effects model with aboveground biomass (AGB; g) as the dependent variable and soil treatment variables as independent categorical </w:t>
      </w:r>
      <w:proofErr w:type="gramStart"/>
      <w:r w:rsidRPr="003173D1">
        <w:t>variables.*</w:t>
      </w:r>
      <w:proofErr w:type="gramEnd"/>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19349C6C" w:rsidR="00111025" w:rsidRPr="00966EAC" w:rsidRDefault="000158AF" w:rsidP="00237CD4">
            <w:pPr>
              <w:jc w:val="center"/>
              <w:rPr>
                <w:rFonts w:eastAsia="Times New Roman"/>
                <w:b/>
                <w:bCs/>
                <w:color w:val="000000"/>
                <w:sz w:val="20"/>
                <w:szCs w:val="20"/>
              </w:rPr>
            </w:pPr>
            <w:r w:rsidRPr="00966EAC">
              <w:rPr>
                <w:rFonts w:eastAsia="Times New Roman"/>
                <w:b/>
                <w:bCs/>
                <w:color w:val="000000"/>
                <w:sz w:val="20"/>
                <w:szCs w:val="20"/>
              </w:rPr>
              <w:t>D</w:t>
            </w:r>
            <w:r w:rsidR="00111025" w:rsidRPr="00966EAC">
              <w:rPr>
                <w:rFonts w:eastAsia="Times New Roman"/>
                <w:b/>
                <w:bCs/>
                <w:color w:val="000000"/>
                <w:sz w:val="20"/>
                <w:szCs w:val="20"/>
              </w:rPr>
              <w:t>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5B36AAF1" w:rsidR="00111025" w:rsidRPr="001A720B" w:rsidRDefault="00993C6A" w:rsidP="00237CD4">
            <w:pPr>
              <w:jc w:val="center"/>
              <w:rPr>
                <w:rFonts w:eastAsia="Times New Roman"/>
                <w:color w:val="000000"/>
                <w:sz w:val="20"/>
                <w:szCs w:val="20"/>
              </w:rPr>
            </w:pPr>
            <w:r>
              <w:rPr>
                <w:rFonts w:eastAsia="Times New Roman"/>
                <w:color w:val="000000"/>
                <w:sz w:val="20"/>
                <w:szCs w:val="20"/>
              </w:rPr>
              <w:t>41</w:t>
            </w:r>
            <w:r w:rsidR="00111025">
              <w:rPr>
                <w:rFonts w:eastAsia="Times New Roman"/>
                <w:color w:val="000000"/>
                <w:sz w:val="20"/>
                <w:szCs w:val="20"/>
              </w:rPr>
              <w:t>.</w:t>
            </w:r>
            <w:r>
              <w:rPr>
                <w:rFonts w:eastAsia="Times New Roman"/>
                <w:color w:val="000000"/>
                <w:sz w:val="20"/>
                <w:szCs w:val="20"/>
              </w:rPr>
              <w:t>272</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12F9A09A" w:rsidR="00111025" w:rsidRPr="001A720B" w:rsidRDefault="00993C6A" w:rsidP="00237CD4">
            <w:pPr>
              <w:jc w:val="center"/>
              <w:rPr>
                <w:rFonts w:eastAsia="Times New Roman"/>
                <w:color w:val="000000"/>
                <w:sz w:val="20"/>
                <w:szCs w:val="20"/>
              </w:rPr>
            </w:pPr>
            <w:r>
              <w:rPr>
                <w:rFonts w:eastAsia="Times New Roman"/>
                <w:color w:val="000000"/>
                <w:sz w:val="20"/>
                <w:szCs w:val="20"/>
              </w:rPr>
              <w:t>38</w:t>
            </w:r>
            <w:r w:rsidR="00111025">
              <w:rPr>
                <w:rFonts w:eastAsia="Times New Roman"/>
                <w:color w:val="000000"/>
                <w:sz w:val="20"/>
                <w:szCs w:val="20"/>
              </w:rPr>
              <w:t>.</w:t>
            </w:r>
            <w:r>
              <w:rPr>
                <w:rFonts w:eastAsia="Times New Roman"/>
                <w:color w:val="000000"/>
                <w:sz w:val="20"/>
                <w:szCs w:val="20"/>
              </w:rPr>
              <w:t>144</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5A26507D" w:rsidR="00111025" w:rsidRPr="001A720B" w:rsidRDefault="00993C6A" w:rsidP="00237CD4">
            <w:pPr>
              <w:jc w:val="center"/>
              <w:rPr>
                <w:rFonts w:eastAsia="Times New Roman"/>
                <w:color w:val="000000"/>
                <w:sz w:val="20"/>
                <w:szCs w:val="20"/>
              </w:rPr>
            </w:pPr>
            <w:r>
              <w:rPr>
                <w:rFonts w:eastAsia="Times New Roman"/>
                <w:color w:val="000000"/>
                <w:sz w:val="20"/>
                <w:szCs w:val="20"/>
              </w:rPr>
              <w:t>0</w:t>
            </w:r>
            <w:r w:rsidR="00111025">
              <w:rPr>
                <w:rFonts w:eastAsia="Times New Roman"/>
                <w:color w:val="000000"/>
                <w:sz w:val="20"/>
                <w:szCs w:val="20"/>
              </w:rPr>
              <w:t>.</w:t>
            </w:r>
            <w:r>
              <w:rPr>
                <w:rFonts w:eastAsia="Times New Roman"/>
                <w:color w:val="000000"/>
                <w:sz w:val="20"/>
                <w:szCs w:val="20"/>
              </w:rPr>
              <w:t>735</w:t>
            </w:r>
          </w:p>
        </w:tc>
        <w:tc>
          <w:tcPr>
            <w:tcW w:w="1237" w:type="pct"/>
            <w:tcBorders>
              <w:top w:val="nil"/>
              <w:left w:val="nil"/>
              <w:bottom w:val="nil"/>
              <w:right w:val="nil"/>
            </w:tcBorders>
            <w:shd w:val="clear" w:color="auto" w:fill="auto"/>
            <w:noWrap/>
            <w:vAlign w:val="center"/>
            <w:hideMark/>
          </w:tcPr>
          <w:p w14:paraId="25003A2E" w14:textId="0AEAAD7F" w:rsidR="00111025" w:rsidRPr="00AF712B" w:rsidRDefault="00111025" w:rsidP="00237CD4">
            <w:pPr>
              <w:jc w:val="center"/>
              <w:rPr>
                <w:rFonts w:eastAsia="Times New Roman"/>
                <w:iCs/>
                <w:color w:val="000000"/>
                <w:sz w:val="20"/>
                <w:szCs w:val="20"/>
              </w:rPr>
            </w:pPr>
            <w:r w:rsidRPr="00AF712B">
              <w:rPr>
                <w:rFonts w:eastAsia="Times New Roman"/>
                <w:iCs/>
                <w:color w:val="000000"/>
                <w:sz w:val="20"/>
                <w:szCs w:val="20"/>
              </w:rPr>
              <w:t>0.</w:t>
            </w:r>
            <w:r w:rsidR="00993C6A" w:rsidRPr="00AF712B">
              <w:rPr>
                <w:rFonts w:eastAsia="Times New Roman"/>
                <w:iCs/>
                <w:color w:val="000000"/>
                <w:sz w:val="20"/>
                <w:szCs w:val="20"/>
              </w:rPr>
              <w:t>391</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680E8BB2"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026</w:t>
            </w:r>
          </w:p>
        </w:tc>
        <w:tc>
          <w:tcPr>
            <w:tcW w:w="1237" w:type="pct"/>
            <w:tcBorders>
              <w:top w:val="nil"/>
              <w:left w:val="nil"/>
              <w:right w:val="nil"/>
            </w:tcBorders>
            <w:shd w:val="clear" w:color="auto" w:fill="auto"/>
            <w:noWrap/>
            <w:vAlign w:val="center"/>
            <w:hideMark/>
          </w:tcPr>
          <w:p w14:paraId="34A4B9C1" w14:textId="11120C1A"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w:t>
            </w:r>
            <w:r w:rsidR="00993C6A">
              <w:rPr>
                <w:rFonts w:eastAsia="Times New Roman"/>
                <w:color w:val="000000"/>
                <w:sz w:val="20"/>
                <w:szCs w:val="20"/>
              </w:rPr>
              <w:t>871</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137E828A" w:rsidR="00111025" w:rsidRPr="001A720B" w:rsidRDefault="00993C6A" w:rsidP="00237CD4">
            <w:pPr>
              <w:jc w:val="center"/>
              <w:rPr>
                <w:rFonts w:eastAsia="Times New Roman"/>
                <w:color w:val="000000"/>
                <w:sz w:val="20"/>
                <w:szCs w:val="20"/>
              </w:rPr>
            </w:pPr>
            <w:r>
              <w:rPr>
                <w:rFonts w:eastAsia="Times New Roman"/>
                <w:color w:val="000000"/>
                <w:sz w:val="20"/>
                <w:szCs w:val="20"/>
              </w:rPr>
              <w:t>2</w:t>
            </w:r>
            <w:r w:rsidR="00111025">
              <w:rPr>
                <w:rFonts w:eastAsia="Times New Roman"/>
                <w:color w:val="000000"/>
                <w:sz w:val="20"/>
                <w:szCs w:val="20"/>
              </w:rPr>
              <w:t>.</w:t>
            </w:r>
            <w:r>
              <w:rPr>
                <w:rFonts w:eastAsia="Times New Roman"/>
                <w:color w:val="000000"/>
                <w:sz w:val="20"/>
                <w:szCs w:val="20"/>
              </w:rPr>
              <w:t>243</w:t>
            </w:r>
          </w:p>
        </w:tc>
        <w:tc>
          <w:tcPr>
            <w:tcW w:w="1237" w:type="pct"/>
            <w:tcBorders>
              <w:left w:val="nil"/>
              <w:right w:val="nil"/>
            </w:tcBorders>
            <w:shd w:val="clear" w:color="auto" w:fill="auto"/>
            <w:noWrap/>
            <w:vAlign w:val="center"/>
            <w:hideMark/>
          </w:tcPr>
          <w:p w14:paraId="29BD01AD" w14:textId="7762B109" w:rsidR="00111025" w:rsidRPr="00AF712B" w:rsidRDefault="00111025" w:rsidP="00237CD4">
            <w:pPr>
              <w:jc w:val="center"/>
              <w:rPr>
                <w:rFonts w:eastAsia="Times New Roman"/>
                <w:bCs/>
                <w:color w:val="000000"/>
                <w:sz w:val="20"/>
                <w:szCs w:val="20"/>
              </w:rPr>
            </w:pPr>
            <w:r w:rsidRPr="00AF712B">
              <w:rPr>
                <w:rFonts w:eastAsia="Times New Roman"/>
                <w:bCs/>
                <w:color w:val="000000"/>
                <w:sz w:val="20"/>
                <w:szCs w:val="20"/>
              </w:rPr>
              <w:t>0.</w:t>
            </w:r>
            <w:r w:rsidR="00993C6A" w:rsidRPr="00AF712B">
              <w:rPr>
                <w:rFonts w:eastAsia="Times New Roman"/>
                <w:bCs/>
                <w:color w:val="000000"/>
                <w:sz w:val="20"/>
                <w:szCs w:val="20"/>
              </w:rPr>
              <w:t>114</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202E9C5C"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074</w:t>
            </w:r>
          </w:p>
        </w:tc>
        <w:tc>
          <w:tcPr>
            <w:tcW w:w="1237" w:type="pct"/>
            <w:tcBorders>
              <w:left w:val="nil"/>
              <w:right w:val="nil"/>
            </w:tcBorders>
            <w:shd w:val="clear" w:color="auto" w:fill="auto"/>
            <w:noWrap/>
            <w:vAlign w:val="center"/>
            <w:hideMark/>
          </w:tcPr>
          <w:p w14:paraId="24AE6908" w14:textId="37313317"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786</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581BFA3"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002</w:t>
            </w:r>
          </w:p>
        </w:tc>
        <w:tc>
          <w:tcPr>
            <w:tcW w:w="1237" w:type="pct"/>
            <w:tcBorders>
              <w:left w:val="nil"/>
              <w:bottom w:val="single" w:sz="4" w:space="0" w:color="auto"/>
              <w:right w:val="nil"/>
            </w:tcBorders>
            <w:shd w:val="clear" w:color="auto" w:fill="auto"/>
            <w:noWrap/>
            <w:vAlign w:val="center"/>
            <w:hideMark/>
          </w:tcPr>
          <w:p w14:paraId="61D52D7C" w14:textId="0DA1B898"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966</w:t>
            </w:r>
          </w:p>
        </w:tc>
      </w:tr>
    </w:tbl>
    <w:p w14:paraId="4798DBDC" w14:textId="1C208687" w:rsidR="004E69E5" w:rsidRPr="003173D1" w:rsidRDefault="00111025" w:rsidP="00DA24C9">
      <w:pPr>
        <w:spacing w:line="480" w:lineRule="auto"/>
        <w:contextualSpacing/>
      </w:pPr>
      <w:r w:rsidRPr="003173D1">
        <w:t xml:space="preserve">* P-values &lt; 0.05 are bolded. Sample size is </w:t>
      </w:r>
      <w:r w:rsidR="00993C6A">
        <w:t>554</w:t>
      </w:r>
      <w:r w:rsidRPr="003173D1">
        <w:t>.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p>
    <w:p w14:paraId="114FD876" w14:textId="26D5AF1A" w:rsidR="00111025" w:rsidRPr="00414E8D" w:rsidRDefault="00484F71" w:rsidP="00DA24C9">
      <w:pPr>
        <w:spacing w:line="480" w:lineRule="auto"/>
        <w:contextualSpacing/>
        <w:rPr>
          <w:rFonts w:eastAsia="Times New Roman"/>
          <w:bCs/>
          <w:color w:val="000000"/>
        </w:rPr>
      </w:pPr>
      <w:r>
        <w:rPr>
          <w:rFonts w:eastAsia="Times New Roman"/>
          <w:bCs/>
          <w:noProof/>
          <w:color w:val="000000"/>
        </w:rPr>
        <w:drawing>
          <wp:inline distT="0" distB="0" distL="0" distR="0" wp14:anchorId="17C4079E" wp14:editId="3A19886A">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_mass_plo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28555D" w14:textId="6917D773" w:rsidR="00150B42" w:rsidRPr="00414E8D" w:rsidRDefault="00150B42" w:rsidP="00DA24C9">
      <w:pPr>
        <w:spacing w:line="480" w:lineRule="auto"/>
        <w:contextualSpacing/>
        <w:rPr>
          <w:rFonts w:eastAsia="Times New Roman"/>
          <w:b/>
          <w:bCs/>
          <w:color w:val="000000"/>
        </w:rPr>
      </w:pPr>
      <w:commentRangeStart w:id="179"/>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w:t>
      </w:r>
      <w:commentRangeEnd w:id="179"/>
      <w:r w:rsidR="00356E2A">
        <w:rPr>
          <w:rStyle w:val="CommentReference"/>
        </w:rPr>
        <w:commentReference w:id="179"/>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7FA1668F"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sidRPr="000158AF">
        <w:rPr>
          <w:rFonts w:eastAsia="Times New Roman"/>
          <w:color w:val="000000"/>
          <w:highlight w:val="yellow"/>
          <w:rPrChange w:id="180" w:author="Andrew MacDougall" w:date="2022-01-06T10:09:00Z">
            <w:rPr>
              <w:rFonts w:eastAsia="Times New Roman"/>
              <w:color w:val="000000"/>
            </w:rPr>
          </w:rPrChange>
        </w:rPr>
        <w:t>T</w:t>
      </w:r>
      <w:r w:rsidR="00A93E29" w:rsidRPr="000158AF">
        <w:rPr>
          <w:rFonts w:eastAsia="Times New Roman"/>
          <w:color w:val="000000"/>
          <w:highlight w:val="yellow"/>
          <w:rPrChange w:id="181" w:author="Andrew MacDougall" w:date="2022-01-06T10:09:00Z">
            <w:rPr>
              <w:rFonts w:eastAsia="Times New Roman"/>
              <w:color w:val="000000"/>
            </w:rPr>
          </w:rPrChange>
        </w:rPr>
        <w:t>he</w:t>
      </w:r>
      <w:r w:rsidR="00880F5C" w:rsidRPr="000158AF">
        <w:rPr>
          <w:rFonts w:eastAsia="Times New Roman"/>
          <w:color w:val="000000"/>
          <w:highlight w:val="yellow"/>
          <w:rPrChange w:id="182" w:author="Andrew MacDougall" w:date="2022-01-06T10:09:00Z">
            <w:rPr>
              <w:rFonts w:eastAsia="Times New Roman"/>
              <w:color w:val="000000"/>
            </w:rPr>
          </w:rPrChange>
        </w:rPr>
        <w:t>re was</w:t>
      </w:r>
      <w:r w:rsidR="00A77D8F" w:rsidRPr="000158AF">
        <w:rPr>
          <w:rFonts w:eastAsia="Times New Roman"/>
          <w:color w:val="000000"/>
          <w:highlight w:val="yellow"/>
          <w:rPrChange w:id="183" w:author="Andrew MacDougall" w:date="2022-01-06T10:09:00Z">
            <w:rPr>
              <w:rFonts w:eastAsia="Times New Roman"/>
              <w:color w:val="000000"/>
            </w:rPr>
          </w:rPrChange>
        </w:rPr>
        <w:t xml:space="preserve"> no significant effect of </w:t>
      </w:r>
      <w:del w:id="184" w:author="Andrew MacDougall" w:date="2022-01-06T10:08:00Z">
        <w:r w:rsidR="00A77D8F" w:rsidRPr="000158AF" w:rsidDel="000158AF">
          <w:rPr>
            <w:rFonts w:eastAsia="Times New Roman"/>
            <w:color w:val="000000"/>
            <w:highlight w:val="yellow"/>
            <w:rPrChange w:id="185" w:author="Andrew MacDougall" w:date="2022-01-06T10:09:00Z">
              <w:rPr>
                <w:rFonts w:eastAsia="Times New Roman"/>
                <w:color w:val="000000"/>
              </w:rPr>
            </w:rPrChange>
          </w:rPr>
          <w:delText xml:space="preserve">the response of </w:delText>
        </w:r>
      </w:del>
      <w:ins w:id="186" w:author="Andrew MacDougall" w:date="2022-01-06T10:08:00Z">
        <w:r w:rsidR="000158AF" w:rsidRPr="000158AF">
          <w:rPr>
            <w:rFonts w:eastAsia="Times New Roman"/>
            <w:color w:val="000000"/>
            <w:highlight w:val="yellow"/>
            <w:rPrChange w:id="187" w:author="Andrew MacDougall" w:date="2022-01-06T10:09:00Z">
              <w:rPr>
                <w:rFonts w:eastAsia="Times New Roman"/>
                <w:color w:val="000000"/>
              </w:rPr>
            </w:rPrChange>
          </w:rPr>
          <w:t xml:space="preserve">higher </w:t>
        </w:r>
      </w:ins>
      <w:r w:rsidR="00A77D8F" w:rsidRPr="000158AF">
        <w:rPr>
          <w:rFonts w:eastAsia="Times New Roman"/>
          <w:color w:val="000000"/>
          <w:highlight w:val="yellow"/>
          <w:rPrChange w:id="188" w:author="Andrew MacDougall" w:date="2022-01-06T10:09:00Z">
            <w:rPr>
              <w:rFonts w:eastAsia="Times New Roman"/>
              <w:color w:val="000000"/>
            </w:rPr>
          </w:rPrChange>
        </w:rPr>
        <w:t xml:space="preserve">aboveground biomass </w:t>
      </w:r>
      <w:del w:id="189" w:author="Andrew MacDougall" w:date="2022-01-06T10:08:00Z">
        <w:r w:rsidR="00A77D8F" w:rsidRPr="000158AF" w:rsidDel="000158AF">
          <w:rPr>
            <w:rFonts w:eastAsia="Times New Roman"/>
            <w:color w:val="000000"/>
            <w:highlight w:val="yellow"/>
            <w:rPrChange w:id="190" w:author="Andrew MacDougall" w:date="2022-01-06T10:09:00Z">
              <w:rPr>
                <w:rFonts w:eastAsia="Times New Roman"/>
                <w:color w:val="000000"/>
              </w:rPr>
            </w:rPrChange>
          </w:rPr>
          <w:delText>to added soil</w:delText>
        </w:r>
      </w:del>
      <w:ins w:id="191" w:author="Andrew MacDougall" w:date="2022-01-06T10:08:00Z">
        <w:r w:rsidR="000158AF" w:rsidRPr="000158AF">
          <w:rPr>
            <w:rFonts w:eastAsia="Times New Roman"/>
            <w:color w:val="000000"/>
            <w:highlight w:val="yellow"/>
            <w:rPrChange w:id="192" w:author="Andrew MacDougall" w:date="2022-01-06T10:09:00Z">
              <w:rPr>
                <w:rFonts w:eastAsia="Times New Roman"/>
                <w:color w:val="000000"/>
              </w:rPr>
            </w:rPrChange>
          </w:rPr>
          <w:t xml:space="preserve">with N </w:t>
        </w:r>
        <w:del w:id="193" w:author="Eric Seabloom" w:date="2022-01-07T16:16:00Z">
          <w:r w:rsidR="000158AF" w:rsidRPr="000158AF" w:rsidDel="00356E2A">
            <w:rPr>
              <w:rFonts w:eastAsia="Times New Roman"/>
              <w:color w:val="000000"/>
              <w:highlight w:val="yellow"/>
              <w:rPrChange w:id="194" w:author="Andrew MacDougall" w:date="2022-01-06T10:09:00Z">
                <w:rPr>
                  <w:rFonts w:eastAsia="Times New Roman"/>
                  <w:color w:val="000000"/>
                </w:rPr>
              </w:rPrChange>
            </w:rPr>
            <w:delText>fertilizaiton</w:delText>
          </w:r>
        </w:del>
      </w:ins>
      <w:ins w:id="195" w:author="Eric Seabloom" w:date="2022-01-07T16:16:00Z">
        <w:r w:rsidR="00356E2A" w:rsidRPr="00356E2A">
          <w:rPr>
            <w:rFonts w:eastAsia="Times New Roman"/>
            <w:color w:val="000000"/>
            <w:highlight w:val="yellow"/>
          </w:rPr>
          <w:t>fertilization</w:t>
        </w:r>
      </w:ins>
      <w:del w:id="196" w:author="Andrew MacDougall" w:date="2022-01-06T10:08:00Z">
        <w:r w:rsidR="00A77D8F" w:rsidRPr="000158AF" w:rsidDel="000158AF">
          <w:rPr>
            <w:rFonts w:eastAsia="Times New Roman"/>
            <w:color w:val="000000"/>
            <w:highlight w:val="yellow"/>
            <w:rPrChange w:id="197" w:author="Andrew MacDougall" w:date="2022-01-06T10:09:00Z">
              <w:rPr>
                <w:rFonts w:eastAsia="Times New Roman"/>
                <w:color w:val="000000"/>
              </w:rPr>
            </w:rPrChange>
          </w:rPr>
          <w:delText xml:space="preserve"> N</w:delText>
        </w:r>
      </w:del>
      <w:r w:rsidR="00A77D8F" w:rsidRPr="000158AF">
        <w:rPr>
          <w:rFonts w:eastAsia="Times New Roman"/>
          <w:color w:val="000000"/>
          <w:highlight w:val="yellow"/>
          <w:rPrChange w:id="198" w:author="Andrew MacDougall" w:date="2022-01-06T10:09:00Z">
            <w:rPr>
              <w:rFonts w:eastAsia="Times New Roman"/>
              <w:color w:val="000000"/>
            </w:rPr>
          </w:rPrChange>
        </w:rPr>
        <w:t xml:space="preserve"> (∆AGB; %) on </w:t>
      </w:r>
      <w:r w:rsidR="00A77D8F" w:rsidRPr="000158AF">
        <w:rPr>
          <w:rFonts w:eastAsia="Times New Roman"/>
          <w:bCs/>
          <w:color w:val="000000"/>
          <w:highlight w:val="yellow"/>
          <w:rPrChange w:id="199" w:author="Andrew MacDougall" w:date="2022-01-06T10:09:00Z">
            <w:rPr>
              <w:rFonts w:eastAsia="Times New Roman"/>
              <w:bCs/>
              <w:color w:val="000000"/>
            </w:rPr>
          </w:rPrChange>
        </w:rPr>
        <w:t>the</w:t>
      </w:r>
      <w:r w:rsidR="00A77D8F" w:rsidRPr="000158AF">
        <w:rPr>
          <w:rFonts w:eastAsia="Times New Roman"/>
          <w:color w:val="000000"/>
          <w:highlight w:val="yellow"/>
          <w:rPrChange w:id="200" w:author="Andrew MacDougall" w:date="2022-01-06T10:09:00Z">
            <w:rPr>
              <w:rFonts w:eastAsia="Times New Roman"/>
              <w:color w:val="000000"/>
            </w:rPr>
          </w:rPrChange>
        </w:rPr>
        <w:t xml:space="preserve"> response of </w:t>
      </w:r>
      <w:proofErr w:type="spellStart"/>
      <w:r w:rsidR="00A77D8F" w:rsidRPr="000158AF">
        <w:rPr>
          <w:rFonts w:eastAsia="Times New Roman"/>
          <w:i/>
          <w:color w:val="000000"/>
          <w:highlight w:val="yellow"/>
          <w:rPrChange w:id="201" w:author="Andrew MacDougall" w:date="2022-01-06T10:09:00Z">
            <w:rPr>
              <w:rFonts w:eastAsia="Times New Roman"/>
              <w:i/>
              <w:color w:val="000000"/>
            </w:rPr>
          </w:rPrChange>
        </w:rPr>
        <w:t>N</w:t>
      </w:r>
      <w:r w:rsidR="00A77D8F" w:rsidRPr="000158AF">
        <w:rPr>
          <w:rFonts w:eastAsia="Times New Roman"/>
          <w:color w:val="000000"/>
          <w:highlight w:val="yellow"/>
          <w:vertAlign w:val="subscript"/>
          <w:rPrChange w:id="202" w:author="Andrew MacDougall" w:date="2022-01-06T10:09:00Z">
            <w:rPr>
              <w:rFonts w:eastAsia="Times New Roman"/>
              <w:color w:val="000000"/>
              <w:vertAlign w:val="subscript"/>
            </w:rPr>
          </w:rPrChange>
        </w:rPr>
        <w:t>area</w:t>
      </w:r>
      <w:proofErr w:type="spellEnd"/>
      <w:r w:rsidR="00A77D8F" w:rsidRPr="000158AF">
        <w:rPr>
          <w:rFonts w:eastAsia="Times New Roman"/>
          <w:color w:val="000000"/>
          <w:highlight w:val="yellow"/>
          <w:rPrChange w:id="203" w:author="Andrew MacDougall" w:date="2022-01-06T10:09:00Z">
            <w:rPr>
              <w:rFonts w:eastAsia="Times New Roman"/>
              <w:color w:val="000000"/>
            </w:rPr>
          </w:rPrChange>
        </w:rPr>
        <w:t xml:space="preserve"> to added soil </w:t>
      </w:r>
      <w:commentRangeStart w:id="204"/>
      <w:r w:rsidR="00A77D8F" w:rsidRPr="000158AF">
        <w:rPr>
          <w:rFonts w:eastAsia="Times New Roman"/>
          <w:color w:val="000000"/>
          <w:highlight w:val="yellow"/>
          <w:rPrChange w:id="205" w:author="Andrew MacDougall" w:date="2022-01-06T10:09:00Z">
            <w:rPr>
              <w:rFonts w:eastAsia="Times New Roman"/>
              <w:color w:val="000000"/>
            </w:rPr>
          </w:rPrChange>
        </w:rPr>
        <w:t>N</w:t>
      </w:r>
      <w:commentRangeEnd w:id="204"/>
      <w:r w:rsidR="000158AF">
        <w:rPr>
          <w:rStyle w:val="CommentReference"/>
        </w:rPr>
        <w:commentReference w:id="204"/>
      </w:r>
      <w:r w:rsidR="00A77D8F">
        <w:rPr>
          <w:rFonts w:eastAsia="Times New Roman"/>
          <w:color w:val="000000"/>
        </w:rPr>
        <w:t xml:space="preserve"> (</w:t>
      </w:r>
      <w:r w:rsidR="00A77D8F" w:rsidRPr="001B44B1">
        <w:rPr>
          <w:rFonts w:eastAsia="Times New Roman"/>
          <w:color w:val="000000"/>
        </w:rPr>
        <w:t>∆</w:t>
      </w:r>
      <w:proofErr w:type="spellStart"/>
      <w:r w:rsidR="00A77D8F" w:rsidRPr="001B44B1">
        <w:rPr>
          <w:rFonts w:eastAsia="Times New Roman"/>
          <w:i/>
          <w:iCs/>
          <w:color w:val="000000"/>
        </w:rPr>
        <w:t>N</w:t>
      </w:r>
      <w:r w:rsidR="00A77D8F" w:rsidRPr="00771C52">
        <w:rPr>
          <w:rFonts w:eastAsia="Times New Roman"/>
          <w:color w:val="000000"/>
          <w:vertAlign w:val="subscript"/>
        </w:rPr>
        <w:t>area</w:t>
      </w:r>
      <w:proofErr w:type="spellEnd"/>
      <w:r w:rsidR="00A77D8F">
        <w:rPr>
          <w:rFonts w:eastAsia="Times New Roman"/>
          <w:color w:val="000000"/>
        </w:rPr>
        <w:t>; %)</w:t>
      </w:r>
      <w:r w:rsidR="00A77D8F" w:rsidRPr="00880F5C" w:rsidDel="00880F5C">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 xml:space="preserve">p </w:t>
      </w:r>
      <w:r w:rsidR="00A77D8F" w:rsidRPr="001B44B1">
        <w:rPr>
          <w:rFonts w:eastAsia="Times New Roman"/>
          <w:color w:val="000000"/>
        </w:rPr>
        <w:t>= 0.</w:t>
      </w:r>
      <w:r w:rsidR="00A77D8F">
        <w:rPr>
          <w:rFonts w:eastAsia="Times New Roman"/>
          <w:color w:val="000000"/>
        </w:rPr>
        <w:t>337</w:t>
      </w:r>
      <w:r w:rsidR="00A77D8F" w:rsidRPr="001B44B1">
        <w:rPr>
          <w:rFonts w:eastAsia="Times New Roman"/>
          <w:color w:val="000000"/>
        </w:rPr>
        <w:t>; Table 5).</w:t>
      </w:r>
      <w:r w:rsidR="00DC7E19">
        <w:rPr>
          <w:rFonts w:eastAsia="Times New Roman"/>
          <w:color w:val="000000"/>
        </w:rPr>
        <w:t xml:space="preserve"> However, the overall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r w:rsidR="00A77D8F" w:rsidRPr="00DA24C9">
        <w:rPr>
          <w:rFonts w:eastAsia="Times New Roman"/>
          <w:color w:val="000000"/>
        </w:rPr>
        <w:t xml:space="preserve"> </w:t>
      </w:r>
      <w:r w:rsidR="00DC7E19">
        <w:rPr>
          <w:rFonts w:eastAsia="Times New Roman"/>
          <w:color w:val="000000"/>
        </w:rPr>
        <w:t xml:space="preserve">and </w:t>
      </w:r>
      <w:r w:rsidR="00880F5C">
        <w:rPr>
          <w:rFonts w:eastAsia="Times New Roman"/>
          <w:color w:val="000000"/>
        </w:rPr>
        <w:t>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trend became more negative as </w:t>
      </w:r>
      <w:r w:rsidR="00DC7E19" w:rsidRPr="00771C52">
        <w:rPr>
          <w:rFonts w:eastAsia="Times New Roman"/>
          <w:color w:val="000000"/>
        </w:rPr>
        <w:t>∆</w:t>
      </w:r>
      <w:proofErr w:type="spellStart"/>
      <w:r w:rsidR="00DC7E19">
        <w:rPr>
          <w:rFonts w:eastAsia="Times New Roman"/>
          <w:i/>
          <w:color w:val="000000"/>
        </w:rPr>
        <w:t>M</w:t>
      </w:r>
      <w:r w:rsidR="00DC7E19">
        <w:rPr>
          <w:rFonts w:eastAsia="Times New Roman"/>
          <w:color w:val="000000"/>
          <w:vertAlign w:val="subscript"/>
        </w:rPr>
        <w:t>area</w:t>
      </w:r>
      <w:proofErr w:type="spellEnd"/>
      <w:r w:rsidR="00DC7E19">
        <w:rPr>
          <w:rFonts w:eastAsia="Times New Roman"/>
          <w:color w:val="000000"/>
        </w:rPr>
        <w:t xml:space="preserve"> increased. We used post-hoc tests to investigate this effect.</w:t>
      </w:r>
      <w:r w:rsidR="00D10DE1" w:rsidRPr="00DA24C9">
        <w:rPr>
          <w:rFonts w:eastAsia="Times New Roman"/>
          <w:color w:val="000000"/>
        </w:rPr>
        <w:t xml:space="preserve"> </w:t>
      </w:r>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w:t>
      </w:r>
      <w:r w:rsidR="00880F5C">
        <w:rPr>
          <w:rFonts w:eastAsia="Times New Roman"/>
          <w:color w:val="000000"/>
        </w:rPr>
        <w:t xml:space="preserve">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167D08">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w:t>
      </w:r>
      <w:r w:rsidR="00880F5C">
        <w:rPr>
          <w:rFonts w:eastAsia="Times New Roman"/>
          <w:color w:val="000000"/>
        </w:rPr>
        <w:t xml:space="preserve">, but became </w:t>
      </w:r>
      <w:r w:rsidR="00DC7E19" w:rsidRPr="00470D41">
        <w:rPr>
          <w:rFonts w:eastAsia="Times New Roman"/>
          <w:color w:val="000000"/>
          <w:highlight w:val="yellow"/>
          <w:rPrChange w:id="206" w:author="Andrew MacDougall" w:date="2022-01-06T10:10:00Z">
            <w:rPr>
              <w:rFonts w:eastAsia="Times New Roman"/>
              <w:color w:val="000000"/>
            </w:rPr>
          </w:rPrChange>
        </w:rPr>
        <w:t xml:space="preserve">slightly </w:t>
      </w:r>
      <w:r w:rsidR="00880F5C" w:rsidRPr="00470D41">
        <w:rPr>
          <w:rFonts w:eastAsia="Times New Roman"/>
          <w:color w:val="000000"/>
          <w:highlight w:val="yellow"/>
          <w:rPrChange w:id="207" w:author="Andrew MacDougall" w:date="2022-01-06T10:10:00Z">
            <w:rPr>
              <w:rFonts w:eastAsia="Times New Roman"/>
              <w:color w:val="000000"/>
            </w:rPr>
          </w:rPrChange>
        </w:rPr>
        <w:t>negative</w:t>
      </w:r>
      <w:r w:rsidR="00DC7E19" w:rsidRPr="00470D41">
        <w:rPr>
          <w:rFonts w:eastAsia="Times New Roman"/>
          <w:color w:val="000000"/>
          <w:highlight w:val="yellow"/>
          <w:rPrChange w:id="208" w:author="Andrew MacDougall" w:date="2022-01-06T10:10:00Z">
            <w:rPr>
              <w:rFonts w:eastAsia="Times New Roman"/>
              <w:color w:val="000000"/>
            </w:rPr>
          </w:rPrChange>
        </w:rPr>
        <w:t xml:space="preserve"> (</w:t>
      </w:r>
      <w:commentRangeStart w:id="209"/>
      <w:r w:rsidR="00DC7E19" w:rsidRPr="00470D41">
        <w:rPr>
          <w:rFonts w:eastAsia="Times New Roman"/>
          <w:i/>
          <w:color w:val="000000"/>
          <w:highlight w:val="yellow"/>
          <w:rPrChange w:id="210" w:author="Andrew MacDougall" w:date="2022-01-06T10:10:00Z">
            <w:rPr>
              <w:rFonts w:eastAsia="Times New Roman"/>
              <w:i/>
              <w:color w:val="000000"/>
            </w:rPr>
          </w:rPrChange>
        </w:rPr>
        <w:t>p</w:t>
      </w:r>
      <w:r w:rsidR="00DC7E19" w:rsidRPr="00470D41">
        <w:rPr>
          <w:rFonts w:eastAsia="Times New Roman"/>
          <w:color w:val="000000"/>
          <w:highlight w:val="yellow"/>
          <w:rPrChange w:id="211" w:author="Andrew MacDougall" w:date="2022-01-06T10:10:00Z">
            <w:rPr>
              <w:rFonts w:eastAsia="Times New Roman"/>
              <w:color w:val="000000"/>
            </w:rPr>
          </w:rPrChange>
        </w:rPr>
        <w:t xml:space="preserve"> &lt; 0.</w:t>
      </w:r>
      <w:commentRangeStart w:id="212"/>
      <w:r w:rsidR="00DC7E19" w:rsidRPr="00470D41">
        <w:rPr>
          <w:rFonts w:eastAsia="Times New Roman"/>
          <w:color w:val="000000"/>
          <w:highlight w:val="yellow"/>
          <w:rPrChange w:id="213" w:author="Andrew MacDougall" w:date="2022-01-06T10:10:00Z">
            <w:rPr>
              <w:rFonts w:eastAsia="Times New Roman"/>
              <w:color w:val="000000"/>
            </w:rPr>
          </w:rPrChange>
        </w:rPr>
        <w:t>1</w:t>
      </w:r>
      <w:commentRangeEnd w:id="212"/>
      <w:r w:rsidR="00470D41">
        <w:rPr>
          <w:rStyle w:val="CommentReference"/>
        </w:rPr>
        <w:commentReference w:id="212"/>
      </w:r>
      <w:r w:rsidR="00DC7E19" w:rsidRPr="00470D41">
        <w:rPr>
          <w:rFonts w:eastAsia="Times New Roman"/>
          <w:color w:val="000000"/>
          <w:highlight w:val="yellow"/>
          <w:rPrChange w:id="214" w:author="Andrew MacDougall" w:date="2022-01-06T10:10:00Z">
            <w:rPr>
              <w:rFonts w:eastAsia="Times New Roman"/>
              <w:color w:val="000000"/>
            </w:rPr>
          </w:rPrChange>
        </w:rPr>
        <w:t>)</w:t>
      </w:r>
      <w:r w:rsidR="00880F5C">
        <w:rPr>
          <w:rFonts w:eastAsia="Times New Roman"/>
          <w:color w:val="000000"/>
        </w:rPr>
        <w:t xml:space="preserve"> </w:t>
      </w:r>
      <w:commentRangeEnd w:id="209"/>
      <w:r w:rsidR="007A64C4">
        <w:rPr>
          <w:rStyle w:val="CommentReference"/>
        </w:rPr>
        <w:commentReference w:id="209"/>
      </w:r>
      <w:r w:rsidR="00880F5C">
        <w:rPr>
          <w:rFonts w:eastAsia="Times New Roman"/>
          <w:color w:val="000000"/>
        </w:rPr>
        <w:t xml:space="preserve">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 </w:t>
      </w:r>
      <w:r w:rsidR="00880F5C">
        <w:rPr>
          <w:rFonts w:eastAsia="Times New Roman"/>
          <w:color w:val="000000"/>
        </w:rPr>
        <w:t xml:space="preserve">Table 6 and Figure </w:t>
      </w:r>
      <w:r w:rsidR="00BD3DF0">
        <w:rPr>
          <w:rFonts w:eastAsia="Times New Roman"/>
          <w:color w:val="000000"/>
        </w:rPr>
        <w:t>7</w:t>
      </w:r>
      <w:r w:rsidR="00880F5C">
        <w:rPr>
          <w:rFonts w:eastAsia="Times New Roman"/>
          <w:color w:val="000000"/>
        </w:rPr>
        <w:t xml:space="preserve">).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4FCD2D14"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993C6A">
        <w:rPr>
          <w:rFonts w:eastAsia="Times New Roman"/>
          <w:i/>
          <w:iCs/>
          <w:color w:val="000000"/>
        </w:rPr>
        <w:t xml:space="preserve">p </w:t>
      </w:r>
      <w:r w:rsidRPr="00993C6A">
        <w:rPr>
          <w:rFonts w:eastAsia="Times New Roman"/>
          <w:color w:val="000000"/>
        </w:rPr>
        <w:t>= 0.</w:t>
      </w:r>
      <w:r w:rsidR="002134EF" w:rsidRPr="00993C6A">
        <w:rPr>
          <w:rFonts w:eastAsia="Times New Roman"/>
          <w:color w:val="000000"/>
        </w:rPr>
        <w:t>002</w:t>
      </w:r>
      <w:r w:rsidRPr="00993C6A">
        <w:rPr>
          <w:rFonts w:eastAsia="Times New Roman"/>
          <w:color w:val="000000"/>
        </w:rPr>
        <w:t>), where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was greater in ambient P (</w:t>
      </w:r>
      <w:r w:rsidR="000D62FD" w:rsidRPr="00993C6A">
        <w:rPr>
          <w:rFonts w:eastAsia="Times New Roman"/>
          <w:color w:val="000000"/>
        </w:rPr>
        <w:t>19.8</w:t>
      </w:r>
      <w:r w:rsidRPr="00993C6A">
        <w:rPr>
          <w:rFonts w:eastAsia="Times New Roman"/>
          <w:color w:val="000000"/>
        </w:rPr>
        <w:t xml:space="preserve">%) than </w:t>
      </w:r>
      <w:r w:rsidR="00CC4281" w:rsidRPr="00993C6A">
        <w:rPr>
          <w:rFonts w:eastAsia="Times New Roman"/>
          <w:color w:val="000000"/>
        </w:rPr>
        <w:t>plots with added</w:t>
      </w:r>
      <w:r w:rsidRPr="00993C6A">
        <w:rPr>
          <w:rFonts w:eastAsia="Times New Roman"/>
          <w:color w:val="000000"/>
        </w:rPr>
        <w:t xml:space="preserve"> P (</w:t>
      </w:r>
      <w:r w:rsidR="000D62FD" w:rsidRPr="00993C6A">
        <w:rPr>
          <w:rFonts w:eastAsia="Times New Roman"/>
          <w:color w:val="000000"/>
        </w:rPr>
        <w:t>9.9</w:t>
      </w:r>
      <w:r w:rsidRPr="00993C6A">
        <w:rPr>
          <w:rFonts w:eastAsia="Times New Roman"/>
          <w:color w:val="000000"/>
        </w:rPr>
        <w:t>%) plots</w:t>
      </w:r>
      <w:r w:rsidR="00C71FEE" w:rsidRPr="00993C6A">
        <w:rPr>
          <w:rFonts w:eastAsia="Times New Roman"/>
          <w:color w:val="000000"/>
        </w:rPr>
        <w:t>, confirming results from the first model presented above</w:t>
      </w:r>
      <w:r w:rsidRPr="00993C6A">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993C6A" w:rsidRDefault="005D276D" w:rsidP="005D276D">
      <w:pPr>
        <w:spacing w:line="480" w:lineRule="auto"/>
        <w:rPr>
          <w:b/>
          <w:bCs/>
          <w:vertAlign w:val="subscript"/>
        </w:rPr>
      </w:pPr>
      <w:commentRangeStart w:id="215"/>
      <w:r w:rsidRPr="00993C6A">
        <w:rPr>
          <w:b/>
          <w:bCs/>
        </w:rPr>
        <w:t xml:space="preserve">Table 5. </w:t>
      </w:r>
      <w:proofErr w:type="spellStart"/>
      <w:r w:rsidRPr="00993C6A">
        <w:rPr>
          <w:rFonts w:eastAsia="Times New Roman"/>
          <w:color w:val="000000"/>
        </w:rPr>
        <w:t>Anova</w:t>
      </w:r>
      <w:proofErr w:type="spellEnd"/>
      <w:r w:rsidRPr="00993C6A">
        <w:rPr>
          <w:rFonts w:eastAsia="Times New Roman"/>
          <w:color w:val="000000"/>
        </w:rPr>
        <w:t xml:space="preserve"> results for the linear mixed effects model with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as the dependent variable and ∆AGB, ∆χ, and ∆</w:t>
      </w:r>
      <w:proofErr w:type="spellStart"/>
      <w:r w:rsidRPr="00993C6A">
        <w:rPr>
          <w:rFonts w:eastAsia="Times New Roman"/>
          <w:i/>
          <w:iCs/>
          <w:color w:val="000000"/>
        </w:rPr>
        <w:t>M</w:t>
      </w:r>
      <w:r w:rsidRPr="00993C6A">
        <w:rPr>
          <w:rFonts w:eastAsia="Times New Roman"/>
          <w:color w:val="000000"/>
          <w:vertAlign w:val="subscript"/>
        </w:rPr>
        <w:t>area</w:t>
      </w:r>
      <w:proofErr w:type="spellEnd"/>
      <w:r w:rsidRPr="00993C6A">
        <w:rPr>
          <w:rFonts w:eastAsia="Times New Roman"/>
          <w:color w:val="000000"/>
        </w:rPr>
        <w:t xml:space="preserve"> as independent </w:t>
      </w:r>
      <w:proofErr w:type="gramStart"/>
      <w:r w:rsidRPr="00993C6A">
        <w:rPr>
          <w:rFonts w:eastAsia="Times New Roman"/>
          <w:color w:val="000000"/>
        </w:rPr>
        <w:t>variables.*</w:t>
      </w:r>
      <w:proofErr w:type="gramEnd"/>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0D4739D3" w:rsidR="005D276D" w:rsidRPr="00457DA7" w:rsidRDefault="00F60BAA" w:rsidP="00237CD4">
            <w:pPr>
              <w:jc w:val="center"/>
              <w:rPr>
                <w:rFonts w:eastAsia="Times New Roman"/>
                <w:color w:val="000000"/>
                <w:sz w:val="20"/>
                <w:szCs w:val="20"/>
              </w:rPr>
            </w:pPr>
            <w:r>
              <w:rPr>
                <w:rFonts w:eastAsia="Times New Roman"/>
                <w:color w:val="000000"/>
                <w:sz w:val="20"/>
                <w:szCs w:val="20"/>
              </w:rPr>
              <w:t>0.9</w:t>
            </w:r>
            <w:r w:rsidR="00C6371D">
              <w:rPr>
                <w:rFonts w:eastAsia="Times New Roman"/>
                <w:color w:val="000000"/>
                <w:sz w:val="20"/>
                <w:szCs w:val="20"/>
              </w:rPr>
              <w:t>21</w:t>
            </w:r>
          </w:p>
        </w:tc>
        <w:tc>
          <w:tcPr>
            <w:tcW w:w="1083" w:type="pct"/>
            <w:tcBorders>
              <w:top w:val="single" w:sz="4" w:space="0" w:color="auto"/>
            </w:tcBorders>
            <w:shd w:val="clear" w:color="auto" w:fill="auto"/>
            <w:noWrap/>
            <w:vAlign w:val="center"/>
            <w:hideMark/>
          </w:tcPr>
          <w:p w14:paraId="0E9D8D9F" w14:textId="00821A2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F60BAA">
              <w:rPr>
                <w:rFonts w:eastAsia="Times New Roman"/>
                <w:color w:val="000000"/>
                <w:sz w:val="20"/>
                <w:szCs w:val="20"/>
              </w:rPr>
              <w:t>33</w:t>
            </w:r>
            <w:r w:rsidR="00C6371D">
              <w:rPr>
                <w:rFonts w:eastAsia="Times New Roman"/>
                <w:color w:val="000000"/>
                <w:sz w:val="20"/>
                <w:szCs w:val="20"/>
              </w:rPr>
              <w:t>7</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1A326DD0" w:rsidR="005D276D" w:rsidRPr="00457DA7" w:rsidRDefault="00C6371D" w:rsidP="00237CD4">
            <w:pPr>
              <w:jc w:val="center"/>
              <w:rPr>
                <w:rFonts w:eastAsia="Times New Roman"/>
                <w:color w:val="000000"/>
                <w:sz w:val="20"/>
                <w:szCs w:val="20"/>
              </w:rPr>
            </w:pPr>
            <w:r>
              <w:rPr>
                <w:rFonts w:eastAsia="Times New Roman"/>
                <w:color w:val="000000"/>
                <w:sz w:val="20"/>
                <w:szCs w:val="20"/>
              </w:rPr>
              <w:t>10.001</w:t>
            </w:r>
          </w:p>
        </w:tc>
        <w:tc>
          <w:tcPr>
            <w:tcW w:w="1083" w:type="pct"/>
            <w:shd w:val="clear" w:color="auto" w:fill="auto"/>
            <w:noWrap/>
            <w:vAlign w:val="center"/>
            <w:hideMark/>
          </w:tcPr>
          <w:p w14:paraId="6DDB38EE" w14:textId="1BAB9304"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r w:rsidR="00F60BAA">
              <w:rPr>
                <w:rFonts w:eastAsia="Times New Roman"/>
                <w:b/>
                <w:color w:val="000000"/>
                <w:sz w:val="20"/>
                <w:szCs w:val="20"/>
              </w:rPr>
              <w:t>2</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D495382"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063</w:t>
            </w:r>
          </w:p>
        </w:tc>
        <w:tc>
          <w:tcPr>
            <w:tcW w:w="1083" w:type="pct"/>
            <w:shd w:val="clear" w:color="auto" w:fill="auto"/>
            <w:noWrap/>
            <w:vAlign w:val="center"/>
            <w:hideMark/>
          </w:tcPr>
          <w:p w14:paraId="25DC88A4" w14:textId="374E48DD"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.803</w:t>
            </w:r>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514E17A8" w:rsidR="005D276D" w:rsidRPr="00457DA7" w:rsidRDefault="00F60BAA" w:rsidP="00237CD4">
            <w:pPr>
              <w:jc w:val="center"/>
              <w:rPr>
                <w:rFonts w:eastAsia="Times New Roman"/>
                <w:color w:val="000000"/>
                <w:sz w:val="20"/>
                <w:szCs w:val="20"/>
              </w:rPr>
            </w:pPr>
            <w:r>
              <w:rPr>
                <w:rFonts w:eastAsia="Times New Roman"/>
                <w:color w:val="000000"/>
                <w:sz w:val="20"/>
                <w:szCs w:val="20"/>
              </w:rPr>
              <w:t>1</w:t>
            </w:r>
            <w:r w:rsidR="00C6371D">
              <w:rPr>
                <w:rFonts w:eastAsia="Times New Roman"/>
                <w:color w:val="000000"/>
                <w:sz w:val="20"/>
                <w:szCs w:val="20"/>
              </w:rPr>
              <w:t>17.560</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4666749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.504</w:t>
            </w:r>
          </w:p>
        </w:tc>
        <w:tc>
          <w:tcPr>
            <w:tcW w:w="1083" w:type="pct"/>
            <w:shd w:val="clear" w:color="auto" w:fill="auto"/>
            <w:noWrap/>
            <w:vAlign w:val="center"/>
            <w:hideMark/>
          </w:tcPr>
          <w:p w14:paraId="5BC9673C" w14:textId="6392BE9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478</w:t>
            </w:r>
          </w:p>
        </w:tc>
      </w:tr>
      <w:tr w:rsidR="005D276D" w:rsidRPr="00457DA7" w14:paraId="74BE0764" w14:textId="77777777" w:rsidTr="00237CD4">
        <w:trPr>
          <w:trHeight w:val="320"/>
        </w:trPr>
        <w:tc>
          <w:tcPr>
            <w:tcW w:w="1750" w:type="pct"/>
            <w:shd w:val="clear" w:color="auto" w:fill="auto"/>
            <w:noWrap/>
            <w:vAlign w:val="center"/>
            <w:hideMark/>
          </w:tcPr>
          <w:p w14:paraId="4E8F51D4" w14:textId="0FA6472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90461A8" w:rsidR="005D276D" w:rsidRPr="00457DA7" w:rsidRDefault="00C6371D" w:rsidP="00237CD4">
            <w:pPr>
              <w:jc w:val="center"/>
              <w:rPr>
                <w:rFonts w:eastAsia="Times New Roman"/>
                <w:color w:val="000000"/>
                <w:sz w:val="20"/>
                <w:szCs w:val="20"/>
              </w:rPr>
            </w:pPr>
            <w:r>
              <w:rPr>
                <w:rFonts w:eastAsia="Times New Roman"/>
                <w:color w:val="000000"/>
                <w:sz w:val="20"/>
                <w:szCs w:val="20"/>
              </w:rPr>
              <w:t>2.155</w:t>
            </w:r>
          </w:p>
        </w:tc>
        <w:tc>
          <w:tcPr>
            <w:tcW w:w="1083" w:type="pct"/>
            <w:shd w:val="clear" w:color="auto" w:fill="auto"/>
            <w:noWrap/>
            <w:vAlign w:val="center"/>
            <w:hideMark/>
          </w:tcPr>
          <w:p w14:paraId="49A25C5C" w14:textId="3823569A" w:rsidR="005D276D" w:rsidRPr="00993C6A" w:rsidRDefault="005D276D" w:rsidP="00237CD4">
            <w:pPr>
              <w:jc w:val="center"/>
              <w:rPr>
                <w:rFonts w:eastAsia="Times New Roman"/>
                <w:bCs/>
                <w:color w:val="000000"/>
                <w:sz w:val="20"/>
                <w:szCs w:val="20"/>
              </w:rPr>
            </w:pPr>
            <w:r w:rsidRPr="00993C6A">
              <w:rPr>
                <w:rFonts w:eastAsia="Times New Roman"/>
                <w:bCs/>
                <w:color w:val="000000"/>
                <w:sz w:val="20"/>
                <w:szCs w:val="20"/>
              </w:rPr>
              <w:t>0.</w:t>
            </w:r>
            <w:r w:rsidR="00602177" w:rsidRPr="00993C6A">
              <w:rPr>
                <w:rFonts w:eastAsia="Times New Roman"/>
                <w:bCs/>
                <w:color w:val="000000"/>
                <w:sz w:val="20"/>
                <w:szCs w:val="20"/>
              </w:rPr>
              <w:t>1</w:t>
            </w:r>
            <w:r w:rsidR="00C6371D">
              <w:rPr>
                <w:rFonts w:eastAsia="Times New Roman"/>
                <w:bCs/>
                <w:color w:val="000000"/>
                <w:sz w:val="20"/>
                <w:szCs w:val="20"/>
              </w:rPr>
              <w:t>42</w:t>
            </w:r>
          </w:p>
        </w:tc>
      </w:tr>
    </w:tbl>
    <w:commentRangeEnd w:id="215"/>
    <w:p w14:paraId="317CCD69" w14:textId="7F2055F4" w:rsidR="00AE1760" w:rsidRPr="00F60BAA" w:rsidRDefault="00183E96" w:rsidP="00DA24C9">
      <w:pPr>
        <w:spacing w:line="480" w:lineRule="auto"/>
        <w:contextualSpacing/>
      </w:pPr>
      <w:r>
        <w:rPr>
          <w:rStyle w:val="CommentReference"/>
        </w:rPr>
        <w:commentReference w:id="215"/>
      </w:r>
      <w:r w:rsidR="005D276D" w:rsidRPr="00993C6A">
        <w:t>* P-values &lt; 0.05 are bolded</w:t>
      </w:r>
      <w:del w:id="216" w:author="Dr. N Hagenah" w:date="2022-01-31T13:34:00Z">
        <w:r w:rsidR="005D276D" w:rsidRPr="00993C6A" w:rsidDel="001579A8">
          <w:delText xml:space="preserve"> and &lt; 0.1 are italicized</w:delText>
        </w:r>
      </w:del>
      <w:r w:rsidR="005D276D" w:rsidRPr="00993C6A">
        <w:t xml:space="preserve">. Sample size is </w:t>
      </w:r>
      <w:r w:rsidR="00FE6044">
        <w:t>328</w:t>
      </w:r>
      <w:r w:rsidR="005D276D" w:rsidRPr="00993C6A">
        <w:t xml:space="preserve">. Key: </w:t>
      </w:r>
      <w:r w:rsidR="005D276D" w:rsidRPr="00993C6A">
        <w:rPr>
          <w:rFonts w:eastAsia="Times New Roman"/>
          <w:color w:val="000000"/>
        </w:rPr>
        <w:t>χ = ratio of intercellular to extracellular CO</w:t>
      </w:r>
      <w:r w:rsidR="005D276D" w:rsidRPr="00993C6A">
        <w:rPr>
          <w:rFonts w:eastAsia="Times New Roman"/>
          <w:color w:val="000000"/>
          <w:vertAlign w:val="subscript"/>
        </w:rPr>
        <w:t>2</w:t>
      </w:r>
      <w:r w:rsidR="005D276D" w:rsidRPr="00993C6A">
        <w:rPr>
          <w:rFonts w:eastAsia="Times New Roman"/>
          <w:color w:val="000000"/>
        </w:rPr>
        <w:t xml:space="preserve"> concentration</w:t>
      </w:r>
      <w:r w:rsidR="005D276D" w:rsidRPr="00993C6A">
        <w:t xml:space="preserve">, </w:t>
      </w:r>
      <w:proofErr w:type="spellStart"/>
      <w:r w:rsidR="005D276D" w:rsidRPr="00993C6A">
        <w:rPr>
          <w:i/>
          <w:iCs/>
        </w:rPr>
        <w:t>M</w:t>
      </w:r>
      <w:r w:rsidR="005D276D" w:rsidRPr="00993C6A">
        <w:rPr>
          <w:vertAlign w:val="subscript"/>
        </w:rPr>
        <w:t>area</w:t>
      </w:r>
      <w:proofErr w:type="spellEnd"/>
      <w:r w:rsidR="005D276D" w:rsidRPr="00993C6A">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 xml:space="preserve">linear mixed effects </w:t>
      </w:r>
      <w:proofErr w:type="gramStart"/>
      <w:r>
        <w:rPr>
          <w:rFonts w:eastAsia="Times New Roman"/>
          <w:color w:val="000000"/>
          <w:sz w:val="20"/>
          <w:szCs w:val="20"/>
        </w:rPr>
        <w:t>model.*</w:t>
      </w:r>
      <w:proofErr w:type="gramEnd"/>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top w:val="single" w:sz="4" w:space="0" w:color="auto"/>
            </w:tcBorders>
            <w:shd w:val="clear" w:color="auto" w:fill="auto"/>
            <w:noWrap/>
            <w:vAlign w:val="center"/>
            <w:hideMark/>
          </w:tcPr>
          <w:p w14:paraId="2020611A" w14:textId="36E9BC6F"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1539E356" w14:textId="20C6C56B"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p>
        </w:tc>
        <w:tc>
          <w:tcPr>
            <w:tcW w:w="1083" w:type="pct"/>
            <w:tcBorders>
              <w:top w:val="single" w:sz="4" w:space="0" w:color="auto"/>
            </w:tcBorders>
            <w:shd w:val="clear" w:color="auto" w:fill="auto"/>
            <w:noWrap/>
            <w:vAlign w:val="center"/>
            <w:hideMark/>
          </w:tcPr>
          <w:p w14:paraId="68D31941" w14:textId="04905DAF"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r w:rsidR="00367429" w:rsidRPr="00993C6A">
              <w:rPr>
                <w:rFonts w:eastAsia="Times New Roman"/>
                <w:color w:val="000000"/>
                <w:sz w:val="20"/>
                <w:szCs w:val="20"/>
              </w:rPr>
              <w:t>704</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64C3928A"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r>
              <w:rPr>
                <w:rFonts w:eastAsia="Times New Roman"/>
                <w:color w:val="000000"/>
                <w:sz w:val="20"/>
                <w:szCs w:val="20"/>
              </w:rPr>
              <w:t>5</w:t>
            </w:r>
          </w:p>
        </w:tc>
        <w:tc>
          <w:tcPr>
            <w:tcW w:w="1083" w:type="pct"/>
            <w:shd w:val="clear" w:color="auto" w:fill="auto"/>
            <w:noWrap/>
            <w:vAlign w:val="center"/>
            <w:hideMark/>
          </w:tcPr>
          <w:p w14:paraId="6EE918BD" w14:textId="47AB879C"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20.1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2.62</w:t>
            </w:r>
          </w:p>
        </w:tc>
        <w:tc>
          <w:tcPr>
            <w:tcW w:w="1083" w:type="pct"/>
            <w:shd w:val="clear" w:color="auto" w:fill="auto"/>
            <w:noWrap/>
            <w:vAlign w:val="center"/>
            <w:hideMark/>
          </w:tcPr>
          <w:p w14:paraId="7F6707F0" w14:textId="1A7E3DF2" w:rsidR="0070307F" w:rsidRPr="00993C6A" w:rsidRDefault="0070307F" w:rsidP="00237CD4">
            <w:pPr>
              <w:jc w:val="center"/>
              <w:rPr>
                <w:rFonts w:eastAsia="Times New Roman"/>
                <w:color w:val="000000"/>
                <w:sz w:val="20"/>
                <w:szCs w:val="20"/>
              </w:rPr>
            </w:pPr>
            <w:r w:rsidRPr="00993C6A">
              <w:rPr>
                <w:rFonts w:eastAsia="Times New Roman"/>
                <w:color w:val="000000"/>
                <w:sz w:val="20"/>
                <w:szCs w:val="20"/>
              </w:rPr>
              <w:t>0.</w:t>
            </w:r>
            <w:r w:rsidR="00367429" w:rsidRPr="00993C6A">
              <w:rPr>
                <w:rFonts w:eastAsia="Times New Roman"/>
                <w:color w:val="000000"/>
                <w:sz w:val="20"/>
                <w:szCs w:val="20"/>
              </w:rPr>
              <w:t>229</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bottom w:val="single" w:sz="4" w:space="0" w:color="auto"/>
            </w:tcBorders>
            <w:shd w:val="clear" w:color="auto" w:fill="auto"/>
            <w:noWrap/>
            <w:vAlign w:val="center"/>
            <w:hideMark/>
          </w:tcPr>
          <w:p w14:paraId="2336C1E2" w14:textId="22D04AAE"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p>
        </w:tc>
        <w:tc>
          <w:tcPr>
            <w:tcW w:w="1083" w:type="pct"/>
            <w:tcBorders>
              <w:bottom w:val="single" w:sz="4" w:space="0" w:color="auto"/>
            </w:tcBorders>
            <w:shd w:val="clear" w:color="auto" w:fill="auto"/>
            <w:noWrap/>
            <w:vAlign w:val="center"/>
            <w:hideMark/>
          </w:tcPr>
          <w:p w14:paraId="06B8B2A1" w14:textId="4C817270"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p>
        </w:tc>
        <w:tc>
          <w:tcPr>
            <w:tcW w:w="1083" w:type="pct"/>
            <w:tcBorders>
              <w:bottom w:val="single" w:sz="4" w:space="0" w:color="auto"/>
            </w:tcBorders>
            <w:shd w:val="clear" w:color="auto" w:fill="auto"/>
            <w:noWrap/>
            <w:vAlign w:val="center"/>
            <w:hideMark/>
          </w:tcPr>
          <w:p w14:paraId="76A96E73" w14:textId="1D1014EC" w:rsidR="0070307F" w:rsidRPr="00993C6A" w:rsidRDefault="0070307F" w:rsidP="00237CD4">
            <w:pPr>
              <w:jc w:val="center"/>
              <w:rPr>
                <w:rFonts w:eastAsia="Times New Roman"/>
                <w:i/>
                <w:color w:val="000000"/>
                <w:sz w:val="20"/>
                <w:szCs w:val="20"/>
              </w:rPr>
            </w:pPr>
            <w:r w:rsidRPr="00993C6A">
              <w:rPr>
                <w:rFonts w:eastAsia="Times New Roman"/>
                <w:i/>
                <w:color w:val="000000"/>
                <w:sz w:val="20"/>
                <w:szCs w:val="20"/>
              </w:rPr>
              <w:t>0.0</w:t>
            </w:r>
            <w:r w:rsidR="00367429" w:rsidRPr="00993C6A">
              <w:rPr>
                <w:rFonts w:eastAsia="Times New Roman"/>
                <w:i/>
                <w:color w:val="000000"/>
                <w:sz w:val="20"/>
                <w:szCs w:val="20"/>
              </w:rPr>
              <w:t>87</w:t>
            </w:r>
          </w:p>
        </w:tc>
      </w:tr>
    </w:tbl>
    <w:p w14:paraId="46412F84" w14:textId="77777777" w:rsidR="0070307F" w:rsidRPr="000F56B8" w:rsidRDefault="0070307F" w:rsidP="0070307F">
      <w:pPr>
        <w:spacing w:line="480" w:lineRule="auto"/>
        <w:rPr>
          <w:sz w:val="20"/>
          <w:szCs w:val="20"/>
        </w:rPr>
      </w:pPr>
      <w:r>
        <w:rPr>
          <w:sz w:val="20"/>
          <w:szCs w:val="20"/>
        </w:rPr>
        <w:t>*</w:t>
      </w:r>
      <w:commentRangeStart w:id="217"/>
      <w:r w:rsidRPr="000F56B8">
        <w:rPr>
          <w:sz w:val="20"/>
          <w:szCs w:val="20"/>
        </w:rPr>
        <w:t xml:space="preserve"> P-values &lt; 0.05 are bolded</w:t>
      </w:r>
      <w:r>
        <w:rPr>
          <w:sz w:val="20"/>
          <w:szCs w:val="20"/>
        </w:rPr>
        <w:t xml:space="preserve"> </w:t>
      </w:r>
      <w:commentRangeEnd w:id="217"/>
      <w:r w:rsidR="00623AC2">
        <w:rPr>
          <w:rStyle w:val="CommentReference"/>
        </w:rPr>
        <w:commentReference w:id="217"/>
      </w:r>
      <w:r>
        <w:rPr>
          <w:sz w:val="20"/>
          <w:szCs w:val="20"/>
        </w:rPr>
        <w:t>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t>Figure 7.</w:t>
      </w:r>
    </w:p>
    <w:p w14:paraId="50FDEBA5" w14:textId="7BC902BA" w:rsidR="00745361" w:rsidRPr="001B44B1" w:rsidRDefault="0073378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443806" w14:textId="4B85329C" w:rsidR="008F486F" w:rsidRPr="001B44B1" w:rsidRDefault="008F486F" w:rsidP="00E438A9">
      <w:pPr>
        <w:pStyle w:val="Caption"/>
        <w:spacing w:line="480" w:lineRule="auto"/>
        <w:contextualSpacing/>
        <w:rPr>
          <w:b w:val="0"/>
          <w:bCs w:val="0"/>
          <w:color w:val="000000"/>
        </w:rPr>
      </w:pPr>
      <w:r w:rsidRPr="00557A9E">
        <w:rPr>
          <w:bCs w:val="0"/>
          <w:color w:val="000000"/>
          <w:sz w:val="24"/>
          <w:szCs w:val="24"/>
        </w:rPr>
        <w:t xml:space="preserve">Figure </w:t>
      </w:r>
      <w:r w:rsidR="0070307F" w:rsidRPr="00557A9E">
        <w:rPr>
          <w:bCs w:val="0"/>
          <w:color w:val="000000"/>
          <w:sz w:val="24"/>
          <w:szCs w:val="24"/>
        </w:rPr>
        <w:t>7</w:t>
      </w:r>
      <w:r w:rsidRPr="00557A9E">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commentRangeStart w:id="218"/>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w:t>
      </w:r>
      <w:commentRangeEnd w:id="218"/>
      <w:r w:rsidR="00183E96">
        <w:rPr>
          <w:rStyle w:val="CommentReference"/>
          <w:rFonts w:eastAsiaTheme="minorHAnsi"/>
          <w:b w:val="0"/>
          <w:bCs w:val="0"/>
        </w:rPr>
        <w:commentReference w:id="218"/>
      </w:r>
      <w:r w:rsidR="00B25CDC" w:rsidRPr="00B25CDC">
        <w:rPr>
          <w:b w:val="0"/>
          <w:bCs w:val="0"/>
          <w:color w:val="000000"/>
          <w:sz w:val="24"/>
          <w:szCs w:val="24"/>
        </w:rPr>
        <w:t>.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r w:rsidR="00557A9E" w:rsidRPr="00993C6A">
        <w:rPr>
          <w:b w:val="0"/>
          <w:bCs w:val="0"/>
          <w:color w:val="000000"/>
          <w:sz w:val="24"/>
          <w:szCs w:val="24"/>
        </w:rPr>
        <w:t>87</w:t>
      </w:r>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r w:rsidR="00557A9E" w:rsidRPr="00993C6A">
        <w:rPr>
          <w:b w:val="0"/>
          <w:bCs w:val="0"/>
          <w:color w:val="000000"/>
          <w:sz w:val="24"/>
          <w:szCs w:val="24"/>
        </w:rPr>
        <w:t>229</w:t>
      </w:r>
      <w:r w:rsidR="00B25CDC" w:rsidRPr="00DA24C9">
        <w:rPr>
          <w:b w:val="0"/>
          <w:bCs w:val="0"/>
          <w:color w:val="000000"/>
          <w:sz w:val="24"/>
          <w:szCs w:val="24"/>
        </w:rPr>
        <w:t xml:space="preserve">; </w:t>
      </w:r>
      <w:ins w:id="219" w:author="Dr. N Hagenah" w:date="2022-01-31T13:35:00Z">
        <w:r w:rsidR="007846F1">
          <w:rPr>
            <w:b w:val="0"/>
            <w:bCs w:val="0"/>
            <w:color w:val="000000"/>
            <w:sz w:val="24"/>
            <w:szCs w:val="24"/>
          </w:rPr>
          <w:t xml:space="preserve">medium </w:t>
        </w:r>
      </w:ins>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r w:rsidR="00557A9E" w:rsidRPr="00993C6A">
        <w:rPr>
          <w:b w:val="0"/>
          <w:bCs w:val="0"/>
          <w:color w:val="000000"/>
          <w:sz w:val="24"/>
          <w:szCs w:val="24"/>
        </w:rPr>
        <w:t>704</w:t>
      </w:r>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Solid line</w:t>
      </w:r>
      <w:del w:id="220" w:author="Dr. N Hagenah" w:date="2022-01-31T13:36:00Z">
        <w:r w:rsidR="007F34AF" w:rsidRPr="00B25CDC" w:rsidDel="007846F1">
          <w:rPr>
            <w:b w:val="0"/>
            <w:bCs w:val="0"/>
            <w:color w:val="000000" w:themeColor="text1"/>
            <w:sz w:val="24"/>
            <w:szCs w:val="24"/>
          </w:rPr>
          <w:delText>s</w:delText>
        </w:r>
      </w:del>
      <w:r w:rsidR="007F34AF" w:rsidRPr="00B25CDC">
        <w:rPr>
          <w:b w:val="0"/>
          <w:bCs w:val="0"/>
          <w:color w:val="000000" w:themeColor="text1"/>
          <w:sz w:val="24"/>
          <w:szCs w:val="24"/>
        </w:rPr>
        <w:t xml:space="preserve"> represent</w:t>
      </w:r>
      <w:ins w:id="221" w:author="Dr. N Hagenah" w:date="2022-01-31T13:36:00Z">
        <w:r w:rsidR="007846F1">
          <w:rPr>
            <w:b w:val="0"/>
            <w:bCs w:val="0"/>
            <w:color w:val="000000" w:themeColor="text1"/>
            <w:sz w:val="24"/>
            <w:szCs w:val="24"/>
          </w:rPr>
          <w:t>s</w:t>
        </w:r>
      </w:ins>
      <w:r w:rsidR="007F34AF" w:rsidRPr="00B25CDC">
        <w:rPr>
          <w:b w:val="0"/>
          <w:bCs w:val="0"/>
          <w:color w:val="000000" w:themeColor="text1"/>
          <w:sz w:val="24"/>
          <w:szCs w:val="24"/>
        </w:rPr>
        <w:t xml:space="preserve"> a </w:t>
      </w:r>
      <w:r w:rsidR="00733782">
        <w:rPr>
          <w:b w:val="0"/>
          <w:bCs w:val="0"/>
          <w:color w:val="000000" w:themeColor="text1"/>
          <w:sz w:val="24"/>
          <w:szCs w:val="24"/>
        </w:rPr>
        <w:t xml:space="preserve">marginally </w:t>
      </w:r>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r w:rsidR="00733782">
        <w:rPr>
          <w:b w:val="0"/>
          <w:bCs w:val="0"/>
          <w:color w:val="000000" w:themeColor="text1"/>
          <w:sz w:val="24"/>
          <w:szCs w:val="24"/>
        </w:rPr>
        <w:t>1</w:t>
      </w:r>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r w:rsidR="00733782">
        <w:rPr>
          <w:b w:val="0"/>
          <w:bCs w:val="0"/>
          <w:color w:val="000000" w:themeColor="text1"/>
          <w:sz w:val="24"/>
          <w:szCs w:val="24"/>
        </w:rPr>
        <w:t>1</w:t>
      </w:r>
      <w:proofErr w:type="gramStart"/>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w:t>
      </w:r>
      <w:commentRangeStart w:id="222"/>
      <w:r w:rsidR="007F34AF" w:rsidRPr="00DA24C9">
        <w:rPr>
          <w:b w:val="0"/>
          <w:bCs w:val="0"/>
          <w:color w:val="000000" w:themeColor="text1"/>
          <w:sz w:val="24"/>
          <w:szCs w:val="24"/>
        </w:rPr>
        <w:t>relationship</w:t>
      </w:r>
      <w:commentRangeEnd w:id="222"/>
      <w:proofErr w:type="gramEnd"/>
      <w:r w:rsidR="00183E96">
        <w:rPr>
          <w:rStyle w:val="CommentReference"/>
          <w:rFonts w:eastAsiaTheme="minorHAnsi"/>
          <w:b w:val="0"/>
          <w:bCs w:val="0"/>
        </w:rPr>
        <w:commentReference w:id="222"/>
      </w:r>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t>Discussion</w:t>
      </w:r>
    </w:p>
    <w:p w14:paraId="14567134" w14:textId="030022C2"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del w:id="223" w:author="Andrew MacDougall" w:date="2022-01-06T10:17:00Z">
        <w:r w:rsidR="0056386C" w:rsidDel="001A7B38">
          <w:delText>aboveground climate</w:delText>
        </w:r>
      </w:del>
      <w:ins w:id="224" w:author="Andrew MacDougall" w:date="2022-01-06T10:17:00Z">
        <w:del w:id="225" w:author="Eric Seabloom" w:date="2022-01-07T16:23:00Z">
          <w:r w:rsidR="001A7B38" w:rsidDel="00334997">
            <w:delText>temperture</w:delText>
          </w:r>
        </w:del>
      </w:ins>
      <w:ins w:id="226" w:author="Eric Seabloom" w:date="2022-01-07T16:23:00Z">
        <w:r w:rsidR="00334997">
          <w:t>temperature</w:t>
        </w:r>
      </w:ins>
      <w:r w:rsidR="0056386C">
        <w:t xml:space="preserv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w:instrText>
      </w:r>
      <w:r w:rsidR="00550B10" w:rsidRPr="00172FFF">
        <w:rPr>
          <w:lang w:val="sv-SE"/>
        </w:rPr>
        <w:instrText>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172FFF">
        <w:rPr>
          <w:noProof/>
          <w:lang w:val="sv-SE"/>
        </w:rPr>
        <w:t xml:space="preserve">(Reich &amp; Oleksyn, 2004; Borer </w:t>
      </w:r>
      <w:r w:rsidR="0056386C" w:rsidRPr="00172FFF">
        <w:rPr>
          <w:i/>
          <w:noProof/>
          <w:lang w:val="sv-SE"/>
        </w:rPr>
        <w:t>et al.</w:t>
      </w:r>
      <w:r w:rsidR="0056386C" w:rsidRPr="00172FFF">
        <w:rPr>
          <w:noProof/>
          <w:lang w:val="sv-SE"/>
        </w:rPr>
        <w:t xml:space="preserve">, 2013; Dong </w:t>
      </w:r>
      <w:r w:rsidR="0056386C" w:rsidRPr="00172FFF">
        <w:rPr>
          <w:i/>
          <w:noProof/>
          <w:lang w:val="sv-SE"/>
        </w:rPr>
        <w:t>et al.</w:t>
      </w:r>
      <w:r w:rsidR="0056386C" w:rsidRPr="00172FFF">
        <w:rPr>
          <w:noProof/>
          <w:lang w:val="sv-SE"/>
        </w:rPr>
        <w:t xml:space="preserve">, 2017; Firn </w:t>
      </w:r>
      <w:r w:rsidR="0056386C" w:rsidRPr="00172FFF">
        <w:rPr>
          <w:i/>
          <w:noProof/>
          <w:lang w:val="sv-SE"/>
        </w:rPr>
        <w:t>et al.</w:t>
      </w:r>
      <w:r w:rsidR="0056386C" w:rsidRPr="00172FFF">
        <w:rPr>
          <w:noProof/>
          <w:lang w:val="sv-SE"/>
        </w:rPr>
        <w:t>, 2019)</w:t>
      </w:r>
      <w:r w:rsidR="0056386C">
        <w:fldChar w:fldCharType="end"/>
      </w:r>
      <w:r w:rsidR="000D0F58" w:rsidRPr="00172FFF">
        <w:rPr>
          <w:lang w:val="sv-SE"/>
        </w:rPr>
        <w:t xml:space="preserve">. </w:t>
      </w:r>
      <w:r w:rsidR="000D0F58">
        <w:t>Some even suggest that leaf nitrogen</w:t>
      </w:r>
      <w:r w:rsidR="00292985">
        <w:t xml:space="preserve"> can be accurately predicted </w:t>
      </w:r>
      <w:r w:rsidR="009A5B56">
        <w:t xml:space="preserve">from </w:t>
      </w:r>
      <w:r w:rsidR="009A5B56" w:rsidRPr="001A7B38">
        <w:rPr>
          <w:highlight w:val="yellow"/>
          <w:rPrChange w:id="227" w:author="Andrew MacDougall" w:date="2022-01-06T10:17:00Z">
            <w:rPr/>
          </w:rPrChange>
        </w:rPr>
        <w:t xml:space="preserve">aboveground </w:t>
      </w:r>
      <w:commentRangeStart w:id="228"/>
      <w:r w:rsidR="009A5B56" w:rsidRPr="001A7B38">
        <w:rPr>
          <w:highlight w:val="yellow"/>
          <w:rPrChange w:id="229" w:author="Andrew MacDougall" w:date="2022-01-06T10:17:00Z">
            <w:rPr/>
          </w:rPrChange>
        </w:rPr>
        <w:t>conditions</w:t>
      </w:r>
      <w:commentRangeEnd w:id="228"/>
      <w:r w:rsidR="001A7B38">
        <w:rPr>
          <w:rStyle w:val="CommentReference"/>
        </w:rPr>
        <w:commentReference w:id="228"/>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commentRangeStart w:id="230"/>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del w:id="231" w:author="Andrew MacDougall" w:date="2022-01-06T10:17:00Z">
        <w:r w:rsidR="0028100D" w:rsidDel="001A7B38">
          <w:delText xml:space="preserve">aboveground </w:delText>
        </w:r>
        <w:r w:rsidR="006B5806" w:rsidDel="001A7B38">
          <w:delText>climate</w:delText>
        </w:r>
      </w:del>
      <w:ins w:id="232" w:author="Andrew MacDougall" w:date="2022-01-06T10:17:00Z">
        <w:r w:rsidR="001A7B38">
          <w:t>tempe</w:t>
        </w:r>
      </w:ins>
      <w:ins w:id="233" w:author="Andrew MacDougall" w:date="2022-01-06T10:18:00Z">
        <w:r w:rsidR="001A7B38">
          <w:t>rature</w:t>
        </w:r>
      </w:ins>
      <w:r w:rsidR="006B5806">
        <w:t xml:space="preserv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commentRangeEnd w:id="230"/>
      <w:r w:rsidR="00334997">
        <w:rPr>
          <w:rStyle w:val="CommentReference"/>
        </w:rPr>
        <w:commentReference w:id="230"/>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r w:rsidR="00074DCD">
        <w:rPr>
          <w:rFonts w:eastAsia="Times New Roman"/>
          <w:color w:val="000000"/>
        </w:rPr>
        <w:t xml:space="preserve"> some support for the fact</w:t>
      </w:r>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commentRangeStart w:id="234"/>
      <w:commentRangeStart w:id="235"/>
      <w:r>
        <w:rPr>
          <w:i/>
        </w:rPr>
        <w:t xml:space="preserve">Climate is a stronger predictor of </w:t>
      </w:r>
      <w:proofErr w:type="spellStart"/>
      <w:r>
        <w:rPr>
          <w:i/>
        </w:rPr>
        <w:t>N</w:t>
      </w:r>
      <w:r>
        <w:rPr>
          <w:i/>
          <w:vertAlign w:val="subscript"/>
        </w:rPr>
        <w:t>area</w:t>
      </w:r>
      <w:proofErr w:type="spellEnd"/>
      <w:r>
        <w:rPr>
          <w:i/>
        </w:rPr>
        <w:t xml:space="preserve"> than soil nitrogen availability</w:t>
      </w:r>
      <w:commentRangeEnd w:id="234"/>
      <w:r w:rsidR="0037750B">
        <w:rPr>
          <w:rStyle w:val="CommentReference"/>
        </w:rPr>
        <w:commentReference w:id="234"/>
      </w:r>
      <w:commentRangeEnd w:id="235"/>
      <w:r w:rsidR="006F5E24">
        <w:rPr>
          <w:rStyle w:val="CommentReference"/>
        </w:rPr>
        <w:commentReference w:id="235"/>
      </w:r>
    </w:p>
    <w:p w14:paraId="5C5DA870" w14:textId="64F2B1F8"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that soil nitrogen addition had a positive impact on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w:t>
      </w:r>
      <w:ins w:id="236" w:author="Anita C. Risch" w:date="2022-01-11T07:47:00Z">
        <w:r w:rsidR="00966C6C">
          <w:t xml:space="preserve"> as we did here</w:t>
        </w:r>
      </w:ins>
      <w:r>
        <w:t>,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w:t>
      </w:r>
      <w:commentRangeStart w:id="237"/>
      <w:r w:rsidR="00743306">
        <w:t xml:space="preserve">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commentRangeEnd w:id="237"/>
      <w:r w:rsidR="0037750B">
        <w:rPr>
          <w:rStyle w:val="CommentReference"/>
        </w:rPr>
        <w:commentReference w:id="237"/>
      </w:r>
    </w:p>
    <w:p w14:paraId="392AF6E4" w14:textId="42CCF539"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w:t>
      </w:r>
      <w:del w:id="238" w:author="Andrew MacDougall" w:date="2022-01-06T10:19:00Z">
        <w:r w:rsidRPr="001A7B38" w:rsidDel="001A7B38">
          <w:rPr>
            <w:highlight w:val="yellow"/>
            <w:rPrChange w:id="239" w:author="Andrew MacDougall" w:date="2022-01-06T10:19:00Z">
              <w:rPr/>
            </w:rPrChange>
          </w:rPr>
          <w:delText xml:space="preserve">indicators </w:delText>
        </w:r>
      </w:del>
      <w:ins w:id="240" w:author="Andrew MacDougall" w:date="2022-01-06T10:19:00Z">
        <w:r w:rsidR="001A7B38" w:rsidRPr="001A7B38">
          <w:rPr>
            <w:highlight w:val="yellow"/>
            <w:rPrChange w:id="241" w:author="Andrew MacDougall" w:date="2022-01-06T10:19:00Z">
              <w:rPr/>
            </w:rPrChange>
          </w:rPr>
          <w:t xml:space="preserve">predictors? </w:t>
        </w:r>
      </w:ins>
      <w:r w:rsidRPr="001A7B38">
        <w:rPr>
          <w:highlight w:val="yellow"/>
          <w:rPrChange w:id="242" w:author="Andrew MacDougall" w:date="2022-01-06T10:19:00Z">
            <w:rPr/>
          </w:rPrChange>
        </w:rPr>
        <w:t>of</w:t>
      </w:r>
      <w:r>
        <w:t xml:space="preserve">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xml:space="preserve">. </w:t>
      </w:r>
      <w:commentRangeStart w:id="243"/>
      <w:r w:rsidR="00DC7E5B">
        <w:t>The results showed that, while</w:t>
      </w:r>
      <w:r w:rsidR="001D2A99">
        <w:t xml:space="preserve"> statistically</w:t>
      </w:r>
      <w:r w:rsidR="00DC7E5B">
        <w:t xml:space="preserve"> significant, the soil nutrient treatments were far less important </w:t>
      </w:r>
      <w:ins w:id="244" w:author="Andrew MacDougall" w:date="2022-01-06T10:20:00Z">
        <w:r w:rsidR="0093130A">
          <w:t xml:space="preserve">for </w:t>
        </w:r>
        <w:proofErr w:type="spellStart"/>
        <w:r w:rsidR="0093130A">
          <w:t>N</w:t>
        </w:r>
        <w:r w:rsidR="0093130A" w:rsidRPr="0093130A">
          <w:rPr>
            <w:vertAlign w:val="subscript"/>
            <w:rPrChange w:id="245" w:author="Andrew MacDougall" w:date="2022-01-06T10:21:00Z">
              <w:rPr/>
            </w:rPrChange>
          </w:rPr>
          <w:t>area</w:t>
        </w:r>
        <w:proofErr w:type="spellEnd"/>
        <w:r w:rsidR="0093130A">
          <w:t xml:space="preserve"> </w:t>
        </w:r>
      </w:ins>
      <w:r w:rsidR="00DC7E5B">
        <w:t>than leaf traits</w:t>
      </w:r>
      <w:r w:rsidR="005948A0">
        <w:t>, plant traits,</w:t>
      </w:r>
      <w:r w:rsidR="00DC7E5B">
        <w:t xml:space="preserve"> and climate.</w:t>
      </w:r>
      <w:r w:rsidR="00562A58">
        <w:t xml:space="preserve"> </w:t>
      </w:r>
      <w:commentRangeEnd w:id="243"/>
      <w:r w:rsidR="0070037C">
        <w:rPr>
          <w:rStyle w:val="CommentReference"/>
        </w:rPr>
        <w:commentReference w:id="243"/>
      </w:r>
      <w:r w:rsidR="00562A58">
        <w:t xml:space="preserve">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 xml:space="preserve">with a relative importance value of </w:t>
      </w:r>
      <w:r w:rsidR="00E056B8">
        <w:t>44</w:t>
      </w:r>
      <w:r w:rsidR="001F3BE9">
        <w:t>%.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w:t>
      </w:r>
      <w:r w:rsidR="00E056B8">
        <w:t>5</w:t>
      </w:r>
      <w:r w:rsidR="001F3BE9">
        <w:t>%)</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6039C868"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w:t>
      </w:r>
      <w:r w:rsidR="00E056B8">
        <w:t>7</w:t>
      </w:r>
      <w:r w:rsidR="001F3BE9">
        <w:t>%</w:t>
      </w:r>
      <w:r>
        <w:t xml:space="preserve">. </w:t>
      </w:r>
      <w:r w:rsidR="002436D6">
        <w:t>Nitrogen</w:t>
      </w:r>
      <w:r w:rsidR="004106F9">
        <w:t>-</w:t>
      </w:r>
      <w:r w:rsidR="002436D6">
        <w:t xml:space="preserve">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w:t>
      </w:r>
      <w:ins w:id="246" w:author="Eric Seabloom" w:date="2022-01-07T16:37:00Z">
        <w:r w:rsidR="0070037C">
          <w:t xml:space="preserve">also </w:t>
        </w:r>
      </w:ins>
      <w:r w:rsidR="00CA3207">
        <w:t xml:space="preserve">can </w:t>
      </w:r>
      <w:del w:id="247" w:author="Eric Seabloom" w:date="2022-01-07T16:37:00Z">
        <w:r w:rsidR="00CA3207" w:rsidDel="0070037C">
          <w:delText xml:space="preserve">also </w:delText>
        </w:r>
      </w:del>
      <w:r w:rsidR="00CA3207">
        <w:t xml:space="preserve">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EAEF011"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r w:rsidR="002C65AC">
        <w:t xml:space="preserve">, in contrast with results from Dong </w:t>
      </w:r>
      <w:r w:rsidR="002C65AC">
        <w:rPr>
          <w:i/>
        </w:rPr>
        <w:t>et al.</w:t>
      </w:r>
      <w:r w:rsidR="002C65AC">
        <w:t xml:space="preserve"> </w:t>
      </w:r>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r w:rsidR="00E213DA">
        <w:t>.</w:t>
      </w:r>
    </w:p>
    <w:p w14:paraId="0246FBE8" w14:textId="6E457254" w:rsidR="007E26DC" w:rsidRPr="00172FFF" w:rsidRDefault="00296CCE" w:rsidP="000D0F58">
      <w:pPr>
        <w:spacing w:line="480" w:lineRule="auto"/>
        <w:ind w:firstLine="720"/>
        <w:contextualSpacing/>
        <w:rPr>
          <w:lang w:val="sv-SE"/>
        </w:rPr>
      </w:pPr>
      <w:r>
        <w:t xml:space="preserve">Our second approach also supported the importance of non-soil variables for predicting </w:t>
      </w:r>
      <w:proofErr w:type="spellStart"/>
      <w:r>
        <w:rPr>
          <w:i/>
        </w:rPr>
        <w:t>N</w:t>
      </w:r>
      <w:r>
        <w:rPr>
          <w:vertAlign w:val="subscript"/>
        </w:rPr>
        <w:t>area</w:t>
      </w:r>
      <w:proofErr w:type="spellEnd"/>
      <w:r>
        <w:t>.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w:t>
      </w:r>
      <w:r w:rsidR="002C65AC">
        <w:t xml:space="preserve">positively </w:t>
      </w:r>
      <w:r>
        <w:t xml:space="preserve">correlated with </w:t>
      </w:r>
      <w:proofErr w:type="spellStart"/>
      <w:r>
        <w:rPr>
          <w:i/>
        </w:rPr>
        <w:t>N</w:t>
      </w:r>
      <w:r>
        <w:rPr>
          <w:vertAlign w:val="subscript"/>
        </w:rPr>
        <w:t>area</w:t>
      </w:r>
      <w:proofErr w:type="spellEnd"/>
      <w:r>
        <w:t xml:space="preserve"> and an important predictor in our model (relative importance = </w:t>
      </w:r>
      <w:r w:rsidR="002C65AC">
        <w:t>11</w:t>
      </w:r>
      <w:r>
        <w:t xml:space="preserve">%).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w:t>
      </w:r>
      <w:r w:rsidR="002C65AC">
        <w:t>20</w:t>
      </w:r>
      <w:r w:rsidR="00D332E5">
        <w:t xml:space="preserve">% of the variability in measured </w:t>
      </w:r>
      <w:proofErr w:type="spellStart"/>
      <w:r w:rsidR="00D332E5">
        <w:rPr>
          <w:i/>
        </w:rPr>
        <w:t>N</w:t>
      </w:r>
      <w:r w:rsidR="00D332E5">
        <w:rPr>
          <w:vertAlign w:val="subscript"/>
        </w:rPr>
        <w:t>area</w:t>
      </w:r>
      <w:proofErr w:type="spellEnd"/>
      <w:r w:rsidR="00D332E5">
        <w:t>. However, a</w:t>
      </w:r>
      <w:r w:rsidR="002C65AC">
        <w:t>n</w:t>
      </w:r>
      <w:r w:rsidR="00A67554">
        <w:t xml:space="preserve"> addition</w:t>
      </w:r>
      <w:r w:rsidR="004F40BE">
        <w:t>al</w:t>
      </w:r>
      <w:r w:rsidR="00A67554">
        <w:t xml:space="preserve"> </w:t>
      </w:r>
      <w:r w:rsidR="002C65AC">
        <w:t>31</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w:instrText>
      </w:r>
      <w:r w:rsidR="0007174C" w:rsidRPr="00172FFF">
        <w:rPr>
          <w:lang w:val="sv-SE"/>
        </w:rPr>
        <w:instrText>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172FFF">
        <w:rPr>
          <w:noProof/>
          <w:lang w:val="sv-SE"/>
        </w:rPr>
        <w:t xml:space="preserve">(Maire </w:t>
      </w:r>
      <w:r w:rsidR="00413299" w:rsidRPr="00172FFF">
        <w:rPr>
          <w:i/>
          <w:noProof/>
          <w:lang w:val="sv-SE"/>
        </w:rPr>
        <w:t>et al.</w:t>
      </w:r>
      <w:r w:rsidR="00413299" w:rsidRPr="00172FFF">
        <w:rPr>
          <w:noProof/>
          <w:lang w:val="sv-SE"/>
        </w:rPr>
        <w:t xml:space="preserve">, 2015; Firn </w:t>
      </w:r>
      <w:r w:rsidR="00413299" w:rsidRPr="00172FFF">
        <w:rPr>
          <w:i/>
          <w:noProof/>
          <w:lang w:val="sv-SE"/>
        </w:rPr>
        <w:t>et al.</w:t>
      </w:r>
      <w:r w:rsidR="00413299" w:rsidRPr="00172FFF">
        <w:rPr>
          <w:noProof/>
          <w:lang w:val="sv-SE"/>
        </w:rPr>
        <w:t xml:space="preserve">, 2019; Smith </w:t>
      </w:r>
      <w:r w:rsidR="00413299" w:rsidRPr="00172FFF">
        <w:rPr>
          <w:i/>
          <w:noProof/>
          <w:lang w:val="sv-SE"/>
        </w:rPr>
        <w:t>et al.</w:t>
      </w:r>
      <w:r w:rsidR="00413299" w:rsidRPr="00172FFF">
        <w:rPr>
          <w:noProof/>
          <w:lang w:val="sv-SE"/>
        </w:rPr>
        <w:t xml:space="preserve">, 2019; Paillassa </w:t>
      </w:r>
      <w:r w:rsidR="00413299" w:rsidRPr="00172FFF">
        <w:rPr>
          <w:i/>
          <w:noProof/>
          <w:lang w:val="sv-SE"/>
        </w:rPr>
        <w:t>et al.</w:t>
      </w:r>
      <w:r w:rsidR="00413299" w:rsidRPr="00172FFF">
        <w:rPr>
          <w:noProof/>
          <w:lang w:val="sv-SE"/>
        </w:rPr>
        <w:t>, 2020)</w:t>
      </w:r>
      <w:r w:rsidR="00413299">
        <w:fldChar w:fldCharType="end"/>
      </w:r>
      <w:r w:rsidR="00413299" w:rsidRPr="00172FFF">
        <w:rPr>
          <w:lang w:val="sv-SE"/>
        </w:rPr>
        <w:t>.</w:t>
      </w:r>
    </w:p>
    <w:p w14:paraId="60F5B1C3" w14:textId="77777777" w:rsidR="000D0F58" w:rsidRPr="00172FFF" w:rsidRDefault="000D0F58" w:rsidP="00DA24C9">
      <w:pPr>
        <w:spacing w:line="480" w:lineRule="auto"/>
        <w:contextualSpacing/>
        <w:rPr>
          <w:i/>
          <w:lang w:val="sv-SE"/>
        </w:rPr>
      </w:pPr>
    </w:p>
    <w:p w14:paraId="1B6D1C52" w14:textId="27EF7E97" w:rsidR="0028100D" w:rsidRPr="0028100D" w:rsidRDefault="0028100D" w:rsidP="00DA24C9">
      <w:pPr>
        <w:spacing w:line="480" w:lineRule="auto"/>
        <w:contextualSpacing/>
        <w:rPr>
          <w:i/>
        </w:rPr>
      </w:pPr>
      <w:r>
        <w:rPr>
          <w:i/>
        </w:rPr>
        <w:t>The</w:t>
      </w:r>
      <w:r w:rsidR="002C65AC">
        <w:rPr>
          <w:i/>
        </w:rPr>
        <w:t xml:space="preserve"> impact of relative allocation to leaves and biomass on the</w:t>
      </w:r>
      <w:r>
        <w:rPr>
          <w:i/>
        </w:rPr>
        <w:t xml:space="preserve"> </w:t>
      </w:r>
      <w:proofErr w:type="spellStart"/>
      <w:r>
        <w:rPr>
          <w:i/>
        </w:rPr>
        <w:t>N</w:t>
      </w:r>
      <w:r>
        <w:rPr>
          <w:i/>
          <w:vertAlign w:val="subscript"/>
        </w:rPr>
        <w:t>area</w:t>
      </w:r>
      <w:proofErr w:type="spellEnd"/>
      <w:r>
        <w:rPr>
          <w:i/>
        </w:rPr>
        <w:t xml:space="preserve"> response to soil nitrogen</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337D3EA8"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r w:rsidR="002C65AC">
        <w:t>showed marginal support for a negative correlation between</w:t>
      </w:r>
      <w:r w:rsidR="000C26ED">
        <w:t xml:space="preserve"> the change in biomass in response to a change in soil nitrogen </w:t>
      </w:r>
      <w:r w:rsidR="002C65AC">
        <w:t>and</w:t>
      </w:r>
      <w:r w:rsidR="000C26ED">
        <w:t xml:space="preserve"> 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occurs</w:t>
      </w:r>
      <w:r w:rsidR="002C65AC">
        <w:t xml:space="preserve"> most strongly</w:t>
      </w:r>
      <w:r w:rsidR="001D0C18">
        <w:t xml:space="preserve"> when soil N</w:t>
      </w:r>
      <w:r w:rsidR="00CA5FB8">
        <w:t xml:space="preserve"> availability has </w:t>
      </w:r>
      <w:r w:rsidR="001D0C18">
        <w:t>a small impact on biomass</w:t>
      </w:r>
      <w:r w:rsidR="00743306">
        <w:t xml:space="preserve"> and plants are allocating resources to leaves (indexed by a change in </w:t>
      </w:r>
      <w:proofErr w:type="spellStart"/>
      <w:r w:rsidR="00743306">
        <w:rPr>
          <w:i/>
        </w:rPr>
        <w:t>M</w:t>
      </w:r>
      <w:r w:rsidR="00743306">
        <w:rPr>
          <w:vertAlign w:val="subscript"/>
        </w:rPr>
        <w:t>area</w:t>
      </w:r>
      <w:proofErr w:type="spellEnd"/>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04DF5422" w14:textId="46A61691" w:rsidR="0041032F" w:rsidRDefault="0041032F" w:rsidP="00E81570">
      <w:pPr>
        <w:spacing w:line="480" w:lineRule="auto"/>
        <w:contextualSpacing/>
      </w:pPr>
      <w:r>
        <w:rPr>
          <w:i/>
        </w:rPr>
        <w:t>Limitations</w:t>
      </w:r>
    </w:p>
    <w:p w14:paraId="6CBCA5B2" w14:textId="4C79356B" w:rsidR="0041032F" w:rsidRPr="00F970D5" w:rsidRDefault="0041032F" w:rsidP="00E81570">
      <w:pPr>
        <w:spacing w:line="480" w:lineRule="auto"/>
        <w:contextualSpacing/>
      </w:pPr>
      <w:r>
        <w:tab/>
        <w:t xml:space="preserve">There were unavoidable limitations to our analyses that should be considered when evaluating our results. </w:t>
      </w:r>
      <w:commentRangeStart w:id="248"/>
      <w:r>
        <w:t xml:space="preserve">First, we necessarily included soil nutrient availability as categorical in our analyses as we did not have data on levels of nutrient availability, only whether nutrients had been added or </w:t>
      </w:r>
      <w:commentRangeStart w:id="249"/>
      <w:r>
        <w:t>not</w:t>
      </w:r>
      <w:commentRangeEnd w:id="249"/>
      <w:r w:rsidR="0093130A">
        <w:rPr>
          <w:rStyle w:val="CommentReference"/>
        </w:rPr>
        <w:commentReference w:id="249"/>
      </w:r>
      <w:r>
        <w:t xml:space="preserve">. </w:t>
      </w:r>
      <w:commentRangeEnd w:id="248"/>
      <w:r w:rsidR="0070037C">
        <w:rPr>
          <w:rStyle w:val="CommentReference"/>
        </w:rPr>
        <w:commentReference w:id="248"/>
      </w:r>
      <w:commentRangeStart w:id="250"/>
      <w:r>
        <w:t>Our</w:t>
      </w:r>
      <w:commentRangeEnd w:id="250"/>
      <w:r w:rsidR="00BE7799">
        <w:rPr>
          <w:rStyle w:val="CommentReference"/>
        </w:rPr>
        <w:commentReference w:id="250"/>
      </w:r>
      <w:r>
        <w:t xml:space="preserve"> analyses </w:t>
      </w:r>
      <w:commentRangeStart w:id="251"/>
      <w:r>
        <w:t xml:space="preserve">would have been more robust </w:t>
      </w:r>
      <w:commentRangeEnd w:id="251"/>
      <w:r w:rsidR="00BE7799">
        <w:rPr>
          <w:rStyle w:val="CommentReference"/>
        </w:rPr>
        <w:commentReference w:id="251"/>
      </w:r>
      <w:r>
        <w:t xml:space="preserve">had we </w:t>
      </w:r>
      <w:del w:id="252" w:author="Andrew MacDougall" w:date="2022-01-06T10:23:00Z">
        <w:r w:rsidDel="0093130A">
          <w:delText xml:space="preserve">been able to use numerical information on </w:delText>
        </w:r>
      </w:del>
      <w:ins w:id="253" w:author="Andrew MacDougall" w:date="2022-01-06T10:23:00Z">
        <w:r w:rsidR="0093130A">
          <w:t xml:space="preserve">had these data on </w:t>
        </w:r>
      </w:ins>
      <w:r>
        <w:t xml:space="preserve">nutrient availability. This is because background nutrient availability was likely highly variable from site to </w:t>
      </w:r>
      <w:commentRangeStart w:id="254"/>
      <w:commentRangeStart w:id="255"/>
      <w:r>
        <w:t>site</w:t>
      </w:r>
      <w:commentRangeEnd w:id="254"/>
      <w:r w:rsidR="0093130A">
        <w:rPr>
          <w:rStyle w:val="CommentReference"/>
        </w:rPr>
        <w:commentReference w:id="254"/>
      </w:r>
      <w:commentRangeEnd w:id="255"/>
      <w:r w:rsidR="001B2F24">
        <w:rPr>
          <w:rStyle w:val="CommentReference"/>
        </w:rPr>
        <w:commentReference w:id="255"/>
      </w:r>
      <w:r>
        <w:t xml:space="preserve">. Future cross-site nutrient addition studies should prioritize </w:t>
      </w:r>
      <w:commentRangeStart w:id="256"/>
      <w:r>
        <w:t xml:space="preserve">obtaining this information. </w:t>
      </w:r>
      <w:commentRangeEnd w:id="256"/>
      <w:r w:rsidR="00BE7799">
        <w:rPr>
          <w:rStyle w:val="CommentReference"/>
        </w:rPr>
        <w:commentReference w:id="256"/>
      </w:r>
      <w:commentRangeStart w:id="257"/>
      <w:r>
        <w:t xml:space="preserve">Second, we had to necessarily rely on large scale average </w:t>
      </w:r>
      <w:del w:id="258" w:author="Andrew MacDougall" w:date="2022-01-06T10:24:00Z">
        <w:r w:rsidRPr="0093130A" w:rsidDel="0093130A">
          <w:rPr>
            <w:highlight w:val="yellow"/>
            <w:rPrChange w:id="259" w:author="Andrew MacDougall" w:date="2022-01-06T10:25:00Z">
              <w:rPr/>
            </w:rPrChange>
          </w:rPr>
          <w:delText xml:space="preserve">climate </w:delText>
        </w:r>
      </w:del>
      <w:ins w:id="260" w:author="Andrew MacDougall" w:date="2022-01-06T10:24:00Z">
        <w:r w:rsidR="0093130A" w:rsidRPr="0093130A">
          <w:rPr>
            <w:highlight w:val="yellow"/>
            <w:rPrChange w:id="261" w:author="Andrew MacDougall" w:date="2022-01-06T10:25:00Z">
              <w:rPr/>
            </w:rPrChange>
          </w:rPr>
          <w:t>temperature?</w:t>
        </w:r>
        <w:r w:rsidR="0093130A">
          <w:t xml:space="preserve"> </w:t>
        </w:r>
      </w:ins>
      <w:r>
        <w:t>data for each site</w:t>
      </w:r>
      <w:commentRangeEnd w:id="257"/>
      <w:r w:rsidR="00E6299A">
        <w:rPr>
          <w:rStyle w:val="CommentReference"/>
        </w:rPr>
        <w:commentReference w:id="257"/>
      </w:r>
      <w:r>
        <w:t xml:space="preserve">. As leaf nitrogen allocation is a dynamic process, more </w:t>
      </w:r>
      <w:commentRangeStart w:id="262"/>
      <w:r>
        <w:t xml:space="preserve">acute </w:t>
      </w:r>
      <w:commentRangeEnd w:id="262"/>
      <w:r w:rsidR="00E6299A">
        <w:rPr>
          <w:rStyle w:val="CommentReference"/>
        </w:rPr>
        <w:commentReference w:id="262"/>
      </w:r>
      <w:r>
        <w:t xml:space="preserve">climate data may have provided more insight into the drivers of </w:t>
      </w:r>
      <w:proofErr w:type="spellStart"/>
      <w:r>
        <w:rPr>
          <w:i/>
        </w:rPr>
        <w:t>N</w:t>
      </w:r>
      <w:r>
        <w:rPr>
          <w:vertAlign w:val="subscript"/>
        </w:rPr>
        <w:t>area</w:t>
      </w:r>
      <w:proofErr w:type="spellEnd"/>
      <w:r>
        <w:t xml:space="preserve">. </w:t>
      </w:r>
      <w:commentRangeStart w:id="263"/>
      <w:commentRangeStart w:id="264"/>
      <w:r>
        <w:t xml:space="preserve">Finally, we lacked information on the major pools of nitrogen in leaves. </w:t>
      </w:r>
      <w:commentRangeEnd w:id="263"/>
      <w:r w:rsidR="00E6299A">
        <w:rPr>
          <w:rStyle w:val="CommentReference"/>
        </w:rPr>
        <w:commentReference w:id="263"/>
      </w:r>
      <w:commentRangeEnd w:id="264"/>
      <w:r w:rsidR="002B2858">
        <w:rPr>
          <w:rStyle w:val="CommentReference"/>
        </w:rPr>
        <w:commentReference w:id="264"/>
      </w:r>
      <w:r>
        <w:t xml:space="preserve">Future studies that directly measure structural, photosynthetic, and other (e.g., defense) nitrogen pools would be invaluable for understanding variations in </w:t>
      </w:r>
      <w:proofErr w:type="spellStart"/>
      <w:r>
        <w:rPr>
          <w:i/>
        </w:rPr>
        <w:t>N</w:t>
      </w:r>
      <w:r>
        <w:rPr>
          <w:vertAlign w:val="subscript"/>
        </w:rPr>
        <w:t>area</w:t>
      </w:r>
      <w:proofErr w:type="spellEnd"/>
      <w:r>
        <w:t>.</w:t>
      </w:r>
    </w:p>
    <w:p w14:paraId="26D85992" w14:textId="77777777" w:rsidR="0041032F" w:rsidRDefault="0041032F" w:rsidP="00E81570">
      <w:pPr>
        <w:spacing w:line="480" w:lineRule="auto"/>
        <w:contextualSpacing/>
        <w:rPr>
          <w:i/>
        </w:rPr>
      </w:pPr>
    </w:p>
    <w:p w14:paraId="6C5B6490" w14:textId="7192C68F" w:rsidR="004732A7" w:rsidRPr="00E81570" w:rsidRDefault="004732A7" w:rsidP="00E81570">
      <w:pPr>
        <w:spacing w:line="480" w:lineRule="auto"/>
        <w:contextualSpacing/>
        <w:rPr>
          <w:i/>
        </w:rPr>
      </w:pPr>
      <w:r>
        <w:rPr>
          <w:i/>
        </w:rPr>
        <w:t>Conclusions</w:t>
      </w:r>
    </w:p>
    <w:p w14:paraId="6168DDE3" w14:textId="66D98719"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w:t>
      </w:r>
      <w:commentRangeStart w:id="265"/>
      <w:r w:rsidR="00A54421">
        <w:t>soil nitrogen</w:t>
      </w:r>
      <w:commentRangeEnd w:id="265"/>
      <w:r w:rsidR="001B2F24">
        <w:rPr>
          <w:rStyle w:val="CommentReference"/>
        </w:rPr>
        <w:commentReference w:id="265"/>
      </w:r>
      <w:r w:rsidR="00A54421">
        <w:t xml:space="preserve">. Previous studies have indicated that this can reflect variation in leaf economics, with plants choosing to shift traits towards </w:t>
      </w:r>
      <w:commentRangeStart w:id="266"/>
      <w:r w:rsidR="00A54421">
        <w:t xml:space="preserve">high N </w:t>
      </w:r>
      <w:commentRangeEnd w:id="266"/>
      <w:r w:rsidR="00800329">
        <w:rPr>
          <w:rStyle w:val="CommentReference"/>
        </w:rPr>
        <w:commentReference w:id="266"/>
      </w:r>
      <w:r w:rsidR="00A54421">
        <w:t xml:space="preserve">use as a means to save water when </w:t>
      </w:r>
      <w:commentRangeStart w:id="267"/>
      <w:r w:rsidR="00A54421">
        <w:t>N availability</w:t>
      </w:r>
      <w:commentRangeEnd w:id="267"/>
      <w:r w:rsidR="00800329">
        <w:rPr>
          <w:rStyle w:val="CommentReference"/>
        </w:rPr>
        <w:commentReference w:id="267"/>
      </w:r>
      <w:r w:rsidR="00A54421">
        <w:t xml:space="preserve">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w:instrText>
      </w:r>
      <w:r w:rsidR="0029320F" w:rsidRPr="00172FFF">
        <w:rPr>
          <w:lang w:val="sv-SE"/>
        </w:rPr>
        <w:instrText>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172FFF">
        <w:rPr>
          <w:noProof/>
          <w:lang w:val="sv-SE"/>
        </w:rPr>
        <w:t xml:space="preserve">(Wright </w:t>
      </w:r>
      <w:r w:rsidR="00465750" w:rsidRPr="00172FFF">
        <w:rPr>
          <w:i/>
          <w:noProof/>
          <w:lang w:val="sv-SE"/>
        </w:rPr>
        <w:t>et al.</w:t>
      </w:r>
      <w:r w:rsidR="00465750" w:rsidRPr="00172FFF">
        <w:rPr>
          <w:noProof/>
          <w:lang w:val="sv-SE"/>
        </w:rPr>
        <w:t xml:space="preserve">, 2003; Maire </w:t>
      </w:r>
      <w:r w:rsidR="00465750" w:rsidRPr="00172FFF">
        <w:rPr>
          <w:i/>
          <w:noProof/>
          <w:lang w:val="sv-SE"/>
        </w:rPr>
        <w:t>et al.</w:t>
      </w:r>
      <w:r w:rsidR="00465750" w:rsidRPr="00172FFF">
        <w:rPr>
          <w:noProof/>
          <w:lang w:val="sv-SE"/>
        </w:rPr>
        <w:t xml:space="preserve">, 2015; Onoda </w:t>
      </w:r>
      <w:r w:rsidR="00465750" w:rsidRPr="00172FFF">
        <w:rPr>
          <w:i/>
          <w:noProof/>
          <w:lang w:val="sv-SE"/>
        </w:rPr>
        <w:t>et al.</w:t>
      </w:r>
      <w:r w:rsidR="00465750" w:rsidRPr="00172FFF">
        <w:rPr>
          <w:noProof/>
          <w:lang w:val="sv-SE"/>
        </w:rPr>
        <w:t xml:space="preserve">, 2017; Paillassa </w:t>
      </w:r>
      <w:r w:rsidR="00465750" w:rsidRPr="00172FFF">
        <w:rPr>
          <w:i/>
          <w:noProof/>
          <w:lang w:val="sv-SE"/>
        </w:rPr>
        <w:t>et al.</w:t>
      </w:r>
      <w:r w:rsidR="00465750" w:rsidRPr="00172FFF">
        <w:rPr>
          <w:noProof/>
          <w:lang w:val="sv-SE"/>
        </w:rPr>
        <w:t>, 2020)</w:t>
      </w:r>
      <w:r w:rsidR="00465750">
        <w:fldChar w:fldCharType="end"/>
      </w:r>
      <w:r w:rsidR="00A54421" w:rsidRPr="00172FFF">
        <w:rPr>
          <w:lang w:val="sv-SE"/>
        </w:rPr>
        <w:t xml:space="preserve">. </w:t>
      </w:r>
      <w:r w:rsidR="00A54421">
        <w:t xml:space="preserve">However, our results show that the biomass response to changing </w:t>
      </w:r>
      <w:commentRangeStart w:id="268"/>
      <w:r w:rsidR="00A54421">
        <w:t xml:space="preserve">soil nitrogen </w:t>
      </w:r>
      <w:commentRangeEnd w:id="268"/>
      <w:r w:rsidR="00800329">
        <w:rPr>
          <w:rStyle w:val="CommentReference"/>
        </w:rPr>
        <w:commentReference w:id="268"/>
      </w:r>
      <w:r w:rsidR="00A54421">
        <w:t>plays a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049A9520" w:rsidR="009A5B56" w:rsidRPr="009A5B56" w:rsidRDefault="002B59BD" w:rsidP="00DA24C9">
      <w:pPr>
        <w:spacing w:line="480" w:lineRule="auto"/>
        <w:contextualSpacing/>
      </w:pPr>
      <w:r w:rsidRPr="002B59BD">
        <w:t>This work was generated using data from the Nutrient Network (</w:t>
      </w:r>
      <w:r w:rsidRPr="00616107">
        <w:t>http://www.nutnet.org</w:t>
      </w:r>
      <w:r w:rsidRPr="002B59BD">
        <w:t xml:space="preserve">) experiment, funded at the site-scale by individual researchers. Coordination and data management have been supported by funding to E. Borer and E. </w:t>
      </w:r>
      <w:proofErr w:type="spellStart"/>
      <w:r w:rsidRPr="002B59BD">
        <w:t>Seabloom</w:t>
      </w:r>
      <w:proofErr w:type="spellEnd"/>
      <w:r w:rsidRPr="002B59BD">
        <w:t xml:space="preserve"> from the National Science Foundation Research Coordination Network (NSF-DEB-1042132) and </w:t>
      </w:r>
      <w:proofErr w:type="gramStart"/>
      <w:r w:rsidRPr="002B59BD">
        <w:t>Long Term</w:t>
      </w:r>
      <w:proofErr w:type="gramEnd"/>
      <w:r w:rsidRPr="002B59BD">
        <w:t xml:space="preserve"> Ecological Research (NSF-DEB-1234162 and NSF-DEB-1831944 to Cedar Creek LTER) programs, and the Institute on the Environment (DG-0001-13). We also thank the Minnesota Supercomputer Institute for hosting project data and the Institute on the Environment for hosting Network meetings.</w:t>
      </w:r>
      <w:r>
        <w:t xml:space="preserve"> </w:t>
      </w:r>
      <w:r w:rsidR="009A5B56">
        <w:t>NGS acknowledges funding support from</w:t>
      </w:r>
      <w:r w:rsidR="00F33193">
        <w:t xml:space="preserve"> the NSF (</w:t>
      </w:r>
      <w:r w:rsidR="00F33193" w:rsidRPr="00F33193">
        <w:t>DEB-2045968</w:t>
      </w:r>
      <w:r w:rsidR="00F33193">
        <w:t>)</w:t>
      </w:r>
      <w:r w:rsidR="00CB7A5C">
        <w:t>, Eric and Wendy Schmidt and Schmidt Futures,</w:t>
      </w:r>
      <w:r w:rsidR="00F33193">
        <w:t xml:space="preserve"> and</w:t>
      </w:r>
      <w:r w:rsidR="009A5B56">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p>
    <w:p w14:paraId="5500CB83" w14:textId="24243443" w:rsidR="009A5B56" w:rsidRDefault="009A5B56" w:rsidP="00DA24C9">
      <w:pPr>
        <w:spacing w:line="480" w:lineRule="auto"/>
        <w:contextualSpacing/>
      </w:pPr>
    </w:p>
    <w:p w14:paraId="1BF5C123" w14:textId="26238238" w:rsidR="00616107" w:rsidRDefault="00616107" w:rsidP="00DA24C9">
      <w:pPr>
        <w:spacing w:line="480" w:lineRule="auto"/>
        <w:contextualSpacing/>
        <w:rPr>
          <w:b/>
        </w:rPr>
      </w:pPr>
      <w:r>
        <w:rPr>
          <w:b/>
        </w:rPr>
        <w:t>Data and code availability</w:t>
      </w:r>
    </w:p>
    <w:p w14:paraId="3B476753" w14:textId="4621D8FF" w:rsidR="00616107" w:rsidRPr="00616107" w:rsidRDefault="00616107" w:rsidP="00DA24C9">
      <w:pPr>
        <w:spacing w:line="480" w:lineRule="auto"/>
        <w:contextualSpacing/>
      </w:pPr>
      <w:r>
        <w:rPr>
          <w:rFonts w:eastAsia="Times New Roman"/>
        </w:rPr>
        <w:t xml:space="preserve">All data and code used for these analyses can be found at </w:t>
      </w:r>
      <w:r w:rsidRPr="00616107">
        <w:rPr>
          <w:rFonts w:eastAsia="Times New Roman"/>
        </w:rPr>
        <w:t>https://github.com/SmithEcophysLab/NutNet_Narea</w:t>
      </w:r>
      <w:r>
        <w:rPr>
          <w:rFonts w:eastAsia="Times New Roman"/>
        </w:rPr>
        <w:t xml:space="preserve"> (</w:t>
      </w:r>
      <w:r w:rsidRPr="00616107">
        <w:rPr>
          <w:rFonts w:eastAsia="Times New Roman"/>
          <w:highlight w:val="yellow"/>
        </w:rPr>
        <w:t>DOI: XXXX</w:t>
      </w:r>
      <w:r>
        <w:rPr>
          <w:rFonts w:eastAsia="Times New Roman"/>
        </w:rPr>
        <w:t>).</w:t>
      </w:r>
    </w:p>
    <w:p w14:paraId="584341E4" w14:textId="77777777" w:rsidR="00616107" w:rsidRDefault="00616107"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19011348" w14:textId="090AA893" w:rsidR="000E55C7" w:rsidRPr="000E55C7" w:rsidRDefault="009A5B56" w:rsidP="000E55C7">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0E55C7" w:rsidRPr="000E55C7">
        <w:rPr>
          <w:noProof/>
        </w:rPr>
        <w:t xml:space="preserve">Adams MA, Turnbull TL, Sprent JI, Buchmann N (2016) Legumes are different: Leaf nitrogen, photosynthesis, and water use efficiency. </w:t>
      </w:r>
      <w:r w:rsidR="000E55C7" w:rsidRPr="000E55C7">
        <w:rPr>
          <w:i/>
          <w:iCs/>
          <w:noProof/>
        </w:rPr>
        <w:t>Proceedings of the National Academy of Sciences</w:t>
      </w:r>
      <w:r w:rsidR="000E55C7" w:rsidRPr="000E55C7">
        <w:rPr>
          <w:noProof/>
        </w:rPr>
        <w:t xml:space="preserve">, </w:t>
      </w:r>
      <w:r w:rsidR="000E55C7" w:rsidRPr="000E55C7">
        <w:rPr>
          <w:b/>
          <w:bCs/>
          <w:noProof/>
        </w:rPr>
        <w:t>113</w:t>
      </w:r>
      <w:r w:rsidR="000E55C7" w:rsidRPr="000E55C7">
        <w:rPr>
          <w:noProof/>
        </w:rPr>
        <w:t>, 4098 LP – 4103.</w:t>
      </w:r>
    </w:p>
    <w:p w14:paraId="594D6C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Ali AA, Xu C, Rogers A et al. (2015) Global</w:t>
      </w:r>
      <w:r w:rsidRPr="000E55C7">
        <w:rPr>
          <w:rFonts w:ascii="Cambria Math" w:hAnsi="Cambria Math" w:cs="Cambria Math"/>
          <w:noProof/>
        </w:rPr>
        <w:t>‐</w:t>
      </w:r>
      <w:r w:rsidRPr="000E55C7">
        <w:rPr>
          <w:noProof/>
        </w:rPr>
        <w:t xml:space="preserve">scale environmental control of plant photosynthetic capacity. </w:t>
      </w:r>
      <w:r w:rsidRPr="000E55C7">
        <w:rPr>
          <w:i/>
          <w:iCs/>
          <w:noProof/>
        </w:rPr>
        <w:t>Ecological Applications</w:t>
      </w:r>
      <w:r w:rsidRPr="000E55C7">
        <w:rPr>
          <w:noProof/>
        </w:rPr>
        <w:t xml:space="preserve">, </w:t>
      </w:r>
      <w:r w:rsidRPr="000E55C7">
        <w:rPr>
          <w:b/>
          <w:bCs/>
          <w:noProof/>
        </w:rPr>
        <w:t>25</w:t>
      </w:r>
      <w:r w:rsidRPr="000E55C7">
        <w:rPr>
          <w:noProof/>
        </w:rPr>
        <w:t>, 2349–2365.</w:t>
      </w:r>
    </w:p>
    <w:p w14:paraId="0A53BE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Bates D, Maechler M, Bolker B, Walker S (2015) Fitting Linear Mixed-Effects Models Using lme4. </w:t>
      </w:r>
      <w:r w:rsidRPr="000E55C7">
        <w:rPr>
          <w:i/>
          <w:iCs/>
          <w:noProof/>
        </w:rPr>
        <w:t>Journal of Statistical Software</w:t>
      </w:r>
      <w:r w:rsidRPr="000E55C7">
        <w:rPr>
          <w:noProof/>
        </w:rPr>
        <w:t xml:space="preserve">, </w:t>
      </w:r>
      <w:r w:rsidRPr="000E55C7">
        <w:rPr>
          <w:b/>
          <w:bCs/>
          <w:noProof/>
        </w:rPr>
        <w:t>67</w:t>
      </w:r>
      <w:r w:rsidRPr="000E55C7">
        <w:rPr>
          <w:noProof/>
        </w:rPr>
        <w:t>, 1–48.</w:t>
      </w:r>
    </w:p>
    <w:p w14:paraId="49BD402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Boardman NK (1977) Comparative photosynthesis of sun and shade plants. </w:t>
      </w:r>
      <w:r w:rsidRPr="000E55C7">
        <w:rPr>
          <w:i/>
          <w:iCs/>
          <w:noProof/>
        </w:rPr>
        <w:t>Annual review of plant physiology</w:t>
      </w:r>
      <w:r w:rsidRPr="000E55C7">
        <w:rPr>
          <w:noProof/>
        </w:rPr>
        <w:t xml:space="preserve">, </w:t>
      </w:r>
      <w:r w:rsidRPr="000E55C7">
        <w:rPr>
          <w:b/>
          <w:bCs/>
          <w:noProof/>
        </w:rPr>
        <w:t>28</w:t>
      </w:r>
      <w:r w:rsidRPr="000E55C7">
        <w:rPr>
          <w:noProof/>
        </w:rPr>
        <w:t>, 355–377.</w:t>
      </w:r>
    </w:p>
    <w:p w14:paraId="7C52E8D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Bracken MES, Seabloom EW et al. (2013) Global biogeography of autotroph chemistry: is insolation a driving force? </w:t>
      </w:r>
      <w:r w:rsidRPr="000E55C7">
        <w:rPr>
          <w:i/>
          <w:iCs/>
          <w:noProof/>
        </w:rPr>
        <w:t>Oikos</w:t>
      </w:r>
      <w:r w:rsidRPr="000E55C7">
        <w:rPr>
          <w:noProof/>
        </w:rPr>
        <w:t xml:space="preserve">, </w:t>
      </w:r>
      <w:r w:rsidRPr="000E55C7">
        <w:rPr>
          <w:b/>
          <w:bCs/>
          <w:noProof/>
        </w:rPr>
        <w:t>122</w:t>
      </w:r>
      <w:r w:rsidRPr="000E55C7">
        <w:rPr>
          <w:noProof/>
        </w:rPr>
        <w:t>, 1121–1130.</w:t>
      </w:r>
    </w:p>
    <w:p w14:paraId="13BC582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Harpole WS, Adler PB, Lind EM, Orrock JL, Seabloom EW, Smith MD (2014) Finding generality in ecology: a model for globally distributed experiments. </w:t>
      </w:r>
      <w:r w:rsidRPr="000E55C7">
        <w:rPr>
          <w:i/>
          <w:iCs/>
          <w:noProof/>
        </w:rPr>
        <w:t>Methods in Ecology and Evolution</w:t>
      </w:r>
      <w:r w:rsidRPr="000E55C7">
        <w:rPr>
          <w:noProof/>
        </w:rPr>
        <w:t xml:space="preserve">, </w:t>
      </w:r>
      <w:r w:rsidRPr="000E55C7">
        <w:rPr>
          <w:b/>
          <w:bCs/>
          <w:noProof/>
        </w:rPr>
        <w:t>5</w:t>
      </w:r>
      <w:r w:rsidRPr="000E55C7">
        <w:rPr>
          <w:noProof/>
        </w:rPr>
        <w:t>, 65–73.</w:t>
      </w:r>
    </w:p>
    <w:p w14:paraId="3B8F93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Boyd RA, Gandin A, Cousins AB (2015) Temperature responses of C4 photosynthesis: biochemical analysis of Rubisco, phosphoenolpyruvate carboxylase, and carbonic anhydrase in Setaria viridis. </w:t>
      </w:r>
      <w:r w:rsidRPr="000E55C7">
        <w:rPr>
          <w:i/>
          <w:iCs/>
          <w:noProof/>
        </w:rPr>
        <w:t>Plant Physiology</w:t>
      </w:r>
      <w:r w:rsidRPr="000E55C7">
        <w:rPr>
          <w:noProof/>
        </w:rPr>
        <w:t xml:space="preserve">, </w:t>
      </w:r>
      <w:r w:rsidRPr="000E55C7">
        <w:rPr>
          <w:b/>
          <w:bCs/>
          <w:noProof/>
        </w:rPr>
        <w:t>169</w:t>
      </w:r>
      <w:r w:rsidRPr="000E55C7">
        <w:rPr>
          <w:noProof/>
        </w:rPr>
        <w:t>, 1850–1861.</w:t>
      </w:r>
    </w:p>
    <w:p w14:paraId="0E254CE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Dong N, Prentice IC, Evans BJ, Caddy-Retalic S, Lowe AJ, Wright IJ (2017) Leaf nitrogen from first principles: field evidence for adaptive variation with climate. </w:t>
      </w:r>
      <w:r w:rsidRPr="000E55C7">
        <w:rPr>
          <w:i/>
          <w:iCs/>
          <w:noProof/>
        </w:rPr>
        <w:t>Biogeosciences</w:t>
      </w:r>
      <w:r w:rsidRPr="000E55C7">
        <w:rPr>
          <w:noProof/>
        </w:rPr>
        <w:t xml:space="preserve">, </w:t>
      </w:r>
      <w:r w:rsidRPr="000E55C7">
        <w:rPr>
          <w:b/>
          <w:bCs/>
          <w:noProof/>
        </w:rPr>
        <w:t>14</w:t>
      </w:r>
      <w:r w:rsidRPr="000E55C7">
        <w:rPr>
          <w:noProof/>
        </w:rPr>
        <w:t>, 481–495.</w:t>
      </w:r>
    </w:p>
    <w:p w14:paraId="48040D5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Evans JR (1989) Photosynthesis and nitrogen relationships in leaves of C</w:t>
      </w:r>
      <w:r w:rsidRPr="000E55C7">
        <w:rPr>
          <w:noProof/>
          <w:vertAlign w:val="subscript"/>
        </w:rPr>
        <w:t>3</w:t>
      </w:r>
      <w:r w:rsidRPr="000E55C7">
        <w:rPr>
          <w:noProof/>
        </w:rPr>
        <w:t xml:space="preserve"> plants. </w:t>
      </w:r>
      <w:r w:rsidRPr="000E55C7">
        <w:rPr>
          <w:i/>
          <w:iCs/>
          <w:noProof/>
        </w:rPr>
        <w:t>Oecologia</w:t>
      </w:r>
      <w:r w:rsidRPr="000E55C7">
        <w:rPr>
          <w:noProof/>
        </w:rPr>
        <w:t xml:space="preserve">, </w:t>
      </w:r>
      <w:r w:rsidRPr="000E55C7">
        <w:rPr>
          <w:b/>
          <w:bCs/>
          <w:noProof/>
        </w:rPr>
        <w:t>78</w:t>
      </w:r>
      <w:r w:rsidRPr="000E55C7">
        <w:rPr>
          <w:noProof/>
        </w:rPr>
        <w:t>, 9–19.</w:t>
      </w:r>
    </w:p>
    <w:p w14:paraId="5E7F964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Clarke VC (2019) The nitrogen cost of photosynthesis. </w:t>
      </w:r>
      <w:r w:rsidRPr="000E55C7">
        <w:rPr>
          <w:i/>
          <w:iCs/>
          <w:noProof/>
        </w:rPr>
        <w:t>Journal of Experimental Botany</w:t>
      </w:r>
      <w:r w:rsidRPr="000E55C7">
        <w:rPr>
          <w:noProof/>
        </w:rPr>
        <w:t xml:space="preserve">, </w:t>
      </w:r>
      <w:r w:rsidRPr="000E55C7">
        <w:rPr>
          <w:b/>
          <w:bCs/>
          <w:noProof/>
        </w:rPr>
        <w:t>70</w:t>
      </w:r>
      <w:r w:rsidRPr="000E55C7">
        <w:rPr>
          <w:noProof/>
        </w:rPr>
        <w:t>, 7–15.</w:t>
      </w:r>
    </w:p>
    <w:p w14:paraId="5FB4B79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Seemann JR (1989) The allocation of protein nitrogen in the photosynthetic apparatus: costs, consequences, and control. </w:t>
      </w:r>
      <w:r w:rsidRPr="000E55C7">
        <w:rPr>
          <w:i/>
          <w:iCs/>
          <w:noProof/>
        </w:rPr>
        <w:t>Photosynthesis</w:t>
      </w:r>
      <w:r w:rsidRPr="000E55C7">
        <w:rPr>
          <w:noProof/>
        </w:rPr>
        <w:t xml:space="preserve">, </w:t>
      </w:r>
      <w:r w:rsidRPr="000E55C7">
        <w:rPr>
          <w:b/>
          <w:bCs/>
          <w:noProof/>
        </w:rPr>
        <w:t>8</w:t>
      </w:r>
      <w:r w:rsidRPr="000E55C7">
        <w:rPr>
          <w:noProof/>
        </w:rPr>
        <w:t>, 183–205.</w:t>
      </w:r>
    </w:p>
    <w:p w14:paraId="32F43CF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Farquhar GD, Ehleringer JR, Hubick KT (1989) Carbon Isotope Discrimination and Photosynthesis. </w:t>
      </w:r>
      <w:r w:rsidRPr="000E55C7">
        <w:rPr>
          <w:i/>
          <w:iCs/>
          <w:noProof/>
        </w:rPr>
        <w:t>Annual Review of Plant Physiology and Plant Molecular Biology</w:t>
      </w:r>
      <w:r w:rsidRPr="000E55C7">
        <w:rPr>
          <w:noProof/>
        </w:rPr>
        <w:t xml:space="preserve">, </w:t>
      </w:r>
      <w:r w:rsidRPr="000E55C7">
        <w:rPr>
          <w:b/>
          <w:bCs/>
          <w:noProof/>
        </w:rPr>
        <w:t>40</w:t>
      </w:r>
      <w:r w:rsidRPr="000E55C7">
        <w:rPr>
          <w:noProof/>
        </w:rPr>
        <w:t>, 503–537.</w:t>
      </w:r>
    </w:p>
    <w:p w14:paraId="5ED3245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Fay PA, Prober SM, Harpole WS et al. (2015) Grassland productivity limited by multiple nutrients. </w:t>
      </w:r>
      <w:r w:rsidRPr="000E55C7">
        <w:rPr>
          <w:i/>
          <w:iCs/>
          <w:noProof/>
        </w:rPr>
        <w:t>Nature Plants</w:t>
      </w:r>
      <w:r w:rsidRPr="000E55C7">
        <w:rPr>
          <w:noProof/>
        </w:rPr>
        <w:t xml:space="preserve">, </w:t>
      </w:r>
      <w:r w:rsidRPr="000E55C7">
        <w:rPr>
          <w:b/>
          <w:bCs/>
          <w:noProof/>
        </w:rPr>
        <w:t>1</w:t>
      </w:r>
      <w:r w:rsidRPr="000E55C7">
        <w:rPr>
          <w:noProof/>
        </w:rPr>
        <w:t>, 15080.</w:t>
      </w:r>
    </w:p>
    <w:p w14:paraId="65263DA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Firn J, McGree JM, Harvey E et al. (2019) Leaf nutrients, not specific leaf area, are consistent indicators of elevated nutrient inputs. </w:t>
      </w:r>
      <w:r w:rsidRPr="000E55C7">
        <w:rPr>
          <w:i/>
          <w:iCs/>
          <w:noProof/>
        </w:rPr>
        <w:t>Nature Ecology &amp; Evolution</w:t>
      </w:r>
      <w:r w:rsidRPr="000E55C7">
        <w:rPr>
          <w:noProof/>
        </w:rPr>
        <w:t xml:space="preserve">, </w:t>
      </w:r>
      <w:r w:rsidRPr="000E55C7">
        <w:rPr>
          <w:b/>
          <w:bCs/>
          <w:noProof/>
        </w:rPr>
        <w:t>3</w:t>
      </w:r>
      <w:r w:rsidRPr="000E55C7">
        <w:rPr>
          <w:noProof/>
        </w:rPr>
        <w:t>, 400–406.</w:t>
      </w:r>
    </w:p>
    <w:p w14:paraId="071808E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Fox J, Weisberg S (2019) An R Companion to Applied Regression, Third Edition. </w:t>
      </w:r>
      <w:r w:rsidRPr="000E55C7">
        <w:rPr>
          <w:i/>
          <w:iCs/>
          <w:noProof/>
        </w:rPr>
        <w:t>Sage</w:t>
      </w:r>
      <w:r w:rsidRPr="000E55C7">
        <w:rPr>
          <w:noProof/>
        </w:rPr>
        <w:t>.</w:t>
      </w:r>
    </w:p>
    <w:p w14:paraId="401A92EF"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Johansson J, Dewar RC, Dieckmann U, McMurtrie RE, Brännström Å, Dybzinski R (2012) Modeling carbon allocation in trees: a search for principles. </w:t>
      </w:r>
      <w:r w:rsidRPr="000E55C7">
        <w:rPr>
          <w:i/>
          <w:iCs/>
          <w:noProof/>
        </w:rPr>
        <w:t>Tree Physiology</w:t>
      </w:r>
      <w:r w:rsidRPr="000E55C7">
        <w:rPr>
          <w:noProof/>
        </w:rPr>
        <w:t xml:space="preserve">, </w:t>
      </w:r>
      <w:r w:rsidRPr="000E55C7">
        <w:rPr>
          <w:b/>
          <w:bCs/>
          <w:noProof/>
        </w:rPr>
        <w:t>32</w:t>
      </w:r>
      <w:r w:rsidRPr="000E55C7">
        <w:rPr>
          <w:noProof/>
        </w:rPr>
        <w:t>, 648–666.</w:t>
      </w:r>
    </w:p>
    <w:p w14:paraId="5683AE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Harrison SP, Dewar R et al. (2020) Organizing principles for vegetation dynamics. </w:t>
      </w:r>
      <w:r w:rsidRPr="000E55C7">
        <w:rPr>
          <w:i/>
          <w:iCs/>
          <w:noProof/>
        </w:rPr>
        <w:t>Nature Plants</w:t>
      </w:r>
      <w:r w:rsidRPr="000E55C7">
        <w:rPr>
          <w:noProof/>
        </w:rPr>
        <w:t xml:space="preserve">, </w:t>
      </w:r>
      <w:r w:rsidRPr="000E55C7">
        <w:rPr>
          <w:b/>
          <w:bCs/>
          <w:noProof/>
        </w:rPr>
        <w:t>6</w:t>
      </w:r>
      <w:r w:rsidRPr="000E55C7">
        <w:rPr>
          <w:noProof/>
        </w:rPr>
        <w:t>, 444–453.</w:t>
      </w:r>
    </w:p>
    <w:p w14:paraId="14D6798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Fujikake H, Yamazaki A, Ohtake N et al. (2003) Quick and reversible inhibition of soybean root nodule growth by nitrate involves a decrease in sucrose supply to nodules. </w:t>
      </w:r>
      <w:r w:rsidRPr="000E55C7">
        <w:rPr>
          <w:i/>
          <w:iCs/>
          <w:noProof/>
        </w:rPr>
        <w:t>Journal of Experimental Botany</w:t>
      </w:r>
      <w:r w:rsidRPr="000E55C7">
        <w:rPr>
          <w:noProof/>
        </w:rPr>
        <w:t xml:space="preserve">, </w:t>
      </w:r>
      <w:r w:rsidRPr="000E55C7">
        <w:rPr>
          <w:b/>
          <w:bCs/>
          <w:noProof/>
        </w:rPr>
        <w:t>54</w:t>
      </w:r>
      <w:r w:rsidRPr="000E55C7">
        <w:rPr>
          <w:noProof/>
        </w:rPr>
        <w:t>, 1379–1388.</w:t>
      </w:r>
    </w:p>
    <w:p w14:paraId="0300A4E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Dentener FJ, Capone DG et al. (2004) Nitrogen Cycles: Past, Present, and Future. </w:t>
      </w:r>
      <w:r w:rsidRPr="000E55C7">
        <w:rPr>
          <w:i/>
          <w:iCs/>
          <w:noProof/>
        </w:rPr>
        <w:t>Biogeochemistry</w:t>
      </w:r>
      <w:r w:rsidRPr="000E55C7">
        <w:rPr>
          <w:noProof/>
        </w:rPr>
        <w:t xml:space="preserve">, </w:t>
      </w:r>
      <w:r w:rsidRPr="000E55C7">
        <w:rPr>
          <w:b/>
          <w:bCs/>
          <w:noProof/>
        </w:rPr>
        <w:t>70</w:t>
      </w:r>
      <w:r w:rsidRPr="000E55C7">
        <w:rPr>
          <w:noProof/>
        </w:rPr>
        <w:t>, 153–226.</w:t>
      </w:r>
    </w:p>
    <w:p w14:paraId="4AC2231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Townsend AR, Erisman JW et al. (2008) Transformation of the Nitrogen Cycle: Recent Trends, Questions, and Potential Solutions. </w:t>
      </w:r>
      <w:r w:rsidRPr="000E55C7">
        <w:rPr>
          <w:i/>
          <w:iCs/>
          <w:noProof/>
        </w:rPr>
        <w:t>Science</w:t>
      </w:r>
      <w:r w:rsidRPr="000E55C7">
        <w:rPr>
          <w:noProof/>
        </w:rPr>
        <w:t xml:space="preserve">, </w:t>
      </w:r>
      <w:r w:rsidRPr="000E55C7">
        <w:rPr>
          <w:b/>
          <w:bCs/>
          <w:noProof/>
        </w:rPr>
        <w:t>320</w:t>
      </w:r>
      <w:r w:rsidRPr="000E55C7">
        <w:rPr>
          <w:noProof/>
        </w:rPr>
        <w:t>, 889–892.</w:t>
      </w:r>
    </w:p>
    <w:p w14:paraId="14C994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Ghimire B, Riley WJ, Koven CD, Kattge J, Rogers A, Reich PB, Wright IJ (2017) A global trait-based approach to estimate leaf nitrogen functional allocation from observations. </w:t>
      </w:r>
      <w:r w:rsidRPr="000E55C7">
        <w:rPr>
          <w:i/>
          <w:iCs/>
          <w:noProof/>
        </w:rPr>
        <w:t>Ecological Applications</w:t>
      </w:r>
      <w:r w:rsidRPr="000E55C7">
        <w:rPr>
          <w:noProof/>
        </w:rPr>
        <w:t xml:space="preserve">, </w:t>
      </w:r>
      <w:r w:rsidRPr="000E55C7">
        <w:rPr>
          <w:b/>
          <w:bCs/>
          <w:noProof/>
        </w:rPr>
        <w:t>27</w:t>
      </w:r>
      <w:r w:rsidRPr="000E55C7">
        <w:rPr>
          <w:noProof/>
        </w:rPr>
        <w:t>, 1421–1434.</w:t>
      </w:r>
    </w:p>
    <w:p w14:paraId="145AC2B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Gibson AH, Harper JE (1985) Nitrate Effect on Nodulation of Soybean by Bradyrhizobium japonicum1. </w:t>
      </w:r>
      <w:r w:rsidRPr="000E55C7">
        <w:rPr>
          <w:i/>
          <w:iCs/>
          <w:noProof/>
        </w:rPr>
        <w:t>Crop Science</w:t>
      </w:r>
      <w:r w:rsidRPr="000E55C7">
        <w:rPr>
          <w:noProof/>
        </w:rPr>
        <w:t xml:space="preserve">, </w:t>
      </w:r>
      <w:r w:rsidRPr="000E55C7">
        <w:rPr>
          <w:b/>
          <w:bCs/>
          <w:noProof/>
        </w:rPr>
        <w:t>25</w:t>
      </w:r>
      <w:r w:rsidRPr="000E55C7">
        <w:rPr>
          <w:noProof/>
        </w:rPr>
        <w:t>, cropsci1985.0011183X002500030015x.</w:t>
      </w:r>
    </w:p>
    <w:p w14:paraId="78EBB91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Grömping U (2006) Relative importance for linear regression in R: the package relaimpo. </w:t>
      </w:r>
      <w:r w:rsidRPr="000E55C7">
        <w:rPr>
          <w:i/>
          <w:iCs/>
          <w:noProof/>
        </w:rPr>
        <w:t>Journal of statistical software</w:t>
      </w:r>
      <w:r w:rsidRPr="000E55C7">
        <w:rPr>
          <w:noProof/>
        </w:rPr>
        <w:t xml:space="preserve">, </w:t>
      </w:r>
      <w:r w:rsidRPr="000E55C7">
        <w:rPr>
          <w:b/>
          <w:bCs/>
          <w:noProof/>
        </w:rPr>
        <w:t>17</w:t>
      </w:r>
      <w:r w:rsidRPr="000E55C7">
        <w:rPr>
          <w:noProof/>
        </w:rPr>
        <w:t>, 1–27.</w:t>
      </w:r>
    </w:p>
    <w:p w14:paraId="0628C1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Harpole WS, Sullivan LL, Lind EM et al. (2017) Out of the shadows: multiple nutrient limitations drive relationships among biomass, light and plant diversity. </w:t>
      </w:r>
      <w:r w:rsidRPr="000E55C7">
        <w:rPr>
          <w:i/>
          <w:iCs/>
          <w:noProof/>
        </w:rPr>
        <w:t>Functional ecology</w:t>
      </w:r>
      <w:r w:rsidRPr="000E55C7">
        <w:rPr>
          <w:noProof/>
        </w:rPr>
        <w:t xml:space="preserve">, </w:t>
      </w:r>
      <w:r w:rsidRPr="000E55C7">
        <w:rPr>
          <w:b/>
          <w:bCs/>
          <w:noProof/>
        </w:rPr>
        <w:t>31</w:t>
      </w:r>
      <w:r w:rsidRPr="000E55C7">
        <w:rPr>
          <w:noProof/>
        </w:rPr>
        <w:t>, 1839–1846.</w:t>
      </w:r>
    </w:p>
    <w:p w14:paraId="649EFD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 I, Jones PD, Osborn TJ, Lister DH (2014) Updated high-resolution grids of monthly climatic observations – the CRU TS3.10 Dataset. </w:t>
      </w:r>
      <w:r w:rsidRPr="000E55C7">
        <w:rPr>
          <w:i/>
          <w:iCs/>
          <w:noProof/>
        </w:rPr>
        <w:t>International Journal of Climatology</w:t>
      </w:r>
      <w:r w:rsidRPr="000E55C7">
        <w:rPr>
          <w:noProof/>
        </w:rPr>
        <w:t xml:space="preserve">, </w:t>
      </w:r>
      <w:r w:rsidRPr="000E55C7">
        <w:rPr>
          <w:b/>
          <w:bCs/>
          <w:noProof/>
        </w:rPr>
        <w:t>34</w:t>
      </w:r>
      <w:r w:rsidRPr="000E55C7">
        <w:rPr>
          <w:noProof/>
        </w:rPr>
        <w:t>, 623–642.</w:t>
      </w:r>
    </w:p>
    <w:p w14:paraId="426D54C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MT, Edwards EJ, Farquhar GD, Nicotra AB, Evans JR (2009) Nitrogen in cell walls of sclerophyllous leaves accounts for little of the variation in photosynthetic nitrogen-use efficiency. </w:t>
      </w:r>
      <w:r w:rsidRPr="000E55C7">
        <w:rPr>
          <w:i/>
          <w:iCs/>
          <w:noProof/>
        </w:rPr>
        <w:t>Plant, Cell &amp; Environment</w:t>
      </w:r>
      <w:r w:rsidRPr="000E55C7">
        <w:rPr>
          <w:noProof/>
        </w:rPr>
        <w:t xml:space="preserve">, </w:t>
      </w:r>
      <w:r w:rsidRPr="000E55C7">
        <w:rPr>
          <w:b/>
          <w:bCs/>
          <w:noProof/>
        </w:rPr>
        <w:t>32</w:t>
      </w:r>
      <w:r w:rsidRPr="000E55C7">
        <w:rPr>
          <w:noProof/>
        </w:rPr>
        <w:t>, 259–270.</w:t>
      </w:r>
    </w:p>
    <w:p w14:paraId="77594A4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SP, Cramer W, Franklin O et al. (2021) Eco-evolutionary optimality as a means to improve vegetation and land-surface models. </w:t>
      </w:r>
      <w:r w:rsidRPr="000E55C7">
        <w:rPr>
          <w:i/>
          <w:iCs/>
          <w:noProof/>
        </w:rPr>
        <w:t>New Phytologist</w:t>
      </w:r>
      <w:r w:rsidRPr="000E55C7">
        <w:rPr>
          <w:noProof/>
        </w:rPr>
        <w:t xml:space="preserve">, </w:t>
      </w:r>
      <w:r w:rsidRPr="000E55C7">
        <w:rPr>
          <w:b/>
          <w:bCs/>
          <w:noProof/>
        </w:rPr>
        <w:t>23</w:t>
      </w:r>
      <w:r w:rsidRPr="000E55C7">
        <w:rPr>
          <w:noProof/>
        </w:rPr>
        <w:t>, 2125–2141.</w:t>
      </w:r>
    </w:p>
    <w:p w14:paraId="378266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0E55C7">
        <w:rPr>
          <w:i/>
          <w:iCs/>
          <w:noProof/>
        </w:rPr>
        <w:t>Journal of Arid Environments</w:t>
      </w:r>
      <w:r w:rsidRPr="000E55C7">
        <w:rPr>
          <w:noProof/>
        </w:rPr>
        <w:t xml:space="preserve">, </w:t>
      </w:r>
      <w:r w:rsidRPr="000E55C7">
        <w:rPr>
          <w:b/>
          <w:bCs/>
          <w:noProof/>
        </w:rPr>
        <w:t>156</w:t>
      </w:r>
      <w:r w:rsidRPr="000E55C7">
        <w:rPr>
          <w:noProof/>
        </w:rPr>
        <w:t>, 1–8.</w:t>
      </w:r>
    </w:p>
    <w:p w14:paraId="20AE692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Hungate BA, Dukes JS, Shaw MR, Luo Y, Field CB (2003) Nitrogen and Climate Change. </w:t>
      </w:r>
      <w:r w:rsidRPr="000E55C7">
        <w:rPr>
          <w:i/>
          <w:iCs/>
          <w:noProof/>
        </w:rPr>
        <w:t>Science</w:t>
      </w:r>
      <w:r w:rsidRPr="000E55C7">
        <w:rPr>
          <w:noProof/>
        </w:rPr>
        <w:t xml:space="preserve">, </w:t>
      </w:r>
      <w:r w:rsidRPr="000E55C7">
        <w:rPr>
          <w:b/>
          <w:bCs/>
          <w:noProof/>
        </w:rPr>
        <w:t>302</w:t>
      </w:r>
      <w:r w:rsidRPr="000E55C7">
        <w:rPr>
          <w:noProof/>
        </w:rPr>
        <w:t>, 1512 LP – 1513.</w:t>
      </w:r>
    </w:p>
    <w:p w14:paraId="5E054DE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Kattge J, Knorr W, Raddatz T, Wirth C (2009) Quantifying photosynthetic capacity and its relationship to leaf nitrogen content for global-scale terrestrial biosphere models. </w:t>
      </w:r>
      <w:r w:rsidRPr="000E55C7">
        <w:rPr>
          <w:i/>
          <w:iCs/>
          <w:noProof/>
        </w:rPr>
        <w:t>Global Change Biol.</w:t>
      </w:r>
      <w:r w:rsidRPr="000E55C7">
        <w:rPr>
          <w:noProof/>
        </w:rPr>
        <w:t xml:space="preserve">, </w:t>
      </w:r>
      <w:r w:rsidRPr="000E55C7">
        <w:rPr>
          <w:b/>
          <w:bCs/>
          <w:noProof/>
        </w:rPr>
        <w:t>15</w:t>
      </w:r>
      <w:r w:rsidRPr="000E55C7">
        <w:rPr>
          <w:noProof/>
        </w:rPr>
        <w:t>, 976.</w:t>
      </w:r>
    </w:p>
    <w:p w14:paraId="0C8B0C2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LeBauer DS, Treseder KK (2008) Nitrogen limitation of net primary productivity in terrestrial ecosystems is globally distributed. </w:t>
      </w:r>
      <w:r w:rsidRPr="000E55C7">
        <w:rPr>
          <w:i/>
          <w:iCs/>
          <w:noProof/>
        </w:rPr>
        <w:t>Ecology</w:t>
      </w:r>
      <w:r w:rsidRPr="000E55C7">
        <w:rPr>
          <w:noProof/>
        </w:rPr>
        <w:t xml:space="preserve">, </w:t>
      </w:r>
      <w:r w:rsidRPr="000E55C7">
        <w:rPr>
          <w:b/>
          <w:bCs/>
          <w:noProof/>
        </w:rPr>
        <w:t>89</w:t>
      </w:r>
      <w:r w:rsidRPr="000E55C7">
        <w:rPr>
          <w:noProof/>
        </w:rPr>
        <w:t>, 371–379.</w:t>
      </w:r>
    </w:p>
    <w:p w14:paraId="4D5E47E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Lenth R (2018) emmeans: Estimated Marginal Means, aka Least-Squares Means.</w:t>
      </w:r>
    </w:p>
    <w:p w14:paraId="34FA30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 W, Zhang H, Huang G, Liu R, Wu H, Zhao C, McDowell NG (2020) Effects of nitrogen enrichment on tree carbon allocation: A global synthesis. </w:t>
      </w:r>
      <w:r w:rsidRPr="000E55C7">
        <w:rPr>
          <w:i/>
          <w:iCs/>
          <w:noProof/>
        </w:rPr>
        <w:t>Global Ecology and Biogeography</w:t>
      </w:r>
      <w:r w:rsidRPr="000E55C7">
        <w:rPr>
          <w:noProof/>
        </w:rPr>
        <w:t xml:space="preserve">, </w:t>
      </w:r>
      <w:r w:rsidRPr="000E55C7">
        <w:rPr>
          <w:b/>
          <w:bCs/>
          <w:noProof/>
        </w:rPr>
        <w:t>29</w:t>
      </w:r>
      <w:r w:rsidRPr="000E55C7">
        <w:rPr>
          <w:noProof/>
        </w:rPr>
        <w:t>, 573–589.</w:t>
      </w:r>
    </w:p>
    <w:p w14:paraId="7D20C3E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Liang X, Zhang T, Lu X et al. (2020) Global response patterns of plant photosynthesis to nitrogen addition: A meta</w:t>
      </w:r>
      <w:r w:rsidRPr="000E55C7">
        <w:rPr>
          <w:rFonts w:ascii="Cambria Math" w:hAnsi="Cambria Math" w:cs="Cambria Math"/>
          <w:noProof/>
        </w:rPr>
        <w:t>‐</w:t>
      </w:r>
      <w:r w:rsidRPr="000E55C7">
        <w:rPr>
          <w:noProof/>
        </w:rPr>
        <w:t xml:space="preserve">analysis. </w:t>
      </w:r>
      <w:r w:rsidRPr="000E55C7">
        <w:rPr>
          <w:i/>
          <w:iCs/>
          <w:noProof/>
        </w:rPr>
        <w:t>Global Change Biology</w:t>
      </w:r>
      <w:r w:rsidRPr="000E55C7">
        <w:rPr>
          <w:noProof/>
        </w:rPr>
        <w:t xml:space="preserve">, </w:t>
      </w:r>
      <w:r w:rsidRPr="000E55C7">
        <w:rPr>
          <w:b/>
          <w:bCs/>
          <w:noProof/>
        </w:rPr>
        <w:t>26</w:t>
      </w:r>
      <w:r w:rsidRPr="000E55C7">
        <w:rPr>
          <w:noProof/>
        </w:rPr>
        <w:t>, 3585–3600.</w:t>
      </w:r>
    </w:p>
    <w:p w14:paraId="6D093E6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Lindeman RH, Merenda P, Gold R (1979) </w:t>
      </w:r>
      <w:r w:rsidRPr="000E55C7">
        <w:rPr>
          <w:i/>
          <w:iCs/>
          <w:noProof/>
        </w:rPr>
        <w:t>Introduction to bivariate and multivariate analysis</w:t>
      </w:r>
      <w:r w:rsidRPr="000E55C7">
        <w:rPr>
          <w:noProof/>
        </w:rPr>
        <w:t>. Scott Foresman &amp; Co.</w:t>
      </w:r>
    </w:p>
    <w:p w14:paraId="16AADCA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Maire V, Wright IJ, Prentice IC et al. (2015) Global effects of soil and climate on leaf photosynthetic traits and rates. </w:t>
      </w:r>
      <w:r w:rsidRPr="000E55C7">
        <w:rPr>
          <w:i/>
          <w:iCs/>
          <w:noProof/>
        </w:rPr>
        <w:t>Global Ecology and Biogeography</w:t>
      </w:r>
      <w:r w:rsidRPr="000E55C7">
        <w:rPr>
          <w:noProof/>
        </w:rPr>
        <w:t xml:space="preserve">, </w:t>
      </w:r>
      <w:r w:rsidRPr="000E55C7">
        <w:rPr>
          <w:b/>
          <w:bCs/>
          <w:noProof/>
        </w:rPr>
        <w:t>24</w:t>
      </w:r>
      <w:r w:rsidRPr="000E55C7">
        <w:rPr>
          <w:noProof/>
        </w:rPr>
        <w:t>, 706–717.</w:t>
      </w:r>
    </w:p>
    <w:p w14:paraId="33DF4B7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Tenhunen JD (1997) A model separating leaf structural and physiological effects on carbon gain along light gradients for the shade-tolerant species Acer saccharum. </w:t>
      </w:r>
      <w:r w:rsidRPr="000E55C7">
        <w:rPr>
          <w:i/>
          <w:iCs/>
          <w:noProof/>
        </w:rPr>
        <w:t>Plant, Cell &amp; Environment</w:t>
      </w:r>
      <w:r w:rsidRPr="000E55C7">
        <w:rPr>
          <w:noProof/>
        </w:rPr>
        <w:t xml:space="preserve">, </w:t>
      </w:r>
      <w:r w:rsidRPr="000E55C7">
        <w:rPr>
          <w:b/>
          <w:bCs/>
          <w:noProof/>
        </w:rPr>
        <w:t>20</w:t>
      </w:r>
      <w:r w:rsidRPr="000E55C7">
        <w:rPr>
          <w:noProof/>
        </w:rPr>
        <w:t>, 845–866.</w:t>
      </w:r>
    </w:p>
    <w:p w14:paraId="185F879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Keenan TF, Hallik L (2015) A worldwide analysis of within-canopy variations in leaf structural, chemical and physiological traits across plant functional types. </w:t>
      </w:r>
      <w:r w:rsidRPr="000E55C7">
        <w:rPr>
          <w:i/>
          <w:iCs/>
          <w:noProof/>
        </w:rPr>
        <w:t>New Phytologist</w:t>
      </w:r>
      <w:r w:rsidRPr="000E55C7">
        <w:rPr>
          <w:noProof/>
        </w:rPr>
        <w:t xml:space="preserve">, </w:t>
      </w:r>
      <w:r w:rsidRPr="000E55C7">
        <w:rPr>
          <w:b/>
          <w:bCs/>
          <w:noProof/>
        </w:rPr>
        <w:t>205</w:t>
      </w:r>
      <w:r w:rsidRPr="000E55C7">
        <w:rPr>
          <w:noProof/>
        </w:rPr>
        <w:t>, 973–993.</w:t>
      </w:r>
    </w:p>
    <w:p w14:paraId="23E1D13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Onoda Y, Wright IJ, Evans JR et al. (2017) Physiological and structural tradeoffs underlying the leaf economics spectrum. </w:t>
      </w:r>
      <w:r w:rsidRPr="000E55C7">
        <w:rPr>
          <w:i/>
          <w:iCs/>
          <w:noProof/>
        </w:rPr>
        <w:t>New Phytologist</w:t>
      </w:r>
      <w:r w:rsidRPr="000E55C7">
        <w:rPr>
          <w:noProof/>
        </w:rPr>
        <w:t xml:space="preserve">, </w:t>
      </w:r>
      <w:r w:rsidRPr="000E55C7">
        <w:rPr>
          <w:b/>
          <w:bCs/>
          <w:noProof/>
        </w:rPr>
        <w:t>241</w:t>
      </w:r>
      <w:r w:rsidRPr="000E55C7">
        <w:rPr>
          <w:noProof/>
        </w:rPr>
        <w:t>, 1447–1463.</w:t>
      </w:r>
    </w:p>
    <w:p w14:paraId="29244CF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Paillassa J, Wright IJ, Prentice IC et al. (2020) When and where soil is important to modify the carbon and water economy of leaves. </w:t>
      </w:r>
      <w:r w:rsidRPr="00941AD4">
        <w:rPr>
          <w:i/>
          <w:iCs/>
          <w:noProof/>
          <w:highlight w:val="yellow"/>
          <w:rPrChange w:id="269" w:author="Dr. N Hagenah" w:date="2022-01-31T13:47:00Z">
            <w:rPr>
              <w:i/>
              <w:iCs/>
              <w:noProof/>
            </w:rPr>
          </w:rPrChange>
        </w:rPr>
        <w:t>New Phytologist</w:t>
      </w:r>
      <w:r w:rsidRPr="00941AD4">
        <w:rPr>
          <w:noProof/>
          <w:highlight w:val="yellow"/>
          <w:rPrChange w:id="270" w:author="Dr. N Hagenah" w:date="2022-01-31T13:47:00Z">
            <w:rPr>
              <w:noProof/>
            </w:rPr>
          </w:rPrChange>
        </w:rPr>
        <w:t>.</w:t>
      </w:r>
    </w:p>
    <w:p w14:paraId="70A9E16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Prentice IC (2020) A theory of plant function helps to explain leaf-trait and productivity responses to elevation. </w:t>
      </w:r>
      <w:r w:rsidRPr="000E55C7">
        <w:rPr>
          <w:i/>
          <w:iCs/>
          <w:noProof/>
        </w:rPr>
        <w:t>New Phytologist</w:t>
      </w:r>
      <w:r w:rsidRPr="000E55C7">
        <w:rPr>
          <w:noProof/>
        </w:rPr>
        <w:t xml:space="preserve">, </w:t>
      </w:r>
      <w:r w:rsidRPr="000E55C7">
        <w:rPr>
          <w:b/>
          <w:bCs/>
          <w:noProof/>
        </w:rPr>
        <w:t>226</w:t>
      </w:r>
      <w:r w:rsidRPr="000E55C7">
        <w:rPr>
          <w:noProof/>
        </w:rPr>
        <w:t>, 1274–1284.</w:t>
      </w:r>
    </w:p>
    <w:p w14:paraId="4039B47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Cernusak LA, Domingues TF, Colin Prentice I (2021) Global climate and nutrient controls of photosynthetic capacity. </w:t>
      </w:r>
      <w:r w:rsidRPr="000E55C7">
        <w:rPr>
          <w:i/>
          <w:iCs/>
          <w:noProof/>
        </w:rPr>
        <w:t>Communications Biology</w:t>
      </w:r>
      <w:r w:rsidRPr="000E55C7">
        <w:rPr>
          <w:noProof/>
        </w:rPr>
        <w:t xml:space="preserve">, </w:t>
      </w:r>
      <w:r w:rsidRPr="000E55C7">
        <w:rPr>
          <w:b/>
          <w:bCs/>
          <w:noProof/>
        </w:rPr>
        <w:t>4</w:t>
      </w:r>
      <w:r w:rsidRPr="000E55C7">
        <w:rPr>
          <w:noProof/>
        </w:rPr>
        <w:t>, 462.</w:t>
      </w:r>
    </w:p>
    <w:p w14:paraId="00CD16F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Perkowski EA, Waring EF, Smith NG (2021) Root mass carbon costs to acquire nitrogen are determined by nitrogen and light availability in two species with different nitrogen acquisition strategies. </w:t>
      </w:r>
      <w:r w:rsidRPr="00941AD4">
        <w:rPr>
          <w:i/>
          <w:iCs/>
          <w:noProof/>
          <w:highlight w:val="yellow"/>
          <w:rPrChange w:id="271" w:author="Dr. N Hagenah" w:date="2022-01-31T13:47:00Z">
            <w:rPr>
              <w:i/>
              <w:iCs/>
              <w:noProof/>
            </w:rPr>
          </w:rPrChange>
        </w:rPr>
        <w:t>Journal of Experimental Botany</w:t>
      </w:r>
      <w:r w:rsidRPr="00941AD4">
        <w:rPr>
          <w:noProof/>
          <w:highlight w:val="yellow"/>
          <w:rPrChange w:id="272" w:author="Dr. N Hagenah" w:date="2022-01-31T13:47:00Z">
            <w:rPr>
              <w:noProof/>
            </w:rPr>
          </w:rPrChange>
        </w:rPr>
        <w:t>.</w:t>
      </w:r>
    </w:p>
    <w:p w14:paraId="56F6E47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Prentice IC, Dong N, Gleason SM, Maire V, Wright IJ (2014) Balancing the costs of carbon gain and water transport: testing a new theoretical framework for plant functional ecology. </w:t>
      </w:r>
      <w:r w:rsidRPr="000E55C7">
        <w:rPr>
          <w:i/>
          <w:iCs/>
          <w:noProof/>
        </w:rPr>
        <w:t>Ecology Letters</w:t>
      </w:r>
      <w:r w:rsidRPr="000E55C7">
        <w:rPr>
          <w:noProof/>
        </w:rPr>
        <w:t xml:space="preserve">, </w:t>
      </w:r>
      <w:r w:rsidRPr="000E55C7">
        <w:rPr>
          <w:b/>
          <w:bCs/>
          <w:noProof/>
        </w:rPr>
        <w:t>17</w:t>
      </w:r>
      <w:r w:rsidRPr="000E55C7">
        <w:rPr>
          <w:noProof/>
        </w:rPr>
        <w:t>, 82–91.</w:t>
      </w:r>
    </w:p>
    <w:p w14:paraId="58A8525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R Core Team (2019) R: A Language and Environment for Statistical Computing.</w:t>
      </w:r>
    </w:p>
    <w:p w14:paraId="4C6B00F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Reich PB, Oleksyn J (2004) Global patterns of plant leaf N and P in relation to temperature and latitude. </w:t>
      </w:r>
      <w:r w:rsidRPr="000E55C7">
        <w:rPr>
          <w:i/>
          <w:iCs/>
          <w:noProof/>
        </w:rPr>
        <w:t>Proceedings of the National Academy of Sciences of the United States of America</w:t>
      </w:r>
      <w:r w:rsidRPr="000E55C7">
        <w:rPr>
          <w:noProof/>
        </w:rPr>
        <w:t xml:space="preserve">, </w:t>
      </w:r>
      <w:r w:rsidRPr="000E55C7">
        <w:rPr>
          <w:b/>
          <w:bCs/>
          <w:noProof/>
        </w:rPr>
        <w:t>101</w:t>
      </w:r>
      <w:r w:rsidRPr="000E55C7">
        <w:rPr>
          <w:noProof/>
        </w:rPr>
        <w:t>, 11001–11006.</w:t>
      </w:r>
    </w:p>
    <w:p w14:paraId="4010A9C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Rogers A, Serbin SP, Ely KS, Sloan VL, Wullschleger SD (2017) Terrestrial biosphere models underestimate photosynthetic capacity and CO2 assimilation in the Arctic. </w:t>
      </w:r>
      <w:r w:rsidRPr="000E55C7">
        <w:rPr>
          <w:i/>
          <w:iCs/>
          <w:noProof/>
        </w:rPr>
        <w:t>New Phytologist</w:t>
      </w:r>
      <w:r w:rsidRPr="000E55C7">
        <w:rPr>
          <w:noProof/>
        </w:rPr>
        <w:t xml:space="preserve">, </w:t>
      </w:r>
      <w:r w:rsidRPr="000E55C7">
        <w:rPr>
          <w:b/>
          <w:bCs/>
          <w:noProof/>
        </w:rPr>
        <w:t>216</w:t>
      </w:r>
      <w:r w:rsidRPr="000E55C7">
        <w:rPr>
          <w:noProof/>
        </w:rPr>
        <w:t>, 1090–1103.</w:t>
      </w:r>
    </w:p>
    <w:p w14:paraId="5A4EB51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Sage RF, Pearcy RW (1987) The nitrogen use efficiency of C3 and C4 plants: II. Leaf nitrogen effects on the gas exchange characteristics of Chenopodium album (L.) and Amaranthus retroflexus (L.). </w:t>
      </w:r>
      <w:r w:rsidRPr="000E55C7">
        <w:rPr>
          <w:i/>
          <w:iCs/>
          <w:noProof/>
        </w:rPr>
        <w:t>Plant physiology</w:t>
      </w:r>
      <w:r w:rsidRPr="000E55C7">
        <w:rPr>
          <w:noProof/>
        </w:rPr>
        <w:t xml:space="preserve">, </w:t>
      </w:r>
      <w:r w:rsidRPr="000E55C7">
        <w:rPr>
          <w:b/>
          <w:bCs/>
          <w:noProof/>
        </w:rPr>
        <w:t>84</w:t>
      </w:r>
      <w:r w:rsidRPr="000E55C7">
        <w:rPr>
          <w:noProof/>
        </w:rPr>
        <w:t>, 959–963.</w:t>
      </w:r>
    </w:p>
    <w:p w14:paraId="18857C1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Scott HG, Smith NG (2021) A model of C4 photosynthetic acclimation based on least-cost optimality theory suitable for Earth System Model incorporation. </w:t>
      </w:r>
      <w:r w:rsidRPr="000E55C7">
        <w:rPr>
          <w:i/>
          <w:iCs/>
          <w:noProof/>
        </w:rPr>
        <w:t>Earth and Space Science Open Archive ESSOAr</w:t>
      </w:r>
      <w:r w:rsidRPr="000E55C7">
        <w:rPr>
          <w:noProof/>
        </w:rPr>
        <w:t>.</w:t>
      </w:r>
    </w:p>
    <w:p w14:paraId="53F5235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Smith NG, Dukes JS (2013) Plant respiration and photosynthesis in global</w:t>
      </w:r>
      <w:r w:rsidRPr="000E55C7">
        <w:rPr>
          <w:rFonts w:ascii="Cambria Math" w:hAnsi="Cambria Math" w:cs="Cambria Math"/>
          <w:noProof/>
        </w:rPr>
        <w:t>‐</w:t>
      </w:r>
      <w:r w:rsidRPr="000E55C7">
        <w:rPr>
          <w:noProof/>
        </w:rPr>
        <w:t>scale models: incorporating acclimation to temperature and CO</w:t>
      </w:r>
      <w:r w:rsidRPr="000E55C7">
        <w:rPr>
          <w:noProof/>
          <w:vertAlign w:val="subscript"/>
        </w:rPr>
        <w:t>2</w:t>
      </w:r>
      <w:r w:rsidRPr="000E55C7">
        <w:rPr>
          <w:noProof/>
        </w:rPr>
        <w:t xml:space="preserve">. </w:t>
      </w:r>
      <w:r w:rsidRPr="000E55C7">
        <w:rPr>
          <w:i/>
          <w:iCs/>
          <w:noProof/>
        </w:rPr>
        <w:t>Global Change Biology</w:t>
      </w:r>
      <w:r w:rsidRPr="000E55C7">
        <w:rPr>
          <w:noProof/>
        </w:rPr>
        <w:t xml:space="preserve">, </w:t>
      </w:r>
      <w:r w:rsidRPr="000E55C7">
        <w:rPr>
          <w:b/>
          <w:bCs/>
          <w:noProof/>
        </w:rPr>
        <w:t>19</w:t>
      </w:r>
      <w:r w:rsidRPr="000E55C7">
        <w:rPr>
          <w:noProof/>
        </w:rPr>
        <w:t>, 45–63.</w:t>
      </w:r>
    </w:p>
    <w:p w14:paraId="7E599CE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Dukes JS (2018) Drivers of leaf carbon exchange capacity across biomes at the continental scale. </w:t>
      </w:r>
      <w:r w:rsidRPr="000E55C7">
        <w:rPr>
          <w:i/>
          <w:iCs/>
          <w:noProof/>
        </w:rPr>
        <w:t>Ecology</w:t>
      </w:r>
      <w:r w:rsidRPr="000E55C7">
        <w:rPr>
          <w:noProof/>
        </w:rPr>
        <w:t xml:space="preserve">, </w:t>
      </w:r>
      <w:r w:rsidRPr="000E55C7">
        <w:rPr>
          <w:b/>
          <w:bCs/>
          <w:noProof/>
        </w:rPr>
        <w:t>99</w:t>
      </w:r>
      <w:r w:rsidRPr="000E55C7">
        <w:rPr>
          <w:noProof/>
        </w:rPr>
        <w:t>, 1610–1620.</w:t>
      </w:r>
    </w:p>
    <w:p w14:paraId="4EE5B4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(2020) Mechanisms underlying leaf photosynthetic acclimation to warming and elevated CO2 as inferred from least-cost optimality theory. </w:t>
      </w:r>
      <w:r w:rsidRPr="000E55C7">
        <w:rPr>
          <w:i/>
          <w:iCs/>
          <w:noProof/>
        </w:rPr>
        <w:t>Global Change Biology</w:t>
      </w:r>
      <w:r w:rsidRPr="000E55C7">
        <w:rPr>
          <w:noProof/>
        </w:rPr>
        <w:t xml:space="preserve">, </w:t>
      </w:r>
      <w:r w:rsidRPr="000E55C7">
        <w:rPr>
          <w:b/>
          <w:bCs/>
          <w:noProof/>
        </w:rPr>
        <w:t>26</w:t>
      </w:r>
      <w:r w:rsidRPr="000E55C7">
        <w:rPr>
          <w:noProof/>
        </w:rPr>
        <w:t>, 5202–5216.</w:t>
      </w:r>
    </w:p>
    <w:p w14:paraId="5D56A0D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Prentice IC et al. (2019) Global photosynthetic capacity is optimized to the environment. </w:t>
      </w:r>
      <w:r w:rsidRPr="000E55C7">
        <w:rPr>
          <w:i/>
          <w:iCs/>
          <w:noProof/>
        </w:rPr>
        <w:t>Ecology Letters</w:t>
      </w:r>
      <w:r w:rsidRPr="000E55C7">
        <w:rPr>
          <w:noProof/>
        </w:rPr>
        <w:t xml:space="preserve">, </w:t>
      </w:r>
      <w:r w:rsidRPr="000E55C7">
        <w:rPr>
          <w:b/>
          <w:bCs/>
          <w:noProof/>
        </w:rPr>
        <w:t>22</w:t>
      </w:r>
      <w:r w:rsidRPr="000E55C7">
        <w:rPr>
          <w:noProof/>
        </w:rPr>
        <w:t>, 506–517.</w:t>
      </w:r>
    </w:p>
    <w:p w14:paraId="5F65866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Terrer C, Vicca S, Stocker BD et al. (2018) Ecosystem responses to elevated CO</w:t>
      </w:r>
      <w:r w:rsidRPr="000E55C7">
        <w:rPr>
          <w:noProof/>
          <w:vertAlign w:val="subscript"/>
        </w:rPr>
        <w:t>2</w:t>
      </w:r>
      <w:r w:rsidRPr="000E55C7">
        <w:rPr>
          <w:noProof/>
        </w:rPr>
        <w:t xml:space="preserve"> governed by plant–soil interactions and the cost of nitrogen acquisition. </w:t>
      </w:r>
      <w:r w:rsidRPr="000E55C7">
        <w:rPr>
          <w:i/>
          <w:iCs/>
          <w:noProof/>
        </w:rPr>
        <w:t>New Phytologist</w:t>
      </w:r>
      <w:r w:rsidRPr="000E55C7">
        <w:rPr>
          <w:noProof/>
        </w:rPr>
        <w:t xml:space="preserve">, </w:t>
      </w:r>
      <w:r w:rsidRPr="000E55C7">
        <w:rPr>
          <w:b/>
          <w:bCs/>
          <w:noProof/>
        </w:rPr>
        <w:t>217</w:t>
      </w:r>
      <w:r w:rsidRPr="000E55C7">
        <w:rPr>
          <w:noProof/>
        </w:rPr>
        <w:t>, 507–522.</w:t>
      </w:r>
    </w:p>
    <w:p w14:paraId="54E170D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Thomas RQ, Brookshire EN, Gerber S (2015) Nitrogen limitation on land: how can it occur in Earth system models? </w:t>
      </w:r>
      <w:r w:rsidRPr="000E55C7">
        <w:rPr>
          <w:i/>
          <w:iCs/>
          <w:noProof/>
        </w:rPr>
        <w:t xml:space="preserve">Global </w:t>
      </w:r>
      <w:r w:rsidRPr="00941AD4">
        <w:rPr>
          <w:i/>
          <w:iCs/>
          <w:noProof/>
          <w:highlight w:val="yellow"/>
        </w:rPr>
        <w:t>c</w:t>
      </w:r>
      <w:r w:rsidRPr="000E55C7">
        <w:rPr>
          <w:i/>
          <w:iCs/>
          <w:noProof/>
        </w:rPr>
        <w:t xml:space="preserve">hange </w:t>
      </w:r>
      <w:r w:rsidRPr="00941AD4">
        <w:rPr>
          <w:i/>
          <w:iCs/>
          <w:noProof/>
          <w:highlight w:val="yellow"/>
        </w:rPr>
        <w:t>b</w:t>
      </w:r>
      <w:r w:rsidRPr="000E55C7">
        <w:rPr>
          <w:i/>
          <w:iCs/>
          <w:noProof/>
        </w:rPr>
        <w:t>iology</w:t>
      </w:r>
      <w:r w:rsidRPr="000E55C7">
        <w:rPr>
          <w:noProof/>
        </w:rPr>
        <w:t xml:space="preserve">, </w:t>
      </w:r>
      <w:r w:rsidRPr="000E55C7">
        <w:rPr>
          <w:b/>
          <w:bCs/>
          <w:noProof/>
        </w:rPr>
        <w:t>21</w:t>
      </w:r>
      <w:r w:rsidRPr="000E55C7">
        <w:rPr>
          <w:noProof/>
        </w:rPr>
        <w:t>, 1777–1793.</w:t>
      </w:r>
    </w:p>
    <w:p w14:paraId="67B298A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Thornton PE, Lamarque J-F, Rosenbloom NA, Mahowald NM (2007) Influence of carbon-nitrogen cycle coupling on land model response to CO2 fertilization and climate variability. </w:t>
      </w:r>
      <w:r w:rsidRPr="000E55C7">
        <w:rPr>
          <w:i/>
          <w:iCs/>
          <w:noProof/>
        </w:rPr>
        <w:t>Global Biogeochemical Cycles</w:t>
      </w:r>
      <w:r w:rsidRPr="000E55C7">
        <w:rPr>
          <w:noProof/>
        </w:rPr>
        <w:t xml:space="preserve">, </w:t>
      </w:r>
      <w:r w:rsidRPr="000E55C7">
        <w:rPr>
          <w:b/>
          <w:bCs/>
          <w:noProof/>
        </w:rPr>
        <w:t>21</w:t>
      </w:r>
      <w:r w:rsidRPr="000E55C7">
        <w:rPr>
          <w:noProof/>
        </w:rPr>
        <w:t>, GB4018.</w:t>
      </w:r>
    </w:p>
    <w:p w14:paraId="499759D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Vitousek PM, Aber JD, Howarth RW et al. (1997) Human alteration of the global nitrogen cycle: sources and consequences. </w:t>
      </w:r>
      <w:r w:rsidRPr="000E55C7">
        <w:rPr>
          <w:i/>
          <w:iCs/>
          <w:noProof/>
        </w:rPr>
        <w:t xml:space="preserve">Ecological </w:t>
      </w:r>
      <w:bookmarkStart w:id="273" w:name="_GoBack"/>
      <w:bookmarkEnd w:id="273"/>
      <w:r w:rsidRPr="00941AD4">
        <w:rPr>
          <w:i/>
          <w:iCs/>
          <w:noProof/>
          <w:highlight w:val="yellow"/>
          <w:rPrChange w:id="274" w:author="Dr. N Hagenah" w:date="2022-01-31T13:49:00Z">
            <w:rPr>
              <w:i/>
              <w:iCs/>
              <w:noProof/>
            </w:rPr>
          </w:rPrChange>
        </w:rPr>
        <w:t>a</w:t>
      </w:r>
      <w:r w:rsidRPr="000E55C7">
        <w:rPr>
          <w:i/>
          <w:iCs/>
          <w:noProof/>
        </w:rPr>
        <w:t>pplications</w:t>
      </w:r>
      <w:r w:rsidRPr="000E55C7">
        <w:rPr>
          <w:noProof/>
        </w:rPr>
        <w:t xml:space="preserve">, </w:t>
      </w:r>
      <w:r w:rsidRPr="000E55C7">
        <w:rPr>
          <w:b/>
          <w:bCs/>
          <w:noProof/>
        </w:rPr>
        <w:t>7</w:t>
      </w:r>
      <w:r w:rsidRPr="000E55C7">
        <w:rPr>
          <w:noProof/>
        </w:rPr>
        <w:t>, 737–750.</w:t>
      </w:r>
    </w:p>
    <w:p w14:paraId="4E5E942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Walker AP, Beckerman AP, Gu L et al. (2014) The relationship of leaf photosynthetic traits – Vcmax and Jmax – to leaf nitrogen, leaf phosphorus, and specific leaf area: a meta-analysis and modeling study. </w:t>
      </w:r>
      <w:r w:rsidRPr="000E55C7">
        <w:rPr>
          <w:i/>
          <w:iCs/>
          <w:noProof/>
        </w:rPr>
        <w:t>Ecology and Evolution</w:t>
      </w:r>
      <w:r w:rsidRPr="000E55C7">
        <w:rPr>
          <w:noProof/>
        </w:rPr>
        <w:t xml:space="preserve">, </w:t>
      </w:r>
      <w:r w:rsidRPr="000E55C7">
        <w:rPr>
          <w:b/>
          <w:bCs/>
          <w:noProof/>
        </w:rPr>
        <w:t>4</w:t>
      </w:r>
      <w:r w:rsidRPr="000E55C7">
        <w:rPr>
          <w:noProof/>
        </w:rPr>
        <w:t>, 3218–3235.</w:t>
      </w:r>
    </w:p>
    <w:p w14:paraId="1D65759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Prentice IC, Keenan TF et al. (2017) Towards a universal model for carbon dioxide uptake by plants. </w:t>
      </w:r>
      <w:r w:rsidRPr="000E55C7">
        <w:rPr>
          <w:i/>
          <w:iCs/>
          <w:noProof/>
        </w:rPr>
        <w:t>Nature Plants</w:t>
      </w:r>
      <w:r w:rsidRPr="000E55C7">
        <w:rPr>
          <w:noProof/>
        </w:rPr>
        <w:t xml:space="preserve">, </w:t>
      </w:r>
      <w:r w:rsidRPr="000E55C7">
        <w:rPr>
          <w:b/>
          <w:bCs/>
          <w:noProof/>
        </w:rPr>
        <w:t>3</w:t>
      </w:r>
      <w:r w:rsidRPr="000E55C7">
        <w:rPr>
          <w:noProof/>
        </w:rPr>
        <w:t>, 734–741.</w:t>
      </w:r>
    </w:p>
    <w:p w14:paraId="585D76F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Atkin OK, Keenan TF et al. (2020) Acclimation of leaf respiration consistent with optimal photosynthetic capacity. </w:t>
      </w:r>
      <w:r w:rsidRPr="000E55C7">
        <w:rPr>
          <w:i/>
          <w:iCs/>
          <w:noProof/>
        </w:rPr>
        <w:t>Global Change Biology</w:t>
      </w:r>
      <w:r w:rsidRPr="000E55C7">
        <w:rPr>
          <w:noProof/>
        </w:rPr>
        <w:t xml:space="preserve">, </w:t>
      </w:r>
      <w:r w:rsidRPr="000E55C7">
        <w:rPr>
          <w:b/>
          <w:bCs/>
          <w:noProof/>
        </w:rPr>
        <w:t>26</w:t>
      </w:r>
      <w:r w:rsidRPr="000E55C7">
        <w:rPr>
          <w:noProof/>
        </w:rPr>
        <w:t>, 2573–2583.</w:t>
      </w:r>
    </w:p>
    <w:p w14:paraId="14A9389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Colin Prentice I, Wright IJ, Qiao S, Xu X, Kikuzawa K, Stenseth NC (2021) Leaf economics explained by optimality principles. </w:t>
      </w:r>
      <w:r w:rsidRPr="000E55C7">
        <w:rPr>
          <w:i/>
          <w:iCs/>
          <w:noProof/>
        </w:rPr>
        <w:t>bioRxiv</w:t>
      </w:r>
      <w:r w:rsidRPr="000E55C7">
        <w:rPr>
          <w:noProof/>
        </w:rPr>
        <w:t>, 2021.02.07.430028.</w:t>
      </w:r>
    </w:p>
    <w:p w14:paraId="3AED03C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Cleveland CC, Smith WK, Todd-Brown K (2015) Future productivity and carbon storage limited by terrestrial nutrient availability. </w:t>
      </w:r>
      <w:r w:rsidRPr="000E55C7">
        <w:rPr>
          <w:i/>
          <w:iCs/>
          <w:noProof/>
        </w:rPr>
        <w:t>Nature Geoscience</w:t>
      </w:r>
      <w:r w:rsidRPr="000E55C7">
        <w:rPr>
          <w:noProof/>
        </w:rPr>
        <w:t xml:space="preserve">, </w:t>
      </w:r>
      <w:r w:rsidRPr="000E55C7">
        <w:rPr>
          <w:b/>
          <w:bCs/>
          <w:noProof/>
        </w:rPr>
        <w:t>8</w:t>
      </w:r>
      <w:r w:rsidRPr="000E55C7">
        <w:rPr>
          <w:noProof/>
        </w:rPr>
        <w:t>, 441.</w:t>
      </w:r>
    </w:p>
    <w:p w14:paraId="31B693A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Lawrence DM, Fisher RA et al. (2019) Beyond static benchmarking: Using experimental manipulations to evaluate land model assumptions. </w:t>
      </w:r>
      <w:r w:rsidRPr="000E55C7">
        <w:rPr>
          <w:i/>
          <w:iCs/>
          <w:noProof/>
        </w:rPr>
        <w:t>Global Biogeochemical Cycles</w:t>
      </w:r>
      <w:r w:rsidRPr="000E55C7">
        <w:rPr>
          <w:noProof/>
        </w:rPr>
        <w:t xml:space="preserve">, </w:t>
      </w:r>
      <w:r w:rsidRPr="000E55C7">
        <w:rPr>
          <w:b/>
          <w:bCs/>
          <w:noProof/>
        </w:rPr>
        <w:t>33</w:t>
      </w:r>
      <w:r w:rsidRPr="000E55C7">
        <w:rPr>
          <w:noProof/>
        </w:rPr>
        <w:t>, 2018GB006141.</w:t>
      </w:r>
    </w:p>
    <w:p w14:paraId="444A530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Wright IJ, Reich PB, Westoby M (2003) Least-cost input mixtures of water and nitrogen for photosynthesis. </w:t>
      </w:r>
      <w:r w:rsidRPr="000E55C7">
        <w:rPr>
          <w:i/>
          <w:iCs/>
          <w:noProof/>
        </w:rPr>
        <w:t>The American Naturalist</w:t>
      </w:r>
      <w:r w:rsidRPr="000E55C7">
        <w:rPr>
          <w:noProof/>
        </w:rPr>
        <w:t xml:space="preserve">, </w:t>
      </w:r>
      <w:r w:rsidRPr="000E55C7">
        <w:rPr>
          <w:b/>
          <w:bCs/>
          <w:noProof/>
        </w:rPr>
        <w:t>161</w:t>
      </w:r>
      <w:r w:rsidRPr="000E55C7">
        <w:rPr>
          <w:noProof/>
        </w:rPr>
        <w:t>, 98–111.</w:t>
      </w:r>
    </w:p>
    <w:p w14:paraId="725F9DE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Yuan Z, Liu W, Niu S, Wan S (2007) Plant Nitrogen Dynamics and Nitrogen-use Strategies under Altered Nitrogen Seasonality and Competition. </w:t>
      </w:r>
      <w:r w:rsidRPr="000E55C7">
        <w:rPr>
          <w:i/>
          <w:iCs/>
          <w:noProof/>
        </w:rPr>
        <w:t>Annals of Botany</w:t>
      </w:r>
      <w:r w:rsidRPr="000E55C7">
        <w:rPr>
          <w:noProof/>
        </w:rPr>
        <w:t xml:space="preserve">, </w:t>
      </w:r>
      <w:r w:rsidRPr="000E55C7">
        <w:rPr>
          <w:b/>
          <w:bCs/>
          <w:noProof/>
        </w:rPr>
        <w:t>100</w:t>
      </w:r>
      <w:r w:rsidRPr="000E55C7">
        <w:rPr>
          <w:noProof/>
        </w:rPr>
        <w:t>, 821–830.</w:t>
      </w:r>
    </w:p>
    <w:p w14:paraId="5938FA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Zaehle S, Medlyn BE, De Kauwe MG et al. (2014) Evaluation of 11 terrestrial carbon–nitrogen cycle models against observations from two temperate Free-Air CO2 Enrichment studies. </w:t>
      </w:r>
      <w:r w:rsidRPr="000E55C7">
        <w:rPr>
          <w:i/>
          <w:iCs/>
          <w:noProof/>
        </w:rPr>
        <w:t>New Phytologist</w:t>
      </w:r>
      <w:r w:rsidRPr="000E55C7">
        <w:rPr>
          <w:noProof/>
        </w:rPr>
        <w:t xml:space="preserve">, </w:t>
      </w:r>
      <w:r w:rsidRPr="000E55C7">
        <w:rPr>
          <w:b/>
          <w:bCs/>
          <w:noProof/>
        </w:rPr>
        <w:t>202</w:t>
      </w:r>
      <w:r w:rsidRPr="000E55C7">
        <w:rPr>
          <w:noProof/>
        </w:rPr>
        <w:t>, 803–822.</w:t>
      </w:r>
    </w:p>
    <w:p w14:paraId="79F6EBA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Zhu Q, Riley WJ, Tang J, Collier N, Hoffman FM, Yang X, Bisht G (2019) Representing Nitrogen, Phosphorus, and Carbon Interactions in the E3SM Land Model: Development and Global Benchmarking. </w:t>
      </w:r>
      <w:r w:rsidRPr="000E55C7">
        <w:rPr>
          <w:i/>
          <w:iCs/>
          <w:noProof/>
        </w:rPr>
        <w:t>Journal of Advances in Modeling Earth Systems</w:t>
      </w:r>
      <w:r w:rsidRPr="000E55C7">
        <w:rPr>
          <w:noProof/>
        </w:rPr>
        <w:t xml:space="preserve">, </w:t>
      </w:r>
      <w:r w:rsidRPr="000E55C7">
        <w:rPr>
          <w:b/>
          <w:bCs/>
          <w:noProof/>
        </w:rPr>
        <w:t>11</w:t>
      </w:r>
      <w:r w:rsidRPr="000E55C7">
        <w:rPr>
          <w:noProof/>
        </w:rPr>
        <w:t>, 2238–2258.</w:t>
      </w:r>
    </w:p>
    <w:p w14:paraId="09938461" w14:textId="40770394" w:rsidR="009A5B56" w:rsidRPr="009A5B56" w:rsidRDefault="009A5B56" w:rsidP="000E55C7">
      <w:pPr>
        <w:widowControl w:val="0"/>
        <w:autoSpaceDE w:val="0"/>
        <w:autoSpaceDN w:val="0"/>
        <w:adjustRightInd w:val="0"/>
        <w:spacing w:line="480" w:lineRule="auto"/>
        <w:ind w:left="480" w:hanging="480"/>
      </w:pPr>
      <w:r>
        <w:fldChar w:fldCharType="end"/>
      </w:r>
    </w:p>
    <w:sectPr w:rsidR="009A5B56" w:rsidRPr="009A5B56" w:rsidSect="00B05AC4">
      <w:footerReference w:type="even" r:id="rId19"/>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Andrew MacDougall" w:date="2022-01-06T08:36:00Z" w:initials="AM">
    <w:p w14:paraId="204E7051" w14:textId="6904DCA3" w:rsidR="005C44BB" w:rsidRDefault="005C44BB">
      <w:pPr>
        <w:pStyle w:val="CommentText"/>
      </w:pPr>
      <w:r>
        <w:rPr>
          <w:rStyle w:val="CommentReference"/>
        </w:rPr>
        <w:annotationRef/>
      </w:r>
      <w:r>
        <w:t xml:space="preserve">Climate is so broad, as temperature and precipitation/aridity can both have separate or interacting powerful effects on N dynamics. You only have so much space, but can you devote a sentence to outlining how temp and moisture can variously affect N uptake etc? </w:t>
      </w:r>
    </w:p>
  </w:comment>
  <w:comment w:id="16" w:author="Eric Seabloom" w:date="2022-01-07T15:33:00Z" w:initials="ES">
    <w:p w14:paraId="5441F580" w14:textId="4A02E277" w:rsidR="005C44BB" w:rsidRDefault="005C44BB">
      <w:pPr>
        <w:pStyle w:val="CommentText"/>
      </w:pPr>
      <w:r>
        <w:rPr>
          <w:rStyle w:val="CommentReference"/>
        </w:rPr>
        <w:annotationRef/>
      </w:r>
      <w:r>
        <w:t>Can these climate effects be lumped under effects mediated by water stress, at least as a first pass?</w:t>
      </w:r>
    </w:p>
  </w:comment>
  <w:comment w:id="17" w:author="Lydia Ries O'Halloran" w:date="2022-01-19T10:25:00Z" w:initials="LRO">
    <w:p w14:paraId="1D6D4999" w14:textId="1A6E25DC" w:rsidR="005C44BB" w:rsidRDefault="005C44BB">
      <w:pPr>
        <w:pStyle w:val="CommentText"/>
      </w:pPr>
      <w:r>
        <w:rPr>
          <w:rStyle w:val="CommentReference"/>
        </w:rPr>
        <w:annotationRef/>
      </w:r>
      <w:r>
        <w:t xml:space="preserve">Even if you don’t want to focus on P, it seems like it should be mentioned as part of the experiment since it is a fixed effect in the model and is one of the soil treatments. </w:t>
      </w:r>
    </w:p>
  </w:comment>
  <w:comment w:id="18" w:author="Eric Seabloom" w:date="2022-01-07T15:37:00Z" w:initials="ES">
    <w:p w14:paraId="3E72692E" w14:textId="4AEC441D" w:rsidR="005C44BB" w:rsidRDefault="005C44BB">
      <w:pPr>
        <w:pStyle w:val="CommentText"/>
      </w:pPr>
      <w:r>
        <w:rPr>
          <w:rStyle w:val="CommentReference"/>
        </w:rPr>
        <w:annotationRef/>
      </w:r>
      <w:r>
        <w:t>Still true?</w:t>
      </w:r>
    </w:p>
  </w:comment>
  <w:comment w:id="31" w:author="Lydia Ries O'Halloran" w:date="2022-01-19T10:05:00Z" w:initials="LRO">
    <w:p w14:paraId="015AF4FD" w14:textId="639F2724" w:rsidR="005C44BB" w:rsidRDefault="005C44BB">
      <w:pPr>
        <w:pStyle w:val="CommentText"/>
      </w:pPr>
      <w:r>
        <w:rPr>
          <w:rStyle w:val="CommentReference"/>
        </w:rPr>
        <w:annotationRef/>
      </w:r>
      <w:r>
        <w:t xml:space="preserve">I’m not sure what role you want P to play in the paper. You could mention something like “…even though P was part of the experimental protocol, we are focusing on the role of N in this paper…” Or since it is included in some of the results, introducing it earlier would help set the stage. </w:t>
      </w:r>
    </w:p>
  </w:comment>
  <w:comment w:id="29" w:author="Eric Seabloom" w:date="2022-01-07T15:38:00Z" w:initials="ES">
    <w:p w14:paraId="3099B9E8" w14:textId="5206CBA4" w:rsidR="005C44BB" w:rsidRDefault="005C44BB">
      <w:pPr>
        <w:pStyle w:val="CommentText"/>
      </w:pPr>
      <w:r>
        <w:rPr>
          <w:rStyle w:val="CommentReference"/>
        </w:rPr>
        <w:annotationRef/>
      </w:r>
      <w:r>
        <w:t xml:space="preserve">I might use supply for the general discussion and addition for the treatments. N addition sounds intentional. </w:t>
      </w:r>
    </w:p>
  </w:comment>
  <w:comment w:id="30" w:author="Dr. N Hagenah" w:date="2022-01-31T11:39:00Z" w:initials="DNH">
    <w:p w14:paraId="3838D342" w14:textId="10BE80AB" w:rsidR="005C44BB" w:rsidRDefault="005C44BB">
      <w:pPr>
        <w:pStyle w:val="CommentText"/>
      </w:pPr>
      <w:r>
        <w:rPr>
          <w:rStyle w:val="CommentReference"/>
        </w:rPr>
        <w:annotationRef/>
      </w:r>
      <w:r>
        <w:t>I agree with Eri</w:t>
      </w:r>
      <w:r w:rsidR="00785E5F">
        <w:t>c that ‘addition’ might be misleading in this general context.</w:t>
      </w:r>
    </w:p>
  </w:comment>
  <w:comment w:id="46" w:author="Andrew MacDougall" w:date="2022-01-06T09:11:00Z" w:initials="AM">
    <w:p w14:paraId="4CD70F4C" w14:textId="2BD11190" w:rsidR="005C44BB" w:rsidRDefault="005C44BB">
      <w:pPr>
        <w:pStyle w:val="CommentText"/>
      </w:pPr>
      <w:r>
        <w:rPr>
          <w:rStyle w:val="CommentReference"/>
        </w:rPr>
        <w:annotationRef/>
      </w:r>
      <w:r>
        <w:t xml:space="preserve">Given that soil P appears to feature prominently in some of your results, do you want to introduce it here to, as a potentially important environmental factor? </w:t>
      </w:r>
    </w:p>
  </w:comment>
  <w:comment w:id="47" w:author="Eric Seabloom" w:date="2022-01-07T15:46:00Z" w:initials="ES">
    <w:p w14:paraId="2FC3B5C1" w14:textId="59BCD7ED" w:rsidR="005C44BB" w:rsidRDefault="005C44BB">
      <w:pPr>
        <w:pStyle w:val="CommentText"/>
      </w:pPr>
      <w:r>
        <w:rPr>
          <w:rStyle w:val="CommentReference"/>
        </w:rPr>
        <w:annotationRef/>
      </w:r>
      <w:r>
        <w:t>Here is a paper showing pretty constant scaling of N&amp;P which might create this N &amp; P link:</w:t>
      </w:r>
    </w:p>
    <w:p w14:paraId="5BCA9ADA" w14:textId="77777777" w:rsidR="005C44BB" w:rsidRDefault="005C44BB">
      <w:pPr>
        <w:pStyle w:val="CommentText"/>
      </w:pPr>
    </w:p>
    <w:p w14:paraId="2EE91B2E" w14:textId="77777777" w:rsidR="005C44BB" w:rsidRDefault="005C44BB" w:rsidP="00295F90">
      <w:pPr>
        <w:autoSpaceDE w:val="0"/>
        <w:autoSpaceDN w:val="0"/>
        <w:adjustRightInd w:val="0"/>
        <w:ind w:left="720" w:right="-720" w:hanging="720"/>
        <w:rPr>
          <w:rFonts w:ascii="Helvetica" w:hAnsi="Helvetica" w:cs="Helvetica"/>
        </w:rPr>
      </w:pPr>
      <w:r>
        <w:rPr>
          <w:rFonts w:ascii="Helvetica" w:hAnsi="Helvetica" w:cs="Helvetica"/>
        </w:rPr>
        <w:t xml:space="preserve">Borer, E. T., M. E. S. Bracken, E. W. Seabloom, J. E. Smith, J. Cebrian, E. E. Cleland, J. J. Elser, W. F. Fagan, D. S. Gruner, W. S. Harpole, H. Hillebrand, A. J. Kerkhoff, and J. T. Ngai. 2013. Global biogeography of autotroph chemistry: is insolation a driving force? Oikos </w:t>
      </w:r>
      <w:r>
        <w:rPr>
          <w:rFonts w:ascii="Helvetica" w:hAnsi="Helvetica" w:cs="Helvetica"/>
          <w:b/>
          <w:bCs/>
        </w:rPr>
        <w:t>122</w:t>
      </w:r>
      <w:r>
        <w:rPr>
          <w:rFonts w:ascii="Helvetica" w:hAnsi="Helvetica" w:cs="Helvetica"/>
        </w:rPr>
        <w:t>:1121-1130.</w:t>
      </w:r>
    </w:p>
    <w:p w14:paraId="2035BC03" w14:textId="3336E3B6" w:rsidR="005C44BB" w:rsidRDefault="005C44BB">
      <w:pPr>
        <w:pStyle w:val="CommentText"/>
      </w:pPr>
    </w:p>
  </w:comment>
  <w:comment w:id="48" w:author="Lydia Ries O'Halloran" w:date="2022-01-19T10:29:00Z" w:initials="LRO">
    <w:p w14:paraId="58A8FE0B" w14:textId="206F1326" w:rsidR="005C44BB" w:rsidRDefault="005C44BB">
      <w:pPr>
        <w:pStyle w:val="CommentText"/>
      </w:pPr>
      <w:r>
        <w:rPr>
          <w:rStyle w:val="CommentReference"/>
        </w:rPr>
        <w:annotationRef/>
      </w:r>
      <w:r>
        <w:t xml:space="preserve">Yes, I agree with Andrew’s thought. I’d say either acknowledge that you are not focusing on it or bring it in from the beginning. I’m happy to provide some citations if you’d like to expand the discussion to include more P, just let me know. </w:t>
      </w:r>
    </w:p>
  </w:comment>
  <w:comment w:id="53" w:author="Anita C. Risch" w:date="2022-01-10T23:59:00Z" w:initials="ACR">
    <w:p w14:paraId="488956F8" w14:textId="061DC522" w:rsidR="005C44BB" w:rsidRDefault="005C44BB">
      <w:pPr>
        <w:pStyle w:val="CommentText"/>
      </w:pPr>
      <w:r>
        <w:rPr>
          <w:rStyle w:val="CommentReference"/>
        </w:rPr>
        <w:annotationRef/>
      </w:r>
      <w:r>
        <w:t>You should mention that this is the SAME experiment as used here, and also more or less the same data.</w:t>
      </w:r>
    </w:p>
  </w:comment>
  <w:comment w:id="85" w:author="Anita C. Risch" w:date="2022-01-11T00:01:00Z" w:initials="ACR">
    <w:p w14:paraId="2D3BB47D" w14:textId="09CE6D66" w:rsidR="005C44BB" w:rsidRDefault="005C44BB">
      <w:pPr>
        <w:pStyle w:val="CommentText"/>
      </w:pPr>
      <w:r>
        <w:rPr>
          <w:rStyle w:val="CommentReference"/>
        </w:rPr>
        <w:annotationRef/>
      </w:r>
      <w:r>
        <w:t>Add a reference.</w:t>
      </w:r>
    </w:p>
  </w:comment>
  <w:comment w:id="81" w:author="Eric Seabloom" w:date="2022-01-07T15:49:00Z" w:initials="ES">
    <w:p w14:paraId="2FF96093" w14:textId="6805143C" w:rsidR="005C44BB" w:rsidRDefault="005C44BB">
      <w:pPr>
        <w:pStyle w:val="CommentText"/>
      </w:pPr>
      <w:r>
        <w:rPr>
          <w:rStyle w:val="CommentReference"/>
        </w:rPr>
        <w:annotationRef/>
      </w:r>
      <w:r>
        <w:t>Interesting. What about allocation to N-based plant defense to protect tissues?</w:t>
      </w:r>
    </w:p>
  </w:comment>
  <w:comment w:id="88" w:author="Anita C. Risch" w:date="2022-01-11T00:01:00Z" w:initials="ACR">
    <w:p w14:paraId="2F10482F" w14:textId="5CB761C2" w:rsidR="005C44BB" w:rsidRDefault="005C44BB">
      <w:pPr>
        <w:pStyle w:val="CommentText"/>
      </w:pPr>
      <w:r>
        <w:rPr>
          <w:rStyle w:val="CommentReference"/>
        </w:rPr>
        <w:annotationRef/>
      </w:r>
      <w:r>
        <w:t>In which? Could you expand somewhat here.</w:t>
      </w:r>
    </w:p>
  </w:comment>
  <w:comment w:id="89" w:author="Andrew MacDougall" w:date="2022-01-06T08:49:00Z" w:initials="AM">
    <w:p w14:paraId="1A9258E8" w14:textId="77777777" w:rsidR="005C44BB" w:rsidRDefault="005C44BB">
      <w:pPr>
        <w:pStyle w:val="CommentText"/>
      </w:pPr>
      <w:r>
        <w:rPr>
          <w:rStyle w:val="CommentReference"/>
        </w:rPr>
        <w:annotationRef/>
      </w:r>
      <w:r>
        <w:t xml:space="preserve">If it’s only temperature, with no expected influence of moisture, than I would replace “climate” with “temperature” throughout. </w:t>
      </w:r>
    </w:p>
    <w:p w14:paraId="56BB566B" w14:textId="77777777" w:rsidR="005C44BB" w:rsidRDefault="005C44BB">
      <w:pPr>
        <w:pStyle w:val="CommentText"/>
      </w:pPr>
    </w:p>
    <w:p w14:paraId="00EB3849" w14:textId="7E879465" w:rsidR="005C44BB" w:rsidRDefault="005C44BB">
      <w:pPr>
        <w:pStyle w:val="CommentText"/>
        <w:rPr>
          <w:color w:val="000000" w:themeColor="text1"/>
        </w:rPr>
      </w:pPr>
      <w:r>
        <w:t>However, given that water use efficiency is a key player here (line 89-90) then must there not also be a precip/aridity effect of climate? For example, doesn’t w</w:t>
      </w:r>
      <w:r>
        <w:rPr>
          <w:color w:val="000000" w:themeColor="text1"/>
        </w:rPr>
        <w:t xml:space="preserve">ater availability regulate uptake of soluble N by plants via the transpiration stream and bulk flow through the soil? And doesn’t </w:t>
      </w:r>
      <w:r>
        <w:rPr>
          <w:color w:val="000000" w:themeColor="text1"/>
          <w:lang w:val="en-CA"/>
        </w:rPr>
        <w:t xml:space="preserve">eutrophication increases foliar N content that promotes photosynthesis ad growth, which in turn can increase water demands…? Not sure if any of this is relevant but I wonder if it might serve some mention? </w:t>
      </w:r>
    </w:p>
    <w:p w14:paraId="484795CE" w14:textId="060B7745" w:rsidR="005C44BB" w:rsidRDefault="005C44BB">
      <w:pPr>
        <w:pStyle w:val="CommentText"/>
      </w:pPr>
    </w:p>
  </w:comment>
  <w:comment w:id="90" w:author="Eric Seabloom" w:date="2022-01-07T15:50:00Z" w:initials="ES">
    <w:p w14:paraId="4BD0921E" w14:textId="2F2B6D70" w:rsidR="005C44BB" w:rsidRDefault="005C44BB">
      <w:pPr>
        <w:pStyle w:val="CommentText"/>
      </w:pPr>
      <w:r>
        <w:rPr>
          <w:rStyle w:val="CommentReference"/>
        </w:rPr>
        <w:annotationRef/>
      </w:r>
      <w:r>
        <w:t>Interesting. I also would have thought about WUE efficiency first as opposed to enzymatic rates. On line 108, WUE efficiency is used example for optimality argument. Maybe need to have both temp and water as part of climate?</w:t>
      </w:r>
    </w:p>
  </w:comment>
  <w:comment w:id="92" w:author="Dr. N Hagenah" w:date="2022-01-31T12:04:00Z" w:initials="DNH">
    <w:p w14:paraId="5897B768" w14:textId="634516EA" w:rsidR="00C64081" w:rsidRDefault="00C64081">
      <w:pPr>
        <w:pStyle w:val="CommentText"/>
      </w:pPr>
      <w:r>
        <w:rPr>
          <w:rStyle w:val="CommentReference"/>
        </w:rPr>
        <w:annotationRef/>
      </w:r>
      <w:r>
        <w:t>This is a very long list of references. I would mention a max of 4).</w:t>
      </w:r>
    </w:p>
  </w:comment>
  <w:comment w:id="93" w:author="Lydia Ries O'Halloran" w:date="2022-01-19T10:40:00Z" w:initials="LRO">
    <w:p w14:paraId="134A379B" w14:textId="1D933CBB" w:rsidR="005C44BB" w:rsidRDefault="005C44BB">
      <w:pPr>
        <w:pStyle w:val="CommentText"/>
      </w:pPr>
      <w:r>
        <w:rPr>
          <w:rStyle w:val="CommentReference"/>
        </w:rPr>
        <w:annotationRef/>
      </w:r>
      <w:r>
        <w:t xml:space="preserve">This is true because climate controls the uptake of N, regardless of </w:t>
      </w:r>
      <w:proofErr w:type="gramStart"/>
      <w:r>
        <w:t>it’s</w:t>
      </w:r>
      <w:proofErr w:type="gramEnd"/>
      <w:r>
        <w:t xml:space="preserve"> availability? I’m just trying to understand is it actually the climate factors that are having direct effect on leaf N (e.g.water limited) or the indirect effect of N mobilization via increased water in the soil columns?</w:t>
      </w:r>
    </w:p>
  </w:comment>
  <w:comment w:id="94" w:author="Anita C. Risch" w:date="2022-01-11T00:04:00Z" w:initials="ACR">
    <w:p w14:paraId="2FCC6886" w14:textId="5D4B68F7" w:rsidR="005C44BB" w:rsidRDefault="005C44BB">
      <w:pPr>
        <w:pStyle w:val="CommentText"/>
      </w:pPr>
      <w:r>
        <w:rPr>
          <w:rStyle w:val="CommentReference"/>
        </w:rPr>
        <w:annotationRef/>
      </w:r>
      <w:r>
        <w:t>The way this is written there must be a differene in “an increase in nitrogen supply” and “added nitrogen”. To me this sounds both the same…if there is a difference, this must be worked out much more clearly.</w:t>
      </w:r>
    </w:p>
  </w:comment>
  <w:comment w:id="98" w:author="Dr. N Hagenah" w:date="2022-01-31T12:09:00Z" w:initials="DNH">
    <w:p w14:paraId="5F85D36F" w14:textId="6CAA5FC2" w:rsidR="00E20199" w:rsidRDefault="00E20199">
      <w:pPr>
        <w:pStyle w:val="CommentText"/>
      </w:pPr>
      <w:r>
        <w:rPr>
          <w:rStyle w:val="CommentReference"/>
        </w:rPr>
        <w:annotationRef/>
      </w:r>
      <w:r>
        <w:t>I am not sure what you mean by this.</w:t>
      </w:r>
    </w:p>
  </w:comment>
  <w:comment w:id="99" w:author="Eric Seabloom" w:date="2022-01-07T15:55:00Z" w:initials="ES">
    <w:p w14:paraId="794E2A33" w14:textId="118427FE" w:rsidR="005C44BB" w:rsidRDefault="005C44BB">
      <w:pPr>
        <w:pStyle w:val="CommentText"/>
      </w:pPr>
      <w:r>
        <w:rPr>
          <w:rStyle w:val="CommentReference"/>
        </w:rPr>
        <w:annotationRef/>
      </w:r>
      <w:r>
        <w:t xml:space="preserve">This </w:t>
      </w:r>
      <w:proofErr w:type="spellStart"/>
      <w:r>
        <w:t>NutNet</w:t>
      </w:r>
      <w:proofErr w:type="spellEnd"/>
      <w:r>
        <w:t xml:space="preserve"> paper suggests that most of the nutrient response will be in aboveground tissue, which I think helps with this justification:</w:t>
      </w:r>
    </w:p>
    <w:p w14:paraId="675DA013" w14:textId="77777777" w:rsidR="005C44BB" w:rsidRDefault="005C44BB">
      <w:pPr>
        <w:pStyle w:val="CommentText"/>
      </w:pPr>
    </w:p>
    <w:p w14:paraId="2969EAED" w14:textId="77777777" w:rsidR="005C44BB" w:rsidRDefault="005C44BB" w:rsidP="004E43A6">
      <w:pPr>
        <w:autoSpaceDE w:val="0"/>
        <w:autoSpaceDN w:val="0"/>
        <w:adjustRightInd w:val="0"/>
        <w:ind w:left="720" w:right="-720" w:hanging="720"/>
        <w:rPr>
          <w:rFonts w:ascii="Helvetica" w:hAnsi="Helvetica" w:cs="Helvetica"/>
        </w:rPr>
      </w:pPr>
      <w:r>
        <w:rPr>
          <w:rFonts w:ascii="Helvetica" w:hAnsi="Helvetica" w:cs="Helvetica"/>
        </w:rPr>
        <w:t>Cleland, E. E., E. M. Lind, N. M. DeCrappeo, E. DeLorenze, R. A. Wilkins, P. B. Adler, J. D. Bakker, C. S. Brown, K. F. Davies, E. Esch, J. Firn, S. Gressard, D. S. Gruner, N. Hagenah, W. S. Harpole, Y. Hautier, S. E. Hobbie, K. S. Hofmockel, K. Kirkman, J. Knops, C. W. Kopp, K. J. La Pierre, A. MacDougall, R. L. McCulley, B. A. Melbourne, J. L. Moore, S. M. Prober, C. Riggs, A. C. Risch, M. Schuetz, C. Stevens, P. D. Wragg, J. Wright, E. T. Borer, and E. W. Seabloom. 2019. Belowground Biomass Response to Nutrient Enrichment Depends on Light Limitation Across Globally Distributed Grasslands. Ecosystems.</w:t>
      </w:r>
    </w:p>
    <w:p w14:paraId="308535F8" w14:textId="783A15A7" w:rsidR="005C44BB" w:rsidRDefault="005C44BB">
      <w:pPr>
        <w:pStyle w:val="CommentText"/>
      </w:pPr>
    </w:p>
  </w:comment>
  <w:comment w:id="103" w:author="Dr. N Hagenah" w:date="2022-01-31T12:14:00Z" w:initials="DNH">
    <w:p w14:paraId="58EA094D" w14:textId="5E693932" w:rsidR="00373C31" w:rsidRDefault="00373C31">
      <w:pPr>
        <w:pStyle w:val="CommentText"/>
      </w:pPr>
      <w:r>
        <w:rPr>
          <w:rStyle w:val="CommentReference"/>
        </w:rPr>
        <w:annotationRef/>
      </w:r>
      <w:r>
        <w:t xml:space="preserve">You mentioned </w:t>
      </w:r>
      <w:proofErr w:type="spellStart"/>
      <w:r>
        <w:t>NetNet</w:t>
      </w:r>
      <w:proofErr w:type="spellEnd"/>
      <w:r>
        <w:t xml:space="preserve"> already in line 77. Maybe </w:t>
      </w:r>
      <w:r w:rsidR="00592C7D">
        <w:t>give more details there since it’s the first time you mention it and delete details here.</w:t>
      </w:r>
    </w:p>
  </w:comment>
  <w:comment w:id="107" w:author="Lydia Ries O'Halloran" w:date="2022-01-19T10:48:00Z" w:initials="LRO">
    <w:p w14:paraId="2587745A" w14:textId="279F9CCE" w:rsidR="005C44BB" w:rsidRDefault="005C44BB">
      <w:pPr>
        <w:pStyle w:val="CommentText"/>
      </w:pPr>
      <w:r>
        <w:rPr>
          <w:rStyle w:val="CommentReference"/>
        </w:rPr>
        <w:annotationRef/>
      </w:r>
      <w:r>
        <w:t xml:space="preserve">Again, could mention the P here as part of the experiment but not the focus of this paper. </w:t>
      </w:r>
    </w:p>
  </w:comment>
  <w:comment w:id="108" w:author="Andrew MacDougall" w:date="2022-01-06T09:01:00Z" w:initials="AM">
    <w:p w14:paraId="421C9E6E" w14:textId="6C55FCAB" w:rsidR="005C44BB" w:rsidRDefault="005C44BB">
      <w:pPr>
        <w:pStyle w:val="CommentText"/>
      </w:pPr>
      <w:r>
        <w:rPr>
          <w:rStyle w:val="CommentReference"/>
        </w:rPr>
        <w:annotationRef/>
      </w:r>
      <w:r>
        <w:t xml:space="preserve">Temperature only? </w:t>
      </w:r>
    </w:p>
  </w:comment>
  <w:comment w:id="110" w:author="Anita C. Risch" w:date="2022-01-11T00:07:00Z" w:initials="ACR">
    <w:p w14:paraId="57693D7F" w14:textId="178F435C" w:rsidR="005C44BB" w:rsidRDefault="005C44BB">
      <w:pPr>
        <w:pStyle w:val="CommentText"/>
      </w:pPr>
      <w:r>
        <w:rPr>
          <w:rStyle w:val="CommentReference"/>
        </w:rPr>
        <w:annotationRef/>
      </w:r>
      <w:r>
        <w:t>What are different nitrogen additions? Before you only talk about nitrogen addition.</w:t>
      </w:r>
    </w:p>
  </w:comment>
  <w:comment w:id="113" w:author="Dr. N Hagenah" w:date="2022-01-31T12:17:00Z" w:initials="DNH">
    <w:p w14:paraId="04BF62EB" w14:textId="7BCCD93D" w:rsidR="00936167" w:rsidRDefault="00936167">
      <w:pPr>
        <w:pStyle w:val="CommentText"/>
      </w:pPr>
      <w:r>
        <w:rPr>
          <w:rStyle w:val="CommentReference"/>
        </w:rPr>
        <w:annotationRef/>
      </w:r>
      <w:r>
        <w:t>I would use a different word for this.</w:t>
      </w:r>
    </w:p>
  </w:comment>
  <w:comment w:id="111" w:author="Anita C. Risch" w:date="2022-01-11T00:08:00Z" w:initials="ACR">
    <w:p w14:paraId="54AF0DC0" w14:textId="6B0FC669" w:rsidR="005C44BB" w:rsidRDefault="005C44BB">
      <w:pPr>
        <w:pStyle w:val="CommentText"/>
      </w:pPr>
      <w:r>
        <w:rPr>
          <w:rStyle w:val="CommentReference"/>
        </w:rPr>
        <w:annotationRef/>
      </w:r>
      <w:r>
        <w:t>This is rather vague and not answerable with yes or no. Hence, not really useful as a hypothesis.</w:t>
      </w:r>
    </w:p>
  </w:comment>
  <w:comment w:id="115" w:author="Anita C. Risch" w:date="2022-01-11T00:09:00Z" w:initials="ACR">
    <w:p w14:paraId="527647B7" w14:textId="39EF428E" w:rsidR="005C44BB" w:rsidRDefault="005C44BB">
      <w:pPr>
        <w:pStyle w:val="CommentText"/>
      </w:pPr>
      <w:r>
        <w:rPr>
          <w:rStyle w:val="CommentReference"/>
        </w:rPr>
        <w:annotationRef/>
      </w:r>
      <w:r>
        <w:t>Positive, negative?</w:t>
      </w:r>
    </w:p>
  </w:comment>
  <w:comment w:id="116" w:author="Anita C. Risch" w:date="2022-01-11T00:10:00Z" w:initials="ACR">
    <w:p w14:paraId="0D64E9BF" w14:textId="6D26F8F1" w:rsidR="005C44BB" w:rsidRDefault="005C44BB">
      <w:pPr>
        <w:pStyle w:val="CommentText"/>
      </w:pPr>
      <w:r>
        <w:rPr>
          <w:rStyle w:val="CommentReference"/>
        </w:rPr>
        <w:annotationRef/>
      </w:r>
      <w:r>
        <w:t>Use “at sites” instead?</w:t>
      </w:r>
    </w:p>
  </w:comment>
  <w:comment w:id="117" w:author="Eric Seabloom" w:date="2022-01-07T15:59:00Z" w:initials="ES">
    <w:p w14:paraId="6F9580E5" w14:textId="402EFA50" w:rsidR="005C44BB" w:rsidRDefault="005C44BB">
      <w:pPr>
        <w:pStyle w:val="CommentText"/>
      </w:pPr>
      <w:r>
        <w:rPr>
          <w:rStyle w:val="CommentReference"/>
        </w:rPr>
        <w:annotationRef/>
      </w:r>
      <w:r>
        <w:t>What about two insets showing Nmass and Mass, as NArea is a function of these?</w:t>
      </w:r>
    </w:p>
  </w:comment>
  <w:comment w:id="124" w:author="Peter A Wilfahrt" w:date="2022-01-20T16:03:00Z" w:initials="PAW">
    <w:p w14:paraId="5130C5B3" w14:textId="164EBBCB" w:rsidR="005C44BB" w:rsidRDefault="005C44BB">
      <w:pPr>
        <w:pStyle w:val="CommentText"/>
      </w:pPr>
      <w:r>
        <w:rPr>
          <w:rStyle w:val="CommentReference"/>
        </w:rPr>
        <w:annotationRef/>
      </w:r>
      <w:r>
        <w:t>It would be helpful to know why you’re making these calculations (i.e. To obtain a metric of water use efficiency, we calculated…)</w:t>
      </w:r>
    </w:p>
  </w:comment>
  <w:comment w:id="125" w:author="Peter A Wilfahrt" w:date="2022-01-20T16:06:00Z" w:initials="PAW">
    <w:p w14:paraId="7A0CBE9F" w14:textId="339AFFD6" w:rsidR="005C44BB" w:rsidRDefault="005C44BB">
      <w:pPr>
        <w:pStyle w:val="CommentText"/>
      </w:pPr>
      <w:r>
        <w:rPr>
          <w:rStyle w:val="CommentReference"/>
        </w:rPr>
        <w:annotationRef/>
      </w:r>
      <w:r>
        <w:t>What is chi, conceptually? It’s defined in the table but writing it out here at first introduction with a short interpretation would be helpful</w:t>
      </w:r>
    </w:p>
  </w:comment>
  <w:comment w:id="130" w:author="Eric Seabloom" w:date="2022-01-07T16:04:00Z" w:initials="ES">
    <w:p w14:paraId="271CCA2F" w14:textId="5A3BB4CE" w:rsidR="005C44BB" w:rsidRDefault="005C44BB">
      <w:pPr>
        <w:pStyle w:val="CommentText"/>
      </w:pPr>
      <w:r>
        <w:rPr>
          <w:rStyle w:val="CommentReference"/>
        </w:rPr>
        <w:annotationRef/>
      </w:r>
      <w:r>
        <w:t>This might have some early season plants that are dead but grew in the current year</w:t>
      </w:r>
    </w:p>
  </w:comment>
  <w:comment w:id="135" w:author="Lydia Ries O'Halloran" w:date="2022-01-20T09:11:00Z" w:initials="LRO">
    <w:p w14:paraId="201BA07E" w14:textId="5C36F6E2" w:rsidR="005C44BB" w:rsidRDefault="005C44BB">
      <w:pPr>
        <w:pStyle w:val="CommentText"/>
      </w:pPr>
      <w:r>
        <w:rPr>
          <w:rStyle w:val="CommentReference"/>
        </w:rPr>
        <w:annotationRef/>
      </w:r>
      <w:r>
        <w:t>AGB is for all species lumped together, right? Is it possible there is a species signal that is lost in the grouping of all species? Possible luxury uptake (</w:t>
      </w:r>
      <w:r>
        <w:rPr>
          <w:rStyle w:val="author"/>
          <w:i/>
          <w:iCs/>
        </w:rPr>
        <w:t>Chapin, F.S. III</w:t>
      </w:r>
      <w:r>
        <w:rPr>
          <w:rStyle w:val="HTMLCite"/>
        </w:rPr>
        <w:t xml:space="preserve"> (</w:t>
      </w:r>
      <w:r>
        <w:rPr>
          <w:rStyle w:val="pubyear"/>
          <w:i/>
          <w:iCs/>
        </w:rPr>
        <w:t>1980</w:t>
      </w:r>
      <w:r>
        <w:rPr>
          <w:rStyle w:val="HTMLCite"/>
        </w:rPr>
        <w:t xml:space="preserve">) </w:t>
      </w:r>
      <w:r>
        <w:rPr>
          <w:rStyle w:val="articletitle"/>
          <w:i/>
          <w:iCs/>
        </w:rPr>
        <w:t>The mineral nutrition of wild plants</w:t>
      </w:r>
      <w:r>
        <w:rPr>
          <w:rStyle w:val="HTMLCite"/>
        </w:rPr>
        <w:t xml:space="preserve">. </w:t>
      </w:r>
      <w:r>
        <w:rPr>
          <w:rStyle w:val="journaltitle"/>
          <w:i/>
          <w:iCs/>
        </w:rPr>
        <w:t>Annual Review of Ecology and Systematics</w:t>
      </w:r>
      <w:r>
        <w:rPr>
          <w:rStyle w:val="HTMLCite"/>
        </w:rPr>
        <w:t xml:space="preserve">, </w:t>
      </w:r>
      <w:r>
        <w:rPr>
          <w:rStyle w:val="vol"/>
          <w:i/>
          <w:iCs/>
        </w:rPr>
        <w:t>11</w:t>
      </w:r>
      <w:r>
        <w:rPr>
          <w:rStyle w:val="HTMLCite"/>
        </w:rPr>
        <w:t xml:space="preserve">, </w:t>
      </w:r>
      <w:r>
        <w:rPr>
          <w:rStyle w:val="pagefirst"/>
          <w:i/>
          <w:iCs/>
        </w:rPr>
        <w:t>233</w:t>
      </w:r>
      <w:r>
        <w:rPr>
          <w:rStyle w:val="HTMLCite"/>
        </w:rPr>
        <w:t>–</w:t>
      </w:r>
      <w:r>
        <w:rPr>
          <w:rStyle w:val="pagelast"/>
          <w:i/>
          <w:iCs/>
        </w:rPr>
        <w:t>260</w:t>
      </w:r>
      <w:r>
        <w:rPr>
          <w:rStyle w:val="HTMLCite"/>
        </w:rPr>
        <w:t>. )</w:t>
      </w:r>
      <w:r>
        <w:t xml:space="preserve"> for some species but not others.</w:t>
      </w:r>
    </w:p>
  </w:comment>
  <w:comment w:id="136" w:author="Andrew MacDougall" w:date="2022-01-06T09:03:00Z" w:initials="AM">
    <w:p w14:paraId="496E527F" w14:textId="3CB0AC2F" w:rsidR="005C44BB" w:rsidRDefault="005C44BB">
      <w:pPr>
        <w:pStyle w:val="CommentText"/>
      </w:pPr>
      <w:r>
        <w:rPr>
          <w:rStyle w:val="CommentReference"/>
        </w:rPr>
        <w:annotationRef/>
      </w:r>
      <w:r>
        <w:t xml:space="preserve">Ok – so no use of precip or aridity at all. Do you need to explain briefly why this isn’t not important? </w:t>
      </w:r>
    </w:p>
  </w:comment>
  <w:comment w:id="137" w:author="Anita C. Risch" w:date="2022-01-11T00:19:00Z" w:initials="ACR">
    <w:p w14:paraId="2B3EC896" w14:textId="0A3E8218" w:rsidR="005C44BB" w:rsidRDefault="005C44BB">
      <w:pPr>
        <w:pStyle w:val="CommentText"/>
      </w:pPr>
      <w:r>
        <w:rPr>
          <w:rStyle w:val="CommentReference"/>
        </w:rPr>
        <w:annotationRef/>
      </w:r>
      <w:r>
        <w:t>Could you also provide a Supplementary Table with all the sites listed and some basic data that goes with it? MAT, MAP, growing season length, soil properties etc.</w:t>
      </w:r>
    </w:p>
  </w:comment>
  <w:comment w:id="138" w:author="Dr. N Hagenah" w:date="2022-01-31T12:32:00Z" w:initials="DNH">
    <w:p w14:paraId="049AFE40" w14:textId="767C8E56" w:rsidR="00AE67DF" w:rsidRDefault="00AE67DF">
      <w:pPr>
        <w:pStyle w:val="CommentText"/>
      </w:pPr>
      <w:r>
        <w:rPr>
          <w:rStyle w:val="CommentReference"/>
        </w:rPr>
        <w:annotationRef/>
      </w:r>
      <w:r>
        <w:t>In line 185 you say you used 26 sites.</w:t>
      </w:r>
    </w:p>
  </w:comment>
  <w:comment w:id="139" w:author="Anita C. Risch" w:date="2022-01-11T00:20:00Z" w:initials="ACR">
    <w:p w14:paraId="4A92BFEF" w14:textId="77777777" w:rsidR="005C44BB" w:rsidRDefault="005C44BB">
      <w:pPr>
        <w:pStyle w:val="CommentText"/>
      </w:pPr>
      <w:r>
        <w:rPr>
          <w:rStyle w:val="CommentReference"/>
        </w:rPr>
        <w:annotationRef/>
      </w:r>
      <w:r>
        <w:t>This comes as a surprise to me. In the introduction you only talked about N addition, but not on N+other nutrient additions. How would your theory change if also another nutrient would be added? If you use all treatments I think this has to be introduced much better in the introduction and a rationale for using these other nutrients should be provided. Otherwise, why not just use the N plots?</w:t>
      </w:r>
    </w:p>
    <w:p w14:paraId="4E8116B8" w14:textId="77777777" w:rsidR="005C44BB" w:rsidRDefault="005C44BB">
      <w:pPr>
        <w:pStyle w:val="CommentText"/>
      </w:pPr>
    </w:p>
    <w:p w14:paraId="627D0E06" w14:textId="75E537E2" w:rsidR="005C44BB" w:rsidRDefault="005C44BB">
      <w:pPr>
        <w:pStyle w:val="CommentText"/>
      </w:pPr>
      <w:r>
        <w:t>Maybe better to talk about nutrient treamtment rather than soil treatment?</w:t>
      </w:r>
    </w:p>
  </w:comment>
  <w:comment w:id="140" w:author="Eric Seabloom" w:date="2022-01-07T16:06:00Z" w:initials="ES">
    <w:p w14:paraId="1972B2BC" w14:textId="42ECC647" w:rsidR="005C44BB" w:rsidRDefault="005C44BB">
      <w:pPr>
        <w:pStyle w:val="CommentText"/>
      </w:pPr>
      <w:r>
        <w:rPr>
          <w:rStyle w:val="CommentReference"/>
        </w:rPr>
        <w:annotationRef/>
      </w:r>
      <w:r>
        <w:t>Show these models in Supp. Tables so they are clear?</w:t>
      </w:r>
    </w:p>
  </w:comment>
  <w:comment w:id="147" w:author="Anita C. Risch" w:date="2022-01-11T00:26:00Z" w:initials="ACR">
    <w:p w14:paraId="4E3C122E" w14:textId="6551AFF5" w:rsidR="005C44BB" w:rsidRDefault="005C44BB">
      <w:pPr>
        <w:pStyle w:val="CommentText"/>
      </w:pPr>
      <w:r>
        <w:rPr>
          <w:rStyle w:val="CommentReference"/>
        </w:rPr>
        <w:annotationRef/>
      </w:r>
      <w:r>
        <w:t>That would be control plot? Ambient soil N plots sounds odd.</w:t>
      </w:r>
    </w:p>
  </w:comment>
  <w:comment w:id="150" w:author="Anita C. Risch" w:date="2022-01-11T00:31:00Z" w:initials="ACR">
    <w:p w14:paraId="1AAC026E" w14:textId="0B0D0EA9" w:rsidR="005C44BB" w:rsidRDefault="005C44BB">
      <w:pPr>
        <w:pStyle w:val="CommentText"/>
      </w:pPr>
      <w:r>
        <w:rPr>
          <w:rStyle w:val="CommentReference"/>
        </w:rPr>
        <w:annotationRef/>
      </w:r>
      <w:r>
        <w:t>I really get confused with all the different abbreviations use. It is hard to memorize everything, which makes it hard to follow completely.</w:t>
      </w:r>
    </w:p>
  </w:comment>
  <w:comment w:id="151" w:author="Anita C. Risch" w:date="2022-01-11T00:29:00Z" w:initials="ACR">
    <w:p w14:paraId="7214E13C" w14:textId="7DB9414E" w:rsidR="005C44BB" w:rsidRDefault="005C44BB">
      <w:pPr>
        <w:pStyle w:val="CommentText"/>
      </w:pPr>
      <w:r>
        <w:rPr>
          <w:rStyle w:val="CommentReference"/>
        </w:rPr>
        <w:annotationRef/>
      </w:r>
      <w:r>
        <w:t xml:space="preserve">But Table 2 shows that plots receiving N and K as well as NPK did not show a response. This is confusing. </w:t>
      </w:r>
    </w:p>
  </w:comment>
  <w:comment w:id="152" w:author="Eric Seabloom" w:date="2022-01-07T16:10:00Z" w:initials="ES">
    <w:p w14:paraId="554E7325" w14:textId="44AC987C" w:rsidR="005C44BB" w:rsidRDefault="005C44BB">
      <w:pPr>
        <w:pStyle w:val="CommentText"/>
      </w:pPr>
      <w:r>
        <w:rPr>
          <w:rStyle w:val="CommentReference"/>
        </w:rPr>
        <w:annotationRef/>
      </w:r>
      <w:r>
        <w:t>Why do you need the post-hoc test with the simple factorial design?</w:t>
      </w:r>
    </w:p>
  </w:comment>
  <w:comment w:id="160" w:author="Anita C. Risch" w:date="2022-01-11T00:31:00Z" w:initials="ACR">
    <w:p w14:paraId="612FEBCA" w14:textId="3BE617E8" w:rsidR="005C44BB" w:rsidRDefault="005C44BB">
      <w:pPr>
        <w:pStyle w:val="CommentText"/>
      </w:pPr>
      <w:r>
        <w:rPr>
          <w:rStyle w:val="CommentReference"/>
        </w:rPr>
        <w:annotationRef/>
      </w:r>
      <w:r>
        <w:t>Maybe I overlooked this, but this is the first time that N fixers are mentioned? If so, this should be introduced earlier.</w:t>
      </w:r>
    </w:p>
  </w:comment>
  <w:comment w:id="162" w:author="Peter A Wilfahrt" w:date="2022-01-20T16:35:00Z" w:initials="PAW">
    <w:p w14:paraId="79D5D113" w14:textId="77777777" w:rsidR="005C44BB" w:rsidRDefault="005C44BB">
      <w:pPr>
        <w:pStyle w:val="CommentText"/>
      </w:pPr>
      <w:r>
        <w:rPr>
          <w:rStyle w:val="CommentReference"/>
        </w:rPr>
        <w:annotationRef/>
      </w:r>
      <w:r>
        <w:t>Shouldn’t estimates for the categorical effects be possible here. In fact, they’re technically slopes from 0 (ctrl) to 1 (effect).</w:t>
      </w:r>
    </w:p>
    <w:p w14:paraId="3AD566F9" w14:textId="77777777" w:rsidR="005C44BB" w:rsidRDefault="005C44BB">
      <w:pPr>
        <w:pStyle w:val="CommentText"/>
      </w:pPr>
    </w:p>
    <w:p w14:paraId="46A20E8D" w14:textId="48462227" w:rsidR="005C44BB" w:rsidRDefault="005C44BB">
      <w:pPr>
        <w:pStyle w:val="CommentText"/>
      </w:pPr>
      <w:r>
        <w:t>That said, it’s not surprising that the continuous effects have more predictive power than the categorical effects as the latter have been compressed to 0, 1 while encompassing a broader continuous spectrum (i.e. nutrient supply)</w:t>
      </w:r>
    </w:p>
  </w:comment>
  <w:comment w:id="163" w:author="Anita C. Risch" w:date="2022-01-11T00:32:00Z" w:initials="ACR">
    <w:p w14:paraId="71F71EDD" w14:textId="69716D5F" w:rsidR="005C44BB" w:rsidRDefault="005C44BB">
      <w:pPr>
        <w:pStyle w:val="CommentText"/>
      </w:pPr>
      <w:r>
        <w:rPr>
          <w:rStyle w:val="CommentReference"/>
        </w:rPr>
        <w:annotationRef/>
      </w:r>
      <w:r>
        <w:t xml:space="preserve">Again, confusing term. See above. Also, why use all treatments. N only would be much more straight forward. See earlier comment. </w:t>
      </w:r>
    </w:p>
  </w:comment>
  <w:comment w:id="164" w:author="Peter A Wilfahrt" w:date="2022-01-20T16:50:00Z" w:initials="PAW">
    <w:p w14:paraId="1E70F7E3" w14:textId="59C084AC" w:rsidR="005C44BB" w:rsidRDefault="005C44BB">
      <w:pPr>
        <w:pStyle w:val="CommentText"/>
      </w:pPr>
      <w:r>
        <w:rPr>
          <w:rStyle w:val="CommentReference"/>
        </w:rPr>
        <w:annotationRef/>
      </w:r>
      <w:r>
        <w:t>I agree. Without motivation in the introduction on why other nutrients would modify this relationsip, why not just show the N effect overall? Even with motivation, I’d be more inclined to show the positive N effect and move a figure like this to the supplement.</w:t>
      </w:r>
    </w:p>
    <w:p w14:paraId="5E221526" w14:textId="77777777" w:rsidR="005C44BB" w:rsidRDefault="005C44BB">
      <w:pPr>
        <w:pStyle w:val="CommentText"/>
      </w:pPr>
    </w:p>
    <w:p w14:paraId="45847BED" w14:textId="789097F2" w:rsidR="005C44BB" w:rsidRDefault="005C44BB">
      <w:pPr>
        <w:pStyle w:val="CommentText"/>
      </w:pPr>
      <w:r>
        <w:t>Also this seems different from table 2, which shows that the +N effect is NOT modified by K addition which appears to not be true here.</w:t>
      </w:r>
    </w:p>
    <w:p w14:paraId="170C9467" w14:textId="58CA0C9D" w:rsidR="005C44BB" w:rsidRDefault="005C44BB">
      <w:pPr>
        <w:pStyle w:val="CommentText"/>
      </w:pPr>
    </w:p>
  </w:comment>
  <w:comment w:id="165" w:author="Anita C. Risch" w:date="2022-01-11T00:33:00Z" w:initials="ACR">
    <w:p w14:paraId="13858F1E" w14:textId="14C70C29" w:rsidR="005C44BB" w:rsidRDefault="005C44BB">
      <w:pPr>
        <w:pStyle w:val="CommentText"/>
      </w:pPr>
      <w:r>
        <w:rPr>
          <w:rStyle w:val="CommentReference"/>
        </w:rPr>
        <w:annotationRef/>
      </w:r>
      <w:r>
        <w:t>Here also micro-nutrients were added.</w:t>
      </w:r>
    </w:p>
  </w:comment>
  <w:comment w:id="167" w:author="Lydia Ries O'Halloran" w:date="2022-01-19T10:58:00Z" w:initials="LRO">
    <w:p w14:paraId="17D32E0C" w14:textId="69FDD18C" w:rsidR="005C44BB" w:rsidRDefault="005C44BB">
      <w:pPr>
        <w:pStyle w:val="CommentText"/>
      </w:pPr>
      <w:r>
        <w:rPr>
          <w:rStyle w:val="CommentReference"/>
        </w:rPr>
        <w:annotationRef/>
      </w:r>
      <w:r>
        <w:t>Might be helpful to connect fixed effects with their abbreviations used in Figure 3 in this caption. Reader should have all the info needed from figure and figure caption. Or include parenthetically. For example, “Treemap of relative importance for linear mixed effects model with dependent variable (Narea) and fixed effects (C3/C4, N fixation, Soil P, Soil K, etc.)”</w:t>
      </w:r>
    </w:p>
  </w:comment>
  <w:comment w:id="168" w:author="Anita C. Risch" w:date="2022-01-11T00:34:00Z" w:initials="ACR">
    <w:p w14:paraId="2B623282" w14:textId="759745F7" w:rsidR="005C44BB" w:rsidRDefault="005C44BB">
      <w:pPr>
        <w:pStyle w:val="CommentText"/>
      </w:pPr>
      <w:r>
        <w:rPr>
          <w:rStyle w:val="CommentReference"/>
        </w:rPr>
        <w:annotationRef/>
      </w:r>
      <w:r>
        <w:t xml:space="preserve">What are soil interactions in figure? </w:t>
      </w:r>
    </w:p>
  </w:comment>
  <w:comment w:id="169" w:author="Anita C. Risch" w:date="2022-01-11T00:34:00Z" w:initials="ACR">
    <w:p w14:paraId="217E956C" w14:textId="66F824C7" w:rsidR="005C44BB" w:rsidRDefault="005C44BB">
      <w:pPr>
        <w:pStyle w:val="CommentText"/>
      </w:pPr>
      <w:r>
        <w:rPr>
          <w:rStyle w:val="CommentReference"/>
        </w:rPr>
        <w:annotationRef/>
      </w:r>
      <w:r>
        <w:t>Is this following the expectations raised in the intro?</w:t>
      </w:r>
    </w:p>
  </w:comment>
  <w:comment w:id="172" w:author="Peter A Wilfahrt" w:date="2022-01-20T16:56:00Z" w:initials="PAW">
    <w:p w14:paraId="49BA2E48" w14:textId="09E84DBE" w:rsidR="005C44BB" w:rsidRDefault="005C44BB">
      <w:pPr>
        <w:pStyle w:val="CommentText"/>
      </w:pPr>
      <w:r>
        <w:rPr>
          <w:rStyle w:val="CommentReference"/>
        </w:rPr>
        <w:annotationRef/>
      </w:r>
      <w:r>
        <w:t>Directionality (positive/negative) would improve understanding here.</w:t>
      </w:r>
    </w:p>
  </w:comment>
  <w:comment w:id="173" w:author="Anita C. Risch" w:date="2022-01-11T00:36:00Z" w:initials="ACR">
    <w:p w14:paraId="2B2F2148" w14:textId="07863E4F" w:rsidR="005C44BB" w:rsidRDefault="005C44BB">
      <w:pPr>
        <w:pStyle w:val="CommentText"/>
      </w:pPr>
      <w:r>
        <w:rPr>
          <w:rStyle w:val="CommentReference"/>
        </w:rPr>
        <w:annotationRef/>
      </w:r>
      <w:r>
        <w:t>If this is more or less the same, would be better to move these predicted N components to the supplementary and integrate them into the previous section? More or less show that the results are consistent, even if we predict components?</w:t>
      </w:r>
    </w:p>
  </w:comment>
  <w:comment w:id="174" w:author="Lydia Ries O'Halloran" w:date="2022-01-20T09:05:00Z" w:initials="LRO">
    <w:p w14:paraId="1F10C515" w14:textId="3A71A36D" w:rsidR="005C44BB" w:rsidRDefault="005C44BB">
      <w:pPr>
        <w:pStyle w:val="CommentText"/>
      </w:pPr>
      <w:r>
        <w:rPr>
          <w:rStyle w:val="CommentReference"/>
        </w:rPr>
        <w:annotationRef/>
      </w:r>
      <w:r>
        <w:t>This is the reverse in the key on the figure</w:t>
      </w:r>
    </w:p>
  </w:comment>
  <w:comment w:id="175" w:author="Lydia Ries O'Halloran" w:date="2022-01-20T09:29:00Z" w:initials="LRO">
    <w:p w14:paraId="0B02765C" w14:textId="7B45D588" w:rsidR="005C44BB" w:rsidRDefault="005C44BB">
      <w:pPr>
        <w:pStyle w:val="CommentText"/>
      </w:pPr>
      <w:r>
        <w:rPr>
          <w:rStyle w:val="CommentReference"/>
        </w:rPr>
        <w:annotationRef/>
      </w:r>
      <w:r>
        <w:t xml:space="preserve">Follow same caption writing style as in Figure 3 for consistency in deciphering variable meanings. </w:t>
      </w:r>
    </w:p>
  </w:comment>
  <w:comment w:id="177" w:author="Dr. N Hagenah" w:date="2022-01-31T13:00:00Z" w:initials="DNH">
    <w:p w14:paraId="23B4166F" w14:textId="6810C2C9" w:rsidR="000A492D" w:rsidRDefault="000A492D">
      <w:pPr>
        <w:pStyle w:val="CommentText"/>
      </w:pPr>
      <w:r>
        <w:rPr>
          <w:rStyle w:val="CommentReference"/>
        </w:rPr>
        <w:annotationRef/>
      </w:r>
      <w:r>
        <w:t>I would use a different word for this. Maybe</w:t>
      </w:r>
      <w:r w:rsidR="002C5358">
        <w:t xml:space="preserve"> ‘fertilization’ or</w:t>
      </w:r>
      <w:r>
        <w:t xml:space="preserve"> ‘addition’</w:t>
      </w:r>
      <w:r w:rsidR="002C5358">
        <w:t>.</w:t>
      </w:r>
    </w:p>
  </w:comment>
  <w:comment w:id="179" w:author="Eric Seabloom" w:date="2022-01-07T16:14:00Z" w:initials="ES">
    <w:p w14:paraId="64E32572" w14:textId="71204D86" w:rsidR="005C44BB" w:rsidRDefault="005C44BB">
      <w:pPr>
        <w:pStyle w:val="CommentText"/>
      </w:pPr>
      <w:r>
        <w:rPr>
          <w:rStyle w:val="CommentReference"/>
        </w:rPr>
        <w:annotationRef/>
      </w:r>
      <w:r>
        <w:t xml:space="preserve">These plots show (I think) the variation among sites, but they don’t really highlight the variation among treatments very well. I wonder about plotting treatment estimates with the SEM, as opposed to showing variation among sites, which is mostly getting soaked up by the random effects. </w:t>
      </w:r>
    </w:p>
  </w:comment>
  <w:comment w:id="204" w:author="Andrew MacDougall" w:date="2022-01-06T09:09:00Z" w:initials="AM">
    <w:p w14:paraId="15C7D920" w14:textId="2BE30519" w:rsidR="005C44BB" w:rsidRDefault="005C44BB">
      <w:pPr>
        <w:pStyle w:val="CommentText"/>
      </w:pPr>
      <w:r>
        <w:rPr>
          <w:rStyle w:val="CommentReference"/>
        </w:rPr>
        <w:annotationRef/>
      </w:r>
      <w:r>
        <w:t>Re-write this sentence for clarity – I was a bit confused on its meaning</w:t>
      </w:r>
    </w:p>
  </w:comment>
  <w:comment w:id="212" w:author="Andrew MacDougall" w:date="2022-01-06T09:10:00Z" w:initials="AM">
    <w:p w14:paraId="172ABDAD" w14:textId="17B6DAAC" w:rsidR="005C44BB" w:rsidRDefault="005C44BB">
      <w:pPr>
        <w:pStyle w:val="CommentText"/>
      </w:pPr>
      <w:r>
        <w:rPr>
          <w:rStyle w:val="CommentReference"/>
        </w:rPr>
        <w:annotationRef/>
      </w:r>
      <w:r>
        <w:t>Not sure if this is the best wording…?it’s still statistically insignificant (depending how you feel about alpha = 0.05 etc)…</w:t>
      </w:r>
    </w:p>
  </w:comment>
  <w:comment w:id="209" w:author="Dr. N Hagenah" w:date="2022-01-31T13:32:00Z" w:initials="DNH">
    <w:p w14:paraId="3A41BFFD" w14:textId="50EB89E6" w:rsidR="007A64C4" w:rsidRDefault="007A64C4">
      <w:pPr>
        <w:pStyle w:val="CommentText"/>
      </w:pPr>
      <w:r>
        <w:rPr>
          <w:rStyle w:val="CommentReference"/>
        </w:rPr>
        <w:annotationRef/>
      </w:r>
      <w:r w:rsidR="00E14804">
        <w:t>Statistically speaking there is no difference.</w:t>
      </w:r>
    </w:p>
  </w:comment>
  <w:comment w:id="215" w:author="Anita C. Risch" w:date="2022-01-11T00:40:00Z" w:initials="ACR">
    <w:p w14:paraId="1E7FD09D" w14:textId="07BDD06C" w:rsidR="005C44BB" w:rsidRDefault="005C44BB">
      <w:pPr>
        <w:pStyle w:val="CommentText"/>
      </w:pPr>
      <w:r>
        <w:rPr>
          <w:rStyle w:val="CommentReference"/>
        </w:rPr>
        <w:annotationRef/>
      </w:r>
      <w:r>
        <w:t>What happened to all the other soil treatments? Why is only soil P and soil K here? This is confusing.</w:t>
      </w:r>
    </w:p>
  </w:comment>
  <w:comment w:id="217" w:author="Dr. N Hagenah" w:date="2022-01-31T13:33:00Z" w:initials="DNH">
    <w:p w14:paraId="4113A63D" w14:textId="2ED272FA" w:rsidR="00623AC2" w:rsidRDefault="00623AC2">
      <w:pPr>
        <w:pStyle w:val="CommentText"/>
      </w:pPr>
      <w:r>
        <w:rPr>
          <w:rStyle w:val="CommentReference"/>
        </w:rPr>
        <w:annotationRef/>
      </w:r>
      <w:r>
        <w:t>The table does not contain any p-values at &lt;0.05%</w:t>
      </w:r>
    </w:p>
  </w:comment>
  <w:comment w:id="218" w:author="Anita C. Risch" w:date="2022-01-11T00:41:00Z" w:initials="ACR">
    <w:p w14:paraId="10B87FFE" w14:textId="2ED2C386" w:rsidR="005C44BB" w:rsidRDefault="005C44BB">
      <w:pPr>
        <w:pStyle w:val="CommentText"/>
      </w:pPr>
      <w:r>
        <w:rPr>
          <w:rStyle w:val="CommentReference"/>
        </w:rPr>
        <w:annotationRef/>
      </w:r>
      <w:r>
        <w:t xml:space="preserve">How are the points grouped by soil P and K? </w:t>
      </w:r>
    </w:p>
  </w:comment>
  <w:comment w:id="222" w:author="Anita C. Risch" w:date="2022-01-11T00:42:00Z" w:initials="ACR">
    <w:p w14:paraId="42DB037C" w14:textId="0D1A06D8" w:rsidR="005C44BB" w:rsidRDefault="005C44BB">
      <w:pPr>
        <w:pStyle w:val="CommentText"/>
      </w:pPr>
      <w:r>
        <w:rPr>
          <w:rStyle w:val="CommentReference"/>
        </w:rPr>
        <w:annotationRef/>
      </w:r>
      <w:r>
        <w:t>General comment: there are so many different results…it is really hard to follow and keep up. Maybe all the different abbreviation add somewhat to the confusion, but maybe it would be better to reduce some so that the reader finds the main message immediately?</w:t>
      </w:r>
    </w:p>
  </w:comment>
  <w:comment w:id="228" w:author="Andrew MacDougall" w:date="2022-01-06T09:17:00Z" w:initials="AM">
    <w:p w14:paraId="1A59B1B1" w14:textId="098CAE38" w:rsidR="005C44BB" w:rsidRDefault="005C44BB">
      <w:pPr>
        <w:pStyle w:val="CommentText"/>
      </w:pPr>
      <w:r>
        <w:rPr>
          <w:rStyle w:val="CommentReference"/>
        </w:rPr>
        <w:annotationRef/>
      </w:r>
      <w:r>
        <w:t>clarify</w:t>
      </w:r>
    </w:p>
  </w:comment>
  <w:comment w:id="230" w:author="Eric Seabloom" w:date="2022-01-07T16:25:00Z" w:initials="ES">
    <w:p w14:paraId="3E30F0CE" w14:textId="77777777" w:rsidR="005C44BB" w:rsidRDefault="005C44BB">
      <w:pPr>
        <w:pStyle w:val="CommentText"/>
      </w:pPr>
      <w:r>
        <w:rPr>
          <w:rStyle w:val="CommentReference"/>
        </w:rPr>
        <w:annotationRef/>
      </w:r>
      <w:r>
        <w:t xml:space="preserve">It seems a little tricky to compare the direct effects a treatment to the correlation with a covariate. The covariates represent some background variation among sites, but the treatment is directly testing causal effects of supplying high levels of N. Another interpretation would be that N addition increased Narea across the full range of variation associated with among site differences in temp and light. </w:t>
      </w:r>
    </w:p>
    <w:p w14:paraId="6A44449A" w14:textId="77777777" w:rsidR="005C44BB" w:rsidRDefault="005C44BB">
      <w:pPr>
        <w:pStyle w:val="CommentText"/>
      </w:pPr>
    </w:p>
    <w:p w14:paraId="640399F7" w14:textId="0A61CF15" w:rsidR="005C44BB" w:rsidRDefault="005C44BB">
      <w:pPr>
        <w:pStyle w:val="CommentText"/>
      </w:pPr>
      <w:r>
        <w:t xml:space="preserve">Maybe this seems a bit subtle, but I think there is a key difference in the inference we can make from the treatments vs. covariates (see Harpole et al. 2017). </w:t>
      </w:r>
    </w:p>
  </w:comment>
  <w:comment w:id="234" w:author="Eric Seabloom" w:date="2022-01-07T16:32:00Z" w:initials="ES">
    <w:p w14:paraId="37E38914" w14:textId="3785FBBE" w:rsidR="005C44BB" w:rsidRDefault="005C44BB">
      <w:pPr>
        <w:pStyle w:val="CommentText"/>
      </w:pPr>
      <w:r>
        <w:rPr>
          <w:rStyle w:val="CommentReference"/>
        </w:rPr>
        <w:annotationRef/>
      </w:r>
      <w:r>
        <w:t xml:space="preserve">See comment above about comparing the relative strengths of these effects. </w:t>
      </w:r>
    </w:p>
  </w:comment>
  <w:comment w:id="235" w:author="Peter A Wilfahrt" w:date="2022-01-21T09:50:00Z" w:initials="PAW">
    <w:p w14:paraId="3D648E0A" w14:textId="1D5AB052" w:rsidR="005C44BB" w:rsidRDefault="005C44BB">
      <w:pPr>
        <w:pStyle w:val="CommentText"/>
      </w:pPr>
      <w:r>
        <w:rPr>
          <w:rStyle w:val="CommentReference"/>
        </w:rPr>
        <w:annotationRef/>
      </w:r>
      <w:r>
        <w:t>As mentioned above, I also think there’s an issue with comparing their relative strengths by assessing R2 esentially, as N addition is 0, 1 and therefore has less variation itself to explain residual variation of Narea</w:t>
      </w:r>
    </w:p>
  </w:comment>
  <w:comment w:id="237" w:author="Eric Seabloom" w:date="2022-01-07T16:33:00Z" w:initials="ES">
    <w:p w14:paraId="27A42DA4" w14:textId="77777777" w:rsidR="005C44BB" w:rsidRDefault="005C44BB">
      <w:pPr>
        <w:pStyle w:val="CommentText"/>
      </w:pPr>
      <w:r>
        <w:rPr>
          <w:rStyle w:val="CommentReference"/>
        </w:rPr>
        <w:annotationRef/>
      </w:r>
      <w:r>
        <w:t>Here is a paper in NutNet looking at effects of nutrients on total Nutrient pools:</w:t>
      </w:r>
    </w:p>
    <w:p w14:paraId="760757F5" w14:textId="77777777" w:rsidR="005C44BB" w:rsidRDefault="005C44BB" w:rsidP="0037750B">
      <w:pPr>
        <w:autoSpaceDE w:val="0"/>
        <w:autoSpaceDN w:val="0"/>
        <w:adjustRightInd w:val="0"/>
        <w:ind w:left="720" w:right="-720" w:hanging="720"/>
        <w:rPr>
          <w:rFonts w:ascii="Helvetica" w:hAnsi="Helvetica" w:cs="Helvetica"/>
        </w:rPr>
      </w:pPr>
      <w:r>
        <w:rPr>
          <w:rFonts w:ascii="Helvetica" w:hAnsi="Helvetica" w:cs="Helvetica"/>
        </w:rPr>
        <w:t xml:space="preserve">Anderson, T. M., D. M. Griffith, J. B. Grace, E. M. Lind, P. B. Adler, L. A. Biederman, D. M. Blumenthal, P. Daleo, J. Firn, N. Hagenah, W. S. Harpole, A. S. MacDougall, R. L. McCulley, S. M. Prober, A. C. Risch, M. Sankaran, M. Schutz, E. W. Seabloom, C. J. Stevens, L. L. Sullivan, P. D. Wragg, and E. T. Borer. 2018. Herbivory and eutrophication mediate grassland plant nutrient responses across a global climatic gradient. Ecology </w:t>
      </w:r>
      <w:r>
        <w:rPr>
          <w:rFonts w:ascii="Helvetica" w:hAnsi="Helvetica" w:cs="Helvetica"/>
          <w:b/>
          <w:bCs/>
        </w:rPr>
        <w:t>99</w:t>
      </w:r>
      <w:r>
        <w:rPr>
          <w:rFonts w:ascii="Helvetica" w:hAnsi="Helvetica" w:cs="Helvetica"/>
        </w:rPr>
        <w:t>:822-831.</w:t>
      </w:r>
    </w:p>
    <w:p w14:paraId="627BC022" w14:textId="4B8AD1EC" w:rsidR="005C44BB" w:rsidRDefault="005C44BB">
      <w:pPr>
        <w:pStyle w:val="CommentText"/>
      </w:pPr>
    </w:p>
  </w:comment>
  <w:comment w:id="243" w:author="Eric Seabloom" w:date="2022-01-07T16:34:00Z" w:initials="ES">
    <w:p w14:paraId="13558CED" w14:textId="18FA8106" w:rsidR="005C44BB" w:rsidRDefault="005C44BB">
      <w:pPr>
        <w:pStyle w:val="CommentText"/>
      </w:pPr>
      <w:r>
        <w:rPr>
          <w:rStyle w:val="CommentReference"/>
        </w:rPr>
        <w:annotationRef/>
      </w:r>
      <w:r>
        <w:t xml:space="preserve">This would make more sense to me if you were looking at actually soil N or C:N. We *know* that any detectable nutrient treatment effects are causal. I think it makes more sense ask if treatment effects vary across environmental gradients or two ask if environmental relationships change when nutrients are in excess. </w:t>
      </w:r>
    </w:p>
  </w:comment>
  <w:comment w:id="249" w:author="Andrew MacDougall" w:date="2022-01-06T09:22:00Z" w:initials="AM">
    <w:p w14:paraId="09493D11" w14:textId="335F6292" w:rsidR="005C44BB" w:rsidRDefault="005C44BB">
      <w:pPr>
        <w:pStyle w:val="CommentText"/>
      </w:pPr>
      <w:r>
        <w:rPr>
          <w:rStyle w:val="CommentReference"/>
        </w:rPr>
        <w:annotationRef/>
      </w:r>
      <w:r>
        <w:t xml:space="preserve">We do have year 0 vs year 3 soil nutrient data for many sites – could that be of use? </w:t>
      </w:r>
    </w:p>
  </w:comment>
  <w:comment w:id="248" w:author="Eric Seabloom" w:date="2022-01-07T16:39:00Z" w:initials="ES">
    <w:p w14:paraId="5B887BE3" w14:textId="4A4B79B7" w:rsidR="005C44BB" w:rsidRDefault="005C44BB" w:rsidP="001B2F24">
      <w:pPr>
        <w:autoSpaceDE w:val="0"/>
        <w:autoSpaceDN w:val="0"/>
        <w:adjustRightInd w:val="0"/>
        <w:ind w:left="720" w:right="-720" w:hanging="720"/>
        <w:rPr>
          <w:rFonts w:ascii="Helvetica" w:hAnsi="Helvetica" w:cs="Helvetica"/>
        </w:rPr>
      </w:pPr>
      <w:r>
        <w:rPr>
          <w:rStyle w:val="CommentReference"/>
        </w:rPr>
        <w:annotationRef/>
      </w:r>
      <w:r>
        <w:rPr>
          <w:rFonts w:ascii="Helvetica" w:hAnsi="Helvetica" w:cs="Helvetica"/>
        </w:rPr>
        <w:t xml:space="preserve">This paper shows that nutrient effects on total nutrient pools depend on background nutrients. </w:t>
      </w:r>
    </w:p>
    <w:p w14:paraId="3F993FDE" w14:textId="2B118E2F" w:rsidR="005C44BB" w:rsidRDefault="005C44BB" w:rsidP="001B2F24">
      <w:pPr>
        <w:autoSpaceDE w:val="0"/>
        <w:autoSpaceDN w:val="0"/>
        <w:adjustRightInd w:val="0"/>
        <w:ind w:left="720" w:right="-720" w:hanging="720"/>
        <w:rPr>
          <w:rFonts w:ascii="Helvetica" w:hAnsi="Helvetica" w:cs="Helvetica"/>
        </w:rPr>
      </w:pPr>
      <w:r>
        <w:rPr>
          <w:rFonts w:ascii="Helvetica" w:hAnsi="Helvetica" w:cs="Helvetica"/>
        </w:rPr>
        <w:t xml:space="preserve">Anderson, T. M., D. M. Griffith, J. B. Grace, E. M. Lind, P. B. Adler, L. A. Biederman, D. M. Blumenthal, P. Daleo, J. Firn, N. Hagenah, W. S. Harpole, A. S. MacDougall, R. L. McCulley, S. M. Prober, A. C. Risch, M. Sankaran, M. Schutz, E. W. Seabloom, C. J. Stevens, L. L. Sullivan, P. D. Wragg, and E. T. Borer. 2018. Herbivory and eutrophication mediate grassland plant nutrient responses across a global climatic gradient. Ecology </w:t>
      </w:r>
      <w:r>
        <w:rPr>
          <w:rFonts w:ascii="Helvetica" w:hAnsi="Helvetica" w:cs="Helvetica"/>
          <w:b/>
          <w:bCs/>
        </w:rPr>
        <w:t>99</w:t>
      </w:r>
      <w:r>
        <w:rPr>
          <w:rFonts w:ascii="Helvetica" w:hAnsi="Helvetica" w:cs="Helvetica"/>
        </w:rPr>
        <w:t>:822-831.</w:t>
      </w:r>
    </w:p>
    <w:p w14:paraId="0B0A4762" w14:textId="7533F39F" w:rsidR="005C44BB" w:rsidRDefault="005C44BB">
      <w:pPr>
        <w:pStyle w:val="CommentText"/>
      </w:pPr>
    </w:p>
  </w:comment>
  <w:comment w:id="250" w:author="Anita C. Risch" w:date="2022-01-11T00:51:00Z" w:initials="ACR">
    <w:p w14:paraId="49E6146E" w14:textId="21A4497B" w:rsidR="005C44BB" w:rsidRDefault="005C44BB">
      <w:pPr>
        <w:pStyle w:val="CommentText"/>
      </w:pPr>
      <w:r>
        <w:rPr>
          <w:rStyle w:val="CommentReference"/>
        </w:rPr>
        <w:annotationRef/>
      </w:r>
      <w:r>
        <w:t>There should be at least some data to check this…</w:t>
      </w:r>
    </w:p>
  </w:comment>
  <w:comment w:id="251" w:author="Anita C. Risch" w:date="2022-01-11T00:53:00Z" w:initials="ACR">
    <w:p w14:paraId="1E298F80" w14:textId="254432B3" w:rsidR="005C44BB" w:rsidRDefault="005C44BB">
      <w:pPr>
        <w:pStyle w:val="CommentText"/>
      </w:pPr>
      <w:r>
        <w:rPr>
          <w:rStyle w:val="CommentReference"/>
        </w:rPr>
        <w:annotationRef/>
      </w:r>
      <w:r>
        <w:t>I am not entirely sure if this would be the case. The soil data I work with so far was so highly variable that it was generally not so easy to find clear and robust results…</w:t>
      </w:r>
    </w:p>
  </w:comment>
  <w:comment w:id="254" w:author="Andrew MacDougall" w:date="2022-01-06T09:24:00Z" w:initials="AM">
    <w:p w14:paraId="6403A9E7" w14:textId="0A01D067" w:rsidR="005C44BB" w:rsidRDefault="005C44BB">
      <w:pPr>
        <w:pStyle w:val="CommentText"/>
      </w:pPr>
      <w:r>
        <w:rPr>
          <w:rStyle w:val="CommentReference"/>
        </w:rPr>
        <w:annotationRef/>
      </w:r>
      <w:r>
        <w:t>Again, we have these data, based on year 0 soil nutrients?</w:t>
      </w:r>
    </w:p>
  </w:comment>
  <w:comment w:id="255" w:author="Eric Seabloom" w:date="2022-01-07T16:42:00Z" w:initials="ES">
    <w:p w14:paraId="7CE13274" w14:textId="7AB50799" w:rsidR="005C44BB" w:rsidRDefault="005C44BB">
      <w:pPr>
        <w:pStyle w:val="CommentText"/>
      </w:pPr>
      <w:r>
        <w:rPr>
          <w:rStyle w:val="CommentReference"/>
        </w:rPr>
        <w:annotationRef/>
      </w:r>
      <w:r>
        <w:t xml:space="preserve">Yes, it seems like these could be important especially given Anderson et al. (2018) results. </w:t>
      </w:r>
    </w:p>
  </w:comment>
  <w:comment w:id="256" w:author="Anita C. Risch" w:date="2022-01-11T00:52:00Z" w:initials="ACR">
    <w:p w14:paraId="4D4B1662" w14:textId="7020C791" w:rsidR="005C44BB" w:rsidRDefault="005C44BB">
      <w:pPr>
        <w:pStyle w:val="CommentText"/>
      </w:pPr>
      <w:r>
        <w:rPr>
          <w:rStyle w:val="CommentReference"/>
        </w:rPr>
        <w:annotationRef/>
      </w:r>
      <w:r>
        <w:t xml:space="preserve">With the data that is available this should be tested. </w:t>
      </w:r>
    </w:p>
  </w:comment>
  <w:comment w:id="257" w:author="Anita C. Risch" w:date="2022-01-11T00:58:00Z" w:initials="ACR">
    <w:p w14:paraId="317028F4" w14:textId="77777777" w:rsidR="005C44BB" w:rsidRDefault="005C44BB">
      <w:pPr>
        <w:pStyle w:val="CommentText"/>
      </w:pPr>
      <w:r>
        <w:rPr>
          <w:rStyle w:val="CommentReference"/>
        </w:rPr>
        <w:annotationRef/>
      </w:r>
      <w:r>
        <w:t>You could use data from the Chelsea data set which has a 1 km resolution</w:t>
      </w:r>
    </w:p>
    <w:p w14:paraId="59E98B72" w14:textId="77777777" w:rsidR="005C44BB" w:rsidRDefault="005C44BB">
      <w:pPr>
        <w:pStyle w:val="CommentText"/>
      </w:pPr>
    </w:p>
    <w:p w14:paraId="190543C8" w14:textId="48BE26F0" w:rsidR="005C44BB" w:rsidRDefault="005C44BB">
      <w:pPr>
        <w:pStyle w:val="CommentText"/>
      </w:pPr>
      <w:hyperlink r:id="rId1" w:history="1">
        <w:r w:rsidRPr="00327D1B">
          <w:rPr>
            <w:rStyle w:val="Hyperlink"/>
          </w:rPr>
          <w:t>https://chelsa</w:t>
        </w:r>
      </w:hyperlink>
      <w:r w:rsidRPr="00E6299A">
        <w:t>-climate.org/</w:t>
      </w:r>
    </w:p>
  </w:comment>
  <w:comment w:id="262" w:author="Anita C. Risch" w:date="2022-01-11T00:54:00Z" w:initials="ACR">
    <w:p w14:paraId="3E6A8F86" w14:textId="18FBE057" w:rsidR="005C44BB" w:rsidRDefault="005C44BB">
      <w:pPr>
        <w:pStyle w:val="CommentText"/>
      </w:pPr>
      <w:r>
        <w:rPr>
          <w:rStyle w:val="CommentReference"/>
        </w:rPr>
        <w:annotationRef/>
      </w:r>
      <w:r>
        <w:t>Acruate?</w:t>
      </w:r>
    </w:p>
  </w:comment>
  <w:comment w:id="263" w:author="Anita C. Risch" w:date="2022-01-11T00:59:00Z" w:initials="ACR">
    <w:p w14:paraId="654AF259" w14:textId="12CDE7DF" w:rsidR="005C44BB" w:rsidRDefault="005C44BB">
      <w:pPr>
        <w:pStyle w:val="CommentText"/>
      </w:pPr>
      <w:r>
        <w:rPr>
          <w:rStyle w:val="CommentReference"/>
        </w:rPr>
        <w:annotationRef/>
      </w:r>
      <w:r>
        <w:t>There is some data by Anderson et al. and also Sitters et al collected a data set of leave N. I don’t know for how many and which sites and how much it overlaps with the data used here, but it might be worth to look into this.</w:t>
      </w:r>
    </w:p>
  </w:comment>
  <w:comment w:id="264" w:author="Peter A Wilfahrt" w:date="2022-01-21T10:15:00Z" w:initials="PAW">
    <w:p w14:paraId="6458E0ED" w14:textId="2E670A39" w:rsidR="005C44BB" w:rsidRDefault="005C44BB">
      <w:pPr>
        <w:pStyle w:val="CommentText"/>
      </w:pPr>
      <w:r>
        <w:rPr>
          <w:rStyle w:val="CommentReference"/>
        </w:rPr>
        <w:annotationRef/>
      </w:r>
      <w:r>
        <w:t>I believe the Anderson data is whole plant N (so stems and leaves mixed)</w:t>
      </w:r>
    </w:p>
  </w:comment>
  <w:comment w:id="265" w:author="Eric Seabloom" w:date="2022-01-07T16:43:00Z" w:initials="ES">
    <w:p w14:paraId="586586F9" w14:textId="491DBFFA" w:rsidR="005C44BB" w:rsidRDefault="005C44BB">
      <w:pPr>
        <w:pStyle w:val="CommentText"/>
      </w:pPr>
      <w:r>
        <w:rPr>
          <w:rStyle w:val="CommentReference"/>
        </w:rPr>
        <w:annotationRef/>
      </w:r>
      <w:r>
        <w:t xml:space="preserve">I think it is important clarify differences between soil N as a pool and the N treatments. </w:t>
      </w:r>
    </w:p>
  </w:comment>
  <w:comment w:id="266" w:author="Anita C. Risch" w:date="2022-01-11T01:00:00Z" w:initials="ACR">
    <w:p w14:paraId="499B2339" w14:textId="4F57AFA3" w:rsidR="005C44BB" w:rsidRDefault="005C44BB">
      <w:pPr>
        <w:pStyle w:val="CommentText"/>
      </w:pPr>
      <w:r>
        <w:rPr>
          <w:rStyle w:val="CommentReference"/>
        </w:rPr>
        <w:annotationRef/>
      </w:r>
      <w:r>
        <w:t>High leaf N?</w:t>
      </w:r>
    </w:p>
  </w:comment>
  <w:comment w:id="267" w:author="Anita C. Risch" w:date="2022-01-11T01:01:00Z" w:initials="ACR">
    <w:p w14:paraId="501E0174" w14:textId="2E752A81" w:rsidR="005C44BB" w:rsidRDefault="005C44BB">
      <w:pPr>
        <w:pStyle w:val="CommentText"/>
      </w:pPr>
      <w:r>
        <w:rPr>
          <w:rStyle w:val="CommentReference"/>
        </w:rPr>
        <w:annotationRef/>
      </w:r>
      <w:r>
        <w:t>Soil N availability?</w:t>
      </w:r>
    </w:p>
  </w:comment>
  <w:comment w:id="268" w:author="Anita C. Risch" w:date="2022-01-11T01:01:00Z" w:initials="ACR">
    <w:p w14:paraId="17E8A9C1" w14:textId="1F9CA0D8" w:rsidR="005C44BB" w:rsidRDefault="005C44BB">
      <w:pPr>
        <w:pStyle w:val="CommentText"/>
      </w:pPr>
      <w:r>
        <w:rPr>
          <w:rStyle w:val="CommentReference"/>
        </w:rPr>
        <w:annotationRef/>
      </w:r>
      <w:r>
        <w:t>N additions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04E7051" w15:done="0"/>
  <w15:commentEx w15:paraId="5441F580" w15:paraIdParent="204E7051" w15:done="0"/>
  <w15:commentEx w15:paraId="1D6D4999" w15:done="0"/>
  <w15:commentEx w15:paraId="3E72692E" w15:done="0"/>
  <w15:commentEx w15:paraId="015AF4FD" w15:done="0"/>
  <w15:commentEx w15:paraId="3099B9E8" w15:done="0"/>
  <w15:commentEx w15:paraId="3838D342" w15:paraIdParent="3099B9E8" w15:done="0"/>
  <w15:commentEx w15:paraId="4CD70F4C" w15:done="0"/>
  <w15:commentEx w15:paraId="2035BC03" w15:paraIdParent="4CD70F4C" w15:done="0"/>
  <w15:commentEx w15:paraId="58A8FE0B" w15:paraIdParent="4CD70F4C" w15:done="0"/>
  <w15:commentEx w15:paraId="488956F8" w15:done="0"/>
  <w15:commentEx w15:paraId="2D3BB47D" w15:done="0"/>
  <w15:commentEx w15:paraId="2FF96093" w15:done="0"/>
  <w15:commentEx w15:paraId="2F10482F" w15:done="0"/>
  <w15:commentEx w15:paraId="484795CE" w15:done="0"/>
  <w15:commentEx w15:paraId="4BD0921E" w15:paraIdParent="484795CE" w15:done="0"/>
  <w15:commentEx w15:paraId="5897B768" w15:done="0"/>
  <w15:commentEx w15:paraId="134A379B" w15:done="0"/>
  <w15:commentEx w15:paraId="2FCC6886" w15:done="0"/>
  <w15:commentEx w15:paraId="5F85D36F" w15:done="0"/>
  <w15:commentEx w15:paraId="308535F8" w15:done="0"/>
  <w15:commentEx w15:paraId="58EA094D" w15:done="0"/>
  <w15:commentEx w15:paraId="2587745A" w15:done="0"/>
  <w15:commentEx w15:paraId="421C9E6E" w15:done="0"/>
  <w15:commentEx w15:paraId="57693D7F" w15:done="0"/>
  <w15:commentEx w15:paraId="04BF62EB" w15:done="0"/>
  <w15:commentEx w15:paraId="54AF0DC0" w15:done="0"/>
  <w15:commentEx w15:paraId="527647B7" w15:done="0"/>
  <w15:commentEx w15:paraId="0D64E9BF" w15:done="0"/>
  <w15:commentEx w15:paraId="6F9580E5" w15:done="0"/>
  <w15:commentEx w15:paraId="5130C5B3" w15:done="0"/>
  <w15:commentEx w15:paraId="7A0CBE9F" w15:done="0"/>
  <w15:commentEx w15:paraId="271CCA2F" w15:done="0"/>
  <w15:commentEx w15:paraId="201BA07E" w15:done="0"/>
  <w15:commentEx w15:paraId="496E527F" w15:done="0"/>
  <w15:commentEx w15:paraId="2B3EC896" w15:done="0"/>
  <w15:commentEx w15:paraId="049AFE40" w15:done="0"/>
  <w15:commentEx w15:paraId="627D0E06" w15:done="0"/>
  <w15:commentEx w15:paraId="1972B2BC" w15:done="0"/>
  <w15:commentEx w15:paraId="4E3C122E" w15:done="0"/>
  <w15:commentEx w15:paraId="1AAC026E" w15:done="0"/>
  <w15:commentEx w15:paraId="7214E13C" w15:done="0"/>
  <w15:commentEx w15:paraId="554E7325" w15:done="0"/>
  <w15:commentEx w15:paraId="612FEBCA" w15:done="0"/>
  <w15:commentEx w15:paraId="46A20E8D" w15:done="0"/>
  <w15:commentEx w15:paraId="71F71EDD" w15:done="0"/>
  <w15:commentEx w15:paraId="170C9467" w15:paraIdParent="71F71EDD" w15:done="0"/>
  <w15:commentEx w15:paraId="13858F1E" w15:done="0"/>
  <w15:commentEx w15:paraId="17D32E0C" w15:done="0"/>
  <w15:commentEx w15:paraId="2B623282" w15:done="0"/>
  <w15:commentEx w15:paraId="217E956C" w15:done="0"/>
  <w15:commentEx w15:paraId="49BA2E48" w15:done="0"/>
  <w15:commentEx w15:paraId="2B2F2148" w15:done="0"/>
  <w15:commentEx w15:paraId="1F10C515" w15:done="0"/>
  <w15:commentEx w15:paraId="0B02765C" w15:done="0"/>
  <w15:commentEx w15:paraId="23B4166F" w15:done="0"/>
  <w15:commentEx w15:paraId="64E32572" w15:done="0"/>
  <w15:commentEx w15:paraId="15C7D920" w15:done="0"/>
  <w15:commentEx w15:paraId="172ABDAD" w15:done="0"/>
  <w15:commentEx w15:paraId="3A41BFFD" w15:done="0"/>
  <w15:commentEx w15:paraId="1E7FD09D" w15:done="0"/>
  <w15:commentEx w15:paraId="4113A63D" w15:done="0"/>
  <w15:commentEx w15:paraId="10B87FFE" w15:done="0"/>
  <w15:commentEx w15:paraId="42DB037C" w15:done="0"/>
  <w15:commentEx w15:paraId="1A59B1B1" w15:done="0"/>
  <w15:commentEx w15:paraId="640399F7" w15:done="0"/>
  <w15:commentEx w15:paraId="37E38914" w15:done="0"/>
  <w15:commentEx w15:paraId="3D648E0A" w15:paraIdParent="37E38914" w15:done="0"/>
  <w15:commentEx w15:paraId="627BC022" w15:done="0"/>
  <w15:commentEx w15:paraId="13558CED" w15:done="0"/>
  <w15:commentEx w15:paraId="09493D11" w15:done="0"/>
  <w15:commentEx w15:paraId="0B0A4762" w15:done="0"/>
  <w15:commentEx w15:paraId="49E6146E" w15:done="0"/>
  <w15:commentEx w15:paraId="1E298F80" w15:done="0"/>
  <w15:commentEx w15:paraId="6403A9E7" w15:done="0"/>
  <w15:commentEx w15:paraId="7CE13274" w15:paraIdParent="6403A9E7" w15:done="0"/>
  <w15:commentEx w15:paraId="4D4B1662" w15:done="0"/>
  <w15:commentEx w15:paraId="190543C8" w15:done="0"/>
  <w15:commentEx w15:paraId="3E6A8F86" w15:done="0"/>
  <w15:commentEx w15:paraId="654AF259" w15:done="0"/>
  <w15:commentEx w15:paraId="6458E0ED" w15:paraIdParent="654AF259" w15:done="0"/>
  <w15:commentEx w15:paraId="586586F9" w15:done="0"/>
  <w15:commentEx w15:paraId="499B2339" w15:done="0"/>
  <w15:commentEx w15:paraId="501E0174" w15:done="0"/>
  <w15:commentEx w15:paraId="17E8A9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3694" w16cex:dateUtc="2022-01-06T14:36:00Z"/>
  <w16cex:commentExtensible w16cex:durableId="2582DBC5" w16cex:dateUtc="2022-01-07T21:33:00Z"/>
  <w16cex:commentExtensible w16cex:durableId="25927398" w16cex:dateUtc="2022-01-19T16:25:00Z"/>
  <w16cex:commentExtensible w16cex:durableId="2582DCBF" w16cex:dateUtc="2022-01-07T21:37:00Z"/>
  <w16cex:commentExtensible w16cex:durableId="25926EF2" w16cex:dateUtc="2022-01-19T16:05:00Z"/>
  <w16cex:commentExtensible w16cex:durableId="2582DCF5" w16cex:dateUtc="2022-01-07T21:38:00Z"/>
  <w16cex:commentExtensible w16cex:durableId="25813EDF" w16cex:dateUtc="2022-01-06T15:11:00Z"/>
  <w16cex:commentExtensible w16cex:durableId="2582DEC5" w16cex:dateUtc="2022-01-07T21:46:00Z"/>
  <w16cex:commentExtensible w16cex:durableId="259274A7" w16cex:dateUtc="2022-01-19T16:29:00Z"/>
  <w16cex:commentExtensible w16cex:durableId="2587A957" w16cex:dateUtc="2022-01-11T05:59:00Z"/>
  <w16cex:commentExtensible w16cex:durableId="2587A9BD" w16cex:dateUtc="2022-01-11T06:01:00Z"/>
  <w16cex:commentExtensible w16cex:durableId="2582DF7D" w16cex:dateUtc="2022-01-07T21:49:00Z"/>
  <w16cex:commentExtensible w16cex:durableId="2587A9D9" w16cex:dateUtc="2022-01-11T06:01:00Z"/>
  <w16cex:commentExtensible w16cex:durableId="258139A0" w16cex:dateUtc="2022-01-06T14:49:00Z"/>
  <w16cex:commentExtensible w16cex:durableId="2582DFD8" w16cex:dateUtc="2022-01-07T21:50:00Z"/>
  <w16cex:commentExtensible w16cex:durableId="25927729" w16cex:dateUtc="2022-01-19T16:40:00Z"/>
  <w16cex:commentExtensible w16cex:durableId="2587AA80" w16cex:dateUtc="2022-01-11T06:04:00Z"/>
  <w16cex:commentExtensible w16cex:durableId="2582E0E9" w16cex:dateUtc="2022-01-07T21:55:00Z"/>
  <w16cex:commentExtensible w16cex:durableId="2592791B" w16cex:dateUtc="2022-01-19T16:48:00Z"/>
  <w16cex:commentExtensible w16cex:durableId="25813C78" w16cex:dateUtc="2022-01-06T15:01:00Z"/>
  <w16cex:commentExtensible w16cex:durableId="2587AB1E" w16cex:dateUtc="2022-01-11T06:07:00Z"/>
  <w16cex:commentExtensible w16cex:durableId="2587AB5C" w16cex:dateUtc="2022-01-11T06:08:00Z"/>
  <w16cex:commentExtensible w16cex:durableId="2587ABB5" w16cex:dateUtc="2022-01-11T06:09:00Z"/>
  <w16cex:commentExtensible w16cex:durableId="2587ABDC" w16cex:dateUtc="2022-01-11T06:10:00Z"/>
  <w16cex:commentExtensible w16cex:durableId="2582E1F4" w16cex:dateUtc="2022-01-07T21:59:00Z"/>
  <w16cex:commentExtensible w16cex:durableId="2594066F" w16cex:dateUtc="2022-01-20T22:03:00Z"/>
  <w16cex:commentExtensible w16cex:durableId="259406F6" w16cex:dateUtc="2022-01-20T22:06:00Z"/>
  <w16cex:commentExtensible w16cex:durableId="2582E2F9" w16cex:dateUtc="2022-01-07T22:04:00Z"/>
  <w16cex:commentExtensible w16cex:durableId="2593B3DB" w16cex:dateUtc="2022-01-20T15:11:00Z"/>
  <w16cex:commentExtensible w16cex:durableId="25813CE6" w16cex:dateUtc="2022-01-06T15:03:00Z"/>
  <w16cex:commentExtensible w16cex:durableId="2587ADFE" w16cex:dateUtc="2022-01-11T06:19:00Z"/>
  <w16cex:commentExtensible w16cex:durableId="2587AE3C" w16cex:dateUtc="2022-01-11T06:20:00Z"/>
  <w16cex:commentExtensible w16cex:durableId="2582E389" w16cex:dateUtc="2022-01-07T22:06:00Z"/>
  <w16cex:commentExtensible w16cex:durableId="2587AFA1" w16cex:dateUtc="2022-01-11T06:26:00Z"/>
  <w16cex:commentExtensible w16cex:durableId="2587B0E5" w16cex:dateUtc="2022-01-11T06:31:00Z"/>
  <w16cex:commentExtensible w16cex:durableId="2587B048" w16cex:dateUtc="2022-01-11T06:29:00Z"/>
  <w16cex:commentExtensible w16cex:durableId="2582E483" w16cex:dateUtc="2022-01-07T22:10:00Z"/>
  <w16cex:commentExtensible w16cex:durableId="2587B0C3" w16cex:dateUtc="2022-01-11T06:31:00Z"/>
  <w16cex:commentExtensible w16cex:durableId="25940DB5" w16cex:dateUtc="2022-01-20T22:35:00Z"/>
  <w16cex:commentExtensible w16cex:durableId="2587B11E" w16cex:dateUtc="2022-01-11T06:32:00Z"/>
  <w16cex:commentExtensible w16cex:durableId="25941171" w16cex:dateUtc="2022-01-20T22:50:00Z"/>
  <w16cex:commentExtensible w16cex:durableId="2587B147" w16cex:dateUtc="2022-01-11T06:33:00Z"/>
  <w16cex:commentExtensible w16cex:durableId="25927B5C" w16cex:dateUtc="2022-01-19T16:58:00Z"/>
  <w16cex:commentExtensible w16cex:durableId="2587B174" w16cex:dateUtc="2022-01-11T06:34:00Z"/>
  <w16cex:commentExtensible w16cex:durableId="2587B1A3" w16cex:dateUtc="2022-01-11T06:34:00Z"/>
  <w16cex:commentExtensible w16cex:durableId="259412B1" w16cex:dateUtc="2022-01-20T22:56:00Z"/>
  <w16cex:commentExtensible w16cex:durableId="2587B1FB" w16cex:dateUtc="2022-01-11T06:36:00Z"/>
  <w16cex:commentExtensible w16cex:durableId="2593B25F" w16cex:dateUtc="2022-01-20T15:05:00Z"/>
  <w16cex:commentExtensible w16cex:durableId="2593B816" w16cex:dateUtc="2022-01-20T15:29:00Z"/>
  <w16cex:commentExtensible w16cex:durableId="2582E575" w16cex:dateUtc="2022-01-07T22:14:00Z"/>
  <w16cex:commentExtensible w16cex:durableId="25813E40" w16cex:dateUtc="2022-01-06T15:09:00Z"/>
  <w16cex:commentExtensible w16cex:durableId="25813E90" w16cex:dateUtc="2022-01-06T15:10:00Z"/>
  <w16cex:commentExtensible w16cex:durableId="2587B2DE" w16cex:dateUtc="2022-01-11T06:40:00Z"/>
  <w16cex:commentExtensible w16cex:durableId="2587B32D" w16cex:dateUtc="2022-01-11T06:41:00Z"/>
  <w16cex:commentExtensible w16cex:durableId="2587B364" w16cex:dateUtc="2022-01-11T06:42:00Z"/>
  <w16cex:commentExtensible w16cex:durableId="25814034" w16cex:dateUtc="2022-01-06T15:17:00Z"/>
  <w16cex:commentExtensible w16cex:durableId="2582E806" w16cex:dateUtc="2022-01-07T22:25:00Z"/>
  <w16cex:commentExtensible w16cex:durableId="2582E9AE" w16cex:dateUtc="2022-01-07T22:32:00Z"/>
  <w16cex:commentExtensible w16cex:durableId="25950054" w16cex:dateUtc="2022-01-21T15:50:00Z"/>
  <w16cex:commentExtensible w16cex:durableId="2582E9CB" w16cex:dateUtc="2022-01-07T22:33:00Z"/>
  <w16cex:commentExtensible w16cex:durableId="2582EA19" w16cex:dateUtc="2022-01-07T22:34:00Z"/>
  <w16cex:commentExtensible w16cex:durableId="25814180" w16cex:dateUtc="2022-01-06T15:22:00Z"/>
  <w16cex:commentExtensible w16cex:durableId="2582EB3F" w16cex:dateUtc="2022-01-07T22:39:00Z"/>
  <w16cex:commentExtensible w16cex:durableId="2587B59F" w16cex:dateUtc="2022-01-11T06:51:00Z"/>
  <w16cex:commentExtensible w16cex:durableId="2587B5F4" w16cex:dateUtc="2022-01-11T06:53:00Z"/>
  <w16cex:commentExtensible w16cex:durableId="258141C4" w16cex:dateUtc="2022-01-06T15:24:00Z"/>
  <w16cex:commentExtensible w16cex:durableId="2582EBDA" w16cex:dateUtc="2022-01-07T22:42:00Z"/>
  <w16cex:commentExtensible w16cex:durableId="2587B5DA" w16cex:dateUtc="2022-01-11T06:52:00Z"/>
  <w16cex:commentExtensible w16cex:durableId="2587B717" w16cex:dateUtc="2022-01-11T06:58:00Z"/>
  <w16cex:commentExtensible w16cex:durableId="2587B64E" w16cex:dateUtc="2022-01-11T06:54:00Z"/>
  <w16cex:commentExtensible w16cex:durableId="2587B745" w16cex:dateUtc="2022-01-11T06:59:00Z"/>
  <w16cex:commentExtensible w16cex:durableId="25950632" w16cex:dateUtc="2022-01-21T16:15:00Z"/>
  <w16cex:commentExtensible w16cex:durableId="2582EC2D" w16cex:dateUtc="2022-01-07T22:43:00Z"/>
  <w16cex:commentExtensible w16cex:durableId="2587B7B1" w16cex:dateUtc="2022-01-11T07:00:00Z"/>
  <w16cex:commentExtensible w16cex:durableId="2587B7BD" w16cex:dateUtc="2022-01-11T07:01:00Z"/>
  <w16cex:commentExtensible w16cex:durableId="2587B7CF" w16cex:dateUtc="2022-01-11T0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4E7051" w16cid:durableId="25813694"/>
  <w16cid:commentId w16cid:paraId="5441F580" w16cid:durableId="2582DBC5"/>
  <w16cid:commentId w16cid:paraId="1D6D4999" w16cid:durableId="25927398"/>
  <w16cid:commentId w16cid:paraId="3E72692E" w16cid:durableId="2582DCBF"/>
  <w16cid:commentId w16cid:paraId="015AF4FD" w16cid:durableId="25926EF2"/>
  <w16cid:commentId w16cid:paraId="3099B9E8" w16cid:durableId="2582DCF5"/>
  <w16cid:commentId w16cid:paraId="3838D342" w16cid:durableId="25A248F4"/>
  <w16cid:commentId w16cid:paraId="4CD70F4C" w16cid:durableId="25813EDF"/>
  <w16cid:commentId w16cid:paraId="2035BC03" w16cid:durableId="2582DEC5"/>
  <w16cid:commentId w16cid:paraId="58A8FE0B" w16cid:durableId="259274A7"/>
  <w16cid:commentId w16cid:paraId="488956F8" w16cid:durableId="2587A957"/>
  <w16cid:commentId w16cid:paraId="2D3BB47D" w16cid:durableId="2587A9BD"/>
  <w16cid:commentId w16cid:paraId="2FF96093" w16cid:durableId="2582DF7D"/>
  <w16cid:commentId w16cid:paraId="2F10482F" w16cid:durableId="2587A9D9"/>
  <w16cid:commentId w16cid:paraId="484795CE" w16cid:durableId="258139A0"/>
  <w16cid:commentId w16cid:paraId="4BD0921E" w16cid:durableId="2582DFD8"/>
  <w16cid:commentId w16cid:paraId="5897B768" w16cid:durableId="25A24EE2"/>
  <w16cid:commentId w16cid:paraId="134A379B" w16cid:durableId="25927729"/>
  <w16cid:commentId w16cid:paraId="2FCC6886" w16cid:durableId="2587AA80"/>
  <w16cid:commentId w16cid:paraId="5F85D36F" w16cid:durableId="25A25001"/>
  <w16cid:commentId w16cid:paraId="308535F8" w16cid:durableId="2582E0E9"/>
  <w16cid:commentId w16cid:paraId="58EA094D" w16cid:durableId="25A2512D"/>
  <w16cid:commentId w16cid:paraId="2587745A" w16cid:durableId="2592791B"/>
  <w16cid:commentId w16cid:paraId="421C9E6E" w16cid:durableId="25813C78"/>
  <w16cid:commentId w16cid:paraId="57693D7F" w16cid:durableId="2587AB1E"/>
  <w16cid:commentId w16cid:paraId="04BF62EB" w16cid:durableId="25A251EA"/>
  <w16cid:commentId w16cid:paraId="54AF0DC0" w16cid:durableId="2587AB5C"/>
  <w16cid:commentId w16cid:paraId="527647B7" w16cid:durableId="2587ABB5"/>
  <w16cid:commentId w16cid:paraId="0D64E9BF" w16cid:durableId="2587ABDC"/>
  <w16cid:commentId w16cid:paraId="6F9580E5" w16cid:durableId="2582E1F4"/>
  <w16cid:commentId w16cid:paraId="5130C5B3" w16cid:durableId="2594066F"/>
  <w16cid:commentId w16cid:paraId="7A0CBE9F" w16cid:durableId="259406F6"/>
  <w16cid:commentId w16cid:paraId="271CCA2F" w16cid:durableId="2582E2F9"/>
  <w16cid:commentId w16cid:paraId="201BA07E" w16cid:durableId="2593B3DB"/>
  <w16cid:commentId w16cid:paraId="496E527F" w16cid:durableId="25813CE6"/>
  <w16cid:commentId w16cid:paraId="2B3EC896" w16cid:durableId="2587ADFE"/>
  <w16cid:commentId w16cid:paraId="049AFE40" w16cid:durableId="25A25564"/>
  <w16cid:commentId w16cid:paraId="627D0E06" w16cid:durableId="2587AE3C"/>
  <w16cid:commentId w16cid:paraId="1972B2BC" w16cid:durableId="2582E389"/>
  <w16cid:commentId w16cid:paraId="4E3C122E" w16cid:durableId="2587AFA1"/>
  <w16cid:commentId w16cid:paraId="1AAC026E" w16cid:durableId="2587B0E5"/>
  <w16cid:commentId w16cid:paraId="7214E13C" w16cid:durableId="2587B048"/>
  <w16cid:commentId w16cid:paraId="554E7325" w16cid:durableId="2582E483"/>
  <w16cid:commentId w16cid:paraId="612FEBCA" w16cid:durableId="2587B0C3"/>
  <w16cid:commentId w16cid:paraId="46A20E8D" w16cid:durableId="25940DB5"/>
  <w16cid:commentId w16cid:paraId="71F71EDD" w16cid:durableId="2587B11E"/>
  <w16cid:commentId w16cid:paraId="170C9467" w16cid:durableId="25941171"/>
  <w16cid:commentId w16cid:paraId="13858F1E" w16cid:durableId="2587B147"/>
  <w16cid:commentId w16cid:paraId="17D32E0C" w16cid:durableId="25927B5C"/>
  <w16cid:commentId w16cid:paraId="2B623282" w16cid:durableId="2587B174"/>
  <w16cid:commentId w16cid:paraId="217E956C" w16cid:durableId="2587B1A3"/>
  <w16cid:commentId w16cid:paraId="49BA2E48" w16cid:durableId="259412B1"/>
  <w16cid:commentId w16cid:paraId="2B2F2148" w16cid:durableId="2587B1FB"/>
  <w16cid:commentId w16cid:paraId="1F10C515" w16cid:durableId="2593B25F"/>
  <w16cid:commentId w16cid:paraId="0B02765C" w16cid:durableId="2593B816"/>
  <w16cid:commentId w16cid:paraId="23B4166F" w16cid:durableId="25A25C02"/>
  <w16cid:commentId w16cid:paraId="64E32572" w16cid:durableId="2582E575"/>
  <w16cid:commentId w16cid:paraId="15C7D920" w16cid:durableId="25813E40"/>
  <w16cid:commentId w16cid:paraId="172ABDAD" w16cid:durableId="25813E90"/>
  <w16cid:commentId w16cid:paraId="3A41BFFD" w16cid:durableId="25A2636C"/>
  <w16cid:commentId w16cid:paraId="1E7FD09D" w16cid:durableId="2587B2DE"/>
  <w16cid:commentId w16cid:paraId="4113A63D" w16cid:durableId="25A263B8"/>
  <w16cid:commentId w16cid:paraId="10B87FFE" w16cid:durableId="2587B32D"/>
  <w16cid:commentId w16cid:paraId="42DB037C" w16cid:durableId="2587B364"/>
  <w16cid:commentId w16cid:paraId="1A59B1B1" w16cid:durableId="25814034"/>
  <w16cid:commentId w16cid:paraId="640399F7" w16cid:durableId="2582E806"/>
  <w16cid:commentId w16cid:paraId="37E38914" w16cid:durableId="2582E9AE"/>
  <w16cid:commentId w16cid:paraId="3D648E0A" w16cid:durableId="25950054"/>
  <w16cid:commentId w16cid:paraId="627BC022" w16cid:durableId="2582E9CB"/>
  <w16cid:commentId w16cid:paraId="13558CED" w16cid:durableId="2582EA19"/>
  <w16cid:commentId w16cid:paraId="09493D11" w16cid:durableId="25814180"/>
  <w16cid:commentId w16cid:paraId="0B0A4762" w16cid:durableId="2582EB3F"/>
  <w16cid:commentId w16cid:paraId="49E6146E" w16cid:durableId="2587B59F"/>
  <w16cid:commentId w16cid:paraId="1E298F80" w16cid:durableId="2587B5F4"/>
  <w16cid:commentId w16cid:paraId="6403A9E7" w16cid:durableId="258141C4"/>
  <w16cid:commentId w16cid:paraId="7CE13274" w16cid:durableId="2582EBDA"/>
  <w16cid:commentId w16cid:paraId="4D4B1662" w16cid:durableId="2587B5DA"/>
  <w16cid:commentId w16cid:paraId="190543C8" w16cid:durableId="2587B717"/>
  <w16cid:commentId w16cid:paraId="3E6A8F86" w16cid:durableId="2587B64E"/>
  <w16cid:commentId w16cid:paraId="654AF259" w16cid:durableId="2587B745"/>
  <w16cid:commentId w16cid:paraId="6458E0ED" w16cid:durableId="25950632"/>
  <w16cid:commentId w16cid:paraId="586586F9" w16cid:durableId="2582EC2D"/>
  <w16cid:commentId w16cid:paraId="499B2339" w16cid:durableId="2587B7B1"/>
  <w16cid:commentId w16cid:paraId="501E0174" w16cid:durableId="2587B7BD"/>
  <w16cid:commentId w16cid:paraId="17E8A9C1" w16cid:durableId="2587B7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8C14A6" w14:textId="77777777" w:rsidR="00480324" w:rsidRDefault="00480324" w:rsidP="001B44B1">
      <w:r>
        <w:separator/>
      </w:r>
    </w:p>
  </w:endnote>
  <w:endnote w:type="continuationSeparator" w:id="0">
    <w:p w14:paraId="01D5069C" w14:textId="77777777" w:rsidR="00480324" w:rsidRDefault="00480324"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780687"/>
      <w:docPartObj>
        <w:docPartGallery w:val="Page Numbers (Bottom of Page)"/>
        <w:docPartUnique/>
      </w:docPartObj>
    </w:sdtPr>
    <w:sdtContent>
      <w:p w14:paraId="3164C6C6" w14:textId="327FB48A" w:rsidR="005C44BB" w:rsidRDefault="005C44BB"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5C44BB" w:rsidRDefault="005C44BB"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9242791"/>
      <w:docPartObj>
        <w:docPartGallery w:val="Page Numbers (Bottom of Page)"/>
        <w:docPartUnique/>
      </w:docPartObj>
    </w:sdtPr>
    <w:sdtContent>
      <w:p w14:paraId="26B0195A" w14:textId="011C7121" w:rsidR="005C44BB" w:rsidRDefault="005C44BB"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5C44BB" w:rsidRDefault="005C44BB"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2BDDFB" w14:textId="77777777" w:rsidR="00480324" w:rsidRDefault="00480324" w:rsidP="001B44B1">
      <w:r>
        <w:separator/>
      </w:r>
    </w:p>
  </w:footnote>
  <w:footnote w:type="continuationSeparator" w:id="0">
    <w:p w14:paraId="33CC6FB4" w14:textId="77777777" w:rsidR="00480324" w:rsidRDefault="00480324"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ter A Wilfahrt">
    <w15:presenceInfo w15:providerId="AD" w15:userId="S::wilf0020@umn.edu::91db5563-2fe0-41eb-90b0-83cda765da14"/>
  </w15:person>
  <w15:person w15:author="Andrew MacDougall">
    <w15:presenceInfo w15:providerId="AD" w15:userId="S::amacdo02@uoguelph.ca::29020158-0072-4f98-8d73-cbfeb4293369"/>
  </w15:person>
  <w15:person w15:author="Eric Seabloom">
    <w15:presenceInfo w15:providerId="AD" w15:userId="S::seabloom@umn.edu::d6cad169-b1b2-4002-aa07-d187c4b7c524"/>
  </w15:person>
  <w15:person w15:author="Lydia Ries O'Halloran">
    <w15:presenceInfo w15:providerId="AD" w15:userId="S::lohallo@clemson.edu::c632528d-737d-4245-b204-a120ebe36401"/>
  </w15:person>
  <w15:person w15:author="Dr. N Hagenah">
    <w15:presenceInfo w15:providerId="AD" w15:userId="S-1-5-21-2807681967-2917857277-842973570-1603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GrammaticalErrors/>
  <w:proofState w:spelling="clean" w:grammar="clean"/>
  <w:trackRevisions/>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58AF"/>
    <w:rsid w:val="00016940"/>
    <w:rsid w:val="00024346"/>
    <w:rsid w:val="00026A77"/>
    <w:rsid w:val="00042F1B"/>
    <w:rsid w:val="00053B82"/>
    <w:rsid w:val="00060D75"/>
    <w:rsid w:val="0007174C"/>
    <w:rsid w:val="00072F79"/>
    <w:rsid w:val="00074719"/>
    <w:rsid w:val="00074DCD"/>
    <w:rsid w:val="00077C60"/>
    <w:rsid w:val="00081344"/>
    <w:rsid w:val="0008438C"/>
    <w:rsid w:val="000917D2"/>
    <w:rsid w:val="00096AFD"/>
    <w:rsid w:val="000A492D"/>
    <w:rsid w:val="000A7AF1"/>
    <w:rsid w:val="000B15CA"/>
    <w:rsid w:val="000B42B7"/>
    <w:rsid w:val="000C0A8A"/>
    <w:rsid w:val="000C26ED"/>
    <w:rsid w:val="000C4651"/>
    <w:rsid w:val="000C583D"/>
    <w:rsid w:val="000D01BE"/>
    <w:rsid w:val="000D0F58"/>
    <w:rsid w:val="000D10B1"/>
    <w:rsid w:val="000D3DDB"/>
    <w:rsid w:val="000D62FD"/>
    <w:rsid w:val="000E2A8E"/>
    <w:rsid w:val="000E2B28"/>
    <w:rsid w:val="000E40F2"/>
    <w:rsid w:val="000E55C7"/>
    <w:rsid w:val="000F0BE3"/>
    <w:rsid w:val="00100BFE"/>
    <w:rsid w:val="00102B2A"/>
    <w:rsid w:val="001042EA"/>
    <w:rsid w:val="00105704"/>
    <w:rsid w:val="00106CD7"/>
    <w:rsid w:val="00111025"/>
    <w:rsid w:val="00111AFB"/>
    <w:rsid w:val="00113188"/>
    <w:rsid w:val="001179F7"/>
    <w:rsid w:val="0013288D"/>
    <w:rsid w:val="00135FBB"/>
    <w:rsid w:val="00143637"/>
    <w:rsid w:val="0014366E"/>
    <w:rsid w:val="00145D3D"/>
    <w:rsid w:val="00150B42"/>
    <w:rsid w:val="00152D8D"/>
    <w:rsid w:val="00155FBB"/>
    <w:rsid w:val="001578C1"/>
    <w:rsid w:val="001579A8"/>
    <w:rsid w:val="001609E7"/>
    <w:rsid w:val="00162B52"/>
    <w:rsid w:val="00162DE1"/>
    <w:rsid w:val="00165EAE"/>
    <w:rsid w:val="00167D08"/>
    <w:rsid w:val="00172FFF"/>
    <w:rsid w:val="00175A1E"/>
    <w:rsid w:val="00175B3C"/>
    <w:rsid w:val="00183E96"/>
    <w:rsid w:val="001964F4"/>
    <w:rsid w:val="001A11C8"/>
    <w:rsid w:val="001A1A51"/>
    <w:rsid w:val="001A2607"/>
    <w:rsid w:val="001A7B38"/>
    <w:rsid w:val="001B0EE0"/>
    <w:rsid w:val="001B2F24"/>
    <w:rsid w:val="001B44B1"/>
    <w:rsid w:val="001B4836"/>
    <w:rsid w:val="001B6B10"/>
    <w:rsid w:val="001C2672"/>
    <w:rsid w:val="001C5C13"/>
    <w:rsid w:val="001D0C18"/>
    <w:rsid w:val="001D0DC9"/>
    <w:rsid w:val="001D2A99"/>
    <w:rsid w:val="001D3A17"/>
    <w:rsid w:val="001D4658"/>
    <w:rsid w:val="001D5E19"/>
    <w:rsid w:val="001E3889"/>
    <w:rsid w:val="001E6174"/>
    <w:rsid w:val="001F281E"/>
    <w:rsid w:val="001F3BE9"/>
    <w:rsid w:val="001F7DFE"/>
    <w:rsid w:val="002019BC"/>
    <w:rsid w:val="00203A9E"/>
    <w:rsid w:val="00207539"/>
    <w:rsid w:val="00207F93"/>
    <w:rsid w:val="002106E3"/>
    <w:rsid w:val="0021072E"/>
    <w:rsid w:val="002134EF"/>
    <w:rsid w:val="002269FF"/>
    <w:rsid w:val="00226FA7"/>
    <w:rsid w:val="0023259A"/>
    <w:rsid w:val="002327DA"/>
    <w:rsid w:val="00236DDA"/>
    <w:rsid w:val="00237CD4"/>
    <w:rsid w:val="00241405"/>
    <w:rsid w:val="002436D6"/>
    <w:rsid w:val="00250A39"/>
    <w:rsid w:val="00254541"/>
    <w:rsid w:val="00274833"/>
    <w:rsid w:val="00277E14"/>
    <w:rsid w:val="00280238"/>
    <w:rsid w:val="00280797"/>
    <w:rsid w:val="0028100D"/>
    <w:rsid w:val="002815EB"/>
    <w:rsid w:val="00292985"/>
    <w:rsid w:val="0029320F"/>
    <w:rsid w:val="0029428E"/>
    <w:rsid w:val="00295F90"/>
    <w:rsid w:val="00296CCE"/>
    <w:rsid w:val="002A1086"/>
    <w:rsid w:val="002A405B"/>
    <w:rsid w:val="002A727E"/>
    <w:rsid w:val="002B1DD3"/>
    <w:rsid w:val="002B2858"/>
    <w:rsid w:val="002B2CF0"/>
    <w:rsid w:val="002B429E"/>
    <w:rsid w:val="002B59BD"/>
    <w:rsid w:val="002B7732"/>
    <w:rsid w:val="002C18EF"/>
    <w:rsid w:val="002C4254"/>
    <w:rsid w:val="002C5358"/>
    <w:rsid w:val="002C65AC"/>
    <w:rsid w:val="002D1342"/>
    <w:rsid w:val="002D43A0"/>
    <w:rsid w:val="002D469B"/>
    <w:rsid w:val="002D5EE3"/>
    <w:rsid w:val="002D600A"/>
    <w:rsid w:val="002D64A7"/>
    <w:rsid w:val="002E0B6F"/>
    <w:rsid w:val="002E326B"/>
    <w:rsid w:val="002E41FB"/>
    <w:rsid w:val="002F0AAC"/>
    <w:rsid w:val="002F4BFB"/>
    <w:rsid w:val="00300607"/>
    <w:rsid w:val="003151FB"/>
    <w:rsid w:val="003173D1"/>
    <w:rsid w:val="00320FB0"/>
    <w:rsid w:val="00321077"/>
    <w:rsid w:val="00334997"/>
    <w:rsid w:val="00334DD6"/>
    <w:rsid w:val="003428DC"/>
    <w:rsid w:val="00342D03"/>
    <w:rsid w:val="00354D81"/>
    <w:rsid w:val="003551AA"/>
    <w:rsid w:val="00356386"/>
    <w:rsid w:val="00356E2A"/>
    <w:rsid w:val="00361685"/>
    <w:rsid w:val="00361D38"/>
    <w:rsid w:val="003640DC"/>
    <w:rsid w:val="00367429"/>
    <w:rsid w:val="00367F70"/>
    <w:rsid w:val="003704D1"/>
    <w:rsid w:val="0037209D"/>
    <w:rsid w:val="00373C31"/>
    <w:rsid w:val="0037750B"/>
    <w:rsid w:val="00381A62"/>
    <w:rsid w:val="00383758"/>
    <w:rsid w:val="00386522"/>
    <w:rsid w:val="00387653"/>
    <w:rsid w:val="003A1D1C"/>
    <w:rsid w:val="003A1E67"/>
    <w:rsid w:val="003A2059"/>
    <w:rsid w:val="003A255F"/>
    <w:rsid w:val="003A39A3"/>
    <w:rsid w:val="003A6444"/>
    <w:rsid w:val="003A755A"/>
    <w:rsid w:val="003A75EC"/>
    <w:rsid w:val="003B0008"/>
    <w:rsid w:val="003B0716"/>
    <w:rsid w:val="003B0987"/>
    <w:rsid w:val="003B11E5"/>
    <w:rsid w:val="003B4314"/>
    <w:rsid w:val="003B5012"/>
    <w:rsid w:val="003C476D"/>
    <w:rsid w:val="003D09AF"/>
    <w:rsid w:val="003D1A31"/>
    <w:rsid w:val="003D49D0"/>
    <w:rsid w:val="003E3A22"/>
    <w:rsid w:val="003E3DED"/>
    <w:rsid w:val="003F25DB"/>
    <w:rsid w:val="003F3A2E"/>
    <w:rsid w:val="003F5E65"/>
    <w:rsid w:val="003F70DB"/>
    <w:rsid w:val="00403672"/>
    <w:rsid w:val="00403D54"/>
    <w:rsid w:val="00406371"/>
    <w:rsid w:val="0041032F"/>
    <w:rsid w:val="004106F9"/>
    <w:rsid w:val="00413299"/>
    <w:rsid w:val="00414E8D"/>
    <w:rsid w:val="004167AF"/>
    <w:rsid w:val="0042072E"/>
    <w:rsid w:val="00420A4B"/>
    <w:rsid w:val="004460F8"/>
    <w:rsid w:val="0045053D"/>
    <w:rsid w:val="00452095"/>
    <w:rsid w:val="00454773"/>
    <w:rsid w:val="004554C8"/>
    <w:rsid w:val="00464810"/>
    <w:rsid w:val="00465750"/>
    <w:rsid w:val="004661AC"/>
    <w:rsid w:val="00470D41"/>
    <w:rsid w:val="00471979"/>
    <w:rsid w:val="00471FAC"/>
    <w:rsid w:val="00472FC8"/>
    <w:rsid w:val="004732A7"/>
    <w:rsid w:val="00475F5D"/>
    <w:rsid w:val="00480324"/>
    <w:rsid w:val="00482CAA"/>
    <w:rsid w:val="00484F71"/>
    <w:rsid w:val="004850EF"/>
    <w:rsid w:val="0048530C"/>
    <w:rsid w:val="004921F3"/>
    <w:rsid w:val="00492B6E"/>
    <w:rsid w:val="00493741"/>
    <w:rsid w:val="0049730B"/>
    <w:rsid w:val="004B1332"/>
    <w:rsid w:val="004B3044"/>
    <w:rsid w:val="004B6018"/>
    <w:rsid w:val="004C345D"/>
    <w:rsid w:val="004C3644"/>
    <w:rsid w:val="004C4375"/>
    <w:rsid w:val="004C5B4A"/>
    <w:rsid w:val="004D1F45"/>
    <w:rsid w:val="004D217C"/>
    <w:rsid w:val="004E0353"/>
    <w:rsid w:val="004E1503"/>
    <w:rsid w:val="004E43A6"/>
    <w:rsid w:val="004E69E5"/>
    <w:rsid w:val="004E72F0"/>
    <w:rsid w:val="004F2CA3"/>
    <w:rsid w:val="004F40BE"/>
    <w:rsid w:val="004F5AEB"/>
    <w:rsid w:val="005024F9"/>
    <w:rsid w:val="00504217"/>
    <w:rsid w:val="0051460F"/>
    <w:rsid w:val="005223F0"/>
    <w:rsid w:val="00522C0C"/>
    <w:rsid w:val="005239A5"/>
    <w:rsid w:val="00531609"/>
    <w:rsid w:val="00533C21"/>
    <w:rsid w:val="00536B03"/>
    <w:rsid w:val="0053714C"/>
    <w:rsid w:val="00540377"/>
    <w:rsid w:val="0054351D"/>
    <w:rsid w:val="00550B10"/>
    <w:rsid w:val="00557A9E"/>
    <w:rsid w:val="00562A58"/>
    <w:rsid w:val="005631B4"/>
    <w:rsid w:val="00563552"/>
    <w:rsid w:val="0056386C"/>
    <w:rsid w:val="00565219"/>
    <w:rsid w:val="00567E4F"/>
    <w:rsid w:val="005702DE"/>
    <w:rsid w:val="00586430"/>
    <w:rsid w:val="005910A0"/>
    <w:rsid w:val="0059163C"/>
    <w:rsid w:val="00592C7D"/>
    <w:rsid w:val="005948A0"/>
    <w:rsid w:val="005A0E88"/>
    <w:rsid w:val="005A0FAA"/>
    <w:rsid w:val="005A20AC"/>
    <w:rsid w:val="005A5C5B"/>
    <w:rsid w:val="005A731B"/>
    <w:rsid w:val="005B6195"/>
    <w:rsid w:val="005B7274"/>
    <w:rsid w:val="005C0A02"/>
    <w:rsid w:val="005C1F8E"/>
    <w:rsid w:val="005C44BB"/>
    <w:rsid w:val="005C508E"/>
    <w:rsid w:val="005D26C2"/>
    <w:rsid w:val="005D276D"/>
    <w:rsid w:val="005D42F3"/>
    <w:rsid w:val="005D7DD2"/>
    <w:rsid w:val="005F0AFC"/>
    <w:rsid w:val="005F31E3"/>
    <w:rsid w:val="00601147"/>
    <w:rsid w:val="00602177"/>
    <w:rsid w:val="00604C4C"/>
    <w:rsid w:val="00616107"/>
    <w:rsid w:val="00617AB3"/>
    <w:rsid w:val="00622DF9"/>
    <w:rsid w:val="00623AC2"/>
    <w:rsid w:val="0063040B"/>
    <w:rsid w:val="00640580"/>
    <w:rsid w:val="00640D61"/>
    <w:rsid w:val="00643107"/>
    <w:rsid w:val="00653F23"/>
    <w:rsid w:val="00656DF5"/>
    <w:rsid w:val="006618FD"/>
    <w:rsid w:val="006635CA"/>
    <w:rsid w:val="0066451D"/>
    <w:rsid w:val="006664CE"/>
    <w:rsid w:val="00666A51"/>
    <w:rsid w:val="00672CC1"/>
    <w:rsid w:val="00696E90"/>
    <w:rsid w:val="006974F5"/>
    <w:rsid w:val="006A07A0"/>
    <w:rsid w:val="006A1708"/>
    <w:rsid w:val="006A278F"/>
    <w:rsid w:val="006A3045"/>
    <w:rsid w:val="006B183B"/>
    <w:rsid w:val="006B2B76"/>
    <w:rsid w:val="006B3E9D"/>
    <w:rsid w:val="006B5806"/>
    <w:rsid w:val="006C5E55"/>
    <w:rsid w:val="006D7E9A"/>
    <w:rsid w:val="006E17D6"/>
    <w:rsid w:val="006E4C71"/>
    <w:rsid w:val="006E60EB"/>
    <w:rsid w:val="006F1204"/>
    <w:rsid w:val="006F4F82"/>
    <w:rsid w:val="006F5E24"/>
    <w:rsid w:val="0070037C"/>
    <w:rsid w:val="0070307F"/>
    <w:rsid w:val="00710F28"/>
    <w:rsid w:val="00712244"/>
    <w:rsid w:val="00716334"/>
    <w:rsid w:val="0072474D"/>
    <w:rsid w:val="00724D3E"/>
    <w:rsid w:val="007336E0"/>
    <w:rsid w:val="00733782"/>
    <w:rsid w:val="0073675E"/>
    <w:rsid w:val="00743306"/>
    <w:rsid w:val="00743A75"/>
    <w:rsid w:val="00745361"/>
    <w:rsid w:val="0075092F"/>
    <w:rsid w:val="00750DAC"/>
    <w:rsid w:val="00753733"/>
    <w:rsid w:val="00753A9E"/>
    <w:rsid w:val="00754C0C"/>
    <w:rsid w:val="00762C16"/>
    <w:rsid w:val="007648C5"/>
    <w:rsid w:val="00771C32"/>
    <w:rsid w:val="00771C52"/>
    <w:rsid w:val="00772303"/>
    <w:rsid w:val="007846F1"/>
    <w:rsid w:val="0078503B"/>
    <w:rsid w:val="00785E5F"/>
    <w:rsid w:val="00790AB6"/>
    <w:rsid w:val="00794A63"/>
    <w:rsid w:val="00796C11"/>
    <w:rsid w:val="007A06B9"/>
    <w:rsid w:val="007A078A"/>
    <w:rsid w:val="007A12F1"/>
    <w:rsid w:val="007A1692"/>
    <w:rsid w:val="007A64C4"/>
    <w:rsid w:val="007A6CA7"/>
    <w:rsid w:val="007B0E7E"/>
    <w:rsid w:val="007B3E97"/>
    <w:rsid w:val="007B4434"/>
    <w:rsid w:val="007B4DDA"/>
    <w:rsid w:val="007C24E0"/>
    <w:rsid w:val="007C457D"/>
    <w:rsid w:val="007D124D"/>
    <w:rsid w:val="007D3D72"/>
    <w:rsid w:val="007D52B6"/>
    <w:rsid w:val="007D6AFA"/>
    <w:rsid w:val="007E26DC"/>
    <w:rsid w:val="007F1A75"/>
    <w:rsid w:val="007F1C56"/>
    <w:rsid w:val="007F34AF"/>
    <w:rsid w:val="007F6543"/>
    <w:rsid w:val="007F6C75"/>
    <w:rsid w:val="00800329"/>
    <w:rsid w:val="008010AC"/>
    <w:rsid w:val="00801487"/>
    <w:rsid w:val="008137B9"/>
    <w:rsid w:val="008257F9"/>
    <w:rsid w:val="00827B83"/>
    <w:rsid w:val="00832B95"/>
    <w:rsid w:val="008348DB"/>
    <w:rsid w:val="00835C7E"/>
    <w:rsid w:val="008371D2"/>
    <w:rsid w:val="00840038"/>
    <w:rsid w:val="008459F2"/>
    <w:rsid w:val="008531D1"/>
    <w:rsid w:val="00864535"/>
    <w:rsid w:val="00865EC5"/>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B5CB0"/>
    <w:rsid w:val="008C0FAC"/>
    <w:rsid w:val="008C4664"/>
    <w:rsid w:val="008C53AA"/>
    <w:rsid w:val="008C5C8B"/>
    <w:rsid w:val="008C7A1E"/>
    <w:rsid w:val="008D2402"/>
    <w:rsid w:val="008E0762"/>
    <w:rsid w:val="008E3C9D"/>
    <w:rsid w:val="008E671F"/>
    <w:rsid w:val="008E7B36"/>
    <w:rsid w:val="008F0E39"/>
    <w:rsid w:val="008F39A5"/>
    <w:rsid w:val="008F481E"/>
    <w:rsid w:val="008F486F"/>
    <w:rsid w:val="008F4B72"/>
    <w:rsid w:val="008F7D04"/>
    <w:rsid w:val="00900356"/>
    <w:rsid w:val="00921E26"/>
    <w:rsid w:val="0092235C"/>
    <w:rsid w:val="0093010F"/>
    <w:rsid w:val="00930A47"/>
    <w:rsid w:val="0093130A"/>
    <w:rsid w:val="009327B1"/>
    <w:rsid w:val="00933841"/>
    <w:rsid w:val="00934597"/>
    <w:rsid w:val="00934623"/>
    <w:rsid w:val="009347FA"/>
    <w:rsid w:val="00936167"/>
    <w:rsid w:val="009361C5"/>
    <w:rsid w:val="00936697"/>
    <w:rsid w:val="00936D50"/>
    <w:rsid w:val="009374C6"/>
    <w:rsid w:val="00941572"/>
    <w:rsid w:val="00941AD4"/>
    <w:rsid w:val="00951F0E"/>
    <w:rsid w:val="00953534"/>
    <w:rsid w:val="00953EF0"/>
    <w:rsid w:val="00960E74"/>
    <w:rsid w:val="00961478"/>
    <w:rsid w:val="00962F49"/>
    <w:rsid w:val="00966C6C"/>
    <w:rsid w:val="00967D5A"/>
    <w:rsid w:val="00971CEF"/>
    <w:rsid w:val="009734F0"/>
    <w:rsid w:val="009877F7"/>
    <w:rsid w:val="00992D65"/>
    <w:rsid w:val="00993C6A"/>
    <w:rsid w:val="009A5B56"/>
    <w:rsid w:val="009B2B4B"/>
    <w:rsid w:val="009B4165"/>
    <w:rsid w:val="009B768F"/>
    <w:rsid w:val="009B7AC8"/>
    <w:rsid w:val="009C694B"/>
    <w:rsid w:val="009D2AEB"/>
    <w:rsid w:val="009D3535"/>
    <w:rsid w:val="009F1CFE"/>
    <w:rsid w:val="009F343C"/>
    <w:rsid w:val="009F5C18"/>
    <w:rsid w:val="009F6440"/>
    <w:rsid w:val="00A0048F"/>
    <w:rsid w:val="00A06CDF"/>
    <w:rsid w:val="00A07568"/>
    <w:rsid w:val="00A12B99"/>
    <w:rsid w:val="00A151ED"/>
    <w:rsid w:val="00A15679"/>
    <w:rsid w:val="00A23605"/>
    <w:rsid w:val="00A24A5B"/>
    <w:rsid w:val="00A24EFB"/>
    <w:rsid w:val="00A25309"/>
    <w:rsid w:val="00A25398"/>
    <w:rsid w:val="00A31D6E"/>
    <w:rsid w:val="00A365F1"/>
    <w:rsid w:val="00A54421"/>
    <w:rsid w:val="00A56E03"/>
    <w:rsid w:val="00A6009F"/>
    <w:rsid w:val="00A62640"/>
    <w:rsid w:val="00A672A9"/>
    <w:rsid w:val="00A67554"/>
    <w:rsid w:val="00A72C40"/>
    <w:rsid w:val="00A76F3A"/>
    <w:rsid w:val="00A77D8F"/>
    <w:rsid w:val="00A81F7B"/>
    <w:rsid w:val="00A841EA"/>
    <w:rsid w:val="00A85915"/>
    <w:rsid w:val="00A90041"/>
    <w:rsid w:val="00A93E29"/>
    <w:rsid w:val="00A975A3"/>
    <w:rsid w:val="00AB0518"/>
    <w:rsid w:val="00AB631C"/>
    <w:rsid w:val="00AB6E48"/>
    <w:rsid w:val="00AB7D42"/>
    <w:rsid w:val="00AC3CF2"/>
    <w:rsid w:val="00AC49CC"/>
    <w:rsid w:val="00AD2B85"/>
    <w:rsid w:val="00AD38D7"/>
    <w:rsid w:val="00AD5AF4"/>
    <w:rsid w:val="00AD69EA"/>
    <w:rsid w:val="00AE040E"/>
    <w:rsid w:val="00AE0C5E"/>
    <w:rsid w:val="00AE1760"/>
    <w:rsid w:val="00AE67DF"/>
    <w:rsid w:val="00AF12A2"/>
    <w:rsid w:val="00AF712B"/>
    <w:rsid w:val="00B024FB"/>
    <w:rsid w:val="00B05AC4"/>
    <w:rsid w:val="00B128CC"/>
    <w:rsid w:val="00B16B03"/>
    <w:rsid w:val="00B20AE0"/>
    <w:rsid w:val="00B22FE1"/>
    <w:rsid w:val="00B25CDC"/>
    <w:rsid w:val="00B262CF"/>
    <w:rsid w:val="00B307DE"/>
    <w:rsid w:val="00B341E8"/>
    <w:rsid w:val="00B40B96"/>
    <w:rsid w:val="00B41FE2"/>
    <w:rsid w:val="00B42B31"/>
    <w:rsid w:val="00B43598"/>
    <w:rsid w:val="00B464D5"/>
    <w:rsid w:val="00B47C59"/>
    <w:rsid w:val="00B50149"/>
    <w:rsid w:val="00B53ABD"/>
    <w:rsid w:val="00B766A8"/>
    <w:rsid w:val="00B76E6C"/>
    <w:rsid w:val="00B83AB1"/>
    <w:rsid w:val="00BA58FF"/>
    <w:rsid w:val="00BA6936"/>
    <w:rsid w:val="00BB26B3"/>
    <w:rsid w:val="00BB2DE6"/>
    <w:rsid w:val="00BB64EC"/>
    <w:rsid w:val="00BB72F2"/>
    <w:rsid w:val="00BB749D"/>
    <w:rsid w:val="00BC7659"/>
    <w:rsid w:val="00BD3DF0"/>
    <w:rsid w:val="00BD6E25"/>
    <w:rsid w:val="00BD7C1B"/>
    <w:rsid w:val="00BE49D6"/>
    <w:rsid w:val="00BE61C3"/>
    <w:rsid w:val="00BE7786"/>
    <w:rsid w:val="00BE7799"/>
    <w:rsid w:val="00BF1133"/>
    <w:rsid w:val="00BF1177"/>
    <w:rsid w:val="00BF23F2"/>
    <w:rsid w:val="00BF2D7B"/>
    <w:rsid w:val="00BF387F"/>
    <w:rsid w:val="00BF4DED"/>
    <w:rsid w:val="00C00511"/>
    <w:rsid w:val="00C03813"/>
    <w:rsid w:val="00C22725"/>
    <w:rsid w:val="00C26793"/>
    <w:rsid w:val="00C3639F"/>
    <w:rsid w:val="00C40D76"/>
    <w:rsid w:val="00C41EA2"/>
    <w:rsid w:val="00C4492C"/>
    <w:rsid w:val="00C45C87"/>
    <w:rsid w:val="00C46102"/>
    <w:rsid w:val="00C46345"/>
    <w:rsid w:val="00C50265"/>
    <w:rsid w:val="00C51621"/>
    <w:rsid w:val="00C530D5"/>
    <w:rsid w:val="00C60A64"/>
    <w:rsid w:val="00C6371D"/>
    <w:rsid w:val="00C64081"/>
    <w:rsid w:val="00C64CEB"/>
    <w:rsid w:val="00C651DA"/>
    <w:rsid w:val="00C661B2"/>
    <w:rsid w:val="00C71459"/>
    <w:rsid w:val="00C71FEE"/>
    <w:rsid w:val="00C93A3A"/>
    <w:rsid w:val="00CA02E8"/>
    <w:rsid w:val="00CA09B3"/>
    <w:rsid w:val="00CA27A5"/>
    <w:rsid w:val="00CA3207"/>
    <w:rsid w:val="00CA5FB8"/>
    <w:rsid w:val="00CA64B3"/>
    <w:rsid w:val="00CA6CFC"/>
    <w:rsid w:val="00CA7ADC"/>
    <w:rsid w:val="00CB5801"/>
    <w:rsid w:val="00CB7A5C"/>
    <w:rsid w:val="00CB7CF7"/>
    <w:rsid w:val="00CC076E"/>
    <w:rsid w:val="00CC0CAA"/>
    <w:rsid w:val="00CC3A73"/>
    <w:rsid w:val="00CC4281"/>
    <w:rsid w:val="00CC5B41"/>
    <w:rsid w:val="00CD0265"/>
    <w:rsid w:val="00CD0AB6"/>
    <w:rsid w:val="00CD6729"/>
    <w:rsid w:val="00CD67A6"/>
    <w:rsid w:val="00CE37E7"/>
    <w:rsid w:val="00CE3D9E"/>
    <w:rsid w:val="00CF0686"/>
    <w:rsid w:val="00CF0AA1"/>
    <w:rsid w:val="00D02905"/>
    <w:rsid w:val="00D02C41"/>
    <w:rsid w:val="00D05868"/>
    <w:rsid w:val="00D06FFF"/>
    <w:rsid w:val="00D10DE1"/>
    <w:rsid w:val="00D16F1C"/>
    <w:rsid w:val="00D20FF2"/>
    <w:rsid w:val="00D332E5"/>
    <w:rsid w:val="00D46664"/>
    <w:rsid w:val="00D47B46"/>
    <w:rsid w:val="00D52FBB"/>
    <w:rsid w:val="00D5326E"/>
    <w:rsid w:val="00D5681C"/>
    <w:rsid w:val="00D60C62"/>
    <w:rsid w:val="00D61309"/>
    <w:rsid w:val="00D616B4"/>
    <w:rsid w:val="00D65202"/>
    <w:rsid w:val="00D678C0"/>
    <w:rsid w:val="00D7113F"/>
    <w:rsid w:val="00D860B0"/>
    <w:rsid w:val="00D901A3"/>
    <w:rsid w:val="00DA1940"/>
    <w:rsid w:val="00DA24C9"/>
    <w:rsid w:val="00DA3E12"/>
    <w:rsid w:val="00DB48ED"/>
    <w:rsid w:val="00DB5402"/>
    <w:rsid w:val="00DC0EA8"/>
    <w:rsid w:val="00DC57BB"/>
    <w:rsid w:val="00DC5A2D"/>
    <w:rsid w:val="00DC7E19"/>
    <w:rsid w:val="00DC7E5B"/>
    <w:rsid w:val="00DD3527"/>
    <w:rsid w:val="00DD542E"/>
    <w:rsid w:val="00DD7DE1"/>
    <w:rsid w:val="00DE1890"/>
    <w:rsid w:val="00DE4437"/>
    <w:rsid w:val="00DF2B7A"/>
    <w:rsid w:val="00E009DE"/>
    <w:rsid w:val="00E019F3"/>
    <w:rsid w:val="00E056B8"/>
    <w:rsid w:val="00E05F61"/>
    <w:rsid w:val="00E111C4"/>
    <w:rsid w:val="00E14804"/>
    <w:rsid w:val="00E20199"/>
    <w:rsid w:val="00E213DA"/>
    <w:rsid w:val="00E24E01"/>
    <w:rsid w:val="00E2660B"/>
    <w:rsid w:val="00E26DE7"/>
    <w:rsid w:val="00E26FD9"/>
    <w:rsid w:val="00E27931"/>
    <w:rsid w:val="00E3357A"/>
    <w:rsid w:val="00E339EE"/>
    <w:rsid w:val="00E4356B"/>
    <w:rsid w:val="00E438A9"/>
    <w:rsid w:val="00E43AA7"/>
    <w:rsid w:val="00E47431"/>
    <w:rsid w:val="00E509F6"/>
    <w:rsid w:val="00E52179"/>
    <w:rsid w:val="00E55919"/>
    <w:rsid w:val="00E56A09"/>
    <w:rsid w:val="00E6299A"/>
    <w:rsid w:val="00E67E69"/>
    <w:rsid w:val="00E7312B"/>
    <w:rsid w:val="00E752D7"/>
    <w:rsid w:val="00E767F8"/>
    <w:rsid w:val="00E77008"/>
    <w:rsid w:val="00E776DC"/>
    <w:rsid w:val="00E814EA"/>
    <w:rsid w:val="00E81570"/>
    <w:rsid w:val="00E82934"/>
    <w:rsid w:val="00E8456C"/>
    <w:rsid w:val="00E90291"/>
    <w:rsid w:val="00E91EB3"/>
    <w:rsid w:val="00E95E33"/>
    <w:rsid w:val="00E95F37"/>
    <w:rsid w:val="00EA24F1"/>
    <w:rsid w:val="00EB1FEE"/>
    <w:rsid w:val="00EB379B"/>
    <w:rsid w:val="00EB6190"/>
    <w:rsid w:val="00EC110E"/>
    <w:rsid w:val="00EC7E77"/>
    <w:rsid w:val="00EE6CB1"/>
    <w:rsid w:val="00EF2641"/>
    <w:rsid w:val="00EF31EA"/>
    <w:rsid w:val="00EF3E33"/>
    <w:rsid w:val="00EF47C8"/>
    <w:rsid w:val="00EF4F1D"/>
    <w:rsid w:val="00EF60BF"/>
    <w:rsid w:val="00F01F6F"/>
    <w:rsid w:val="00F07E49"/>
    <w:rsid w:val="00F13E07"/>
    <w:rsid w:val="00F178AB"/>
    <w:rsid w:val="00F17CC7"/>
    <w:rsid w:val="00F228A0"/>
    <w:rsid w:val="00F22FAC"/>
    <w:rsid w:val="00F23813"/>
    <w:rsid w:val="00F23922"/>
    <w:rsid w:val="00F25545"/>
    <w:rsid w:val="00F30405"/>
    <w:rsid w:val="00F33193"/>
    <w:rsid w:val="00F36E49"/>
    <w:rsid w:val="00F43C87"/>
    <w:rsid w:val="00F476C2"/>
    <w:rsid w:val="00F55752"/>
    <w:rsid w:val="00F56091"/>
    <w:rsid w:val="00F5638C"/>
    <w:rsid w:val="00F60312"/>
    <w:rsid w:val="00F60BAA"/>
    <w:rsid w:val="00F66C80"/>
    <w:rsid w:val="00F71EB3"/>
    <w:rsid w:val="00F81611"/>
    <w:rsid w:val="00F838D9"/>
    <w:rsid w:val="00F86558"/>
    <w:rsid w:val="00F9151E"/>
    <w:rsid w:val="00F9454E"/>
    <w:rsid w:val="00F970D5"/>
    <w:rsid w:val="00FA4E60"/>
    <w:rsid w:val="00FA53B9"/>
    <w:rsid w:val="00FB2742"/>
    <w:rsid w:val="00FB380F"/>
    <w:rsid w:val="00FC770E"/>
    <w:rsid w:val="00FE3E93"/>
    <w:rsid w:val="00FE6044"/>
    <w:rsid w:val="00FE6377"/>
    <w:rsid w:val="00FF2EF2"/>
    <w:rsid w:val="00FF3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 w:type="character" w:styleId="Hyperlink">
    <w:name w:val="Hyperlink"/>
    <w:basedOn w:val="DefaultParagraphFont"/>
    <w:uiPriority w:val="99"/>
    <w:unhideWhenUsed/>
    <w:rsid w:val="002B59BD"/>
    <w:rPr>
      <w:color w:val="0563C1" w:themeColor="hyperlink"/>
      <w:u w:val="single"/>
    </w:rPr>
  </w:style>
  <w:style w:type="character" w:styleId="UnresolvedMention">
    <w:name w:val="Unresolved Mention"/>
    <w:basedOn w:val="DefaultParagraphFont"/>
    <w:uiPriority w:val="99"/>
    <w:rsid w:val="002B59BD"/>
    <w:rPr>
      <w:color w:val="605E5C"/>
      <w:shd w:val="clear" w:color="auto" w:fill="E1DFDD"/>
    </w:rPr>
  </w:style>
  <w:style w:type="paragraph" w:styleId="Header">
    <w:name w:val="header"/>
    <w:basedOn w:val="Normal"/>
    <w:link w:val="HeaderChar"/>
    <w:uiPriority w:val="99"/>
    <w:unhideWhenUsed/>
    <w:rsid w:val="006974F5"/>
    <w:pPr>
      <w:tabs>
        <w:tab w:val="center" w:pos="4536"/>
        <w:tab w:val="right" w:pos="9072"/>
      </w:tabs>
    </w:pPr>
  </w:style>
  <w:style w:type="character" w:customStyle="1" w:styleId="HeaderChar">
    <w:name w:val="Header Char"/>
    <w:basedOn w:val="DefaultParagraphFont"/>
    <w:link w:val="Header"/>
    <w:uiPriority w:val="99"/>
    <w:rsid w:val="006974F5"/>
  </w:style>
  <w:style w:type="character" w:styleId="HTMLCite">
    <w:name w:val="HTML Cite"/>
    <w:basedOn w:val="DefaultParagraphFont"/>
    <w:uiPriority w:val="99"/>
    <w:semiHidden/>
    <w:unhideWhenUsed/>
    <w:rsid w:val="001D4658"/>
    <w:rPr>
      <w:i/>
      <w:iCs/>
    </w:rPr>
  </w:style>
  <w:style w:type="character" w:customStyle="1" w:styleId="author">
    <w:name w:val="author"/>
    <w:basedOn w:val="DefaultParagraphFont"/>
    <w:rsid w:val="001D4658"/>
  </w:style>
  <w:style w:type="character" w:customStyle="1" w:styleId="pubyear">
    <w:name w:val="pubyear"/>
    <w:basedOn w:val="DefaultParagraphFont"/>
    <w:rsid w:val="001D4658"/>
  </w:style>
  <w:style w:type="character" w:customStyle="1" w:styleId="articletitle">
    <w:name w:val="articletitle"/>
    <w:basedOn w:val="DefaultParagraphFont"/>
    <w:rsid w:val="001D4658"/>
  </w:style>
  <w:style w:type="character" w:customStyle="1" w:styleId="journaltitle">
    <w:name w:val="journaltitle"/>
    <w:basedOn w:val="DefaultParagraphFont"/>
    <w:rsid w:val="001D4658"/>
  </w:style>
  <w:style w:type="character" w:customStyle="1" w:styleId="vol">
    <w:name w:val="vol"/>
    <w:basedOn w:val="DefaultParagraphFont"/>
    <w:rsid w:val="001D4658"/>
  </w:style>
  <w:style w:type="character" w:customStyle="1" w:styleId="pagefirst">
    <w:name w:val="pagefirst"/>
    <w:basedOn w:val="DefaultParagraphFont"/>
    <w:rsid w:val="001D4658"/>
  </w:style>
  <w:style w:type="character" w:customStyle="1" w:styleId="pagelast">
    <w:name w:val="pagelast"/>
    <w:basedOn w:val="DefaultParagraphFont"/>
    <w:rsid w:val="001D46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461847733">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chelsa"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BBE12-EAC9-4F29-81B7-78A994B5A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47</Pages>
  <Words>71667</Words>
  <Characters>408504</Characters>
  <Application>Microsoft Office Word</Application>
  <DocSecurity>0</DocSecurity>
  <Lines>3404</Lines>
  <Paragraphs>958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Lawrence Berkeley National Lab</Company>
  <LinksUpToDate>false</LinksUpToDate>
  <CharactersWithSpaces>479213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Dr. N Hagenah</cp:lastModifiedBy>
  <cp:revision>22</cp:revision>
  <dcterms:created xsi:type="dcterms:W3CDTF">2022-01-31T05:34:00Z</dcterms:created>
  <dcterms:modified xsi:type="dcterms:W3CDTF">2022-01-31T11:49:00Z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