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02FA30E7" w:rsidR="00361685" w:rsidRPr="008531D1" w:rsidRDefault="00F23813" w:rsidP="00B05AC4">
      <w:pPr>
        <w:spacing w:line="480" w:lineRule="auto"/>
        <w:contextualSpacing/>
        <w:rPr>
          <w:rFonts w:eastAsia="Times New Roman"/>
        </w:rPr>
      </w:pPr>
      <w:r>
        <w:rPr>
          <w:rFonts w:eastAsia="Times New Roman"/>
          <w:b/>
          <w:bCs/>
          <w:color w:val="000000"/>
        </w:rPr>
        <w:t xml:space="preserve">Integrating data and theory to understand </w:t>
      </w:r>
      <w:r w:rsidR="00F86558">
        <w:rPr>
          <w:rFonts w:eastAsia="Times New Roman"/>
          <w:b/>
          <w:bCs/>
          <w:color w:val="000000"/>
        </w:rPr>
        <w:t xml:space="preserve">leaf-level nitrogen responses </w:t>
      </w:r>
      <w:r w:rsidR="00361685" w:rsidRPr="008531D1">
        <w:rPr>
          <w:rFonts w:eastAsia="Times New Roman"/>
          <w:b/>
          <w:bCs/>
          <w:color w:val="000000"/>
        </w:rPr>
        <w:t>to soil nitrogen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6C9F8A0F" w:rsidR="00361685" w:rsidRDefault="00361685" w:rsidP="00B05AC4">
      <w:pPr>
        <w:spacing w:line="480" w:lineRule="auto"/>
        <w:contextualSpacing/>
        <w:rPr>
          <w:rFonts w:eastAsia="Times New Roman"/>
          <w:color w:val="000000"/>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w:t>
      </w:r>
      <w:commentRangeStart w:id="13"/>
      <w:r w:rsidRPr="00172FFF">
        <w:rPr>
          <w:rFonts w:eastAsia="Times New Roman"/>
          <w:color w:val="000000"/>
          <w:highlight w:val="yellow"/>
        </w:rPr>
        <w:t>climate</w:t>
      </w:r>
      <w:commentRangeEnd w:id="13"/>
      <w:r w:rsidR="00172FFF">
        <w:rPr>
          <w:rStyle w:val="CommentReference"/>
        </w:rPr>
        <w:commentReference w:id="13"/>
      </w:r>
      <w:r w:rsidRPr="00771C52">
        <w:rPr>
          <w:rFonts w:eastAsia="Times New Roman"/>
          <w:color w:val="000000"/>
        </w:rPr>
        <w:t xml:space="preserv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 xml:space="preserve">were generally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 xml:space="preserve">was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3F805A75" w14:textId="7D603BB8" w:rsidR="002B59BD" w:rsidRDefault="002B59BD" w:rsidP="00B05AC4">
      <w:pPr>
        <w:spacing w:line="480" w:lineRule="auto"/>
        <w:contextualSpacing/>
        <w:rPr>
          <w:rFonts w:eastAsia="Times New Roman"/>
        </w:rPr>
      </w:pPr>
    </w:p>
    <w:p w14:paraId="6FDFF142" w14:textId="001A5ED8" w:rsidR="002B59BD" w:rsidRDefault="002B59BD" w:rsidP="002B59BD">
      <w:pPr>
        <w:keepNext/>
        <w:spacing w:line="480" w:lineRule="auto"/>
        <w:contextualSpacing/>
        <w:rPr>
          <w:rFonts w:eastAsia="Times New Roman"/>
          <w:b/>
        </w:rPr>
      </w:pPr>
      <w:r>
        <w:rPr>
          <w:rFonts w:eastAsia="Times New Roman"/>
          <w:b/>
        </w:rPr>
        <w:lastRenderedPageBreak/>
        <w:t>Keywords</w:t>
      </w:r>
    </w:p>
    <w:p w14:paraId="0EB5424A" w14:textId="380AD0C3" w:rsidR="002B59BD" w:rsidRPr="002B59BD" w:rsidRDefault="002B59BD" w:rsidP="00B05AC4">
      <w:pPr>
        <w:spacing w:line="480" w:lineRule="auto"/>
        <w:contextualSpacing/>
        <w:rPr>
          <w:rFonts w:eastAsia="Times New Roman"/>
        </w:rPr>
      </w:pPr>
      <w:r>
        <w:rPr>
          <w:rFonts w:eastAsia="Times New Roman"/>
        </w:rPr>
        <w:t>Nutrient Network (</w:t>
      </w:r>
      <w:proofErr w:type="spellStart"/>
      <w:r>
        <w:rPr>
          <w:rFonts w:eastAsia="Times New Roman"/>
        </w:rPr>
        <w:t>NutNet</w:t>
      </w:r>
      <w:proofErr w:type="spellEnd"/>
      <w:r>
        <w:rPr>
          <w:rFonts w:eastAsia="Times New Roman"/>
        </w:rPr>
        <w:t>), photosynthesis, water use efficiency, nutrient use efficiency, nutrient allocation, C3, C4</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7EECD9F8" w:rsidR="00361685" w:rsidRPr="00DC0EA8" w:rsidRDefault="00361685" w:rsidP="00B05AC4">
      <w:pPr>
        <w:spacing w:line="480" w:lineRule="auto"/>
        <w:contextualSpacing/>
        <w:rPr>
          <w:rFonts w:eastAsia="Times New Roman"/>
          <w:color w:val="FF0000"/>
          <w:rPrChange w:id="14" w:author="Andrew MacDougall" w:date="2022-01-06T09:42:00Z">
            <w:rPr>
              <w:rFonts w:eastAsia="Times New Roman"/>
            </w:rPr>
          </w:rPrChange>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thought to be the result of </w:t>
      </w:r>
      <w:del w:id="15" w:author="Andrew MacDougall" w:date="2022-01-06T09:39:00Z">
        <w:r w:rsidRPr="001B44B1" w:rsidDel="00172FFF">
          <w:rPr>
            <w:rFonts w:eastAsia="Times New Roman"/>
            <w:color w:val="000000"/>
          </w:rPr>
          <w:delText xml:space="preserve">the fact that </w:delText>
        </w:r>
      </w:del>
      <w:r w:rsidRPr="001B44B1">
        <w:rPr>
          <w:rFonts w:eastAsia="Times New Roman"/>
          <w:color w:val="000000"/>
        </w:rPr>
        <w:t xml:space="preserve">photosynthetic enzymes </w:t>
      </w:r>
      <w:del w:id="16" w:author="Andrew MacDougall" w:date="2022-01-06T09:39:00Z">
        <w:r w:rsidRPr="001B44B1" w:rsidDel="00172FFF">
          <w:rPr>
            <w:rFonts w:eastAsia="Times New Roman"/>
            <w:color w:val="000000"/>
          </w:rPr>
          <w:delText>are typically</w:delText>
        </w:r>
      </w:del>
      <w:ins w:id="17" w:author="Andrew MacDougall" w:date="2022-01-06T09:39:00Z">
        <w:r w:rsidR="00172FFF">
          <w:rPr>
            <w:rFonts w:eastAsia="Times New Roman"/>
            <w:color w:val="000000"/>
          </w:rPr>
          <w:t>being</w:t>
        </w:r>
      </w:ins>
      <w:r w:rsidRPr="001B44B1">
        <w:rPr>
          <w:rFonts w:eastAsia="Times New Roman"/>
          <w:color w:val="000000"/>
        </w:rPr>
        <w:t xml:space="preserve">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ins w:id="18" w:author="Andrew MacDougall" w:date="2022-01-06T09:40:00Z">
        <w:r w:rsidR="00172FFF">
          <w:rPr>
            <w:rFonts w:eastAsia="Times New Roman"/>
            <w:color w:val="000000"/>
          </w:rPr>
          <w:t xml:space="preserve"> </w:t>
        </w:r>
        <w:r w:rsidR="00172FFF" w:rsidRPr="00DC0EA8">
          <w:rPr>
            <w:rFonts w:eastAsia="Times New Roman"/>
            <w:color w:val="FF0000"/>
            <w:rPrChange w:id="19" w:author="Andrew MacDougall" w:date="2022-01-06T09:42:00Z">
              <w:rPr>
                <w:rFonts w:eastAsia="Times New Roman"/>
                <w:color w:val="000000"/>
              </w:rPr>
            </w:rPrChange>
          </w:rPr>
          <w:t xml:space="preserve">This environmental dependency applies to climate in particular – temperature </w:t>
        </w:r>
      </w:ins>
      <w:ins w:id="20" w:author="Andrew MacDougall" w:date="2022-01-06T09:41:00Z">
        <w:r w:rsidR="00DC0EA8" w:rsidRPr="00DC0EA8">
          <w:rPr>
            <w:rFonts w:eastAsia="Times New Roman"/>
            <w:color w:val="FF0000"/>
            <w:rPrChange w:id="21" w:author="Andrew MacDougall" w:date="2022-01-06T09:42:00Z">
              <w:rPr>
                <w:rFonts w:eastAsia="Times New Roman"/>
                <w:color w:val="000000"/>
              </w:rPr>
            </w:rPrChange>
          </w:rPr>
          <w:t>and aridity both various</w:t>
        </w:r>
      </w:ins>
      <w:ins w:id="22" w:author="Andrew MacDougall" w:date="2022-01-06T09:42:00Z">
        <w:r w:rsidR="00DC0EA8" w:rsidRPr="00DC0EA8">
          <w:rPr>
            <w:rFonts w:eastAsia="Times New Roman"/>
            <w:color w:val="FF0000"/>
            <w:rPrChange w:id="23" w:author="Andrew MacDougall" w:date="2022-01-06T09:42:00Z">
              <w:rPr>
                <w:rFonts w:eastAsia="Times New Roman"/>
                <w:color w:val="000000"/>
              </w:rPr>
            </w:rPrChange>
          </w:rPr>
          <w:t>ly</w:t>
        </w:r>
      </w:ins>
      <w:ins w:id="24" w:author="Andrew MacDougall" w:date="2022-01-06T09:41:00Z">
        <w:r w:rsidR="00DC0EA8" w:rsidRPr="00DC0EA8">
          <w:rPr>
            <w:rFonts w:eastAsia="Times New Roman"/>
            <w:color w:val="FF0000"/>
            <w:rPrChange w:id="25" w:author="Andrew MacDougall" w:date="2022-01-06T09:42:00Z">
              <w:rPr>
                <w:rFonts w:eastAsia="Times New Roman"/>
                <w:color w:val="000000"/>
              </w:rPr>
            </w:rPrChange>
          </w:rPr>
          <w:t xml:space="preserve"> affect N- and C-mediated aspects of photos</w:t>
        </w:r>
      </w:ins>
      <w:ins w:id="26" w:author="Andrew MacDougall" w:date="2022-01-06T09:42:00Z">
        <w:r w:rsidR="00DC0EA8" w:rsidRPr="00DC0EA8">
          <w:rPr>
            <w:rFonts w:eastAsia="Times New Roman"/>
            <w:color w:val="FF0000"/>
            <w:rPrChange w:id="27" w:author="Andrew MacDougall" w:date="2022-01-06T09:42:00Z">
              <w:rPr>
                <w:rFonts w:eastAsia="Times New Roman"/>
                <w:color w:val="000000"/>
              </w:rPr>
            </w:rPrChange>
          </w:rPr>
          <w:t>ynthesis and respiration (</w:t>
        </w:r>
        <w:commentRangeStart w:id="28"/>
        <w:r w:rsidR="00DC0EA8" w:rsidRPr="00DC0EA8">
          <w:rPr>
            <w:rFonts w:eastAsia="Times New Roman"/>
            <w:color w:val="FF0000"/>
            <w:rPrChange w:id="29" w:author="Andrew MacDougall" w:date="2022-01-06T09:42:00Z">
              <w:rPr>
                <w:rFonts w:eastAsia="Times New Roman"/>
                <w:color w:val="000000"/>
              </w:rPr>
            </w:rPrChange>
          </w:rPr>
          <w:t>citations</w:t>
        </w:r>
      </w:ins>
      <w:commentRangeEnd w:id="28"/>
      <w:ins w:id="30" w:author="Andrew MacDougall" w:date="2022-01-06T10:11:00Z">
        <w:r w:rsidR="00470D41">
          <w:rPr>
            <w:rStyle w:val="CommentReference"/>
          </w:rPr>
          <w:commentReference w:id="28"/>
        </w:r>
      </w:ins>
      <w:ins w:id="31" w:author="Andrew MacDougall" w:date="2022-01-06T09:42:00Z">
        <w:r w:rsidR="00DC0EA8" w:rsidRPr="00DC0EA8">
          <w:rPr>
            <w:rFonts w:eastAsia="Times New Roman"/>
            <w:color w:val="FF0000"/>
            <w:rPrChange w:id="32" w:author="Andrew MacDougall" w:date="2022-01-06T09:42:00Z">
              <w:rPr>
                <w:rFonts w:eastAsia="Times New Roman"/>
                <w:color w:val="000000"/>
              </w:rPr>
            </w:rPrChange>
          </w:rPr>
          <w:t xml:space="preserve">). </w:t>
        </w:r>
      </w:ins>
    </w:p>
    <w:p w14:paraId="1C97A425" w14:textId="5199A3B0" w:rsidR="00361685" w:rsidRPr="001B44B1" w:rsidRDefault="00361685" w:rsidP="00B05AC4">
      <w:pPr>
        <w:spacing w:line="480" w:lineRule="auto"/>
        <w:contextualSpacing/>
        <w:rPr>
          <w:rFonts w:eastAsia="Times New Roman"/>
        </w:rPr>
      </w:pPr>
      <w:r w:rsidRPr="00771C52">
        <w:rPr>
          <w:rFonts w:eastAsia="Times New Roman"/>
          <w:color w:val="000000"/>
        </w:rPr>
        <w:lastRenderedPageBreak/>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Additionally, data from a</w:t>
      </w:r>
      <w:r w:rsidR="00472FC8">
        <w:rPr>
          <w:rFonts w:eastAsia="Times New Roman"/>
          <w:color w:val="000000"/>
        </w:rPr>
        <w:t xml:space="preserve"> globally distributed experiment</w:t>
      </w:r>
      <w:r w:rsidR="00EC110E">
        <w:rPr>
          <w:rFonts w:eastAsia="Times New Roman"/>
          <w:color w:val="000000"/>
        </w:rPr>
        <w:t xml:space="preserve"> </w:t>
      </w:r>
      <w:del w:id="33" w:author="Andrew MacDougall" w:date="2022-01-06T09:44:00Z">
        <w:r w:rsidR="00EC110E" w:rsidDel="00DC0EA8">
          <w:rPr>
            <w:rFonts w:eastAsia="Times New Roman"/>
            <w:color w:val="000000"/>
          </w:rPr>
          <w:delText>was found to show</w:delText>
        </w:r>
      </w:del>
      <w:ins w:id="34" w:author="Andrew MacDougall" w:date="2022-01-06T09:44:00Z">
        <w:r w:rsidR="00DC0EA8">
          <w:rPr>
            <w:rFonts w:eastAsia="Times New Roman"/>
            <w:color w:val="000000"/>
          </w:rPr>
          <w:t>inferred</w:t>
        </w:r>
      </w:ins>
      <w:r w:rsidR="00EC110E">
        <w:rPr>
          <w:rFonts w:eastAsia="Times New Roman"/>
          <w:color w:val="000000"/>
        </w:rPr>
        <w:t xml:space="preserve"> this positive relationship </w:t>
      </w:r>
      <w:del w:id="35" w:author="Andrew MacDougall" w:date="2022-01-06T09:45:00Z">
        <w:r w:rsidR="00EC110E" w:rsidDel="00DC0EA8">
          <w:rPr>
            <w:rFonts w:eastAsia="Times New Roman"/>
            <w:color w:val="000000"/>
          </w:rPr>
          <w:delText xml:space="preserve">as inferred </w:delText>
        </w:r>
      </w:del>
      <w:ins w:id="36" w:author="Andrew MacDougall" w:date="2022-01-06T09:45:00Z">
        <w:r w:rsidR="00DC0EA8">
          <w:rPr>
            <w:rFonts w:eastAsia="Times New Roman"/>
            <w:color w:val="000000"/>
          </w:rPr>
          <w:t xml:space="preserve">with added soil N driving an </w:t>
        </w:r>
      </w:ins>
      <w:ins w:id="37" w:author="Andrew MacDougall" w:date="2022-01-06T09:46:00Z">
        <w:r w:rsidR="00DC0EA8">
          <w:rPr>
            <w:rFonts w:eastAsia="Times New Roman"/>
            <w:color w:val="000000"/>
          </w:rPr>
          <w:t>i</w:t>
        </w:r>
      </w:ins>
      <w:del w:id="38" w:author="Andrew MacDougall" w:date="2022-01-06T09:45:00Z">
        <w:r w:rsidR="00EC110E" w:rsidDel="00DC0EA8">
          <w:rPr>
            <w:rFonts w:eastAsia="Times New Roman"/>
            <w:color w:val="000000"/>
          </w:rPr>
          <w:delText>from an i</w:delText>
        </w:r>
      </w:del>
      <w:r w:rsidR="00EC110E">
        <w:rPr>
          <w:rFonts w:eastAsia="Times New Roman"/>
          <w:color w:val="000000"/>
        </w:rPr>
        <w:t xml:space="preserve">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xml:space="preserve">) </w:t>
      </w:r>
      <w:ins w:id="39" w:author="Andrew MacDougall" w:date="2022-01-06T09:46:00Z">
        <w:r w:rsidR="00DC0EA8">
          <w:rPr>
            <w:rFonts w:eastAsia="Times New Roman"/>
            <w:color w:val="000000"/>
          </w:rPr>
          <w:t xml:space="preserve">but </w:t>
        </w:r>
      </w:ins>
      <w:del w:id="40" w:author="Andrew MacDougall" w:date="2022-01-06T09:45:00Z">
        <w:r w:rsidR="00EC110E" w:rsidDel="00DC0EA8">
          <w:rPr>
            <w:rFonts w:eastAsia="Times New Roman"/>
            <w:color w:val="000000"/>
          </w:rPr>
          <w:delText xml:space="preserve">with added soil nitrogen, </w:delText>
        </w:r>
      </w:del>
      <w:ins w:id="41" w:author="Andrew MacDougall" w:date="2022-01-06T09:46:00Z">
        <w:r w:rsidR="00DC0EA8">
          <w:rPr>
            <w:rFonts w:eastAsia="Times New Roman"/>
            <w:color w:val="000000"/>
          </w:rPr>
          <w:t xml:space="preserve">with </w:t>
        </w:r>
      </w:ins>
      <w:del w:id="42" w:author="Andrew MacDougall" w:date="2022-01-06T09:46:00Z">
        <w:r w:rsidR="00EC110E" w:rsidDel="00DC0EA8">
          <w:rPr>
            <w:rFonts w:eastAsia="Times New Roman"/>
            <w:color w:val="000000"/>
          </w:rPr>
          <w:delText xml:space="preserve">but no change in </w:delText>
        </w:r>
      </w:del>
      <w:r w:rsidR="00EC110E">
        <w:rPr>
          <w:rFonts w:eastAsia="Times New Roman"/>
          <w:color w:val="000000"/>
        </w:rPr>
        <w:t>leaf mass per area</w:t>
      </w:r>
      <w:r w:rsidR="00472FC8">
        <w:rPr>
          <w:rFonts w:eastAsia="Times New Roman"/>
          <w:color w:val="000000"/>
        </w:rPr>
        <w:t xml:space="preserve"> </w:t>
      </w:r>
      <w:ins w:id="43" w:author="Andrew MacDougall" w:date="2022-01-06T09:46:00Z">
        <w:r w:rsidR="00DC0EA8">
          <w:rPr>
            <w:rFonts w:eastAsia="Times New Roman"/>
            <w:color w:val="000000"/>
          </w:rPr>
          <w:t xml:space="preserve">being unaffected </w:t>
        </w:r>
      </w:ins>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Th</w:t>
      </w:r>
      <w:ins w:id="44" w:author="Andrew MacDougall" w:date="2022-01-06T09:46:00Z">
        <w:r w:rsidR="00E91EB3">
          <w:rPr>
            <w:rFonts w:eastAsia="Times New Roman"/>
            <w:color w:val="000000"/>
          </w:rPr>
          <w:t xml:space="preserve">is </w:t>
        </w:r>
      </w:ins>
      <w:del w:id="45" w:author="Andrew MacDougall" w:date="2022-01-06T09:46:00Z">
        <w:r w:rsidRPr="008531D1" w:rsidDel="00E91EB3">
          <w:rPr>
            <w:rFonts w:eastAsia="Times New Roman"/>
            <w:color w:val="000000"/>
          </w:rPr>
          <w:delText xml:space="preserve">ese </w:delText>
        </w:r>
      </w:del>
      <w:r w:rsidRPr="008531D1">
        <w:rPr>
          <w:rFonts w:eastAsia="Times New Roman"/>
          <w:color w:val="000000"/>
        </w:rPr>
        <w:t>stud</w:t>
      </w:r>
      <w:ins w:id="46" w:author="Andrew MacDougall" w:date="2022-01-06T09:46:00Z">
        <w:r w:rsidR="00E91EB3">
          <w:rPr>
            <w:rFonts w:eastAsia="Times New Roman"/>
            <w:color w:val="000000"/>
          </w:rPr>
          <w:t>y</w:t>
        </w:r>
      </w:ins>
      <w:del w:id="47" w:author="Andrew MacDougall" w:date="2022-01-06T09:46:00Z">
        <w:r w:rsidRPr="008531D1" w:rsidDel="00E91EB3">
          <w:rPr>
            <w:rFonts w:eastAsia="Times New Roman"/>
            <w:color w:val="000000"/>
          </w:rPr>
          <w:delText>ies</w:delText>
        </w:r>
      </w:del>
      <w:r w:rsidRPr="008531D1">
        <w:rPr>
          <w:rFonts w:eastAsia="Times New Roman"/>
          <w:color w:val="000000"/>
        </w:rPr>
        <w:t xml:space="preserve"> </w:t>
      </w:r>
      <w:del w:id="48" w:author="Andrew MacDougall" w:date="2022-01-06T09:46:00Z">
        <w:r w:rsidRPr="008531D1" w:rsidDel="00E91EB3">
          <w:rPr>
            <w:rFonts w:eastAsia="Times New Roman"/>
            <w:color w:val="000000"/>
          </w:rPr>
          <w:delText xml:space="preserve">generally </w:delText>
        </w:r>
      </w:del>
      <w:r w:rsidR="00403D54">
        <w:rPr>
          <w:rFonts w:eastAsia="Times New Roman"/>
          <w:color w:val="000000"/>
        </w:rPr>
        <w:t>posit</w:t>
      </w:r>
      <w:ins w:id="49" w:author="Andrew MacDougall" w:date="2022-01-06T09:47:00Z">
        <w:r w:rsidR="00E91EB3">
          <w:rPr>
            <w:rFonts w:eastAsia="Times New Roman"/>
            <w:color w:val="000000"/>
          </w:rPr>
          <w:t>ed</w:t>
        </w:r>
      </w:ins>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del w:id="50" w:author="Andrew MacDougall" w:date="2022-01-06T09:44:00Z">
        <w:r w:rsidR="00403D54" w:rsidDel="00DC0EA8">
          <w:delText xml:space="preserve">this positive correlation </w:delText>
        </w:r>
      </w:del>
      <w:r w:rsidR="00403D54">
        <w:t>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w:t>
      </w:r>
      <w:del w:id="51" w:author="Andrew MacDougall" w:date="2022-01-06T09:47:00Z">
        <w:r w:rsidRPr="001B44B1" w:rsidDel="00E91EB3">
          <w:rPr>
            <w:rFonts w:eastAsia="Times New Roman"/>
            <w:color w:val="000000"/>
          </w:rPr>
          <w:delText xml:space="preserve">a </w:delText>
        </w:r>
      </w:del>
      <w:r w:rsidRPr="001B44B1">
        <w:rPr>
          <w:rFonts w:eastAsia="Times New Roman"/>
          <w:color w:val="000000"/>
        </w:rPr>
        <w:t xml:space="preserve">wasteful </w:t>
      </w:r>
      <w:del w:id="52" w:author="Andrew MacDougall" w:date="2022-01-06T09:47:00Z">
        <w:r w:rsidRPr="001B44B1" w:rsidDel="00E91EB3">
          <w:rPr>
            <w:rFonts w:eastAsia="Times New Roman"/>
            <w:color w:val="000000"/>
          </w:rPr>
          <w:delText xml:space="preserve">process </w:delText>
        </w:r>
      </w:del>
      <w:r w:rsidRPr="001B44B1">
        <w:rPr>
          <w:rFonts w:eastAsia="Times New Roman"/>
          <w:color w:val="000000"/>
        </w:rPr>
        <w:t>in the sense that the extra Rub</w:t>
      </w:r>
      <w:r w:rsidR="00C4492C">
        <w:rPr>
          <w:rFonts w:eastAsia="Times New Roman"/>
          <w:color w:val="000000"/>
        </w:rPr>
        <w:t>i</w:t>
      </w:r>
      <w:r w:rsidRPr="001B44B1">
        <w:rPr>
          <w:rFonts w:eastAsia="Times New Roman"/>
          <w:color w:val="000000"/>
        </w:rPr>
        <w:t xml:space="preserve">sco would not increase photosynthesis unless </w:t>
      </w:r>
      <w:del w:id="53" w:author="Andrew MacDougall" w:date="2022-01-06T09:47:00Z">
        <w:r w:rsidRPr="001B44B1" w:rsidDel="00E91EB3">
          <w:rPr>
            <w:rFonts w:eastAsia="Times New Roman"/>
            <w:color w:val="000000"/>
          </w:rPr>
          <w:delText xml:space="preserve">it was </w:delText>
        </w:r>
      </w:del>
      <w:r w:rsidRPr="001B44B1">
        <w:rPr>
          <w:rFonts w:eastAsia="Times New Roman"/>
          <w:color w:val="000000"/>
        </w:rPr>
        <w:t xml:space="preserve">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 xml:space="preserve">n similar rates of photosynthesis at </w:t>
      </w:r>
      <w:del w:id="54" w:author="Andrew MacDougall" w:date="2022-01-06T09:48:00Z">
        <w:r w:rsidRPr="00771C52" w:rsidDel="00E91EB3">
          <w:rPr>
            <w:rFonts w:eastAsia="Times New Roman"/>
            <w:color w:val="000000"/>
          </w:rPr>
          <w:delText>a</w:delText>
        </w:r>
      </w:del>
      <w:r w:rsidRPr="00771C52">
        <w:rPr>
          <w:rFonts w:eastAsia="Times New Roman"/>
          <w:color w:val="000000"/>
        </w:rPr>
        <w:t xml:space="preserve">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suggest that plant demand for nitrogen to build photosynthetic proteins decreases with </w:t>
      </w:r>
      <w:commentRangeStart w:id="55"/>
      <w:r w:rsidRPr="00E91EB3">
        <w:rPr>
          <w:rFonts w:eastAsia="Times New Roman"/>
          <w:color w:val="000000"/>
          <w:highlight w:val="yellow"/>
          <w:rPrChange w:id="56" w:author="Andrew MacDougall" w:date="2022-01-06T09:49:00Z">
            <w:rPr>
              <w:rFonts w:eastAsia="Times New Roman"/>
              <w:color w:val="000000"/>
            </w:rPr>
          </w:rPrChange>
        </w:rPr>
        <w:t>temperature</w:t>
      </w:r>
      <w:commentRangeEnd w:id="55"/>
      <w:r w:rsidR="00E91EB3">
        <w:rPr>
          <w:rStyle w:val="CommentReference"/>
        </w:rPr>
        <w:commentReference w:id="55"/>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w:instrText>
      </w:r>
      <w:r w:rsidR="009A5B56" w:rsidRPr="00172FFF">
        <w:rPr>
          <w:rFonts w:eastAsia="Times New Roman"/>
          <w:color w:val="000000"/>
          <w:lang w:val="sv-SE"/>
        </w:rPr>
        <w:instrText>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172FFF">
        <w:rPr>
          <w:rFonts w:eastAsia="Times New Roman"/>
          <w:noProof/>
          <w:color w:val="000000"/>
          <w:lang w:val="sv-SE"/>
        </w:rPr>
        <w:t xml:space="preserve">(Niinemets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2015; Dong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2017; Smith </w:t>
      </w:r>
      <w:r w:rsidR="009A5B56" w:rsidRPr="00172FFF">
        <w:rPr>
          <w:rFonts w:eastAsia="Times New Roman"/>
          <w:i/>
          <w:noProof/>
          <w:color w:val="000000"/>
          <w:lang w:val="sv-SE"/>
        </w:rPr>
        <w:t>et al.</w:t>
      </w:r>
      <w:r w:rsidR="009A5B56" w:rsidRPr="00172FFF">
        <w:rPr>
          <w:rFonts w:eastAsia="Times New Roman"/>
          <w:noProof/>
          <w:color w:val="000000"/>
          <w:lang w:val="sv-SE"/>
        </w:rPr>
        <w:t xml:space="preserve">, 2019; Paillassa </w:t>
      </w:r>
      <w:r w:rsidR="009A5B56" w:rsidRPr="00172FFF">
        <w:rPr>
          <w:rFonts w:eastAsia="Times New Roman"/>
          <w:i/>
          <w:noProof/>
          <w:color w:val="000000"/>
          <w:lang w:val="sv-SE"/>
        </w:rPr>
        <w:t>et al.</w:t>
      </w:r>
      <w:r w:rsidR="009A5B56" w:rsidRPr="00172FFF">
        <w:rPr>
          <w:rFonts w:eastAsia="Times New Roman"/>
          <w:noProof/>
          <w:color w:val="000000"/>
          <w:lang w:val="sv-SE"/>
        </w:rPr>
        <w:t>, 2020)</w:t>
      </w:r>
      <w:r w:rsidR="00921E26" w:rsidRPr="008531D1">
        <w:rPr>
          <w:rFonts w:eastAsia="Times New Roman"/>
          <w:color w:val="000000"/>
        </w:rPr>
        <w:fldChar w:fldCharType="end"/>
      </w:r>
      <w:r w:rsidRPr="00172FFF">
        <w:rPr>
          <w:rFonts w:eastAsia="Times New Roman"/>
          <w:color w:val="000000"/>
          <w:lang w:val="sv-SE"/>
        </w:rPr>
        <w:t xml:space="preserve">. </w:t>
      </w:r>
      <w:r w:rsidRPr="008531D1">
        <w:rPr>
          <w:rFonts w:eastAsia="Times New Roman"/>
          <w:color w:val="000000"/>
        </w:rPr>
        <w:t xml:space="preserve">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0D0AD1DA"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w:t>
      </w:r>
      <w:del w:id="57" w:author="Andrew MacDougall" w:date="2022-01-06T09:51:00Z">
        <w:r w:rsidRPr="00771C52" w:rsidDel="00420A4B">
          <w:rPr>
            <w:rFonts w:eastAsia="Times New Roman"/>
            <w:color w:val="000000"/>
          </w:rPr>
          <w:delText xml:space="preserve">environmental </w:delText>
        </w:r>
      </w:del>
      <w:ins w:id="58" w:author="Andrew MacDougall" w:date="2022-01-06T09:51:00Z">
        <w:r w:rsidR="00420A4B">
          <w:rPr>
            <w:rFonts w:eastAsia="Times New Roman"/>
            <w:color w:val="000000"/>
          </w:rPr>
          <w:t>structural</w:t>
        </w:r>
        <w:r w:rsidR="00420A4B" w:rsidRPr="00771C52">
          <w:rPr>
            <w:rFonts w:eastAsia="Times New Roman"/>
            <w:color w:val="000000"/>
          </w:rPr>
          <w:t xml:space="preserve"> </w:t>
        </w:r>
      </w:ins>
      <w:r w:rsidRPr="00771C52">
        <w:rPr>
          <w:rFonts w:eastAsia="Times New Roman"/>
          <w:color w:val="000000"/>
        </w:rPr>
        <w:t>contexts</w:t>
      </w:r>
      <w:ins w:id="59" w:author="Andrew MacDougall" w:date="2022-01-06T09:51:00Z">
        <w:r w:rsidR="00420A4B">
          <w:rPr>
            <w:rFonts w:eastAsia="Times New Roman"/>
            <w:color w:val="000000"/>
          </w:rPr>
          <w:t xml:space="preserve"> within plant communities</w:t>
        </w:r>
      </w:ins>
      <w:r w:rsidRPr="00771C52">
        <w:rPr>
          <w:rFonts w:eastAsia="Times New Roman"/>
          <w:color w:val="000000"/>
        </w:rPr>
        <w:t xml:space="preserve">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49258D3E"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 xml:space="preserve">to test these </w:t>
      </w:r>
      <w:del w:id="60" w:author="Andrew MacDougall" w:date="2022-01-06T10:01:00Z">
        <w:r w:rsidR="00696E90" w:rsidDel="003151FB">
          <w:rPr>
            <w:rFonts w:eastAsia="Times New Roman"/>
            <w:color w:val="000000"/>
          </w:rPr>
          <w:delText xml:space="preserve">ideas about </w:delText>
        </w:r>
      </w:del>
      <w:r w:rsidR="00696E90">
        <w:rPr>
          <w:rFonts w:eastAsia="Times New Roman"/>
          <w:color w:val="000000"/>
        </w:rPr>
        <w:t>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lastRenderedPageBreak/>
        <w:t>Q</w:t>
      </w:r>
      <w:r w:rsidR="00361685" w:rsidRPr="00971CEF">
        <w:rPr>
          <w:rFonts w:eastAsia="Times New Roman"/>
          <w:color w:val="000000"/>
        </w:rPr>
        <w:t xml:space="preserve">uantify and separate the impact of soil nitrogen, leaf traits, and </w:t>
      </w:r>
      <w:commentRangeStart w:id="61"/>
      <w:r w:rsidR="00361685" w:rsidRPr="00A76F3A">
        <w:rPr>
          <w:rFonts w:eastAsia="Times New Roman"/>
          <w:color w:val="000000"/>
          <w:highlight w:val="yellow"/>
          <w:rPrChange w:id="62" w:author="Andrew MacDougall" w:date="2022-01-06T10:01:00Z">
            <w:rPr>
              <w:rFonts w:eastAsia="Times New Roman"/>
              <w:color w:val="000000"/>
            </w:rPr>
          </w:rPrChange>
        </w:rPr>
        <w:t>climate</w:t>
      </w:r>
      <w:commentRangeEnd w:id="61"/>
      <w:r w:rsidR="00A76F3A">
        <w:rPr>
          <w:rStyle w:val="CommentReference"/>
        </w:rPr>
        <w:commentReference w:id="61"/>
      </w:r>
      <w:r w:rsidR="00361685" w:rsidRPr="00971CEF">
        <w:rPr>
          <w:rFonts w:eastAsia="Times New Roman"/>
          <w:color w:val="000000"/>
        </w:rPr>
        <w:t xml:space="preserv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w:t>
      </w:r>
      <w:r w:rsidRPr="00A76F3A">
        <w:rPr>
          <w:rFonts w:eastAsia="Times New Roman"/>
          <w:color w:val="000000"/>
          <w:highlight w:val="yellow"/>
          <w:rPrChange w:id="63" w:author="Andrew MacDougall" w:date="2022-01-06T10:01:00Z">
            <w:rPr>
              <w:rFonts w:eastAsia="Times New Roman"/>
              <w:color w:val="000000"/>
            </w:rPr>
          </w:rPrChange>
        </w:rPr>
        <w:t>climate</w:t>
      </w:r>
      <w:r w:rsidRPr="00971CEF">
        <w:rPr>
          <w:rFonts w:eastAsia="Times New Roman"/>
          <w:color w:val="000000"/>
        </w:rPr>
        <w:t xml:space="preserv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12">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commentRangeStart w:id="64"/>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commentRangeEnd w:id="64"/>
      <w:r w:rsidR="00A76F3A">
        <w:rPr>
          <w:rStyle w:val="CommentReference"/>
        </w:rPr>
        <w:commentReference w:id="64"/>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2F51ECF4" w:rsidR="000E55C7" w:rsidRDefault="000E55C7" w:rsidP="00B05AC4">
      <w:pPr>
        <w:spacing w:line="480" w:lineRule="auto"/>
        <w:contextualSpacing/>
        <w:rPr>
          <w:rFonts w:eastAsia="Times New Roman"/>
        </w:rPr>
      </w:pPr>
      <w:r>
        <w:rPr>
          <w:rFonts w:eastAsia="Times New Roman"/>
        </w:rPr>
        <w:t>where k is the light extinction coefficient (0.5) and L is the leaf area index, calculated from above and below canopy photosynthetically active radiation</w:t>
      </w:r>
      <w:r w:rsidR="00993C6A">
        <w:rPr>
          <w:rFonts w:eastAsia="Times New Roman"/>
        </w:rPr>
        <w:t xml:space="preserve"> (PAR)</w:t>
      </w:r>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rFonts w:eastAsia="Times New Roman"/>
        </w:rPr>
      </w:pPr>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proofErr w:type="spellEnd"/>
      <w:r>
        <w:rPr>
          <w:rFonts w:eastAsia="Times New Roman"/>
        </w:rPr>
        <w:t xml:space="preserve"> are above and below canopy PAR, respectively. In our analyses, we used data from 19 </w:t>
      </w:r>
      <w:proofErr w:type="spellStart"/>
      <w:r>
        <w:rPr>
          <w:rFonts w:eastAsia="Times New Roman"/>
        </w:rPr>
        <w:t>NutNet</w:t>
      </w:r>
      <w:proofErr w:type="spellEnd"/>
      <w:r>
        <w:rPr>
          <w:rFonts w:eastAsia="Times New Roman"/>
        </w:rPr>
        <w:t xml:space="preserve"> sites (Figure 2).</w:t>
      </w:r>
    </w:p>
    <w:p w14:paraId="181E42C2" w14:textId="77777777" w:rsidR="00993C6A" w:rsidRDefault="00993C6A" w:rsidP="00B05AC4">
      <w:pPr>
        <w:spacing w:line="480" w:lineRule="auto"/>
        <w:contextualSpacing/>
        <w:rPr>
          <w:rFonts w:eastAsia="Times New Roman"/>
        </w:rPr>
      </w:pPr>
    </w:p>
    <w:p w14:paraId="3A2329C0" w14:textId="74FC135F"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r w:rsidR="00993C6A">
        <w:rPr>
          <w:rFonts w:eastAsia="Times New Roman"/>
          <w:b/>
          <w:bCs/>
        </w:rPr>
        <w:t>2.</w:t>
      </w:r>
    </w:p>
    <w:p w14:paraId="00D47D80" w14:textId="05800F56" w:rsidR="00B43598" w:rsidRDefault="00993C6A" w:rsidP="00B05AC4">
      <w:pPr>
        <w:spacing w:line="480" w:lineRule="auto"/>
        <w:contextualSpacing/>
        <w:rPr>
          <w:rFonts w:eastAsia="Times New Roman"/>
        </w:rPr>
      </w:pPr>
      <w:r>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r w:rsidR="00993C6A">
        <w:rPr>
          <w:rFonts w:eastAsia="Times New Roman"/>
          <w:b/>
          <w:bCs/>
        </w:rPr>
        <w:t>2</w:t>
      </w:r>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r w:rsidR="00993C6A">
        <w:rPr>
          <w:rFonts w:eastAsia="Times New Roman"/>
        </w:rPr>
        <w:t xml:space="preserve"> used in this analysis (n=19)</w:t>
      </w:r>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lastRenderedPageBreak/>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color w:val="000000"/>
        </w:rPr>
        <w:lastRenderedPageBreak/>
        <w:t>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r w:rsidRPr="00993C6A">
              <w:rPr>
                <w:rFonts w:eastAsia="Times New Roman"/>
                <w:i/>
                <w:iCs/>
                <w:color w:val="000000"/>
              </w:rPr>
              <w:t>N</w:t>
            </w:r>
            <w:r w:rsidRPr="00993C6A">
              <w:rPr>
                <w:rFonts w:eastAsia="Times New Roman"/>
                <w:color w:val="000000"/>
                <w:vertAlign w:val="subscript"/>
              </w:rPr>
              <w:t>r</w:t>
            </w:r>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lastRenderedPageBreak/>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their interactions </w:t>
      </w:r>
      <w:r w:rsidRPr="00771C52">
        <w:rPr>
          <w:rFonts w:eastAsia="Times New Roman"/>
          <w:color w:val="000000"/>
        </w:rPr>
        <w:lastRenderedPageBreak/>
        <w:t>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52CCD69D" w:rsidR="00361685" w:rsidRDefault="00361685" w:rsidP="00B05AC4">
      <w:pPr>
        <w:spacing w:line="480" w:lineRule="auto"/>
        <w:contextualSpacing/>
        <w:rPr>
          <w:rFonts w:eastAsia="Times New Roman"/>
          <w:color w:val="000000"/>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w:t>
      </w:r>
    </w:p>
    <w:p w14:paraId="175220FA" w14:textId="28F105D1" w:rsidR="00865EC5" w:rsidRPr="00771C52" w:rsidRDefault="00865EC5" w:rsidP="00B05AC4">
      <w:pPr>
        <w:spacing w:line="480" w:lineRule="auto"/>
        <w:contextualSpacing/>
        <w:rPr>
          <w:rFonts w:eastAsia="Times New Roman"/>
        </w:rPr>
      </w:pPr>
      <w:r>
        <w:rPr>
          <w:rFonts w:eastAsia="Times New Roman"/>
        </w:rPr>
        <w:tab/>
        <w:t xml:space="preserve">All data and code used for these analyses can be found </w:t>
      </w:r>
      <w:r w:rsidR="00616107">
        <w:rPr>
          <w:rFonts w:eastAsia="Times New Roman"/>
        </w:rPr>
        <w:t xml:space="preserve">at </w:t>
      </w:r>
      <w:r w:rsidR="00616107" w:rsidRPr="00616107">
        <w:rPr>
          <w:rFonts w:eastAsia="Times New Roman"/>
        </w:rPr>
        <w:t>https://github.com/SmithEcophysLab/NutNet_Narea</w:t>
      </w:r>
      <w:r w:rsidR="00616107">
        <w:rPr>
          <w:rFonts w:eastAsia="Times New Roman"/>
        </w:rPr>
        <w:t xml:space="preserve"> (</w:t>
      </w:r>
      <w:r w:rsidR="00616107" w:rsidRPr="00616107">
        <w:rPr>
          <w:rFonts w:eastAsia="Times New Roman"/>
          <w:highlight w:val="yellow"/>
        </w:rPr>
        <w:t>DOI: XXXX</w:t>
      </w:r>
      <w:r w:rsidR="00616107">
        <w:rPr>
          <w:rFonts w:eastAsia="Times New Roman"/>
        </w:rPr>
        <w:t>).</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8FB0430"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w:t>
      </w:r>
      <w:del w:id="65" w:author="Andrew MacDougall" w:date="2022-01-06T10:06:00Z">
        <w:r w:rsidR="00E3357A" w:rsidRPr="00993C6A" w:rsidDel="000158AF">
          <w:rPr>
            <w:rFonts w:eastAsia="Times New Roman"/>
            <w:color w:val="000000"/>
          </w:rPr>
          <w:delText xml:space="preserve">climate </w:delText>
        </w:r>
      </w:del>
      <w:ins w:id="66" w:author="Andrew MacDougall" w:date="2022-01-06T10:06:00Z">
        <w:r w:rsidR="000158AF">
          <w:rPr>
            <w:rFonts w:eastAsia="Times New Roman"/>
            <w:color w:val="000000"/>
          </w:rPr>
          <w:t xml:space="preserve">temperature </w:t>
        </w:r>
      </w:ins>
      <w:r w:rsidR="00E3357A" w:rsidRPr="00993C6A">
        <w:rPr>
          <w:rFonts w:eastAsia="Times New Roman"/>
          <w:color w:val="000000"/>
        </w:rPr>
        <w:t>(</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lastRenderedPageBreak/>
        <w:t>than</w:t>
      </w:r>
      <w:r w:rsidR="008010AC" w:rsidRPr="00993C6A">
        <w:rPr>
          <w:rFonts w:eastAsia="Times New Roman"/>
          <w:color w:val="000000"/>
        </w:rPr>
        <w:t xml:space="preserve"> </w:t>
      </w:r>
      <w:r w:rsidR="002B429E" w:rsidRPr="00993C6A">
        <w:rPr>
          <w:rFonts w:eastAsia="Times New Roman"/>
          <w:color w:val="000000"/>
        </w:rPr>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3685A55" w:rsidR="00042F1B" w:rsidRPr="008531D1" w:rsidRDefault="00113188"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0D83A649" wp14:editId="7A16A727">
            <wp:extent cx="5943600" cy="396367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3D335BFF"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w:t>
      </w:r>
      <w:del w:id="67" w:author="Andrew MacDougall" w:date="2022-01-06T10:07:00Z">
        <w:r w:rsidR="003A1E67" w:rsidRPr="00900356" w:rsidDel="000158AF">
          <w:rPr>
            <w:rFonts w:eastAsia="Times New Roman"/>
            <w:color w:val="000000"/>
          </w:rPr>
          <w:delText>aboveground climate</w:delText>
        </w:r>
      </w:del>
      <w:ins w:id="68" w:author="Andrew MacDougall" w:date="2022-01-06T10:07:00Z">
        <w:r w:rsidR="000158AF">
          <w:rPr>
            <w:rFonts w:eastAsia="Times New Roman"/>
            <w:color w:val="000000"/>
          </w:rPr>
          <w:t>temperature</w:t>
        </w:r>
      </w:ins>
      <w:r w:rsidR="003A1E67" w:rsidRPr="00900356">
        <w:rPr>
          <w:rFonts w:eastAsia="Times New Roman"/>
          <w:color w:val="000000"/>
        </w:rPr>
        <w:t xml:space="preserv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21478C42" w:rsidR="00AC49CC" w:rsidRPr="00AC49CC" w:rsidRDefault="00113188" w:rsidP="00113188">
      <w:pPr>
        <w:contextualSpacing/>
        <w:rPr>
          <w:rFonts w:eastAsia="Times New Roman"/>
          <w:bCs/>
          <w:color w:val="000000"/>
        </w:rPr>
      </w:pPr>
      <w:r>
        <w:rPr>
          <w:rFonts w:eastAsia="Times New Roman"/>
          <w:bCs/>
          <w:noProof/>
          <w:color w:val="000000"/>
        </w:rPr>
        <w:drawing>
          <wp:inline distT="0" distB="0" distL="0" distR="0" wp14:anchorId="7BDFE9A5" wp14:editId="018F1BA6">
            <wp:extent cx="5943600" cy="3963670"/>
            <wp:effectExtent l="0" t="0" r="0" b="0"/>
            <wp:docPr id="2" name="Picture 2" descr="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367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7C08253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r w:rsidR="00387653">
        <w:rPr>
          <w:rFonts w:eastAsia="Times New Roman"/>
          <w:color w:val="000000"/>
        </w:rPr>
        <w:t xml:space="preserve"> (+4.4%)</w:t>
      </w:r>
      <w:r w:rsidR="00C46345">
        <w:rPr>
          <w:rFonts w:eastAsia="Times New Roman"/>
          <w:color w:val="000000"/>
        </w:rPr>
        <w:t xml:space="preserve"> and P</w:t>
      </w:r>
      <w:r w:rsidR="00387653">
        <w:rPr>
          <w:rFonts w:eastAsia="Times New Roman"/>
          <w:color w:val="000000"/>
        </w:rPr>
        <w:t xml:space="preserve"> (+4.2%)</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993C6A">
        <w:rPr>
          <w:rFonts w:eastAsia="Times New Roman"/>
          <w:color w:val="000000"/>
        </w:rPr>
        <w:t xml:space="preserve">; </w:t>
      </w:r>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19349C6C" w:rsidR="00111025" w:rsidRPr="00966EAC" w:rsidRDefault="000158AF" w:rsidP="00237CD4">
            <w:pPr>
              <w:jc w:val="center"/>
              <w:rPr>
                <w:rFonts w:eastAsia="Times New Roman"/>
                <w:b/>
                <w:bCs/>
                <w:color w:val="000000"/>
                <w:sz w:val="20"/>
                <w:szCs w:val="20"/>
              </w:rPr>
            </w:pPr>
            <w:r w:rsidRPr="00966EAC">
              <w:rPr>
                <w:rFonts w:eastAsia="Times New Roman"/>
                <w:b/>
                <w:bCs/>
                <w:color w:val="000000"/>
                <w:sz w:val="20"/>
                <w:szCs w:val="20"/>
              </w:rPr>
              <w:t>D</w:t>
            </w:r>
            <w:r w:rsidR="00111025" w:rsidRPr="00966EAC">
              <w:rPr>
                <w:rFonts w:eastAsia="Times New Roman"/>
                <w:b/>
                <w:bCs/>
                <w:color w:val="000000"/>
                <w:sz w:val="20"/>
                <w:szCs w:val="20"/>
              </w:rPr>
              <w:t>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B36AAF1" w:rsidR="00111025" w:rsidRPr="001A720B" w:rsidRDefault="00993C6A" w:rsidP="00237CD4">
            <w:pPr>
              <w:jc w:val="center"/>
              <w:rPr>
                <w:rFonts w:eastAsia="Times New Roman"/>
                <w:color w:val="000000"/>
                <w:sz w:val="20"/>
                <w:szCs w:val="20"/>
              </w:rPr>
            </w:pPr>
            <w:r>
              <w:rPr>
                <w:rFonts w:eastAsia="Times New Roman"/>
                <w:color w:val="000000"/>
                <w:sz w:val="20"/>
                <w:szCs w:val="20"/>
              </w:rPr>
              <w:t>41</w:t>
            </w:r>
            <w:r w:rsidR="00111025">
              <w:rPr>
                <w:rFonts w:eastAsia="Times New Roman"/>
                <w:color w:val="000000"/>
                <w:sz w:val="20"/>
                <w:szCs w:val="20"/>
              </w:rPr>
              <w:t>.</w:t>
            </w:r>
            <w:r>
              <w:rPr>
                <w:rFonts w:eastAsia="Times New Roman"/>
                <w:color w:val="000000"/>
                <w:sz w:val="20"/>
                <w:szCs w:val="20"/>
              </w:rPr>
              <w:t>272</w:t>
            </w:r>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12F9A09A" w:rsidR="00111025" w:rsidRPr="001A720B" w:rsidRDefault="00993C6A" w:rsidP="00237CD4">
            <w:pPr>
              <w:jc w:val="center"/>
              <w:rPr>
                <w:rFonts w:eastAsia="Times New Roman"/>
                <w:color w:val="000000"/>
                <w:sz w:val="20"/>
                <w:szCs w:val="20"/>
              </w:rPr>
            </w:pPr>
            <w:r>
              <w:rPr>
                <w:rFonts w:eastAsia="Times New Roman"/>
                <w:color w:val="000000"/>
                <w:sz w:val="20"/>
                <w:szCs w:val="20"/>
              </w:rPr>
              <w:t>38</w:t>
            </w:r>
            <w:r w:rsidR="00111025">
              <w:rPr>
                <w:rFonts w:eastAsia="Times New Roman"/>
                <w:color w:val="000000"/>
                <w:sz w:val="20"/>
                <w:szCs w:val="20"/>
              </w:rPr>
              <w:t>.</w:t>
            </w:r>
            <w:r>
              <w:rPr>
                <w:rFonts w:eastAsia="Times New Roman"/>
                <w:color w:val="000000"/>
                <w:sz w:val="20"/>
                <w:szCs w:val="20"/>
              </w:rPr>
              <w:t>144</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5A26507D" w:rsidR="00111025" w:rsidRPr="001A720B" w:rsidRDefault="00993C6A" w:rsidP="00237CD4">
            <w:pPr>
              <w:jc w:val="center"/>
              <w:rPr>
                <w:rFonts w:eastAsia="Times New Roman"/>
                <w:color w:val="000000"/>
                <w:sz w:val="20"/>
                <w:szCs w:val="20"/>
              </w:rPr>
            </w:pPr>
            <w:r>
              <w:rPr>
                <w:rFonts w:eastAsia="Times New Roman"/>
                <w:color w:val="000000"/>
                <w:sz w:val="20"/>
                <w:szCs w:val="20"/>
              </w:rPr>
              <w:t>0</w:t>
            </w:r>
            <w:r w:rsidR="00111025">
              <w:rPr>
                <w:rFonts w:eastAsia="Times New Roman"/>
                <w:color w:val="000000"/>
                <w:sz w:val="20"/>
                <w:szCs w:val="20"/>
              </w:rPr>
              <w:t>.</w:t>
            </w:r>
            <w:r>
              <w:rPr>
                <w:rFonts w:eastAsia="Times New Roman"/>
                <w:color w:val="000000"/>
                <w:sz w:val="20"/>
                <w:szCs w:val="20"/>
              </w:rPr>
              <w:t>735</w:t>
            </w:r>
          </w:p>
        </w:tc>
        <w:tc>
          <w:tcPr>
            <w:tcW w:w="1237" w:type="pct"/>
            <w:tcBorders>
              <w:top w:val="nil"/>
              <w:left w:val="nil"/>
              <w:bottom w:val="nil"/>
              <w:right w:val="nil"/>
            </w:tcBorders>
            <w:shd w:val="clear" w:color="auto" w:fill="auto"/>
            <w:noWrap/>
            <w:vAlign w:val="center"/>
            <w:hideMark/>
          </w:tcPr>
          <w:p w14:paraId="25003A2E" w14:textId="0AEAAD7F" w:rsidR="00111025" w:rsidRPr="00AF712B" w:rsidRDefault="00111025" w:rsidP="00237CD4">
            <w:pPr>
              <w:jc w:val="center"/>
              <w:rPr>
                <w:rFonts w:eastAsia="Times New Roman"/>
                <w:iCs/>
                <w:color w:val="000000"/>
                <w:sz w:val="20"/>
                <w:szCs w:val="20"/>
              </w:rPr>
            </w:pPr>
            <w:r w:rsidRPr="00AF712B">
              <w:rPr>
                <w:rFonts w:eastAsia="Times New Roman"/>
                <w:iCs/>
                <w:color w:val="000000"/>
                <w:sz w:val="20"/>
                <w:szCs w:val="20"/>
              </w:rPr>
              <w:t>0.</w:t>
            </w:r>
            <w:r w:rsidR="00993C6A" w:rsidRPr="00AF712B">
              <w:rPr>
                <w:rFonts w:eastAsia="Times New Roman"/>
                <w:iCs/>
                <w:color w:val="000000"/>
                <w:sz w:val="20"/>
                <w:szCs w:val="20"/>
              </w:rPr>
              <w:t>391</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680E8BB2"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026</w:t>
            </w:r>
          </w:p>
        </w:tc>
        <w:tc>
          <w:tcPr>
            <w:tcW w:w="1237" w:type="pct"/>
            <w:tcBorders>
              <w:top w:val="nil"/>
              <w:left w:val="nil"/>
              <w:right w:val="nil"/>
            </w:tcBorders>
            <w:shd w:val="clear" w:color="auto" w:fill="auto"/>
            <w:noWrap/>
            <w:vAlign w:val="center"/>
            <w:hideMark/>
          </w:tcPr>
          <w:p w14:paraId="34A4B9C1" w14:textId="11120C1A"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r w:rsidR="00993C6A">
              <w:rPr>
                <w:rFonts w:eastAsia="Times New Roman"/>
                <w:color w:val="000000"/>
                <w:sz w:val="20"/>
                <w:szCs w:val="20"/>
              </w:rPr>
              <w:t>871</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137E828A" w:rsidR="00111025" w:rsidRPr="001A720B" w:rsidRDefault="00993C6A" w:rsidP="00237CD4">
            <w:pPr>
              <w:jc w:val="center"/>
              <w:rPr>
                <w:rFonts w:eastAsia="Times New Roman"/>
                <w:color w:val="000000"/>
                <w:sz w:val="20"/>
                <w:szCs w:val="20"/>
              </w:rPr>
            </w:pPr>
            <w:r>
              <w:rPr>
                <w:rFonts w:eastAsia="Times New Roman"/>
                <w:color w:val="000000"/>
                <w:sz w:val="20"/>
                <w:szCs w:val="20"/>
              </w:rPr>
              <w:t>2</w:t>
            </w:r>
            <w:r w:rsidR="00111025">
              <w:rPr>
                <w:rFonts w:eastAsia="Times New Roman"/>
                <w:color w:val="000000"/>
                <w:sz w:val="20"/>
                <w:szCs w:val="20"/>
              </w:rPr>
              <w:t>.</w:t>
            </w:r>
            <w:r>
              <w:rPr>
                <w:rFonts w:eastAsia="Times New Roman"/>
                <w:color w:val="000000"/>
                <w:sz w:val="20"/>
                <w:szCs w:val="20"/>
              </w:rPr>
              <w:t>243</w:t>
            </w:r>
          </w:p>
        </w:tc>
        <w:tc>
          <w:tcPr>
            <w:tcW w:w="1237" w:type="pct"/>
            <w:tcBorders>
              <w:left w:val="nil"/>
              <w:right w:val="nil"/>
            </w:tcBorders>
            <w:shd w:val="clear" w:color="auto" w:fill="auto"/>
            <w:noWrap/>
            <w:vAlign w:val="center"/>
            <w:hideMark/>
          </w:tcPr>
          <w:p w14:paraId="29BD01AD" w14:textId="7762B109" w:rsidR="00111025" w:rsidRPr="00AF712B" w:rsidRDefault="00111025" w:rsidP="00237CD4">
            <w:pPr>
              <w:jc w:val="center"/>
              <w:rPr>
                <w:rFonts w:eastAsia="Times New Roman"/>
                <w:bCs/>
                <w:color w:val="000000"/>
                <w:sz w:val="20"/>
                <w:szCs w:val="20"/>
              </w:rPr>
            </w:pPr>
            <w:r w:rsidRPr="00AF712B">
              <w:rPr>
                <w:rFonts w:eastAsia="Times New Roman"/>
                <w:bCs/>
                <w:color w:val="000000"/>
                <w:sz w:val="20"/>
                <w:szCs w:val="20"/>
              </w:rPr>
              <w:t>0.</w:t>
            </w:r>
            <w:r w:rsidR="00993C6A" w:rsidRPr="00AF712B">
              <w:rPr>
                <w:rFonts w:eastAsia="Times New Roman"/>
                <w:bCs/>
                <w:color w:val="000000"/>
                <w:sz w:val="20"/>
                <w:szCs w:val="20"/>
              </w:rPr>
              <w:t>114</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202E9C5C"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074</w:t>
            </w:r>
          </w:p>
        </w:tc>
        <w:tc>
          <w:tcPr>
            <w:tcW w:w="1237" w:type="pct"/>
            <w:tcBorders>
              <w:left w:val="nil"/>
              <w:right w:val="nil"/>
            </w:tcBorders>
            <w:shd w:val="clear" w:color="auto" w:fill="auto"/>
            <w:noWrap/>
            <w:vAlign w:val="center"/>
            <w:hideMark/>
          </w:tcPr>
          <w:p w14:paraId="24AE6908" w14:textId="37313317"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786</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581BFA3"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002</w:t>
            </w:r>
          </w:p>
        </w:tc>
        <w:tc>
          <w:tcPr>
            <w:tcW w:w="1237" w:type="pct"/>
            <w:tcBorders>
              <w:left w:val="nil"/>
              <w:bottom w:val="single" w:sz="4" w:space="0" w:color="auto"/>
              <w:right w:val="nil"/>
            </w:tcBorders>
            <w:shd w:val="clear" w:color="auto" w:fill="auto"/>
            <w:noWrap/>
            <w:vAlign w:val="center"/>
            <w:hideMark/>
          </w:tcPr>
          <w:p w14:paraId="61D52D7C" w14:textId="0DA1B898" w:rsidR="00111025" w:rsidRPr="001A720B" w:rsidRDefault="00111025" w:rsidP="00237CD4">
            <w:pPr>
              <w:jc w:val="center"/>
              <w:rPr>
                <w:rFonts w:eastAsia="Times New Roman"/>
                <w:color w:val="000000"/>
                <w:sz w:val="20"/>
                <w:szCs w:val="20"/>
              </w:rPr>
            </w:pPr>
            <w:r>
              <w:rPr>
                <w:rFonts w:eastAsia="Times New Roman"/>
                <w:color w:val="000000"/>
                <w:sz w:val="20"/>
                <w:szCs w:val="20"/>
              </w:rPr>
              <w:t>0.</w:t>
            </w:r>
            <w:r w:rsidR="00993C6A">
              <w:rPr>
                <w:rFonts w:eastAsia="Times New Roman"/>
                <w:color w:val="000000"/>
                <w:sz w:val="20"/>
                <w:szCs w:val="20"/>
              </w:rPr>
              <w:t>966</w:t>
            </w:r>
          </w:p>
        </w:tc>
      </w:tr>
    </w:tbl>
    <w:p w14:paraId="4798DBDC" w14:textId="1C208687" w:rsidR="004E69E5" w:rsidRPr="003173D1" w:rsidRDefault="00111025" w:rsidP="00DA24C9">
      <w:pPr>
        <w:spacing w:line="480" w:lineRule="auto"/>
        <w:contextualSpacing/>
      </w:pPr>
      <w:r w:rsidRPr="003173D1">
        <w:t xml:space="preserve">* P-values &lt; 0.05 are bolded. Sample size is </w:t>
      </w:r>
      <w:r w:rsidR="00993C6A">
        <w:t>554</w:t>
      </w:r>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26D5AF1A" w:rsidR="00111025" w:rsidRPr="00414E8D" w:rsidRDefault="00484F71" w:rsidP="00DA24C9">
      <w:pPr>
        <w:spacing w:line="480" w:lineRule="auto"/>
        <w:contextualSpacing/>
        <w:rPr>
          <w:rFonts w:eastAsia="Times New Roman"/>
          <w:bCs/>
          <w:color w:val="000000"/>
        </w:rPr>
      </w:pPr>
      <w:r>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A28555D" w14:textId="67C255D7"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10983B32"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sidRPr="000158AF">
        <w:rPr>
          <w:rFonts w:eastAsia="Times New Roman"/>
          <w:color w:val="000000"/>
          <w:highlight w:val="yellow"/>
          <w:rPrChange w:id="69" w:author="Andrew MacDougall" w:date="2022-01-06T10:09:00Z">
            <w:rPr>
              <w:rFonts w:eastAsia="Times New Roman"/>
              <w:color w:val="000000"/>
            </w:rPr>
          </w:rPrChange>
        </w:rPr>
        <w:t>T</w:t>
      </w:r>
      <w:r w:rsidR="00A93E29" w:rsidRPr="000158AF">
        <w:rPr>
          <w:rFonts w:eastAsia="Times New Roman"/>
          <w:color w:val="000000"/>
          <w:highlight w:val="yellow"/>
          <w:rPrChange w:id="70" w:author="Andrew MacDougall" w:date="2022-01-06T10:09:00Z">
            <w:rPr>
              <w:rFonts w:eastAsia="Times New Roman"/>
              <w:color w:val="000000"/>
            </w:rPr>
          </w:rPrChange>
        </w:rPr>
        <w:t>he</w:t>
      </w:r>
      <w:r w:rsidR="00880F5C" w:rsidRPr="000158AF">
        <w:rPr>
          <w:rFonts w:eastAsia="Times New Roman"/>
          <w:color w:val="000000"/>
          <w:highlight w:val="yellow"/>
          <w:rPrChange w:id="71" w:author="Andrew MacDougall" w:date="2022-01-06T10:09:00Z">
            <w:rPr>
              <w:rFonts w:eastAsia="Times New Roman"/>
              <w:color w:val="000000"/>
            </w:rPr>
          </w:rPrChange>
        </w:rPr>
        <w:t>re was</w:t>
      </w:r>
      <w:r w:rsidR="00A77D8F" w:rsidRPr="000158AF">
        <w:rPr>
          <w:rFonts w:eastAsia="Times New Roman"/>
          <w:color w:val="000000"/>
          <w:highlight w:val="yellow"/>
          <w:rPrChange w:id="72" w:author="Andrew MacDougall" w:date="2022-01-06T10:09:00Z">
            <w:rPr>
              <w:rFonts w:eastAsia="Times New Roman"/>
              <w:color w:val="000000"/>
            </w:rPr>
          </w:rPrChange>
        </w:rPr>
        <w:t xml:space="preserve"> no significant effect of </w:t>
      </w:r>
      <w:del w:id="73" w:author="Andrew MacDougall" w:date="2022-01-06T10:08:00Z">
        <w:r w:rsidR="00A77D8F" w:rsidRPr="000158AF" w:rsidDel="000158AF">
          <w:rPr>
            <w:rFonts w:eastAsia="Times New Roman"/>
            <w:color w:val="000000"/>
            <w:highlight w:val="yellow"/>
            <w:rPrChange w:id="74" w:author="Andrew MacDougall" w:date="2022-01-06T10:09:00Z">
              <w:rPr>
                <w:rFonts w:eastAsia="Times New Roman"/>
                <w:color w:val="000000"/>
              </w:rPr>
            </w:rPrChange>
          </w:rPr>
          <w:delText xml:space="preserve">the response of </w:delText>
        </w:r>
      </w:del>
      <w:ins w:id="75" w:author="Andrew MacDougall" w:date="2022-01-06T10:08:00Z">
        <w:r w:rsidR="000158AF" w:rsidRPr="000158AF">
          <w:rPr>
            <w:rFonts w:eastAsia="Times New Roman"/>
            <w:color w:val="000000"/>
            <w:highlight w:val="yellow"/>
            <w:rPrChange w:id="76" w:author="Andrew MacDougall" w:date="2022-01-06T10:09:00Z">
              <w:rPr>
                <w:rFonts w:eastAsia="Times New Roman"/>
                <w:color w:val="000000"/>
              </w:rPr>
            </w:rPrChange>
          </w:rPr>
          <w:t xml:space="preserve">higher </w:t>
        </w:r>
      </w:ins>
      <w:r w:rsidR="00A77D8F" w:rsidRPr="000158AF">
        <w:rPr>
          <w:rFonts w:eastAsia="Times New Roman"/>
          <w:color w:val="000000"/>
          <w:highlight w:val="yellow"/>
          <w:rPrChange w:id="77" w:author="Andrew MacDougall" w:date="2022-01-06T10:09:00Z">
            <w:rPr>
              <w:rFonts w:eastAsia="Times New Roman"/>
              <w:color w:val="000000"/>
            </w:rPr>
          </w:rPrChange>
        </w:rPr>
        <w:t xml:space="preserve">aboveground biomass </w:t>
      </w:r>
      <w:del w:id="78" w:author="Andrew MacDougall" w:date="2022-01-06T10:08:00Z">
        <w:r w:rsidR="00A77D8F" w:rsidRPr="000158AF" w:rsidDel="000158AF">
          <w:rPr>
            <w:rFonts w:eastAsia="Times New Roman"/>
            <w:color w:val="000000"/>
            <w:highlight w:val="yellow"/>
            <w:rPrChange w:id="79" w:author="Andrew MacDougall" w:date="2022-01-06T10:09:00Z">
              <w:rPr>
                <w:rFonts w:eastAsia="Times New Roman"/>
                <w:color w:val="000000"/>
              </w:rPr>
            </w:rPrChange>
          </w:rPr>
          <w:delText>to added soil</w:delText>
        </w:r>
      </w:del>
      <w:ins w:id="80" w:author="Andrew MacDougall" w:date="2022-01-06T10:08:00Z">
        <w:r w:rsidR="000158AF" w:rsidRPr="000158AF">
          <w:rPr>
            <w:rFonts w:eastAsia="Times New Roman"/>
            <w:color w:val="000000"/>
            <w:highlight w:val="yellow"/>
            <w:rPrChange w:id="81" w:author="Andrew MacDougall" w:date="2022-01-06T10:09:00Z">
              <w:rPr>
                <w:rFonts w:eastAsia="Times New Roman"/>
                <w:color w:val="000000"/>
              </w:rPr>
            </w:rPrChange>
          </w:rPr>
          <w:t xml:space="preserve">with N </w:t>
        </w:r>
        <w:proofErr w:type="spellStart"/>
        <w:r w:rsidR="000158AF" w:rsidRPr="000158AF">
          <w:rPr>
            <w:rFonts w:eastAsia="Times New Roman"/>
            <w:color w:val="000000"/>
            <w:highlight w:val="yellow"/>
            <w:rPrChange w:id="82" w:author="Andrew MacDougall" w:date="2022-01-06T10:09:00Z">
              <w:rPr>
                <w:rFonts w:eastAsia="Times New Roman"/>
                <w:color w:val="000000"/>
              </w:rPr>
            </w:rPrChange>
          </w:rPr>
          <w:t>fertilizaiton</w:t>
        </w:r>
      </w:ins>
      <w:proofErr w:type="spellEnd"/>
      <w:del w:id="83" w:author="Andrew MacDougall" w:date="2022-01-06T10:08:00Z">
        <w:r w:rsidR="00A77D8F" w:rsidRPr="000158AF" w:rsidDel="000158AF">
          <w:rPr>
            <w:rFonts w:eastAsia="Times New Roman"/>
            <w:color w:val="000000"/>
            <w:highlight w:val="yellow"/>
            <w:rPrChange w:id="84" w:author="Andrew MacDougall" w:date="2022-01-06T10:09:00Z">
              <w:rPr>
                <w:rFonts w:eastAsia="Times New Roman"/>
                <w:color w:val="000000"/>
              </w:rPr>
            </w:rPrChange>
          </w:rPr>
          <w:delText xml:space="preserve"> N</w:delText>
        </w:r>
      </w:del>
      <w:r w:rsidR="00A77D8F" w:rsidRPr="000158AF">
        <w:rPr>
          <w:rFonts w:eastAsia="Times New Roman"/>
          <w:color w:val="000000"/>
          <w:highlight w:val="yellow"/>
          <w:rPrChange w:id="85" w:author="Andrew MacDougall" w:date="2022-01-06T10:09:00Z">
            <w:rPr>
              <w:rFonts w:eastAsia="Times New Roman"/>
              <w:color w:val="000000"/>
            </w:rPr>
          </w:rPrChange>
        </w:rPr>
        <w:t xml:space="preserve"> (∆AGB; %) on </w:t>
      </w:r>
      <w:r w:rsidR="00A77D8F" w:rsidRPr="000158AF">
        <w:rPr>
          <w:rFonts w:eastAsia="Times New Roman"/>
          <w:bCs/>
          <w:color w:val="000000"/>
          <w:highlight w:val="yellow"/>
          <w:rPrChange w:id="86" w:author="Andrew MacDougall" w:date="2022-01-06T10:09:00Z">
            <w:rPr>
              <w:rFonts w:eastAsia="Times New Roman"/>
              <w:bCs/>
              <w:color w:val="000000"/>
            </w:rPr>
          </w:rPrChange>
        </w:rPr>
        <w:t>the</w:t>
      </w:r>
      <w:r w:rsidR="00A77D8F" w:rsidRPr="000158AF">
        <w:rPr>
          <w:rFonts w:eastAsia="Times New Roman"/>
          <w:color w:val="000000"/>
          <w:highlight w:val="yellow"/>
          <w:rPrChange w:id="87" w:author="Andrew MacDougall" w:date="2022-01-06T10:09:00Z">
            <w:rPr>
              <w:rFonts w:eastAsia="Times New Roman"/>
              <w:color w:val="000000"/>
            </w:rPr>
          </w:rPrChange>
        </w:rPr>
        <w:t xml:space="preserve"> response of </w:t>
      </w:r>
      <w:proofErr w:type="spellStart"/>
      <w:r w:rsidR="00A77D8F" w:rsidRPr="000158AF">
        <w:rPr>
          <w:rFonts w:eastAsia="Times New Roman"/>
          <w:i/>
          <w:color w:val="000000"/>
          <w:highlight w:val="yellow"/>
          <w:rPrChange w:id="88" w:author="Andrew MacDougall" w:date="2022-01-06T10:09:00Z">
            <w:rPr>
              <w:rFonts w:eastAsia="Times New Roman"/>
              <w:i/>
              <w:color w:val="000000"/>
            </w:rPr>
          </w:rPrChange>
        </w:rPr>
        <w:t>N</w:t>
      </w:r>
      <w:r w:rsidR="00A77D8F" w:rsidRPr="000158AF">
        <w:rPr>
          <w:rFonts w:eastAsia="Times New Roman"/>
          <w:color w:val="000000"/>
          <w:highlight w:val="yellow"/>
          <w:vertAlign w:val="subscript"/>
          <w:rPrChange w:id="89" w:author="Andrew MacDougall" w:date="2022-01-06T10:09:00Z">
            <w:rPr>
              <w:rFonts w:eastAsia="Times New Roman"/>
              <w:color w:val="000000"/>
              <w:vertAlign w:val="subscript"/>
            </w:rPr>
          </w:rPrChange>
        </w:rPr>
        <w:t>area</w:t>
      </w:r>
      <w:proofErr w:type="spellEnd"/>
      <w:r w:rsidR="00A77D8F" w:rsidRPr="000158AF">
        <w:rPr>
          <w:rFonts w:eastAsia="Times New Roman"/>
          <w:color w:val="000000"/>
          <w:highlight w:val="yellow"/>
          <w:rPrChange w:id="90" w:author="Andrew MacDougall" w:date="2022-01-06T10:09:00Z">
            <w:rPr>
              <w:rFonts w:eastAsia="Times New Roman"/>
              <w:color w:val="000000"/>
            </w:rPr>
          </w:rPrChange>
        </w:rPr>
        <w:t xml:space="preserve"> to added soil </w:t>
      </w:r>
      <w:commentRangeStart w:id="91"/>
      <w:r w:rsidR="00A77D8F" w:rsidRPr="000158AF">
        <w:rPr>
          <w:rFonts w:eastAsia="Times New Roman"/>
          <w:color w:val="000000"/>
          <w:highlight w:val="yellow"/>
          <w:rPrChange w:id="92" w:author="Andrew MacDougall" w:date="2022-01-06T10:09:00Z">
            <w:rPr>
              <w:rFonts w:eastAsia="Times New Roman"/>
              <w:color w:val="000000"/>
            </w:rPr>
          </w:rPrChange>
        </w:rPr>
        <w:t>N</w:t>
      </w:r>
      <w:commentRangeEnd w:id="91"/>
      <w:r w:rsidR="000158AF">
        <w:rPr>
          <w:rStyle w:val="CommentReference"/>
        </w:rPr>
        <w:commentReference w:id="91"/>
      </w:r>
      <w:r w:rsidR="00A77D8F">
        <w:rPr>
          <w:rFonts w:eastAsia="Times New Roman"/>
          <w:color w:val="000000"/>
        </w:rPr>
        <w:t xml:space="preserve">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proofErr w:type="gramStart"/>
      <w:r w:rsidR="00167D08">
        <w:rPr>
          <w:rFonts w:eastAsia="Times New Roman"/>
          <w:color w:val="000000"/>
        </w:rPr>
        <w:t>)</w:t>
      </w:r>
      <w:r w:rsidR="00880F5C">
        <w:rPr>
          <w:rFonts w:eastAsia="Times New Roman"/>
          <w:color w:val="000000"/>
        </w:rPr>
        <w:t>, but</w:t>
      </w:r>
      <w:proofErr w:type="gramEnd"/>
      <w:r w:rsidR="00880F5C">
        <w:rPr>
          <w:rFonts w:eastAsia="Times New Roman"/>
          <w:color w:val="000000"/>
        </w:rPr>
        <w:t xml:space="preserve"> became </w:t>
      </w:r>
      <w:r w:rsidR="00DC7E19" w:rsidRPr="00470D41">
        <w:rPr>
          <w:rFonts w:eastAsia="Times New Roman"/>
          <w:color w:val="000000"/>
          <w:highlight w:val="yellow"/>
          <w:rPrChange w:id="93" w:author="Andrew MacDougall" w:date="2022-01-06T10:10:00Z">
            <w:rPr>
              <w:rFonts w:eastAsia="Times New Roman"/>
              <w:color w:val="000000"/>
            </w:rPr>
          </w:rPrChange>
        </w:rPr>
        <w:t xml:space="preserve">slightly </w:t>
      </w:r>
      <w:r w:rsidR="00880F5C" w:rsidRPr="00470D41">
        <w:rPr>
          <w:rFonts w:eastAsia="Times New Roman"/>
          <w:color w:val="000000"/>
          <w:highlight w:val="yellow"/>
          <w:rPrChange w:id="94" w:author="Andrew MacDougall" w:date="2022-01-06T10:10:00Z">
            <w:rPr>
              <w:rFonts w:eastAsia="Times New Roman"/>
              <w:color w:val="000000"/>
            </w:rPr>
          </w:rPrChange>
        </w:rPr>
        <w:t>negative</w:t>
      </w:r>
      <w:r w:rsidR="00DC7E19" w:rsidRPr="00470D41">
        <w:rPr>
          <w:rFonts w:eastAsia="Times New Roman"/>
          <w:color w:val="000000"/>
          <w:highlight w:val="yellow"/>
          <w:rPrChange w:id="95" w:author="Andrew MacDougall" w:date="2022-01-06T10:10:00Z">
            <w:rPr>
              <w:rFonts w:eastAsia="Times New Roman"/>
              <w:color w:val="000000"/>
            </w:rPr>
          </w:rPrChange>
        </w:rPr>
        <w:t xml:space="preserve"> (</w:t>
      </w:r>
      <w:r w:rsidR="00DC7E19" w:rsidRPr="00470D41">
        <w:rPr>
          <w:rFonts w:eastAsia="Times New Roman"/>
          <w:i/>
          <w:color w:val="000000"/>
          <w:highlight w:val="yellow"/>
          <w:rPrChange w:id="96" w:author="Andrew MacDougall" w:date="2022-01-06T10:10:00Z">
            <w:rPr>
              <w:rFonts w:eastAsia="Times New Roman"/>
              <w:i/>
              <w:color w:val="000000"/>
            </w:rPr>
          </w:rPrChange>
        </w:rPr>
        <w:t>p</w:t>
      </w:r>
      <w:r w:rsidR="00DC7E19" w:rsidRPr="00470D41">
        <w:rPr>
          <w:rFonts w:eastAsia="Times New Roman"/>
          <w:color w:val="000000"/>
          <w:highlight w:val="yellow"/>
          <w:rPrChange w:id="97" w:author="Andrew MacDougall" w:date="2022-01-06T10:10:00Z">
            <w:rPr>
              <w:rFonts w:eastAsia="Times New Roman"/>
              <w:color w:val="000000"/>
            </w:rPr>
          </w:rPrChange>
        </w:rPr>
        <w:t xml:space="preserve"> &lt; 0.</w:t>
      </w:r>
      <w:commentRangeStart w:id="98"/>
      <w:r w:rsidR="00DC7E19" w:rsidRPr="00470D41">
        <w:rPr>
          <w:rFonts w:eastAsia="Times New Roman"/>
          <w:color w:val="000000"/>
          <w:highlight w:val="yellow"/>
          <w:rPrChange w:id="99" w:author="Andrew MacDougall" w:date="2022-01-06T10:10:00Z">
            <w:rPr>
              <w:rFonts w:eastAsia="Times New Roman"/>
              <w:color w:val="000000"/>
            </w:rPr>
          </w:rPrChange>
        </w:rPr>
        <w:t>1</w:t>
      </w:r>
      <w:commentRangeEnd w:id="98"/>
      <w:r w:rsidR="00470D41">
        <w:rPr>
          <w:rStyle w:val="CommentReference"/>
        </w:rPr>
        <w:commentReference w:id="98"/>
      </w:r>
      <w:r w:rsidR="00DC7E19" w:rsidRPr="00470D41">
        <w:rPr>
          <w:rFonts w:eastAsia="Times New Roman"/>
          <w:color w:val="000000"/>
          <w:highlight w:val="yellow"/>
          <w:rPrChange w:id="100" w:author="Andrew MacDougall" w:date="2022-01-06T10:10:00Z">
            <w:rPr>
              <w:rFonts w:eastAsia="Times New Roman"/>
              <w:color w:val="000000"/>
            </w:rPr>
          </w:rPrChange>
        </w:rPr>
        <w:t>)</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r w:rsidRPr="001B44B1">
        <w:rPr>
          <w:rFonts w:eastAsia="Times New Roman"/>
          <w:b/>
          <w:bCs/>
          <w:color w:val="000000"/>
        </w:rPr>
        <w:lastRenderedPageBreak/>
        <w:t>Discussion</w:t>
      </w:r>
    </w:p>
    <w:p w14:paraId="14567134" w14:textId="1392CAD2"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del w:id="101" w:author="Andrew MacDougall" w:date="2022-01-06T10:17:00Z">
        <w:r w:rsidR="0056386C" w:rsidDel="001A7B38">
          <w:delText>aboveground climate</w:delText>
        </w:r>
      </w:del>
      <w:proofErr w:type="spellStart"/>
      <w:ins w:id="102" w:author="Andrew MacDougall" w:date="2022-01-06T10:17:00Z">
        <w:r w:rsidR="001A7B38">
          <w:t>temperture</w:t>
        </w:r>
      </w:ins>
      <w:proofErr w:type="spellEnd"/>
      <w:r w:rsidR="0056386C">
        <w:t xml:space="preserv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w:instrText>
      </w:r>
      <w:r w:rsidR="00550B10" w:rsidRPr="00172FFF">
        <w:rPr>
          <w:lang w:val="sv-SE"/>
        </w:rPr>
        <w:instrText>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172FFF">
        <w:rPr>
          <w:noProof/>
          <w:lang w:val="sv-SE"/>
        </w:rPr>
        <w:t xml:space="preserve">(Reich &amp; Oleksyn, 2004; Borer </w:t>
      </w:r>
      <w:r w:rsidR="0056386C" w:rsidRPr="00172FFF">
        <w:rPr>
          <w:i/>
          <w:noProof/>
          <w:lang w:val="sv-SE"/>
        </w:rPr>
        <w:t>et al.</w:t>
      </w:r>
      <w:r w:rsidR="0056386C" w:rsidRPr="00172FFF">
        <w:rPr>
          <w:noProof/>
          <w:lang w:val="sv-SE"/>
        </w:rPr>
        <w:t xml:space="preserve">, 2013; Dong </w:t>
      </w:r>
      <w:r w:rsidR="0056386C" w:rsidRPr="00172FFF">
        <w:rPr>
          <w:i/>
          <w:noProof/>
          <w:lang w:val="sv-SE"/>
        </w:rPr>
        <w:t>et al.</w:t>
      </w:r>
      <w:r w:rsidR="0056386C" w:rsidRPr="00172FFF">
        <w:rPr>
          <w:noProof/>
          <w:lang w:val="sv-SE"/>
        </w:rPr>
        <w:t xml:space="preserve">, 2017; Firn </w:t>
      </w:r>
      <w:r w:rsidR="0056386C" w:rsidRPr="00172FFF">
        <w:rPr>
          <w:i/>
          <w:noProof/>
          <w:lang w:val="sv-SE"/>
        </w:rPr>
        <w:t>et al.</w:t>
      </w:r>
      <w:r w:rsidR="0056386C" w:rsidRPr="00172FFF">
        <w:rPr>
          <w:noProof/>
          <w:lang w:val="sv-SE"/>
        </w:rPr>
        <w:t>, 2019)</w:t>
      </w:r>
      <w:r w:rsidR="0056386C">
        <w:fldChar w:fldCharType="end"/>
      </w:r>
      <w:r w:rsidR="000D0F58" w:rsidRPr="00172FFF">
        <w:rPr>
          <w:lang w:val="sv-SE"/>
        </w:rPr>
        <w:t xml:space="preserve">. </w:t>
      </w:r>
      <w:r w:rsidR="000D0F58">
        <w:t>Some even suggest that leaf nitrogen</w:t>
      </w:r>
      <w:r w:rsidR="00292985">
        <w:t xml:space="preserve"> can be accurately predicted </w:t>
      </w:r>
      <w:r w:rsidR="009A5B56">
        <w:t xml:space="preserve">from </w:t>
      </w:r>
      <w:r w:rsidR="009A5B56" w:rsidRPr="001A7B38">
        <w:rPr>
          <w:highlight w:val="yellow"/>
          <w:rPrChange w:id="103" w:author="Andrew MacDougall" w:date="2022-01-06T10:17:00Z">
            <w:rPr/>
          </w:rPrChange>
        </w:rPr>
        <w:t xml:space="preserve">aboveground </w:t>
      </w:r>
      <w:commentRangeStart w:id="104"/>
      <w:r w:rsidR="009A5B56" w:rsidRPr="001A7B38">
        <w:rPr>
          <w:highlight w:val="yellow"/>
          <w:rPrChange w:id="105" w:author="Andrew MacDougall" w:date="2022-01-06T10:17:00Z">
            <w:rPr/>
          </w:rPrChange>
        </w:rPr>
        <w:t>conditions</w:t>
      </w:r>
      <w:commentRangeEnd w:id="104"/>
      <w:r w:rsidR="001A7B38">
        <w:rPr>
          <w:rStyle w:val="CommentReference"/>
        </w:rPr>
        <w:commentReference w:id="104"/>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del w:id="106" w:author="Andrew MacDougall" w:date="2022-01-06T10:17:00Z">
        <w:r w:rsidR="0028100D" w:rsidDel="001A7B38">
          <w:delText xml:space="preserve">aboveground </w:delText>
        </w:r>
        <w:r w:rsidR="006B5806" w:rsidDel="001A7B38">
          <w:delText>climate</w:delText>
        </w:r>
      </w:del>
      <w:ins w:id="107" w:author="Andrew MacDougall" w:date="2022-01-06T10:17:00Z">
        <w:r w:rsidR="001A7B38">
          <w:t>tempe</w:t>
        </w:r>
      </w:ins>
      <w:ins w:id="108" w:author="Andrew MacDougall" w:date="2022-01-06T10:18:00Z">
        <w:r w:rsidR="001A7B38">
          <w:t>rature</w:t>
        </w:r>
      </w:ins>
      <w:r w:rsidR="006B5806">
        <w:t xml:space="preserv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42CCF539"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w:t>
      </w:r>
      <w:del w:id="109" w:author="Andrew MacDougall" w:date="2022-01-06T10:19:00Z">
        <w:r w:rsidRPr="001A7B38" w:rsidDel="001A7B38">
          <w:rPr>
            <w:highlight w:val="yellow"/>
            <w:rPrChange w:id="110" w:author="Andrew MacDougall" w:date="2022-01-06T10:19:00Z">
              <w:rPr/>
            </w:rPrChange>
          </w:rPr>
          <w:delText xml:space="preserve">indicators </w:delText>
        </w:r>
      </w:del>
      <w:ins w:id="111" w:author="Andrew MacDougall" w:date="2022-01-06T10:19:00Z">
        <w:r w:rsidR="001A7B38" w:rsidRPr="001A7B38">
          <w:rPr>
            <w:highlight w:val="yellow"/>
            <w:rPrChange w:id="112" w:author="Andrew MacDougall" w:date="2022-01-06T10:19:00Z">
              <w:rPr/>
            </w:rPrChange>
          </w:rPr>
          <w:t xml:space="preserve">predictors? </w:t>
        </w:r>
      </w:ins>
      <w:r w:rsidRPr="001A7B38">
        <w:rPr>
          <w:highlight w:val="yellow"/>
          <w:rPrChange w:id="113" w:author="Andrew MacDougall" w:date="2022-01-06T10:19:00Z">
            <w:rPr/>
          </w:rPrChange>
        </w:rPr>
        <w:t>of</w:t>
      </w:r>
      <w:r>
        <w:t xml:space="preserve">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w:t>
      </w:r>
      <w:ins w:id="114" w:author="Andrew MacDougall" w:date="2022-01-06T10:20:00Z">
        <w:r w:rsidR="0093130A">
          <w:t xml:space="preserve">for </w:t>
        </w:r>
        <w:proofErr w:type="spellStart"/>
        <w:r w:rsidR="0093130A">
          <w:t>N</w:t>
        </w:r>
        <w:r w:rsidR="0093130A" w:rsidRPr="0093130A">
          <w:rPr>
            <w:vertAlign w:val="subscript"/>
            <w:rPrChange w:id="115" w:author="Andrew MacDougall" w:date="2022-01-06T10:21:00Z">
              <w:rPr/>
            </w:rPrChange>
          </w:rPr>
          <w:t>area</w:t>
        </w:r>
        <w:proofErr w:type="spellEnd"/>
        <w:r w:rsidR="0093130A">
          <w:t xml:space="preserve"> </w:t>
        </w:r>
      </w:ins>
      <w:r w:rsidR="00DC7E5B">
        <w:t>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172FFF" w:rsidRDefault="00296CCE" w:rsidP="000D0F58">
      <w:pPr>
        <w:spacing w:line="480" w:lineRule="auto"/>
        <w:ind w:firstLine="720"/>
        <w:contextualSpacing/>
        <w:rPr>
          <w:lang w:val="sv-SE"/>
        </w:rPr>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 xml:space="preserve">positively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w:instrText>
      </w:r>
      <w:r w:rsidR="0007174C" w:rsidRPr="00172FFF">
        <w:rPr>
          <w:lang w:val="sv-SE"/>
        </w:rPr>
        <w:instrText>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172FFF">
        <w:rPr>
          <w:noProof/>
          <w:lang w:val="sv-SE"/>
        </w:rPr>
        <w:t xml:space="preserve">(Maire </w:t>
      </w:r>
      <w:r w:rsidR="00413299" w:rsidRPr="00172FFF">
        <w:rPr>
          <w:i/>
          <w:noProof/>
          <w:lang w:val="sv-SE"/>
        </w:rPr>
        <w:t>et al.</w:t>
      </w:r>
      <w:r w:rsidR="00413299" w:rsidRPr="00172FFF">
        <w:rPr>
          <w:noProof/>
          <w:lang w:val="sv-SE"/>
        </w:rPr>
        <w:t xml:space="preserve">, 2015; Firn </w:t>
      </w:r>
      <w:r w:rsidR="00413299" w:rsidRPr="00172FFF">
        <w:rPr>
          <w:i/>
          <w:noProof/>
          <w:lang w:val="sv-SE"/>
        </w:rPr>
        <w:t>et al.</w:t>
      </w:r>
      <w:r w:rsidR="00413299" w:rsidRPr="00172FFF">
        <w:rPr>
          <w:noProof/>
          <w:lang w:val="sv-SE"/>
        </w:rPr>
        <w:t xml:space="preserve">, 2019; Smith </w:t>
      </w:r>
      <w:r w:rsidR="00413299" w:rsidRPr="00172FFF">
        <w:rPr>
          <w:i/>
          <w:noProof/>
          <w:lang w:val="sv-SE"/>
        </w:rPr>
        <w:t>et al.</w:t>
      </w:r>
      <w:r w:rsidR="00413299" w:rsidRPr="00172FFF">
        <w:rPr>
          <w:noProof/>
          <w:lang w:val="sv-SE"/>
        </w:rPr>
        <w:t xml:space="preserve">, 2019; Paillassa </w:t>
      </w:r>
      <w:r w:rsidR="00413299" w:rsidRPr="00172FFF">
        <w:rPr>
          <w:i/>
          <w:noProof/>
          <w:lang w:val="sv-SE"/>
        </w:rPr>
        <w:t>et al.</w:t>
      </w:r>
      <w:r w:rsidR="00413299" w:rsidRPr="00172FFF">
        <w:rPr>
          <w:noProof/>
          <w:lang w:val="sv-SE"/>
        </w:rPr>
        <w:t>, 2020)</w:t>
      </w:r>
      <w:r w:rsidR="00413299">
        <w:fldChar w:fldCharType="end"/>
      </w:r>
      <w:r w:rsidR="00413299" w:rsidRPr="00172FFF">
        <w:rPr>
          <w:lang w:val="sv-SE"/>
        </w:rPr>
        <w:t>.</w:t>
      </w:r>
    </w:p>
    <w:p w14:paraId="60F5B1C3" w14:textId="77777777" w:rsidR="000D0F58" w:rsidRPr="00172FFF" w:rsidRDefault="000D0F58" w:rsidP="00DA24C9">
      <w:pPr>
        <w:spacing w:line="480" w:lineRule="auto"/>
        <w:contextualSpacing/>
        <w:rPr>
          <w:i/>
          <w:lang w:val="sv-SE"/>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relative allocation to leaves and biomass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04DF5422" w14:textId="46A61691" w:rsidR="0041032F" w:rsidRDefault="0041032F" w:rsidP="00E81570">
      <w:pPr>
        <w:spacing w:line="480" w:lineRule="auto"/>
        <w:contextualSpacing/>
      </w:pPr>
      <w:r>
        <w:rPr>
          <w:i/>
        </w:rPr>
        <w:t>Limitations</w:t>
      </w:r>
    </w:p>
    <w:p w14:paraId="6CBCA5B2" w14:textId="4C79356B" w:rsidR="0041032F" w:rsidRPr="00F970D5" w:rsidRDefault="0041032F" w:rsidP="00E81570">
      <w:pPr>
        <w:spacing w:line="480" w:lineRule="auto"/>
        <w:contextualSpacing/>
      </w:pPr>
      <w:r>
        <w:tab/>
        <w:t xml:space="preserve">There were unavoidable limitations to our analyses that should be considered when evaluating our results. First, we necessarily included soil nutrient availability as categorical in our analyses as we did not have data on levels of nutrient availability, only whether nutrients had been added or </w:t>
      </w:r>
      <w:commentRangeStart w:id="116"/>
      <w:r>
        <w:t>not</w:t>
      </w:r>
      <w:commentRangeEnd w:id="116"/>
      <w:r w:rsidR="0093130A">
        <w:rPr>
          <w:rStyle w:val="CommentReference"/>
        </w:rPr>
        <w:commentReference w:id="116"/>
      </w:r>
      <w:r>
        <w:t xml:space="preserve">. Our analyses would have been more robust had we </w:t>
      </w:r>
      <w:del w:id="117" w:author="Andrew MacDougall" w:date="2022-01-06T10:23:00Z">
        <w:r w:rsidDel="0093130A">
          <w:delText xml:space="preserve">been able to use numerical information on </w:delText>
        </w:r>
      </w:del>
      <w:ins w:id="118" w:author="Andrew MacDougall" w:date="2022-01-06T10:23:00Z">
        <w:r w:rsidR="0093130A">
          <w:t xml:space="preserve">had these data on </w:t>
        </w:r>
      </w:ins>
      <w:r>
        <w:t xml:space="preserve">nutrient availability. This is because background nutrient availability was likely highly variable from site to </w:t>
      </w:r>
      <w:commentRangeStart w:id="119"/>
      <w:r>
        <w:t>site</w:t>
      </w:r>
      <w:commentRangeEnd w:id="119"/>
      <w:r w:rsidR="0093130A">
        <w:rPr>
          <w:rStyle w:val="CommentReference"/>
        </w:rPr>
        <w:commentReference w:id="119"/>
      </w:r>
      <w:r>
        <w:t xml:space="preserve">. Future cross-site nutrient addition studies should prioritize obtaining this information. Second, we had to necessarily rely on large scale average </w:t>
      </w:r>
      <w:del w:id="120" w:author="Andrew MacDougall" w:date="2022-01-06T10:24:00Z">
        <w:r w:rsidRPr="0093130A" w:rsidDel="0093130A">
          <w:rPr>
            <w:highlight w:val="yellow"/>
            <w:rPrChange w:id="121" w:author="Andrew MacDougall" w:date="2022-01-06T10:25:00Z">
              <w:rPr/>
            </w:rPrChange>
          </w:rPr>
          <w:delText xml:space="preserve">climate </w:delText>
        </w:r>
      </w:del>
      <w:ins w:id="122" w:author="Andrew MacDougall" w:date="2022-01-06T10:24:00Z">
        <w:r w:rsidR="0093130A" w:rsidRPr="0093130A">
          <w:rPr>
            <w:highlight w:val="yellow"/>
            <w:rPrChange w:id="123" w:author="Andrew MacDougall" w:date="2022-01-06T10:25:00Z">
              <w:rPr/>
            </w:rPrChange>
          </w:rPr>
          <w:t>temperature?</w:t>
        </w:r>
        <w:r w:rsidR="0093130A">
          <w:t xml:space="preserve"> </w:t>
        </w:r>
      </w:ins>
      <w:r>
        <w:t xml:space="preserve">data for each site. As leaf nitrogen allocation is a dynamic process, more acute climate data may have provided more insight into the drivers of </w:t>
      </w:r>
      <w:proofErr w:type="spellStart"/>
      <w:r>
        <w:rPr>
          <w:i/>
        </w:rPr>
        <w:t>N</w:t>
      </w:r>
      <w:r>
        <w:rPr>
          <w:vertAlign w:val="subscript"/>
        </w:rPr>
        <w:t>area</w:t>
      </w:r>
      <w:proofErr w:type="spellEnd"/>
      <w:r>
        <w:t xml:space="preserve">. Finally, we lacked information on the major pools of nitrogen in leaves. Future studies that directly measure structural, photosynthetic, and other (e.g., defense) nitrogen pools would be invaluable for understanding variations in </w:t>
      </w:r>
      <w:proofErr w:type="spellStart"/>
      <w:r>
        <w:rPr>
          <w:i/>
        </w:rPr>
        <w:t>N</w:t>
      </w:r>
      <w:r>
        <w:rPr>
          <w:vertAlign w:val="subscript"/>
        </w:rPr>
        <w:t>area</w:t>
      </w:r>
      <w:proofErr w:type="spellEnd"/>
      <w:r>
        <w:t>.</w:t>
      </w:r>
    </w:p>
    <w:p w14:paraId="26D85992" w14:textId="77777777" w:rsidR="0041032F" w:rsidRDefault="0041032F" w:rsidP="00E81570">
      <w:pPr>
        <w:spacing w:line="480" w:lineRule="auto"/>
        <w:contextualSpacing/>
        <w:rPr>
          <w:i/>
        </w:rPr>
      </w:pPr>
    </w:p>
    <w:p w14:paraId="6C5B6490" w14:textId="7192C68F"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w:t>
      </w:r>
      <w:r w:rsidR="00A54421">
        <w:lastRenderedPageBreak/>
        <w:t xml:space="preserve">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w:instrText>
      </w:r>
      <w:r w:rsidR="0029320F" w:rsidRPr="00172FFF">
        <w:rPr>
          <w:lang w:val="sv-SE"/>
        </w:rPr>
        <w:instrText>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172FFF">
        <w:rPr>
          <w:noProof/>
          <w:lang w:val="sv-SE"/>
        </w:rPr>
        <w:t xml:space="preserve">(Wright </w:t>
      </w:r>
      <w:r w:rsidR="00465750" w:rsidRPr="00172FFF">
        <w:rPr>
          <w:i/>
          <w:noProof/>
          <w:lang w:val="sv-SE"/>
        </w:rPr>
        <w:t>et al.</w:t>
      </w:r>
      <w:r w:rsidR="00465750" w:rsidRPr="00172FFF">
        <w:rPr>
          <w:noProof/>
          <w:lang w:val="sv-SE"/>
        </w:rPr>
        <w:t xml:space="preserve">, 2003; Maire </w:t>
      </w:r>
      <w:r w:rsidR="00465750" w:rsidRPr="00172FFF">
        <w:rPr>
          <w:i/>
          <w:noProof/>
          <w:lang w:val="sv-SE"/>
        </w:rPr>
        <w:t>et al.</w:t>
      </w:r>
      <w:r w:rsidR="00465750" w:rsidRPr="00172FFF">
        <w:rPr>
          <w:noProof/>
          <w:lang w:val="sv-SE"/>
        </w:rPr>
        <w:t xml:space="preserve">, 2015; Onoda </w:t>
      </w:r>
      <w:r w:rsidR="00465750" w:rsidRPr="00172FFF">
        <w:rPr>
          <w:i/>
          <w:noProof/>
          <w:lang w:val="sv-SE"/>
        </w:rPr>
        <w:t>et al.</w:t>
      </w:r>
      <w:r w:rsidR="00465750" w:rsidRPr="00172FFF">
        <w:rPr>
          <w:noProof/>
          <w:lang w:val="sv-SE"/>
        </w:rPr>
        <w:t xml:space="preserve">, 2017; Paillassa </w:t>
      </w:r>
      <w:r w:rsidR="00465750" w:rsidRPr="00172FFF">
        <w:rPr>
          <w:i/>
          <w:noProof/>
          <w:lang w:val="sv-SE"/>
        </w:rPr>
        <w:t>et al.</w:t>
      </w:r>
      <w:r w:rsidR="00465750" w:rsidRPr="00172FFF">
        <w:rPr>
          <w:noProof/>
          <w:lang w:val="sv-SE"/>
        </w:rPr>
        <w:t>, 2020)</w:t>
      </w:r>
      <w:r w:rsidR="00465750">
        <w:fldChar w:fldCharType="end"/>
      </w:r>
      <w:r w:rsidR="00A54421" w:rsidRPr="00172FFF">
        <w:rPr>
          <w:lang w:val="sv-SE"/>
        </w:rPr>
        <w:t xml:space="preserve">. </w:t>
      </w:r>
      <w:r w:rsidR="00A54421">
        <w:t>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r>
        <w:rPr>
          <w:b/>
        </w:rPr>
        <w:t>Acknowledgements</w:t>
      </w:r>
    </w:p>
    <w:p w14:paraId="617E933C" w14:textId="049A9520" w:rsidR="009A5B56" w:rsidRPr="009A5B56" w:rsidRDefault="002B59BD" w:rsidP="00DA24C9">
      <w:pPr>
        <w:spacing w:line="480" w:lineRule="auto"/>
        <w:contextualSpacing/>
      </w:pPr>
      <w:r w:rsidRPr="002B59BD">
        <w:t>This work was generated using data from the Nutrient Network (</w:t>
      </w:r>
      <w:r w:rsidRPr="00616107">
        <w:t>http://www.nutnet.org</w:t>
      </w:r>
      <w:r w:rsidRPr="002B59BD">
        <w:t xml:space="preserve">) experiment, funded at the site-scale by individual researchers. Coordination and data management have been supported by funding to E. Borer and E. </w:t>
      </w:r>
      <w:proofErr w:type="spellStart"/>
      <w:r w:rsidRPr="002B59BD">
        <w:t>Seabloom</w:t>
      </w:r>
      <w:proofErr w:type="spellEnd"/>
      <w:r w:rsidRPr="002B59BD">
        <w:t xml:space="preserve"> from the National Science Foundation Research Coordination Network (NSF-DEB-1042132) and </w:t>
      </w:r>
      <w:proofErr w:type="gramStart"/>
      <w:r w:rsidRPr="002B59BD">
        <w:t>Long Term</w:t>
      </w:r>
      <w:proofErr w:type="gramEnd"/>
      <w:r w:rsidRPr="002B59BD">
        <w:t xml:space="preserve"> Ecological Research (NSF-DEB-1234162 and NSF-DEB-1831944 to Cedar Creek LTER) programs, and the Institute on the Environment (DG-0001-13). We also thank the Minnesota Supercomputer Institute for hosting project data and the Institute on the Environment for hosting Network meetings.</w:t>
      </w:r>
      <w:r>
        <w:t xml:space="preserve"> </w:t>
      </w:r>
      <w:r w:rsidR="009A5B56">
        <w:t>NGS acknowledges funding support from</w:t>
      </w:r>
      <w:r w:rsidR="00F33193">
        <w:t xml:space="preserve"> the NSF (</w:t>
      </w:r>
      <w:r w:rsidR="00F33193" w:rsidRPr="00F33193">
        <w:t>DEB-2045968</w:t>
      </w:r>
      <w:r w:rsidR="00F33193">
        <w:t>)</w:t>
      </w:r>
      <w:r w:rsidR="00CB7A5C">
        <w:t xml:space="preserve">, Eric and </w:t>
      </w:r>
      <w:r w:rsidR="00CB7A5C">
        <w:lastRenderedPageBreak/>
        <w:t>Wendy Schmidt and Schmidt Futures,</w:t>
      </w:r>
      <w:r w:rsidR="00F33193">
        <w:t xml:space="preserve"> and</w:t>
      </w:r>
      <w:r w:rsidR="009A5B56">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24243443" w:rsidR="009A5B56" w:rsidRDefault="009A5B56" w:rsidP="00DA24C9">
      <w:pPr>
        <w:spacing w:line="480" w:lineRule="auto"/>
        <w:contextualSpacing/>
      </w:pPr>
    </w:p>
    <w:p w14:paraId="1BF5C123" w14:textId="26238238" w:rsidR="00616107" w:rsidRDefault="00616107" w:rsidP="00DA24C9">
      <w:pPr>
        <w:spacing w:line="480" w:lineRule="auto"/>
        <w:contextualSpacing/>
        <w:rPr>
          <w:b/>
        </w:rPr>
      </w:pPr>
      <w:r>
        <w:rPr>
          <w:b/>
        </w:rPr>
        <w:t>Data and code availability</w:t>
      </w:r>
    </w:p>
    <w:p w14:paraId="3B476753" w14:textId="4621D8FF" w:rsidR="00616107" w:rsidRPr="00616107" w:rsidRDefault="00616107" w:rsidP="00DA24C9">
      <w:pPr>
        <w:spacing w:line="480" w:lineRule="auto"/>
        <w:contextualSpacing/>
      </w:pPr>
      <w:r>
        <w:rPr>
          <w:rFonts w:eastAsia="Times New Roman"/>
        </w:rPr>
        <w:t xml:space="preserve">All data and code used for these analyses can be found at </w:t>
      </w:r>
      <w:r w:rsidRPr="00616107">
        <w:rPr>
          <w:rFonts w:eastAsia="Times New Roman"/>
        </w:rPr>
        <w:t>https://github.com/SmithEcophysLab/NutNet_Narea</w:t>
      </w:r>
      <w:r>
        <w:rPr>
          <w:rFonts w:eastAsia="Times New Roman"/>
        </w:rPr>
        <w:t xml:space="preserve"> (</w:t>
      </w:r>
      <w:r w:rsidRPr="00616107">
        <w:rPr>
          <w:rFonts w:eastAsia="Times New Roman"/>
          <w:highlight w:val="yellow"/>
        </w:rPr>
        <w:t>DOI: XXXX</w:t>
      </w:r>
      <w:r>
        <w:rPr>
          <w:rFonts w:eastAsia="Times New Roman"/>
        </w:rPr>
        <w:t>).</w:t>
      </w:r>
    </w:p>
    <w:p w14:paraId="584341E4" w14:textId="77777777" w:rsidR="00616107" w:rsidRDefault="00616107"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Boyd RA, Gandin A, Cousins AB (2015) Temperature responses of C4 photosynthesis: 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Franklin O, Harrison SP, Dewar R et al. (2020) Organizing principles for vegetation dynamics. </w:t>
      </w:r>
      <w:r w:rsidRPr="000E55C7">
        <w:rPr>
          <w:i/>
          <w:iCs/>
          <w:noProof/>
        </w:rPr>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w:t>
      </w:r>
      <w:r w:rsidRPr="000E55C7">
        <w:rPr>
          <w:noProof/>
        </w:rPr>
        <w:lastRenderedPageBreak/>
        <w:t xml:space="preserve">sclerophyllous leaves accounts for little of the variation in photosynthetic nitrogen-use 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Maire V, Wright IJ, Prentice IC et al. (2015) Global effects of soil and climate on leaf 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Reich PB, Oleksyn J (2004) Global patterns of plant leaf N and P in relation to temperature and 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Thomas RQ, Brookshire EN, Gerber S (2015) Nitrogen limitation on land: how can it occur in 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lastRenderedPageBreak/>
        <w:t xml:space="preserve">Yuan Z, Liu W, Niu S, Wan S (2007) Plant Nitrogen Dynamics and Nitrogen-use Strategies 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0"/>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ndrew MacDougall" w:date="2022-01-06T09:36:00Z" w:initials="AM">
    <w:p w14:paraId="204E7051" w14:textId="6904DCA3" w:rsidR="00172FFF" w:rsidRDefault="00172FFF">
      <w:pPr>
        <w:pStyle w:val="CommentText"/>
      </w:pPr>
      <w:r>
        <w:rPr>
          <w:rStyle w:val="CommentReference"/>
        </w:rPr>
        <w:annotationRef/>
      </w:r>
      <w:r>
        <w:t xml:space="preserve">Climate is so broad, as temperature and precipitation/aridity can both have separate or interacting powerful effects on N dynamics. You only have so much space, but can you devote a sentence to outlining how temp and moisture can variously affect N uptake etc? </w:t>
      </w:r>
    </w:p>
  </w:comment>
  <w:comment w:id="28" w:author="Andrew MacDougall" w:date="2022-01-06T10:11:00Z" w:initials="AM">
    <w:p w14:paraId="4CD70F4C" w14:textId="2BD11190" w:rsidR="00470D41" w:rsidRDefault="00470D41">
      <w:pPr>
        <w:pStyle w:val="CommentText"/>
      </w:pPr>
      <w:r>
        <w:rPr>
          <w:rStyle w:val="CommentReference"/>
        </w:rPr>
        <w:annotationRef/>
      </w:r>
      <w:r>
        <w:t xml:space="preserve">Given that soil P appears to feature prominently in some of your results, do you want to introduce it here to, as a potentially important environmental factor? </w:t>
      </w:r>
    </w:p>
  </w:comment>
  <w:comment w:id="55" w:author="Andrew MacDougall" w:date="2022-01-06T09:49:00Z" w:initials="AM">
    <w:p w14:paraId="1A9258E8" w14:textId="77777777" w:rsidR="003151FB" w:rsidRDefault="00E91EB3">
      <w:pPr>
        <w:pStyle w:val="CommentText"/>
      </w:pPr>
      <w:r>
        <w:rPr>
          <w:rStyle w:val="CommentReference"/>
        </w:rPr>
        <w:annotationRef/>
      </w:r>
      <w:r>
        <w:t xml:space="preserve">If it’s only temperature, with no expected influence of moisture, </w:t>
      </w:r>
      <w:r>
        <w:t xml:space="preserve">than I would replace “climate” with “temperature” throughout. </w:t>
      </w:r>
    </w:p>
    <w:p w14:paraId="56BB566B" w14:textId="77777777" w:rsidR="003151FB" w:rsidRDefault="003151FB">
      <w:pPr>
        <w:pStyle w:val="CommentText"/>
      </w:pPr>
    </w:p>
    <w:p w14:paraId="00EB3849" w14:textId="7E879465" w:rsidR="00E91EB3" w:rsidRDefault="00E91EB3">
      <w:pPr>
        <w:pStyle w:val="CommentText"/>
        <w:rPr>
          <w:color w:val="000000" w:themeColor="text1"/>
        </w:rPr>
      </w:pPr>
      <w:r>
        <w:t xml:space="preserve">However, given that water use efficiency is a key player here (line 89-90) then must there not also be a </w:t>
      </w:r>
      <w:r>
        <w:t xml:space="preserve">precip/aridity effect of climate? </w:t>
      </w:r>
      <w:r w:rsidR="003151FB">
        <w:t>For example, doesn’t w</w:t>
      </w:r>
      <w:r w:rsidR="003151FB">
        <w:rPr>
          <w:color w:val="000000" w:themeColor="text1"/>
        </w:rPr>
        <w:t xml:space="preserve">ater availability regulate uptake of soluble N by plants via the transpiration stream and bulk flow through the soil? And doesn’t </w:t>
      </w:r>
      <w:r w:rsidR="003151FB">
        <w:rPr>
          <w:color w:val="000000" w:themeColor="text1"/>
          <w:lang w:val="en-CA"/>
        </w:rPr>
        <w:t xml:space="preserve">eutrophication increases foliar N content that promotes photosynthesis ad growth, which in turn can increase water demands…? Not sure if any of this is relevant but I wonder if it might serve some mention? </w:t>
      </w:r>
    </w:p>
    <w:p w14:paraId="484795CE" w14:textId="060B7745" w:rsidR="003151FB" w:rsidRDefault="003151FB">
      <w:pPr>
        <w:pStyle w:val="CommentText"/>
      </w:pPr>
    </w:p>
  </w:comment>
  <w:comment w:id="61" w:author="Andrew MacDougall" w:date="2022-01-06T10:01:00Z" w:initials="AM">
    <w:p w14:paraId="421C9E6E" w14:textId="6C55FCAB" w:rsidR="00A76F3A" w:rsidRDefault="00A76F3A">
      <w:pPr>
        <w:pStyle w:val="CommentText"/>
      </w:pPr>
      <w:r>
        <w:rPr>
          <w:rStyle w:val="CommentReference"/>
        </w:rPr>
        <w:annotationRef/>
      </w:r>
      <w:r>
        <w:t xml:space="preserve">Temperature only? </w:t>
      </w:r>
    </w:p>
  </w:comment>
  <w:comment w:id="64" w:author="Andrew MacDougall" w:date="2022-01-06T10:03:00Z" w:initials="AM">
    <w:p w14:paraId="496E527F" w14:textId="3CB0AC2F" w:rsidR="00A76F3A" w:rsidRDefault="00A76F3A">
      <w:pPr>
        <w:pStyle w:val="CommentText"/>
      </w:pPr>
      <w:r>
        <w:rPr>
          <w:rStyle w:val="CommentReference"/>
        </w:rPr>
        <w:annotationRef/>
      </w:r>
      <w:r>
        <w:t xml:space="preserve">Ok – so no use of </w:t>
      </w:r>
      <w:r>
        <w:t xml:space="preserve">precip or aridity at all. Do you need to explain briefly why this isn’t not important? </w:t>
      </w:r>
    </w:p>
  </w:comment>
  <w:comment w:id="91" w:author="Andrew MacDougall" w:date="2022-01-06T10:09:00Z" w:initials="AM">
    <w:p w14:paraId="15C7D920" w14:textId="2BE30519" w:rsidR="000158AF" w:rsidRDefault="000158AF">
      <w:pPr>
        <w:pStyle w:val="CommentText"/>
      </w:pPr>
      <w:r>
        <w:rPr>
          <w:rStyle w:val="CommentReference"/>
        </w:rPr>
        <w:annotationRef/>
      </w:r>
      <w:r>
        <w:t>Re-write this sentence for clarity – I was a bit confused on its meaning</w:t>
      </w:r>
    </w:p>
  </w:comment>
  <w:comment w:id="98" w:author="Andrew MacDougall" w:date="2022-01-06T10:10:00Z" w:initials="AM">
    <w:p w14:paraId="172ABDAD" w14:textId="17B6DAAC" w:rsidR="00470D41" w:rsidRDefault="00470D41">
      <w:pPr>
        <w:pStyle w:val="CommentText"/>
      </w:pPr>
      <w:r>
        <w:rPr>
          <w:rStyle w:val="CommentReference"/>
        </w:rPr>
        <w:annotationRef/>
      </w:r>
      <w:r>
        <w:t xml:space="preserve">Not sure if this is the best wording…?it’s still statistically insignificant (depending how you feel about alpha = 0.05 </w:t>
      </w:r>
      <w:r>
        <w:t>etc)…</w:t>
      </w:r>
    </w:p>
  </w:comment>
  <w:comment w:id="104" w:author="Andrew MacDougall" w:date="2022-01-06T10:17:00Z" w:initials="AM">
    <w:p w14:paraId="1A59B1B1" w14:textId="098CAE38" w:rsidR="001A7B38" w:rsidRDefault="001A7B38">
      <w:pPr>
        <w:pStyle w:val="CommentText"/>
      </w:pPr>
      <w:r>
        <w:rPr>
          <w:rStyle w:val="CommentReference"/>
        </w:rPr>
        <w:annotationRef/>
      </w:r>
      <w:r>
        <w:t>clarify</w:t>
      </w:r>
    </w:p>
  </w:comment>
  <w:comment w:id="116" w:author="Andrew MacDougall" w:date="2022-01-06T10:22:00Z" w:initials="AM">
    <w:p w14:paraId="09493D11" w14:textId="47A7BFB3" w:rsidR="0093130A" w:rsidRDefault="0093130A">
      <w:pPr>
        <w:pStyle w:val="CommentText"/>
      </w:pPr>
      <w:r>
        <w:rPr>
          <w:rStyle w:val="CommentReference"/>
        </w:rPr>
        <w:annotationRef/>
      </w:r>
      <w:r>
        <w:t xml:space="preserve">we do have year 0 vs year 3 soil nutrient data for many sites – could that be of use? </w:t>
      </w:r>
    </w:p>
  </w:comment>
  <w:comment w:id="119" w:author="Andrew MacDougall" w:date="2022-01-06T10:24:00Z" w:initials="AM">
    <w:p w14:paraId="6403A9E7" w14:textId="0A01D067" w:rsidR="0093130A" w:rsidRDefault="0093130A">
      <w:pPr>
        <w:pStyle w:val="CommentText"/>
      </w:pPr>
      <w:r>
        <w:rPr>
          <w:rStyle w:val="CommentReference"/>
        </w:rPr>
        <w:annotationRef/>
      </w:r>
      <w:r>
        <w:t>Again, we have these data, based on year 0 soil nutrients?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4E7051" w15:done="0"/>
  <w15:commentEx w15:paraId="4CD70F4C" w15:done="0"/>
  <w15:commentEx w15:paraId="484795CE" w15:done="0"/>
  <w15:commentEx w15:paraId="421C9E6E" w15:done="0"/>
  <w15:commentEx w15:paraId="496E527F" w15:done="0"/>
  <w15:commentEx w15:paraId="15C7D920" w15:done="0"/>
  <w15:commentEx w15:paraId="172ABDAD" w15:done="0"/>
  <w15:commentEx w15:paraId="1A59B1B1" w15:done="0"/>
  <w15:commentEx w15:paraId="09493D11" w15:done="0"/>
  <w15:commentEx w15:paraId="6403A9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694" w16cex:dateUtc="2022-01-06T14:36:00Z"/>
  <w16cex:commentExtensible w16cex:durableId="25813EDF" w16cex:dateUtc="2022-01-06T15:11:00Z"/>
  <w16cex:commentExtensible w16cex:durableId="258139A0" w16cex:dateUtc="2022-01-06T14:49:00Z"/>
  <w16cex:commentExtensible w16cex:durableId="25813C78" w16cex:dateUtc="2022-01-06T15:01:00Z"/>
  <w16cex:commentExtensible w16cex:durableId="25813CE6" w16cex:dateUtc="2022-01-06T15:03:00Z"/>
  <w16cex:commentExtensible w16cex:durableId="25813E40" w16cex:dateUtc="2022-01-06T15:09:00Z"/>
  <w16cex:commentExtensible w16cex:durableId="25813E90" w16cex:dateUtc="2022-01-06T15:10:00Z"/>
  <w16cex:commentExtensible w16cex:durableId="25814034" w16cex:dateUtc="2022-01-06T15:17:00Z"/>
  <w16cex:commentExtensible w16cex:durableId="25814180" w16cex:dateUtc="2022-01-06T15:22:00Z"/>
  <w16cex:commentExtensible w16cex:durableId="258141C4" w16cex:dateUtc="2022-01-06T15: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4E7051" w16cid:durableId="25813694"/>
  <w16cid:commentId w16cid:paraId="4CD70F4C" w16cid:durableId="25813EDF"/>
  <w16cid:commentId w16cid:paraId="484795CE" w16cid:durableId="258139A0"/>
  <w16cid:commentId w16cid:paraId="421C9E6E" w16cid:durableId="25813C78"/>
  <w16cid:commentId w16cid:paraId="496E527F" w16cid:durableId="25813CE6"/>
  <w16cid:commentId w16cid:paraId="15C7D920" w16cid:durableId="25813E40"/>
  <w16cid:commentId w16cid:paraId="172ABDAD" w16cid:durableId="25813E90"/>
  <w16cid:commentId w16cid:paraId="1A59B1B1" w16cid:durableId="25814034"/>
  <w16cid:commentId w16cid:paraId="09493D11" w16cid:durableId="25814180"/>
  <w16cid:commentId w16cid:paraId="6403A9E7" w16cid:durableId="258141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6A123" w14:textId="77777777" w:rsidR="00794A63" w:rsidRDefault="00794A63" w:rsidP="001B44B1">
      <w:r>
        <w:separator/>
      </w:r>
    </w:p>
  </w:endnote>
  <w:endnote w:type="continuationSeparator" w:id="0">
    <w:p w14:paraId="1EEACF95" w14:textId="77777777" w:rsidR="00794A63" w:rsidRDefault="00794A63"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865EC5" w:rsidRDefault="00865EC5"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865EC5" w:rsidRDefault="00865EC5"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865EC5" w:rsidRDefault="00865EC5"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7AA13" w14:textId="77777777" w:rsidR="00794A63" w:rsidRDefault="00794A63" w:rsidP="001B44B1">
      <w:r>
        <w:separator/>
      </w:r>
    </w:p>
  </w:footnote>
  <w:footnote w:type="continuationSeparator" w:id="0">
    <w:p w14:paraId="083ECB36" w14:textId="77777777" w:rsidR="00794A63" w:rsidRDefault="00794A63"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acDougall">
    <w15:presenceInfo w15:providerId="AD" w15:userId="S::amacdo02@uoguelph.ca::29020158-0072-4f98-8d73-cbfeb42933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58AF"/>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13188"/>
    <w:rsid w:val="0013288D"/>
    <w:rsid w:val="00135FBB"/>
    <w:rsid w:val="00143637"/>
    <w:rsid w:val="0014366E"/>
    <w:rsid w:val="00145D3D"/>
    <w:rsid w:val="00150B42"/>
    <w:rsid w:val="00152D8D"/>
    <w:rsid w:val="001578C1"/>
    <w:rsid w:val="001609E7"/>
    <w:rsid w:val="00162B52"/>
    <w:rsid w:val="00162DE1"/>
    <w:rsid w:val="00165EAE"/>
    <w:rsid w:val="00167D08"/>
    <w:rsid w:val="00172FFF"/>
    <w:rsid w:val="00175A1E"/>
    <w:rsid w:val="00175B3C"/>
    <w:rsid w:val="001964F4"/>
    <w:rsid w:val="001A1A51"/>
    <w:rsid w:val="001A2607"/>
    <w:rsid w:val="001A7B38"/>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59BD"/>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51FB"/>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32F"/>
    <w:rsid w:val="004106F9"/>
    <w:rsid w:val="00413299"/>
    <w:rsid w:val="00414E8D"/>
    <w:rsid w:val="004167AF"/>
    <w:rsid w:val="0042072E"/>
    <w:rsid w:val="00420A4B"/>
    <w:rsid w:val="004460F8"/>
    <w:rsid w:val="0045053D"/>
    <w:rsid w:val="00454773"/>
    <w:rsid w:val="004554C8"/>
    <w:rsid w:val="00464810"/>
    <w:rsid w:val="00465750"/>
    <w:rsid w:val="004661AC"/>
    <w:rsid w:val="00470D41"/>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B7274"/>
    <w:rsid w:val="005C0A02"/>
    <w:rsid w:val="005C1F8E"/>
    <w:rsid w:val="005C508E"/>
    <w:rsid w:val="005D276D"/>
    <w:rsid w:val="005D42F3"/>
    <w:rsid w:val="005D7DD2"/>
    <w:rsid w:val="005F0AFC"/>
    <w:rsid w:val="00601147"/>
    <w:rsid w:val="00602177"/>
    <w:rsid w:val="00604C4C"/>
    <w:rsid w:val="00616107"/>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2B76"/>
    <w:rsid w:val="006B5806"/>
    <w:rsid w:val="006C5E55"/>
    <w:rsid w:val="006D7E9A"/>
    <w:rsid w:val="006E17D6"/>
    <w:rsid w:val="006E4C71"/>
    <w:rsid w:val="006E60EB"/>
    <w:rsid w:val="006F4F82"/>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4A63"/>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65EC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130A"/>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6F3A"/>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AF712B"/>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53ABD"/>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A5C"/>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0EA8"/>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1EB3"/>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07E49"/>
    <w:rsid w:val="00F13E07"/>
    <w:rsid w:val="00F178AB"/>
    <w:rsid w:val="00F17CC7"/>
    <w:rsid w:val="00F228A0"/>
    <w:rsid w:val="00F22FAC"/>
    <w:rsid w:val="00F23813"/>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970D5"/>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 w:type="character" w:styleId="Hyperlink">
    <w:name w:val="Hyperlink"/>
    <w:basedOn w:val="DefaultParagraphFont"/>
    <w:uiPriority w:val="99"/>
    <w:unhideWhenUsed/>
    <w:rsid w:val="002B59BD"/>
    <w:rPr>
      <w:color w:val="0563C1" w:themeColor="hyperlink"/>
      <w:u w:val="single"/>
    </w:rPr>
  </w:style>
  <w:style w:type="character" w:styleId="UnresolvedMention">
    <w:name w:val="Unresolved Mention"/>
    <w:basedOn w:val="DefaultParagraphFont"/>
    <w:uiPriority w:val="99"/>
    <w:rsid w:val="002B5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461847733">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77F96-4B57-8D48-A22C-EF595E19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71590</Words>
  <Characters>408066</Characters>
  <Application>Microsoft Office Word</Application>
  <DocSecurity>0</DocSecurity>
  <Lines>3400</Lines>
  <Paragraphs>957</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478699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Andrew MacDougall</cp:lastModifiedBy>
  <cp:revision>3</cp:revision>
  <dcterms:created xsi:type="dcterms:W3CDTF">2022-01-06T15:26:00Z</dcterms:created>
  <dcterms:modified xsi:type="dcterms:W3CDTF">2022-01-06T15:26:00Z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