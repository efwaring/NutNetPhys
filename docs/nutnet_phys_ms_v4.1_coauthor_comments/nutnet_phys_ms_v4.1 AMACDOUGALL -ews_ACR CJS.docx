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r w:rsidRPr="00EA24F1">
        <w:rPr>
          <w:rFonts w:eastAsia="Times New Roman"/>
        </w:rPr>
        <w:t xml:space="preserve">Silwood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C9F8A0F"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w:t>
      </w:r>
      <w:commentRangeStart w:id="13"/>
      <w:commentRangeStart w:id="14"/>
      <w:r w:rsidRPr="00172FFF">
        <w:rPr>
          <w:rFonts w:eastAsia="Times New Roman"/>
          <w:color w:val="000000"/>
          <w:highlight w:val="yellow"/>
        </w:rPr>
        <w:t>climate</w:t>
      </w:r>
      <w:commentRangeEnd w:id="13"/>
      <w:r w:rsidR="00172FFF">
        <w:rPr>
          <w:rStyle w:val="CommentReference"/>
        </w:rPr>
        <w:commentReference w:id="13"/>
      </w:r>
      <w:commentRangeEnd w:id="14"/>
      <w:r w:rsidR="007A078A">
        <w:rPr>
          <w:rStyle w:val="CommentReference"/>
        </w:rPr>
        <w:commentReference w:id="14"/>
      </w:r>
      <w:r w:rsidRPr="00771C52">
        <w:rPr>
          <w:rFonts w:eastAsia="Times New Roman"/>
          <w:color w:val="000000"/>
        </w:rPr>
        <w:t xml:space="preserv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r w:rsidR="008C53AA">
        <w:rPr>
          <w:rFonts w:eastAsia="Times New Roman"/>
          <w:i/>
          <w:color w:val="000000"/>
        </w:rPr>
        <w:t>N</w:t>
      </w:r>
      <w:r w:rsidR="008C53AA">
        <w:rPr>
          <w:rFonts w:eastAsia="Times New Roman"/>
          <w:color w:val="000000"/>
          <w:vertAlign w:val="subscript"/>
        </w:rPr>
        <w:t>area</w:t>
      </w:r>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(NutNet),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577224D"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commentRangeStart w:id="15"/>
      <w:r w:rsidRPr="008531D1">
        <w:rPr>
          <w:rFonts w:eastAsia="Times New Roman"/>
          <w:color w:val="000000"/>
        </w:rPr>
        <w:t xml:space="preserve">Thus, nitrogen is an important regulator of carbon fluxes into terrestrial ecosystems, </w:t>
      </w:r>
      <w:del w:id="16" w:author="Eric Seabloom" w:date="2022-01-07T15:36:00Z">
        <w:r w:rsidRPr="008531D1" w:rsidDel="00617AB3">
          <w:rPr>
            <w:rFonts w:eastAsia="Times New Roman"/>
            <w:color w:val="000000"/>
          </w:rPr>
          <w:delText>as indicated by</w:delText>
        </w:r>
      </w:del>
      <w:ins w:id="17" w:author="Eric Seabloom" w:date="2022-01-07T15:36:00Z">
        <w:r w:rsidR="00617AB3">
          <w:rPr>
            <w:rFonts w:eastAsia="Times New Roman"/>
            <w:color w:val="000000"/>
          </w:rPr>
          <w:t>and this is integrated into</w:t>
        </w:r>
      </w:ins>
      <w:r w:rsidRPr="008531D1">
        <w:rPr>
          <w:rFonts w:eastAsia="Times New Roman"/>
          <w:color w:val="000000"/>
        </w:rPr>
        <w:t xml:space="preserve"> Earth System Models (ESMs) that </w:t>
      </w:r>
      <w:del w:id="18" w:author="Eric Seabloom" w:date="2022-01-07T15:36:00Z">
        <w:r w:rsidRPr="008531D1" w:rsidDel="00617AB3">
          <w:rPr>
            <w:rFonts w:eastAsia="Times New Roman"/>
            <w:color w:val="000000"/>
          </w:rPr>
          <w:delText xml:space="preserve">simulate </w:delText>
        </w:r>
      </w:del>
      <w:ins w:id="19" w:author="Eric Seabloom" w:date="2022-01-07T15:36:00Z">
        <w:r w:rsidR="00617AB3">
          <w:rPr>
            <w:rFonts w:eastAsia="Times New Roman"/>
            <w:color w:val="000000"/>
          </w:rPr>
          <w:t>as</w:t>
        </w:r>
      </w:ins>
      <w:ins w:id="20" w:author="Eric Seabloom" w:date="2022-01-07T15:37:00Z">
        <w:r w:rsidR="00617AB3">
          <w:rPr>
            <w:rFonts w:eastAsia="Times New Roman"/>
            <w:color w:val="000000"/>
          </w:rPr>
          <w:t>sume that nitrogen availability constrains</w:t>
        </w:r>
      </w:ins>
      <w:ins w:id="21" w:author="Eric Seabloom" w:date="2022-01-07T15:36:00Z">
        <w:r w:rsidR="00617AB3" w:rsidRPr="008531D1">
          <w:rPr>
            <w:rFonts w:eastAsia="Times New Roman"/>
            <w:color w:val="000000"/>
          </w:rPr>
          <w:t xml:space="preserve"> </w:t>
        </w:r>
      </w:ins>
      <w:del w:id="22" w:author="Eric Seabloom" w:date="2022-01-07T15:37:00Z">
        <w:r w:rsidRPr="008531D1" w:rsidDel="00617AB3">
          <w:rPr>
            <w:rFonts w:eastAsia="Times New Roman"/>
            <w:color w:val="000000"/>
          </w:rPr>
          <w:delText xml:space="preserve">reduced </w:delText>
        </w:r>
      </w:del>
      <w:r w:rsidRPr="008531D1">
        <w:rPr>
          <w:rFonts w:eastAsia="Times New Roman"/>
          <w:color w:val="000000"/>
        </w:rPr>
        <w:t xml:space="preserve">plant carbon assimilation </w:t>
      </w:r>
      <w:del w:id="23" w:author="Eric Seabloom" w:date="2022-01-07T15:37:00Z">
        <w:r w:rsidRPr="008531D1" w:rsidDel="00617AB3">
          <w:rPr>
            <w:rFonts w:eastAsia="Times New Roman"/>
            <w:color w:val="000000"/>
          </w:rPr>
          <w:delText>when nitrogen co</w:delText>
        </w:r>
        <w:r w:rsidRPr="001B44B1" w:rsidDel="00617AB3">
          <w:rPr>
            <w:rFonts w:eastAsia="Times New Roman"/>
            <w:color w:val="000000"/>
          </w:rPr>
          <w:delText xml:space="preserve">nstraints are </w:delText>
        </w:r>
        <w:r w:rsidR="00D678C0" w:rsidDel="00617AB3">
          <w:rPr>
            <w:rFonts w:eastAsia="Times New Roman"/>
            <w:color w:val="000000"/>
          </w:rPr>
          <w:delText>imposed</w:delText>
        </w:r>
        <w:r w:rsidR="00D678C0" w:rsidRPr="001B44B1" w:rsidDel="00617AB3">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w:t>
      </w:r>
      <w:commentRangeEnd w:id="15"/>
      <w:r w:rsidR="00617AB3">
        <w:rPr>
          <w:rStyle w:val="CommentReference"/>
        </w:rPr>
        <w:commentReference w:id="15"/>
      </w:r>
      <w:r w:rsidRPr="008531D1">
        <w:rPr>
          <w:rFonts w:eastAsia="Times New Roman"/>
          <w:color w:val="000000"/>
        </w:rPr>
        <w:t xml:space="preserve">Given </w:t>
      </w:r>
      <w:del w:id="24" w:author="Eric Seabloom" w:date="2022-01-07T15:38:00Z">
        <w:r w:rsidRPr="008531D1" w:rsidDel="00617AB3">
          <w:rPr>
            <w:rFonts w:eastAsia="Times New Roman"/>
            <w:color w:val="000000"/>
          </w:rPr>
          <w:delText>ongoing addition</w:delText>
        </w:r>
      </w:del>
      <w:ins w:id="25" w:author="Eric Seabloom" w:date="2022-01-07T15:38:00Z">
        <w:r w:rsidR="00617AB3">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commentRangeStart w:id="26"/>
      <w:commentRangeStart w:id="27"/>
      <w:r w:rsidR="00AB7D42">
        <w:rPr>
          <w:rFonts w:eastAsia="Times New Roman"/>
          <w:color w:val="000000"/>
        </w:rPr>
        <w:t>nitrogen addition</w:t>
      </w:r>
      <w:r w:rsidR="00AB7D42" w:rsidRPr="008531D1">
        <w:rPr>
          <w:rFonts w:eastAsia="Times New Roman"/>
          <w:color w:val="000000"/>
        </w:rPr>
        <w:t xml:space="preserve"> </w:t>
      </w:r>
      <w:commentRangeEnd w:id="26"/>
      <w:r w:rsidR="00617AB3">
        <w:rPr>
          <w:rStyle w:val="CommentReference"/>
        </w:rPr>
        <w:commentReference w:id="26"/>
      </w:r>
      <w:commentRangeEnd w:id="27"/>
      <w:r w:rsidR="00764A06">
        <w:rPr>
          <w:rStyle w:val="CommentReference"/>
        </w:rPr>
        <w:commentReference w:id="27"/>
      </w:r>
      <w:r w:rsidRPr="008531D1">
        <w:rPr>
          <w:rFonts w:eastAsia="Times New Roman"/>
          <w:color w:val="000000"/>
        </w:rPr>
        <w:t>will manifest itself in terrestrial ecosystems to reliably predict the rate and magnitude of future climate change.</w:t>
      </w:r>
    </w:p>
    <w:p w14:paraId="72C221CD" w14:textId="7EECD9F8" w:rsidR="00361685" w:rsidRPr="00DC0EA8" w:rsidRDefault="00361685" w:rsidP="00B05AC4">
      <w:pPr>
        <w:spacing w:line="480" w:lineRule="auto"/>
        <w:contextualSpacing/>
        <w:rPr>
          <w:rFonts w:eastAsia="Times New Roman"/>
          <w:color w:val="FF0000"/>
          <w:rPrChange w:id="28"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r w:rsidRPr="00771C52">
        <w:rPr>
          <w:rFonts w:eastAsia="Times New Roman"/>
          <w:i/>
          <w:iCs/>
          <w:color w:val="000000"/>
        </w:rPr>
        <w:t>N</w:t>
      </w:r>
      <w:r w:rsidRPr="00771C52">
        <w:rPr>
          <w:rFonts w:eastAsia="Times New Roman"/>
          <w:color w:val="000000"/>
          <w:vertAlign w:val="subscript"/>
        </w:rPr>
        <w:t>area</w:t>
      </w:r>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29"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30" w:author="Andrew MacDougall" w:date="2022-01-06T09:39:00Z">
        <w:r w:rsidRPr="001B44B1" w:rsidDel="00172FFF">
          <w:rPr>
            <w:rFonts w:eastAsia="Times New Roman"/>
            <w:color w:val="000000"/>
          </w:rPr>
          <w:delText>are typically</w:delText>
        </w:r>
      </w:del>
      <w:ins w:id="31"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32" w:author="Andrew MacDougall" w:date="2022-01-06T09:40:00Z">
        <w:r w:rsidR="00172FFF">
          <w:rPr>
            <w:rFonts w:eastAsia="Times New Roman"/>
            <w:color w:val="000000"/>
          </w:rPr>
          <w:t xml:space="preserve"> </w:t>
        </w:r>
        <w:r w:rsidR="00172FFF" w:rsidRPr="00DC0EA8">
          <w:rPr>
            <w:rFonts w:eastAsia="Times New Roman"/>
            <w:color w:val="FF0000"/>
            <w:rPrChange w:id="33" w:author="Andrew MacDougall" w:date="2022-01-06T09:42:00Z">
              <w:rPr>
                <w:rFonts w:eastAsia="Times New Roman"/>
                <w:color w:val="000000"/>
              </w:rPr>
            </w:rPrChange>
          </w:rPr>
          <w:lastRenderedPageBreak/>
          <w:t xml:space="preserve">This environmental dependency applies to climate in particular – temperature </w:t>
        </w:r>
      </w:ins>
      <w:ins w:id="34" w:author="Andrew MacDougall" w:date="2022-01-06T09:41:00Z">
        <w:r w:rsidR="00DC0EA8" w:rsidRPr="00DC0EA8">
          <w:rPr>
            <w:rFonts w:eastAsia="Times New Roman"/>
            <w:color w:val="FF0000"/>
            <w:rPrChange w:id="35" w:author="Andrew MacDougall" w:date="2022-01-06T09:42:00Z">
              <w:rPr>
                <w:rFonts w:eastAsia="Times New Roman"/>
                <w:color w:val="000000"/>
              </w:rPr>
            </w:rPrChange>
          </w:rPr>
          <w:t>and aridity both various</w:t>
        </w:r>
      </w:ins>
      <w:ins w:id="36" w:author="Andrew MacDougall" w:date="2022-01-06T09:42:00Z">
        <w:r w:rsidR="00DC0EA8" w:rsidRPr="00DC0EA8">
          <w:rPr>
            <w:rFonts w:eastAsia="Times New Roman"/>
            <w:color w:val="FF0000"/>
            <w:rPrChange w:id="37" w:author="Andrew MacDougall" w:date="2022-01-06T09:42:00Z">
              <w:rPr>
                <w:rFonts w:eastAsia="Times New Roman"/>
                <w:color w:val="000000"/>
              </w:rPr>
            </w:rPrChange>
          </w:rPr>
          <w:t>ly</w:t>
        </w:r>
      </w:ins>
      <w:ins w:id="38" w:author="Andrew MacDougall" w:date="2022-01-06T09:41:00Z">
        <w:r w:rsidR="00DC0EA8" w:rsidRPr="00DC0EA8">
          <w:rPr>
            <w:rFonts w:eastAsia="Times New Roman"/>
            <w:color w:val="FF0000"/>
            <w:rPrChange w:id="39" w:author="Andrew MacDougall" w:date="2022-01-06T09:42:00Z">
              <w:rPr>
                <w:rFonts w:eastAsia="Times New Roman"/>
                <w:color w:val="000000"/>
              </w:rPr>
            </w:rPrChange>
          </w:rPr>
          <w:t xml:space="preserve"> affect N- and C-mediated aspects of photos</w:t>
        </w:r>
      </w:ins>
      <w:ins w:id="40" w:author="Andrew MacDougall" w:date="2022-01-06T09:42:00Z">
        <w:r w:rsidR="00DC0EA8" w:rsidRPr="00DC0EA8">
          <w:rPr>
            <w:rFonts w:eastAsia="Times New Roman"/>
            <w:color w:val="FF0000"/>
            <w:rPrChange w:id="41" w:author="Andrew MacDougall" w:date="2022-01-06T09:42:00Z">
              <w:rPr>
                <w:rFonts w:eastAsia="Times New Roman"/>
                <w:color w:val="000000"/>
              </w:rPr>
            </w:rPrChange>
          </w:rPr>
          <w:t>ynthesis and respiration (</w:t>
        </w:r>
        <w:commentRangeStart w:id="42"/>
        <w:commentRangeStart w:id="43"/>
        <w:r w:rsidR="00DC0EA8" w:rsidRPr="00DC0EA8">
          <w:rPr>
            <w:rFonts w:eastAsia="Times New Roman"/>
            <w:color w:val="FF0000"/>
            <w:rPrChange w:id="44" w:author="Andrew MacDougall" w:date="2022-01-06T09:42:00Z">
              <w:rPr>
                <w:rFonts w:eastAsia="Times New Roman"/>
                <w:color w:val="000000"/>
              </w:rPr>
            </w:rPrChange>
          </w:rPr>
          <w:t>citations</w:t>
        </w:r>
      </w:ins>
      <w:commentRangeEnd w:id="42"/>
      <w:ins w:id="45" w:author="Andrew MacDougall" w:date="2022-01-06T10:11:00Z">
        <w:r w:rsidR="00470D41">
          <w:rPr>
            <w:rStyle w:val="CommentReference"/>
          </w:rPr>
          <w:commentReference w:id="42"/>
        </w:r>
      </w:ins>
      <w:commentRangeEnd w:id="43"/>
      <w:r w:rsidR="00295F90">
        <w:rPr>
          <w:rStyle w:val="CommentReference"/>
        </w:rPr>
        <w:commentReference w:id="43"/>
      </w:r>
      <w:ins w:id="46" w:author="Andrew MacDougall" w:date="2022-01-06T09:42:00Z">
        <w:r w:rsidR="00DC0EA8" w:rsidRPr="00DC0EA8">
          <w:rPr>
            <w:rFonts w:eastAsia="Times New Roman"/>
            <w:color w:val="FF0000"/>
            <w:rPrChange w:id="47" w:author="Andrew MacDougall" w:date="2022-01-06T09:42:00Z">
              <w:rPr>
                <w:rFonts w:eastAsia="Times New Roman"/>
                <w:color w:val="000000"/>
              </w:rPr>
            </w:rPrChange>
          </w:rPr>
          <w:t xml:space="preserve">). </w:t>
        </w:r>
      </w:ins>
    </w:p>
    <w:p w14:paraId="1C97A425" w14:textId="5199A3B0" w:rsidR="00361685" w:rsidRPr="001B44B1" w:rsidRDefault="00361685" w:rsidP="00B05AC4">
      <w:pPr>
        <w:spacing w:line="480" w:lineRule="auto"/>
        <w:contextualSpacing/>
        <w:rPr>
          <w:rFonts w:eastAsia="Times New Roman"/>
        </w:rPr>
      </w:pPr>
      <w:r w:rsidRPr="00771C52">
        <w:rPr>
          <w:rFonts w:eastAsia="Times New Roman"/>
          <w:color w:val="000000"/>
        </w:rPr>
        <w:tab/>
      </w:r>
      <w:commentRangeStart w:id="48"/>
      <w:r w:rsidRPr="00771C52">
        <w:rPr>
          <w:rFonts w:eastAsia="Times New Roman"/>
          <w:color w:val="000000"/>
        </w:rPr>
        <w:t xml:space="preserve">A few recent </w:t>
      </w:r>
      <w:commentRangeEnd w:id="48"/>
      <w:r w:rsidR="00764A06">
        <w:rPr>
          <w:rStyle w:val="CommentReference"/>
        </w:rPr>
        <w:commentReference w:id="48"/>
      </w:r>
      <w:r w:rsidRPr="00771C52">
        <w:rPr>
          <w:rFonts w:eastAsia="Times New Roman"/>
          <w:color w:val="000000"/>
        </w:rPr>
        <w:t xml:space="preserve">studies have highlighted the significantly positive relationship between soil nitrogen availability and </w:t>
      </w:r>
      <w:r w:rsidR="00472FC8">
        <w:rPr>
          <w:rFonts w:eastAsia="Times New Roman"/>
          <w:iCs/>
          <w:color w:val="000000"/>
        </w:rPr>
        <w:t xml:space="preserve">leaf </w:t>
      </w:r>
      <w:r w:rsidR="00A72C40">
        <w:rPr>
          <w:rFonts w:eastAsia="Times New Roman"/>
          <w:i/>
          <w:iCs/>
          <w:color w:val="000000"/>
        </w:rPr>
        <w:t>N</w:t>
      </w:r>
      <w:r w:rsidR="00A72C40">
        <w:rPr>
          <w:rFonts w:eastAsia="Times New Roman"/>
          <w:iCs/>
          <w:color w:val="000000"/>
          <w:vertAlign w:val="subscript"/>
        </w:rPr>
        <w:t>area</w:t>
      </w:r>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Additionally, data </w:t>
      </w:r>
      <w:commentRangeStart w:id="49"/>
      <w:r w:rsidR="00EC110E">
        <w:rPr>
          <w:rFonts w:eastAsia="Times New Roman"/>
          <w:color w:val="000000"/>
        </w:rPr>
        <w:t>from a</w:t>
      </w:r>
      <w:r w:rsidR="00472FC8">
        <w:rPr>
          <w:rFonts w:eastAsia="Times New Roman"/>
          <w:color w:val="000000"/>
        </w:rPr>
        <w:t xml:space="preserve"> globally distributed </w:t>
      </w:r>
      <w:commentRangeEnd w:id="49"/>
      <w:r w:rsidR="00953534">
        <w:rPr>
          <w:rStyle w:val="CommentReference"/>
        </w:rPr>
        <w:commentReference w:id="49"/>
      </w:r>
      <w:r w:rsidR="00472FC8">
        <w:rPr>
          <w:rFonts w:eastAsia="Times New Roman"/>
          <w:color w:val="000000"/>
        </w:rPr>
        <w:t>experiment</w:t>
      </w:r>
      <w:r w:rsidR="00EC110E">
        <w:rPr>
          <w:rFonts w:eastAsia="Times New Roman"/>
          <w:color w:val="000000"/>
        </w:rPr>
        <w:t xml:space="preserve"> </w:t>
      </w:r>
      <w:del w:id="50" w:author="Andrew MacDougall" w:date="2022-01-06T09:44:00Z">
        <w:r w:rsidR="00EC110E" w:rsidDel="00DC0EA8">
          <w:rPr>
            <w:rFonts w:eastAsia="Times New Roman"/>
            <w:color w:val="000000"/>
          </w:rPr>
          <w:delText>was found to show</w:delText>
        </w:r>
      </w:del>
      <w:ins w:id="51"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52" w:author="Andrew MacDougall" w:date="2022-01-06T09:45:00Z">
        <w:r w:rsidR="00EC110E" w:rsidDel="00DC0EA8">
          <w:rPr>
            <w:rFonts w:eastAsia="Times New Roman"/>
            <w:color w:val="000000"/>
          </w:rPr>
          <w:delText xml:space="preserve">as inferred </w:delText>
        </w:r>
      </w:del>
      <w:ins w:id="53" w:author="Andrew MacDougall" w:date="2022-01-06T09:45:00Z">
        <w:r w:rsidR="00DC0EA8">
          <w:rPr>
            <w:rFonts w:eastAsia="Times New Roman"/>
            <w:color w:val="000000"/>
          </w:rPr>
          <w:t xml:space="preserve">with added soil N driving an </w:t>
        </w:r>
      </w:ins>
      <w:ins w:id="54" w:author="Andrew MacDougall" w:date="2022-01-06T09:46:00Z">
        <w:r w:rsidR="00DC0EA8">
          <w:rPr>
            <w:rFonts w:eastAsia="Times New Roman"/>
            <w:color w:val="000000"/>
          </w:rPr>
          <w:t>i</w:t>
        </w:r>
      </w:ins>
      <w:del w:id="55"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r w:rsidR="00EC110E" w:rsidRPr="00EC110E">
        <w:rPr>
          <w:rFonts w:eastAsia="Times New Roman"/>
          <w:i/>
          <w:color w:val="000000"/>
        </w:rPr>
        <w:t>N</w:t>
      </w:r>
      <w:r w:rsidR="00EC110E" w:rsidRPr="00EC110E">
        <w:rPr>
          <w:rFonts w:eastAsia="Times New Roman"/>
          <w:color w:val="000000"/>
          <w:vertAlign w:val="subscript"/>
        </w:rPr>
        <w:t>mass</w:t>
      </w:r>
      <w:r w:rsidR="00EC110E">
        <w:rPr>
          <w:rFonts w:eastAsia="Times New Roman"/>
          <w:color w:val="000000"/>
        </w:rPr>
        <w:t xml:space="preserve">) </w:t>
      </w:r>
      <w:ins w:id="56" w:author="Andrew MacDougall" w:date="2022-01-06T09:46:00Z">
        <w:r w:rsidR="00DC0EA8">
          <w:rPr>
            <w:rFonts w:eastAsia="Times New Roman"/>
            <w:color w:val="000000"/>
          </w:rPr>
          <w:t xml:space="preserve">but </w:t>
        </w:r>
      </w:ins>
      <w:del w:id="57" w:author="Andrew MacDougall" w:date="2022-01-06T09:45:00Z">
        <w:r w:rsidR="00EC110E" w:rsidDel="00DC0EA8">
          <w:rPr>
            <w:rFonts w:eastAsia="Times New Roman"/>
            <w:color w:val="000000"/>
          </w:rPr>
          <w:delText xml:space="preserve">with added soil nitrogen, </w:delText>
        </w:r>
      </w:del>
      <w:ins w:id="58" w:author="Andrew MacDougall" w:date="2022-01-06T09:46:00Z">
        <w:r w:rsidR="00DC0EA8">
          <w:rPr>
            <w:rFonts w:eastAsia="Times New Roman"/>
            <w:color w:val="000000"/>
          </w:rPr>
          <w:t xml:space="preserve">with </w:t>
        </w:r>
      </w:ins>
      <w:del w:id="59"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60"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61" w:author="Andrew MacDougall" w:date="2022-01-06T09:46:00Z">
        <w:r w:rsidR="00E91EB3">
          <w:rPr>
            <w:rFonts w:eastAsia="Times New Roman"/>
            <w:color w:val="000000"/>
          </w:rPr>
          <w:t xml:space="preserve">is </w:t>
        </w:r>
      </w:ins>
      <w:del w:id="62"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63" w:author="Andrew MacDougall" w:date="2022-01-06T09:46:00Z">
        <w:r w:rsidR="00E91EB3">
          <w:rPr>
            <w:rFonts w:eastAsia="Times New Roman"/>
            <w:color w:val="000000"/>
          </w:rPr>
          <w:t>y</w:t>
        </w:r>
      </w:ins>
      <w:del w:id="64"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65"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66"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67"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xml:space="preserve">. </w:t>
      </w:r>
      <w:commentRangeStart w:id="68"/>
      <w:r w:rsidRPr="008531D1">
        <w:rPr>
          <w:rFonts w:eastAsia="Times New Roman"/>
          <w:color w:val="000000"/>
        </w:rPr>
        <w:t>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69"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70"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71"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w:t>
      </w:r>
      <w:commentRangeStart w:id="72"/>
      <w:r w:rsidRPr="001B44B1">
        <w:rPr>
          <w:rFonts w:eastAsia="Times New Roman"/>
          <w:color w:val="000000"/>
        </w:rPr>
        <w:t>energy</w:t>
      </w:r>
      <w:commentRangeEnd w:id="72"/>
      <w:r w:rsidR="00953534">
        <w:rPr>
          <w:rStyle w:val="CommentReference"/>
        </w:rPr>
        <w:commentReference w:id="72"/>
      </w:r>
      <w:r w:rsidRPr="001B44B1">
        <w:rPr>
          <w:rFonts w:eastAsia="Times New Roman"/>
          <w:color w:val="000000"/>
        </w:rPr>
        <w:t xml:space="preserve">.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73"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w:t>
      </w:r>
      <w:commentRangeEnd w:id="68"/>
      <w:r w:rsidR="00295F90">
        <w:rPr>
          <w:rStyle w:val="CommentReference"/>
        </w:rPr>
        <w:commentReference w:id="68"/>
      </w:r>
      <w:r w:rsidRPr="008531D1">
        <w:rPr>
          <w:rFonts w:eastAsia="Times New Roman"/>
          <w:color w:val="000000"/>
        </w:rPr>
        <w:t xml:space="preserve"> Global studies have found empirical support for this response in </w:t>
      </w:r>
      <w:commentRangeStart w:id="74"/>
      <w:r w:rsidRPr="008531D1">
        <w:rPr>
          <w:rFonts w:eastAsia="Times New Roman"/>
          <w:color w:val="000000"/>
        </w:rPr>
        <w:t>some contexts</w:t>
      </w:r>
      <w:r w:rsidR="00383758" w:rsidRPr="001B44B1">
        <w:rPr>
          <w:rFonts w:eastAsia="Times New Roman"/>
          <w:color w:val="000000"/>
        </w:rPr>
        <w:t xml:space="preserve"> </w:t>
      </w:r>
      <w:commentRangeEnd w:id="74"/>
      <w:r w:rsidR="00953534">
        <w:rPr>
          <w:rStyle w:val="CommentReference"/>
        </w:rPr>
        <w:commentReference w:id="74"/>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lastRenderedPageBreak/>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75"/>
      <w:commentRangeStart w:id="76"/>
      <w:r w:rsidRPr="00E91EB3">
        <w:rPr>
          <w:rFonts w:eastAsia="Times New Roman"/>
          <w:color w:val="000000"/>
          <w:highlight w:val="yellow"/>
          <w:rPrChange w:id="77" w:author="Andrew MacDougall" w:date="2022-01-06T09:49:00Z">
            <w:rPr>
              <w:rFonts w:eastAsia="Times New Roman"/>
              <w:color w:val="000000"/>
            </w:rPr>
          </w:rPrChange>
        </w:rPr>
        <w:t>temperature</w:t>
      </w:r>
      <w:commentRangeEnd w:id="75"/>
      <w:r w:rsidR="00E91EB3">
        <w:rPr>
          <w:rStyle w:val="CommentReference"/>
        </w:rPr>
        <w:commentReference w:id="75"/>
      </w:r>
      <w:commentRangeEnd w:id="76"/>
      <w:r w:rsidR="00295F90">
        <w:rPr>
          <w:rStyle w:val="CommentReference"/>
        </w:rPr>
        <w:commentReference w:id="76"/>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w:t>
      </w:r>
      <w:commentRangeStart w:id="78"/>
      <w:r w:rsidR="003704D1">
        <w:rPr>
          <w:rFonts w:eastAsia="Times New Roman"/>
          <w:color w:val="000000"/>
        </w:rPr>
        <w:t>nitrogen</w:t>
      </w:r>
      <w:r w:rsidRPr="001B44B1">
        <w:rPr>
          <w:rFonts w:eastAsia="Times New Roman"/>
          <w:color w:val="000000"/>
        </w:rPr>
        <w:t>.</w:t>
      </w:r>
      <w:commentRangeEnd w:id="78"/>
      <w:r w:rsidR="00D31666">
        <w:rPr>
          <w:rStyle w:val="CommentReference"/>
        </w:rPr>
        <w:commentReference w:id="78"/>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w:t>
      </w:r>
      <w:commentRangeStart w:id="79"/>
      <w:r w:rsidRPr="00771C52">
        <w:rPr>
          <w:rFonts w:eastAsia="Times New Roman"/>
          <w:color w:val="000000"/>
        </w:rPr>
        <w:t>Thus, an increase in</w:t>
      </w:r>
      <w:r w:rsidR="00E2660B">
        <w:rPr>
          <w:rFonts w:eastAsia="Times New Roman"/>
          <w:color w:val="000000"/>
        </w:rPr>
        <w:t xml:space="preserve"> nitrogen 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(Figure 1 black solid line). </w:t>
      </w:r>
      <w:commentRangeEnd w:id="79"/>
      <w:r w:rsidR="00953534">
        <w:rPr>
          <w:rStyle w:val="CommentReference"/>
        </w:rPr>
        <w:commentReference w:id="79"/>
      </w:r>
      <w:r w:rsidRPr="00771C52">
        <w:rPr>
          <w:rFonts w:eastAsia="Times New Roman"/>
          <w:color w:val="000000"/>
        </w:rPr>
        <w:t xml:space="preserve">Different </w:t>
      </w:r>
      <w:del w:id="80" w:author="Andrew MacDougall" w:date="2022-01-06T09:51:00Z">
        <w:r w:rsidRPr="00771C52" w:rsidDel="00420A4B">
          <w:rPr>
            <w:rFonts w:eastAsia="Times New Roman"/>
            <w:color w:val="000000"/>
          </w:rPr>
          <w:delText xml:space="preserve">environmental </w:delText>
        </w:r>
      </w:del>
      <w:ins w:id="81"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82"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area</w:t>
      </w:r>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w:t>
      </w:r>
      <w:r w:rsidR="002815EB">
        <w:rPr>
          <w:rFonts w:eastAsia="Times New Roman"/>
          <w:color w:val="000000"/>
        </w:rPr>
        <w:lastRenderedPageBreak/>
        <w:t xml:space="preserve">and could even be extended to storage or other nitrogen-dependent compounds. </w:t>
      </w:r>
      <w:commentRangeStart w:id="83"/>
      <w:r w:rsidR="002815EB">
        <w:rPr>
          <w:rFonts w:eastAsia="Times New Roman"/>
          <w:color w:val="000000"/>
        </w:rPr>
        <w:t>However, we focus here on aboveground biomass as a proxy for structural allocation to test our theory</w:t>
      </w:r>
      <w:r w:rsidR="00475F5D">
        <w:rPr>
          <w:rFonts w:eastAsia="Times New Roman"/>
          <w:color w:val="000000"/>
        </w:rPr>
        <w:t>.</w:t>
      </w:r>
      <w:commentRangeEnd w:id="83"/>
      <w:r w:rsidR="004E43A6">
        <w:rPr>
          <w:rStyle w:val="CommentReference"/>
        </w:rPr>
        <w:commentReference w:id="83"/>
      </w:r>
    </w:p>
    <w:p w14:paraId="04461849" w14:textId="59DFF6A6"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w:t>
      </w:r>
      <w:ins w:id="84" w:author="Eric Seabloom" w:date="2022-01-07T15:56:00Z">
        <w:r w:rsidR="0048530C">
          <w:rPr>
            <w:rFonts w:eastAsia="Times New Roman"/>
            <w:color w:val="000000"/>
          </w:rPr>
          <w:t>,</w:t>
        </w:r>
      </w:ins>
      <w:r w:rsidRPr="00771C52">
        <w:rPr>
          <w:rFonts w:eastAsia="Times New Roman"/>
          <w:color w:val="000000"/>
        </w:rPr>
        <w:t xml:space="preserve"> grassland</w:t>
      </w:r>
      <w:ins w:id="85" w:author="Eric Seabloom" w:date="2022-01-07T15:56:00Z">
        <w:r w:rsidR="0048530C">
          <w:rPr>
            <w:rFonts w:eastAsia="Times New Roman"/>
            <w:color w:val="000000"/>
          </w:rPr>
          <w:t>,</w:t>
        </w:r>
      </w:ins>
      <w:r w:rsidRPr="00771C52">
        <w:rPr>
          <w:rFonts w:eastAsia="Times New Roman"/>
          <w:color w:val="000000"/>
        </w:rPr>
        <w:t xml:space="preserve"> </w:t>
      </w:r>
      <w:del w:id="86" w:author="Eric Seabloom" w:date="2022-01-07T15:56:00Z">
        <w:r w:rsidRPr="00771C52" w:rsidDel="0048530C">
          <w:rPr>
            <w:rFonts w:eastAsia="Times New Roman"/>
            <w:color w:val="000000"/>
          </w:rPr>
          <w:delText xml:space="preserve">nutrient </w:delText>
        </w:r>
      </w:del>
      <w:ins w:id="87" w:author="Eric Seabloom" w:date="2022-01-07T15:56:00Z">
        <w:r w:rsidR="0048530C" w:rsidRPr="00771C52">
          <w:rPr>
            <w:rFonts w:eastAsia="Times New Roman"/>
            <w:color w:val="000000"/>
          </w:rPr>
          <w:t>nutrient</w:t>
        </w:r>
        <w:r w:rsidR="0048530C">
          <w:rPr>
            <w:rFonts w:eastAsia="Times New Roman"/>
            <w:color w:val="000000"/>
          </w:rPr>
          <w:t>-</w:t>
        </w:r>
      </w:ins>
      <w:r w:rsidRPr="00771C52">
        <w:rPr>
          <w:rFonts w:eastAsia="Times New Roman"/>
          <w:color w:val="000000"/>
        </w:rPr>
        <w:t>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w:t>
      </w:r>
      <w:del w:id="88" w:author="Anita C. Risch" w:date="2022-01-11T07:06:00Z">
        <w:r w:rsidR="00696E90" w:rsidDel="006974F5">
          <w:rPr>
            <w:rFonts w:eastAsia="Times New Roman"/>
            <w:color w:val="000000"/>
          </w:rPr>
          <w:delText xml:space="preserve">these </w:delText>
        </w:r>
      </w:del>
      <w:del w:id="89"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w:t>
      </w:r>
      <w:commentRangeStart w:id="90"/>
      <w:r w:rsidR="00361685" w:rsidRPr="00A76F3A">
        <w:rPr>
          <w:rFonts w:eastAsia="Times New Roman"/>
          <w:color w:val="000000"/>
          <w:highlight w:val="yellow"/>
          <w:rPrChange w:id="91" w:author="Andrew MacDougall" w:date="2022-01-06T10:01:00Z">
            <w:rPr>
              <w:rFonts w:eastAsia="Times New Roman"/>
              <w:color w:val="000000"/>
            </w:rPr>
          </w:rPrChange>
        </w:rPr>
        <w:t>climate</w:t>
      </w:r>
      <w:commentRangeEnd w:id="90"/>
      <w:r w:rsidR="00A76F3A">
        <w:rPr>
          <w:rStyle w:val="CommentReference"/>
        </w:rPr>
        <w:commentReference w:id="90"/>
      </w:r>
      <w:r w:rsidR="00361685" w:rsidRPr="00971CEF">
        <w:rPr>
          <w:rFonts w:eastAsia="Times New Roman"/>
          <w:color w:val="000000"/>
        </w:rPr>
        <w:t xml:space="preserve"> on </w:t>
      </w:r>
      <w:r w:rsidR="00361685" w:rsidRPr="00971CEF">
        <w:rPr>
          <w:rFonts w:eastAsia="Times New Roman"/>
          <w:i/>
          <w:iCs/>
          <w:color w:val="000000"/>
        </w:rPr>
        <w:t>N</w:t>
      </w:r>
      <w:r w:rsidR="00361685" w:rsidRPr="00971CEF">
        <w:rPr>
          <w:rFonts w:eastAsia="Times New Roman"/>
          <w:color w:val="000000"/>
          <w:vertAlign w:val="subscript"/>
        </w:rPr>
        <w:t>area</w:t>
      </w:r>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r>
        <w:rPr>
          <w:rFonts w:eastAsia="Times New Roman"/>
          <w:i/>
          <w:color w:val="000000"/>
        </w:rPr>
        <w:t>N</w:t>
      </w:r>
      <w:r>
        <w:rPr>
          <w:rFonts w:eastAsia="Times New Roman"/>
          <w:color w:val="000000"/>
          <w:vertAlign w:val="subscript"/>
        </w:rPr>
        <w:t xml:space="preserve">area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r>
        <w:rPr>
          <w:rFonts w:eastAsia="Times New Roman"/>
          <w:i/>
          <w:color w:val="000000"/>
        </w:rPr>
        <w:t>N</w:t>
      </w:r>
      <w:r>
        <w:rPr>
          <w:rFonts w:eastAsia="Times New Roman"/>
          <w:color w:val="000000"/>
          <w:vertAlign w:val="subscript"/>
        </w:rPr>
        <w:t>area</w:t>
      </w:r>
      <w:r>
        <w:rPr>
          <w:rFonts w:eastAsia="Times New Roman"/>
          <w:color w:val="000000"/>
        </w:rPr>
        <w:t xml:space="preserve"> under </w:t>
      </w:r>
      <w:commentRangeStart w:id="92"/>
      <w:r>
        <w:rPr>
          <w:rFonts w:eastAsia="Times New Roman"/>
          <w:color w:val="000000"/>
        </w:rPr>
        <w:t>different soil nitrogen conditions</w:t>
      </w:r>
      <w:commentRangeEnd w:id="92"/>
      <w:r w:rsidR="006974F5">
        <w:rPr>
          <w:rStyle w:val="CommentReference"/>
        </w:rPr>
        <w:commentReference w:id="92"/>
      </w:r>
      <w:r>
        <w:rPr>
          <w:rFonts w:eastAsia="Times New Roman"/>
          <w:color w:val="000000"/>
        </w:rPr>
        <w:t xml:space="preserve">. </w:t>
      </w:r>
    </w:p>
    <w:p w14:paraId="2E92E822" w14:textId="230DDA3B" w:rsidR="00074719" w:rsidRPr="00074719" w:rsidRDefault="00361685" w:rsidP="00971CEF">
      <w:pPr>
        <w:spacing w:line="480" w:lineRule="auto"/>
        <w:rPr>
          <w:rFonts w:eastAsia="Times New Roman"/>
          <w:color w:val="000000"/>
        </w:rPr>
      </w:pPr>
      <w:commentRangeStart w:id="93"/>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94" w:author="Andrew MacDougall" w:date="2022-01-06T10:01:00Z">
            <w:rPr>
              <w:rFonts w:eastAsia="Times New Roman"/>
              <w:color w:val="000000"/>
            </w:rPr>
          </w:rPrChange>
        </w:rPr>
        <w:t>climate</w:t>
      </w:r>
      <w:r w:rsidRPr="00971CEF">
        <w:rPr>
          <w:rFonts w:eastAsia="Times New Roman"/>
          <w:color w:val="000000"/>
        </w:rPr>
        <w:t xml:space="preserve"> would have significant separate impacts on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commentRangeEnd w:id="93"/>
      <w:r w:rsidR="006974F5">
        <w:rPr>
          <w:rStyle w:val="CommentReference"/>
        </w:rPr>
        <w:commentReference w:id="93"/>
      </w:r>
      <w:r w:rsidR="00A6009F">
        <w:rPr>
          <w:rFonts w:eastAsia="Times New Roman"/>
          <w:color w:val="000000"/>
        </w:rPr>
        <w:t>)</w:t>
      </w:r>
      <w:r w:rsidRPr="00971CEF">
        <w:rPr>
          <w:rFonts w:eastAsia="Times New Roman"/>
          <w:color w:val="000000"/>
        </w:rPr>
        <w:t>.</w:t>
      </w:r>
      <w:r w:rsidR="004921F3">
        <w:rPr>
          <w:rFonts w:eastAsia="Times New Roman"/>
          <w:color w:val="000000"/>
        </w:rPr>
        <w:t xml:space="preserve"> From this, we expected that </w:t>
      </w:r>
      <w:r w:rsidR="004921F3">
        <w:rPr>
          <w:rFonts w:eastAsia="Times New Roman"/>
          <w:i/>
          <w:color w:val="000000"/>
        </w:rPr>
        <w:t>N</w:t>
      </w:r>
      <w:r w:rsidR="004921F3">
        <w:rPr>
          <w:rFonts w:eastAsia="Times New Roman"/>
          <w:color w:val="000000"/>
          <w:vertAlign w:val="subscript"/>
        </w:rPr>
        <w:t>area</w:t>
      </w:r>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w:t>
      </w:r>
      <w:commentRangeStart w:id="95"/>
      <w:r w:rsidR="004921F3">
        <w:rPr>
          <w:rFonts w:eastAsia="Times New Roman"/>
          <w:color w:val="000000"/>
        </w:rPr>
        <w:t xml:space="preserve">influence </w:t>
      </w:r>
      <w:commentRangeEnd w:id="95"/>
      <w:r w:rsidR="006974F5">
        <w:rPr>
          <w:rStyle w:val="CommentReference"/>
        </w:rPr>
        <w:commentReference w:id="95"/>
      </w:r>
      <w:r w:rsidR="004921F3">
        <w:rPr>
          <w:rFonts w:eastAsia="Times New Roman"/>
          <w:color w:val="000000"/>
        </w:rPr>
        <w:t xml:space="preserve">the response of </w:t>
      </w:r>
      <w:r w:rsidR="004921F3">
        <w:rPr>
          <w:rFonts w:eastAsia="Times New Roman"/>
          <w:i/>
          <w:color w:val="000000"/>
        </w:rPr>
        <w:t>N</w:t>
      </w:r>
      <w:r w:rsidR="004921F3">
        <w:rPr>
          <w:rFonts w:eastAsia="Times New Roman"/>
          <w:color w:val="000000"/>
          <w:vertAlign w:val="subscript"/>
        </w:rPr>
        <w:t xml:space="preserve">area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w:t>
      </w:r>
      <w:commentRangeStart w:id="96"/>
      <w:r w:rsidRPr="00971CEF">
        <w:rPr>
          <w:rFonts w:eastAsia="Times New Roman"/>
          <w:color w:val="000000"/>
        </w:rPr>
        <w:t xml:space="preserve">in </w:t>
      </w:r>
      <w:r w:rsidR="00E019F3" w:rsidRPr="00971CEF">
        <w:rPr>
          <w:rFonts w:eastAsia="Times New Roman"/>
          <w:color w:val="000000"/>
        </w:rPr>
        <w:t>contexts</w:t>
      </w:r>
      <w:r w:rsidRPr="00971CEF">
        <w:rPr>
          <w:rFonts w:eastAsia="Times New Roman"/>
          <w:color w:val="000000"/>
        </w:rPr>
        <w:t xml:space="preserve"> </w:t>
      </w:r>
      <w:commentRangeEnd w:id="96"/>
      <w:r w:rsidR="00CF0AA1">
        <w:rPr>
          <w:rStyle w:val="CommentReference"/>
        </w:rPr>
        <w:commentReference w:id="96"/>
      </w:r>
      <w:r w:rsidRPr="00971CEF">
        <w:rPr>
          <w:rFonts w:eastAsia="Times New Roman"/>
          <w:color w:val="000000"/>
        </w:rPr>
        <w:t>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r>
              <w:rPr>
                <w:rFonts w:eastAsia="Times New Roman"/>
                <w:i/>
                <w:color w:val="000000"/>
              </w:rPr>
              <w:t>M</w:t>
            </w:r>
            <w:r w:rsidRPr="00853A49">
              <w:rPr>
                <w:rFonts w:eastAsia="Times New Roman"/>
                <w:color w:val="000000"/>
                <w:vertAlign w:val="subscript"/>
              </w:rPr>
              <w:t>area</w:t>
            </w:r>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r w:rsidRPr="00971CEF">
              <w:rPr>
                <w:rFonts w:eastAsia="Times New Roman"/>
                <w:i/>
                <w:color w:val="000000"/>
              </w:rPr>
              <w:t>N</w:t>
            </w:r>
            <w:r w:rsidRPr="00971CEF">
              <w:rPr>
                <w:rFonts w:eastAsia="Times New Roman"/>
                <w:color w:val="000000"/>
                <w:vertAlign w:val="subscript"/>
              </w:rPr>
              <w:t>area</w:t>
            </w:r>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r w:rsidRPr="00853A49">
              <w:rPr>
                <w:rFonts w:eastAsia="Times New Roman"/>
                <w:i/>
                <w:color w:val="000000"/>
              </w:rPr>
              <w:t>N</w:t>
            </w:r>
            <w:r w:rsidRPr="00971CEF">
              <w:rPr>
                <w:rFonts w:eastAsia="Times New Roman"/>
                <w:color w:val="000000"/>
                <w:vertAlign w:val="subscript"/>
              </w:rPr>
              <w:t>mass</w:t>
            </w:r>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r w:rsidRPr="00853A49">
              <w:rPr>
                <w:rFonts w:eastAsia="Times New Roman"/>
                <w:i/>
                <w:color w:val="000000"/>
              </w:rPr>
              <w:t>N</w:t>
            </w:r>
            <w:r>
              <w:rPr>
                <w:rFonts w:eastAsia="Times New Roman"/>
                <w:color w:val="000000"/>
                <w:vertAlign w:val="subscript"/>
              </w:rPr>
              <w:t>photo</w:t>
            </w:r>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r w:rsidRPr="00853A49">
              <w:rPr>
                <w:rFonts w:eastAsia="Times New Roman"/>
                <w:i/>
                <w:color w:val="000000"/>
              </w:rPr>
              <w:t>N</w:t>
            </w:r>
            <w:r>
              <w:rPr>
                <w:rFonts w:eastAsia="Times New Roman"/>
                <w:color w:val="000000"/>
                <w:vertAlign w:val="subscript"/>
              </w:rPr>
              <w:t>structure</w:t>
            </w:r>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r w:rsidRPr="00971CEF">
              <w:rPr>
                <w:rFonts w:eastAsia="Times New Roman"/>
                <w:i/>
                <w:color w:val="000000"/>
              </w:rPr>
              <w:t>T</w:t>
            </w:r>
            <w:r w:rsidRPr="00971CEF">
              <w:rPr>
                <w:rFonts w:eastAsia="Times New Roman"/>
                <w:color w:val="000000"/>
                <w:vertAlign w:val="subscript"/>
              </w:rPr>
              <w:t>g</w:t>
            </w:r>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lang w:val="en-GB" w:eastAsia="en-GB"/>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commentRangeStart w:id="97"/>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r w:rsidR="00771C52" w:rsidRPr="00771C52">
        <w:rPr>
          <w:rFonts w:eastAsia="Times New Roman"/>
          <w:bCs/>
          <w:i/>
        </w:rPr>
        <w:t>N</w:t>
      </w:r>
      <w:r w:rsidR="00771C52">
        <w:rPr>
          <w:rFonts w:eastAsia="Times New Roman"/>
          <w:bCs/>
          <w:vertAlign w:val="subscript"/>
        </w:rPr>
        <w:t>availability</w:t>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commentRangeEnd w:id="97"/>
      <w:r w:rsidR="0048530C">
        <w:rPr>
          <w:rStyle w:val="CommentReference"/>
        </w:rPr>
        <w:commentReference w:id="97"/>
      </w:r>
      <w:r w:rsidR="00BD3DF0">
        <w:rPr>
          <w:rFonts w:eastAsia="Times New Roman"/>
          <w:bCs/>
        </w:rPr>
        <w:t>As a result</w:t>
      </w:r>
      <w:r w:rsidR="00771C52">
        <w:rPr>
          <w:rFonts w:eastAsia="Times New Roman"/>
          <w:bCs/>
        </w:rPr>
        <w:t xml:space="preserve">, a change in </w:t>
      </w:r>
      <w:r w:rsidR="00F9151E" w:rsidRPr="00771C52">
        <w:rPr>
          <w:rFonts w:eastAsia="Times New Roman"/>
          <w:bCs/>
          <w:i/>
        </w:rPr>
        <w:t>N</w:t>
      </w:r>
      <w:r w:rsidR="00F9151E">
        <w:rPr>
          <w:rFonts w:eastAsia="Times New Roman"/>
          <w:bCs/>
          <w:vertAlign w:val="subscript"/>
        </w:rPr>
        <w:t xml:space="preserve">availability </w:t>
      </w:r>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area</w:t>
      </w:r>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r w:rsidR="00F9151E" w:rsidRPr="00771C52">
        <w:rPr>
          <w:rFonts w:eastAsia="Times New Roman"/>
          <w:bCs/>
          <w:i/>
        </w:rPr>
        <w:t>N</w:t>
      </w:r>
      <w:r w:rsidR="00F9151E">
        <w:rPr>
          <w:rFonts w:eastAsia="Times New Roman"/>
          <w:bCs/>
          <w:vertAlign w:val="subscript"/>
        </w:rPr>
        <w:t>availability</w:t>
      </w:r>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relationship should be negatively correlated with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22C6B98"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w:t>
      </w:r>
      <w:del w:id="98" w:author="Eric Seabloom" w:date="2022-01-07T16:00:00Z">
        <w:r w:rsidRPr="00771C52" w:rsidDel="0048530C">
          <w:rPr>
            <w:rFonts w:eastAsia="Times New Roman"/>
            <w:color w:val="000000"/>
          </w:rPr>
          <w:delText>a similar</w:delText>
        </w:r>
      </w:del>
      <w:ins w:id="99" w:author="Eric Seabloom" w:date="2022-01-07T16:00:00Z">
        <w:r w:rsidR="0048530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13953E48"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100" w:author="Eric Seabloom" w:date="2022-01-07T16:02:00Z">
        <w:r w:rsidRPr="00771C52" w:rsidDel="0048530C">
          <w:rPr>
            <w:rFonts w:eastAsia="Times New Roman"/>
            <w:color w:val="000000"/>
          </w:rPr>
          <w:delText xml:space="preserve">utilized </w:delText>
        </w:r>
      </w:del>
      <w:ins w:id="101" w:author="Eric Seabloom" w:date="2022-01-07T16:02:00Z">
        <w:r w:rsidR="0048530C">
          <w:rPr>
            <w:rFonts w:eastAsia="Times New Roman"/>
            <w:color w:val="000000"/>
          </w:rPr>
          <w:t>used</w:t>
        </w:r>
        <w:r w:rsidR="0048530C" w:rsidRPr="00771C52">
          <w:rPr>
            <w:rFonts w:eastAsia="Times New Roman"/>
            <w:color w:val="000000"/>
          </w:rPr>
          <w:t xml:space="preserve"> </w:t>
        </w:r>
      </w:ins>
      <w:r w:rsidRPr="00771C52">
        <w:rPr>
          <w:rFonts w:eastAsia="Times New Roman"/>
          <w:color w:val="000000"/>
        </w:rPr>
        <w:t>two datasets from the NutNet: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NutNet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w:t>
      </w:r>
      <w:del w:id="102" w:author="Eric Seabloom" w:date="2022-01-07T16:02:00Z">
        <w:r w:rsidR="000D10B1" w:rsidDel="00471FAC">
          <w:rPr>
            <w:rFonts w:eastAsia="Times New Roman"/>
            <w:color w:val="000000"/>
          </w:rPr>
          <w:delText>of different species</w:delText>
        </w:r>
        <w:r w:rsidRPr="00771C52" w:rsidDel="00471FAC">
          <w:rPr>
            <w:rFonts w:eastAsia="Times New Roman"/>
            <w:color w:val="000000"/>
          </w:rPr>
          <w:delText xml:space="preserve"> per</w:delText>
        </w:r>
      </w:del>
      <w:ins w:id="103" w:author="Eric Seabloom" w:date="2022-01-07T16:02:00Z">
        <w:r w:rsidR="00471FAC">
          <w:rPr>
            <w:rFonts w:eastAsia="Times New Roman"/>
            <w:color w:val="000000"/>
          </w:rPr>
          <w:t>of the most abundance species in each</w:t>
        </w:r>
      </w:ins>
      <w:r w:rsidRPr="00771C52">
        <w:rPr>
          <w:rFonts w:eastAsia="Times New Roman"/>
          <w:color w:val="000000"/>
        </w:rPr>
        <w:t xml:space="preserve">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Firn et al., 2019). For our analyses, we selected samples that contained each of nitrogen concentration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dφ</w:t>
            </w:r>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2D95E5E4"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r w:rsidR="00CD67A6">
        <w:rPr>
          <w:rFonts w:eastAsia="Times New Roman"/>
          <w:color w:val="000000"/>
        </w:rPr>
        <w:t>NutNet leaf trait dataset was paired with</w:t>
      </w:r>
      <w:r w:rsidRPr="00771C52">
        <w:rPr>
          <w:rFonts w:eastAsia="Times New Roman"/>
          <w:color w:val="000000"/>
        </w:rPr>
        <w:t xml:space="preserve"> the NutNet “core” dataset. This dataset consisted of data collected </w:t>
      </w:r>
      <w:del w:id="104" w:author="Eric Seabloom" w:date="2022-01-07T16:03:00Z">
        <w:r w:rsidRPr="00771C52" w:rsidDel="00471FAC">
          <w:rPr>
            <w:rFonts w:eastAsia="Times New Roman"/>
            <w:color w:val="000000"/>
          </w:rPr>
          <w:delText xml:space="preserve">similarly </w:delText>
        </w:r>
      </w:del>
      <w:ins w:id="105" w:author="Eric Seabloom" w:date="2022-01-07T16:03:00Z">
        <w:r w:rsidR="00471FAC">
          <w:rPr>
            <w:rFonts w:eastAsia="Times New Roman"/>
            <w:color w:val="000000"/>
          </w:rPr>
          <w:t>identically</w:t>
        </w:r>
        <w:r w:rsidR="00471FAC" w:rsidRPr="00771C52">
          <w:rPr>
            <w:rFonts w:eastAsia="Times New Roman"/>
            <w:color w:val="000000"/>
          </w:rPr>
          <w:t xml:space="preserve"> </w:t>
        </w:r>
      </w:ins>
      <w:r w:rsidRPr="00771C52">
        <w:rPr>
          <w:rFonts w:eastAsia="Times New Roman"/>
          <w:color w:val="000000"/>
        </w:rPr>
        <w:t xml:space="preserve">at each NutNet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w:t>
      </w:r>
      <w:commentRangeStart w:id="106"/>
      <w:r w:rsidR="00B16B03">
        <w:rPr>
          <w:rFonts w:eastAsia="Times New Roman"/>
          <w:color w:val="000000"/>
        </w:rPr>
        <w:t xml:space="preserve"> </w:t>
      </w:r>
      <w:ins w:id="107" w:author="Eric Seabloom" w:date="2022-01-07T16:03:00Z">
        <w:r w:rsidR="00471FAC">
          <w:rPr>
            <w:rFonts w:eastAsia="Times New Roman"/>
            <w:color w:val="000000"/>
          </w:rPr>
          <w:t>(current year</w:t>
        </w:r>
      </w:ins>
      <w:ins w:id="108" w:author="Eric Seabloom" w:date="2022-01-07T16:04:00Z">
        <w:r w:rsidR="00471FAC">
          <w:rPr>
            <w:rFonts w:eastAsia="Times New Roman"/>
            <w:color w:val="000000"/>
          </w:rPr>
          <w:t>s’ growth</w:t>
        </w:r>
      </w:ins>
      <w:ins w:id="109" w:author="Eric Seabloom" w:date="2022-01-07T16:03:00Z">
        <w:r w:rsidR="00471FAC">
          <w:rPr>
            <w:rFonts w:eastAsia="Times New Roman"/>
            <w:color w:val="000000"/>
          </w:rPr>
          <w:t xml:space="preserve">) </w:t>
        </w:r>
      </w:ins>
      <w:commentRangeEnd w:id="106"/>
      <w:ins w:id="110" w:author="Eric Seabloom" w:date="2022-01-07T16:04:00Z">
        <w:r w:rsidR="00471FAC">
          <w:rPr>
            <w:rStyle w:val="CommentReference"/>
          </w:rPr>
          <w:commentReference w:id="106"/>
        </w:r>
      </w:ins>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lastRenderedPageBreak/>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commentRangeStart w:id="111"/>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11"/>
      <w:r w:rsidR="00A76F3A">
        <w:rPr>
          <w:rStyle w:val="CommentReference"/>
        </w:rPr>
        <w:commentReference w:id="111"/>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r>
        <w:rPr>
          <w:rFonts w:eastAsia="Times New Roman"/>
          <w:i/>
        </w:rPr>
        <w:t>I</w:t>
      </w:r>
      <w:r>
        <w:rPr>
          <w:rFonts w:eastAsia="Times New Roman"/>
          <w:vertAlign w:val="subscript"/>
        </w:rPr>
        <w:t>below</w:t>
      </w:r>
      <w:r>
        <w:rPr>
          <w:rFonts w:eastAsia="Times New Roman"/>
        </w:rPr>
        <w:t>/</w:t>
      </w:r>
      <w:r>
        <w:rPr>
          <w:rFonts w:eastAsia="Times New Roman"/>
          <w:i/>
        </w:rPr>
        <w:t>I</w:t>
      </w:r>
      <w:r>
        <w:rPr>
          <w:rFonts w:eastAsia="Times New Roman"/>
          <w:vertAlign w:val="subscript"/>
        </w:rPr>
        <w:t>above</w:t>
      </w:r>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r>
        <w:rPr>
          <w:rFonts w:eastAsia="Times New Roman"/>
          <w:i/>
        </w:rPr>
        <w:t>I</w:t>
      </w:r>
      <w:r>
        <w:rPr>
          <w:rFonts w:eastAsia="Times New Roman"/>
          <w:vertAlign w:val="subscript"/>
        </w:rPr>
        <w:t>above</w:t>
      </w:r>
      <w:r>
        <w:rPr>
          <w:rFonts w:eastAsia="Times New Roman"/>
        </w:rPr>
        <w:t xml:space="preserve"> and </w:t>
      </w:r>
      <w:r>
        <w:rPr>
          <w:rFonts w:eastAsia="Times New Roman"/>
          <w:i/>
        </w:rPr>
        <w:t>I</w:t>
      </w:r>
      <w:r>
        <w:rPr>
          <w:rFonts w:eastAsia="Times New Roman"/>
          <w:vertAlign w:val="subscript"/>
        </w:rPr>
        <w:t>below</w:t>
      </w:r>
      <w:r>
        <w:rPr>
          <w:rFonts w:eastAsia="Times New Roman"/>
        </w:rPr>
        <w:t xml:space="preserve"> are above and below canopy PAR, respectively. In our analyses, we used data from 19 NutNet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lang w:val="en-GB" w:eastAsia="en-GB"/>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commentRangeStart w:id="112"/>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commentRangeEnd w:id="112"/>
      <w:r w:rsidR="0037209D">
        <w:rPr>
          <w:rStyle w:val="CommentReference"/>
        </w:rPr>
        <w:commentReference w:id="112"/>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0844A80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w:t>
      </w:r>
      <w:commentRangeStart w:id="113"/>
      <w:commentRangeStart w:id="114"/>
      <w:r w:rsidRPr="00771C52">
        <w:rPr>
          <w:rFonts w:eastAsia="Times New Roman"/>
          <w:color w:val="000000"/>
        </w:rPr>
        <w:t>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commentRangeEnd w:id="113"/>
      <w:r w:rsidR="0037209D">
        <w:rPr>
          <w:rStyle w:val="CommentReference"/>
        </w:rPr>
        <w:commentReference w:id="113"/>
      </w:r>
      <w:commentRangeEnd w:id="114"/>
      <w:r w:rsidR="0085525C">
        <w:rPr>
          <w:rStyle w:val="CommentReference"/>
        </w:rPr>
        <w:commentReference w:id="114"/>
      </w:r>
      <w:r w:rsidRPr="00771C52">
        <w:rPr>
          <w:rFonts w:eastAsia="Times New Roman"/>
          <w:color w:val="000000"/>
        </w:rPr>
        <w:t>climate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00CA64B3">
        <w:rPr>
          <w:rFonts w:eastAsia="Times New Roman"/>
          <w:color w:val="000000"/>
        </w:rPr>
        <w:t>)</w:t>
      </w:r>
      <w:r w:rsidRPr="00771C52">
        <w:rPr>
          <w:rFonts w:eastAsia="Times New Roman"/>
          <w:color w:val="000000"/>
        </w:rPr>
        <w:t>,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w:t>
      </w:r>
      <w:commentRangeStart w:id="115"/>
      <w:r w:rsidRPr="00771C52">
        <w:rPr>
          <w:rFonts w:eastAsia="Times New Roman"/>
          <w:color w:val="000000"/>
        </w:rPr>
        <w:t xml:space="preserve">. Species identity, species identity </w:t>
      </w:r>
      <w:del w:id="116" w:author="Eric Seabloom" w:date="2022-01-07T16:06:00Z">
        <w:r w:rsidRPr="00771C52" w:rsidDel="00471FAC">
          <w:rPr>
            <w:rFonts w:eastAsia="Times New Roman"/>
            <w:color w:val="000000"/>
          </w:rPr>
          <w:delText xml:space="preserve">by </w:delText>
        </w:r>
      </w:del>
      <w:ins w:id="117"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and species identity </w:t>
      </w:r>
      <w:del w:id="118" w:author="Eric Seabloom" w:date="2022-01-07T16:06:00Z">
        <w:r w:rsidRPr="00771C52" w:rsidDel="00471FAC">
          <w:rPr>
            <w:rFonts w:eastAsia="Times New Roman"/>
            <w:color w:val="000000"/>
          </w:rPr>
          <w:delText xml:space="preserve">by </w:delText>
        </w:r>
      </w:del>
      <w:ins w:id="119"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w:t>
      </w:r>
      <w:del w:id="120" w:author="Eric Seabloom" w:date="2022-01-07T16:06:00Z">
        <w:r w:rsidRPr="00771C52" w:rsidDel="00471FAC">
          <w:rPr>
            <w:rFonts w:eastAsia="Times New Roman"/>
            <w:color w:val="000000"/>
          </w:rPr>
          <w:delText xml:space="preserve">by </w:delText>
        </w:r>
      </w:del>
      <w:ins w:id="121" w:author="Eric Seabloom" w:date="2022-01-07T16:06:00Z">
        <w:r w:rsidR="00471FAC">
          <w:rPr>
            <w:rFonts w:eastAsia="Times New Roman"/>
            <w:color w:val="000000"/>
          </w:rPr>
          <w:t>and</w:t>
        </w:r>
        <w:r w:rsidR="00471FAC" w:rsidRPr="00771C52">
          <w:rPr>
            <w:rFonts w:eastAsia="Times New Roman"/>
            <w:color w:val="000000"/>
          </w:rPr>
          <w:t xml:space="preserve"> </w:t>
        </w:r>
      </w:ins>
      <w:r w:rsidRPr="00771C52">
        <w:rPr>
          <w:rFonts w:eastAsia="Times New Roman"/>
          <w:color w:val="000000"/>
        </w:rPr>
        <w:t xml:space="preserve">block were included as categorical random intercept terms. </w:t>
      </w:r>
      <w:commentRangeEnd w:id="115"/>
      <w:r w:rsidR="00471FAC">
        <w:rPr>
          <w:rStyle w:val="CommentReference"/>
        </w:rPr>
        <w:commentReference w:id="115"/>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r w:rsidRPr="00993C6A">
              <w:rPr>
                <w:rFonts w:eastAsia="Times New Roman"/>
                <w:i/>
                <w:iCs/>
                <w:color w:val="000000"/>
              </w:rPr>
              <w:t>N</w:t>
            </w:r>
            <w:r w:rsidRPr="00993C6A">
              <w:rPr>
                <w:rFonts w:eastAsia="Times New Roman"/>
                <w:color w:val="000000"/>
                <w:vertAlign w:val="subscript"/>
              </w:rPr>
              <w:t>Rubisco</w:t>
            </w:r>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r w:rsidRPr="00D616B4">
        <w:rPr>
          <w:rFonts w:eastAsia="Times New Roman"/>
          <w:i/>
          <w:iCs/>
          <w:color w:val="000000"/>
        </w:rPr>
        <w:t>M</w:t>
      </w:r>
      <w:r w:rsidRPr="00D616B4">
        <w:rPr>
          <w:rFonts w:eastAsia="Times New Roman"/>
          <w:color w:val="000000"/>
          <w:vertAlign w:val="subscript"/>
        </w:rPr>
        <w:t>r</w:t>
      </w:r>
      <w:r w:rsidRPr="00D616B4">
        <w:rPr>
          <w:rFonts w:eastAsia="Times New Roman"/>
          <w:color w:val="000000"/>
        </w:rPr>
        <w:t xml:space="preserve"> is the molecular mas</w:t>
      </w:r>
      <w:r w:rsidRPr="00771C52">
        <w:rPr>
          <w:rFonts w:eastAsia="Times New Roman"/>
          <w:color w:val="000000"/>
        </w:rPr>
        <w:t>s of Rubisco, 0.55 g Rubisco (μmol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r w:rsidRPr="001B44B1">
        <w:rPr>
          <w:rFonts w:eastAsia="Times New Roman"/>
          <w:i/>
          <w:iCs/>
          <w:color w:val="000000"/>
        </w:rPr>
        <w:t>k</w:t>
      </w:r>
      <w:r w:rsidRPr="001B44B1">
        <w:rPr>
          <w:rFonts w:eastAsia="Times New Roman"/>
          <w:color w:val="000000"/>
          <w:vertAlign w:val="subscript"/>
        </w:rPr>
        <w:t>cat</w:t>
      </w:r>
      <w:r w:rsidRPr="001B44B1">
        <w:rPr>
          <w:rFonts w:eastAsia="Times New Roman"/>
          <w:color w:val="000000"/>
        </w:rPr>
        <w:t xml:space="preserve"> is the catalytic turnover at 25°C, 3,500,000 μmol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following the approach by Niinemets and Tenhunen</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bioenergetics</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r w:rsidRPr="00771C52">
              <w:rPr>
                <w:rFonts w:eastAsia="Times New Roman"/>
                <w:i/>
                <w:iCs/>
                <w:color w:val="000000"/>
              </w:rPr>
              <w:t>j</w:t>
            </w:r>
            <w:r w:rsidRPr="00771C52">
              <w:rPr>
                <w:rFonts w:eastAsia="Times New Roman"/>
                <w:color w:val="000000"/>
                <w:vertAlign w:val="subscript"/>
              </w:rPr>
              <w:t>mc</w:t>
            </w:r>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is the nitrogen investment in bioenergetics (0.124 g N (μmol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j</w:t>
      </w:r>
      <w:r w:rsidRPr="00771C52">
        <w:rPr>
          <w:rFonts w:eastAsia="Times New Roman"/>
          <w:color w:val="000000"/>
          <w:vertAlign w:val="subscript"/>
        </w:rPr>
        <w:t>mc</w:t>
      </w:r>
      <w:r w:rsidRPr="00771C52">
        <w:rPr>
          <w:rFonts w:eastAsia="Times New Roman"/>
          <w:color w:val="000000"/>
        </w:rPr>
        <w:t xml:space="preserve"> is the activity of electron transport at 25°C (156 μmol e</w:t>
      </w:r>
      <w:r w:rsidR="000C4651" w:rsidRPr="00771C52">
        <w:rPr>
          <w:rFonts w:eastAsia="Times New Roman"/>
          <w:color w:val="000000"/>
        </w:rPr>
        <w:t>lectrons</w:t>
      </w:r>
      <w:r w:rsidRPr="00771C52">
        <w:rPr>
          <w:rFonts w:eastAsia="Times New Roman"/>
          <w:color w:val="000000"/>
        </w:rPr>
        <w:t xml:space="preserve"> (μmol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p</w:t>
      </w:r>
      <w:r w:rsidRPr="00771C52">
        <w:rPr>
          <w:rFonts w:eastAsia="Times New Roman"/>
          <w:color w:val="000000"/>
        </w:rPr>
        <w:t xml:space="preserve"> is the molecular mass of PEP, 0.41 g PEP (μmol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k</w:t>
      </w:r>
      <w:r w:rsidRPr="00771C52">
        <w:rPr>
          <w:rFonts w:eastAsia="Times New Roman"/>
          <w:color w:val="000000"/>
          <w:vertAlign w:val="subscript"/>
        </w:rPr>
        <w:t>cat</w:t>
      </w:r>
      <w:r w:rsidRPr="00771C52">
        <w:rPr>
          <w:rFonts w:eastAsia="Times New Roman"/>
          <w:color w:val="000000"/>
        </w:rPr>
        <w:t xml:space="preserve"> is the catalytic turnover at 25°C, 5,440,000 μmol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r w:rsidRPr="00771C52">
        <w:rPr>
          <w:rFonts w:eastAsia="Times New Roman"/>
          <w:i/>
          <w:iCs/>
          <w:color w:val="000000"/>
        </w:rPr>
        <w:t>N</w:t>
      </w:r>
      <w:r w:rsidRPr="00771C52">
        <w:rPr>
          <w:rFonts w:eastAsia="Times New Roman"/>
          <w:color w:val="000000"/>
          <w:vertAlign w:val="subscript"/>
        </w:rPr>
        <w:t xml:space="preserve">photo </w:t>
      </w:r>
      <w:r w:rsidRPr="00771C52">
        <w:rPr>
          <w:rFonts w:eastAsia="Times New Roman"/>
          <w:color w:val="000000"/>
        </w:rPr>
        <w:t xml:space="preserve">and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r w:rsidRPr="00771C52">
        <w:rPr>
          <w:rFonts w:eastAsia="Times New Roman"/>
          <w:i/>
          <w:iCs/>
          <w:color w:val="000000"/>
        </w:rPr>
        <w:t>N</w:t>
      </w:r>
      <w:r w:rsidRPr="00771C52">
        <w:rPr>
          <w:rFonts w:eastAsia="Times New Roman"/>
          <w:color w:val="000000"/>
          <w:vertAlign w:val="subscript"/>
        </w:rPr>
        <w:t>area</w:t>
      </w:r>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 and AGB (∆AGB; %) from the </w:t>
      </w:r>
      <w:commentRangeStart w:id="122"/>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w:t>
      </w:r>
      <w:commentRangeEnd w:id="122"/>
      <w:r w:rsidR="009B4165">
        <w:rPr>
          <w:rStyle w:val="CommentReference"/>
        </w:rPr>
        <w:commentReference w:id="122"/>
      </w:r>
      <w:r w:rsidRPr="00771C52">
        <w:rPr>
          <w:rFonts w:eastAsia="Times New Roman"/>
          <w:color w:val="000000"/>
        </w:rPr>
        <w:t xml:space="preserve">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8CBF96B" w:rsidR="00361685" w:rsidRDefault="00361685" w:rsidP="00B05AC4">
      <w:pPr>
        <w:spacing w:line="480" w:lineRule="auto"/>
        <w:contextualSpacing/>
        <w:rPr>
          <w:rFonts w:eastAsia="Times New Roman"/>
          <w:color w:val="000000"/>
        </w:rPr>
      </w:pPr>
      <w:del w:id="123" w:author="Eric Seabloom" w:date="2022-01-07T16:08:00Z">
        <w:r w:rsidRPr="00771C52" w:rsidDel="00531609">
          <w:rPr>
            <w:rFonts w:eastAsia="Times New Roman"/>
            <w:color w:val="000000"/>
          </w:rPr>
          <w:tab/>
          <w:delText>Throughout, a</w:delText>
        </w:r>
      </w:del>
      <w:ins w:id="124" w:author="Eric Seabloom" w:date="2022-01-07T16:08:00Z">
        <w:r w:rsidR="00531609">
          <w:rPr>
            <w:rFonts w:eastAsia="Times New Roman"/>
            <w:color w:val="000000"/>
          </w:rPr>
          <w:t>A</w:t>
        </w:r>
      </w:ins>
      <w:r w:rsidRPr="00771C52">
        <w:rPr>
          <w:rFonts w:eastAsia="Times New Roman"/>
          <w:color w:val="000000"/>
        </w:rPr>
        <w:t>ll models were fit using the “lmer”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“emmeans”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“calc.relimp” function in the “relaimpo”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commentRangeStart w:id="125"/>
      <w:r w:rsidRPr="001F281E">
        <w:rPr>
          <w:rFonts w:eastAsia="Times New Roman"/>
          <w:bCs/>
          <w:i/>
          <w:color w:val="000000"/>
        </w:rPr>
        <w:t>D</w:t>
      </w:r>
      <w:r w:rsidR="00042F1B" w:rsidRPr="001F281E">
        <w:rPr>
          <w:rFonts w:eastAsia="Times New Roman"/>
          <w:bCs/>
          <w:i/>
          <w:color w:val="000000"/>
        </w:rPr>
        <w:t>rivers</w:t>
      </w:r>
      <w:commentRangeEnd w:id="125"/>
      <w:r w:rsidR="00E47431">
        <w:rPr>
          <w:rStyle w:val="CommentReference"/>
        </w:rPr>
        <w:commentReference w:id="125"/>
      </w:r>
      <w:r w:rsidR="00042F1B" w:rsidRPr="001F281E">
        <w:rPr>
          <w:rFonts w:eastAsia="Times New Roman"/>
          <w:bCs/>
          <w:i/>
          <w:color w:val="000000"/>
        </w:rPr>
        <w:t xml:space="preserve"> of </w:t>
      </w:r>
      <w:r w:rsidR="00042F1B" w:rsidRPr="001F281E">
        <w:rPr>
          <w:rFonts w:eastAsia="Times New Roman"/>
          <w:bCs/>
          <w:i/>
          <w:iCs/>
          <w:color w:val="000000"/>
        </w:rPr>
        <w:t>N</w:t>
      </w:r>
      <w:r w:rsidR="00042F1B" w:rsidRPr="001F281E">
        <w:rPr>
          <w:rFonts w:eastAsia="Times New Roman"/>
          <w:bCs/>
          <w:i/>
          <w:color w:val="000000"/>
          <w:vertAlign w:val="subscript"/>
        </w:rPr>
        <w:t>area</w:t>
      </w:r>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8FB043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commentRangeStart w:id="126"/>
      <w:r w:rsidR="00CA64B3">
        <w:rPr>
          <w:rFonts w:eastAsia="Times New Roman"/>
          <w:color w:val="000000"/>
        </w:rPr>
        <w:t xml:space="preserve">Leaf </w:t>
      </w:r>
      <w:r w:rsidR="00CA64B3" w:rsidRPr="00367F70">
        <w:rPr>
          <w:rFonts w:eastAsia="Times New Roman"/>
          <w:color w:val="000000"/>
        </w:rPr>
        <w:t>nitrogen on an area basis (</w:t>
      </w:r>
      <w:r w:rsidR="00CA64B3" w:rsidRPr="00367F70">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commentRangeEnd w:id="126"/>
      <w:r w:rsidR="00E47431">
        <w:rPr>
          <w:rStyle w:val="CommentReference"/>
        </w:rPr>
        <w:commentReference w:id="126"/>
      </w:r>
      <w:r w:rsidR="00CA64B3" w:rsidRPr="00993C6A">
        <w:rPr>
          <w:rFonts w:eastAsia="Times New Roman"/>
          <w:color w:val="000000"/>
        </w:rPr>
        <w:t>).</w:t>
      </w:r>
      <w:r w:rsidR="00CA64B3" w:rsidRPr="00993C6A">
        <w:rPr>
          <w:rFonts w:eastAsia="Times New Roman"/>
          <w:i/>
          <w:color w:val="000000"/>
        </w:rPr>
        <w:t xml:space="preserve"> </w:t>
      </w:r>
      <w:commentRangeStart w:id="127"/>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r w:rsidR="003E3DED" w:rsidRPr="00993C6A">
        <w:rPr>
          <w:rFonts w:eastAsia="Times New Roman"/>
          <w:i/>
          <w:color w:val="000000"/>
        </w:rPr>
        <w:t>N</w:t>
      </w:r>
      <w:r w:rsidR="003E3DED" w:rsidRPr="00993C6A">
        <w:rPr>
          <w:rFonts w:eastAsia="Times New Roman"/>
          <w:color w:val="000000"/>
          <w:vertAlign w:val="subscript"/>
        </w:rPr>
        <w:t>area</w:t>
      </w:r>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commentRangeEnd w:id="127"/>
      <w:r w:rsidR="00531609">
        <w:rPr>
          <w:rStyle w:val="CommentReference"/>
        </w:rPr>
        <w:commentReference w:id="127"/>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r w:rsidR="00BE49D6" w:rsidRPr="00993C6A">
        <w:rPr>
          <w:rFonts w:eastAsia="Times New Roman"/>
          <w:i/>
          <w:color w:val="000000"/>
        </w:rPr>
        <w:t>N</w:t>
      </w:r>
      <w:r w:rsidR="00BE49D6" w:rsidRPr="00993C6A">
        <w:rPr>
          <w:rFonts w:eastAsia="Times New Roman"/>
          <w:color w:val="000000"/>
          <w:vertAlign w:val="subscript"/>
        </w:rPr>
        <w:t>area</w:t>
      </w:r>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r w:rsidR="008010AC" w:rsidRPr="00993C6A">
        <w:rPr>
          <w:rFonts w:eastAsia="Times New Roman"/>
          <w:i/>
          <w:iCs/>
          <w:color w:val="000000"/>
        </w:rPr>
        <w:t>M</w:t>
      </w:r>
      <w:r w:rsidR="008010AC" w:rsidRPr="00993C6A">
        <w:rPr>
          <w:rFonts w:eastAsia="Times New Roman"/>
          <w:color w:val="000000"/>
          <w:vertAlign w:val="subscript"/>
        </w:rPr>
        <w:t>area</w:t>
      </w:r>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128" w:author="Andrew MacDougall" w:date="2022-01-06T10:06:00Z">
        <w:r w:rsidR="00E3357A" w:rsidRPr="00993C6A" w:rsidDel="000158AF">
          <w:rPr>
            <w:rFonts w:eastAsia="Times New Roman"/>
            <w:color w:val="000000"/>
          </w:rPr>
          <w:delText xml:space="preserve">climate </w:delText>
        </w:r>
      </w:del>
      <w:ins w:id="129" w:author="Andrew MacDougall" w:date="2022-01-06T10:06:00Z">
        <w:r w:rsidR="000158AF">
          <w:rPr>
            <w:rFonts w:eastAsia="Times New Roman"/>
            <w:color w:val="000000"/>
          </w:rPr>
          <w:t xml:space="preserve">temperature </w:t>
        </w:r>
      </w:ins>
      <w:r w:rsidR="00E3357A" w:rsidRPr="00993C6A">
        <w:rPr>
          <w:rFonts w:eastAsia="Times New Roman"/>
          <w:color w:val="000000"/>
        </w:rPr>
        <w:t>(</w:t>
      </w:r>
      <w:r w:rsidR="00E3357A" w:rsidRPr="00993C6A">
        <w:rPr>
          <w:rFonts w:eastAsia="Times New Roman"/>
          <w:i/>
          <w:iCs/>
          <w:color w:val="000000"/>
        </w:rPr>
        <w:t>T</w:t>
      </w:r>
      <w:r w:rsidR="00E3357A" w:rsidRPr="00993C6A">
        <w:rPr>
          <w:rFonts w:eastAsia="Times New Roman"/>
          <w:color w:val="000000"/>
          <w:vertAlign w:val="subscript"/>
        </w:rPr>
        <w:t>g</w:t>
      </w:r>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r w:rsidR="00CA64B3" w:rsidRPr="00993C6A">
        <w:rPr>
          <w:rFonts w:eastAsia="Times New Roman"/>
          <w:i/>
          <w:color w:val="000000"/>
        </w:rPr>
        <w:t>T</w:t>
      </w:r>
      <w:r w:rsidR="00CA64B3" w:rsidRPr="00993C6A">
        <w:rPr>
          <w:rFonts w:eastAsia="Times New Roman"/>
          <w:color w:val="000000"/>
          <w:vertAlign w:val="subscript"/>
        </w:rPr>
        <w:t>g</w:t>
      </w:r>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r w:rsidR="00893A76" w:rsidRPr="00993C6A">
        <w:rPr>
          <w:rFonts w:eastAsia="Times New Roman"/>
          <w:i/>
          <w:color w:val="000000"/>
        </w:rPr>
        <w:t>N</w:t>
      </w:r>
      <w:r w:rsidR="00893A76" w:rsidRPr="00993C6A">
        <w:rPr>
          <w:rFonts w:eastAsia="Times New Roman"/>
          <w:color w:val="000000"/>
          <w:vertAlign w:val="subscript"/>
        </w:rPr>
        <w:t>area</w:t>
      </w:r>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w:t>
      </w:r>
      <w:commentRangeStart w:id="130"/>
      <w:commentRangeStart w:id="131"/>
      <w:r w:rsidR="00893A76" w:rsidRPr="00993C6A">
        <w:rPr>
          <w:rFonts w:eastAsia="Times New Roman"/>
          <w:color w:val="000000"/>
        </w:rPr>
        <w:t xml:space="preserve">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r w:rsidR="00280238" w:rsidRPr="00993C6A">
        <w:rPr>
          <w:rFonts w:eastAsia="Times New Roman"/>
          <w:i/>
          <w:color w:val="000000"/>
        </w:rPr>
        <w:t>N</w:t>
      </w:r>
      <w:r w:rsidR="00280238" w:rsidRPr="00993C6A">
        <w:rPr>
          <w:rFonts w:eastAsia="Times New Roman"/>
          <w:color w:val="000000"/>
          <w:vertAlign w:val="subscript"/>
        </w:rPr>
        <w:t>area</w:t>
      </w:r>
      <w:r w:rsidR="00280238" w:rsidRPr="00993C6A">
        <w:rPr>
          <w:rFonts w:eastAsia="Times New Roman"/>
          <w:color w:val="000000"/>
        </w:rPr>
        <w:t xml:space="preserve"> than species without such associations </w:t>
      </w:r>
      <w:commentRangeEnd w:id="130"/>
      <w:r w:rsidR="00E47431">
        <w:rPr>
          <w:rStyle w:val="CommentReference"/>
        </w:rPr>
        <w:commentReference w:id="130"/>
      </w:r>
      <w:commentRangeEnd w:id="131"/>
      <w:r w:rsidR="0085525C">
        <w:rPr>
          <w:rStyle w:val="CommentReference"/>
        </w:rPr>
        <w:commentReference w:id="131"/>
      </w:r>
      <w:r w:rsidR="00280238" w:rsidRPr="00993C6A">
        <w:rPr>
          <w:rFonts w:eastAsia="Times New Roman"/>
          <w:color w:val="000000"/>
        </w:rPr>
        <w:t>(</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r w:rsidR="00280238" w:rsidRPr="00993C6A">
        <w:rPr>
          <w:rFonts w:eastAsia="Times New Roman"/>
          <w:i/>
          <w:color w:val="000000"/>
        </w:rPr>
        <w:t>N</w:t>
      </w:r>
      <w:r w:rsidR="00280238" w:rsidRPr="00993C6A">
        <w:rPr>
          <w:rFonts w:eastAsia="Times New Roman"/>
          <w:color w:val="000000"/>
          <w:vertAlign w:val="subscript"/>
        </w:rPr>
        <w:t>area</w:t>
      </w:r>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3879F0D6" w:rsidR="00F178AB" w:rsidRPr="00B05AC4" w:rsidDel="00356E2A" w:rsidRDefault="00F178AB" w:rsidP="00B05AC4">
      <w:pPr>
        <w:spacing w:line="480" w:lineRule="auto"/>
        <w:contextualSpacing/>
        <w:textAlignment w:val="baseline"/>
        <w:rPr>
          <w:del w:id="132" w:author="Eric Seabloom" w:date="2022-01-07T16:12: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r w:rsidRPr="003173D1">
        <w:rPr>
          <w:i/>
          <w:iCs/>
        </w:rPr>
        <w:t>N</w:t>
      </w:r>
      <w:r w:rsidRPr="003173D1">
        <w:rPr>
          <w:vertAlign w:val="subscript"/>
        </w:rPr>
        <w:t>area</w:t>
      </w:r>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r>
              <w:rPr>
                <w:rFonts w:eastAsia="Times New Roman"/>
                <w:i/>
                <w:iCs/>
                <w:color w:val="000000"/>
                <w:sz w:val="20"/>
                <w:szCs w:val="20"/>
              </w:rPr>
              <w:t>T</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M</w:t>
            </w:r>
            <w:r>
              <w:rPr>
                <w:rFonts w:eastAsia="Times New Roman"/>
                <w:color w:val="000000"/>
                <w:sz w:val="20"/>
                <w:szCs w:val="20"/>
                <w:vertAlign w:val="subscript"/>
              </w:rPr>
              <w:t>area</w:t>
            </w:r>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764A06" w:rsidRDefault="005B6195" w:rsidP="00CB7CF7">
            <w:pPr>
              <w:rPr>
                <w:rFonts w:eastAsia="Times New Roman"/>
                <w:color w:val="000000"/>
                <w:sz w:val="20"/>
                <w:szCs w:val="20"/>
                <w:lang w:val="fr-FR"/>
                <w:rPrChange w:id="133" w:author="Stevens, Carly" w:date="2022-01-12T10:48:00Z">
                  <w:rPr>
                    <w:rFonts w:eastAsia="Times New Roman"/>
                    <w:color w:val="000000"/>
                    <w:sz w:val="20"/>
                    <w:szCs w:val="20"/>
                  </w:rPr>
                </w:rPrChange>
              </w:rPr>
            </w:pPr>
            <w:r w:rsidRPr="00764A06">
              <w:rPr>
                <w:rFonts w:eastAsia="Times New Roman"/>
                <w:color w:val="000000"/>
                <w:sz w:val="20"/>
                <w:szCs w:val="20"/>
                <w:lang w:val="fr-FR"/>
                <w:rPrChange w:id="134" w:author="Stevens, Carly" w:date="2022-01-12T10:48:00Z">
                  <w:rPr>
                    <w:rFonts w:eastAsia="Times New Roman"/>
                    <w:color w:val="000000"/>
                    <w:sz w:val="20"/>
                    <w:szCs w:val="20"/>
                  </w:rPr>
                </w:rPrChange>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764A06" w:rsidRDefault="005B6195" w:rsidP="00CB7CF7">
            <w:pPr>
              <w:rPr>
                <w:rFonts w:eastAsia="Times New Roman"/>
                <w:color w:val="000000"/>
                <w:sz w:val="20"/>
                <w:szCs w:val="20"/>
                <w:lang w:val="fr-FR"/>
                <w:rPrChange w:id="135" w:author="Stevens, Carly" w:date="2022-01-12T10:48:00Z">
                  <w:rPr>
                    <w:rFonts w:eastAsia="Times New Roman"/>
                    <w:color w:val="000000"/>
                    <w:sz w:val="20"/>
                    <w:szCs w:val="20"/>
                  </w:rPr>
                </w:rPrChange>
              </w:rPr>
            </w:pPr>
            <w:r w:rsidRPr="00764A06">
              <w:rPr>
                <w:rFonts w:eastAsia="Times New Roman"/>
                <w:color w:val="000000"/>
                <w:sz w:val="20"/>
                <w:szCs w:val="20"/>
                <w:lang w:val="fr-FR"/>
                <w:rPrChange w:id="136" w:author="Stevens, Carly" w:date="2022-01-12T10:48:00Z">
                  <w:rPr>
                    <w:rFonts w:eastAsia="Times New Roman"/>
                    <w:color w:val="000000"/>
                    <w:sz w:val="20"/>
                    <w:szCs w:val="20"/>
                  </w:rPr>
                </w:rPrChange>
              </w:rPr>
              <w:t>Soil N x Soil K</w:t>
            </w:r>
            <w:r w:rsidRPr="00764A06">
              <w:rPr>
                <w:rFonts w:eastAsia="Times New Roman"/>
                <w:color w:val="000000"/>
                <w:sz w:val="20"/>
                <w:szCs w:val="20"/>
                <w:vertAlign w:val="subscript"/>
                <w:lang w:val="fr-FR"/>
                <w:rPrChange w:id="137" w:author="Stevens, Carly" w:date="2022-01-12T10:48:00Z">
                  <w:rPr>
                    <w:rFonts w:eastAsia="Times New Roman"/>
                    <w:color w:val="000000"/>
                    <w:sz w:val="20"/>
                    <w:szCs w:val="20"/>
                    <w:vertAlign w:val="subscript"/>
                  </w:rPr>
                </w:rPrChange>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764A06" w:rsidRDefault="005B6195" w:rsidP="00CB7CF7">
            <w:pPr>
              <w:rPr>
                <w:rFonts w:eastAsia="Times New Roman"/>
                <w:color w:val="000000"/>
                <w:sz w:val="20"/>
                <w:szCs w:val="20"/>
                <w:lang w:val="fr-FR"/>
                <w:rPrChange w:id="138" w:author="Stevens, Carly" w:date="2022-01-12T10:48:00Z">
                  <w:rPr>
                    <w:rFonts w:eastAsia="Times New Roman"/>
                    <w:color w:val="000000"/>
                    <w:sz w:val="20"/>
                    <w:szCs w:val="20"/>
                  </w:rPr>
                </w:rPrChange>
              </w:rPr>
            </w:pPr>
            <w:r w:rsidRPr="00764A06">
              <w:rPr>
                <w:rFonts w:eastAsia="Times New Roman"/>
                <w:color w:val="000000"/>
                <w:sz w:val="20"/>
                <w:szCs w:val="20"/>
                <w:lang w:val="fr-FR"/>
                <w:rPrChange w:id="139" w:author="Stevens, Carly" w:date="2022-01-12T10:48:00Z">
                  <w:rPr>
                    <w:rFonts w:eastAsia="Times New Roman"/>
                    <w:color w:val="000000"/>
                    <w:sz w:val="20"/>
                    <w:szCs w:val="20"/>
                  </w:rPr>
                </w:rPrChange>
              </w:rPr>
              <w:t>Soil N x Soil P x Soil K</w:t>
            </w:r>
            <w:r w:rsidRPr="00764A06">
              <w:rPr>
                <w:rFonts w:eastAsia="Times New Roman"/>
                <w:color w:val="000000"/>
                <w:sz w:val="20"/>
                <w:szCs w:val="20"/>
                <w:vertAlign w:val="subscript"/>
                <w:lang w:val="fr-FR"/>
                <w:rPrChange w:id="140" w:author="Stevens, Carly" w:date="2022-01-12T10:48:00Z">
                  <w:rPr>
                    <w:rFonts w:eastAsia="Times New Roman"/>
                    <w:color w:val="000000"/>
                    <w:sz w:val="20"/>
                    <w:szCs w:val="20"/>
                    <w:vertAlign w:val="subscript"/>
                  </w:rPr>
                </w:rPrChange>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M</w:t>
      </w:r>
      <w:r w:rsidRPr="003173D1">
        <w:rPr>
          <w:vertAlign w:val="subscript"/>
        </w:rPr>
        <w:t>area</w:t>
      </w:r>
      <w:r w:rsidRPr="003173D1">
        <w:t xml:space="preserve"> = leaf mass per leaf area, </w:t>
      </w:r>
      <w:r w:rsidRPr="003173D1">
        <w:rPr>
          <w:i/>
          <w:iCs/>
        </w:rPr>
        <w:t>T</w:t>
      </w:r>
      <w:r w:rsidRPr="003173D1">
        <w:rPr>
          <w:vertAlign w:val="subscript"/>
        </w:rPr>
        <w:t>g</w:t>
      </w:r>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lang w:val="en-GB" w:eastAsia="en-GB"/>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i/>
          <w:iCs/>
          <w:color w:val="000000"/>
        </w:rPr>
        <w:t>N</w:t>
      </w:r>
      <w:r w:rsidR="00F178AB" w:rsidRPr="00B05AC4">
        <w:rPr>
          <w:rFonts w:eastAsia="Times New Roman"/>
          <w:color w:val="000000"/>
          <w:vertAlign w:val="subscript"/>
        </w:rPr>
        <w:t>area</w:t>
      </w:r>
      <w:r w:rsidR="00F178AB" w:rsidRPr="00B05AC4">
        <w:rPr>
          <w:rFonts w:eastAsia="Times New Roman"/>
          <w:color w:val="000000"/>
        </w:rPr>
        <w:t xml:space="preserve"> under </w:t>
      </w:r>
      <w:commentRangeStart w:id="141"/>
      <w:r w:rsidR="00F178AB" w:rsidRPr="00B05AC4">
        <w:rPr>
          <w:rFonts w:eastAsia="Times New Roman"/>
          <w:color w:val="000000"/>
        </w:rPr>
        <w:t xml:space="preserve">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w:t>
      </w:r>
      <w:commentRangeEnd w:id="141"/>
      <w:r w:rsidR="00E47431">
        <w:rPr>
          <w:rStyle w:val="CommentReference"/>
        </w:rPr>
        <w:commentReference w:id="141"/>
      </w:r>
      <w:r w:rsidR="00F178AB" w:rsidRPr="00B05AC4">
        <w:rPr>
          <w:rFonts w:eastAsia="Times New Roman"/>
          <w:color w:val="000000"/>
        </w:rPr>
        <w:t xml:space="preserve">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w:t>
      </w:r>
      <w:commentRangeStart w:id="142"/>
      <w:r w:rsidR="005B6195">
        <w:rPr>
          <w:rFonts w:eastAsia="Times New Roman"/>
          <w:color w:val="000000"/>
        </w:rPr>
        <w:t>ambient = -K, added = +K</w:t>
      </w:r>
      <w:commentRangeEnd w:id="142"/>
      <w:r w:rsidR="00E47431">
        <w:rPr>
          <w:rStyle w:val="CommentReference"/>
        </w:rPr>
        <w:commentReference w:id="142"/>
      </w:r>
      <w:r w:rsidR="005B6195">
        <w:rPr>
          <w:rFonts w:eastAsia="Times New Roman"/>
          <w:color w:val="000000"/>
        </w:rPr>
        <w:t>)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lang w:val="en-GB" w:eastAsia="en-GB"/>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r w:rsidR="00F178AB" w:rsidRPr="00B05AC4">
        <w:rPr>
          <w:rFonts w:eastAsia="Times New Roman"/>
          <w:color w:val="000000"/>
        </w:rPr>
        <w:t>Treemap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r w:rsidR="00CF0686" w:rsidRPr="00B05AC4">
        <w:rPr>
          <w:i/>
          <w:iCs/>
        </w:rPr>
        <w:t>N</w:t>
      </w:r>
      <w:r w:rsidR="00CF0686" w:rsidRPr="00B05AC4">
        <w:rPr>
          <w:vertAlign w:val="subscript"/>
        </w:rPr>
        <w:t>area</w:t>
      </w:r>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r w:rsidR="005A5C5B">
        <w:rPr>
          <w:rFonts w:eastAsia="Times New Roman"/>
          <w:i/>
          <w:color w:val="000000"/>
        </w:rPr>
        <w:t>N</w:t>
      </w:r>
      <w:r w:rsidR="005A5C5B">
        <w:rPr>
          <w:rFonts w:eastAsia="Times New Roman"/>
          <w:color w:val="000000"/>
          <w:vertAlign w:val="subscript"/>
        </w:rPr>
        <w:t xml:space="preserve">area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commentRangeStart w:id="143"/>
      <w:r w:rsidR="00DD3527">
        <w:rPr>
          <w:rFonts w:eastAsia="Times New Roman"/>
          <w:color w:val="000000"/>
        </w:rPr>
        <w:t>2</w:t>
      </w:r>
      <w:commentRangeEnd w:id="143"/>
      <w:r w:rsidR="00D02905">
        <w:rPr>
          <w:rStyle w:val="CommentReference"/>
        </w:rPr>
        <w:commentReference w:id="143"/>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r w:rsidR="00D60C62" w:rsidRPr="00AC49CC">
        <w:rPr>
          <w:rFonts w:eastAsia="Times New Roman"/>
          <w:bCs/>
          <w:i/>
          <w:iCs/>
          <w:color w:val="000000"/>
        </w:rPr>
        <w:t>N</w:t>
      </w:r>
      <w:r w:rsidR="00D60C62" w:rsidRPr="00AC49CC">
        <w:rPr>
          <w:rFonts w:eastAsia="Times New Roman"/>
          <w:bCs/>
          <w:i/>
          <w:color w:val="000000"/>
          <w:vertAlign w:val="subscript"/>
        </w:rPr>
        <w:t>area</w:t>
      </w:r>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commentRangeStart w:id="144"/>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r w:rsidRPr="00900356">
        <w:rPr>
          <w:rFonts w:eastAsia="Times New Roman"/>
          <w:i/>
          <w:iCs/>
          <w:color w:val="000000"/>
        </w:rPr>
        <w:t>N</w:t>
      </w:r>
      <w:r w:rsidRPr="00900356">
        <w:rPr>
          <w:rFonts w:eastAsia="Times New Roman"/>
          <w:color w:val="000000"/>
          <w:vertAlign w:val="subscript"/>
        </w:rPr>
        <w:t>photo</w:t>
      </w:r>
      <w:r w:rsidRPr="00900356">
        <w:rPr>
          <w:rFonts w:eastAsia="Times New Roman"/>
          <w:color w:val="000000"/>
        </w:rPr>
        <w:t xml:space="preserve"> and </w:t>
      </w:r>
      <w:r w:rsidRPr="00900356">
        <w:rPr>
          <w:rFonts w:eastAsia="Times New Roman"/>
          <w:i/>
          <w:iCs/>
          <w:color w:val="000000"/>
        </w:rPr>
        <w:t>N</w:t>
      </w:r>
      <w:r w:rsidRPr="00900356">
        <w:rPr>
          <w:rFonts w:eastAsia="Times New Roman"/>
          <w:color w:val="000000"/>
          <w:vertAlign w:val="subscript"/>
        </w:rPr>
        <w:t>structure</w:t>
      </w:r>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r w:rsidRPr="00900356">
        <w:rPr>
          <w:rFonts w:eastAsia="Times New Roman"/>
          <w:i/>
          <w:iCs/>
          <w:color w:val="000000"/>
        </w:rPr>
        <w:t>N</w:t>
      </w:r>
      <w:r w:rsidRPr="00900356">
        <w:rPr>
          <w:rFonts w:eastAsia="Times New Roman"/>
          <w:color w:val="000000"/>
          <w:vertAlign w:val="subscript"/>
        </w:rPr>
        <w:t>area</w:t>
      </w:r>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w:t>
      </w:r>
      <w:commentRangeEnd w:id="144"/>
      <w:r w:rsidR="00D02905">
        <w:rPr>
          <w:rStyle w:val="CommentReference"/>
        </w:rPr>
        <w:commentReference w:id="144"/>
      </w:r>
      <w:r w:rsidR="003A1E67" w:rsidRPr="00900356">
        <w:rPr>
          <w:rFonts w:eastAsia="Times New Roman"/>
          <w:color w:val="000000"/>
        </w:rPr>
        <w:t xml:space="preserve">The </w:t>
      </w:r>
      <w:r w:rsidR="003A1E67" w:rsidRPr="00900356">
        <w:rPr>
          <w:rFonts w:eastAsia="Times New Roman"/>
          <w:i/>
          <w:iCs/>
          <w:color w:val="000000"/>
        </w:rPr>
        <w:t>N</w:t>
      </w:r>
      <w:r w:rsidR="003A1E67" w:rsidRPr="00900356">
        <w:rPr>
          <w:rFonts w:eastAsia="Times New Roman"/>
          <w:color w:val="000000"/>
          <w:vertAlign w:val="subscript"/>
        </w:rPr>
        <w:t>photo</w:t>
      </w:r>
      <w:r w:rsidR="003A1E67" w:rsidRPr="00900356">
        <w:rPr>
          <w:rFonts w:eastAsia="Times New Roman"/>
          <w:color w:val="000000"/>
        </w:rPr>
        <w:t xml:space="preserve"> effect reflects the </w:t>
      </w:r>
      <w:del w:id="145" w:author="Andrew MacDougall" w:date="2022-01-06T10:07:00Z">
        <w:r w:rsidR="003A1E67" w:rsidRPr="00900356" w:rsidDel="000158AF">
          <w:rPr>
            <w:rFonts w:eastAsia="Times New Roman"/>
            <w:color w:val="000000"/>
          </w:rPr>
          <w:delText>aboveground climate</w:delText>
        </w:r>
      </w:del>
      <w:ins w:id="146"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r w:rsidR="003A1E67" w:rsidRPr="00900356">
        <w:rPr>
          <w:rFonts w:eastAsia="Times New Roman"/>
          <w:i/>
          <w:color w:val="000000"/>
        </w:rPr>
        <w:t>N</w:t>
      </w:r>
      <w:r w:rsidR="003A1E67" w:rsidRPr="00900356">
        <w:rPr>
          <w:rFonts w:eastAsia="Times New Roman"/>
          <w:color w:val="000000"/>
          <w:vertAlign w:val="subscript"/>
        </w:rPr>
        <w:t>area</w:t>
      </w:r>
      <w:r w:rsidR="003A1E67" w:rsidRPr="00900356">
        <w:rPr>
          <w:rFonts w:eastAsia="Times New Roman"/>
          <w:color w:val="000000"/>
        </w:rPr>
        <w:t xml:space="preserve">, while the </w:t>
      </w:r>
      <w:r w:rsidR="003A1E67" w:rsidRPr="00900356">
        <w:rPr>
          <w:rFonts w:eastAsia="Times New Roman"/>
          <w:i/>
          <w:color w:val="000000"/>
        </w:rPr>
        <w:t>N</w:t>
      </w:r>
      <w:r w:rsidR="003A1E67" w:rsidRPr="00900356">
        <w:rPr>
          <w:rFonts w:eastAsia="Times New Roman"/>
          <w:color w:val="000000"/>
          <w:vertAlign w:val="subscript"/>
        </w:rPr>
        <w:t xml:space="preserve">structure </w:t>
      </w:r>
      <w:r w:rsidR="003A1E67" w:rsidRPr="00900356">
        <w:rPr>
          <w:rFonts w:eastAsia="Times New Roman"/>
          <w:color w:val="000000"/>
        </w:rPr>
        <w:t xml:space="preserve">effects reflects the impact of </w:t>
      </w:r>
      <w:r w:rsidR="003A1E67" w:rsidRPr="00900356">
        <w:rPr>
          <w:rFonts w:eastAsia="Times New Roman"/>
          <w:i/>
          <w:color w:val="000000"/>
        </w:rPr>
        <w:t>M</w:t>
      </w:r>
      <w:r w:rsidR="003A1E67" w:rsidRPr="00900356">
        <w:rPr>
          <w:rFonts w:eastAsia="Times New Roman"/>
          <w:color w:val="000000"/>
          <w:vertAlign w:val="subscript"/>
        </w:rPr>
        <w:t>area</w:t>
      </w:r>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r w:rsidR="004661AC" w:rsidRPr="00900356">
        <w:rPr>
          <w:rFonts w:eastAsia="Times New Roman"/>
          <w:i/>
          <w:iCs/>
          <w:color w:val="000000"/>
        </w:rPr>
        <w:t>N</w:t>
      </w:r>
      <w:r w:rsidR="004661AC" w:rsidRPr="00900356">
        <w:rPr>
          <w:rFonts w:eastAsia="Times New Roman"/>
          <w:color w:val="000000"/>
          <w:vertAlign w:val="subscript"/>
        </w:rPr>
        <w:t>area</w:t>
      </w:r>
      <w:r w:rsidR="004661AC" w:rsidRPr="00900356">
        <w:rPr>
          <w:rFonts w:eastAsia="Times New Roman"/>
          <w:color w:val="000000"/>
        </w:rPr>
        <w:t>.</w:t>
      </w:r>
      <w:r w:rsidR="00883F77" w:rsidRPr="00900356">
        <w:rPr>
          <w:rFonts w:eastAsia="Times New Roman"/>
          <w:color w:val="000000"/>
        </w:rPr>
        <w:t xml:space="preserve"> </w:t>
      </w:r>
      <w:commentRangeStart w:id="147"/>
      <w:r w:rsidR="00883F77" w:rsidRPr="00900356">
        <w:rPr>
          <w:rFonts w:eastAsia="Times New Roman"/>
          <w:color w:val="000000"/>
        </w:rPr>
        <w:t>All of these trends were similar to those seen in the first model.</w:t>
      </w:r>
      <w:commentRangeEnd w:id="147"/>
      <w:r w:rsidR="00D02905">
        <w:rPr>
          <w:rStyle w:val="CommentReference"/>
        </w:rPr>
        <w:commentReference w:id="147"/>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r w:rsidRPr="003173D1">
        <w:rPr>
          <w:i/>
          <w:iCs/>
        </w:rPr>
        <w:t>N</w:t>
      </w:r>
      <w:r w:rsidRPr="003173D1">
        <w:rPr>
          <w:vertAlign w:val="subscript"/>
        </w:rPr>
        <w:t>area</w:t>
      </w:r>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photo</w:t>
            </w:r>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structure</w:t>
            </w:r>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764A06" w:rsidRDefault="00AC49CC" w:rsidP="00237CD4">
            <w:pPr>
              <w:rPr>
                <w:rFonts w:eastAsia="Times New Roman"/>
                <w:color w:val="000000"/>
                <w:sz w:val="20"/>
                <w:szCs w:val="20"/>
                <w:lang w:val="fr-FR"/>
                <w:rPrChange w:id="148" w:author="Stevens, Carly" w:date="2022-01-12T10:48:00Z">
                  <w:rPr>
                    <w:rFonts w:eastAsia="Times New Roman"/>
                    <w:color w:val="000000"/>
                    <w:sz w:val="20"/>
                    <w:szCs w:val="20"/>
                  </w:rPr>
                </w:rPrChange>
              </w:rPr>
            </w:pPr>
            <w:r w:rsidRPr="00764A06">
              <w:rPr>
                <w:rFonts w:eastAsia="Times New Roman"/>
                <w:color w:val="000000"/>
                <w:sz w:val="20"/>
                <w:szCs w:val="20"/>
                <w:lang w:val="fr-FR"/>
                <w:rPrChange w:id="149" w:author="Stevens, Carly" w:date="2022-01-12T10:48:00Z">
                  <w:rPr>
                    <w:rFonts w:eastAsia="Times New Roman"/>
                    <w:color w:val="000000"/>
                    <w:sz w:val="20"/>
                    <w:szCs w:val="20"/>
                  </w:rPr>
                </w:rPrChange>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764A06" w:rsidRDefault="00AC49CC" w:rsidP="00237CD4">
            <w:pPr>
              <w:rPr>
                <w:rFonts w:eastAsia="Times New Roman"/>
                <w:color w:val="000000"/>
                <w:sz w:val="20"/>
                <w:szCs w:val="20"/>
                <w:lang w:val="fr-FR"/>
                <w:rPrChange w:id="150" w:author="Stevens, Carly" w:date="2022-01-12T10:48:00Z">
                  <w:rPr>
                    <w:rFonts w:eastAsia="Times New Roman"/>
                    <w:color w:val="000000"/>
                    <w:sz w:val="20"/>
                    <w:szCs w:val="20"/>
                  </w:rPr>
                </w:rPrChange>
              </w:rPr>
            </w:pPr>
            <w:r w:rsidRPr="00764A06">
              <w:rPr>
                <w:rFonts w:eastAsia="Times New Roman"/>
                <w:color w:val="000000"/>
                <w:sz w:val="20"/>
                <w:szCs w:val="20"/>
                <w:lang w:val="fr-FR"/>
                <w:rPrChange w:id="151" w:author="Stevens, Carly" w:date="2022-01-12T10:48:00Z">
                  <w:rPr>
                    <w:rFonts w:eastAsia="Times New Roman"/>
                    <w:color w:val="000000"/>
                    <w:sz w:val="20"/>
                    <w:szCs w:val="20"/>
                  </w:rPr>
                </w:rPrChange>
              </w:rPr>
              <w:t>Soil N x Soil K</w:t>
            </w:r>
            <w:r w:rsidRPr="00764A06">
              <w:rPr>
                <w:rFonts w:eastAsia="Times New Roman"/>
                <w:color w:val="000000"/>
                <w:sz w:val="20"/>
                <w:szCs w:val="20"/>
                <w:vertAlign w:val="subscript"/>
                <w:lang w:val="fr-FR"/>
                <w:rPrChange w:id="152" w:author="Stevens, Carly" w:date="2022-01-12T10:48:00Z">
                  <w:rPr>
                    <w:rFonts w:eastAsia="Times New Roman"/>
                    <w:color w:val="000000"/>
                    <w:sz w:val="20"/>
                    <w:szCs w:val="20"/>
                    <w:vertAlign w:val="subscript"/>
                  </w:rPr>
                </w:rPrChange>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764A06" w:rsidRDefault="00AC49CC" w:rsidP="00237CD4">
            <w:pPr>
              <w:rPr>
                <w:rFonts w:eastAsia="Times New Roman"/>
                <w:color w:val="000000"/>
                <w:sz w:val="20"/>
                <w:szCs w:val="20"/>
                <w:lang w:val="fr-FR"/>
                <w:rPrChange w:id="153" w:author="Stevens, Carly" w:date="2022-01-12T10:48:00Z">
                  <w:rPr>
                    <w:rFonts w:eastAsia="Times New Roman"/>
                    <w:color w:val="000000"/>
                    <w:sz w:val="20"/>
                    <w:szCs w:val="20"/>
                  </w:rPr>
                </w:rPrChange>
              </w:rPr>
            </w:pPr>
            <w:r w:rsidRPr="00764A06">
              <w:rPr>
                <w:rFonts w:eastAsia="Times New Roman"/>
                <w:color w:val="000000"/>
                <w:sz w:val="20"/>
                <w:szCs w:val="20"/>
                <w:lang w:val="fr-FR"/>
                <w:rPrChange w:id="154" w:author="Stevens, Carly" w:date="2022-01-12T10:48:00Z">
                  <w:rPr>
                    <w:rFonts w:eastAsia="Times New Roman"/>
                    <w:color w:val="000000"/>
                    <w:sz w:val="20"/>
                    <w:szCs w:val="20"/>
                  </w:rPr>
                </w:rPrChange>
              </w:rPr>
              <w:t>Soil N x Soil P x Soil K</w:t>
            </w:r>
            <w:r w:rsidRPr="00764A06">
              <w:rPr>
                <w:rFonts w:eastAsia="Times New Roman"/>
                <w:color w:val="000000"/>
                <w:sz w:val="20"/>
                <w:szCs w:val="20"/>
                <w:vertAlign w:val="subscript"/>
                <w:lang w:val="fr-FR"/>
                <w:rPrChange w:id="155" w:author="Stevens, Carly" w:date="2022-01-12T10:48:00Z">
                  <w:rPr>
                    <w:rFonts w:eastAsia="Times New Roman"/>
                    <w:color w:val="000000"/>
                    <w:sz w:val="20"/>
                    <w:szCs w:val="20"/>
                    <w:vertAlign w:val="subscript"/>
                  </w:rPr>
                </w:rPrChange>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r w:rsidRPr="003173D1">
        <w:rPr>
          <w:rFonts w:eastAsia="Times New Roman"/>
          <w:i/>
          <w:iCs/>
          <w:color w:val="000000"/>
        </w:rPr>
        <w:t>N</w:t>
      </w:r>
      <w:r w:rsidRPr="003173D1">
        <w:rPr>
          <w:rFonts w:eastAsia="Times New Roman"/>
          <w:color w:val="000000"/>
          <w:vertAlign w:val="subscript"/>
        </w:rPr>
        <w:t>photo</w:t>
      </w:r>
      <w:r w:rsidRPr="003173D1">
        <w:rPr>
          <w:rFonts w:eastAsia="Times New Roman"/>
          <w:color w:val="000000"/>
        </w:rPr>
        <w:t xml:space="preserve"> = leaf N used for photosynthesis</w:t>
      </w:r>
      <w:r w:rsidRPr="003173D1">
        <w:t xml:space="preserve">, </w:t>
      </w:r>
      <w:r w:rsidRPr="003173D1">
        <w:rPr>
          <w:i/>
          <w:iCs/>
        </w:rPr>
        <w:t>N</w:t>
      </w:r>
      <w:r w:rsidRPr="003173D1">
        <w:rPr>
          <w:vertAlign w:val="subscript"/>
        </w:rPr>
        <w:t>structure</w:t>
      </w:r>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lang w:val="en-GB" w:eastAsia="en-GB"/>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structure</w:t>
      </w:r>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r w:rsidR="00941572">
        <w:rPr>
          <w:rFonts w:eastAsia="Times New Roman"/>
          <w:i/>
          <w:color w:val="000000"/>
        </w:rPr>
        <w:t>N</w:t>
      </w:r>
      <w:r w:rsidR="00941572">
        <w:rPr>
          <w:rFonts w:eastAsia="Times New Roman"/>
          <w:color w:val="000000"/>
          <w:vertAlign w:val="subscript"/>
        </w:rPr>
        <w:t>structure</w:t>
      </w:r>
      <w:r w:rsidR="00941572">
        <w:rPr>
          <w:rFonts w:eastAsia="Times New Roman"/>
          <w:color w:val="000000"/>
        </w:rPr>
        <w:t xml:space="preserve"> </w:t>
      </w:r>
      <w:r w:rsidR="005C508E">
        <w:rPr>
          <w:rFonts w:eastAsia="Times New Roman"/>
          <w:color w:val="000000"/>
        </w:rPr>
        <w:t xml:space="preserve">and </w:t>
      </w:r>
      <w:r w:rsidR="005C508E">
        <w:rPr>
          <w:rFonts w:eastAsia="Times New Roman"/>
          <w:i/>
          <w:color w:val="000000"/>
        </w:rPr>
        <w:t>N</w:t>
      </w:r>
      <w:r w:rsidR="005C508E">
        <w:rPr>
          <w:rFonts w:eastAsia="Times New Roman"/>
          <w:color w:val="000000"/>
          <w:vertAlign w:val="subscript"/>
        </w:rPr>
        <w:t>area</w:t>
      </w:r>
      <w:r w:rsidR="005C508E">
        <w:rPr>
          <w:rFonts w:eastAsia="Times New Roman"/>
          <w:color w:val="000000"/>
        </w:rPr>
        <w:t xml:space="preserve"> were</w:t>
      </w:r>
      <w:r w:rsidR="00941572">
        <w:rPr>
          <w:rFonts w:eastAsia="Times New Roman"/>
          <w:color w:val="000000"/>
        </w:rPr>
        <w:t xml:space="preserve"> directly estimated from </w:t>
      </w:r>
      <w:r w:rsidR="00941572">
        <w:rPr>
          <w:rFonts w:eastAsia="Times New Roman"/>
          <w:i/>
          <w:color w:val="000000"/>
        </w:rPr>
        <w:t>M</w:t>
      </w:r>
      <w:r w:rsidR="00941572">
        <w:rPr>
          <w:rFonts w:eastAsia="Times New Roman"/>
          <w:color w:val="000000"/>
          <w:vertAlign w:val="subscript"/>
        </w:rPr>
        <w:t>area</w:t>
      </w:r>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photo</w:t>
      </w:r>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lang w:val="en-GB" w:eastAsia="en-GB"/>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Treemap of relative importance for </w:t>
      </w:r>
      <w:r w:rsidR="00CF0686" w:rsidRPr="00DA24C9">
        <w:t xml:space="preserve">linear mixed effects model with </w:t>
      </w:r>
      <w:r w:rsidR="00CF0686" w:rsidRPr="00DA24C9">
        <w:rPr>
          <w:i/>
          <w:iCs/>
        </w:rPr>
        <w:t>N</w:t>
      </w:r>
      <w:r w:rsidR="00CF0686" w:rsidRPr="00DA24C9">
        <w:rPr>
          <w:vertAlign w:val="subscript"/>
        </w:rPr>
        <w:t>area</w:t>
      </w:r>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r w:rsidR="00AC49CC">
        <w:rPr>
          <w:rFonts w:eastAsia="Times New Roman"/>
          <w:i/>
          <w:color w:val="000000"/>
        </w:rPr>
        <w:t>N</w:t>
      </w:r>
      <w:r w:rsidR="00AC49CC">
        <w:rPr>
          <w:rFonts w:eastAsia="Times New Roman"/>
          <w:color w:val="000000"/>
          <w:vertAlign w:val="subscript"/>
        </w:rPr>
        <w:t xml:space="preserve">area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7C08253D"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764A06" w:rsidRDefault="00111025" w:rsidP="00237CD4">
            <w:pPr>
              <w:rPr>
                <w:rFonts w:eastAsia="Times New Roman"/>
                <w:color w:val="000000"/>
                <w:sz w:val="20"/>
                <w:szCs w:val="20"/>
                <w:lang w:val="fr-FR"/>
                <w:rPrChange w:id="156" w:author="Stevens, Carly" w:date="2022-01-12T10:48:00Z">
                  <w:rPr>
                    <w:rFonts w:eastAsia="Times New Roman"/>
                    <w:color w:val="000000"/>
                    <w:sz w:val="20"/>
                    <w:szCs w:val="20"/>
                  </w:rPr>
                </w:rPrChange>
              </w:rPr>
            </w:pPr>
            <w:r w:rsidRPr="00764A06">
              <w:rPr>
                <w:rFonts w:eastAsia="Times New Roman"/>
                <w:color w:val="000000"/>
                <w:sz w:val="20"/>
                <w:szCs w:val="20"/>
                <w:lang w:val="fr-FR"/>
                <w:rPrChange w:id="157" w:author="Stevens, Carly" w:date="2022-01-12T10:48:00Z">
                  <w:rPr>
                    <w:rFonts w:eastAsia="Times New Roman"/>
                    <w:color w:val="000000"/>
                    <w:sz w:val="20"/>
                    <w:szCs w:val="20"/>
                  </w:rPr>
                </w:rPrChange>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764A06" w:rsidRDefault="00111025" w:rsidP="00237CD4">
            <w:pPr>
              <w:rPr>
                <w:rFonts w:eastAsia="Times New Roman"/>
                <w:color w:val="000000"/>
                <w:sz w:val="20"/>
                <w:szCs w:val="20"/>
                <w:lang w:val="fr-FR"/>
                <w:rPrChange w:id="158" w:author="Stevens, Carly" w:date="2022-01-12T10:48:00Z">
                  <w:rPr>
                    <w:rFonts w:eastAsia="Times New Roman"/>
                    <w:color w:val="000000"/>
                    <w:sz w:val="20"/>
                    <w:szCs w:val="20"/>
                  </w:rPr>
                </w:rPrChange>
              </w:rPr>
            </w:pPr>
            <w:r w:rsidRPr="00764A06">
              <w:rPr>
                <w:rFonts w:eastAsia="Times New Roman"/>
                <w:color w:val="000000"/>
                <w:sz w:val="20"/>
                <w:szCs w:val="20"/>
                <w:lang w:val="fr-FR"/>
                <w:rPrChange w:id="159" w:author="Stevens, Carly" w:date="2022-01-12T10:48:00Z">
                  <w:rPr>
                    <w:rFonts w:eastAsia="Times New Roman"/>
                    <w:color w:val="000000"/>
                    <w:sz w:val="20"/>
                    <w:szCs w:val="20"/>
                  </w:rPr>
                </w:rPrChange>
              </w:rPr>
              <w:t>Soil N x Soil 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764A06" w:rsidRDefault="00111025" w:rsidP="00237CD4">
            <w:pPr>
              <w:rPr>
                <w:rFonts w:eastAsia="Times New Roman"/>
                <w:color w:val="000000"/>
                <w:sz w:val="20"/>
                <w:szCs w:val="20"/>
                <w:lang w:val="fr-FR"/>
                <w:rPrChange w:id="160" w:author="Stevens, Carly" w:date="2022-01-12T10:48:00Z">
                  <w:rPr>
                    <w:rFonts w:eastAsia="Times New Roman"/>
                    <w:color w:val="000000"/>
                    <w:sz w:val="20"/>
                    <w:szCs w:val="20"/>
                  </w:rPr>
                </w:rPrChange>
              </w:rPr>
            </w:pPr>
            <w:r w:rsidRPr="00764A06">
              <w:rPr>
                <w:rFonts w:eastAsia="Times New Roman"/>
                <w:color w:val="000000"/>
                <w:sz w:val="20"/>
                <w:szCs w:val="20"/>
                <w:lang w:val="fr-FR"/>
                <w:rPrChange w:id="161" w:author="Stevens, Carly" w:date="2022-01-12T10:48:00Z">
                  <w:rPr>
                    <w:rFonts w:eastAsia="Times New Roman"/>
                    <w:color w:val="000000"/>
                    <w:sz w:val="20"/>
                    <w:szCs w:val="20"/>
                  </w:rPr>
                </w:rPrChange>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lang w:val="en-GB" w:eastAsia="en-GB"/>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commentRangeStart w:id="162"/>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commentRangeEnd w:id="162"/>
      <w:r w:rsidR="00356E2A">
        <w:rPr>
          <w:rStyle w:val="CommentReference"/>
        </w:rPr>
        <w:commentReference w:id="162"/>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r w:rsidR="00745361" w:rsidRPr="00111025">
        <w:rPr>
          <w:rFonts w:eastAsia="Times New Roman"/>
          <w:bCs/>
          <w:i/>
          <w:iCs/>
          <w:color w:val="000000"/>
        </w:rPr>
        <w:t>N</w:t>
      </w:r>
      <w:r w:rsidR="00745361" w:rsidRPr="00111025">
        <w:rPr>
          <w:rFonts w:eastAsia="Times New Roman"/>
          <w:bCs/>
          <w:i/>
          <w:color w:val="000000"/>
          <w:vertAlign w:val="subscript"/>
        </w:rPr>
        <w:t>area</w:t>
      </w:r>
    </w:p>
    <w:p w14:paraId="19E6730F" w14:textId="7FA1668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63" w:author="Andrew MacDougall" w:date="2022-01-06T10:09:00Z">
            <w:rPr>
              <w:rFonts w:eastAsia="Times New Roman"/>
              <w:color w:val="000000"/>
            </w:rPr>
          </w:rPrChange>
        </w:rPr>
        <w:t>T</w:t>
      </w:r>
      <w:r w:rsidR="00A93E29" w:rsidRPr="000158AF">
        <w:rPr>
          <w:rFonts w:eastAsia="Times New Roman"/>
          <w:color w:val="000000"/>
          <w:highlight w:val="yellow"/>
          <w:rPrChange w:id="164" w:author="Andrew MacDougall" w:date="2022-01-06T10:09:00Z">
            <w:rPr>
              <w:rFonts w:eastAsia="Times New Roman"/>
              <w:color w:val="000000"/>
            </w:rPr>
          </w:rPrChange>
        </w:rPr>
        <w:t>he</w:t>
      </w:r>
      <w:r w:rsidR="00880F5C" w:rsidRPr="000158AF">
        <w:rPr>
          <w:rFonts w:eastAsia="Times New Roman"/>
          <w:color w:val="000000"/>
          <w:highlight w:val="yellow"/>
          <w:rPrChange w:id="165" w:author="Andrew MacDougall" w:date="2022-01-06T10:09:00Z">
            <w:rPr>
              <w:rFonts w:eastAsia="Times New Roman"/>
              <w:color w:val="000000"/>
            </w:rPr>
          </w:rPrChange>
        </w:rPr>
        <w:t>re was</w:t>
      </w:r>
      <w:r w:rsidR="00A77D8F" w:rsidRPr="000158AF">
        <w:rPr>
          <w:rFonts w:eastAsia="Times New Roman"/>
          <w:color w:val="000000"/>
          <w:highlight w:val="yellow"/>
          <w:rPrChange w:id="166" w:author="Andrew MacDougall" w:date="2022-01-06T10:09:00Z">
            <w:rPr>
              <w:rFonts w:eastAsia="Times New Roman"/>
              <w:color w:val="000000"/>
            </w:rPr>
          </w:rPrChange>
        </w:rPr>
        <w:t xml:space="preserve"> no significant effect of </w:t>
      </w:r>
      <w:del w:id="167" w:author="Andrew MacDougall" w:date="2022-01-06T10:08:00Z">
        <w:r w:rsidR="00A77D8F" w:rsidRPr="000158AF" w:rsidDel="000158AF">
          <w:rPr>
            <w:rFonts w:eastAsia="Times New Roman"/>
            <w:color w:val="000000"/>
            <w:highlight w:val="yellow"/>
            <w:rPrChange w:id="168" w:author="Andrew MacDougall" w:date="2022-01-06T10:09:00Z">
              <w:rPr>
                <w:rFonts w:eastAsia="Times New Roman"/>
                <w:color w:val="000000"/>
              </w:rPr>
            </w:rPrChange>
          </w:rPr>
          <w:delText xml:space="preserve">the response of </w:delText>
        </w:r>
      </w:del>
      <w:ins w:id="169" w:author="Andrew MacDougall" w:date="2022-01-06T10:08:00Z">
        <w:r w:rsidR="000158AF" w:rsidRPr="000158AF">
          <w:rPr>
            <w:rFonts w:eastAsia="Times New Roman"/>
            <w:color w:val="000000"/>
            <w:highlight w:val="yellow"/>
            <w:rPrChange w:id="170"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71" w:author="Andrew MacDougall" w:date="2022-01-06T10:09:00Z">
            <w:rPr>
              <w:rFonts w:eastAsia="Times New Roman"/>
              <w:color w:val="000000"/>
            </w:rPr>
          </w:rPrChange>
        </w:rPr>
        <w:t xml:space="preserve">aboveground biomass </w:t>
      </w:r>
      <w:del w:id="172" w:author="Andrew MacDougall" w:date="2022-01-06T10:08:00Z">
        <w:r w:rsidR="00A77D8F" w:rsidRPr="000158AF" w:rsidDel="000158AF">
          <w:rPr>
            <w:rFonts w:eastAsia="Times New Roman"/>
            <w:color w:val="000000"/>
            <w:highlight w:val="yellow"/>
            <w:rPrChange w:id="173" w:author="Andrew MacDougall" w:date="2022-01-06T10:09:00Z">
              <w:rPr>
                <w:rFonts w:eastAsia="Times New Roman"/>
                <w:color w:val="000000"/>
              </w:rPr>
            </w:rPrChange>
          </w:rPr>
          <w:delText>to added soil</w:delText>
        </w:r>
      </w:del>
      <w:ins w:id="174" w:author="Andrew MacDougall" w:date="2022-01-06T10:08:00Z">
        <w:r w:rsidR="000158AF" w:rsidRPr="000158AF">
          <w:rPr>
            <w:rFonts w:eastAsia="Times New Roman"/>
            <w:color w:val="000000"/>
            <w:highlight w:val="yellow"/>
            <w:rPrChange w:id="175" w:author="Andrew MacDougall" w:date="2022-01-06T10:09:00Z">
              <w:rPr>
                <w:rFonts w:eastAsia="Times New Roman"/>
                <w:color w:val="000000"/>
              </w:rPr>
            </w:rPrChange>
          </w:rPr>
          <w:t xml:space="preserve">with N </w:t>
        </w:r>
        <w:del w:id="176" w:author="Eric Seabloom" w:date="2022-01-07T16:16:00Z">
          <w:r w:rsidR="000158AF" w:rsidRPr="000158AF" w:rsidDel="00356E2A">
            <w:rPr>
              <w:rFonts w:eastAsia="Times New Roman"/>
              <w:color w:val="000000"/>
              <w:highlight w:val="yellow"/>
              <w:rPrChange w:id="177" w:author="Andrew MacDougall" w:date="2022-01-06T10:09:00Z">
                <w:rPr>
                  <w:rFonts w:eastAsia="Times New Roman"/>
                  <w:color w:val="000000"/>
                </w:rPr>
              </w:rPrChange>
            </w:rPr>
            <w:delText>fertilizaiton</w:delText>
          </w:r>
        </w:del>
      </w:ins>
      <w:ins w:id="178" w:author="Eric Seabloom" w:date="2022-01-07T16:16:00Z">
        <w:r w:rsidR="00356E2A" w:rsidRPr="00356E2A">
          <w:rPr>
            <w:rFonts w:eastAsia="Times New Roman"/>
            <w:color w:val="000000"/>
            <w:highlight w:val="yellow"/>
          </w:rPr>
          <w:t>fertilization</w:t>
        </w:r>
      </w:ins>
      <w:del w:id="179" w:author="Andrew MacDougall" w:date="2022-01-06T10:08:00Z">
        <w:r w:rsidR="00A77D8F" w:rsidRPr="000158AF" w:rsidDel="000158AF">
          <w:rPr>
            <w:rFonts w:eastAsia="Times New Roman"/>
            <w:color w:val="000000"/>
            <w:highlight w:val="yellow"/>
            <w:rPrChange w:id="180"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81"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82" w:author="Andrew MacDougall" w:date="2022-01-06T10:09:00Z">
            <w:rPr>
              <w:rFonts w:eastAsia="Times New Roman"/>
              <w:bCs/>
              <w:color w:val="000000"/>
            </w:rPr>
          </w:rPrChange>
        </w:rPr>
        <w:t>the</w:t>
      </w:r>
      <w:r w:rsidR="00A77D8F" w:rsidRPr="000158AF">
        <w:rPr>
          <w:rFonts w:eastAsia="Times New Roman"/>
          <w:color w:val="000000"/>
          <w:highlight w:val="yellow"/>
          <w:rPrChange w:id="183" w:author="Andrew MacDougall" w:date="2022-01-06T10:09:00Z">
            <w:rPr>
              <w:rFonts w:eastAsia="Times New Roman"/>
              <w:color w:val="000000"/>
            </w:rPr>
          </w:rPrChange>
        </w:rPr>
        <w:t xml:space="preserve"> response of </w:t>
      </w:r>
      <w:r w:rsidR="00A77D8F" w:rsidRPr="000158AF">
        <w:rPr>
          <w:rFonts w:eastAsia="Times New Roman"/>
          <w:i/>
          <w:color w:val="000000"/>
          <w:highlight w:val="yellow"/>
          <w:rPrChange w:id="184"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185" w:author="Andrew MacDougall" w:date="2022-01-06T10:09:00Z">
            <w:rPr>
              <w:rFonts w:eastAsia="Times New Roman"/>
              <w:color w:val="000000"/>
              <w:vertAlign w:val="subscript"/>
            </w:rPr>
          </w:rPrChange>
        </w:rPr>
        <w:t>area</w:t>
      </w:r>
      <w:r w:rsidR="00A77D8F" w:rsidRPr="000158AF">
        <w:rPr>
          <w:rFonts w:eastAsia="Times New Roman"/>
          <w:color w:val="000000"/>
          <w:highlight w:val="yellow"/>
          <w:rPrChange w:id="186" w:author="Andrew MacDougall" w:date="2022-01-06T10:09:00Z">
            <w:rPr>
              <w:rFonts w:eastAsia="Times New Roman"/>
              <w:color w:val="000000"/>
            </w:rPr>
          </w:rPrChange>
        </w:rPr>
        <w:t xml:space="preserve"> to added soil </w:t>
      </w:r>
      <w:commentRangeStart w:id="187"/>
      <w:r w:rsidR="00A77D8F" w:rsidRPr="000158AF">
        <w:rPr>
          <w:rFonts w:eastAsia="Times New Roman"/>
          <w:color w:val="000000"/>
          <w:highlight w:val="yellow"/>
          <w:rPrChange w:id="188" w:author="Andrew MacDougall" w:date="2022-01-06T10:09:00Z">
            <w:rPr>
              <w:rFonts w:eastAsia="Times New Roman"/>
              <w:color w:val="000000"/>
            </w:rPr>
          </w:rPrChange>
        </w:rPr>
        <w:t>N</w:t>
      </w:r>
      <w:commentRangeEnd w:id="187"/>
      <w:r w:rsidR="000158AF">
        <w:rPr>
          <w:rStyle w:val="CommentReference"/>
        </w:rPr>
        <w:commentReference w:id="187"/>
      </w:r>
      <w:r w:rsidR="00A77D8F">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N</w:t>
      </w:r>
      <w:r w:rsidR="00A77D8F" w:rsidRPr="00771C52">
        <w:rPr>
          <w:rFonts w:eastAsia="Times New Roman"/>
          <w:color w:val="000000"/>
          <w:vertAlign w:val="subscript"/>
        </w:rPr>
        <w:t>area</w:t>
      </w:r>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r w:rsidR="00DC7E19" w:rsidRPr="001B44B1">
        <w:rPr>
          <w:rFonts w:eastAsia="Times New Roman"/>
          <w:i/>
          <w:iCs/>
          <w:color w:val="000000"/>
        </w:rPr>
        <w:t>N</w:t>
      </w:r>
      <w:r w:rsidR="00DC7E19" w:rsidRPr="00771C52">
        <w:rPr>
          <w:rFonts w:eastAsia="Times New Roman"/>
          <w:color w:val="000000"/>
          <w:vertAlign w:val="subscript"/>
        </w:rPr>
        <w:t>area</w:t>
      </w:r>
      <w:r w:rsidR="00DC7E19">
        <w:rPr>
          <w:rFonts w:eastAsia="Times New Roman"/>
          <w:color w:val="000000"/>
        </w:rPr>
        <w:t xml:space="preserve"> trend became more negative as </w:t>
      </w:r>
      <w:r w:rsidR="00DC7E19" w:rsidRPr="00771C52">
        <w:rPr>
          <w:rFonts w:eastAsia="Times New Roman"/>
          <w:color w:val="000000"/>
        </w:rPr>
        <w:t>∆</w:t>
      </w:r>
      <w:r w:rsidR="00DC7E19">
        <w:rPr>
          <w:rFonts w:eastAsia="Times New Roman"/>
          <w:i/>
          <w:color w:val="000000"/>
        </w:rPr>
        <w:t>M</w:t>
      </w:r>
      <w:r w:rsidR="00DC7E19">
        <w:rPr>
          <w:rFonts w:eastAsia="Times New Roman"/>
          <w:color w:val="000000"/>
          <w:vertAlign w:val="subscript"/>
        </w:rPr>
        <w:t>area</w:t>
      </w:r>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r w:rsidR="00DC7E19" w:rsidRPr="001B44B1">
        <w:rPr>
          <w:rFonts w:eastAsia="Times New Roman"/>
          <w:i/>
          <w:iCs/>
          <w:color w:val="000000"/>
        </w:rPr>
        <w:t>N</w:t>
      </w:r>
      <w:r w:rsidR="00DC7E19" w:rsidRPr="00771C52">
        <w:rPr>
          <w:rFonts w:eastAsia="Times New Roman"/>
          <w:color w:val="000000"/>
          <w:vertAlign w:val="subscript"/>
        </w:rPr>
        <w:t>area</w:t>
      </w:r>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167D08">
        <w:rPr>
          <w:rFonts w:eastAsia="Times New Roman"/>
          <w:color w:val="000000"/>
        </w:rPr>
        <w:t xml:space="preserve"> (</w:t>
      </w:r>
      <w:r w:rsidR="00167D08" w:rsidRPr="00771C52">
        <w:rPr>
          <w:rFonts w:eastAsia="Times New Roman"/>
          <w:color w:val="000000"/>
        </w:rPr>
        <w:t>∆</w:t>
      </w:r>
      <w:r w:rsidR="00167D08">
        <w:rPr>
          <w:rFonts w:eastAsia="Times New Roman"/>
          <w:i/>
          <w:color w:val="000000"/>
        </w:rPr>
        <w:t>M</w:t>
      </w:r>
      <w:r w:rsidR="00167D08">
        <w:rPr>
          <w:rFonts w:eastAsia="Times New Roman"/>
          <w:color w:val="000000"/>
          <w:vertAlign w:val="subscript"/>
        </w:rPr>
        <w:t>area</w:t>
      </w:r>
      <w:r w:rsidR="00167D08">
        <w:rPr>
          <w:rFonts w:eastAsia="Times New Roman"/>
          <w:color w:val="000000"/>
        </w:rPr>
        <w:t xml:space="preserve"> = -25%)</w:t>
      </w:r>
      <w:r w:rsidR="00880F5C">
        <w:rPr>
          <w:rFonts w:eastAsia="Times New Roman"/>
          <w:color w:val="000000"/>
        </w:rPr>
        <w:t xml:space="preserve">, but became </w:t>
      </w:r>
      <w:r w:rsidR="00DC7E19" w:rsidRPr="00470D41">
        <w:rPr>
          <w:rFonts w:eastAsia="Times New Roman"/>
          <w:color w:val="000000"/>
          <w:highlight w:val="yellow"/>
          <w:rPrChange w:id="189"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190" w:author="Andrew MacDougall" w:date="2022-01-06T10:10:00Z">
            <w:rPr>
              <w:rFonts w:eastAsia="Times New Roman"/>
              <w:color w:val="000000"/>
            </w:rPr>
          </w:rPrChange>
        </w:rPr>
        <w:t>negative</w:t>
      </w:r>
      <w:r w:rsidR="00DC7E19" w:rsidRPr="00470D41">
        <w:rPr>
          <w:rFonts w:eastAsia="Times New Roman"/>
          <w:color w:val="000000"/>
          <w:highlight w:val="yellow"/>
          <w:rPrChange w:id="191"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192" w:author="Andrew MacDougall" w:date="2022-01-06T10:10:00Z">
            <w:rPr>
              <w:rFonts w:eastAsia="Times New Roman"/>
              <w:i/>
              <w:color w:val="000000"/>
            </w:rPr>
          </w:rPrChange>
        </w:rPr>
        <w:t>p</w:t>
      </w:r>
      <w:r w:rsidR="00DC7E19" w:rsidRPr="00470D41">
        <w:rPr>
          <w:rFonts w:eastAsia="Times New Roman"/>
          <w:color w:val="000000"/>
          <w:highlight w:val="yellow"/>
          <w:rPrChange w:id="193" w:author="Andrew MacDougall" w:date="2022-01-06T10:10:00Z">
            <w:rPr>
              <w:rFonts w:eastAsia="Times New Roman"/>
              <w:color w:val="000000"/>
            </w:rPr>
          </w:rPrChange>
        </w:rPr>
        <w:t xml:space="preserve"> &lt; 0.</w:t>
      </w:r>
      <w:commentRangeStart w:id="194"/>
      <w:r w:rsidR="00DC7E19" w:rsidRPr="00470D41">
        <w:rPr>
          <w:rFonts w:eastAsia="Times New Roman"/>
          <w:color w:val="000000"/>
          <w:highlight w:val="yellow"/>
          <w:rPrChange w:id="195" w:author="Andrew MacDougall" w:date="2022-01-06T10:10:00Z">
            <w:rPr>
              <w:rFonts w:eastAsia="Times New Roman"/>
              <w:color w:val="000000"/>
            </w:rPr>
          </w:rPrChange>
        </w:rPr>
        <w:t>1</w:t>
      </w:r>
      <w:commentRangeEnd w:id="194"/>
      <w:r w:rsidR="00470D41">
        <w:rPr>
          <w:rStyle w:val="CommentReference"/>
        </w:rPr>
        <w:commentReference w:id="194"/>
      </w:r>
      <w:r w:rsidR="00DC7E19" w:rsidRPr="00470D41">
        <w:rPr>
          <w:rFonts w:eastAsia="Times New Roman"/>
          <w:color w:val="000000"/>
          <w:highlight w:val="yellow"/>
          <w:rPrChange w:id="196"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w:t>
      </w:r>
      <w:r w:rsidR="00167D08" w:rsidRPr="00771C52">
        <w:rPr>
          <w:rFonts w:eastAsia="Times New Roman"/>
          <w:color w:val="000000"/>
        </w:rPr>
        <w:t>∆</w:t>
      </w:r>
      <w:r w:rsidR="00167D08">
        <w:rPr>
          <w:rFonts w:eastAsia="Times New Roman"/>
          <w:i/>
          <w:color w:val="000000"/>
        </w:rPr>
        <w:t>M</w:t>
      </w:r>
      <w:r w:rsidR="00167D08">
        <w:rPr>
          <w:rFonts w:eastAsia="Times New Roman"/>
          <w:color w:val="000000"/>
          <w:vertAlign w:val="subscript"/>
        </w:rPr>
        <w:t>area</w:t>
      </w:r>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r w:rsidR="007F6C75" w:rsidRPr="001B44B1">
        <w:rPr>
          <w:rFonts w:eastAsia="Times New Roman"/>
          <w:i/>
          <w:iCs/>
          <w:color w:val="000000"/>
        </w:rPr>
        <w:t>N</w:t>
      </w:r>
      <w:r w:rsidR="007F6C75" w:rsidRPr="00771C52">
        <w:rPr>
          <w:rFonts w:eastAsia="Times New Roman"/>
          <w:color w:val="000000"/>
          <w:vertAlign w:val="subscript"/>
        </w:rPr>
        <w:t>area</w:t>
      </w:r>
      <w:r w:rsidR="007F6C75">
        <w:rPr>
          <w:rFonts w:eastAsia="Times New Roman"/>
          <w:color w:val="000000"/>
        </w:rPr>
        <w:t xml:space="preserve"> also increased with increasing </w:t>
      </w:r>
      <w:r w:rsidR="007F6C75" w:rsidRPr="00771C52">
        <w:rPr>
          <w:rFonts w:eastAsia="Times New Roman"/>
          <w:color w:val="000000"/>
        </w:rPr>
        <w:t>∆</w:t>
      </w:r>
      <w:r w:rsidR="007F6C75">
        <w:rPr>
          <w:rFonts w:eastAsia="Times New Roman"/>
          <w:i/>
          <w:color w:val="000000"/>
        </w:rPr>
        <w:t>M</w:t>
      </w:r>
      <w:r w:rsidR="007F6C75">
        <w:rPr>
          <w:rFonts w:eastAsia="Times New Roman"/>
          <w:color w:val="000000"/>
          <w:vertAlign w:val="subscript"/>
        </w:rPr>
        <w:t>area</w:t>
      </w:r>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r w:rsidR="007F6C75">
        <w:rPr>
          <w:rFonts w:eastAsia="Times New Roman"/>
          <w:i/>
          <w:color w:val="000000"/>
        </w:rPr>
        <w:t>N</w:t>
      </w:r>
      <w:r w:rsidR="007F6C75">
        <w:rPr>
          <w:rFonts w:eastAsia="Times New Roman"/>
          <w:color w:val="000000"/>
          <w:vertAlign w:val="subscript"/>
        </w:rPr>
        <w:t>area</w:t>
      </w:r>
      <w:r w:rsidR="007F6C75">
        <w:rPr>
          <w:rFonts w:eastAsia="Times New Roman"/>
          <w:color w:val="000000"/>
        </w:rPr>
        <w:t xml:space="preserve"> when</w:t>
      </w:r>
      <w:r w:rsidR="00D06FFF">
        <w:rPr>
          <w:rFonts w:eastAsia="Times New Roman"/>
          <w:color w:val="000000"/>
        </w:rPr>
        <w:t xml:space="preserve"> plants increased allocation to </w:t>
      </w:r>
      <w:r w:rsidR="00D06FFF">
        <w:rPr>
          <w:rFonts w:eastAsia="Times New Roman"/>
          <w:i/>
          <w:color w:val="000000"/>
        </w:rPr>
        <w:t>M</w:t>
      </w:r>
      <w:r w:rsidR="00D06FFF">
        <w:rPr>
          <w:rFonts w:eastAsia="Times New Roman"/>
          <w:color w:val="000000"/>
          <w:vertAlign w:val="subscript"/>
        </w:rPr>
        <w:t>area</w:t>
      </w:r>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r w:rsidRPr="00993C6A">
        <w:rPr>
          <w:rFonts w:eastAsia="Times New Roman"/>
          <w:i/>
          <w:iCs/>
          <w:color w:val="000000"/>
        </w:rPr>
        <w:t>N</w:t>
      </w:r>
      <w:r w:rsidRPr="00993C6A">
        <w:rPr>
          <w:rFonts w:eastAsia="Times New Roman"/>
          <w:color w:val="000000"/>
          <w:vertAlign w:val="subscript"/>
        </w:rPr>
        <w:t>area</w:t>
      </w:r>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commentRangeStart w:id="197"/>
      <w:r w:rsidRPr="00993C6A">
        <w:rPr>
          <w:b/>
          <w:bCs/>
        </w:rPr>
        <w:lastRenderedPageBreak/>
        <w:t xml:space="preserve">Table 5. </w:t>
      </w:r>
      <w:r w:rsidRPr="00993C6A">
        <w:rPr>
          <w:rFonts w:eastAsia="Times New Roman"/>
          <w:color w:val="000000"/>
        </w:rPr>
        <w:t>Anova results for the linear mixed effects model with ∆</w:t>
      </w:r>
      <w:r w:rsidRPr="00993C6A">
        <w:rPr>
          <w:rFonts w:eastAsia="Times New Roman"/>
          <w:i/>
          <w:iCs/>
          <w:color w:val="000000"/>
        </w:rPr>
        <w:t>N</w:t>
      </w:r>
      <w:r w:rsidRPr="00993C6A">
        <w:rPr>
          <w:rFonts w:eastAsia="Times New Roman"/>
          <w:color w:val="000000"/>
          <w:vertAlign w:val="subscript"/>
        </w:rPr>
        <w:t>area</w:t>
      </w:r>
      <w:r w:rsidRPr="00993C6A">
        <w:rPr>
          <w:rFonts w:eastAsia="Times New Roman"/>
          <w:color w:val="000000"/>
        </w:rPr>
        <w:t xml:space="preserve"> as the dependent variable and ∆AGB, ∆χ, and ∆</w:t>
      </w:r>
      <w:r w:rsidRPr="00993C6A">
        <w:rPr>
          <w:rFonts w:eastAsia="Times New Roman"/>
          <w:i/>
          <w:iCs/>
          <w:color w:val="000000"/>
        </w:rPr>
        <w:t>M</w:t>
      </w:r>
      <w:r w:rsidRPr="00993C6A">
        <w:rPr>
          <w:rFonts w:eastAsia="Times New Roman"/>
          <w:color w:val="000000"/>
          <w:vertAlign w:val="subscript"/>
        </w:rPr>
        <w:t>area</w:t>
      </w:r>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r w:rsidR="00A841EA">
              <w:rPr>
                <w:rFonts w:eastAsia="Times New Roman"/>
                <w:i/>
                <w:color w:val="000000"/>
                <w:sz w:val="20"/>
                <w:szCs w:val="20"/>
              </w:rPr>
              <w:t>M</w:t>
            </w:r>
            <w:r w:rsidR="00A841EA">
              <w:rPr>
                <w:rFonts w:eastAsia="Times New Roman"/>
                <w:color w:val="000000"/>
                <w:sz w:val="20"/>
                <w:szCs w:val="20"/>
                <w:vertAlign w:val="subscript"/>
              </w:rPr>
              <w:t>area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00936D50">
              <w:rPr>
                <w:rFonts w:eastAsia="Times New Roman"/>
                <w:i/>
                <w:color w:val="000000"/>
                <w:sz w:val="20"/>
                <w:szCs w:val="20"/>
              </w:rPr>
              <w:t>M</w:t>
            </w:r>
            <w:r w:rsidR="00936D50">
              <w:rPr>
                <w:rFonts w:eastAsia="Times New Roman"/>
                <w:color w:val="000000"/>
                <w:sz w:val="20"/>
                <w:szCs w:val="20"/>
                <w:vertAlign w:val="subscript"/>
              </w:rPr>
              <w:t xml:space="preserve">area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commentRangeEnd w:id="197"/>
    <w:p w14:paraId="317CCD69" w14:textId="21C7C281" w:rsidR="00AE1760" w:rsidRPr="00F60BAA" w:rsidRDefault="00183E96" w:rsidP="00DA24C9">
      <w:pPr>
        <w:spacing w:line="480" w:lineRule="auto"/>
        <w:contextualSpacing/>
      </w:pPr>
      <w:r>
        <w:rPr>
          <w:rStyle w:val="CommentReference"/>
        </w:rPr>
        <w:commentReference w:id="197"/>
      </w:r>
      <w:r w:rsidR="005D276D" w:rsidRPr="00993C6A">
        <w:t xml:space="preserve">* P-values &lt; 0.05 are bolded and &lt; 0.1 are italicized. Sample size is </w:t>
      </w:r>
      <w:r w:rsidR="00FE6044">
        <w:t>328</w:t>
      </w:r>
      <w:r w:rsidR="005D276D" w:rsidRPr="00993C6A">
        <w:t xml:space="preserve">. Key: </w:t>
      </w:r>
      <w:r w:rsidR="005D276D" w:rsidRPr="00993C6A">
        <w:rPr>
          <w:rFonts w:eastAsia="Times New Roman"/>
          <w:color w:val="000000"/>
        </w:rPr>
        <w:t>χ = ratio of intercellular to extracellular CO</w:t>
      </w:r>
      <w:r w:rsidR="005D276D" w:rsidRPr="00993C6A">
        <w:rPr>
          <w:rFonts w:eastAsia="Times New Roman"/>
          <w:color w:val="000000"/>
          <w:vertAlign w:val="subscript"/>
        </w:rPr>
        <w:t>2</w:t>
      </w:r>
      <w:r w:rsidR="005D276D" w:rsidRPr="00993C6A">
        <w:rPr>
          <w:rFonts w:eastAsia="Times New Roman"/>
          <w:color w:val="000000"/>
        </w:rPr>
        <w:t xml:space="preserve"> concentration</w:t>
      </w:r>
      <w:r w:rsidR="005D276D" w:rsidRPr="00993C6A">
        <w:t xml:space="preserve">, </w:t>
      </w:r>
      <w:r w:rsidR="005D276D" w:rsidRPr="00993C6A">
        <w:rPr>
          <w:i/>
          <w:iCs/>
        </w:rPr>
        <w:t>M</w:t>
      </w:r>
      <w:r w:rsidR="005D276D" w:rsidRPr="00993C6A">
        <w:rPr>
          <w:vertAlign w:val="subscript"/>
        </w:rPr>
        <w:t>area</w:t>
      </w:r>
      <w:r w:rsidR="005D276D"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r w:rsidRPr="001F7DFE">
        <w:rPr>
          <w:rFonts w:eastAsia="Times New Roman"/>
          <w:i/>
          <w:iCs/>
          <w:color w:val="000000"/>
          <w:sz w:val="20"/>
          <w:szCs w:val="20"/>
        </w:rPr>
        <w:t>N</w:t>
      </w:r>
      <w:r w:rsidRPr="001F7DFE">
        <w:rPr>
          <w:rFonts w:eastAsia="Times New Roman"/>
          <w:color w:val="000000"/>
          <w:sz w:val="20"/>
          <w:szCs w:val="20"/>
          <w:vertAlign w:val="subscript"/>
        </w:rPr>
        <w:t>area</w:t>
      </w:r>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3C3A87">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lang w:val="en-GB" w:eastAsia="en-GB"/>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7" cstate="hq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r w:rsidR="00E26DE7" w:rsidRPr="00DA24C9">
        <w:rPr>
          <w:b w:val="0"/>
          <w:bCs w:val="0"/>
          <w:i/>
          <w:iCs/>
          <w:color w:val="000000"/>
          <w:sz w:val="24"/>
          <w:szCs w:val="24"/>
        </w:rPr>
        <w:t>N</w:t>
      </w:r>
      <w:r w:rsidR="00E26DE7" w:rsidRPr="00DA24C9">
        <w:rPr>
          <w:b w:val="0"/>
          <w:bCs w:val="0"/>
          <w:color w:val="000000"/>
          <w:sz w:val="24"/>
          <w:szCs w:val="24"/>
          <w:vertAlign w:val="subscript"/>
        </w:rPr>
        <w:t>area</w:t>
      </w:r>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commentRangeStart w:id="198"/>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w:t>
      </w:r>
      <w:commentRangeEnd w:id="198"/>
      <w:r w:rsidR="00183E96">
        <w:rPr>
          <w:rStyle w:val="CommentReference"/>
          <w:rFonts w:eastAsiaTheme="minorHAnsi"/>
          <w:b w:val="0"/>
          <w:bCs w:val="0"/>
        </w:rPr>
        <w:commentReference w:id="198"/>
      </w:r>
      <w:r w:rsidR="00B25CDC" w:rsidRPr="00B25CDC">
        <w:rPr>
          <w:b w:val="0"/>
          <w:bCs w:val="0"/>
          <w:color w:val="000000"/>
          <w:sz w:val="24"/>
          <w:szCs w:val="24"/>
        </w:rPr>
        <w:t>. Dots are sized and colored by ∆</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w:t>
      </w:r>
      <w:commentRangeStart w:id="199"/>
      <w:r w:rsidR="007F34AF" w:rsidRPr="00DA24C9">
        <w:rPr>
          <w:b w:val="0"/>
          <w:bCs w:val="0"/>
          <w:color w:val="000000" w:themeColor="text1"/>
          <w:sz w:val="24"/>
          <w:szCs w:val="24"/>
        </w:rPr>
        <w:t>relationship</w:t>
      </w:r>
      <w:commentRangeEnd w:id="199"/>
      <w:r w:rsidR="00183E96">
        <w:rPr>
          <w:rStyle w:val="CommentReference"/>
          <w:rFonts w:eastAsiaTheme="minorHAnsi"/>
          <w:b w:val="0"/>
          <w:bCs w:val="0"/>
        </w:rPr>
        <w:commentReference w:id="199"/>
      </w:r>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030022C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w:t>
      </w:r>
      <w:commentRangeStart w:id="200"/>
      <w:r w:rsidR="00292985">
        <w:t>nge</w:t>
      </w:r>
      <w:commentRangeEnd w:id="200"/>
      <w:r w:rsidR="0085525C">
        <w:rPr>
          <w:rStyle w:val="CommentReference"/>
        </w:rPr>
        <w:commentReference w:id="200"/>
      </w:r>
      <w:r w:rsidR="00292985">
        <w:t xml:space="preserv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r w:rsidR="00145D3D">
        <w:rPr>
          <w:i/>
        </w:rPr>
        <w:t>N</w:t>
      </w:r>
      <w:r w:rsidR="00145D3D">
        <w:rPr>
          <w:vertAlign w:val="subscript"/>
        </w:rPr>
        <w:t>area</w:t>
      </w:r>
      <w:r w:rsidR="00145D3D">
        <w:t xml:space="preserve"> through increases in </w:t>
      </w:r>
      <w:r w:rsidR="00074719">
        <w:rPr>
          <w:i/>
        </w:rPr>
        <w:t>N</w:t>
      </w:r>
      <w:r w:rsidR="00074719">
        <w:rPr>
          <w:vertAlign w:val="subscript"/>
        </w:rPr>
        <w:t>mass</w:t>
      </w:r>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r w:rsidR="00074719">
        <w:rPr>
          <w:i/>
        </w:rPr>
        <w:t>N</w:t>
      </w:r>
      <w:r w:rsidR="00074719">
        <w:rPr>
          <w:vertAlign w:val="subscript"/>
        </w:rPr>
        <w:t>area</w:t>
      </w:r>
      <w:r w:rsidR="00074719">
        <w:t xml:space="preserve"> </w:t>
      </w:r>
      <w:r w:rsidR="000D0F58">
        <w:t xml:space="preserve">is also highly responsive to </w:t>
      </w:r>
      <w:del w:id="201" w:author="Andrew MacDougall" w:date="2022-01-06T10:17:00Z">
        <w:r w:rsidR="0056386C" w:rsidDel="001A7B38">
          <w:delText>aboveground climate</w:delText>
        </w:r>
      </w:del>
      <w:ins w:id="202" w:author="Andrew MacDougall" w:date="2022-01-06T10:17:00Z">
        <w:del w:id="203" w:author="Eric Seabloom" w:date="2022-01-07T16:23:00Z">
          <w:r w:rsidR="001A7B38" w:rsidDel="00334997">
            <w:delText>temperture</w:delText>
          </w:r>
        </w:del>
      </w:ins>
      <w:ins w:id="204" w:author="Eric Seabloom" w:date="2022-01-07T16:23:00Z">
        <w:r w:rsidR="00334997">
          <w:t>temperature</w:t>
        </w:r>
      </w:ins>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205" w:author="Andrew MacDougall" w:date="2022-01-06T10:17:00Z">
            <w:rPr/>
          </w:rPrChange>
        </w:rPr>
        <w:t xml:space="preserve">aboveground </w:t>
      </w:r>
      <w:commentRangeStart w:id="206"/>
      <w:r w:rsidR="009A5B56" w:rsidRPr="001A7B38">
        <w:rPr>
          <w:highlight w:val="yellow"/>
          <w:rPrChange w:id="207" w:author="Andrew MacDougall" w:date="2022-01-06T10:17:00Z">
            <w:rPr/>
          </w:rPrChange>
        </w:rPr>
        <w:t>conditions</w:t>
      </w:r>
      <w:commentRangeEnd w:id="206"/>
      <w:r w:rsidR="001A7B38">
        <w:rPr>
          <w:rStyle w:val="CommentReference"/>
        </w:rPr>
        <w:commentReference w:id="206"/>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764A06">
        <w:rPr>
          <w:lang w:val="en-GB"/>
          <w:rPrChange w:id="208" w:author="Stevens, Carly" w:date="2022-01-12T10:48:00Z">
            <w:rPr>
              <w:lang w:val="es-ES"/>
            </w:rPr>
          </w:rPrChange>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764A06">
        <w:rPr>
          <w:noProof/>
          <w:lang w:val="en-GB"/>
          <w:rPrChange w:id="209" w:author="Stevens, Carly" w:date="2022-01-12T10:48:00Z">
            <w:rPr>
              <w:noProof/>
              <w:lang w:val="es-ES"/>
            </w:rPr>
          </w:rPrChange>
        </w:rPr>
        <w:t xml:space="preserve">(LeBauer &amp; Treseder, 2008; Fay </w:t>
      </w:r>
      <w:r w:rsidR="002A1086" w:rsidRPr="00764A06">
        <w:rPr>
          <w:i/>
          <w:noProof/>
          <w:lang w:val="en-GB"/>
          <w:rPrChange w:id="210" w:author="Stevens, Carly" w:date="2022-01-12T10:48:00Z">
            <w:rPr>
              <w:i/>
              <w:noProof/>
              <w:lang w:val="es-ES"/>
            </w:rPr>
          </w:rPrChange>
        </w:rPr>
        <w:t>et al.</w:t>
      </w:r>
      <w:r w:rsidR="002A1086" w:rsidRPr="00764A06">
        <w:rPr>
          <w:noProof/>
          <w:lang w:val="en-GB"/>
          <w:rPrChange w:id="211" w:author="Stevens, Carly" w:date="2022-01-12T10:48:00Z">
            <w:rPr>
              <w:noProof/>
              <w:lang w:val="es-ES"/>
            </w:rPr>
          </w:rPrChange>
        </w:rPr>
        <w:t xml:space="preserve">, 2015; Harpole </w:t>
      </w:r>
      <w:r w:rsidR="002A1086" w:rsidRPr="00764A06">
        <w:rPr>
          <w:i/>
          <w:noProof/>
          <w:lang w:val="en-GB"/>
          <w:rPrChange w:id="212" w:author="Stevens, Carly" w:date="2022-01-12T10:48:00Z">
            <w:rPr>
              <w:i/>
              <w:noProof/>
              <w:lang w:val="es-ES"/>
            </w:rPr>
          </w:rPrChange>
        </w:rPr>
        <w:t>et al.</w:t>
      </w:r>
      <w:r w:rsidR="002A1086" w:rsidRPr="00764A06">
        <w:rPr>
          <w:noProof/>
          <w:lang w:val="en-GB"/>
          <w:rPrChange w:id="213" w:author="Stevens, Carly" w:date="2022-01-12T10:48:00Z">
            <w:rPr>
              <w:noProof/>
              <w:lang w:val="es-ES"/>
            </w:rPr>
          </w:rPrChange>
        </w:rPr>
        <w:t xml:space="preserve">, 2017; Li </w:t>
      </w:r>
      <w:r w:rsidR="002A1086" w:rsidRPr="00764A06">
        <w:rPr>
          <w:i/>
          <w:noProof/>
          <w:lang w:val="en-GB"/>
          <w:rPrChange w:id="214" w:author="Stevens, Carly" w:date="2022-01-12T10:48:00Z">
            <w:rPr>
              <w:i/>
              <w:noProof/>
              <w:lang w:val="es-ES"/>
            </w:rPr>
          </w:rPrChange>
        </w:rPr>
        <w:t>et al.</w:t>
      </w:r>
      <w:r w:rsidR="002A1086" w:rsidRPr="00764A06">
        <w:rPr>
          <w:noProof/>
          <w:lang w:val="en-GB"/>
          <w:rPrChange w:id="215" w:author="Stevens, Carly" w:date="2022-01-12T10:48:00Z">
            <w:rPr>
              <w:noProof/>
              <w:lang w:val="es-ES"/>
            </w:rPr>
          </w:rPrChange>
        </w:rPr>
        <w:t>, 2020)</w:t>
      </w:r>
      <w:r w:rsidR="002A1086">
        <w:fldChar w:fldCharType="end"/>
      </w:r>
      <w:r w:rsidR="009A5B56" w:rsidRPr="00764A06">
        <w:rPr>
          <w:lang w:val="en-GB"/>
          <w:rPrChange w:id="216" w:author="Stevens, Carly" w:date="2022-01-12T10:48:00Z">
            <w:rPr>
              <w:lang w:val="es-ES"/>
            </w:rPr>
          </w:rPrChange>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commentRangeStart w:id="217"/>
      <w:r w:rsidR="00B42B31">
        <w:t xml:space="preserve">leaf </w:t>
      </w:r>
      <w:r w:rsidR="00CC5B41">
        <w:rPr>
          <w:i/>
        </w:rPr>
        <w:t>N</w:t>
      </w:r>
      <w:r w:rsidR="00CC5B41">
        <w:rPr>
          <w:vertAlign w:val="subscript"/>
        </w:rPr>
        <w:t>area</w:t>
      </w:r>
      <w:r w:rsidR="00CC5B41">
        <w:t xml:space="preserve"> </w:t>
      </w:r>
      <w:r w:rsidR="007E26DC">
        <w:t>was</w:t>
      </w:r>
      <w:r w:rsidR="0059163C">
        <w:t xml:space="preserve"> stimulated by soil nitrogen addition</w:t>
      </w:r>
      <w:r w:rsidR="000D0F58">
        <w:t xml:space="preserve">, but </w:t>
      </w:r>
      <w:r w:rsidR="003A2059">
        <w:t xml:space="preserve">that </w:t>
      </w:r>
      <w:del w:id="218" w:author="Andrew MacDougall" w:date="2022-01-06T10:17:00Z">
        <w:r w:rsidR="0028100D" w:rsidDel="001A7B38">
          <w:delText xml:space="preserve">aboveground </w:delText>
        </w:r>
        <w:r w:rsidR="006B5806" w:rsidDel="001A7B38">
          <w:delText>climate</w:delText>
        </w:r>
      </w:del>
      <w:ins w:id="219" w:author="Andrew MacDougall" w:date="2022-01-06T10:17:00Z">
        <w:r w:rsidR="001A7B38">
          <w:t>tempe</w:t>
        </w:r>
      </w:ins>
      <w:ins w:id="220"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commentRangeEnd w:id="217"/>
      <w:r w:rsidR="00334997">
        <w:rPr>
          <w:rStyle w:val="CommentReference"/>
        </w:rPr>
        <w:commentReference w:id="217"/>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r w:rsidR="00CC5B41">
        <w:rPr>
          <w:i/>
        </w:rPr>
        <w:t>N</w:t>
      </w:r>
      <w:r w:rsidR="00CC5B41">
        <w:rPr>
          <w:vertAlign w:val="subscript"/>
        </w:rPr>
        <w:t>area</w:t>
      </w:r>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r w:rsidR="00B42B31">
        <w:rPr>
          <w:rFonts w:eastAsia="Times New Roman"/>
          <w:i/>
          <w:color w:val="000000"/>
        </w:rPr>
        <w:t>M</w:t>
      </w:r>
      <w:r w:rsidR="00B42B31">
        <w:rPr>
          <w:rFonts w:eastAsia="Times New Roman"/>
          <w:color w:val="000000"/>
          <w:vertAlign w:val="subscript"/>
        </w:rPr>
        <w:t>area</w:t>
      </w:r>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r w:rsidR="0028100D">
        <w:rPr>
          <w:rFonts w:eastAsia="Times New Roman"/>
          <w:i/>
          <w:color w:val="000000"/>
        </w:rPr>
        <w:t>M</w:t>
      </w:r>
      <w:r w:rsidR="0028100D">
        <w:rPr>
          <w:rFonts w:eastAsia="Times New Roman"/>
          <w:color w:val="000000"/>
          <w:vertAlign w:val="subscript"/>
        </w:rPr>
        <w:t>area</w:t>
      </w:r>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commentRangeStart w:id="221"/>
      <w:r>
        <w:rPr>
          <w:i/>
        </w:rPr>
        <w:t>Climate is a stronger predictor of N</w:t>
      </w:r>
      <w:r>
        <w:rPr>
          <w:i/>
          <w:vertAlign w:val="subscript"/>
        </w:rPr>
        <w:t>area</w:t>
      </w:r>
      <w:r>
        <w:rPr>
          <w:i/>
        </w:rPr>
        <w:t xml:space="preserve"> than soil nitrogen availability</w:t>
      </w:r>
      <w:commentRangeEnd w:id="221"/>
      <w:r w:rsidR="0037750B">
        <w:rPr>
          <w:rStyle w:val="CommentReference"/>
        </w:rPr>
        <w:commentReference w:id="221"/>
      </w:r>
    </w:p>
    <w:p w14:paraId="5C5DA870" w14:textId="64F2B1F8" w:rsidR="0028100D" w:rsidRPr="00743306" w:rsidRDefault="000D0F58" w:rsidP="000D0F58">
      <w:pPr>
        <w:spacing w:line="480" w:lineRule="auto"/>
        <w:ind w:firstLine="720"/>
        <w:contextualSpacing/>
      </w:pPr>
      <w:r>
        <w:lastRenderedPageBreak/>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w:t>
      </w:r>
      <w:r w:rsidR="00074719">
        <w:rPr>
          <w:i/>
        </w:rPr>
        <w:t>N</w:t>
      </w:r>
      <w:r w:rsidR="00074719">
        <w:rPr>
          <w:vertAlign w:val="subscript"/>
        </w:rPr>
        <w:t>area</w:t>
      </w:r>
      <w:r w:rsidR="00074719">
        <w:t xml:space="preserve"> </w:t>
      </w:r>
      <w:r>
        <w:t xml:space="preserve">on average across our sites. Based on the findings by Firn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w:t>
      </w:r>
      <w:ins w:id="222" w:author="Anita C. Risch" w:date="2022-01-11T07:47:00Z">
        <w:r w:rsidR="00966C6C">
          <w:t xml:space="preserve"> as we did here</w:t>
        </w:r>
      </w:ins>
      <w:r>
        <w:t>,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w:t>
      </w:r>
      <w:commentRangeStart w:id="223"/>
      <w:r w:rsidR="00743306">
        <w:t xml:space="preserve">This is because Firn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r w:rsidR="00743306">
        <w:rPr>
          <w:i/>
        </w:rPr>
        <w:t>N</w:t>
      </w:r>
      <w:r w:rsidR="00743306">
        <w:rPr>
          <w:vertAlign w:val="subscript"/>
        </w:rPr>
        <w:t>mass</w:t>
      </w:r>
      <w:r w:rsidR="00743306">
        <w:t xml:space="preserve">, but had no impact on </w:t>
      </w:r>
      <w:r w:rsidR="00743306">
        <w:rPr>
          <w:i/>
        </w:rPr>
        <w:t>M</w:t>
      </w:r>
      <w:r w:rsidR="00743306">
        <w:rPr>
          <w:vertAlign w:val="subscript"/>
        </w:rPr>
        <w:t>area</w:t>
      </w:r>
      <w:r w:rsidR="00743306">
        <w:t>.</w:t>
      </w:r>
      <w:commentRangeEnd w:id="223"/>
      <w:r w:rsidR="0037750B">
        <w:rPr>
          <w:rStyle w:val="CommentReference"/>
        </w:rPr>
        <w:commentReference w:id="223"/>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224" w:author="Andrew MacDougall" w:date="2022-01-06T10:19:00Z">
        <w:r w:rsidRPr="001A7B38" w:rsidDel="001A7B38">
          <w:rPr>
            <w:highlight w:val="yellow"/>
            <w:rPrChange w:id="225" w:author="Andrew MacDougall" w:date="2022-01-06T10:19:00Z">
              <w:rPr/>
            </w:rPrChange>
          </w:rPr>
          <w:delText xml:space="preserve">indicators </w:delText>
        </w:r>
      </w:del>
      <w:ins w:id="226" w:author="Andrew MacDougall" w:date="2022-01-06T10:19:00Z">
        <w:r w:rsidR="001A7B38" w:rsidRPr="001A7B38">
          <w:rPr>
            <w:highlight w:val="yellow"/>
            <w:rPrChange w:id="227" w:author="Andrew MacDougall" w:date="2022-01-06T10:19:00Z">
              <w:rPr/>
            </w:rPrChange>
          </w:rPr>
          <w:t xml:space="preserve">predictors? </w:t>
        </w:r>
      </w:ins>
      <w:r w:rsidRPr="001A7B38">
        <w:rPr>
          <w:highlight w:val="yellow"/>
          <w:rPrChange w:id="228" w:author="Andrew MacDougall" w:date="2022-01-06T10:19:00Z">
            <w:rPr/>
          </w:rPrChange>
        </w:rPr>
        <w:t>of</w:t>
      </w:r>
      <w:r>
        <w:t xml:space="preserve"> leaf </w:t>
      </w:r>
      <w:r w:rsidR="00743306">
        <w:rPr>
          <w:i/>
        </w:rPr>
        <w:t>N</w:t>
      </w:r>
      <w:r w:rsidR="00743306">
        <w:rPr>
          <w:vertAlign w:val="subscript"/>
        </w:rPr>
        <w:t>area</w:t>
      </w:r>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r w:rsidR="005948A0">
        <w:rPr>
          <w:i/>
        </w:rPr>
        <w:t>N</w:t>
      </w:r>
      <w:r w:rsidR="005948A0">
        <w:rPr>
          <w:vertAlign w:val="subscript"/>
        </w:rPr>
        <w:t>area</w:t>
      </w:r>
      <w:r w:rsidR="00B42B31">
        <w:t xml:space="preserve"> in a single model</w:t>
      </w:r>
      <w:r w:rsidR="00DC7E5B">
        <w:t xml:space="preserve">. </w:t>
      </w:r>
      <w:commentRangeStart w:id="229"/>
      <w:r w:rsidR="00DC7E5B">
        <w:t>The results showed that, while</w:t>
      </w:r>
      <w:r w:rsidR="001D2A99">
        <w:t xml:space="preserve"> statistically</w:t>
      </w:r>
      <w:r w:rsidR="00DC7E5B">
        <w:t xml:space="preserve"> significant, the soil nutrient treatments were far less important </w:t>
      </w:r>
      <w:ins w:id="230" w:author="Andrew MacDougall" w:date="2022-01-06T10:20:00Z">
        <w:r w:rsidR="0093130A">
          <w:t>for N</w:t>
        </w:r>
        <w:r w:rsidR="0093130A" w:rsidRPr="0093130A">
          <w:rPr>
            <w:vertAlign w:val="subscript"/>
            <w:rPrChange w:id="231" w:author="Andrew MacDougall" w:date="2022-01-06T10:21:00Z">
              <w:rPr/>
            </w:rPrChange>
          </w:rPr>
          <w:t>area</w:t>
        </w:r>
        <w:r w:rsidR="0093130A">
          <w:t xml:space="preserve"> </w:t>
        </w:r>
      </w:ins>
      <w:r w:rsidR="00DC7E5B">
        <w:t>than leaf traits</w:t>
      </w:r>
      <w:r w:rsidR="005948A0">
        <w:t>, plant traits,</w:t>
      </w:r>
      <w:r w:rsidR="00DC7E5B">
        <w:t xml:space="preserve"> and climate.</w:t>
      </w:r>
      <w:r w:rsidR="00562A58">
        <w:t xml:space="preserve"> </w:t>
      </w:r>
      <w:commentRangeEnd w:id="229"/>
      <w:r w:rsidR="0070037C">
        <w:rPr>
          <w:rStyle w:val="CommentReference"/>
        </w:rPr>
        <w:commentReference w:id="229"/>
      </w:r>
      <w:r w:rsidR="00562A58">
        <w:t xml:space="preserve">Of all variables, </w:t>
      </w:r>
      <w:r w:rsidR="00562A58">
        <w:rPr>
          <w:i/>
        </w:rPr>
        <w:t>M</w:t>
      </w:r>
      <w:r w:rsidR="00562A58">
        <w:rPr>
          <w:vertAlign w:val="subscript"/>
        </w:rPr>
        <w:t>area</w:t>
      </w:r>
      <w:r w:rsidR="00562A58">
        <w:t xml:space="preserve"> was the strongest predictor of </w:t>
      </w:r>
      <w:r w:rsidR="00562A58">
        <w:rPr>
          <w:i/>
        </w:rPr>
        <w:t>N</w:t>
      </w:r>
      <w:r w:rsidR="00562A58">
        <w:rPr>
          <w:vertAlign w:val="subscript"/>
        </w:rPr>
        <w:t>area</w:t>
      </w:r>
      <w:r w:rsidR="00562A58">
        <w:t xml:space="preserve"> </w:t>
      </w:r>
      <w:r w:rsidR="001F3BE9">
        <w:t xml:space="preserve">with a relative importance value of </w:t>
      </w:r>
      <w:r w:rsidR="00E056B8">
        <w:t>44</w:t>
      </w:r>
      <w:r w:rsidR="001F3BE9">
        <w:t>%. This is unsurprising given</w:t>
      </w:r>
      <w:r w:rsidR="00562A58">
        <w:t xml:space="preserve"> its inclusion in the </w:t>
      </w:r>
      <w:r w:rsidR="00562A58">
        <w:rPr>
          <w:i/>
        </w:rPr>
        <w:t>N</w:t>
      </w:r>
      <w:r w:rsidR="00562A58">
        <w:rPr>
          <w:vertAlign w:val="subscript"/>
        </w:rPr>
        <w:t>area</w:t>
      </w:r>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r w:rsidR="005948A0">
        <w:rPr>
          <w:i/>
        </w:rPr>
        <w:t>N</w:t>
      </w:r>
      <w:r w:rsidR="005948A0">
        <w:rPr>
          <w:vertAlign w:val="subscript"/>
        </w:rPr>
        <w:t>area</w:t>
      </w:r>
      <w:r w:rsidR="001F3BE9">
        <w:t xml:space="preserve"> (relative importance = </w:t>
      </w:r>
      <w:r w:rsidR="00E056B8">
        <w:t>5</w:t>
      </w:r>
      <w:r w:rsidR="001F3BE9">
        <w:t>%)</w:t>
      </w:r>
      <w:r w:rsidR="005948A0">
        <w:t>. The negative relationship</w:t>
      </w:r>
      <w:r w:rsidR="00EF3E33">
        <w:t xml:space="preserve"> between </w:t>
      </w:r>
      <w:r w:rsidR="00EF3E33">
        <w:rPr>
          <w:i/>
        </w:rPr>
        <w:t>N</w:t>
      </w:r>
      <w:r w:rsidR="00EF3E33">
        <w:rPr>
          <w:vertAlign w:val="subscript"/>
        </w:rPr>
        <w:t xml:space="preserve">area </w:t>
      </w:r>
      <w:r w:rsidR="00EF3E33">
        <w:t xml:space="preserve">and </w:t>
      </w:r>
      <w:r w:rsidR="00EF3E33">
        <w:rPr>
          <w:lang w:val="el-GR"/>
        </w:rPr>
        <w:t>χ</w:t>
      </w:r>
      <w:r w:rsidR="005948A0">
        <w:t xml:space="preserve"> confirms theoretical expectations that plants maintain high </w:t>
      </w:r>
      <w:r w:rsidR="005948A0">
        <w:rPr>
          <w:i/>
        </w:rPr>
        <w:t>N</w:t>
      </w:r>
      <w:r w:rsidR="005948A0">
        <w:rPr>
          <w:vertAlign w:val="subscript"/>
        </w:rPr>
        <w:t>area</w:t>
      </w:r>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039C868"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r>
        <w:rPr>
          <w:i/>
        </w:rPr>
        <w:t>N</w:t>
      </w:r>
      <w:r>
        <w:rPr>
          <w:vertAlign w:val="subscript"/>
        </w:rPr>
        <w:t>area</w:t>
      </w:r>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w:t>
      </w:r>
      <w:r w:rsidR="002436D6">
        <w:lastRenderedPageBreak/>
        <w:t xml:space="preserve">been previously shown to have greater </w:t>
      </w:r>
      <w:r w:rsidR="002436D6">
        <w:rPr>
          <w:i/>
        </w:rPr>
        <w:t>N</w:t>
      </w:r>
      <w:r w:rsidR="002436D6">
        <w:rPr>
          <w:vertAlign w:val="subscript"/>
        </w:rPr>
        <w:t>area</w:t>
      </w:r>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232" w:author="Eric Seabloom" w:date="2022-01-07T16:37:00Z">
        <w:r w:rsidR="0070037C">
          <w:t xml:space="preserve">also </w:t>
        </w:r>
      </w:ins>
      <w:r w:rsidR="00CA3207">
        <w:t xml:space="preserve">can </w:t>
      </w:r>
      <w:del w:id="233" w:author="Eric Seabloom" w:date="2022-01-07T16:37:00Z">
        <w:r w:rsidR="00CA3207" w:rsidDel="0070037C">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r w:rsidR="00CA3207" w:rsidRPr="00435B8D">
        <w:rPr>
          <w:i/>
          <w:iCs/>
        </w:rPr>
        <w:t>N</w:t>
      </w:r>
      <w:r w:rsidR="00CA3207">
        <w:rPr>
          <w:vertAlign w:val="subscript"/>
        </w:rPr>
        <w:t>area</w:t>
      </w:r>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r w:rsidR="00C71459">
        <w:rPr>
          <w:i/>
        </w:rPr>
        <w:t>N</w:t>
      </w:r>
      <w:r w:rsidR="00C71459">
        <w:rPr>
          <w:vertAlign w:val="subscript"/>
        </w:rPr>
        <w:t>area</w:t>
      </w:r>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r>
        <w:rPr>
          <w:i/>
        </w:rPr>
        <w:t>N</w:t>
      </w:r>
      <w:r>
        <w:rPr>
          <w:vertAlign w:val="subscript"/>
        </w:rPr>
        <w:t>area</w:t>
      </w:r>
      <w:r>
        <w:t xml:space="preserve"> model (temperature and light availability) had a combined relative importance of 28%. Leaf </w:t>
      </w:r>
      <w:r>
        <w:rPr>
          <w:i/>
        </w:rPr>
        <w:t>N</w:t>
      </w:r>
      <w:r>
        <w:rPr>
          <w:vertAlign w:val="subscript"/>
        </w:rPr>
        <w:t>area</w:t>
      </w:r>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r>
        <w:rPr>
          <w:i/>
        </w:rPr>
        <w:t>N</w:t>
      </w:r>
      <w:r>
        <w:rPr>
          <w:vertAlign w:val="subscript"/>
        </w:rPr>
        <w:t>area</w:t>
      </w:r>
      <w:r>
        <w:t>. We calculated predicted nitrogen in photosynthesis (</w:t>
      </w:r>
      <w:r>
        <w:rPr>
          <w:i/>
        </w:rPr>
        <w:t>N</w:t>
      </w:r>
      <w:r>
        <w:rPr>
          <w:vertAlign w:val="subscript"/>
        </w:rPr>
        <w:t>photo</w:t>
      </w:r>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lastRenderedPageBreak/>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r>
        <w:rPr>
          <w:i/>
        </w:rPr>
        <w:t>N</w:t>
      </w:r>
      <w:r>
        <w:rPr>
          <w:vertAlign w:val="subscript"/>
        </w:rPr>
        <w:t>photo</w:t>
      </w:r>
      <w:r>
        <w:t xml:space="preserve"> served as an integrative metric for expected </w:t>
      </w:r>
      <w:r>
        <w:rPr>
          <w:i/>
        </w:rPr>
        <w:t>N</w:t>
      </w:r>
      <w:r>
        <w:rPr>
          <w:vertAlign w:val="subscript"/>
        </w:rPr>
        <w:t>area</w:t>
      </w:r>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r>
        <w:rPr>
          <w:i/>
        </w:rPr>
        <w:t>N</w:t>
      </w:r>
      <w:r>
        <w:rPr>
          <w:vertAlign w:val="subscript"/>
        </w:rPr>
        <w:t xml:space="preserve">photo </w:t>
      </w:r>
      <w:r>
        <w:t xml:space="preserve">was </w:t>
      </w:r>
      <w:r w:rsidR="002C65AC">
        <w:t xml:space="preserve">positively </w:t>
      </w:r>
      <w:r>
        <w:t xml:space="preserve">correlated with </w:t>
      </w:r>
      <w:r>
        <w:rPr>
          <w:i/>
        </w:rPr>
        <w:t>N</w:t>
      </w:r>
      <w:r>
        <w:rPr>
          <w:vertAlign w:val="subscript"/>
        </w:rPr>
        <w:t>area</w:t>
      </w:r>
      <w:r>
        <w:t xml:space="preserve"> and an important predictor in our model (relative importance = </w:t>
      </w:r>
      <w:r w:rsidR="002C65AC">
        <w:t>11</w:t>
      </w:r>
      <w:r>
        <w:t xml:space="preserve">%). </w:t>
      </w:r>
      <w:r w:rsidR="00D332E5">
        <w:rPr>
          <w:i/>
        </w:rPr>
        <w:t>N</w:t>
      </w:r>
      <w:r w:rsidR="00D332E5">
        <w:rPr>
          <w:vertAlign w:val="subscript"/>
        </w:rPr>
        <w:t>photo</w:t>
      </w:r>
      <w:r w:rsidR="00D332E5">
        <w:t xml:space="preserve">, along with structural nitrogen calculated from </w:t>
      </w:r>
      <w:r w:rsidR="00D332E5">
        <w:rPr>
          <w:i/>
        </w:rPr>
        <w:t>M</w:t>
      </w:r>
      <w:r w:rsidR="00D332E5">
        <w:rPr>
          <w:vertAlign w:val="subscript"/>
        </w:rPr>
        <w:t>area</w:t>
      </w:r>
      <w:r w:rsidR="00D332E5">
        <w:t xml:space="preserve">, accounted for </w:t>
      </w:r>
      <w:r w:rsidR="002C65AC">
        <w:t>20</w:t>
      </w:r>
      <w:r w:rsidR="00D332E5">
        <w:t xml:space="preserve">% of the variability in measured </w:t>
      </w:r>
      <w:r w:rsidR="00D332E5">
        <w:rPr>
          <w:i/>
        </w:rPr>
        <w:t>N</w:t>
      </w:r>
      <w:r w:rsidR="00D332E5">
        <w:rPr>
          <w:vertAlign w:val="subscript"/>
        </w:rPr>
        <w:t>area</w:t>
      </w:r>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N</w:t>
      </w:r>
      <w:r>
        <w:rPr>
          <w:i/>
          <w:vertAlign w:val="subscript"/>
        </w:rPr>
        <w:t>area</w:t>
      </w:r>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r w:rsidR="00096AFD">
        <w:rPr>
          <w:i/>
        </w:rPr>
        <w:t>N</w:t>
      </w:r>
      <w:r w:rsidR="00096AFD">
        <w:rPr>
          <w:vertAlign w:val="subscript"/>
        </w:rPr>
        <w:t>area</w:t>
      </w:r>
      <w:r w:rsidR="00096AFD">
        <w:t xml:space="preserve"> by soil nitrogen addition indicated that, on average, plants at our sites were using added soil nitrogen to both increase tissue quantity (i.e., biomass) and quality (i.e., </w:t>
      </w:r>
      <w:r w:rsidR="00096AFD">
        <w:rPr>
          <w:i/>
        </w:rPr>
        <w:t>N</w:t>
      </w:r>
      <w:r w:rsidR="00096AFD">
        <w:rPr>
          <w:vertAlign w:val="subscript"/>
        </w:rPr>
        <w:t>area</w:t>
      </w:r>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r>
        <w:rPr>
          <w:i/>
        </w:rPr>
        <w:t>N</w:t>
      </w:r>
      <w:r>
        <w:rPr>
          <w:vertAlign w:val="subscript"/>
        </w:rPr>
        <w:t xml:space="preserve">area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w:t>
      </w:r>
      <w:r w:rsidR="000C26ED">
        <w:lastRenderedPageBreak/>
        <w:t xml:space="preserve">change in soil nitrogen </w:t>
      </w:r>
      <w:r w:rsidR="002C65AC">
        <w:t>and</w:t>
      </w:r>
      <w:r w:rsidR="000C26ED">
        <w:t xml:space="preserve"> the </w:t>
      </w:r>
      <w:r w:rsidR="000C26ED">
        <w:rPr>
          <w:i/>
        </w:rPr>
        <w:t>N</w:t>
      </w:r>
      <w:r w:rsidR="000C26ED">
        <w:rPr>
          <w:vertAlign w:val="subscript"/>
        </w:rPr>
        <w:t>area</w:t>
      </w:r>
      <w:r w:rsidR="000C26ED">
        <w:t xml:space="preserve"> response to soil nitrogen </w:t>
      </w:r>
      <w:r w:rsidR="00536B03">
        <w:t>availability</w:t>
      </w:r>
      <w:r w:rsidR="00743306">
        <w:t xml:space="preserve"> when there was a co-occurring increase in </w:t>
      </w:r>
      <w:r w:rsidR="00743306">
        <w:rPr>
          <w:i/>
        </w:rPr>
        <w:t>M</w:t>
      </w:r>
      <w:r w:rsidR="00743306">
        <w:rPr>
          <w:vertAlign w:val="subscript"/>
        </w:rPr>
        <w:t>area</w:t>
      </w:r>
      <w:r w:rsidR="00536B03">
        <w:t>. T</w:t>
      </w:r>
      <w:r w:rsidR="001D0C18">
        <w:t>his indicates that the positive soil N-</w:t>
      </w:r>
      <w:r w:rsidR="001D0C18">
        <w:rPr>
          <w:i/>
        </w:rPr>
        <w:t>N</w:t>
      </w:r>
      <w:r w:rsidR="001D0C18">
        <w:rPr>
          <w:vertAlign w:val="subscript"/>
        </w:rPr>
        <w:t>area</w:t>
      </w:r>
      <w:r w:rsidR="001D0C18">
        <w:t xml:space="preserve"> relationship occurs</w:t>
      </w:r>
      <w:r w:rsidR="002C65AC">
        <w:t xml:space="preserve"> most 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r w:rsidR="00743306">
        <w:rPr>
          <w:i/>
        </w:rPr>
        <w:t>M</w:t>
      </w:r>
      <w:r w:rsidR="00743306">
        <w:rPr>
          <w:vertAlign w:val="subscript"/>
        </w:rPr>
        <w:t>area</w:t>
      </w:r>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w:t>
      </w:r>
      <w:commentRangeStart w:id="234"/>
      <w:r>
        <w:t xml:space="preserve">First, we necessarily included soil nutrient availability as categorical in our analyses as we did not have data on levels of nutrient availability, only whether nutrients had been added or </w:t>
      </w:r>
      <w:commentRangeStart w:id="235"/>
      <w:r>
        <w:t>not</w:t>
      </w:r>
      <w:commentRangeEnd w:id="235"/>
      <w:r w:rsidR="0093130A">
        <w:rPr>
          <w:rStyle w:val="CommentReference"/>
        </w:rPr>
        <w:commentReference w:id="235"/>
      </w:r>
      <w:r>
        <w:t xml:space="preserve">. </w:t>
      </w:r>
      <w:commentRangeEnd w:id="234"/>
      <w:r w:rsidR="0070037C">
        <w:rPr>
          <w:rStyle w:val="CommentReference"/>
        </w:rPr>
        <w:commentReference w:id="234"/>
      </w:r>
      <w:commentRangeStart w:id="236"/>
      <w:r>
        <w:t>Our</w:t>
      </w:r>
      <w:commentRangeEnd w:id="236"/>
      <w:r w:rsidR="00BE7799">
        <w:rPr>
          <w:rStyle w:val="CommentReference"/>
        </w:rPr>
        <w:commentReference w:id="236"/>
      </w:r>
      <w:r>
        <w:t xml:space="preserve"> analyses </w:t>
      </w:r>
      <w:commentRangeStart w:id="237"/>
      <w:commentRangeStart w:id="238"/>
      <w:r>
        <w:t xml:space="preserve">would have been more robust </w:t>
      </w:r>
      <w:commentRangeEnd w:id="237"/>
      <w:r w:rsidR="00BE7799">
        <w:rPr>
          <w:rStyle w:val="CommentReference"/>
        </w:rPr>
        <w:commentReference w:id="237"/>
      </w:r>
      <w:commentRangeEnd w:id="238"/>
      <w:r w:rsidR="006408DA">
        <w:rPr>
          <w:rStyle w:val="CommentReference"/>
        </w:rPr>
        <w:commentReference w:id="238"/>
      </w:r>
      <w:r>
        <w:t xml:space="preserve">had we </w:t>
      </w:r>
      <w:del w:id="239" w:author="Andrew MacDougall" w:date="2022-01-06T10:23:00Z">
        <w:r w:rsidDel="0093130A">
          <w:delText xml:space="preserve">been able to use numerical information on </w:delText>
        </w:r>
      </w:del>
      <w:ins w:id="240" w:author="Andrew MacDougall" w:date="2022-01-06T10:23:00Z">
        <w:r w:rsidR="0093130A">
          <w:t xml:space="preserve">had these data on </w:t>
        </w:r>
      </w:ins>
      <w:r>
        <w:t xml:space="preserve">nutrient availability. This is because background nutrient availability was likely highly variable from site to </w:t>
      </w:r>
      <w:commentRangeStart w:id="241"/>
      <w:commentRangeStart w:id="242"/>
      <w:r>
        <w:t>site</w:t>
      </w:r>
      <w:commentRangeEnd w:id="241"/>
      <w:r w:rsidR="0093130A">
        <w:rPr>
          <w:rStyle w:val="CommentReference"/>
        </w:rPr>
        <w:commentReference w:id="241"/>
      </w:r>
      <w:commentRangeEnd w:id="242"/>
      <w:r w:rsidR="001B2F24">
        <w:rPr>
          <w:rStyle w:val="CommentReference"/>
        </w:rPr>
        <w:commentReference w:id="242"/>
      </w:r>
      <w:r>
        <w:t xml:space="preserve">. Future cross-site nutrient addition studies should prioritize </w:t>
      </w:r>
      <w:commentRangeStart w:id="243"/>
      <w:r>
        <w:t xml:space="preserve">obtaining this information. </w:t>
      </w:r>
      <w:commentRangeEnd w:id="243"/>
      <w:r w:rsidR="00BE7799">
        <w:rPr>
          <w:rStyle w:val="CommentReference"/>
        </w:rPr>
        <w:commentReference w:id="243"/>
      </w:r>
      <w:commentRangeStart w:id="244"/>
      <w:r>
        <w:t xml:space="preserve">Second, we had to necessarily rely on large scale average </w:t>
      </w:r>
      <w:del w:id="245" w:author="Andrew MacDougall" w:date="2022-01-06T10:24:00Z">
        <w:r w:rsidRPr="0093130A" w:rsidDel="0093130A">
          <w:rPr>
            <w:highlight w:val="yellow"/>
            <w:rPrChange w:id="246" w:author="Andrew MacDougall" w:date="2022-01-06T10:25:00Z">
              <w:rPr/>
            </w:rPrChange>
          </w:rPr>
          <w:delText xml:space="preserve">climate </w:delText>
        </w:r>
      </w:del>
      <w:ins w:id="247" w:author="Andrew MacDougall" w:date="2022-01-06T10:24:00Z">
        <w:r w:rsidR="0093130A" w:rsidRPr="0093130A">
          <w:rPr>
            <w:highlight w:val="yellow"/>
            <w:rPrChange w:id="248" w:author="Andrew MacDougall" w:date="2022-01-06T10:25:00Z">
              <w:rPr/>
            </w:rPrChange>
          </w:rPr>
          <w:t>temperature?</w:t>
        </w:r>
        <w:r w:rsidR="0093130A">
          <w:t xml:space="preserve"> </w:t>
        </w:r>
      </w:ins>
      <w:r>
        <w:t>data for each site</w:t>
      </w:r>
      <w:commentRangeEnd w:id="244"/>
      <w:r w:rsidR="00E6299A">
        <w:rPr>
          <w:rStyle w:val="CommentReference"/>
        </w:rPr>
        <w:commentReference w:id="244"/>
      </w:r>
      <w:r>
        <w:t xml:space="preserve">. As leaf nitrogen allocation is a dynamic process, more </w:t>
      </w:r>
      <w:commentRangeStart w:id="249"/>
      <w:r>
        <w:t xml:space="preserve">acute </w:t>
      </w:r>
      <w:commentRangeEnd w:id="249"/>
      <w:r w:rsidR="00E6299A">
        <w:rPr>
          <w:rStyle w:val="CommentReference"/>
        </w:rPr>
        <w:commentReference w:id="249"/>
      </w:r>
      <w:commentRangeStart w:id="250"/>
      <w:r>
        <w:t xml:space="preserve">climate data </w:t>
      </w:r>
      <w:commentRangeEnd w:id="250"/>
      <w:r w:rsidR="006408DA">
        <w:rPr>
          <w:rStyle w:val="CommentReference"/>
        </w:rPr>
        <w:commentReference w:id="250"/>
      </w:r>
      <w:r>
        <w:t xml:space="preserve">may have provided more insight into the drivers of </w:t>
      </w:r>
      <w:r>
        <w:rPr>
          <w:i/>
        </w:rPr>
        <w:t>N</w:t>
      </w:r>
      <w:r>
        <w:rPr>
          <w:vertAlign w:val="subscript"/>
        </w:rPr>
        <w:t>area</w:t>
      </w:r>
      <w:r>
        <w:t xml:space="preserve">. </w:t>
      </w:r>
      <w:commentRangeStart w:id="251"/>
      <w:r>
        <w:t xml:space="preserve">Finally, we lacked information on the major pools of nitrogen in leaves. </w:t>
      </w:r>
      <w:commentRangeEnd w:id="251"/>
      <w:r w:rsidR="00E6299A">
        <w:rPr>
          <w:rStyle w:val="CommentReference"/>
        </w:rPr>
        <w:commentReference w:id="251"/>
      </w:r>
      <w:r>
        <w:t>Future s</w:t>
      </w:r>
      <w:bookmarkStart w:id="252" w:name="_GoBack"/>
      <w:bookmarkEnd w:id="252"/>
      <w:r>
        <w:t xml:space="preserve">tudies that directly measure structural, photosynthetic, and other (e.g., defense) nitrogen pools would be invaluable for understanding variations in </w:t>
      </w:r>
      <w:r>
        <w:rPr>
          <w:i/>
        </w:rPr>
        <w:t>N</w:t>
      </w:r>
      <w:r>
        <w:rPr>
          <w:vertAlign w:val="subscript"/>
        </w:rPr>
        <w:t>area</w:t>
      </w:r>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w:t>
      </w:r>
      <w:r w:rsidR="00A54421">
        <w:lastRenderedPageBreak/>
        <w:t xml:space="preserve">account for much of the variability in </w:t>
      </w:r>
      <w:r w:rsidR="00A54421">
        <w:rPr>
          <w:i/>
        </w:rPr>
        <w:t>N</w:t>
      </w:r>
      <w:r w:rsidR="00A54421">
        <w:rPr>
          <w:vertAlign w:val="subscript"/>
        </w:rPr>
        <w:t>area</w:t>
      </w:r>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w:instrText>
      </w:r>
      <w:r w:rsidR="00A54421" w:rsidRPr="00764A06">
        <w:rPr>
          <w:lang w:val="fr-FR"/>
          <w:rPrChange w:id="253" w:author="Stevens, Carly" w:date="2022-01-12T10:48:00Z">
            <w:rPr/>
          </w:rPrChange>
        </w:rPr>
        <w:instrText>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764A06">
        <w:rPr>
          <w:noProof/>
          <w:lang w:val="fr-FR"/>
          <w:rPrChange w:id="254" w:author="Stevens, Carly" w:date="2022-01-12T10:48:00Z">
            <w:rPr>
              <w:noProof/>
            </w:rPr>
          </w:rPrChange>
        </w:rPr>
        <w:t xml:space="preserve">(Prentice </w:t>
      </w:r>
      <w:r w:rsidR="00A54421" w:rsidRPr="00764A06">
        <w:rPr>
          <w:i/>
          <w:noProof/>
          <w:lang w:val="fr-FR"/>
          <w:rPrChange w:id="255" w:author="Stevens, Carly" w:date="2022-01-12T10:48:00Z">
            <w:rPr>
              <w:i/>
              <w:noProof/>
            </w:rPr>
          </w:rPrChange>
        </w:rPr>
        <w:t>et al.</w:t>
      </w:r>
      <w:r w:rsidR="00A54421" w:rsidRPr="00764A06">
        <w:rPr>
          <w:noProof/>
          <w:lang w:val="fr-FR"/>
          <w:rPrChange w:id="256" w:author="Stevens, Carly" w:date="2022-01-12T10:48:00Z">
            <w:rPr>
              <w:noProof/>
            </w:rPr>
          </w:rPrChange>
        </w:rPr>
        <w:t xml:space="preserve">, 2014; Dong </w:t>
      </w:r>
      <w:r w:rsidR="00A54421" w:rsidRPr="00764A06">
        <w:rPr>
          <w:i/>
          <w:noProof/>
          <w:lang w:val="fr-FR"/>
          <w:rPrChange w:id="257" w:author="Stevens, Carly" w:date="2022-01-12T10:48:00Z">
            <w:rPr>
              <w:i/>
              <w:noProof/>
            </w:rPr>
          </w:rPrChange>
        </w:rPr>
        <w:t>et al.</w:t>
      </w:r>
      <w:r w:rsidR="00A54421" w:rsidRPr="00764A06">
        <w:rPr>
          <w:noProof/>
          <w:lang w:val="fr-FR"/>
          <w:rPrChange w:id="258" w:author="Stevens, Carly" w:date="2022-01-12T10:48:00Z">
            <w:rPr>
              <w:noProof/>
            </w:rPr>
          </w:rPrChange>
        </w:rPr>
        <w:t xml:space="preserve">, 2017; Wang </w:t>
      </w:r>
      <w:r w:rsidR="00A54421" w:rsidRPr="00764A06">
        <w:rPr>
          <w:i/>
          <w:noProof/>
          <w:lang w:val="fr-FR"/>
          <w:rPrChange w:id="259" w:author="Stevens, Carly" w:date="2022-01-12T10:48:00Z">
            <w:rPr>
              <w:i/>
              <w:noProof/>
            </w:rPr>
          </w:rPrChange>
        </w:rPr>
        <w:t>et al.</w:t>
      </w:r>
      <w:r w:rsidR="00A54421" w:rsidRPr="00764A06">
        <w:rPr>
          <w:noProof/>
          <w:lang w:val="fr-FR"/>
          <w:rPrChange w:id="260" w:author="Stevens, Carly" w:date="2022-01-12T10:48:00Z">
            <w:rPr>
              <w:noProof/>
            </w:rPr>
          </w:rPrChange>
        </w:rPr>
        <w:t xml:space="preserve">, 2017, 2020, 2021; Smith </w:t>
      </w:r>
      <w:r w:rsidR="00A54421" w:rsidRPr="00764A06">
        <w:rPr>
          <w:i/>
          <w:noProof/>
          <w:lang w:val="fr-FR"/>
          <w:rPrChange w:id="261" w:author="Stevens, Carly" w:date="2022-01-12T10:48:00Z">
            <w:rPr>
              <w:i/>
              <w:noProof/>
            </w:rPr>
          </w:rPrChange>
        </w:rPr>
        <w:t>et al.</w:t>
      </w:r>
      <w:r w:rsidR="00A54421" w:rsidRPr="00764A06">
        <w:rPr>
          <w:noProof/>
          <w:lang w:val="fr-FR"/>
          <w:rPrChange w:id="262" w:author="Stevens, Carly" w:date="2022-01-12T10:48:00Z">
            <w:rPr>
              <w:noProof/>
            </w:rPr>
          </w:rPrChange>
        </w:rPr>
        <w:t>, 2019; Smith &amp; Keenan, 2020)</w:t>
      </w:r>
      <w:r w:rsidR="00A54421">
        <w:fldChar w:fldCharType="end"/>
      </w:r>
      <w:r w:rsidR="00A54421" w:rsidRPr="00764A06">
        <w:rPr>
          <w:lang w:val="fr-FR"/>
          <w:rPrChange w:id="263" w:author="Stevens, Carly" w:date="2022-01-12T10:48:00Z">
            <w:rPr/>
          </w:rPrChange>
        </w:rPr>
        <w:t xml:space="preserve">. </w:t>
      </w:r>
      <w:r w:rsidR="00A54421">
        <w:t xml:space="preserve">However, a smaller, but non-negligible amount of </w:t>
      </w:r>
      <w:r w:rsidR="00A54421">
        <w:rPr>
          <w:i/>
        </w:rPr>
        <w:t>N</w:t>
      </w:r>
      <w:r w:rsidR="00A54421">
        <w:rPr>
          <w:vertAlign w:val="subscript"/>
        </w:rPr>
        <w:t>area</w:t>
      </w:r>
      <w:r w:rsidR="00A54421">
        <w:t xml:space="preserve"> variability was found to be the result of </w:t>
      </w:r>
      <w:commentRangeStart w:id="264"/>
      <w:r w:rsidR="00A54421">
        <w:t>soil nitrogen</w:t>
      </w:r>
      <w:commentRangeEnd w:id="264"/>
      <w:r w:rsidR="001B2F24">
        <w:rPr>
          <w:rStyle w:val="CommentReference"/>
        </w:rPr>
        <w:commentReference w:id="264"/>
      </w:r>
      <w:r w:rsidR="00A54421">
        <w:t xml:space="preserve">. Previous studies have indicated that this can reflect variation in leaf economics, with plants choosing to shift traits towards </w:t>
      </w:r>
      <w:commentRangeStart w:id="265"/>
      <w:r w:rsidR="00A54421">
        <w:t xml:space="preserve">high N </w:t>
      </w:r>
      <w:commentRangeEnd w:id="265"/>
      <w:r w:rsidR="00800329">
        <w:rPr>
          <w:rStyle w:val="CommentReference"/>
        </w:rPr>
        <w:commentReference w:id="265"/>
      </w:r>
      <w:r w:rsidR="00A54421">
        <w:t xml:space="preserve">use as a means to save water when </w:t>
      </w:r>
      <w:commentRangeStart w:id="266"/>
      <w:r w:rsidR="00A54421">
        <w:t>N availability</w:t>
      </w:r>
      <w:commentRangeEnd w:id="266"/>
      <w:r w:rsidR="00800329">
        <w:rPr>
          <w:rStyle w:val="CommentReference"/>
        </w:rPr>
        <w:commentReference w:id="266"/>
      </w:r>
      <w:r w:rsidR="00A54421">
        <w:t xml:space="preserve">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 xml:space="preserve">However, our results show that the biomass response to changing </w:t>
      </w:r>
      <w:commentRangeStart w:id="267"/>
      <w:r w:rsidR="00A54421">
        <w:t xml:space="preserve">soil nitrogen </w:t>
      </w:r>
      <w:commentRangeEnd w:id="267"/>
      <w:r w:rsidR="00800329">
        <w:rPr>
          <w:rStyle w:val="CommentReference"/>
        </w:rPr>
        <w:commentReference w:id="267"/>
      </w:r>
      <w:r w:rsidR="00A54421">
        <w:t>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Seabloom from the National Science Foundation Research Coordination Network (NSF-DEB-1042132) and Long Term Ecological Research (NSF-DEB-1234162 and NSF-DEB-1831944 to Cedar Creek LTER) </w:t>
      </w:r>
      <w:r w:rsidRPr="002B59BD">
        <w:lastRenderedPageBreak/>
        <w:t>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rsidR="009A5B56">
        <w:t xml:space="preserve"> Texas Tech University.</w:t>
      </w:r>
      <w:r w:rsidR="00F33193">
        <w:t xml:space="preserve"> </w:t>
      </w:r>
      <w:r w:rsidR="00F33193" w:rsidRPr="00F33193">
        <w:t>ICP’s contribution has received funding from the European Research Council (ERC) under the European Union’s Horizon 2020 research and innovation programme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w:t>
      </w:r>
      <w:r w:rsidRPr="000E55C7">
        <w:rPr>
          <w:noProof/>
        </w:rPr>
        <w:lastRenderedPageBreak/>
        <w:t xml:space="preserve">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Liang X, Zhang T, Lu X et al. (2020) Global response patterns of plant photosynthesis to </w:t>
      </w:r>
      <w:r w:rsidRPr="000E55C7">
        <w:rPr>
          <w:noProof/>
        </w:rPr>
        <w:lastRenderedPageBreak/>
        <w:t>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w:t>
      </w:r>
      <w:r w:rsidRPr="000E55C7">
        <w:rPr>
          <w:noProof/>
        </w:rPr>
        <w:lastRenderedPageBreak/>
        <w:t xml:space="preserve">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w:t>
      </w:r>
      <w:r w:rsidRPr="000E55C7">
        <w:rPr>
          <w:noProof/>
        </w:rPr>
        <w:lastRenderedPageBreak/>
        <w:t xml:space="preserve">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 xml:space="preserve">Global Biogeochemical </w:t>
      </w:r>
      <w:r w:rsidRPr="000E55C7">
        <w:rPr>
          <w:i/>
          <w:iCs/>
          <w:noProof/>
        </w:rPr>
        <w:lastRenderedPageBreak/>
        <w:t>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770394"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Andrew MacDougall" w:date="2022-01-06T15:36:00Z" w:initials="AM">
    <w:p w14:paraId="204E7051" w14:textId="6904DCA3" w:rsidR="00D31666" w:rsidRDefault="00D31666">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etc? </w:t>
      </w:r>
    </w:p>
  </w:comment>
  <w:comment w:id="14" w:author="Eric Seabloom" w:date="2022-01-07T22:33:00Z" w:initials="ES">
    <w:p w14:paraId="5441F580" w14:textId="4A02E277" w:rsidR="00D31666" w:rsidRDefault="00D31666">
      <w:pPr>
        <w:pStyle w:val="CommentText"/>
      </w:pPr>
      <w:r>
        <w:rPr>
          <w:rStyle w:val="CommentReference"/>
        </w:rPr>
        <w:annotationRef/>
      </w:r>
      <w:r>
        <w:t>Can these climate effects be lumped under effects mediated by water stress, at least as a first pass?</w:t>
      </w:r>
    </w:p>
  </w:comment>
  <w:comment w:id="15" w:author="Eric Seabloom" w:date="2022-01-07T22:37:00Z" w:initials="ES">
    <w:p w14:paraId="3E72692E" w14:textId="4AEC441D" w:rsidR="00D31666" w:rsidRDefault="00D31666">
      <w:pPr>
        <w:pStyle w:val="CommentText"/>
      </w:pPr>
      <w:r>
        <w:rPr>
          <w:rStyle w:val="CommentReference"/>
        </w:rPr>
        <w:annotationRef/>
      </w:r>
      <w:r>
        <w:t>Still true?</w:t>
      </w:r>
    </w:p>
  </w:comment>
  <w:comment w:id="26" w:author="Eric Seabloom" w:date="2022-01-07T22:38:00Z" w:initials="ES">
    <w:p w14:paraId="3099B9E8" w14:textId="5206CBA4" w:rsidR="00D31666" w:rsidRDefault="00D31666">
      <w:pPr>
        <w:pStyle w:val="CommentText"/>
      </w:pPr>
      <w:r>
        <w:rPr>
          <w:rStyle w:val="CommentReference"/>
        </w:rPr>
        <w:annotationRef/>
      </w:r>
      <w:r>
        <w:t xml:space="preserve">I might use supply for the general discussion and addition for the treatments. N addition sounds intentional. </w:t>
      </w:r>
    </w:p>
  </w:comment>
  <w:comment w:id="27" w:author="Stevens, Carly" w:date="2022-01-12T10:48:00Z" w:initials="SC">
    <w:p w14:paraId="24E1CBA2" w14:textId="3FFC1DA1" w:rsidR="00D31666" w:rsidRDefault="00D31666">
      <w:pPr>
        <w:pStyle w:val="CommentText"/>
      </w:pPr>
      <w:r>
        <w:rPr>
          <w:rStyle w:val="CommentReference"/>
        </w:rPr>
        <w:annotationRef/>
      </w:r>
      <w:r>
        <w:t>Yep, good idea</w:t>
      </w:r>
    </w:p>
  </w:comment>
  <w:comment w:id="42" w:author="Andrew MacDougall" w:date="2022-01-06T16:11:00Z" w:initials="AM">
    <w:p w14:paraId="4CD70F4C" w14:textId="2BD11190" w:rsidR="00D31666" w:rsidRDefault="00D31666">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43" w:author="Eric Seabloom" w:date="2022-01-07T22:46:00Z" w:initials="ES">
    <w:p w14:paraId="2FC3B5C1" w14:textId="59BCD7ED" w:rsidR="00D31666" w:rsidRDefault="00D31666">
      <w:pPr>
        <w:pStyle w:val="CommentText"/>
      </w:pPr>
      <w:r>
        <w:rPr>
          <w:rStyle w:val="CommentReference"/>
        </w:rPr>
        <w:annotationRef/>
      </w:r>
      <w:r>
        <w:t>Here is a paper showing pretty constant scaling of N&amp;P which might create this N &amp; P link:</w:t>
      </w:r>
    </w:p>
    <w:p w14:paraId="5BCA9ADA" w14:textId="77777777" w:rsidR="00D31666" w:rsidRDefault="00D31666">
      <w:pPr>
        <w:pStyle w:val="CommentText"/>
      </w:pPr>
    </w:p>
    <w:p w14:paraId="2EE91B2E" w14:textId="77777777" w:rsidR="00D31666" w:rsidRDefault="00D31666" w:rsidP="00295F90">
      <w:pPr>
        <w:autoSpaceDE w:val="0"/>
        <w:autoSpaceDN w:val="0"/>
        <w:adjustRightInd w:val="0"/>
        <w:ind w:left="720" w:right="-720" w:hanging="720"/>
        <w:rPr>
          <w:rFonts w:ascii="Helvetica" w:hAnsi="Helvetica" w:cs="Helvetica"/>
        </w:rPr>
      </w:pPr>
      <w:r>
        <w:rPr>
          <w:rFonts w:ascii="Helvetica" w:hAnsi="Helvetica" w:cs="Helvetica"/>
        </w:rPr>
        <w:t xml:space="preserve">Borer, E. T., M. E. S. Bracken, E. W. Seabloom, J. E. Smith, J. Cebrian, E. E. Cleland, J. J. Elser, W. F. Fagan, D. S. Gruner, W. S. Harpole, H. Hillebrand, A. J. Kerkhoff, and J. T. Ngai. 2013. Global biogeography of autotroph chemistry: is insolation a driving force? Oikos </w:t>
      </w:r>
      <w:r>
        <w:rPr>
          <w:rFonts w:ascii="Helvetica" w:hAnsi="Helvetica" w:cs="Helvetica"/>
          <w:b/>
          <w:bCs/>
        </w:rPr>
        <w:t>122</w:t>
      </w:r>
      <w:r>
        <w:rPr>
          <w:rFonts w:ascii="Helvetica" w:hAnsi="Helvetica" w:cs="Helvetica"/>
        </w:rPr>
        <w:t>:1121-1130.</w:t>
      </w:r>
    </w:p>
    <w:p w14:paraId="2035BC03" w14:textId="3336E3B6" w:rsidR="00D31666" w:rsidRDefault="00D31666">
      <w:pPr>
        <w:pStyle w:val="CommentText"/>
      </w:pPr>
    </w:p>
  </w:comment>
  <w:comment w:id="48" w:author="Stevens, Carly" w:date="2022-01-12T10:52:00Z" w:initials="SC">
    <w:p w14:paraId="4D0A488C" w14:textId="0579BAF3" w:rsidR="00D31666" w:rsidRDefault="00D31666">
      <w:pPr>
        <w:pStyle w:val="CommentText"/>
      </w:pPr>
      <w:r>
        <w:rPr>
          <w:rStyle w:val="CommentReference"/>
        </w:rPr>
        <w:annotationRef/>
      </w:r>
      <w:r>
        <w:t>N addition experiments have been reporting increases in N concentration for decades, I wonder if you need a sentence here to acknowledge that. I can imagine a reviewer picking this out.</w:t>
      </w:r>
    </w:p>
  </w:comment>
  <w:comment w:id="49" w:author="Anita C. Risch" w:date="2022-01-11T06:59:00Z" w:initials="ACR">
    <w:p w14:paraId="488956F8" w14:textId="061DC522" w:rsidR="00D31666" w:rsidRDefault="00D31666">
      <w:pPr>
        <w:pStyle w:val="CommentText"/>
      </w:pPr>
      <w:r>
        <w:rPr>
          <w:rStyle w:val="CommentReference"/>
        </w:rPr>
        <w:annotationRef/>
      </w:r>
      <w:r>
        <w:t>You should mention that this is the SAME experiment as used here, and also more or less the same data.</w:t>
      </w:r>
    </w:p>
  </w:comment>
  <w:comment w:id="72" w:author="Anita C. Risch" w:date="2022-01-11T07:01:00Z" w:initials="ACR">
    <w:p w14:paraId="2D3BB47D" w14:textId="09CE6D66" w:rsidR="00D31666" w:rsidRDefault="00D31666">
      <w:pPr>
        <w:pStyle w:val="CommentText"/>
      </w:pPr>
      <w:r>
        <w:rPr>
          <w:rStyle w:val="CommentReference"/>
        </w:rPr>
        <w:annotationRef/>
      </w:r>
      <w:r>
        <w:t>Add a reference.</w:t>
      </w:r>
    </w:p>
  </w:comment>
  <w:comment w:id="68" w:author="Eric Seabloom" w:date="2022-01-07T22:49:00Z" w:initials="ES">
    <w:p w14:paraId="2FF96093" w14:textId="6805143C" w:rsidR="00D31666" w:rsidRDefault="00D31666">
      <w:pPr>
        <w:pStyle w:val="CommentText"/>
      </w:pPr>
      <w:r>
        <w:rPr>
          <w:rStyle w:val="CommentReference"/>
        </w:rPr>
        <w:annotationRef/>
      </w:r>
      <w:r>
        <w:t>Interesting. What about allocation to N-based plant defense to protect tissues?</w:t>
      </w:r>
    </w:p>
  </w:comment>
  <w:comment w:id="74" w:author="Anita C. Risch" w:date="2022-01-11T07:01:00Z" w:initials="ACR">
    <w:p w14:paraId="2F10482F" w14:textId="5CB761C2" w:rsidR="00D31666" w:rsidRDefault="00D31666">
      <w:pPr>
        <w:pStyle w:val="CommentText"/>
      </w:pPr>
      <w:r>
        <w:rPr>
          <w:rStyle w:val="CommentReference"/>
        </w:rPr>
        <w:annotationRef/>
      </w:r>
      <w:r>
        <w:t>In which? Could you expand somewhat here.</w:t>
      </w:r>
    </w:p>
  </w:comment>
  <w:comment w:id="75" w:author="Andrew MacDougall" w:date="2022-01-06T15:49:00Z" w:initials="AM">
    <w:p w14:paraId="1A9258E8" w14:textId="77777777" w:rsidR="00D31666" w:rsidRDefault="00D31666">
      <w:pPr>
        <w:pStyle w:val="CommentText"/>
      </w:pPr>
      <w:r>
        <w:rPr>
          <w:rStyle w:val="CommentReference"/>
        </w:rPr>
        <w:annotationRef/>
      </w:r>
      <w:r>
        <w:t xml:space="preserve">If it’s only temperature, with no expected influence of moisture, than I would replace “climate” with “temperature” throughout. </w:t>
      </w:r>
    </w:p>
    <w:p w14:paraId="56BB566B" w14:textId="77777777" w:rsidR="00D31666" w:rsidRDefault="00D31666">
      <w:pPr>
        <w:pStyle w:val="CommentText"/>
      </w:pPr>
    </w:p>
    <w:p w14:paraId="00EB3849" w14:textId="7E879465" w:rsidR="00D31666" w:rsidRDefault="00D31666">
      <w:pPr>
        <w:pStyle w:val="CommentText"/>
        <w:rPr>
          <w:color w:val="000000" w:themeColor="text1"/>
        </w:rPr>
      </w:pPr>
      <w:r>
        <w:t>However, given that water use efficiency is a key player here (line 89-90) then must there not also be a precip/aridity effect of climate? For example, doesn’t w</w:t>
      </w:r>
      <w:r>
        <w:rPr>
          <w:color w:val="000000" w:themeColor="text1"/>
        </w:rPr>
        <w:t xml:space="preserve">ater availability regulate uptake of soluble N by plants via the transpiration stream and bulk flow through the soil? And doesn’t </w:t>
      </w:r>
      <w:r>
        <w:rPr>
          <w:color w:val="000000" w:themeColor="text1"/>
          <w:lang w:val="en-CA"/>
        </w:rPr>
        <w:t xml:space="preserve">eutrophication increases foliar N content that promotes photosynthesis ad growth, which in turn can increase water demands…? Not sure if any of this is relevant but I wonder if it might serve some mention? </w:t>
      </w:r>
    </w:p>
    <w:p w14:paraId="484795CE" w14:textId="060B7745" w:rsidR="00D31666" w:rsidRDefault="00D31666">
      <w:pPr>
        <w:pStyle w:val="CommentText"/>
      </w:pPr>
    </w:p>
  </w:comment>
  <w:comment w:id="76" w:author="Eric Seabloom" w:date="2022-01-07T22:50:00Z" w:initials="ES">
    <w:p w14:paraId="4BD0921E" w14:textId="2F2B6D70" w:rsidR="00D31666" w:rsidRDefault="00D31666">
      <w:pPr>
        <w:pStyle w:val="CommentText"/>
      </w:pPr>
      <w:r>
        <w:rPr>
          <w:rStyle w:val="CommentReference"/>
        </w:rPr>
        <w:annotationRef/>
      </w:r>
      <w:r>
        <w:t>Interesting. I also would have thought about WUE efficiency first as opposed to enzymatic rates. On line 108, WUE efficiency is used example for optimality argument. Maybe need to have both temp and water as part of climate?</w:t>
      </w:r>
    </w:p>
  </w:comment>
  <w:comment w:id="78" w:author="Stevens, Carly" w:date="2022-01-12T10:55:00Z" w:initials="SC">
    <w:p w14:paraId="331D500D" w14:textId="5D3B089C" w:rsidR="00D31666" w:rsidRDefault="00D31666">
      <w:pPr>
        <w:pStyle w:val="CommentText"/>
      </w:pPr>
      <w:r>
        <w:rPr>
          <w:rStyle w:val="CommentReference"/>
        </w:rPr>
        <w:annotationRef/>
      </w:r>
      <w:r>
        <w:t>You haven’t mentioned the idea of luxury uptake and storage here at all, it is quite an old idea so I am not sure how current it is but even if it is discredited I think it needs mention.</w:t>
      </w:r>
    </w:p>
  </w:comment>
  <w:comment w:id="79" w:author="Anita C. Risch" w:date="2022-01-11T07:04:00Z" w:initials="ACR">
    <w:p w14:paraId="2FCC6886" w14:textId="5D4B68F7" w:rsidR="00D31666" w:rsidRDefault="00D31666">
      <w:pPr>
        <w:pStyle w:val="CommentText"/>
      </w:pPr>
      <w:r>
        <w:rPr>
          <w:rStyle w:val="CommentReference"/>
        </w:rPr>
        <w:annotationRef/>
      </w:r>
      <w:r>
        <w:t>The way this is written there must be a differene in “an increase in nitrogen supply” and “added nitrogen”. To me this sounds both the same…if there is a difference, this must be worked out much more clearly.</w:t>
      </w:r>
    </w:p>
  </w:comment>
  <w:comment w:id="83" w:author="Eric Seabloom" w:date="2022-01-07T22:55:00Z" w:initials="ES">
    <w:p w14:paraId="794E2A33" w14:textId="118427FE" w:rsidR="00D31666" w:rsidRDefault="00D31666">
      <w:pPr>
        <w:pStyle w:val="CommentText"/>
      </w:pPr>
      <w:r>
        <w:rPr>
          <w:rStyle w:val="CommentReference"/>
        </w:rPr>
        <w:annotationRef/>
      </w:r>
      <w:r>
        <w:t>This NutNet paper suggests that most of the nutrient response will be in aboveground tissue, which I think helps with this justification:</w:t>
      </w:r>
    </w:p>
    <w:p w14:paraId="675DA013" w14:textId="77777777" w:rsidR="00D31666" w:rsidRDefault="00D31666">
      <w:pPr>
        <w:pStyle w:val="CommentText"/>
      </w:pPr>
    </w:p>
    <w:p w14:paraId="2969EAED" w14:textId="77777777" w:rsidR="00D31666" w:rsidRDefault="00D31666" w:rsidP="004E43A6">
      <w:pPr>
        <w:autoSpaceDE w:val="0"/>
        <w:autoSpaceDN w:val="0"/>
        <w:adjustRightInd w:val="0"/>
        <w:ind w:left="720" w:right="-720" w:hanging="720"/>
        <w:rPr>
          <w:rFonts w:ascii="Helvetica" w:hAnsi="Helvetica" w:cs="Helvetica"/>
        </w:rPr>
      </w:pPr>
      <w:r>
        <w:rPr>
          <w:rFonts w:ascii="Helvetica" w:hAnsi="Helvetica" w:cs="Helvetica"/>
        </w:rPr>
        <w:t>Cleland, E. E., E. M. Lind, N. M. DeCrappeo, E. DeLorenze, R. A. Wilkins, P. B. Adler, J. D. Bakker, C. S. Brown, K. F. Davies, E. Esch, J. Firn, S. Gressard, D. S. Gruner, N. Hagenah, W. S. Harpole, Y. Hautier, S. E. Hobbie, K. S. Hofmockel, K. Kirkman, J. Knops, C. W. Kopp, K. J. La Pierre, A. MacDougall, R. L. McCulley, B. A. Melbourne, J. L. Moore, S. M. Prober, C. Riggs, A. C. Risch, M. Schuetz, C. Stevens, P. D. Wragg, J. Wright, E. T. Borer, and E. W. Seabloom. 2019. Belowground Biomass Response to Nutrient Enrichment Depends on Light Limitation Across Globally Distributed Grasslands. Ecosystems.</w:t>
      </w:r>
    </w:p>
    <w:p w14:paraId="308535F8" w14:textId="783A15A7" w:rsidR="00D31666" w:rsidRDefault="00D31666">
      <w:pPr>
        <w:pStyle w:val="CommentText"/>
      </w:pPr>
    </w:p>
  </w:comment>
  <w:comment w:id="90" w:author="Andrew MacDougall" w:date="2022-01-06T16:01:00Z" w:initials="AM">
    <w:p w14:paraId="421C9E6E" w14:textId="6C55FCAB" w:rsidR="00D31666" w:rsidRDefault="00D31666">
      <w:pPr>
        <w:pStyle w:val="CommentText"/>
      </w:pPr>
      <w:r>
        <w:rPr>
          <w:rStyle w:val="CommentReference"/>
        </w:rPr>
        <w:annotationRef/>
      </w:r>
      <w:r>
        <w:t xml:space="preserve">Temperature only? </w:t>
      </w:r>
    </w:p>
  </w:comment>
  <w:comment w:id="92" w:author="Anita C. Risch" w:date="2022-01-11T07:07:00Z" w:initials="ACR">
    <w:p w14:paraId="57693D7F" w14:textId="178F435C" w:rsidR="00D31666" w:rsidRDefault="00D31666">
      <w:pPr>
        <w:pStyle w:val="CommentText"/>
      </w:pPr>
      <w:r>
        <w:rPr>
          <w:rStyle w:val="CommentReference"/>
        </w:rPr>
        <w:annotationRef/>
      </w:r>
      <w:r>
        <w:t>What are different nitrogen additions? Before you only talk about nitrogen addition.</w:t>
      </w:r>
    </w:p>
  </w:comment>
  <w:comment w:id="93" w:author="Anita C. Risch" w:date="2022-01-11T07:08:00Z" w:initials="ACR">
    <w:p w14:paraId="54AF0DC0" w14:textId="6B0FC669" w:rsidR="00D31666" w:rsidRDefault="00D31666">
      <w:pPr>
        <w:pStyle w:val="CommentText"/>
      </w:pPr>
      <w:r>
        <w:rPr>
          <w:rStyle w:val="CommentReference"/>
        </w:rPr>
        <w:annotationRef/>
      </w:r>
      <w:r>
        <w:t>This is rather vague and not answerable with yes or no. Hence, not really useful as a hypothesis.</w:t>
      </w:r>
    </w:p>
  </w:comment>
  <w:comment w:id="95" w:author="Anita C. Risch" w:date="2022-01-11T07:09:00Z" w:initials="ACR">
    <w:p w14:paraId="527647B7" w14:textId="39EF428E" w:rsidR="00D31666" w:rsidRDefault="00D31666">
      <w:pPr>
        <w:pStyle w:val="CommentText"/>
      </w:pPr>
      <w:r>
        <w:rPr>
          <w:rStyle w:val="CommentReference"/>
        </w:rPr>
        <w:annotationRef/>
      </w:r>
      <w:r>
        <w:t>Positive, negative?</w:t>
      </w:r>
    </w:p>
  </w:comment>
  <w:comment w:id="96" w:author="Anita C. Risch" w:date="2022-01-11T07:10:00Z" w:initials="ACR">
    <w:p w14:paraId="0D64E9BF" w14:textId="6D26F8F1" w:rsidR="00D31666" w:rsidRDefault="00D31666">
      <w:pPr>
        <w:pStyle w:val="CommentText"/>
      </w:pPr>
      <w:r>
        <w:rPr>
          <w:rStyle w:val="CommentReference"/>
        </w:rPr>
        <w:annotationRef/>
      </w:r>
      <w:r>
        <w:t>Use “at sites” instead?</w:t>
      </w:r>
    </w:p>
  </w:comment>
  <w:comment w:id="97" w:author="Eric Seabloom" w:date="2022-01-07T22:59:00Z" w:initials="ES">
    <w:p w14:paraId="6F9580E5" w14:textId="402EFA50" w:rsidR="00D31666" w:rsidRDefault="00D31666">
      <w:pPr>
        <w:pStyle w:val="CommentText"/>
      </w:pPr>
      <w:r>
        <w:rPr>
          <w:rStyle w:val="CommentReference"/>
        </w:rPr>
        <w:annotationRef/>
      </w:r>
      <w:r>
        <w:t>What about two insets showing Nmass and Mass, as NArea is a function of these?</w:t>
      </w:r>
    </w:p>
  </w:comment>
  <w:comment w:id="106" w:author="Eric Seabloom" w:date="2022-01-07T23:04:00Z" w:initials="ES">
    <w:p w14:paraId="271CCA2F" w14:textId="5A3BB4CE" w:rsidR="00D31666" w:rsidRDefault="00D31666">
      <w:pPr>
        <w:pStyle w:val="CommentText"/>
      </w:pPr>
      <w:r>
        <w:rPr>
          <w:rStyle w:val="CommentReference"/>
        </w:rPr>
        <w:annotationRef/>
      </w:r>
      <w:r>
        <w:t>This might have some early season plants that are dead but grew in the current year</w:t>
      </w:r>
    </w:p>
  </w:comment>
  <w:comment w:id="111" w:author="Andrew MacDougall" w:date="2022-01-06T16:03:00Z" w:initials="AM">
    <w:p w14:paraId="496E527F" w14:textId="3CB0AC2F" w:rsidR="00D31666" w:rsidRDefault="00D31666">
      <w:pPr>
        <w:pStyle w:val="CommentText"/>
      </w:pPr>
      <w:r>
        <w:rPr>
          <w:rStyle w:val="CommentReference"/>
        </w:rPr>
        <w:annotationRef/>
      </w:r>
      <w:r>
        <w:t xml:space="preserve">Ok – so no use of precip or aridity at all. Do you need to explain briefly why this isn’t not important? </w:t>
      </w:r>
    </w:p>
  </w:comment>
  <w:comment w:id="112" w:author="Anita C. Risch" w:date="2022-01-11T07:19:00Z" w:initials="ACR">
    <w:p w14:paraId="2B3EC896" w14:textId="0A3E8218" w:rsidR="00D31666" w:rsidRDefault="00D31666">
      <w:pPr>
        <w:pStyle w:val="CommentText"/>
      </w:pPr>
      <w:r>
        <w:rPr>
          <w:rStyle w:val="CommentReference"/>
        </w:rPr>
        <w:annotationRef/>
      </w:r>
      <w:r>
        <w:t>Could you also provide a Supplementary Table with all the sites listed and some basic data that goes with it? MAT, MAP, growing season length, soil properties etc.</w:t>
      </w:r>
    </w:p>
  </w:comment>
  <w:comment w:id="113" w:author="Anita C. Risch" w:date="2022-01-11T07:20:00Z" w:initials="ACR">
    <w:p w14:paraId="4A92BFEF" w14:textId="77777777" w:rsidR="00D31666" w:rsidRDefault="00D31666">
      <w:pPr>
        <w:pStyle w:val="CommentText"/>
      </w:pPr>
      <w:r>
        <w:rPr>
          <w:rStyle w:val="CommentReference"/>
        </w:rPr>
        <w:annotationRef/>
      </w:r>
      <w:r>
        <w:t>This comes as a surprise to me. In the introduction you only talked about N addition, but not on N+other nutrient additions. How would your theory change if also another nutrient would be added? If you use all treatments I think this has to be introduced much better in the introduction and a rationale for using these other nutrients should be provided. Otherwise, why not just use the N plots?</w:t>
      </w:r>
    </w:p>
    <w:p w14:paraId="4E8116B8" w14:textId="77777777" w:rsidR="00D31666" w:rsidRDefault="00D31666">
      <w:pPr>
        <w:pStyle w:val="CommentText"/>
      </w:pPr>
    </w:p>
    <w:p w14:paraId="627D0E06" w14:textId="75E537E2" w:rsidR="00D31666" w:rsidRDefault="00D31666">
      <w:pPr>
        <w:pStyle w:val="CommentText"/>
      </w:pPr>
      <w:r>
        <w:t>Maybe better to talk about nutrient treamtment rather than soil treatment?</w:t>
      </w:r>
    </w:p>
  </w:comment>
  <w:comment w:id="114" w:author="Stevens, Carly" w:date="2022-01-12T11:02:00Z" w:initials="SC">
    <w:p w14:paraId="31108B44" w14:textId="72E95AE9" w:rsidR="0085525C" w:rsidRDefault="0085525C">
      <w:pPr>
        <w:pStyle w:val="CommentText"/>
      </w:pPr>
      <w:r>
        <w:rPr>
          <w:rStyle w:val="CommentReference"/>
        </w:rPr>
        <w:annotationRef/>
      </w:r>
      <w:r>
        <w:t>I agree, I think you need to talk more about other nutrients in the introduction.</w:t>
      </w:r>
    </w:p>
    <w:p w14:paraId="7D518564" w14:textId="299F0F6E" w:rsidR="0085525C" w:rsidRDefault="0085525C">
      <w:pPr>
        <w:pStyle w:val="CommentText"/>
      </w:pPr>
    </w:p>
    <w:p w14:paraId="561FB05F" w14:textId="4496C839" w:rsidR="0085525C" w:rsidRDefault="0085525C">
      <w:pPr>
        <w:pStyle w:val="CommentText"/>
      </w:pPr>
      <w:r>
        <w:t>I also prefer nutrient treatment.</w:t>
      </w:r>
    </w:p>
  </w:comment>
  <w:comment w:id="115" w:author="Eric Seabloom" w:date="2022-01-07T23:06:00Z" w:initials="ES">
    <w:p w14:paraId="1972B2BC" w14:textId="42ECC647" w:rsidR="00D31666" w:rsidRDefault="00D31666">
      <w:pPr>
        <w:pStyle w:val="CommentText"/>
      </w:pPr>
      <w:r>
        <w:rPr>
          <w:rStyle w:val="CommentReference"/>
        </w:rPr>
        <w:annotationRef/>
      </w:r>
      <w:r>
        <w:t>Show these models in Supp. Tables so they are clear?</w:t>
      </w:r>
    </w:p>
  </w:comment>
  <w:comment w:id="122" w:author="Anita C. Risch" w:date="2022-01-11T07:26:00Z" w:initials="ACR">
    <w:p w14:paraId="4E3C122E" w14:textId="6551AFF5" w:rsidR="00D31666" w:rsidRDefault="00D31666">
      <w:pPr>
        <w:pStyle w:val="CommentText"/>
      </w:pPr>
      <w:r>
        <w:rPr>
          <w:rStyle w:val="CommentReference"/>
        </w:rPr>
        <w:annotationRef/>
      </w:r>
      <w:r>
        <w:t>That would be control plot? Ambient soil N plots sounds odd.</w:t>
      </w:r>
    </w:p>
  </w:comment>
  <w:comment w:id="125" w:author="Anita C. Risch" w:date="2022-01-11T07:31:00Z" w:initials="ACR">
    <w:p w14:paraId="1AAC026E" w14:textId="0B0D0EA9" w:rsidR="00D31666" w:rsidRDefault="00D31666">
      <w:pPr>
        <w:pStyle w:val="CommentText"/>
      </w:pPr>
      <w:r>
        <w:rPr>
          <w:rStyle w:val="CommentReference"/>
        </w:rPr>
        <w:annotationRef/>
      </w:r>
      <w:r>
        <w:t>I really get confused with all the different abbreviations use. It is hard to memorize everything, which makes it hard to follow completely.</w:t>
      </w:r>
    </w:p>
  </w:comment>
  <w:comment w:id="126" w:author="Anita C. Risch" w:date="2022-01-11T07:29:00Z" w:initials="ACR">
    <w:p w14:paraId="7214E13C" w14:textId="7DB9414E" w:rsidR="00D31666" w:rsidRDefault="00D31666">
      <w:pPr>
        <w:pStyle w:val="CommentText"/>
      </w:pPr>
      <w:r>
        <w:rPr>
          <w:rStyle w:val="CommentReference"/>
        </w:rPr>
        <w:annotationRef/>
      </w:r>
      <w:r>
        <w:t xml:space="preserve">But Table 2 shows that plots receiving N and K as well as NPK did not show a response. This is confusing. </w:t>
      </w:r>
    </w:p>
  </w:comment>
  <w:comment w:id="127" w:author="Eric Seabloom" w:date="2022-01-07T23:10:00Z" w:initials="ES">
    <w:p w14:paraId="554E7325" w14:textId="44AC987C" w:rsidR="00D31666" w:rsidRDefault="00D31666">
      <w:pPr>
        <w:pStyle w:val="CommentText"/>
      </w:pPr>
      <w:r>
        <w:rPr>
          <w:rStyle w:val="CommentReference"/>
        </w:rPr>
        <w:annotationRef/>
      </w:r>
      <w:r>
        <w:t>Why do you need the post-hoc test with the simple factorial design?</w:t>
      </w:r>
    </w:p>
  </w:comment>
  <w:comment w:id="130" w:author="Anita C. Risch" w:date="2022-01-11T07:31:00Z" w:initials="ACR">
    <w:p w14:paraId="612FEBCA" w14:textId="3BE617E8" w:rsidR="00D31666" w:rsidRDefault="00D31666">
      <w:pPr>
        <w:pStyle w:val="CommentText"/>
      </w:pPr>
      <w:r>
        <w:rPr>
          <w:rStyle w:val="CommentReference"/>
        </w:rPr>
        <w:annotationRef/>
      </w:r>
      <w:r>
        <w:t>Maybe I overlooked this, but this is the first time that N fixers are mentioned? If so, this should be introduced earlier.</w:t>
      </w:r>
    </w:p>
  </w:comment>
  <w:comment w:id="131" w:author="Stevens, Carly" w:date="2022-01-12T11:06:00Z" w:initials="SC">
    <w:p w14:paraId="7A8A4196" w14:textId="23403D24" w:rsidR="0085525C" w:rsidRDefault="0085525C">
      <w:pPr>
        <w:pStyle w:val="CommentText"/>
      </w:pPr>
      <w:r>
        <w:rPr>
          <w:rStyle w:val="CommentReference"/>
        </w:rPr>
        <w:annotationRef/>
      </w:r>
      <w:r>
        <w:t>Not mentioned in the methods even…</w:t>
      </w:r>
    </w:p>
  </w:comment>
  <w:comment w:id="141" w:author="Anita C. Risch" w:date="2022-01-11T07:32:00Z" w:initials="ACR">
    <w:p w14:paraId="71F71EDD" w14:textId="69716D5F" w:rsidR="00D31666" w:rsidRDefault="00D31666">
      <w:pPr>
        <w:pStyle w:val="CommentText"/>
      </w:pPr>
      <w:r>
        <w:rPr>
          <w:rStyle w:val="CommentReference"/>
        </w:rPr>
        <w:annotationRef/>
      </w:r>
      <w:r>
        <w:t xml:space="preserve">Again, confusing term. See above. Also, why use all treatments. N only would be much more straight forward. See earlier comment. </w:t>
      </w:r>
    </w:p>
  </w:comment>
  <w:comment w:id="142" w:author="Anita C. Risch" w:date="2022-01-11T07:33:00Z" w:initials="ACR">
    <w:p w14:paraId="13858F1E" w14:textId="14C70C29" w:rsidR="00D31666" w:rsidRDefault="00D31666">
      <w:pPr>
        <w:pStyle w:val="CommentText"/>
      </w:pPr>
      <w:r>
        <w:rPr>
          <w:rStyle w:val="CommentReference"/>
        </w:rPr>
        <w:annotationRef/>
      </w:r>
      <w:r>
        <w:t>Here also micro-nutrients were added.</w:t>
      </w:r>
    </w:p>
  </w:comment>
  <w:comment w:id="143" w:author="Anita C. Risch" w:date="2022-01-11T07:34:00Z" w:initials="ACR">
    <w:p w14:paraId="2B623282" w14:textId="759745F7" w:rsidR="00D31666" w:rsidRDefault="00D31666">
      <w:pPr>
        <w:pStyle w:val="CommentText"/>
      </w:pPr>
      <w:r>
        <w:rPr>
          <w:rStyle w:val="CommentReference"/>
        </w:rPr>
        <w:annotationRef/>
      </w:r>
      <w:r>
        <w:t xml:space="preserve">What are soil interactions in figure? </w:t>
      </w:r>
    </w:p>
  </w:comment>
  <w:comment w:id="144" w:author="Anita C. Risch" w:date="2022-01-11T07:34:00Z" w:initials="ACR">
    <w:p w14:paraId="217E956C" w14:textId="66F824C7" w:rsidR="00D31666" w:rsidRDefault="00D31666">
      <w:pPr>
        <w:pStyle w:val="CommentText"/>
      </w:pPr>
      <w:r>
        <w:rPr>
          <w:rStyle w:val="CommentReference"/>
        </w:rPr>
        <w:annotationRef/>
      </w:r>
      <w:r>
        <w:t>Is this following the expectations raised in the intro?</w:t>
      </w:r>
    </w:p>
  </w:comment>
  <w:comment w:id="147" w:author="Anita C. Risch" w:date="2022-01-11T07:36:00Z" w:initials="ACR">
    <w:p w14:paraId="2B2F2148" w14:textId="07863E4F" w:rsidR="00D31666" w:rsidRDefault="00D31666">
      <w:pPr>
        <w:pStyle w:val="CommentText"/>
      </w:pPr>
      <w:r>
        <w:rPr>
          <w:rStyle w:val="CommentReference"/>
        </w:rPr>
        <w:annotationRef/>
      </w:r>
      <w:r>
        <w:t>If this is more or less the same, would be better to move these predicted N components to the supplementary and integrate them into the previous section? More or less show that the results are consistent, even if we predict components?</w:t>
      </w:r>
    </w:p>
  </w:comment>
  <w:comment w:id="162" w:author="Eric Seabloom" w:date="2022-01-07T23:14:00Z" w:initials="ES">
    <w:p w14:paraId="64E32572" w14:textId="71204D86" w:rsidR="00D31666" w:rsidRDefault="00D31666">
      <w:pPr>
        <w:pStyle w:val="CommentText"/>
      </w:pPr>
      <w:r>
        <w:rPr>
          <w:rStyle w:val="CommentReference"/>
        </w:rPr>
        <w:annotationRef/>
      </w:r>
      <w:r>
        <w:t xml:space="preserve">These plots show (I think) the variation among sites, but they don’t really highlight the variation among treatments very well. I wonder about plotting treatment estimates with the SEM, as opposed to showing variation among sites, which is mostly getting soaked up by the random effects. </w:t>
      </w:r>
    </w:p>
  </w:comment>
  <w:comment w:id="187" w:author="Andrew MacDougall" w:date="2022-01-06T16:09:00Z" w:initials="AM">
    <w:p w14:paraId="15C7D920" w14:textId="2BE30519" w:rsidR="00D31666" w:rsidRDefault="00D31666">
      <w:pPr>
        <w:pStyle w:val="CommentText"/>
      </w:pPr>
      <w:r>
        <w:rPr>
          <w:rStyle w:val="CommentReference"/>
        </w:rPr>
        <w:annotationRef/>
      </w:r>
      <w:r>
        <w:t>Re-write this sentence for clarity – I was a bit confused on its meaning</w:t>
      </w:r>
    </w:p>
  </w:comment>
  <w:comment w:id="194" w:author="Andrew MacDougall" w:date="2022-01-06T16:10:00Z" w:initials="AM">
    <w:p w14:paraId="172ABDAD" w14:textId="17B6DAAC" w:rsidR="00D31666" w:rsidRDefault="00D31666">
      <w:pPr>
        <w:pStyle w:val="CommentText"/>
      </w:pPr>
      <w:r>
        <w:rPr>
          <w:rStyle w:val="CommentReference"/>
        </w:rPr>
        <w:annotationRef/>
      </w:r>
      <w:r>
        <w:t>Not sure if this is the best wording…?it’s still statistically insignificant (depending how you feel about alpha = 0.05 etc)…</w:t>
      </w:r>
    </w:p>
  </w:comment>
  <w:comment w:id="197" w:author="Anita C. Risch" w:date="2022-01-11T07:40:00Z" w:initials="ACR">
    <w:p w14:paraId="1E7FD09D" w14:textId="07BDD06C" w:rsidR="00D31666" w:rsidRDefault="00D31666">
      <w:pPr>
        <w:pStyle w:val="CommentText"/>
      </w:pPr>
      <w:r>
        <w:rPr>
          <w:rStyle w:val="CommentReference"/>
        </w:rPr>
        <w:annotationRef/>
      </w:r>
      <w:r>
        <w:t>What happened to all the other soil treatments? Why is only soil P and soil K here? This is confusing.</w:t>
      </w:r>
    </w:p>
  </w:comment>
  <w:comment w:id="198" w:author="Anita C. Risch" w:date="2022-01-11T07:41:00Z" w:initials="ACR">
    <w:p w14:paraId="10B87FFE" w14:textId="2ED2C386" w:rsidR="00D31666" w:rsidRDefault="00D31666">
      <w:pPr>
        <w:pStyle w:val="CommentText"/>
      </w:pPr>
      <w:r>
        <w:rPr>
          <w:rStyle w:val="CommentReference"/>
        </w:rPr>
        <w:annotationRef/>
      </w:r>
      <w:r>
        <w:t xml:space="preserve">How are the points grouped by soil P and K? </w:t>
      </w:r>
    </w:p>
  </w:comment>
  <w:comment w:id="199" w:author="Anita C. Risch" w:date="2022-01-11T07:42:00Z" w:initials="ACR">
    <w:p w14:paraId="42DB037C" w14:textId="0D1A06D8" w:rsidR="00D31666" w:rsidRDefault="00D31666">
      <w:pPr>
        <w:pStyle w:val="CommentText"/>
      </w:pPr>
      <w:r>
        <w:rPr>
          <w:rStyle w:val="CommentReference"/>
        </w:rPr>
        <w:annotationRef/>
      </w:r>
      <w:r>
        <w:t>General comment: there are so many different results…it is really hard to follow and keep up. Maybe all the different abbreviation add somewhat to the confusion, but maybe it would be better to reduce some so that the reader finds the main message immediately?</w:t>
      </w:r>
    </w:p>
  </w:comment>
  <w:comment w:id="200" w:author="Stevens, Carly" w:date="2022-01-12T11:09:00Z" w:initials="SC">
    <w:p w14:paraId="590F15B7" w14:textId="4E3F971F" w:rsidR="0085525C" w:rsidRDefault="0085525C">
      <w:pPr>
        <w:pStyle w:val="CommentText"/>
      </w:pPr>
      <w:r>
        <w:rPr>
          <w:rStyle w:val="CommentReference"/>
        </w:rPr>
        <w:annotationRef/>
      </w:r>
      <w:r>
        <w:t>This is a bit of an aside but might be relevant in this context, there are a number of papers which report globally declining N content of plants which has been attributed to increases in CO2 but given your results for temperature that might be a link. This might be something to mention in this discussion but could also be another nutnet paper…</w:t>
      </w:r>
    </w:p>
  </w:comment>
  <w:comment w:id="206" w:author="Andrew MacDougall" w:date="2022-01-06T16:17:00Z" w:initials="AM">
    <w:p w14:paraId="1A59B1B1" w14:textId="098CAE38" w:rsidR="00D31666" w:rsidRDefault="00D31666">
      <w:pPr>
        <w:pStyle w:val="CommentText"/>
      </w:pPr>
      <w:r>
        <w:rPr>
          <w:rStyle w:val="CommentReference"/>
        </w:rPr>
        <w:annotationRef/>
      </w:r>
      <w:r>
        <w:t>clarify</w:t>
      </w:r>
    </w:p>
  </w:comment>
  <w:comment w:id="217" w:author="Eric Seabloom" w:date="2022-01-07T23:25:00Z" w:initials="ES">
    <w:p w14:paraId="3E30F0CE" w14:textId="77777777" w:rsidR="00D31666" w:rsidRDefault="00D31666">
      <w:pPr>
        <w:pStyle w:val="CommentText"/>
      </w:pPr>
      <w:r>
        <w:rPr>
          <w:rStyle w:val="CommentReference"/>
        </w:rPr>
        <w:annotationRef/>
      </w:r>
      <w:r>
        <w:t xml:space="preserve">It seems a little tricky to compare the direct effects a treatment to the correlation with a covariate. The covariates represent some background variation among sites, but the treatment is directly testing causal effects of supplying high levels of N. Another interpretation would be that N addition increased Narea across the full range of variation associated with among site differences in temp and light. </w:t>
      </w:r>
    </w:p>
    <w:p w14:paraId="6A44449A" w14:textId="77777777" w:rsidR="00D31666" w:rsidRDefault="00D31666">
      <w:pPr>
        <w:pStyle w:val="CommentText"/>
      </w:pPr>
    </w:p>
    <w:p w14:paraId="640399F7" w14:textId="0A61CF15" w:rsidR="00D31666" w:rsidRDefault="00D31666">
      <w:pPr>
        <w:pStyle w:val="CommentText"/>
      </w:pPr>
      <w:r>
        <w:t xml:space="preserve">Maybe this seems a bit subtle, but I think there is a key difference in the inference we can make from the treatments vs. covariates (see Harpole et al. 2017). </w:t>
      </w:r>
    </w:p>
  </w:comment>
  <w:comment w:id="221" w:author="Eric Seabloom" w:date="2022-01-07T23:32:00Z" w:initials="ES">
    <w:p w14:paraId="37E38914" w14:textId="3785FBBE" w:rsidR="00D31666" w:rsidRDefault="00D31666">
      <w:pPr>
        <w:pStyle w:val="CommentText"/>
      </w:pPr>
      <w:r>
        <w:rPr>
          <w:rStyle w:val="CommentReference"/>
        </w:rPr>
        <w:annotationRef/>
      </w:r>
      <w:r>
        <w:t xml:space="preserve">See comment above about comparing the relative strengths of these effects. </w:t>
      </w:r>
    </w:p>
  </w:comment>
  <w:comment w:id="223" w:author="Eric Seabloom" w:date="2022-01-07T23:33:00Z" w:initials="ES">
    <w:p w14:paraId="27A42DA4" w14:textId="77777777" w:rsidR="00D31666" w:rsidRDefault="00D31666">
      <w:pPr>
        <w:pStyle w:val="CommentText"/>
      </w:pPr>
      <w:r>
        <w:rPr>
          <w:rStyle w:val="CommentReference"/>
        </w:rPr>
        <w:annotationRef/>
      </w:r>
      <w:r>
        <w:t>Here is a paper in NutNet looking at effects of nutrients on total Nutrient pools:</w:t>
      </w:r>
    </w:p>
    <w:p w14:paraId="760757F5" w14:textId="77777777" w:rsidR="00D31666" w:rsidRDefault="00D31666" w:rsidP="0037750B">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627BC022" w14:textId="4B8AD1EC" w:rsidR="00D31666" w:rsidRDefault="00D31666">
      <w:pPr>
        <w:pStyle w:val="CommentText"/>
      </w:pPr>
    </w:p>
  </w:comment>
  <w:comment w:id="229" w:author="Eric Seabloom" w:date="2022-01-07T23:34:00Z" w:initials="ES">
    <w:p w14:paraId="13558CED" w14:textId="18FA8106" w:rsidR="00D31666" w:rsidRDefault="00D31666">
      <w:pPr>
        <w:pStyle w:val="CommentText"/>
      </w:pPr>
      <w:r>
        <w:rPr>
          <w:rStyle w:val="CommentReference"/>
        </w:rPr>
        <w:annotationRef/>
      </w:r>
      <w:r>
        <w:t xml:space="preserve">This would make more sense to me if you were looking at actually soil N or C:N. We *know* that any detectable nutrient treatment effects are causal. I think it makes more sense ask if treatment effects vary across environmental gradients or two ask if environmental relationships change when nutrients are in excess. </w:t>
      </w:r>
    </w:p>
  </w:comment>
  <w:comment w:id="235" w:author="Andrew MacDougall" w:date="2022-01-06T16:22:00Z" w:initials="AM">
    <w:p w14:paraId="09493D11" w14:textId="47A7BFB3" w:rsidR="00D31666" w:rsidRDefault="00D31666">
      <w:pPr>
        <w:pStyle w:val="CommentText"/>
      </w:pPr>
      <w:r>
        <w:rPr>
          <w:rStyle w:val="CommentReference"/>
        </w:rPr>
        <w:annotationRef/>
      </w:r>
      <w:r>
        <w:t xml:space="preserve">we do have year 0 vs year 3 soil nutrient data for many sites – could that be of use? </w:t>
      </w:r>
    </w:p>
  </w:comment>
  <w:comment w:id="234" w:author="Eric Seabloom" w:date="2022-01-07T23:39:00Z" w:initials="ES">
    <w:p w14:paraId="5B887BE3" w14:textId="4A4B79B7" w:rsidR="00D31666" w:rsidRDefault="00D31666" w:rsidP="001B2F24">
      <w:pPr>
        <w:autoSpaceDE w:val="0"/>
        <w:autoSpaceDN w:val="0"/>
        <w:adjustRightInd w:val="0"/>
        <w:ind w:left="720" w:right="-720" w:hanging="720"/>
        <w:rPr>
          <w:rFonts w:ascii="Helvetica" w:hAnsi="Helvetica" w:cs="Helvetica"/>
        </w:rPr>
      </w:pPr>
      <w:r>
        <w:rPr>
          <w:rStyle w:val="CommentReference"/>
        </w:rPr>
        <w:annotationRef/>
      </w:r>
      <w:r>
        <w:rPr>
          <w:rFonts w:ascii="Helvetica" w:hAnsi="Helvetica" w:cs="Helvetica"/>
        </w:rPr>
        <w:t xml:space="preserve">This paper shows that nutrient effects on total nutrient pools depend on background nutrients. </w:t>
      </w:r>
    </w:p>
    <w:p w14:paraId="3F993FDE" w14:textId="2B118E2F" w:rsidR="00D31666" w:rsidRDefault="00D31666" w:rsidP="001B2F24">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0B0A4762" w14:textId="7533F39F" w:rsidR="00D31666" w:rsidRDefault="00D31666">
      <w:pPr>
        <w:pStyle w:val="CommentText"/>
      </w:pPr>
    </w:p>
  </w:comment>
  <w:comment w:id="236" w:author="Anita C. Risch" w:date="2022-01-11T07:51:00Z" w:initials="ACR">
    <w:p w14:paraId="49E6146E" w14:textId="21A4497B" w:rsidR="00D31666" w:rsidRDefault="00D31666">
      <w:pPr>
        <w:pStyle w:val="CommentText"/>
      </w:pPr>
      <w:r>
        <w:rPr>
          <w:rStyle w:val="CommentReference"/>
        </w:rPr>
        <w:annotationRef/>
      </w:r>
      <w:r>
        <w:t>There should be at least some data to check this…</w:t>
      </w:r>
    </w:p>
  </w:comment>
  <w:comment w:id="237" w:author="Anita C. Risch" w:date="2022-01-11T07:53:00Z" w:initials="ACR">
    <w:p w14:paraId="1E298F80" w14:textId="254432B3" w:rsidR="00D31666" w:rsidRDefault="00D31666">
      <w:pPr>
        <w:pStyle w:val="CommentText"/>
      </w:pPr>
      <w:r>
        <w:rPr>
          <w:rStyle w:val="CommentReference"/>
        </w:rPr>
        <w:annotationRef/>
      </w:r>
      <w:r>
        <w:t>I am not entirely sure if this would be the case. The soil data I work with so far was so highly variable that it was generally not so easy to find clear and robust results…</w:t>
      </w:r>
    </w:p>
  </w:comment>
  <w:comment w:id="238" w:author="Stevens, Carly" w:date="2022-01-12T11:16:00Z" w:initials="SC">
    <w:p w14:paraId="3EC4BCD7" w14:textId="60668466" w:rsidR="006408DA" w:rsidRDefault="006408DA">
      <w:pPr>
        <w:pStyle w:val="CommentText"/>
      </w:pPr>
      <w:r>
        <w:rPr>
          <w:rStyle w:val="CommentReference"/>
        </w:rPr>
        <w:annotationRef/>
      </w:r>
      <w:r>
        <w:t>Yes, I agree, I would be more tentative in stating this</w:t>
      </w:r>
    </w:p>
  </w:comment>
  <w:comment w:id="241" w:author="Andrew MacDougall" w:date="2022-01-06T16:24:00Z" w:initials="AM">
    <w:p w14:paraId="6403A9E7" w14:textId="0A01D067" w:rsidR="00D31666" w:rsidRDefault="00D31666">
      <w:pPr>
        <w:pStyle w:val="CommentText"/>
      </w:pPr>
      <w:r>
        <w:rPr>
          <w:rStyle w:val="CommentReference"/>
        </w:rPr>
        <w:annotationRef/>
      </w:r>
      <w:r>
        <w:t>Again, we have these data, based on year 0 soil nutrients?</w:t>
      </w:r>
    </w:p>
  </w:comment>
  <w:comment w:id="242" w:author="Eric Seabloom" w:date="2022-01-07T23:42:00Z" w:initials="ES">
    <w:p w14:paraId="7CE13274" w14:textId="7AB50799" w:rsidR="00D31666" w:rsidRDefault="00D31666">
      <w:pPr>
        <w:pStyle w:val="CommentText"/>
      </w:pPr>
      <w:r>
        <w:rPr>
          <w:rStyle w:val="CommentReference"/>
        </w:rPr>
        <w:annotationRef/>
      </w:r>
      <w:r>
        <w:t xml:space="preserve">Yes, it seems like these could be important especially given Anderson et al. (2018) results. </w:t>
      </w:r>
    </w:p>
  </w:comment>
  <w:comment w:id="243" w:author="Anita C. Risch" w:date="2022-01-11T07:52:00Z" w:initials="ACR">
    <w:p w14:paraId="4D4B1662" w14:textId="7020C791" w:rsidR="00D31666" w:rsidRDefault="00D31666">
      <w:pPr>
        <w:pStyle w:val="CommentText"/>
      </w:pPr>
      <w:r>
        <w:rPr>
          <w:rStyle w:val="CommentReference"/>
        </w:rPr>
        <w:annotationRef/>
      </w:r>
      <w:r>
        <w:t xml:space="preserve">With the data that is available this should be tested. </w:t>
      </w:r>
    </w:p>
  </w:comment>
  <w:comment w:id="244" w:author="Anita C. Risch" w:date="2022-01-11T07:58:00Z" w:initials="ACR">
    <w:p w14:paraId="317028F4" w14:textId="77777777" w:rsidR="00D31666" w:rsidRDefault="00D31666">
      <w:pPr>
        <w:pStyle w:val="CommentText"/>
      </w:pPr>
      <w:r>
        <w:rPr>
          <w:rStyle w:val="CommentReference"/>
        </w:rPr>
        <w:annotationRef/>
      </w:r>
      <w:r>
        <w:t>You could use data from the Chelsea data set which has a 1 km resolution</w:t>
      </w:r>
    </w:p>
    <w:p w14:paraId="59E98B72" w14:textId="77777777" w:rsidR="00D31666" w:rsidRDefault="00D31666">
      <w:pPr>
        <w:pStyle w:val="CommentText"/>
      </w:pPr>
    </w:p>
    <w:p w14:paraId="190543C8" w14:textId="7707A343" w:rsidR="00D31666" w:rsidRDefault="00D31666">
      <w:pPr>
        <w:pStyle w:val="CommentText"/>
      </w:pPr>
      <w:r w:rsidRPr="00E6299A">
        <w:t>https://chelsa-climate.org/</w:t>
      </w:r>
    </w:p>
  </w:comment>
  <w:comment w:id="249" w:author="Anita C. Risch" w:date="2022-01-11T07:54:00Z" w:initials="ACR">
    <w:p w14:paraId="3E6A8F86" w14:textId="18FBE057" w:rsidR="00D31666" w:rsidRDefault="00D31666">
      <w:pPr>
        <w:pStyle w:val="CommentText"/>
      </w:pPr>
      <w:r>
        <w:rPr>
          <w:rStyle w:val="CommentReference"/>
        </w:rPr>
        <w:annotationRef/>
      </w:r>
      <w:r>
        <w:t>Acruate?</w:t>
      </w:r>
    </w:p>
  </w:comment>
  <w:comment w:id="250" w:author="Stevens, Carly" w:date="2022-01-12T11:17:00Z" w:initials="SC">
    <w:p w14:paraId="002F2C7E" w14:textId="2B253538" w:rsidR="006408DA" w:rsidRDefault="006408DA">
      <w:pPr>
        <w:pStyle w:val="CommentText"/>
      </w:pPr>
      <w:r>
        <w:rPr>
          <w:rStyle w:val="CommentReference"/>
        </w:rPr>
        <w:annotationRef/>
      </w:r>
      <w:r>
        <w:t>And even microclimate data</w:t>
      </w:r>
    </w:p>
  </w:comment>
  <w:comment w:id="251" w:author="Anita C. Risch" w:date="2022-01-11T07:59:00Z" w:initials="ACR">
    <w:p w14:paraId="654AF259" w14:textId="35566685" w:rsidR="00D31666" w:rsidRDefault="00D31666">
      <w:pPr>
        <w:pStyle w:val="CommentText"/>
      </w:pPr>
      <w:r>
        <w:rPr>
          <w:rStyle w:val="CommentReference"/>
        </w:rPr>
        <w:annotationRef/>
      </w:r>
      <w:r>
        <w:t>There is some data by Anderson et al. and also Sitters et al collected a data set of leave N. I don't know for how many and which sites and how much it overlaps with the data used here, but it might be worth to look into this.</w:t>
      </w:r>
    </w:p>
  </w:comment>
  <w:comment w:id="264" w:author="Eric Seabloom" w:date="2022-01-07T23:43:00Z" w:initials="ES">
    <w:p w14:paraId="586586F9" w14:textId="491DBFFA" w:rsidR="00D31666" w:rsidRDefault="00D31666">
      <w:pPr>
        <w:pStyle w:val="CommentText"/>
      </w:pPr>
      <w:r>
        <w:rPr>
          <w:rStyle w:val="CommentReference"/>
        </w:rPr>
        <w:annotationRef/>
      </w:r>
      <w:r>
        <w:t xml:space="preserve">I think it is important clarify differences between soil N as a pool and the N treatments. </w:t>
      </w:r>
    </w:p>
  </w:comment>
  <w:comment w:id="265" w:author="Anita C. Risch" w:date="2022-01-11T08:00:00Z" w:initials="ACR">
    <w:p w14:paraId="499B2339" w14:textId="4F57AFA3" w:rsidR="00D31666" w:rsidRDefault="00D31666">
      <w:pPr>
        <w:pStyle w:val="CommentText"/>
      </w:pPr>
      <w:r>
        <w:rPr>
          <w:rStyle w:val="CommentReference"/>
        </w:rPr>
        <w:annotationRef/>
      </w:r>
      <w:r>
        <w:t>High leaf N?</w:t>
      </w:r>
    </w:p>
  </w:comment>
  <w:comment w:id="266" w:author="Anita C. Risch" w:date="2022-01-11T08:01:00Z" w:initials="ACR">
    <w:p w14:paraId="501E0174" w14:textId="2E752A81" w:rsidR="00D31666" w:rsidRDefault="00D31666">
      <w:pPr>
        <w:pStyle w:val="CommentText"/>
      </w:pPr>
      <w:r>
        <w:rPr>
          <w:rStyle w:val="CommentReference"/>
        </w:rPr>
        <w:annotationRef/>
      </w:r>
      <w:r>
        <w:t>Soil N availability?</w:t>
      </w:r>
    </w:p>
  </w:comment>
  <w:comment w:id="267" w:author="Anita C. Risch" w:date="2022-01-11T08:01:00Z" w:initials="ACR">
    <w:p w14:paraId="17E8A9C1" w14:textId="1F9CA0D8" w:rsidR="00D31666" w:rsidRDefault="00D31666">
      <w:pPr>
        <w:pStyle w:val="CommentText"/>
      </w:pPr>
      <w:r>
        <w:rPr>
          <w:rStyle w:val="CommentReference"/>
        </w:rPr>
        <w:annotationRef/>
      </w:r>
      <w:r>
        <w:t>N additions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04E7051" w15:done="0"/>
  <w15:commentEx w15:paraId="5441F580" w15:paraIdParent="204E7051" w15:done="0"/>
  <w15:commentEx w15:paraId="3E72692E" w15:done="0"/>
  <w15:commentEx w15:paraId="3099B9E8" w15:done="0"/>
  <w15:commentEx w15:paraId="24E1CBA2" w15:paraIdParent="3099B9E8" w15:done="0"/>
  <w15:commentEx w15:paraId="4CD70F4C" w15:done="0"/>
  <w15:commentEx w15:paraId="2035BC03" w15:paraIdParent="4CD70F4C" w15:done="0"/>
  <w15:commentEx w15:paraId="4D0A488C" w15:done="0"/>
  <w15:commentEx w15:paraId="488956F8" w15:done="0"/>
  <w15:commentEx w15:paraId="2D3BB47D" w15:done="0"/>
  <w15:commentEx w15:paraId="2FF96093" w15:done="0"/>
  <w15:commentEx w15:paraId="2F10482F" w15:done="0"/>
  <w15:commentEx w15:paraId="484795CE" w15:done="0"/>
  <w15:commentEx w15:paraId="4BD0921E" w15:paraIdParent="484795CE" w15:done="0"/>
  <w15:commentEx w15:paraId="331D500D" w15:done="0"/>
  <w15:commentEx w15:paraId="2FCC6886" w15:done="0"/>
  <w15:commentEx w15:paraId="308535F8" w15:done="0"/>
  <w15:commentEx w15:paraId="421C9E6E" w15:done="0"/>
  <w15:commentEx w15:paraId="57693D7F" w15:done="0"/>
  <w15:commentEx w15:paraId="54AF0DC0" w15:done="0"/>
  <w15:commentEx w15:paraId="527647B7" w15:done="0"/>
  <w15:commentEx w15:paraId="0D64E9BF" w15:done="0"/>
  <w15:commentEx w15:paraId="6F9580E5" w15:done="0"/>
  <w15:commentEx w15:paraId="271CCA2F" w15:done="0"/>
  <w15:commentEx w15:paraId="496E527F" w15:done="0"/>
  <w15:commentEx w15:paraId="2B3EC896" w15:done="0"/>
  <w15:commentEx w15:paraId="627D0E06" w15:done="0"/>
  <w15:commentEx w15:paraId="561FB05F" w15:paraIdParent="627D0E06" w15:done="0"/>
  <w15:commentEx w15:paraId="1972B2BC" w15:done="0"/>
  <w15:commentEx w15:paraId="4E3C122E" w15:done="0"/>
  <w15:commentEx w15:paraId="1AAC026E" w15:done="0"/>
  <w15:commentEx w15:paraId="7214E13C" w15:done="0"/>
  <w15:commentEx w15:paraId="554E7325" w15:done="0"/>
  <w15:commentEx w15:paraId="612FEBCA" w15:done="0"/>
  <w15:commentEx w15:paraId="7A8A4196" w15:paraIdParent="612FEBCA" w15:done="0"/>
  <w15:commentEx w15:paraId="71F71EDD" w15:done="0"/>
  <w15:commentEx w15:paraId="13858F1E" w15:done="0"/>
  <w15:commentEx w15:paraId="2B623282" w15:done="0"/>
  <w15:commentEx w15:paraId="217E956C" w15:done="0"/>
  <w15:commentEx w15:paraId="2B2F2148" w15:done="0"/>
  <w15:commentEx w15:paraId="64E32572" w15:done="0"/>
  <w15:commentEx w15:paraId="15C7D920" w15:done="0"/>
  <w15:commentEx w15:paraId="172ABDAD" w15:done="0"/>
  <w15:commentEx w15:paraId="1E7FD09D" w15:done="0"/>
  <w15:commentEx w15:paraId="10B87FFE" w15:done="0"/>
  <w15:commentEx w15:paraId="42DB037C" w15:done="0"/>
  <w15:commentEx w15:paraId="590F15B7" w15:done="0"/>
  <w15:commentEx w15:paraId="1A59B1B1" w15:done="0"/>
  <w15:commentEx w15:paraId="640399F7" w15:done="0"/>
  <w15:commentEx w15:paraId="37E38914" w15:done="0"/>
  <w15:commentEx w15:paraId="627BC022" w15:done="0"/>
  <w15:commentEx w15:paraId="13558CED" w15:done="0"/>
  <w15:commentEx w15:paraId="09493D11" w15:done="0"/>
  <w15:commentEx w15:paraId="0B0A4762" w15:done="0"/>
  <w15:commentEx w15:paraId="49E6146E" w15:done="0"/>
  <w15:commentEx w15:paraId="1E298F80" w15:done="0"/>
  <w15:commentEx w15:paraId="3EC4BCD7" w15:paraIdParent="1E298F80" w15:done="0"/>
  <w15:commentEx w15:paraId="6403A9E7" w15:done="0"/>
  <w15:commentEx w15:paraId="7CE13274" w15:paraIdParent="6403A9E7" w15:done="0"/>
  <w15:commentEx w15:paraId="4D4B1662" w15:done="0"/>
  <w15:commentEx w15:paraId="190543C8" w15:done="0"/>
  <w15:commentEx w15:paraId="3E6A8F86" w15:done="0"/>
  <w15:commentEx w15:paraId="002F2C7E" w15:done="0"/>
  <w15:commentEx w15:paraId="654AF259" w15:done="0"/>
  <w15:commentEx w15:paraId="586586F9" w15:done="0"/>
  <w15:commentEx w15:paraId="499B2339" w15:done="0"/>
  <w15:commentEx w15:paraId="501E0174" w15:done="0"/>
  <w15:commentEx w15:paraId="17E8A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2DBC5" w16cex:dateUtc="2022-01-07T21:33:00Z"/>
  <w16cex:commentExtensible w16cex:durableId="2582DCBF" w16cex:dateUtc="2022-01-07T21:37:00Z"/>
  <w16cex:commentExtensible w16cex:durableId="2582DCF5" w16cex:dateUtc="2022-01-07T21:38:00Z"/>
  <w16cex:commentExtensible w16cex:durableId="25813EDF" w16cex:dateUtc="2022-01-06T15:11:00Z"/>
  <w16cex:commentExtensible w16cex:durableId="2582DEC5" w16cex:dateUtc="2022-01-07T21:46:00Z"/>
  <w16cex:commentExtensible w16cex:durableId="2587A957" w16cex:dateUtc="2022-01-11T05:59:00Z"/>
  <w16cex:commentExtensible w16cex:durableId="2587A9BD" w16cex:dateUtc="2022-01-11T06:01:00Z"/>
  <w16cex:commentExtensible w16cex:durableId="2582DF7D" w16cex:dateUtc="2022-01-07T21:49:00Z"/>
  <w16cex:commentExtensible w16cex:durableId="2587A9D9" w16cex:dateUtc="2022-01-11T06:01:00Z"/>
  <w16cex:commentExtensible w16cex:durableId="258139A0" w16cex:dateUtc="2022-01-06T14:49:00Z"/>
  <w16cex:commentExtensible w16cex:durableId="2582DFD8" w16cex:dateUtc="2022-01-07T21:50:00Z"/>
  <w16cex:commentExtensible w16cex:durableId="2587AA80" w16cex:dateUtc="2022-01-11T06:04:00Z"/>
  <w16cex:commentExtensible w16cex:durableId="2582E0E9" w16cex:dateUtc="2022-01-07T21:55:00Z"/>
  <w16cex:commentExtensible w16cex:durableId="25813C78" w16cex:dateUtc="2022-01-06T15:01:00Z"/>
  <w16cex:commentExtensible w16cex:durableId="2587AB1E" w16cex:dateUtc="2022-01-11T06:07:00Z"/>
  <w16cex:commentExtensible w16cex:durableId="2587AB5C" w16cex:dateUtc="2022-01-11T06:08:00Z"/>
  <w16cex:commentExtensible w16cex:durableId="2587ABB5" w16cex:dateUtc="2022-01-11T06:09:00Z"/>
  <w16cex:commentExtensible w16cex:durableId="2587ABDC" w16cex:dateUtc="2022-01-11T06:10:00Z"/>
  <w16cex:commentExtensible w16cex:durableId="2582E1F4" w16cex:dateUtc="2022-01-07T21:59:00Z"/>
  <w16cex:commentExtensible w16cex:durableId="2582E2F9" w16cex:dateUtc="2022-01-07T22:04:00Z"/>
  <w16cex:commentExtensible w16cex:durableId="25813CE6" w16cex:dateUtc="2022-01-06T15:03:00Z"/>
  <w16cex:commentExtensible w16cex:durableId="2587ADFE" w16cex:dateUtc="2022-01-11T06:19:00Z"/>
  <w16cex:commentExtensible w16cex:durableId="2587AE3C" w16cex:dateUtc="2022-01-11T06:20:00Z"/>
  <w16cex:commentExtensible w16cex:durableId="2582E389" w16cex:dateUtc="2022-01-07T22:06:00Z"/>
  <w16cex:commentExtensible w16cex:durableId="2587AFA1" w16cex:dateUtc="2022-01-11T06:26:00Z"/>
  <w16cex:commentExtensible w16cex:durableId="2587B0E5" w16cex:dateUtc="2022-01-11T06:31:00Z"/>
  <w16cex:commentExtensible w16cex:durableId="2587B048" w16cex:dateUtc="2022-01-11T06:29:00Z"/>
  <w16cex:commentExtensible w16cex:durableId="2582E483" w16cex:dateUtc="2022-01-07T22:10:00Z"/>
  <w16cex:commentExtensible w16cex:durableId="2587B0C3" w16cex:dateUtc="2022-01-11T06:31:00Z"/>
  <w16cex:commentExtensible w16cex:durableId="2587B11E" w16cex:dateUtc="2022-01-11T06:32:00Z"/>
  <w16cex:commentExtensible w16cex:durableId="2587B147" w16cex:dateUtc="2022-01-11T06:33:00Z"/>
  <w16cex:commentExtensible w16cex:durableId="2587B174" w16cex:dateUtc="2022-01-11T06:34:00Z"/>
  <w16cex:commentExtensible w16cex:durableId="2587B1A3" w16cex:dateUtc="2022-01-11T06:34:00Z"/>
  <w16cex:commentExtensible w16cex:durableId="2587B1FB" w16cex:dateUtc="2022-01-11T06:36:00Z"/>
  <w16cex:commentExtensible w16cex:durableId="2582E575" w16cex:dateUtc="2022-01-07T22:14:00Z"/>
  <w16cex:commentExtensible w16cex:durableId="25813E40" w16cex:dateUtc="2022-01-06T15:09:00Z"/>
  <w16cex:commentExtensible w16cex:durableId="25813E90" w16cex:dateUtc="2022-01-06T15:10:00Z"/>
  <w16cex:commentExtensible w16cex:durableId="2587B2DE" w16cex:dateUtc="2022-01-11T06:40:00Z"/>
  <w16cex:commentExtensible w16cex:durableId="2587B32D" w16cex:dateUtc="2022-01-11T06:41:00Z"/>
  <w16cex:commentExtensible w16cex:durableId="2587B364" w16cex:dateUtc="2022-01-11T06:42:00Z"/>
  <w16cex:commentExtensible w16cex:durableId="25814034" w16cex:dateUtc="2022-01-06T15:17:00Z"/>
  <w16cex:commentExtensible w16cex:durableId="2582E806" w16cex:dateUtc="2022-01-07T22:25:00Z"/>
  <w16cex:commentExtensible w16cex:durableId="2582E9AE" w16cex:dateUtc="2022-01-07T22:32:00Z"/>
  <w16cex:commentExtensible w16cex:durableId="2582E9CB" w16cex:dateUtc="2022-01-07T22:33:00Z"/>
  <w16cex:commentExtensible w16cex:durableId="2582EA19" w16cex:dateUtc="2022-01-07T22:34:00Z"/>
  <w16cex:commentExtensible w16cex:durableId="25814180" w16cex:dateUtc="2022-01-06T15:22:00Z"/>
  <w16cex:commentExtensible w16cex:durableId="2582EB3F" w16cex:dateUtc="2022-01-07T22:39:00Z"/>
  <w16cex:commentExtensible w16cex:durableId="2587B59F" w16cex:dateUtc="2022-01-11T06:51:00Z"/>
  <w16cex:commentExtensible w16cex:durableId="2587B5F4" w16cex:dateUtc="2022-01-11T06:53:00Z"/>
  <w16cex:commentExtensible w16cex:durableId="258141C4" w16cex:dateUtc="2022-01-06T15:24:00Z"/>
  <w16cex:commentExtensible w16cex:durableId="2582EBDA" w16cex:dateUtc="2022-01-07T22:42:00Z"/>
  <w16cex:commentExtensible w16cex:durableId="2587B5DA" w16cex:dateUtc="2022-01-11T06:52:00Z"/>
  <w16cex:commentExtensible w16cex:durableId="2587B717" w16cex:dateUtc="2022-01-11T06:58:00Z"/>
  <w16cex:commentExtensible w16cex:durableId="2587B64E" w16cex:dateUtc="2022-01-11T06:54:00Z"/>
  <w16cex:commentExtensible w16cex:durableId="2587B745" w16cex:dateUtc="2022-01-11T06:59:00Z"/>
  <w16cex:commentExtensible w16cex:durableId="2582EC2D" w16cex:dateUtc="2022-01-07T22:43:00Z"/>
  <w16cex:commentExtensible w16cex:durableId="2587B7B1" w16cex:dateUtc="2022-01-11T07:00:00Z"/>
  <w16cex:commentExtensible w16cex:durableId="2587B7BD" w16cex:dateUtc="2022-01-11T07:01:00Z"/>
  <w16cex:commentExtensible w16cex:durableId="2587B7CF" w16cex:dateUtc="2022-01-11T0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4E7051" w16cid:durableId="25813694"/>
  <w16cid:commentId w16cid:paraId="5441F580" w16cid:durableId="2582DBC5"/>
  <w16cid:commentId w16cid:paraId="3E72692E" w16cid:durableId="2582DCBF"/>
  <w16cid:commentId w16cid:paraId="3099B9E8" w16cid:durableId="2582DCF5"/>
  <w16cid:commentId w16cid:paraId="4CD70F4C" w16cid:durableId="25813EDF"/>
  <w16cid:commentId w16cid:paraId="2035BC03" w16cid:durableId="2582DEC5"/>
  <w16cid:commentId w16cid:paraId="488956F8" w16cid:durableId="2587A957"/>
  <w16cid:commentId w16cid:paraId="2D3BB47D" w16cid:durableId="2587A9BD"/>
  <w16cid:commentId w16cid:paraId="2FF96093" w16cid:durableId="2582DF7D"/>
  <w16cid:commentId w16cid:paraId="2F10482F" w16cid:durableId="2587A9D9"/>
  <w16cid:commentId w16cid:paraId="484795CE" w16cid:durableId="258139A0"/>
  <w16cid:commentId w16cid:paraId="4BD0921E" w16cid:durableId="2582DFD8"/>
  <w16cid:commentId w16cid:paraId="2FCC6886" w16cid:durableId="2587AA80"/>
  <w16cid:commentId w16cid:paraId="308535F8" w16cid:durableId="2582E0E9"/>
  <w16cid:commentId w16cid:paraId="421C9E6E" w16cid:durableId="25813C78"/>
  <w16cid:commentId w16cid:paraId="57693D7F" w16cid:durableId="2587AB1E"/>
  <w16cid:commentId w16cid:paraId="54AF0DC0" w16cid:durableId="2587AB5C"/>
  <w16cid:commentId w16cid:paraId="527647B7" w16cid:durableId="2587ABB5"/>
  <w16cid:commentId w16cid:paraId="0D64E9BF" w16cid:durableId="2587ABDC"/>
  <w16cid:commentId w16cid:paraId="6F9580E5" w16cid:durableId="2582E1F4"/>
  <w16cid:commentId w16cid:paraId="271CCA2F" w16cid:durableId="2582E2F9"/>
  <w16cid:commentId w16cid:paraId="496E527F" w16cid:durableId="25813CE6"/>
  <w16cid:commentId w16cid:paraId="2B3EC896" w16cid:durableId="2587ADFE"/>
  <w16cid:commentId w16cid:paraId="627D0E06" w16cid:durableId="2587AE3C"/>
  <w16cid:commentId w16cid:paraId="1972B2BC" w16cid:durableId="2582E389"/>
  <w16cid:commentId w16cid:paraId="4E3C122E" w16cid:durableId="2587AFA1"/>
  <w16cid:commentId w16cid:paraId="1AAC026E" w16cid:durableId="2587B0E5"/>
  <w16cid:commentId w16cid:paraId="7214E13C" w16cid:durableId="2587B048"/>
  <w16cid:commentId w16cid:paraId="554E7325" w16cid:durableId="2582E483"/>
  <w16cid:commentId w16cid:paraId="612FEBCA" w16cid:durableId="2587B0C3"/>
  <w16cid:commentId w16cid:paraId="71F71EDD" w16cid:durableId="2587B11E"/>
  <w16cid:commentId w16cid:paraId="13858F1E" w16cid:durableId="2587B147"/>
  <w16cid:commentId w16cid:paraId="2B623282" w16cid:durableId="2587B174"/>
  <w16cid:commentId w16cid:paraId="217E956C" w16cid:durableId="2587B1A3"/>
  <w16cid:commentId w16cid:paraId="2B2F2148" w16cid:durableId="2587B1FB"/>
  <w16cid:commentId w16cid:paraId="64E32572" w16cid:durableId="2582E575"/>
  <w16cid:commentId w16cid:paraId="15C7D920" w16cid:durableId="25813E40"/>
  <w16cid:commentId w16cid:paraId="172ABDAD" w16cid:durableId="25813E90"/>
  <w16cid:commentId w16cid:paraId="1E7FD09D" w16cid:durableId="2587B2DE"/>
  <w16cid:commentId w16cid:paraId="10B87FFE" w16cid:durableId="2587B32D"/>
  <w16cid:commentId w16cid:paraId="42DB037C" w16cid:durableId="2587B364"/>
  <w16cid:commentId w16cid:paraId="1A59B1B1" w16cid:durableId="25814034"/>
  <w16cid:commentId w16cid:paraId="640399F7" w16cid:durableId="2582E806"/>
  <w16cid:commentId w16cid:paraId="37E38914" w16cid:durableId="2582E9AE"/>
  <w16cid:commentId w16cid:paraId="627BC022" w16cid:durableId="2582E9CB"/>
  <w16cid:commentId w16cid:paraId="13558CED" w16cid:durableId="2582EA19"/>
  <w16cid:commentId w16cid:paraId="09493D11" w16cid:durableId="25814180"/>
  <w16cid:commentId w16cid:paraId="0B0A4762" w16cid:durableId="2582EB3F"/>
  <w16cid:commentId w16cid:paraId="49E6146E" w16cid:durableId="2587B59F"/>
  <w16cid:commentId w16cid:paraId="1E298F80" w16cid:durableId="2587B5F4"/>
  <w16cid:commentId w16cid:paraId="6403A9E7" w16cid:durableId="258141C4"/>
  <w16cid:commentId w16cid:paraId="7CE13274" w16cid:durableId="2582EBDA"/>
  <w16cid:commentId w16cid:paraId="4D4B1662" w16cid:durableId="2587B5DA"/>
  <w16cid:commentId w16cid:paraId="190543C8" w16cid:durableId="2587B717"/>
  <w16cid:commentId w16cid:paraId="3E6A8F86" w16cid:durableId="2587B64E"/>
  <w16cid:commentId w16cid:paraId="654AF259" w16cid:durableId="2587B745"/>
  <w16cid:commentId w16cid:paraId="586586F9" w16cid:durableId="2582EC2D"/>
  <w16cid:commentId w16cid:paraId="499B2339" w16cid:durableId="2587B7B1"/>
  <w16cid:commentId w16cid:paraId="501E0174" w16cid:durableId="2587B7BD"/>
  <w16cid:commentId w16cid:paraId="17E8A9C1" w16cid:durableId="2587B7C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0A29C1" w14:textId="77777777" w:rsidR="00BF5C14" w:rsidRDefault="00BF5C14" w:rsidP="001B44B1">
      <w:r>
        <w:separator/>
      </w:r>
    </w:p>
  </w:endnote>
  <w:endnote w:type="continuationSeparator" w:id="0">
    <w:p w14:paraId="4318B22B" w14:textId="77777777" w:rsidR="00BF5C14" w:rsidRDefault="00BF5C14"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74780687"/>
      <w:docPartObj>
        <w:docPartGallery w:val="Page Numbers (Bottom of Page)"/>
        <w:docPartUnique/>
      </w:docPartObj>
    </w:sdtPr>
    <w:sdtContent>
      <w:p w14:paraId="3164C6C6" w14:textId="327FB48A" w:rsidR="00D31666" w:rsidRDefault="00D31666"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D31666" w:rsidRDefault="00D31666"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89242791"/>
      <w:docPartObj>
        <w:docPartGallery w:val="Page Numbers (Bottom of Page)"/>
        <w:docPartUnique/>
      </w:docPartObj>
    </w:sdtPr>
    <w:sdtContent>
      <w:p w14:paraId="26B0195A" w14:textId="2F0D76B6" w:rsidR="00D31666" w:rsidRDefault="00D31666"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408DA">
          <w:rPr>
            <w:rStyle w:val="PageNumber"/>
            <w:noProof/>
          </w:rPr>
          <w:t>1</w:t>
        </w:r>
        <w:r>
          <w:rPr>
            <w:rStyle w:val="PageNumber"/>
          </w:rPr>
          <w:fldChar w:fldCharType="end"/>
        </w:r>
      </w:p>
    </w:sdtContent>
  </w:sdt>
  <w:p w14:paraId="512C2C66" w14:textId="77777777" w:rsidR="00D31666" w:rsidRDefault="00D31666"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2E0D21" w14:textId="77777777" w:rsidR="00BF5C14" w:rsidRDefault="00BF5C14" w:rsidP="001B44B1">
      <w:r>
        <w:separator/>
      </w:r>
    </w:p>
  </w:footnote>
  <w:footnote w:type="continuationSeparator" w:id="0">
    <w:p w14:paraId="3DFC90E5" w14:textId="77777777" w:rsidR="00BF5C14" w:rsidRDefault="00BF5C14"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MacDougall">
    <w15:presenceInfo w15:providerId="AD" w15:userId="S::amacdo02@uoguelph.ca::29020158-0072-4f98-8d73-cbfeb4293369"/>
  </w15:person>
  <w15:person w15:author="Eric Seabloom">
    <w15:presenceInfo w15:providerId="AD" w15:userId="S::seabloom@umn.edu::d6cad169-b1b2-4002-aa07-d187c4b7c524"/>
  </w15:person>
  <w15:person w15:author="Stevens, Carly">
    <w15:presenceInfo w15:providerId="AD" w15:userId="S-1-5-21-725345543-1229272821-1177238915-1393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7DA"/>
    <w:rsid w:val="00005B92"/>
    <w:rsid w:val="000158AF"/>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1BE"/>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13188"/>
    <w:rsid w:val="0013288D"/>
    <w:rsid w:val="00135FBB"/>
    <w:rsid w:val="00143637"/>
    <w:rsid w:val="0014366E"/>
    <w:rsid w:val="00145D3D"/>
    <w:rsid w:val="00150B42"/>
    <w:rsid w:val="00152D8D"/>
    <w:rsid w:val="00155FBB"/>
    <w:rsid w:val="001578C1"/>
    <w:rsid w:val="001609E7"/>
    <w:rsid w:val="00162B52"/>
    <w:rsid w:val="00162DE1"/>
    <w:rsid w:val="00165EAE"/>
    <w:rsid w:val="00167D08"/>
    <w:rsid w:val="00172FFF"/>
    <w:rsid w:val="00175A1E"/>
    <w:rsid w:val="00175B3C"/>
    <w:rsid w:val="00183E96"/>
    <w:rsid w:val="001964F4"/>
    <w:rsid w:val="001A1A51"/>
    <w:rsid w:val="001A2607"/>
    <w:rsid w:val="001A7B38"/>
    <w:rsid w:val="001B0EE0"/>
    <w:rsid w:val="001B2F24"/>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5F90"/>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51FB"/>
    <w:rsid w:val="003173D1"/>
    <w:rsid w:val="00320FB0"/>
    <w:rsid w:val="00321077"/>
    <w:rsid w:val="00334997"/>
    <w:rsid w:val="003428DC"/>
    <w:rsid w:val="00342D03"/>
    <w:rsid w:val="00354D81"/>
    <w:rsid w:val="003551AA"/>
    <w:rsid w:val="00356386"/>
    <w:rsid w:val="00356E2A"/>
    <w:rsid w:val="00361685"/>
    <w:rsid w:val="003640DC"/>
    <w:rsid w:val="00367429"/>
    <w:rsid w:val="00367F70"/>
    <w:rsid w:val="003704D1"/>
    <w:rsid w:val="0037209D"/>
    <w:rsid w:val="0037750B"/>
    <w:rsid w:val="00381A62"/>
    <w:rsid w:val="00383758"/>
    <w:rsid w:val="00386522"/>
    <w:rsid w:val="00387653"/>
    <w:rsid w:val="003A1D1C"/>
    <w:rsid w:val="003A1E67"/>
    <w:rsid w:val="003A2059"/>
    <w:rsid w:val="003A255F"/>
    <w:rsid w:val="003A39A3"/>
    <w:rsid w:val="003A6444"/>
    <w:rsid w:val="003A755A"/>
    <w:rsid w:val="003A75EC"/>
    <w:rsid w:val="003B0008"/>
    <w:rsid w:val="003B0716"/>
    <w:rsid w:val="003B0987"/>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4773"/>
    <w:rsid w:val="004554C8"/>
    <w:rsid w:val="00464810"/>
    <w:rsid w:val="00465750"/>
    <w:rsid w:val="004661AC"/>
    <w:rsid w:val="00470D41"/>
    <w:rsid w:val="00471979"/>
    <w:rsid w:val="00471FAC"/>
    <w:rsid w:val="00472FC8"/>
    <w:rsid w:val="004732A7"/>
    <w:rsid w:val="00475F5D"/>
    <w:rsid w:val="00482CAA"/>
    <w:rsid w:val="00484F71"/>
    <w:rsid w:val="004850EF"/>
    <w:rsid w:val="0048530C"/>
    <w:rsid w:val="004921F3"/>
    <w:rsid w:val="00492B6E"/>
    <w:rsid w:val="00493741"/>
    <w:rsid w:val="0049730B"/>
    <w:rsid w:val="004B1332"/>
    <w:rsid w:val="004B6018"/>
    <w:rsid w:val="004C345D"/>
    <w:rsid w:val="004C3644"/>
    <w:rsid w:val="004C4375"/>
    <w:rsid w:val="004C5B4A"/>
    <w:rsid w:val="004D1F45"/>
    <w:rsid w:val="004D217C"/>
    <w:rsid w:val="004E0353"/>
    <w:rsid w:val="004E1503"/>
    <w:rsid w:val="004E43A6"/>
    <w:rsid w:val="004E69E5"/>
    <w:rsid w:val="004E72F0"/>
    <w:rsid w:val="004F2CA3"/>
    <w:rsid w:val="004F40BE"/>
    <w:rsid w:val="004F5AEB"/>
    <w:rsid w:val="005024F9"/>
    <w:rsid w:val="00504217"/>
    <w:rsid w:val="0051460F"/>
    <w:rsid w:val="005223F0"/>
    <w:rsid w:val="00522C0C"/>
    <w:rsid w:val="005239A5"/>
    <w:rsid w:val="00531609"/>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B7274"/>
    <w:rsid w:val="005C0A02"/>
    <w:rsid w:val="005C1F8E"/>
    <w:rsid w:val="005C508E"/>
    <w:rsid w:val="005D26C2"/>
    <w:rsid w:val="005D276D"/>
    <w:rsid w:val="005D42F3"/>
    <w:rsid w:val="005D7DD2"/>
    <w:rsid w:val="005F0AFC"/>
    <w:rsid w:val="00601147"/>
    <w:rsid w:val="00602177"/>
    <w:rsid w:val="00604C4C"/>
    <w:rsid w:val="00616107"/>
    <w:rsid w:val="00617AB3"/>
    <w:rsid w:val="00622DF9"/>
    <w:rsid w:val="0063040B"/>
    <w:rsid w:val="00640580"/>
    <w:rsid w:val="006408DA"/>
    <w:rsid w:val="00640D61"/>
    <w:rsid w:val="00643107"/>
    <w:rsid w:val="00656DF5"/>
    <w:rsid w:val="006618FD"/>
    <w:rsid w:val="0066451D"/>
    <w:rsid w:val="006664CE"/>
    <w:rsid w:val="00666A51"/>
    <w:rsid w:val="00672CC1"/>
    <w:rsid w:val="00696E90"/>
    <w:rsid w:val="006974F5"/>
    <w:rsid w:val="006A07A0"/>
    <w:rsid w:val="006A1708"/>
    <w:rsid w:val="006A278F"/>
    <w:rsid w:val="006A3045"/>
    <w:rsid w:val="006B183B"/>
    <w:rsid w:val="006B2B76"/>
    <w:rsid w:val="006B5806"/>
    <w:rsid w:val="006C5E55"/>
    <w:rsid w:val="006D7E9A"/>
    <w:rsid w:val="006E17D6"/>
    <w:rsid w:val="006E4C71"/>
    <w:rsid w:val="006E60EB"/>
    <w:rsid w:val="006F4F82"/>
    <w:rsid w:val="0070037C"/>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64A06"/>
    <w:rsid w:val="00771C32"/>
    <w:rsid w:val="00771C52"/>
    <w:rsid w:val="00772303"/>
    <w:rsid w:val="0078503B"/>
    <w:rsid w:val="00790AB6"/>
    <w:rsid w:val="00794A63"/>
    <w:rsid w:val="00796C11"/>
    <w:rsid w:val="007A06B9"/>
    <w:rsid w:val="007A078A"/>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0329"/>
    <w:rsid w:val="008010AC"/>
    <w:rsid w:val="00801487"/>
    <w:rsid w:val="008137B9"/>
    <w:rsid w:val="008257F9"/>
    <w:rsid w:val="00827B83"/>
    <w:rsid w:val="00832B95"/>
    <w:rsid w:val="008348DB"/>
    <w:rsid w:val="00835C7E"/>
    <w:rsid w:val="008371D2"/>
    <w:rsid w:val="00840038"/>
    <w:rsid w:val="008459F2"/>
    <w:rsid w:val="008531D1"/>
    <w:rsid w:val="0085525C"/>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4B72"/>
    <w:rsid w:val="008F7D04"/>
    <w:rsid w:val="00900356"/>
    <w:rsid w:val="00921E26"/>
    <w:rsid w:val="0092235C"/>
    <w:rsid w:val="00930A47"/>
    <w:rsid w:val="0093130A"/>
    <w:rsid w:val="009327B1"/>
    <w:rsid w:val="00933841"/>
    <w:rsid w:val="00934597"/>
    <w:rsid w:val="00934623"/>
    <w:rsid w:val="009347FA"/>
    <w:rsid w:val="009361C5"/>
    <w:rsid w:val="00936697"/>
    <w:rsid w:val="00936D50"/>
    <w:rsid w:val="00941572"/>
    <w:rsid w:val="00951F0E"/>
    <w:rsid w:val="00953534"/>
    <w:rsid w:val="00953EF0"/>
    <w:rsid w:val="00960E74"/>
    <w:rsid w:val="00961478"/>
    <w:rsid w:val="00962F49"/>
    <w:rsid w:val="00966C6C"/>
    <w:rsid w:val="00967D5A"/>
    <w:rsid w:val="00971CEF"/>
    <w:rsid w:val="009734F0"/>
    <w:rsid w:val="009877F7"/>
    <w:rsid w:val="00992D65"/>
    <w:rsid w:val="00993C6A"/>
    <w:rsid w:val="009A5B56"/>
    <w:rsid w:val="009B2B4B"/>
    <w:rsid w:val="009B4165"/>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E7799"/>
    <w:rsid w:val="00BF1133"/>
    <w:rsid w:val="00BF1177"/>
    <w:rsid w:val="00BF23F2"/>
    <w:rsid w:val="00BF2D7B"/>
    <w:rsid w:val="00BF387F"/>
    <w:rsid w:val="00BF4DED"/>
    <w:rsid w:val="00BF5C14"/>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CF0AA1"/>
    <w:rsid w:val="00D02905"/>
    <w:rsid w:val="00D02C41"/>
    <w:rsid w:val="00D05868"/>
    <w:rsid w:val="00D06FFF"/>
    <w:rsid w:val="00D10DE1"/>
    <w:rsid w:val="00D16F1C"/>
    <w:rsid w:val="00D20FF2"/>
    <w:rsid w:val="00D31666"/>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E4437"/>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47431"/>
    <w:rsid w:val="00E509F6"/>
    <w:rsid w:val="00E52179"/>
    <w:rsid w:val="00E55919"/>
    <w:rsid w:val="00E56A09"/>
    <w:rsid w:val="00E6299A"/>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customStyle="1" w:styleId="UnresolvedMention">
    <w:name w:val="Unresolved Mention"/>
    <w:basedOn w:val="DefaultParagraphFont"/>
    <w:uiPriority w:val="99"/>
    <w:rsid w:val="002B59BD"/>
    <w:rPr>
      <w:color w:val="605E5C"/>
      <w:shd w:val="clear" w:color="auto" w:fill="E1DFDD"/>
    </w:rPr>
  </w:style>
  <w:style w:type="paragraph" w:styleId="Header">
    <w:name w:val="header"/>
    <w:basedOn w:val="Normal"/>
    <w:link w:val="HeaderChar"/>
    <w:uiPriority w:val="99"/>
    <w:unhideWhenUsed/>
    <w:rsid w:val="006974F5"/>
    <w:pPr>
      <w:tabs>
        <w:tab w:val="center" w:pos="4536"/>
        <w:tab w:val="right" w:pos="9072"/>
      </w:tabs>
    </w:pPr>
  </w:style>
  <w:style w:type="character" w:customStyle="1" w:styleId="HeaderChar">
    <w:name w:val="Header Char"/>
    <w:basedOn w:val="DefaultParagraphFont"/>
    <w:link w:val="Header"/>
    <w:uiPriority w:val="99"/>
    <w:rsid w:val="00697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8/08/relationships/commentsExtensible" Target="commentsExtensible.xml"/><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612D9-8434-4DD3-9E15-A59A5A09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71639</Words>
  <Characters>408344</Characters>
  <Application>Microsoft Office Word</Application>
  <DocSecurity>0</DocSecurity>
  <Lines>3402</Lines>
  <Paragraphs>958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Lawrence Berkeley National Lab</Company>
  <LinksUpToDate>false</LinksUpToDate>
  <CharactersWithSpaces>479025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Stevens, Carly</cp:lastModifiedBy>
  <cp:revision>3</cp:revision>
  <dcterms:created xsi:type="dcterms:W3CDTF">2022-01-12T11:19:00Z</dcterms:created>
  <dcterms:modified xsi:type="dcterms:W3CDTF">2022-01-12T11:19:00Z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