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3"/>
      <w:commentRangeStart w:id="14"/>
      <w:r w:rsidRPr="00172FFF">
        <w:rPr>
          <w:rFonts w:eastAsia="Times New Roman"/>
          <w:color w:val="000000"/>
          <w:highlight w:val="yellow"/>
        </w:rPr>
        <w:t>climate</w:t>
      </w:r>
      <w:commentRangeEnd w:id="13"/>
      <w:r w:rsidR="00172FFF">
        <w:rPr>
          <w:rStyle w:val="CommentReference"/>
        </w:rPr>
        <w:commentReference w:id="13"/>
      </w:r>
      <w:commentRangeEnd w:id="14"/>
      <w:r w:rsidR="007A078A">
        <w:rPr>
          <w:rStyle w:val="CommentReference"/>
        </w:rPr>
        <w:commentReference w:id="14"/>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5"/>
      <w:r w:rsidRPr="008531D1">
        <w:rPr>
          <w:rFonts w:eastAsia="Times New Roman"/>
          <w:color w:val="000000"/>
        </w:rPr>
        <w:t xml:space="preserve">Thus, nitrogen is an important regulator of carbon fluxes into terrestrial ecosystems, </w:t>
      </w:r>
      <w:del w:id="16" w:author="Eric Seabloom" w:date="2022-01-07T15:36:00Z">
        <w:r w:rsidRPr="008531D1" w:rsidDel="00617AB3">
          <w:rPr>
            <w:rFonts w:eastAsia="Times New Roman"/>
            <w:color w:val="000000"/>
          </w:rPr>
          <w:delText>as indicated by</w:delText>
        </w:r>
      </w:del>
      <w:ins w:id="17"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18" w:author="Eric Seabloom" w:date="2022-01-07T15:36:00Z">
        <w:r w:rsidRPr="008531D1" w:rsidDel="00617AB3">
          <w:rPr>
            <w:rFonts w:eastAsia="Times New Roman"/>
            <w:color w:val="000000"/>
          </w:rPr>
          <w:delText xml:space="preserve">simulate </w:delText>
        </w:r>
      </w:del>
      <w:ins w:id="19" w:author="Eric Seabloom" w:date="2022-01-07T15:36:00Z">
        <w:r w:rsidR="00617AB3">
          <w:rPr>
            <w:rFonts w:eastAsia="Times New Roman"/>
            <w:color w:val="000000"/>
          </w:rPr>
          <w:t>as</w:t>
        </w:r>
      </w:ins>
      <w:ins w:id="20" w:author="Eric Seabloom" w:date="2022-01-07T15:37:00Z">
        <w:r w:rsidR="00617AB3">
          <w:rPr>
            <w:rFonts w:eastAsia="Times New Roman"/>
            <w:color w:val="000000"/>
          </w:rPr>
          <w:t>sume that nitrogen availability constrains</w:t>
        </w:r>
      </w:ins>
      <w:ins w:id="21" w:author="Eric Seabloom" w:date="2022-01-07T15:36:00Z">
        <w:r w:rsidR="00617AB3" w:rsidRPr="008531D1">
          <w:rPr>
            <w:rFonts w:eastAsia="Times New Roman"/>
            <w:color w:val="000000"/>
          </w:rPr>
          <w:t xml:space="preserve"> </w:t>
        </w:r>
      </w:ins>
      <w:del w:id="22"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3"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5"/>
      <w:r w:rsidR="00617AB3">
        <w:rPr>
          <w:rStyle w:val="CommentReference"/>
        </w:rPr>
        <w:commentReference w:id="15"/>
      </w:r>
      <w:r w:rsidRPr="008531D1">
        <w:rPr>
          <w:rFonts w:eastAsia="Times New Roman"/>
          <w:color w:val="000000"/>
        </w:rPr>
        <w:t xml:space="preserve">Given </w:t>
      </w:r>
      <w:del w:id="24" w:author="Eric Seabloom" w:date="2022-01-07T15:38:00Z">
        <w:r w:rsidRPr="008531D1" w:rsidDel="00617AB3">
          <w:rPr>
            <w:rFonts w:eastAsia="Times New Roman"/>
            <w:color w:val="000000"/>
          </w:rPr>
          <w:delText>ongoing addition</w:delText>
        </w:r>
      </w:del>
      <w:ins w:id="25"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6"/>
      <w:r w:rsidR="00AB7D42">
        <w:rPr>
          <w:rFonts w:eastAsia="Times New Roman"/>
          <w:color w:val="000000"/>
        </w:rPr>
        <w:t>nitrogen addition</w:t>
      </w:r>
      <w:r w:rsidR="00AB7D42" w:rsidRPr="008531D1">
        <w:rPr>
          <w:rFonts w:eastAsia="Times New Roman"/>
          <w:color w:val="000000"/>
        </w:rPr>
        <w:t xml:space="preserve"> </w:t>
      </w:r>
      <w:commentRangeEnd w:id="26"/>
      <w:r w:rsidR="00617AB3">
        <w:rPr>
          <w:rStyle w:val="CommentReference"/>
        </w:rPr>
        <w:commentReference w:id="26"/>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27"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28"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29" w:author="Andrew MacDougall" w:date="2022-01-06T09:39:00Z">
        <w:r w:rsidRPr="001B44B1" w:rsidDel="00172FFF">
          <w:rPr>
            <w:rFonts w:eastAsia="Times New Roman"/>
            <w:color w:val="000000"/>
          </w:rPr>
          <w:delText>are typically</w:delText>
        </w:r>
      </w:del>
      <w:ins w:id="30"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1" w:author="Andrew MacDougall" w:date="2022-01-06T09:40:00Z">
        <w:r w:rsidR="00172FFF">
          <w:rPr>
            <w:rFonts w:eastAsia="Times New Roman"/>
            <w:color w:val="000000"/>
          </w:rPr>
          <w:t xml:space="preserve"> </w:t>
        </w:r>
        <w:r w:rsidR="00172FFF" w:rsidRPr="00DC0EA8">
          <w:rPr>
            <w:rFonts w:eastAsia="Times New Roman"/>
            <w:color w:val="FF0000"/>
            <w:rPrChange w:id="32" w:author="Andrew MacDougall" w:date="2022-01-06T09:42:00Z">
              <w:rPr>
                <w:rFonts w:eastAsia="Times New Roman"/>
                <w:color w:val="000000"/>
              </w:rPr>
            </w:rPrChange>
          </w:rPr>
          <w:t xml:space="preserve">This environmental dependency applies to climate in particular – temperature </w:t>
        </w:r>
      </w:ins>
      <w:ins w:id="33" w:author="Andrew MacDougall" w:date="2022-01-06T09:41:00Z">
        <w:r w:rsidR="00DC0EA8" w:rsidRPr="00DC0EA8">
          <w:rPr>
            <w:rFonts w:eastAsia="Times New Roman"/>
            <w:color w:val="FF0000"/>
            <w:rPrChange w:id="34" w:author="Andrew MacDougall" w:date="2022-01-06T09:42:00Z">
              <w:rPr>
                <w:rFonts w:eastAsia="Times New Roman"/>
                <w:color w:val="000000"/>
              </w:rPr>
            </w:rPrChange>
          </w:rPr>
          <w:t>and aridity both various</w:t>
        </w:r>
      </w:ins>
      <w:ins w:id="35" w:author="Andrew MacDougall" w:date="2022-01-06T09:42:00Z">
        <w:r w:rsidR="00DC0EA8" w:rsidRPr="00DC0EA8">
          <w:rPr>
            <w:rFonts w:eastAsia="Times New Roman"/>
            <w:color w:val="FF0000"/>
            <w:rPrChange w:id="36" w:author="Andrew MacDougall" w:date="2022-01-06T09:42:00Z">
              <w:rPr>
                <w:rFonts w:eastAsia="Times New Roman"/>
                <w:color w:val="000000"/>
              </w:rPr>
            </w:rPrChange>
          </w:rPr>
          <w:t>ly</w:t>
        </w:r>
      </w:ins>
      <w:ins w:id="37" w:author="Andrew MacDougall" w:date="2022-01-06T09:41:00Z">
        <w:r w:rsidR="00DC0EA8" w:rsidRPr="00DC0EA8">
          <w:rPr>
            <w:rFonts w:eastAsia="Times New Roman"/>
            <w:color w:val="FF0000"/>
            <w:rPrChange w:id="38" w:author="Andrew MacDougall" w:date="2022-01-06T09:42:00Z">
              <w:rPr>
                <w:rFonts w:eastAsia="Times New Roman"/>
                <w:color w:val="000000"/>
              </w:rPr>
            </w:rPrChange>
          </w:rPr>
          <w:t xml:space="preserve"> affect N- and C-mediated aspects of photos</w:t>
        </w:r>
      </w:ins>
      <w:ins w:id="39" w:author="Andrew MacDougall" w:date="2022-01-06T09:42:00Z">
        <w:r w:rsidR="00DC0EA8" w:rsidRPr="00DC0EA8">
          <w:rPr>
            <w:rFonts w:eastAsia="Times New Roman"/>
            <w:color w:val="FF0000"/>
            <w:rPrChange w:id="40" w:author="Andrew MacDougall" w:date="2022-01-06T09:42:00Z">
              <w:rPr>
                <w:rFonts w:eastAsia="Times New Roman"/>
                <w:color w:val="000000"/>
              </w:rPr>
            </w:rPrChange>
          </w:rPr>
          <w:t>ynthesis and respiration (</w:t>
        </w:r>
        <w:commentRangeStart w:id="41"/>
        <w:commentRangeStart w:id="42"/>
        <w:r w:rsidR="00DC0EA8" w:rsidRPr="00DC0EA8">
          <w:rPr>
            <w:rFonts w:eastAsia="Times New Roman"/>
            <w:color w:val="FF0000"/>
            <w:rPrChange w:id="43" w:author="Andrew MacDougall" w:date="2022-01-06T09:42:00Z">
              <w:rPr>
                <w:rFonts w:eastAsia="Times New Roman"/>
                <w:color w:val="000000"/>
              </w:rPr>
            </w:rPrChange>
          </w:rPr>
          <w:t>citations</w:t>
        </w:r>
      </w:ins>
      <w:commentRangeEnd w:id="41"/>
      <w:ins w:id="44" w:author="Andrew MacDougall" w:date="2022-01-06T10:11:00Z">
        <w:r w:rsidR="00470D41">
          <w:rPr>
            <w:rStyle w:val="CommentReference"/>
          </w:rPr>
          <w:commentReference w:id="41"/>
        </w:r>
      </w:ins>
      <w:commentRangeEnd w:id="42"/>
      <w:r w:rsidR="00295F90">
        <w:rPr>
          <w:rStyle w:val="CommentReference"/>
        </w:rPr>
        <w:commentReference w:id="42"/>
      </w:r>
      <w:ins w:id="45" w:author="Andrew MacDougall" w:date="2022-01-06T09:42:00Z">
        <w:r w:rsidR="00DC0EA8" w:rsidRPr="00DC0EA8">
          <w:rPr>
            <w:rFonts w:eastAsia="Times New Roman"/>
            <w:color w:val="FF0000"/>
            <w:rPrChange w:id="46"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Additionally, data from a</w:t>
      </w:r>
      <w:r w:rsidR="00472FC8">
        <w:rPr>
          <w:rFonts w:eastAsia="Times New Roman"/>
          <w:color w:val="000000"/>
        </w:rPr>
        <w:t xml:space="preserve"> globally distributed experiment</w:t>
      </w:r>
      <w:r w:rsidR="00EC110E">
        <w:rPr>
          <w:rFonts w:eastAsia="Times New Roman"/>
          <w:color w:val="000000"/>
        </w:rPr>
        <w:t xml:space="preserve"> </w:t>
      </w:r>
      <w:del w:id="47" w:author="Andrew MacDougall" w:date="2022-01-06T09:44:00Z">
        <w:r w:rsidR="00EC110E" w:rsidDel="00DC0EA8">
          <w:rPr>
            <w:rFonts w:eastAsia="Times New Roman"/>
            <w:color w:val="000000"/>
          </w:rPr>
          <w:delText>was found to show</w:delText>
        </w:r>
      </w:del>
      <w:ins w:id="48"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49" w:author="Andrew MacDougall" w:date="2022-01-06T09:45:00Z">
        <w:r w:rsidR="00EC110E" w:rsidDel="00DC0EA8">
          <w:rPr>
            <w:rFonts w:eastAsia="Times New Roman"/>
            <w:color w:val="000000"/>
          </w:rPr>
          <w:delText xml:space="preserve">as inferred </w:delText>
        </w:r>
      </w:del>
      <w:ins w:id="50" w:author="Andrew MacDougall" w:date="2022-01-06T09:45:00Z">
        <w:r w:rsidR="00DC0EA8">
          <w:rPr>
            <w:rFonts w:eastAsia="Times New Roman"/>
            <w:color w:val="000000"/>
          </w:rPr>
          <w:t xml:space="preserve">with added soil N driving an </w:t>
        </w:r>
      </w:ins>
      <w:ins w:id="51" w:author="Andrew MacDougall" w:date="2022-01-06T09:46:00Z">
        <w:r w:rsidR="00DC0EA8">
          <w:rPr>
            <w:rFonts w:eastAsia="Times New Roman"/>
            <w:color w:val="000000"/>
          </w:rPr>
          <w:t>i</w:t>
        </w:r>
      </w:ins>
      <w:del w:id="52"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53" w:author="Andrew MacDougall" w:date="2022-01-06T09:46:00Z">
        <w:r w:rsidR="00DC0EA8">
          <w:rPr>
            <w:rFonts w:eastAsia="Times New Roman"/>
            <w:color w:val="000000"/>
          </w:rPr>
          <w:t xml:space="preserve">but </w:t>
        </w:r>
      </w:ins>
      <w:del w:id="54" w:author="Andrew MacDougall" w:date="2022-01-06T09:45:00Z">
        <w:r w:rsidR="00EC110E" w:rsidDel="00DC0EA8">
          <w:rPr>
            <w:rFonts w:eastAsia="Times New Roman"/>
            <w:color w:val="000000"/>
          </w:rPr>
          <w:delText xml:space="preserve">with added soil nitrogen, </w:delText>
        </w:r>
      </w:del>
      <w:ins w:id="55" w:author="Andrew MacDougall" w:date="2022-01-06T09:46:00Z">
        <w:r w:rsidR="00DC0EA8">
          <w:rPr>
            <w:rFonts w:eastAsia="Times New Roman"/>
            <w:color w:val="000000"/>
          </w:rPr>
          <w:t xml:space="preserve">with </w:t>
        </w:r>
      </w:ins>
      <w:del w:id="56"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57"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58" w:author="Andrew MacDougall" w:date="2022-01-06T09:46:00Z">
        <w:r w:rsidR="00E91EB3">
          <w:rPr>
            <w:rFonts w:eastAsia="Times New Roman"/>
            <w:color w:val="000000"/>
          </w:rPr>
          <w:t xml:space="preserve">is </w:t>
        </w:r>
      </w:ins>
      <w:del w:id="59"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0" w:author="Andrew MacDougall" w:date="2022-01-06T09:46:00Z">
        <w:r w:rsidR="00E91EB3">
          <w:rPr>
            <w:rFonts w:eastAsia="Times New Roman"/>
            <w:color w:val="000000"/>
          </w:rPr>
          <w:t>y</w:t>
        </w:r>
      </w:ins>
      <w:del w:id="61"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2"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3"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64"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65"/>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66"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67"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68"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69"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65"/>
      <w:r w:rsidR="00295F90">
        <w:rPr>
          <w:rStyle w:val="CommentReference"/>
        </w:rPr>
        <w:commentReference w:id="65"/>
      </w:r>
      <w:r w:rsidRPr="008531D1">
        <w:rPr>
          <w:rFonts w:eastAsia="Times New Roman"/>
          <w:color w:val="000000"/>
        </w:rPr>
        <w:t xml:space="preserve">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0"/>
      <w:commentRangeStart w:id="71"/>
      <w:r w:rsidRPr="00E91EB3">
        <w:rPr>
          <w:rFonts w:eastAsia="Times New Roman"/>
          <w:color w:val="000000"/>
          <w:highlight w:val="yellow"/>
          <w:rPrChange w:id="72" w:author="Andrew MacDougall" w:date="2022-01-06T09:49:00Z">
            <w:rPr>
              <w:rFonts w:eastAsia="Times New Roman"/>
              <w:color w:val="000000"/>
            </w:rPr>
          </w:rPrChange>
        </w:rPr>
        <w:t>temperature</w:t>
      </w:r>
      <w:commentRangeEnd w:id="70"/>
      <w:r w:rsidR="00E91EB3">
        <w:rPr>
          <w:rStyle w:val="CommentReference"/>
        </w:rPr>
        <w:commentReference w:id="70"/>
      </w:r>
      <w:commentRangeEnd w:id="71"/>
      <w:r w:rsidR="00295F90">
        <w:rPr>
          <w:rStyle w:val="CommentReference"/>
        </w:rPr>
        <w:commentReference w:id="71"/>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w:t>
      </w:r>
      <w:del w:id="73" w:author="Andrew MacDougall" w:date="2022-01-06T09:51:00Z">
        <w:r w:rsidRPr="00771C52" w:rsidDel="00420A4B">
          <w:rPr>
            <w:rFonts w:eastAsia="Times New Roman"/>
            <w:color w:val="000000"/>
          </w:rPr>
          <w:delText xml:space="preserve">environmental </w:delText>
        </w:r>
      </w:del>
      <w:ins w:id="74"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75"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w:t>
      </w:r>
      <w:commentRangeStart w:id="76"/>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76"/>
      <w:r w:rsidR="004E43A6">
        <w:rPr>
          <w:rStyle w:val="CommentReference"/>
        </w:rPr>
        <w:commentReference w:id="76"/>
      </w:r>
    </w:p>
    <w:p w14:paraId="04461849" w14:textId="66FCACB3"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77" w:author="Eric Seabloom" w:date="2022-01-07T15:56:00Z">
        <w:r w:rsidR="0048530C">
          <w:rPr>
            <w:rFonts w:eastAsia="Times New Roman"/>
            <w:color w:val="000000"/>
          </w:rPr>
          <w:t>,</w:t>
        </w:r>
      </w:ins>
      <w:r w:rsidRPr="00771C52">
        <w:rPr>
          <w:rFonts w:eastAsia="Times New Roman"/>
          <w:color w:val="000000"/>
        </w:rPr>
        <w:t xml:space="preserve"> grassland</w:t>
      </w:r>
      <w:ins w:id="78" w:author="Eric Seabloom" w:date="2022-01-07T15:56:00Z">
        <w:r w:rsidR="0048530C">
          <w:rPr>
            <w:rFonts w:eastAsia="Times New Roman"/>
            <w:color w:val="000000"/>
          </w:rPr>
          <w:t>,</w:t>
        </w:r>
      </w:ins>
      <w:r w:rsidRPr="00771C52">
        <w:rPr>
          <w:rFonts w:eastAsia="Times New Roman"/>
          <w:color w:val="000000"/>
        </w:rPr>
        <w:t xml:space="preserve"> </w:t>
      </w:r>
      <w:del w:id="79" w:author="Eric Seabloom" w:date="2022-01-07T15:56:00Z">
        <w:r w:rsidRPr="00771C52" w:rsidDel="0048530C">
          <w:rPr>
            <w:rFonts w:eastAsia="Times New Roman"/>
            <w:color w:val="000000"/>
          </w:rPr>
          <w:delText xml:space="preserve">nutrient </w:delText>
        </w:r>
      </w:del>
      <w:ins w:id="80"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these </w:t>
      </w:r>
      <w:del w:id="81"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82"/>
      <w:r w:rsidR="00361685" w:rsidRPr="00A76F3A">
        <w:rPr>
          <w:rFonts w:eastAsia="Times New Roman"/>
          <w:color w:val="000000"/>
          <w:highlight w:val="yellow"/>
          <w:rPrChange w:id="83" w:author="Andrew MacDougall" w:date="2022-01-06T10:01:00Z">
            <w:rPr>
              <w:rFonts w:eastAsia="Times New Roman"/>
              <w:color w:val="000000"/>
            </w:rPr>
          </w:rPrChange>
        </w:rPr>
        <w:t>climate</w:t>
      </w:r>
      <w:commentRangeEnd w:id="82"/>
      <w:r w:rsidR="00A76F3A">
        <w:rPr>
          <w:rStyle w:val="CommentReference"/>
        </w:rPr>
        <w:commentReference w:id="82"/>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84"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85"/>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85"/>
      <w:r w:rsidR="0048530C">
        <w:rPr>
          <w:rStyle w:val="CommentReference"/>
        </w:rPr>
        <w:commentReference w:id="85"/>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86" w:author="Eric Seabloom" w:date="2022-01-07T16:00:00Z">
        <w:r w:rsidRPr="00771C52" w:rsidDel="0048530C">
          <w:rPr>
            <w:rFonts w:eastAsia="Times New Roman"/>
            <w:color w:val="000000"/>
          </w:rPr>
          <w:delText>a similar</w:delText>
        </w:r>
      </w:del>
      <w:ins w:id="87"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88" w:author="Eric Seabloom" w:date="2022-01-07T16:02:00Z">
        <w:r w:rsidRPr="00771C52" w:rsidDel="0048530C">
          <w:rPr>
            <w:rFonts w:eastAsia="Times New Roman"/>
            <w:color w:val="000000"/>
          </w:rPr>
          <w:delText xml:space="preserve">utilized </w:delText>
        </w:r>
      </w:del>
      <w:ins w:id="89"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90"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91"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92" w:author="Eric Seabloom" w:date="2022-01-07T16:03:00Z">
        <w:r w:rsidRPr="00771C52" w:rsidDel="00471FAC">
          <w:rPr>
            <w:rFonts w:eastAsia="Times New Roman"/>
            <w:color w:val="000000"/>
          </w:rPr>
          <w:delText xml:space="preserve">similarly </w:delText>
        </w:r>
      </w:del>
      <w:ins w:id="93"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94"/>
      <w:r w:rsidR="00B16B03">
        <w:rPr>
          <w:rFonts w:eastAsia="Times New Roman"/>
          <w:color w:val="000000"/>
        </w:rPr>
        <w:t xml:space="preserve"> </w:t>
      </w:r>
      <w:ins w:id="95" w:author="Eric Seabloom" w:date="2022-01-07T16:03:00Z">
        <w:r w:rsidR="00471FAC">
          <w:rPr>
            <w:rFonts w:eastAsia="Times New Roman"/>
            <w:color w:val="000000"/>
          </w:rPr>
          <w:t>(current year</w:t>
        </w:r>
      </w:ins>
      <w:ins w:id="96" w:author="Eric Seabloom" w:date="2022-01-07T16:04:00Z">
        <w:r w:rsidR="00471FAC">
          <w:rPr>
            <w:rFonts w:eastAsia="Times New Roman"/>
            <w:color w:val="000000"/>
          </w:rPr>
          <w:t>s’ growth</w:t>
        </w:r>
      </w:ins>
      <w:ins w:id="97" w:author="Eric Seabloom" w:date="2022-01-07T16:03:00Z">
        <w:r w:rsidR="00471FAC">
          <w:rPr>
            <w:rFonts w:eastAsia="Times New Roman"/>
            <w:color w:val="000000"/>
          </w:rPr>
          <w:t xml:space="preserve">) </w:t>
        </w:r>
      </w:ins>
      <w:commentRangeEnd w:id="94"/>
      <w:ins w:id="98" w:author="Eric Seabloom" w:date="2022-01-07T16:04:00Z">
        <w:r w:rsidR="00471FAC">
          <w:rPr>
            <w:rStyle w:val="CommentReference"/>
          </w:rPr>
          <w:commentReference w:id="94"/>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99"/>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99"/>
      <w:r w:rsidR="00A76F3A">
        <w:rPr>
          <w:rStyle w:val="CommentReference"/>
        </w:rPr>
        <w:commentReference w:id="99"/>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00"/>
      <w:r w:rsidRPr="00771C52">
        <w:rPr>
          <w:rFonts w:eastAsia="Times New Roman"/>
          <w:color w:val="000000"/>
        </w:rPr>
        <w:t xml:space="preserve">. Species identity, species identity </w:t>
      </w:r>
      <w:del w:id="101" w:author="Eric Seabloom" w:date="2022-01-07T16:06:00Z">
        <w:r w:rsidRPr="00771C52" w:rsidDel="00471FAC">
          <w:rPr>
            <w:rFonts w:eastAsia="Times New Roman"/>
            <w:color w:val="000000"/>
          </w:rPr>
          <w:delText xml:space="preserve">by </w:delText>
        </w:r>
      </w:del>
      <w:ins w:id="102"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03" w:author="Eric Seabloom" w:date="2022-01-07T16:06:00Z">
        <w:r w:rsidRPr="00771C52" w:rsidDel="00471FAC">
          <w:rPr>
            <w:rFonts w:eastAsia="Times New Roman"/>
            <w:color w:val="000000"/>
          </w:rPr>
          <w:delText xml:space="preserve">by </w:delText>
        </w:r>
      </w:del>
      <w:ins w:id="104"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05" w:author="Eric Seabloom" w:date="2022-01-07T16:06:00Z">
        <w:r w:rsidRPr="00771C52" w:rsidDel="00471FAC">
          <w:rPr>
            <w:rFonts w:eastAsia="Times New Roman"/>
            <w:color w:val="000000"/>
          </w:rPr>
          <w:delText xml:space="preserve">by </w:delText>
        </w:r>
      </w:del>
      <w:ins w:id="106"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00"/>
      <w:r w:rsidR="00471FAC">
        <w:rPr>
          <w:rStyle w:val="CommentReference"/>
        </w:rPr>
        <w:commentReference w:id="100"/>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07" w:author="Eric Seabloom" w:date="2022-01-07T16:08:00Z">
        <w:r w:rsidRPr="00771C52" w:rsidDel="00531609">
          <w:rPr>
            <w:rFonts w:eastAsia="Times New Roman"/>
            <w:color w:val="000000"/>
          </w:rPr>
          <w:tab/>
          <w:delText>Throughout, a</w:delText>
        </w:r>
      </w:del>
      <w:ins w:id="108"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commentRangeStart w:id="109"/>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09"/>
      <w:r w:rsidR="00531609">
        <w:rPr>
          <w:rStyle w:val="CommentReference"/>
        </w:rPr>
        <w:commentReference w:id="109"/>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10" w:author="Andrew MacDougall" w:date="2022-01-06T10:06:00Z">
        <w:r w:rsidR="00E3357A" w:rsidRPr="00993C6A" w:rsidDel="000158AF">
          <w:rPr>
            <w:rFonts w:eastAsia="Times New Roman"/>
            <w:color w:val="000000"/>
          </w:rPr>
          <w:delText xml:space="preserve">climate </w:delText>
        </w:r>
      </w:del>
      <w:ins w:id="111"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12"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13" w:author="Andrew MacDougall" w:date="2022-01-06T10:07:00Z">
        <w:r w:rsidR="003A1E67" w:rsidRPr="00900356" w:rsidDel="000158AF">
          <w:rPr>
            <w:rFonts w:eastAsia="Times New Roman"/>
            <w:color w:val="000000"/>
          </w:rPr>
          <w:delText>aboveground climate</w:delText>
        </w:r>
      </w:del>
      <w:ins w:id="114"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commentRangeStart w:id="115"/>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15"/>
      <w:r w:rsidR="00356E2A">
        <w:rPr>
          <w:rStyle w:val="CommentReference"/>
        </w:rPr>
        <w:commentReference w:id="115"/>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16" w:author="Andrew MacDougall" w:date="2022-01-06T10:09:00Z">
            <w:rPr>
              <w:rFonts w:eastAsia="Times New Roman"/>
              <w:color w:val="000000"/>
            </w:rPr>
          </w:rPrChange>
        </w:rPr>
        <w:t>T</w:t>
      </w:r>
      <w:r w:rsidR="00A93E29" w:rsidRPr="000158AF">
        <w:rPr>
          <w:rFonts w:eastAsia="Times New Roman"/>
          <w:color w:val="000000"/>
          <w:highlight w:val="yellow"/>
          <w:rPrChange w:id="117" w:author="Andrew MacDougall" w:date="2022-01-06T10:09:00Z">
            <w:rPr>
              <w:rFonts w:eastAsia="Times New Roman"/>
              <w:color w:val="000000"/>
            </w:rPr>
          </w:rPrChange>
        </w:rPr>
        <w:t>he</w:t>
      </w:r>
      <w:r w:rsidR="00880F5C" w:rsidRPr="000158AF">
        <w:rPr>
          <w:rFonts w:eastAsia="Times New Roman"/>
          <w:color w:val="000000"/>
          <w:highlight w:val="yellow"/>
          <w:rPrChange w:id="118" w:author="Andrew MacDougall" w:date="2022-01-06T10:09:00Z">
            <w:rPr>
              <w:rFonts w:eastAsia="Times New Roman"/>
              <w:color w:val="000000"/>
            </w:rPr>
          </w:rPrChange>
        </w:rPr>
        <w:t>re was</w:t>
      </w:r>
      <w:r w:rsidR="00A77D8F" w:rsidRPr="000158AF">
        <w:rPr>
          <w:rFonts w:eastAsia="Times New Roman"/>
          <w:color w:val="000000"/>
          <w:highlight w:val="yellow"/>
          <w:rPrChange w:id="119" w:author="Andrew MacDougall" w:date="2022-01-06T10:09:00Z">
            <w:rPr>
              <w:rFonts w:eastAsia="Times New Roman"/>
              <w:color w:val="000000"/>
            </w:rPr>
          </w:rPrChange>
        </w:rPr>
        <w:t xml:space="preserve"> no significant effect of </w:t>
      </w:r>
      <w:del w:id="120" w:author="Andrew MacDougall" w:date="2022-01-06T10:08:00Z">
        <w:r w:rsidR="00A77D8F" w:rsidRPr="000158AF" w:rsidDel="000158AF">
          <w:rPr>
            <w:rFonts w:eastAsia="Times New Roman"/>
            <w:color w:val="000000"/>
            <w:highlight w:val="yellow"/>
            <w:rPrChange w:id="121" w:author="Andrew MacDougall" w:date="2022-01-06T10:09:00Z">
              <w:rPr>
                <w:rFonts w:eastAsia="Times New Roman"/>
                <w:color w:val="000000"/>
              </w:rPr>
            </w:rPrChange>
          </w:rPr>
          <w:delText xml:space="preserve">the response of </w:delText>
        </w:r>
      </w:del>
      <w:ins w:id="122" w:author="Andrew MacDougall" w:date="2022-01-06T10:08:00Z">
        <w:r w:rsidR="000158AF" w:rsidRPr="000158AF">
          <w:rPr>
            <w:rFonts w:eastAsia="Times New Roman"/>
            <w:color w:val="000000"/>
            <w:highlight w:val="yellow"/>
            <w:rPrChange w:id="123"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24" w:author="Andrew MacDougall" w:date="2022-01-06T10:09:00Z">
            <w:rPr>
              <w:rFonts w:eastAsia="Times New Roman"/>
              <w:color w:val="000000"/>
            </w:rPr>
          </w:rPrChange>
        </w:rPr>
        <w:t xml:space="preserve">aboveground biomass </w:t>
      </w:r>
      <w:del w:id="125" w:author="Andrew MacDougall" w:date="2022-01-06T10:08:00Z">
        <w:r w:rsidR="00A77D8F" w:rsidRPr="000158AF" w:rsidDel="000158AF">
          <w:rPr>
            <w:rFonts w:eastAsia="Times New Roman"/>
            <w:color w:val="000000"/>
            <w:highlight w:val="yellow"/>
            <w:rPrChange w:id="126" w:author="Andrew MacDougall" w:date="2022-01-06T10:09:00Z">
              <w:rPr>
                <w:rFonts w:eastAsia="Times New Roman"/>
                <w:color w:val="000000"/>
              </w:rPr>
            </w:rPrChange>
          </w:rPr>
          <w:delText>to added soil</w:delText>
        </w:r>
      </w:del>
      <w:ins w:id="127" w:author="Andrew MacDougall" w:date="2022-01-06T10:08:00Z">
        <w:r w:rsidR="000158AF" w:rsidRPr="000158AF">
          <w:rPr>
            <w:rFonts w:eastAsia="Times New Roman"/>
            <w:color w:val="000000"/>
            <w:highlight w:val="yellow"/>
            <w:rPrChange w:id="128" w:author="Andrew MacDougall" w:date="2022-01-06T10:09:00Z">
              <w:rPr>
                <w:rFonts w:eastAsia="Times New Roman"/>
                <w:color w:val="000000"/>
              </w:rPr>
            </w:rPrChange>
          </w:rPr>
          <w:t xml:space="preserve">with N </w:t>
        </w:r>
        <w:del w:id="129" w:author="Eric Seabloom" w:date="2022-01-07T16:16:00Z">
          <w:r w:rsidR="000158AF" w:rsidRPr="000158AF" w:rsidDel="00356E2A">
            <w:rPr>
              <w:rFonts w:eastAsia="Times New Roman"/>
              <w:color w:val="000000"/>
              <w:highlight w:val="yellow"/>
              <w:rPrChange w:id="130" w:author="Andrew MacDougall" w:date="2022-01-06T10:09:00Z">
                <w:rPr>
                  <w:rFonts w:eastAsia="Times New Roman"/>
                  <w:color w:val="000000"/>
                </w:rPr>
              </w:rPrChange>
            </w:rPr>
            <w:delText>fertilizaiton</w:delText>
          </w:r>
        </w:del>
      </w:ins>
      <w:ins w:id="131" w:author="Eric Seabloom" w:date="2022-01-07T16:16:00Z">
        <w:r w:rsidR="00356E2A" w:rsidRPr="00356E2A">
          <w:rPr>
            <w:rFonts w:eastAsia="Times New Roman"/>
            <w:color w:val="000000"/>
            <w:highlight w:val="yellow"/>
          </w:rPr>
          <w:t>fertilization</w:t>
        </w:r>
      </w:ins>
      <w:del w:id="132" w:author="Andrew MacDougall" w:date="2022-01-06T10:08:00Z">
        <w:r w:rsidR="00A77D8F" w:rsidRPr="000158AF" w:rsidDel="000158AF">
          <w:rPr>
            <w:rFonts w:eastAsia="Times New Roman"/>
            <w:color w:val="000000"/>
            <w:highlight w:val="yellow"/>
            <w:rPrChange w:id="133"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34"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35" w:author="Andrew MacDougall" w:date="2022-01-06T10:09:00Z">
            <w:rPr>
              <w:rFonts w:eastAsia="Times New Roman"/>
              <w:bCs/>
              <w:color w:val="000000"/>
            </w:rPr>
          </w:rPrChange>
        </w:rPr>
        <w:t>the</w:t>
      </w:r>
      <w:r w:rsidR="00A77D8F" w:rsidRPr="000158AF">
        <w:rPr>
          <w:rFonts w:eastAsia="Times New Roman"/>
          <w:color w:val="000000"/>
          <w:highlight w:val="yellow"/>
          <w:rPrChange w:id="136"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37"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38"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39" w:author="Andrew MacDougall" w:date="2022-01-06T10:09:00Z">
            <w:rPr>
              <w:rFonts w:eastAsia="Times New Roman"/>
              <w:color w:val="000000"/>
            </w:rPr>
          </w:rPrChange>
        </w:rPr>
        <w:t xml:space="preserve"> to added soil </w:t>
      </w:r>
      <w:commentRangeStart w:id="140"/>
      <w:r w:rsidR="00A77D8F" w:rsidRPr="000158AF">
        <w:rPr>
          <w:rFonts w:eastAsia="Times New Roman"/>
          <w:color w:val="000000"/>
          <w:highlight w:val="yellow"/>
          <w:rPrChange w:id="141" w:author="Andrew MacDougall" w:date="2022-01-06T10:09:00Z">
            <w:rPr>
              <w:rFonts w:eastAsia="Times New Roman"/>
              <w:color w:val="000000"/>
            </w:rPr>
          </w:rPrChange>
        </w:rPr>
        <w:t>N</w:t>
      </w:r>
      <w:commentRangeEnd w:id="140"/>
      <w:r w:rsidR="000158AF">
        <w:rPr>
          <w:rStyle w:val="CommentReference"/>
        </w:rPr>
        <w:commentReference w:id="140"/>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proofErr w:type="gramStart"/>
      <w:r w:rsidR="00167D08">
        <w:rPr>
          <w:rFonts w:eastAsia="Times New Roman"/>
          <w:color w:val="000000"/>
        </w:rPr>
        <w:t>)</w:t>
      </w:r>
      <w:r w:rsidR="00880F5C">
        <w:rPr>
          <w:rFonts w:eastAsia="Times New Roman"/>
          <w:color w:val="000000"/>
        </w:rPr>
        <w:t>, but</w:t>
      </w:r>
      <w:proofErr w:type="gramEnd"/>
      <w:r w:rsidR="00880F5C">
        <w:rPr>
          <w:rFonts w:eastAsia="Times New Roman"/>
          <w:color w:val="000000"/>
        </w:rPr>
        <w:t xml:space="preserve"> became </w:t>
      </w:r>
      <w:r w:rsidR="00DC7E19" w:rsidRPr="00470D41">
        <w:rPr>
          <w:rFonts w:eastAsia="Times New Roman"/>
          <w:color w:val="000000"/>
          <w:highlight w:val="yellow"/>
          <w:rPrChange w:id="142"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43" w:author="Andrew MacDougall" w:date="2022-01-06T10:10:00Z">
            <w:rPr>
              <w:rFonts w:eastAsia="Times New Roman"/>
              <w:color w:val="000000"/>
            </w:rPr>
          </w:rPrChange>
        </w:rPr>
        <w:t>negative</w:t>
      </w:r>
      <w:r w:rsidR="00DC7E19" w:rsidRPr="00470D41">
        <w:rPr>
          <w:rFonts w:eastAsia="Times New Roman"/>
          <w:color w:val="000000"/>
          <w:highlight w:val="yellow"/>
          <w:rPrChange w:id="144"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45" w:author="Andrew MacDougall" w:date="2022-01-06T10:10:00Z">
            <w:rPr>
              <w:rFonts w:eastAsia="Times New Roman"/>
              <w:i/>
              <w:color w:val="000000"/>
            </w:rPr>
          </w:rPrChange>
        </w:rPr>
        <w:t>p</w:t>
      </w:r>
      <w:r w:rsidR="00DC7E19" w:rsidRPr="00470D41">
        <w:rPr>
          <w:rFonts w:eastAsia="Times New Roman"/>
          <w:color w:val="000000"/>
          <w:highlight w:val="yellow"/>
          <w:rPrChange w:id="146" w:author="Andrew MacDougall" w:date="2022-01-06T10:10:00Z">
            <w:rPr>
              <w:rFonts w:eastAsia="Times New Roman"/>
              <w:color w:val="000000"/>
            </w:rPr>
          </w:rPrChange>
        </w:rPr>
        <w:t xml:space="preserve"> &lt; 0.</w:t>
      </w:r>
      <w:commentRangeStart w:id="147"/>
      <w:r w:rsidR="00DC7E19" w:rsidRPr="00470D41">
        <w:rPr>
          <w:rFonts w:eastAsia="Times New Roman"/>
          <w:color w:val="000000"/>
          <w:highlight w:val="yellow"/>
          <w:rPrChange w:id="148" w:author="Andrew MacDougall" w:date="2022-01-06T10:10:00Z">
            <w:rPr>
              <w:rFonts w:eastAsia="Times New Roman"/>
              <w:color w:val="000000"/>
            </w:rPr>
          </w:rPrChange>
        </w:rPr>
        <w:t>1</w:t>
      </w:r>
      <w:commentRangeEnd w:id="147"/>
      <w:r w:rsidR="00470D41">
        <w:rPr>
          <w:rStyle w:val="CommentReference"/>
        </w:rPr>
        <w:commentReference w:id="147"/>
      </w:r>
      <w:r w:rsidR="00DC7E19" w:rsidRPr="00470D41">
        <w:rPr>
          <w:rFonts w:eastAsia="Times New Roman"/>
          <w:color w:val="000000"/>
          <w:highlight w:val="yellow"/>
          <w:rPrChange w:id="149"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150" w:author="Andrew MacDougall" w:date="2022-01-06T10:17:00Z">
        <w:r w:rsidR="0056386C" w:rsidDel="001A7B38">
          <w:delText>aboveground climate</w:delText>
        </w:r>
      </w:del>
      <w:ins w:id="151" w:author="Andrew MacDougall" w:date="2022-01-06T10:17:00Z">
        <w:del w:id="152" w:author="Eric Seabloom" w:date="2022-01-07T16:23:00Z">
          <w:r w:rsidR="001A7B38" w:rsidDel="00334997">
            <w:delText>temperture</w:delText>
          </w:r>
        </w:del>
      </w:ins>
      <w:ins w:id="153"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154" w:author="Andrew MacDougall" w:date="2022-01-06T10:17:00Z">
            <w:rPr/>
          </w:rPrChange>
        </w:rPr>
        <w:t xml:space="preserve">aboveground </w:t>
      </w:r>
      <w:commentRangeStart w:id="155"/>
      <w:r w:rsidR="009A5B56" w:rsidRPr="001A7B38">
        <w:rPr>
          <w:highlight w:val="yellow"/>
          <w:rPrChange w:id="156" w:author="Andrew MacDougall" w:date="2022-01-06T10:17:00Z">
            <w:rPr/>
          </w:rPrChange>
        </w:rPr>
        <w:t>conditions</w:t>
      </w:r>
      <w:commentRangeEnd w:id="155"/>
      <w:r w:rsidR="001A7B38">
        <w:rPr>
          <w:rStyle w:val="CommentReference"/>
        </w:rPr>
        <w:commentReference w:id="155"/>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157"/>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158" w:author="Andrew MacDougall" w:date="2022-01-06T10:17:00Z">
        <w:r w:rsidR="0028100D" w:rsidDel="001A7B38">
          <w:delText xml:space="preserve">aboveground </w:delText>
        </w:r>
        <w:r w:rsidR="006B5806" w:rsidDel="001A7B38">
          <w:delText>climate</w:delText>
        </w:r>
      </w:del>
      <w:ins w:id="159" w:author="Andrew MacDougall" w:date="2022-01-06T10:17:00Z">
        <w:r w:rsidR="001A7B38">
          <w:t>tempe</w:t>
        </w:r>
      </w:ins>
      <w:ins w:id="160"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157"/>
      <w:r w:rsidR="00334997">
        <w:rPr>
          <w:rStyle w:val="CommentReference"/>
        </w:rPr>
        <w:commentReference w:id="157"/>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161"/>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161"/>
      <w:r w:rsidR="0037750B">
        <w:rPr>
          <w:rStyle w:val="CommentReference"/>
        </w:rPr>
        <w:commentReference w:id="161"/>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162"/>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162"/>
      <w:r w:rsidR="0037750B">
        <w:rPr>
          <w:rStyle w:val="CommentReference"/>
        </w:rPr>
        <w:commentReference w:id="162"/>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163" w:author="Andrew MacDougall" w:date="2022-01-06T10:19:00Z">
        <w:r w:rsidRPr="001A7B38" w:rsidDel="001A7B38">
          <w:rPr>
            <w:highlight w:val="yellow"/>
            <w:rPrChange w:id="164" w:author="Andrew MacDougall" w:date="2022-01-06T10:19:00Z">
              <w:rPr/>
            </w:rPrChange>
          </w:rPr>
          <w:delText xml:space="preserve">indicators </w:delText>
        </w:r>
      </w:del>
      <w:ins w:id="165" w:author="Andrew MacDougall" w:date="2022-01-06T10:19:00Z">
        <w:r w:rsidR="001A7B38" w:rsidRPr="001A7B38">
          <w:rPr>
            <w:highlight w:val="yellow"/>
            <w:rPrChange w:id="166" w:author="Andrew MacDougall" w:date="2022-01-06T10:19:00Z">
              <w:rPr/>
            </w:rPrChange>
          </w:rPr>
          <w:t xml:space="preserve">predictors? </w:t>
        </w:r>
      </w:ins>
      <w:r w:rsidRPr="001A7B38">
        <w:rPr>
          <w:highlight w:val="yellow"/>
          <w:rPrChange w:id="167"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168"/>
      <w:r w:rsidR="00DC7E5B">
        <w:t>The results showed that, while</w:t>
      </w:r>
      <w:r w:rsidR="001D2A99">
        <w:t xml:space="preserve"> statistically</w:t>
      </w:r>
      <w:r w:rsidR="00DC7E5B">
        <w:t xml:space="preserve"> significant, the soil nutrient treatments were far less important </w:t>
      </w:r>
      <w:ins w:id="169" w:author="Andrew MacDougall" w:date="2022-01-06T10:20:00Z">
        <w:r w:rsidR="0093130A">
          <w:t xml:space="preserve">for </w:t>
        </w:r>
        <w:proofErr w:type="spellStart"/>
        <w:r w:rsidR="0093130A">
          <w:t>N</w:t>
        </w:r>
        <w:r w:rsidR="0093130A" w:rsidRPr="0093130A">
          <w:rPr>
            <w:vertAlign w:val="subscript"/>
            <w:rPrChange w:id="170"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168"/>
      <w:r w:rsidR="0070037C">
        <w:rPr>
          <w:rStyle w:val="CommentReference"/>
        </w:rPr>
        <w:commentReference w:id="168"/>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171" w:author="Eric Seabloom" w:date="2022-01-07T16:37:00Z">
        <w:r w:rsidR="0070037C">
          <w:t xml:space="preserve">also </w:t>
        </w:r>
      </w:ins>
      <w:r w:rsidR="00CA3207">
        <w:t xml:space="preserve">can </w:t>
      </w:r>
      <w:del w:id="172"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173"/>
      <w:r>
        <w:t xml:space="preserve">First, we necessarily included soil nutrient availability as categorical in our analyses as we did not have data on levels of nutrient availability, only whether nutrients had been added or </w:t>
      </w:r>
      <w:commentRangeStart w:id="174"/>
      <w:r>
        <w:t>not</w:t>
      </w:r>
      <w:commentRangeEnd w:id="174"/>
      <w:r w:rsidR="0093130A">
        <w:rPr>
          <w:rStyle w:val="CommentReference"/>
        </w:rPr>
        <w:commentReference w:id="174"/>
      </w:r>
      <w:r>
        <w:t xml:space="preserve">. </w:t>
      </w:r>
      <w:commentRangeEnd w:id="173"/>
      <w:r w:rsidR="0070037C">
        <w:rPr>
          <w:rStyle w:val="CommentReference"/>
        </w:rPr>
        <w:commentReference w:id="173"/>
      </w:r>
      <w:r>
        <w:t xml:space="preserve">Our analyses would have been more robust had we </w:t>
      </w:r>
      <w:del w:id="175" w:author="Andrew MacDougall" w:date="2022-01-06T10:23:00Z">
        <w:r w:rsidDel="0093130A">
          <w:delText xml:space="preserve">been able to use numerical information on </w:delText>
        </w:r>
      </w:del>
      <w:ins w:id="176" w:author="Andrew MacDougall" w:date="2022-01-06T10:23:00Z">
        <w:r w:rsidR="0093130A">
          <w:t xml:space="preserve">had these data on </w:t>
        </w:r>
      </w:ins>
      <w:r>
        <w:t xml:space="preserve">nutrient availability. This is because background nutrient availability was likely highly variable from site to </w:t>
      </w:r>
      <w:commentRangeStart w:id="177"/>
      <w:commentRangeStart w:id="178"/>
      <w:r>
        <w:t>site</w:t>
      </w:r>
      <w:commentRangeEnd w:id="177"/>
      <w:r w:rsidR="0093130A">
        <w:rPr>
          <w:rStyle w:val="CommentReference"/>
        </w:rPr>
        <w:commentReference w:id="177"/>
      </w:r>
      <w:commentRangeEnd w:id="178"/>
      <w:r w:rsidR="001B2F24">
        <w:rPr>
          <w:rStyle w:val="CommentReference"/>
        </w:rPr>
        <w:commentReference w:id="178"/>
      </w:r>
      <w:r>
        <w:t xml:space="preserve">. Future cross-site nutrient addition studies should prioritize obtaining this information. Second, we had to necessarily rely on large scale average </w:t>
      </w:r>
      <w:del w:id="179" w:author="Andrew MacDougall" w:date="2022-01-06T10:24:00Z">
        <w:r w:rsidRPr="0093130A" w:rsidDel="0093130A">
          <w:rPr>
            <w:highlight w:val="yellow"/>
            <w:rPrChange w:id="180" w:author="Andrew MacDougall" w:date="2022-01-06T10:25:00Z">
              <w:rPr/>
            </w:rPrChange>
          </w:rPr>
          <w:delText xml:space="preserve">climate </w:delText>
        </w:r>
      </w:del>
      <w:ins w:id="181" w:author="Andrew MacDougall" w:date="2022-01-06T10:24:00Z">
        <w:r w:rsidR="0093130A" w:rsidRPr="0093130A">
          <w:rPr>
            <w:highlight w:val="yellow"/>
            <w:rPrChange w:id="182"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183"/>
      <w:r w:rsidR="00A54421">
        <w:t>soil nitrogen</w:t>
      </w:r>
      <w:commentRangeEnd w:id="183"/>
      <w:r w:rsidR="001B2F24">
        <w:rPr>
          <w:rStyle w:val="CommentReference"/>
        </w:rPr>
        <w:commentReference w:id="183"/>
      </w:r>
      <w:r w:rsidR="00A54421">
        <w:t xml:space="preserve">.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drew MacDougall" w:date="2022-01-06T08:36:00Z" w:initials="AM">
    <w:p w14:paraId="204E7051" w14:textId="6904DCA3" w:rsidR="00172FFF" w:rsidRDefault="00172FFF">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4" w:author="Eric Seabloom" w:date="2022-01-07T15:33:00Z" w:initials="ES">
    <w:p w14:paraId="5441F580" w14:textId="4A02E277" w:rsidR="007A078A" w:rsidRDefault="007A078A">
      <w:pPr>
        <w:pStyle w:val="CommentText"/>
      </w:pPr>
      <w:r>
        <w:rPr>
          <w:rStyle w:val="CommentReference"/>
        </w:rPr>
        <w:annotationRef/>
      </w:r>
      <w:r>
        <w:t>Can these climate effects be lumped under effects mediated by water stress, at least as a first pass?</w:t>
      </w:r>
    </w:p>
  </w:comment>
  <w:comment w:id="15" w:author="Eric Seabloom" w:date="2022-01-07T15:37:00Z" w:initials="ES">
    <w:p w14:paraId="3E72692E" w14:textId="4AEC441D" w:rsidR="00617AB3" w:rsidRDefault="00617AB3">
      <w:pPr>
        <w:pStyle w:val="CommentText"/>
      </w:pPr>
      <w:r>
        <w:rPr>
          <w:rStyle w:val="CommentReference"/>
        </w:rPr>
        <w:annotationRef/>
      </w:r>
      <w:r>
        <w:t>Still true?</w:t>
      </w:r>
    </w:p>
  </w:comment>
  <w:comment w:id="26" w:author="Eric Seabloom" w:date="2022-01-07T15:38:00Z" w:initials="ES">
    <w:p w14:paraId="3099B9E8" w14:textId="5206CBA4" w:rsidR="00617AB3" w:rsidRDefault="00617AB3">
      <w:pPr>
        <w:pStyle w:val="CommentText"/>
      </w:pPr>
      <w:r>
        <w:rPr>
          <w:rStyle w:val="CommentReference"/>
        </w:rPr>
        <w:annotationRef/>
      </w:r>
      <w:r>
        <w:t xml:space="preserve">I might use supply for the general discussion and addition for the treatments. </w:t>
      </w:r>
      <w:r>
        <w:t xml:space="preserve">N addition sounds intentional. </w:t>
      </w:r>
    </w:p>
  </w:comment>
  <w:comment w:id="41" w:author="Andrew MacDougall" w:date="2022-01-06T09:11:00Z" w:initials="AM">
    <w:p w14:paraId="4CD70F4C" w14:textId="2BD11190" w:rsidR="00470D41" w:rsidRDefault="00470D41">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2" w:author="Eric Seabloom" w:date="2022-01-07T15:46:00Z" w:initials="ES">
    <w:p w14:paraId="2FC3B5C1" w14:textId="59BCD7ED" w:rsidR="00295F90" w:rsidRDefault="00295F90">
      <w:pPr>
        <w:pStyle w:val="CommentText"/>
      </w:pPr>
      <w:r>
        <w:rPr>
          <w:rStyle w:val="CommentReference"/>
        </w:rPr>
        <w:annotationRef/>
      </w:r>
      <w:r>
        <w:t xml:space="preserve">Here is a paper showing </w:t>
      </w:r>
      <w:r>
        <w:t>pretty constant scaling of N&amp;P which might create this N &amp; P link:</w:t>
      </w:r>
    </w:p>
    <w:p w14:paraId="5BCA9ADA" w14:textId="77777777" w:rsidR="00295F90" w:rsidRDefault="00295F90">
      <w:pPr>
        <w:pStyle w:val="CommentText"/>
      </w:pPr>
    </w:p>
    <w:p w14:paraId="2EE91B2E" w14:textId="77777777" w:rsidR="00295F90" w:rsidRDefault="00295F90"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w:t>
      </w:r>
      <w:r>
        <w:rPr>
          <w:rFonts w:ascii="Helvetica" w:hAnsi="Helvetica" w:cs="Helvetica"/>
        </w:rPr>
        <w:t xml:space="preserve">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295F90" w:rsidRDefault="00295F90">
      <w:pPr>
        <w:pStyle w:val="CommentText"/>
      </w:pPr>
    </w:p>
  </w:comment>
  <w:comment w:id="65" w:author="Eric Seabloom" w:date="2022-01-07T15:49:00Z" w:initials="ES">
    <w:p w14:paraId="2FF96093" w14:textId="6805143C" w:rsidR="00295F90" w:rsidRDefault="00295F90">
      <w:pPr>
        <w:pStyle w:val="CommentText"/>
      </w:pPr>
      <w:r>
        <w:rPr>
          <w:rStyle w:val="CommentReference"/>
        </w:rPr>
        <w:annotationRef/>
      </w:r>
      <w:r>
        <w:t>Interesting. What about allocation to N-based plant defense to protect tissues?</w:t>
      </w:r>
    </w:p>
  </w:comment>
  <w:comment w:id="70" w:author="Andrew MacDougall" w:date="2022-01-06T08:49:00Z" w:initials="AM">
    <w:p w14:paraId="1A9258E8" w14:textId="77777777" w:rsidR="003151FB" w:rsidRDefault="00E91EB3">
      <w:pPr>
        <w:pStyle w:val="CommentText"/>
      </w:pPr>
      <w:r>
        <w:rPr>
          <w:rStyle w:val="CommentReference"/>
        </w:rPr>
        <w:annotationRef/>
      </w:r>
      <w:r>
        <w:t xml:space="preserve">If it’s only temperature, with no expected influence of moisture, </w:t>
      </w:r>
      <w:r>
        <w:t xml:space="preserve">than I would replace “climate” with “temperature” throughout. </w:t>
      </w:r>
    </w:p>
    <w:p w14:paraId="56BB566B" w14:textId="77777777" w:rsidR="003151FB" w:rsidRDefault="003151FB">
      <w:pPr>
        <w:pStyle w:val="CommentText"/>
      </w:pPr>
    </w:p>
    <w:p w14:paraId="00EB3849" w14:textId="7E879465" w:rsidR="00E91EB3" w:rsidRDefault="00E91EB3">
      <w:pPr>
        <w:pStyle w:val="CommentText"/>
        <w:rPr>
          <w:color w:val="000000" w:themeColor="text1"/>
        </w:rPr>
      </w:pPr>
      <w:r>
        <w:t xml:space="preserve">However, given that water use efficiency is a key player here (line 89-90) then must there not also be a precip/aridity effect of climate? </w:t>
      </w:r>
      <w:r w:rsidR="003151FB">
        <w:t>For example, doesn’t w</w:t>
      </w:r>
      <w:r w:rsidR="003151FB">
        <w:rPr>
          <w:color w:val="000000" w:themeColor="text1"/>
        </w:rPr>
        <w:t xml:space="preserve">ater availability regulate uptake of soluble N by plants via the transpiration stream and bulk flow through the soil? And doesn’t </w:t>
      </w:r>
      <w:r w:rsidR="003151FB">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3151FB" w:rsidRDefault="003151FB">
      <w:pPr>
        <w:pStyle w:val="CommentText"/>
      </w:pPr>
    </w:p>
  </w:comment>
  <w:comment w:id="71" w:author="Eric Seabloom" w:date="2022-01-07T15:50:00Z" w:initials="ES">
    <w:p w14:paraId="4BD0921E" w14:textId="2F2B6D70" w:rsidR="00295F90" w:rsidRDefault="00295F90">
      <w:pPr>
        <w:pStyle w:val="CommentText"/>
      </w:pPr>
      <w:r>
        <w:rPr>
          <w:rStyle w:val="CommentReference"/>
        </w:rPr>
        <w:annotationRef/>
      </w:r>
      <w:r>
        <w:t>Interesting. I also would have thought about WUE efficiency first as opposed to en</w:t>
      </w:r>
      <w:r w:rsidR="004E43A6">
        <w:t>zymatic rates. On line 108, WUE efficiency is used example for optimality argument. Maybe need to have both temp and water as part of climate?</w:t>
      </w:r>
    </w:p>
  </w:comment>
  <w:comment w:id="76" w:author="Eric Seabloom" w:date="2022-01-07T15:55:00Z" w:initials="ES">
    <w:p w14:paraId="794E2A33" w14:textId="118427FE" w:rsidR="004E43A6" w:rsidRDefault="004E43A6">
      <w:pPr>
        <w:pStyle w:val="CommentText"/>
      </w:pPr>
      <w:r>
        <w:rPr>
          <w:rStyle w:val="CommentReference"/>
        </w:rPr>
        <w:annotationRef/>
      </w:r>
      <w:r>
        <w:t xml:space="preserve">This </w:t>
      </w:r>
      <w:r>
        <w:t>NutNet paper suggests that most of the nutrient response will be in aboveground tissue, which I think helps with this justification:</w:t>
      </w:r>
    </w:p>
    <w:p w14:paraId="675DA013" w14:textId="77777777" w:rsidR="004E43A6" w:rsidRDefault="004E43A6">
      <w:pPr>
        <w:pStyle w:val="CommentText"/>
      </w:pPr>
    </w:p>
    <w:p w14:paraId="2969EAED" w14:textId="77777777" w:rsidR="004E43A6" w:rsidRDefault="004E43A6"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4E43A6" w:rsidRDefault="004E43A6">
      <w:pPr>
        <w:pStyle w:val="CommentText"/>
      </w:pPr>
    </w:p>
  </w:comment>
  <w:comment w:id="82" w:author="Andrew MacDougall" w:date="2022-01-06T09:01:00Z" w:initials="AM">
    <w:p w14:paraId="421C9E6E" w14:textId="6C55FCAB" w:rsidR="00A76F3A" w:rsidRDefault="00A76F3A">
      <w:pPr>
        <w:pStyle w:val="CommentText"/>
      </w:pPr>
      <w:r>
        <w:rPr>
          <w:rStyle w:val="CommentReference"/>
        </w:rPr>
        <w:annotationRef/>
      </w:r>
      <w:r>
        <w:t xml:space="preserve">Temperature only? </w:t>
      </w:r>
    </w:p>
  </w:comment>
  <w:comment w:id="85" w:author="Eric Seabloom" w:date="2022-01-07T15:59:00Z" w:initials="ES">
    <w:p w14:paraId="6F9580E5" w14:textId="402EFA50" w:rsidR="0048530C" w:rsidRDefault="0048530C">
      <w:pPr>
        <w:pStyle w:val="CommentText"/>
      </w:pPr>
      <w:r>
        <w:rPr>
          <w:rStyle w:val="CommentReference"/>
        </w:rPr>
        <w:annotationRef/>
      </w:r>
      <w:r>
        <w:t xml:space="preserve">What about two insets showing </w:t>
      </w:r>
      <w:r>
        <w:t>Nmass and Mass, as NArea is a function of these?</w:t>
      </w:r>
    </w:p>
  </w:comment>
  <w:comment w:id="94" w:author="Eric Seabloom" w:date="2022-01-07T16:04:00Z" w:initials="ES">
    <w:p w14:paraId="271CCA2F" w14:textId="5A3BB4CE" w:rsidR="00471FAC" w:rsidRDefault="00471FAC">
      <w:pPr>
        <w:pStyle w:val="CommentText"/>
      </w:pPr>
      <w:r>
        <w:rPr>
          <w:rStyle w:val="CommentReference"/>
        </w:rPr>
        <w:annotationRef/>
      </w:r>
      <w:r>
        <w:t>This might have some early season plants that are dead but grew in the current year</w:t>
      </w:r>
    </w:p>
  </w:comment>
  <w:comment w:id="99" w:author="Andrew MacDougall" w:date="2022-01-06T09:03:00Z" w:initials="AM">
    <w:p w14:paraId="496E527F" w14:textId="3CB0AC2F" w:rsidR="00A76F3A" w:rsidRDefault="00A76F3A">
      <w:pPr>
        <w:pStyle w:val="CommentText"/>
      </w:pPr>
      <w:r>
        <w:rPr>
          <w:rStyle w:val="CommentReference"/>
        </w:rPr>
        <w:annotationRef/>
      </w:r>
      <w:r>
        <w:t xml:space="preserve">Ok – so no use of precip or aridity at all. Do you need to explain briefly why this isn’t not important? </w:t>
      </w:r>
    </w:p>
  </w:comment>
  <w:comment w:id="100" w:author="Eric Seabloom" w:date="2022-01-07T16:06:00Z" w:initials="ES">
    <w:p w14:paraId="1972B2BC" w14:textId="42ECC647" w:rsidR="00471FAC" w:rsidRDefault="00471FAC">
      <w:pPr>
        <w:pStyle w:val="CommentText"/>
      </w:pPr>
      <w:r>
        <w:rPr>
          <w:rStyle w:val="CommentReference"/>
        </w:rPr>
        <w:annotationRef/>
      </w:r>
      <w:r>
        <w:t>Show these models in Supp. Tables so they are clear?</w:t>
      </w:r>
    </w:p>
  </w:comment>
  <w:comment w:id="109" w:author="Eric Seabloom" w:date="2022-01-07T16:10:00Z" w:initials="ES">
    <w:p w14:paraId="554E7325" w14:textId="44AC987C" w:rsidR="00531609" w:rsidRDefault="00531609">
      <w:pPr>
        <w:pStyle w:val="CommentText"/>
      </w:pPr>
      <w:r>
        <w:rPr>
          <w:rStyle w:val="CommentReference"/>
        </w:rPr>
        <w:annotationRef/>
      </w:r>
      <w:r>
        <w:t>Why do you need the post-hoc test with the simple factorial design?</w:t>
      </w:r>
    </w:p>
  </w:comment>
  <w:comment w:id="115" w:author="Eric Seabloom" w:date="2022-01-07T16:14:00Z" w:initials="ES">
    <w:p w14:paraId="64E32572" w14:textId="71204D86" w:rsidR="00356E2A" w:rsidRDefault="00356E2A">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40" w:author="Andrew MacDougall" w:date="2022-01-06T09:09:00Z" w:initials="AM">
    <w:p w14:paraId="15C7D920" w14:textId="2BE30519" w:rsidR="000158AF" w:rsidRDefault="000158AF">
      <w:pPr>
        <w:pStyle w:val="CommentText"/>
      </w:pPr>
      <w:r>
        <w:rPr>
          <w:rStyle w:val="CommentReference"/>
        </w:rPr>
        <w:annotationRef/>
      </w:r>
      <w:r>
        <w:t>Re-write this sentence for clarity – I was a bit confused on its meaning</w:t>
      </w:r>
    </w:p>
  </w:comment>
  <w:comment w:id="147" w:author="Andrew MacDougall" w:date="2022-01-06T09:10:00Z" w:initials="AM">
    <w:p w14:paraId="172ABDAD" w14:textId="17B6DAAC" w:rsidR="00470D41" w:rsidRDefault="00470D41">
      <w:pPr>
        <w:pStyle w:val="CommentText"/>
      </w:pPr>
      <w:r>
        <w:rPr>
          <w:rStyle w:val="CommentReference"/>
        </w:rPr>
        <w:annotationRef/>
      </w:r>
      <w:r>
        <w:t>Not sure if this is the best wording…?it’s still statistically insignificant (depending how you feel about alpha = 0.05 etc)…</w:t>
      </w:r>
    </w:p>
  </w:comment>
  <w:comment w:id="155" w:author="Andrew MacDougall" w:date="2022-01-06T09:17:00Z" w:initials="AM">
    <w:p w14:paraId="1A59B1B1" w14:textId="098CAE38" w:rsidR="001A7B38" w:rsidRDefault="001A7B38">
      <w:pPr>
        <w:pStyle w:val="CommentText"/>
      </w:pPr>
      <w:r>
        <w:rPr>
          <w:rStyle w:val="CommentReference"/>
        </w:rPr>
        <w:annotationRef/>
      </w:r>
      <w:r>
        <w:t>clarify</w:t>
      </w:r>
    </w:p>
  </w:comment>
  <w:comment w:id="157" w:author="Eric Seabloom" w:date="2022-01-07T16:25:00Z" w:initials="ES">
    <w:p w14:paraId="3E30F0CE" w14:textId="77777777" w:rsidR="00334997" w:rsidRDefault="00334997">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w:t>
      </w:r>
      <w:r>
        <w:t xml:space="preserve">N addition increased Narea across the full range of variation associated with among site differences in temp and light. </w:t>
      </w:r>
    </w:p>
    <w:p w14:paraId="6A44449A" w14:textId="77777777" w:rsidR="00334997" w:rsidRDefault="00334997">
      <w:pPr>
        <w:pStyle w:val="CommentText"/>
      </w:pPr>
    </w:p>
    <w:p w14:paraId="640399F7" w14:textId="0A61CF15" w:rsidR="00334997" w:rsidRDefault="0037750B">
      <w:pPr>
        <w:pStyle w:val="CommentText"/>
      </w:pPr>
      <w:r>
        <w:t xml:space="preserve">Maybe this seems a bit subtle, but I think there is a key difference in the inference we can make from the treatments vs. covariates (see Harpole et al. 2017). </w:t>
      </w:r>
    </w:p>
  </w:comment>
  <w:comment w:id="161" w:author="Eric Seabloom" w:date="2022-01-07T16:32:00Z" w:initials="ES">
    <w:p w14:paraId="37E38914" w14:textId="3785FBBE" w:rsidR="0037750B" w:rsidRDefault="0037750B">
      <w:pPr>
        <w:pStyle w:val="CommentText"/>
      </w:pPr>
      <w:r>
        <w:rPr>
          <w:rStyle w:val="CommentReference"/>
        </w:rPr>
        <w:annotationRef/>
      </w:r>
      <w:r>
        <w:t xml:space="preserve">See comment above about comparing the relative strengths of these effects. </w:t>
      </w:r>
    </w:p>
  </w:comment>
  <w:comment w:id="162" w:author="Eric Seabloom" w:date="2022-01-07T16:33:00Z" w:initials="ES">
    <w:p w14:paraId="27A42DA4" w14:textId="77777777" w:rsidR="0037750B" w:rsidRDefault="0037750B">
      <w:pPr>
        <w:pStyle w:val="CommentText"/>
      </w:pPr>
      <w:r>
        <w:rPr>
          <w:rStyle w:val="CommentReference"/>
        </w:rPr>
        <w:annotationRef/>
      </w:r>
      <w:r>
        <w:t xml:space="preserve">Here is a paper in </w:t>
      </w:r>
      <w:r>
        <w:t>NutNet looking at effects of nutrients on total Nutrient pools:</w:t>
      </w:r>
    </w:p>
    <w:p w14:paraId="760757F5" w14:textId="77777777" w:rsidR="0037750B" w:rsidRDefault="0037750B"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37750B" w:rsidRDefault="0037750B">
      <w:pPr>
        <w:pStyle w:val="CommentText"/>
      </w:pPr>
    </w:p>
  </w:comment>
  <w:comment w:id="168" w:author="Eric Seabloom" w:date="2022-01-07T16:34:00Z" w:initials="ES">
    <w:p w14:paraId="13558CED" w14:textId="18FA8106" w:rsidR="0070037C" w:rsidRDefault="0070037C">
      <w:pPr>
        <w:pStyle w:val="CommentText"/>
      </w:pPr>
      <w:r>
        <w:rPr>
          <w:rStyle w:val="CommentReference"/>
        </w:rPr>
        <w:annotationRef/>
      </w:r>
      <w:r>
        <w:t xml:space="preserve">This would make more sense to me if you were looking at actually soil N or </w:t>
      </w:r>
      <w:r>
        <w:t xml:space="preserve">C:N. We *know* that any detectable nutrient treatment effects are causal. I think it makes more sense ask if treatment effects vary across environmental gradients or two ask if environmental relationships change when nutrients are in excess. </w:t>
      </w:r>
    </w:p>
  </w:comment>
  <w:comment w:id="174" w:author="Andrew MacDougall" w:date="2022-01-06T09:22:00Z" w:initials="AM">
    <w:p w14:paraId="09493D11" w14:textId="47A7BFB3" w:rsidR="0093130A" w:rsidRDefault="0093130A">
      <w:pPr>
        <w:pStyle w:val="CommentText"/>
      </w:pPr>
      <w:r>
        <w:rPr>
          <w:rStyle w:val="CommentReference"/>
        </w:rPr>
        <w:annotationRef/>
      </w:r>
      <w:r>
        <w:t xml:space="preserve">we do have year 0 vs year 3 soil nutrient data for many sites – could that be of use? </w:t>
      </w:r>
    </w:p>
  </w:comment>
  <w:comment w:id="173" w:author="Eric Seabloom" w:date="2022-01-07T16:39:00Z" w:initials="ES">
    <w:p w14:paraId="5B887BE3" w14:textId="4A4B79B7" w:rsidR="001B2F24" w:rsidRDefault="0070037C" w:rsidP="001B2F24">
      <w:pPr>
        <w:autoSpaceDE w:val="0"/>
        <w:autoSpaceDN w:val="0"/>
        <w:adjustRightInd w:val="0"/>
        <w:ind w:left="720" w:right="-720" w:hanging="720"/>
        <w:rPr>
          <w:rFonts w:ascii="Helvetica" w:hAnsi="Helvetica" w:cs="Helvetica"/>
        </w:rPr>
      </w:pPr>
      <w:r>
        <w:rPr>
          <w:rStyle w:val="CommentReference"/>
        </w:rPr>
        <w:annotationRef/>
      </w:r>
      <w:r w:rsidR="001B2F24">
        <w:rPr>
          <w:rFonts w:ascii="Helvetica" w:hAnsi="Helvetica" w:cs="Helvetica"/>
        </w:rPr>
        <w:t xml:space="preserve">This paper shows that nutrient effects on total nutrient pools depend on background nutrients. </w:t>
      </w:r>
    </w:p>
    <w:p w14:paraId="3F993FDE" w14:textId="2B118E2F" w:rsidR="001B2F24" w:rsidRDefault="001B2F24"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w:t>
      </w:r>
      <w:r>
        <w:rPr>
          <w:rFonts w:ascii="Helvetica" w:hAnsi="Helvetica" w:cs="Helvetica"/>
        </w:rPr>
        <w:t xml:space="preserve">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70037C" w:rsidRDefault="0070037C">
      <w:pPr>
        <w:pStyle w:val="CommentText"/>
      </w:pPr>
    </w:p>
  </w:comment>
  <w:comment w:id="177" w:author="Andrew MacDougall" w:date="2022-01-06T09:24:00Z" w:initials="AM">
    <w:p w14:paraId="6403A9E7" w14:textId="0A01D067" w:rsidR="0093130A" w:rsidRDefault="0093130A">
      <w:pPr>
        <w:pStyle w:val="CommentText"/>
      </w:pPr>
      <w:r>
        <w:rPr>
          <w:rStyle w:val="CommentReference"/>
        </w:rPr>
        <w:annotationRef/>
      </w:r>
      <w:r>
        <w:t>Again, we have these data, based on year 0 soil nutrients?</w:t>
      </w:r>
    </w:p>
  </w:comment>
  <w:comment w:id="178" w:author="Eric Seabloom" w:date="2022-01-07T16:42:00Z" w:initials="ES">
    <w:p w14:paraId="7CE13274" w14:textId="7AB50799" w:rsidR="001B2F24" w:rsidRDefault="001B2F24">
      <w:pPr>
        <w:pStyle w:val="CommentText"/>
      </w:pPr>
      <w:r>
        <w:rPr>
          <w:rStyle w:val="CommentReference"/>
        </w:rPr>
        <w:annotationRef/>
      </w:r>
      <w:r>
        <w:t xml:space="preserve">Yes, it seems like these could be important especially given Anderson et al. (2018) results. </w:t>
      </w:r>
    </w:p>
  </w:comment>
  <w:comment w:id="183" w:author="Eric Seabloom" w:date="2022-01-07T16:43:00Z" w:initials="ES">
    <w:p w14:paraId="586586F9" w14:textId="491DBFFA" w:rsidR="001B2F24" w:rsidRDefault="001B2F24">
      <w:pPr>
        <w:pStyle w:val="CommentText"/>
      </w:pPr>
      <w:r>
        <w:rPr>
          <w:rStyle w:val="CommentReference"/>
        </w:rPr>
        <w:annotationRef/>
      </w:r>
      <w:r>
        <w:t xml:space="preserve">I think it is important clarify differences between soil N as a pool and the N treatments.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5441F580" w15:paraIdParent="204E7051" w15:done="0"/>
  <w15:commentEx w15:paraId="3E72692E" w15:done="0"/>
  <w15:commentEx w15:paraId="3099B9E8" w15:done="0"/>
  <w15:commentEx w15:paraId="4CD70F4C" w15:done="0"/>
  <w15:commentEx w15:paraId="2035BC03" w15:paraIdParent="4CD70F4C" w15:done="0"/>
  <w15:commentEx w15:paraId="2FF96093" w15:done="0"/>
  <w15:commentEx w15:paraId="484795CE" w15:done="0"/>
  <w15:commentEx w15:paraId="4BD0921E" w15:paraIdParent="484795CE" w15:done="0"/>
  <w15:commentEx w15:paraId="308535F8" w15:done="0"/>
  <w15:commentEx w15:paraId="421C9E6E" w15:done="0"/>
  <w15:commentEx w15:paraId="6F9580E5" w15:done="0"/>
  <w15:commentEx w15:paraId="271CCA2F" w15:done="0"/>
  <w15:commentEx w15:paraId="496E527F" w15:done="0"/>
  <w15:commentEx w15:paraId="1972B2BC" w15:done="0"/>
  <w15:commentEx w15:paraId="554E7325" w15:done="0"/>
  <w15:commentEx w15:paraId="64E32572" w15:done="0"/>
  <w15:commentEx w15:paraId="15C7D920" w15:done="0"/>
  <w15:commentEx w15:paraId="172ABDAD" w15:done="0"/>
  <w15:commentEx w15:paraId="1A59B1B1" w15:done="0"/>
  <w15:commentEx w15:paraId="640399F7" w15:done="0"/>
  <w15:commentEx w15:paraId="37E38914" w15:done="0"/>
  <w15:commentEx w15:paraId="627BC022" w15:done="0"/>
  <w15:commentEx w15:paraId="13558CED" w15:done="0"/>
  <w15:commentEx w15:paraId="09493D11" w15:done="0"/>
  <w15:commentEx w15:paraId="0B0A4762" w15:done="0"/>
  <w15:commentEx w15:paraId="6403A9E7" w15:done="0"/>
  <w15:commentEx w15:paraId="7CE13274" w15:paraIdParent="6403A9E7" w15:done="0"/>
  <w15:commentEx w15:paraId="58658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82DCBF" w16cex:dateUtc="2022-01-07T21:37:00Z"/>
  <w16cex:commentExtensible w16cex:durableId="2582DCF5" w16cex:dateUtc="2022-01-07T21:38:00Z"/>
  <w16cex:commentExtensible w16cex:durableId="25813EDF" w16cex:dateUtc="2022-01-06T15:11:00Z"/>
  <w16cex:commentExtensible w16cex:durableId="2582DEC5" w16cex:dateUtc="2022-01-07T21:46:00Z"/>
  <w16cex:commentExtensible w16cex:durableId="2582DF7D" w16cex:dateUtc="2022-01-07T21:49:00Z"/>
  <w16cex:commentExtensible w16cex:durableId="258139A0" w16cex:dateUtc="2022-01-06T14:49:00Z"/>
  <w16cex:commentExtensible w16cex:durableId="2582DFD8" w16cex:dateUtc="2022-01-07T21:50:00Z"/>
  <w16cex:commentExtensible w16cex:durableId="2582E0E9" w16cex:dateUtc="2022-01-07T21:55:00Z"/>
  <w16cex:commentExtensible w16cex:durableId="25813C78" w16cex:dateUtc="2022-01-06T15:01:00Z"/>
  <w16cex:commentExtensible w16cex:durableId="2582E1F4" w16cex:dateUtc="2022-01-07T21:59:00Z"/>
  <w16cex:commentExtensible w16cex:durableId="2582E2F9" w16cex:dateUtc="2022-01-07T22:04:00Z"/>
  <w16cex:commentExtensible w16cex:durableId="25813CE6" w16cex:dateUtc="2022-01-06T15:03:00Z"/>
  <w16cex:commentExtensible w16cex:durableId="2582E389" w16cex:dateUtc="2022-01-07T22:06:00Z"/>
  <w16cex:commentExtensible w16cex:durableId="2582E483" w16cex:dateUtc="2022-01-07T22:10: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141C4" w16cex:dateUtc="2022-01-06T15:24:00Z"/>
  <w16cex:commentExtensible w16cex:durableId="2582EBDA" w16cex:dateUtc="2022-01-07T22:42:00Z"/>
  <w16cex:commentExtensible w16cex:durableId="2582EC2D" w16cex:dateUtc="2022-01-07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5441F580" w16cid:durableId="2582DBC5"/>
  <w16cid:commentId w16cid:paraId="3E72692E" w16cid:durableId="2582DCBF"/>
  <w16cid:commentId w16cid:paraId="3099B9E8" w16cid:durableId="2582DCF5"/>
  <w16cid:commentId w16cid:paraId="4CD70F4C" w16cid:durableId="25813EDF"/>
  <w16cid:commentId w16cid:paraId="2035BC03" w16cid:durableId="2582DEC5"/>
  <w16cid:commentId w16cid:paraId="2FF96093" w16cid:durableId="2582DF7D"/>
  <w16cid:commentId w16cid:paraId="484795CE" w16cid:durableId="258139A0"/>
  <w16cid:commentId w16cid:paraId="4BD0921E" w16cid:durableId="2582DFD8"/>
  <w16cid:commentId w16cid:paraId="308535F8" w16cid:durableId="2582E0E9"/>
  <w16cid:commentId w16cid:paraId="421C9E6E" w16cid:durableId="25813C78"/>
  <w16cid:commentId w16cid:paraId="6F9580E5" w16cid:durableId="2582E1F4"/>
  <w16cid:commentId w16cid:paraId="271CCA2F" w16cid:durableId="2582E2F9"/>
  <w16cid:commentId w16cid:paraId="496E527F" w16cid:durableId="25813CE6"/>
  <w16cid:commentId w16cid:paraId="1972B2BC" w16cid:durableId="2582E389"/>
  <w16cid:commentId w16cid:paraId="554E7325" w16cid:durableId="2582E483"/>
  <w16cid:commentId w16cid:paraId="64E32572" w16cid:durableId="2582E575"/>
  <w16cid:commentId w16cid:paraId="15C7D920" w16cid:durableId="25813E40"/>
  <w16cid:commentId w16cid:paraId="172ABDAD" w16cid:durableId="25813E90"/>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09493D11" w16cid:durableId="25814180"/>
  <w16cid:commentId w16cid:paraId="0B0A4762" w16cid:durableId="2582EB3F"/>
  <w16cid:commentId w16cid:paraId="6403A9E7" w16cid:durableId="258141C4"/>
  <w16cid:commentId w16cid:paraId="7CE13274" w16cid:durableId="2582EBDA"/>
  <w16cid:commentId w16cid:paraId="586586F9" w16cid:durableId="2582EC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64976" w14:textId="77777777" w:rsidR="00DE4437" w:rsidRDefault="00DE4437" w:rsidP="001B44B1">
      <w:r>
        <w:separator/>
      </w:r>
    </w:p>
  </w:endnote>
  <w:endnote w:type="continuationSeparator" w:id="0">
    <w:p w14:paraId="1556CEF1" w14:textId="77777777" w:rsidR="00DE4437" w:rsidRDefault="00DE4437"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865EC5" w:rsidRDefault="00865EC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865EC5" w:rsidRDefault="00865EC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5FB6F" w14:textId="77777777" w:rsidR="00DE4437" w:rsidRDefault="00DE4437" w:rsidP="001B44B1">
      <w:r>
        <w:separator/>
      </w:r>
    </w:p>
  </w:footnote>
  <w:footnote w:type="continuationSeparator" w:id="0">
    <w:p w14:paraId="5A524C7B" w14:textId="77777777" w:rsidR="00DE4437" w:rsidRDefault="00DE4437"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acDougall">
    <w15:presenceInfo w15:providerId="AD" w15:userId="S::amacdo02@uoguelph.ca::29020158-0072-4f98-8d73-cbfeb4293369"/>
  </w15:person>
  <w15:person w15:author="Eric Seabloom">
    <w15:presenceInfo w15:providerId="AD" w15:userId="S::seabloom@umn.edu::d6cad169-b1b2-4002-aa07-d187c4b7c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7"/>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6018"/>
    <w:rsid w:val="004C345D"/>
    <w:rsid w:val="004C3644"/>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76D"/>
    <w:rsid w:val="005D42F3"/>
    <w:rsid w:val="005D7DD2"/>
    <w:rsid w:val="005F0AFC"/>
    <w:rsid w:val="00601147"/>
    <w:rsid w:val="00602177"/>
    <w:rsid w:val="00604C4C"/>
    <w:rsid w:val="00616107"/>
    <w:rsid w:val="00617AB3"/>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71631</Words>
  <Characters>408298</Characters>
  <Application>Microsoft Office Word</Application>
  <DocSecurity>0</DocSecurity>
  <Lines>3402</Lines>
  <Paragraphs>957</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Eric Seabloom</cp:lastModifiedBy>
  <cp:revision>2</cp:revision>
  <dcterms:created xsi:type="dcterms:W3CDTF">2022-01-07T22:47:00Z</dcterms:created>
  <dcterms:modified xsi:type="dcterms:W3CDTF">2022-01-07T22:47:00Z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