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commentRangeStart w:id="0"/>
      <w:r w:rsidR="00F86558">
        <w:rPr>
          <w:rFonts w:eastAsia="Times New Roman"/>
          <w:b/>
          <w:bCs/>
          <w:color w:val="000000"/>
        </w:rPr>
        <w:t xml:space="preserve">leaf-level nitrogen </w:t>
      </w:r>
      <w:commentRangeEnd w:id="0"/>
      <w:r w:rsidR="00121AFC">
        <w:rPr>
          <w:rStyle w:val="CommentReference"/>
        </w:rPr>
        <w:commentReference w:id="0"/>
      </w:r>
      <w:r w:rsidR="00F86558">
        <w:rPr>
          <w:rFonts w:eastAsia="Times New Roman"/>
          <w:b/>
          <w:bCs/>
          <w:color w:val="000000"/>
        </w:rPr>
        <w:t xml:space="preserve">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1" w:name="OLE_LINK246"/>
      <w:bookmarkStart w:id="2" w:name="OLE_LINK247"/>
      <w:proofErr w:type="spellStart"/>
      <w:r w:rsidRPr="00EA24F1">
        <w:rPr>
          <w:rFonts w:eastAsia="Times New Roman"/>
        </w:rPr>
        <w:t>Silwood</w:t>
      </w:r>
      <w:proofErr w:type="spellEnd"/>
      <w:r w:rsidRPr="00EA24F1">
        <w:rPr>
          <w:rFonts w:eastAsia="Times New Roman"/>
        </w:rPr>
        <w:t xml:space="preserve"> Park Campus, </w:t>
      </w:r>
      <w:bookmarkStart w:id="3" w:name="OLE_LINK315"/>
      <w:bookmarkStart w:id="4" w:name="OLE_LINK316"/>
      <w:r w:rsidRPr="00EA24F1">
        <w:rPr>
          <w:rFonts w:eastAsia="Times New Roman"/>
        </w:rPr>
        <w:t xml:space="preserve">Ascot </w:t>
      </w:r>
      <w:bookmarkEnd w:id="3"/>
      <w:bookmarkEnd w:id="4"/>
      <w:r w:rsidRPr="00EA24F1">
        <w:rPr>
          <w:rFonts w:eastAsia="Times New Roman"/>
        </w:rPr>
        <w:t>SL5 7PY, UK</w:t>
      </w:r>
      <w:bookmarkEnd w:id="1"/>
      <w:bookmarkEnd w:id="2"/>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5" w:name="OLE_LINK356"/>
      <w:bookmarkStart w:id="6" w:name="OLE_LINK357"/>
      <w:r w:rsidRPr="00EA24F1">
        <w:rPr>
          <w:rFonts w:eastAsia="Times New Roman"/>
        </w:rPr>
        <w:t>Macquarie University</w:t>
      </w:r>
      <w:bookmarkEnd w:id="5"/>
      <w:bookmarkEnd w:id="6"/>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7" w:name="OLE_LINK242"/>
      <w:bookmarkStart w:id="8" w:name="OLE_LINK243"/>
      <w:bookmarkStart w:id="9" w:name="OLE_LINK361"/>
      <w:bookmarkStart w:id="10" w:name="OLE_LINK362"/>
      <w:r w:rsidRPr="00E81570">
        <w:rPr>
          <w:rFonts w:eastAsia="Times New Roman"/>
        </w:rPr>
        <w:t>Ministry of Education Key Laboratory for Earth System Modelling, Department of Earth System Science</w:t>
      </w:r>
      <w:bookmarkEnd w:id="7"/>
      <w:bookmarkEnd w:id="8"/>
      <w:bookmarkEnd w:id="9"/>
      <w:bookmarkEnd w:id="10"/>
      <w:r w:rsidRPr="00E81570">
        <w:rPr>
          <w:rFonts w:eastAsia="Times New Roman"/>
        </w:rPr>
        <w:t xml:space="preserve">, </w:t>
      </w:r>
      <w:bookmarkStart w:id="11" w:name="OLE_LINK240"/>
      <w:bookmarkStart w:id="12" w:name="OLE_LINK241"/>
      <w:bookmarkStart w:id="13" w:name="OLE_LINK360"/>
      <w:r w:rsidRPr="00E81570">
        <w:rPr>
          <w:rFonts w:eastAsia="Times New Roman"/>
        </w:rPr>
        <w:t>Tsinghua University</w:t>
      </w:r>
      <w:bookmarkEnd w:id="11"/>
      <w:bookmarkEnd w:id="12"/>
      <w:bookmarkEnd w:id="13"/>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0877664D" w:rsidR="00361685" w:rsidRDefault="00361685" w:rsidP="00B05AC4">
      <w:pPr>
        <w:spacing w:line="480" w:lineRule="auto"/>
        <w:contextualSpacing/>
        <w:rPr>
          <w:rFonts w:eastAsia="Times New Roman"/>
          <w:color w:val="000000"/>
        </w:rPr>
      </w:pPr>
      <w:commentRangeStart w:id="14"/>
      <w:r w:rsidRPr="00771C52">
        <w:rPr>
          <w:rFonts w:eastAsia="Times New Roman"/>
          <w:color w:val="000000"/>
        </w:rPr>
        <w:t xml:space="preserve">Terrestrial carbon and nitrogen cycles are closely coupled. As such, </w:t>
      </w:r>
      <w:commentRangeEnd w:id="14"/>
      <w:r w:rsidR="00121AFC">
        <w:rPr>
          <w:rStyle w:val="CommentReference"/>
        </w:rPr>
        <w:commentReference w:id="14"/>
      </w:r>
      <w:r w:rsidRPr="00771C52">
        <w:rPr>
          <w:rFonts w:eastAsia="Times New Roman"/>
          <w:color w:val="000000"/>
        </w:rPr>
        <w:t>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w:t>
      </w:r>
      <w:del w:id="15" w:author="QC" w:date="2022-01-18T00:28:00Z">
        <w:r w:rsidR="001C2672" w:rsidDel="00121AFC">
          <w:rPr>
            <w:rFonts w:eastAsia="Times New Roman"/>
            <w:color w:val="000000"/>
          </w:rPr>
          <w:delText>available</w:delText>
        </w:r>
        <w:r w:rsidRPr="00771C52" w:rsidDel="00121AFC">
          <w:rPr>
            <w:rFonts w:eastAsia="Times New Roman"/>
            <w:color w:val="000000"/>
          </w:rPr>
          <w:delText xml:space="preserve"> </w:delText>
        </w:r>
      </w:del>
      <w:r w:rsidRPr="00771C52">
        <w:rPr>
          <w:rFonts w:eastAsia="Times New Roman"/>
          <w:color w:val="000000"/>
        </w:rPr>
        <w:t xml:space="preserve">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w:t>
      </w:r>
      <w:commentRangeStart w:id="16"/>
      <w:commentRangeStart w:id="17"/>
      <w:r w:rsidRPr="00172FFF">
        <w:rPr>
          <w:rFonts w:eastAsia="Times New Roman"/>
          <w:color w:val="000000"/>
          <w:highlight w:val="yellow"/>
        </w:rPr>
        <w:t>climate</w:t>
      </w:r>
      <w:commentRangeEnd w:id="16"/>
      <w:r w:rsidR="00172FFF">
        <w:rPr>
          <w:rStyle w:val="CommentReference"/>
        </w:rPr>
        <w:commentReference w:id="16"/>
      </w:r>
      <w:commentRangeEnd w:id="17"/>
      <w:r w:rsidR="007A078A">
        <w:rPr>
          <w:rStyle w:val="CommentReference"/>
        </w:rPr>
        <w:commentReference w:id="17"/>
      </w:r>
      <w:r w:rsidRPr="00771C52">
        <w:rPr>
          <w:rFonts w:eastAsia="Times New Roman"/>
          <w:color w:val="000000"/>
        </w:rPr>
        <w:t xml:space="preserve"> and that soil nitrogen</w:t>
      </w:r>
      <w:del w:id="18" w:author="QC" w:date="2022-01-18T00:28:00Z">
        <w:r w:rsidRPr="00771C52" w:rsidDel="00121AFC">
          <w:rPr>
            <w:rFonts w:eastAsia="Times New Roman"/>
            <w:color w:val="000000"/>
          </w:rPr>
          <w:delText xml:space="preserve"> availability</w:delText>
        </w:r>
      </w:del>
      <w:r w:rsidRPr="00771C52">
        <w:rPr>
          <w:rFonts w:eastAsia="Times New Roman"/>
          <w:color w:val="000000"/>
        </w:rPr>
        <w:t>,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commentRangeStart w:id="19"/>
      <w:r w:rsidR="008C53AA">
        <w:rPr>
          <w:rFonts w:eastAsia="Times New Roman"/>
          <w:color w:val="000000"/>
        </w:rPr>
        <w:t xml:space="preserve">leaf traits </w:t>
      </w:r>
      <w:commentRangeEnd w:id="19"/>
      <w:r w:rsidR="00121AFC">
        <w:rPr>
          <w:rStyle w:val="CommentReference"/>
        </w:rPr>
        <w:commentReference w:id="19"/>
      </w:r>
      <w:r w:rsidR="008C53AA">
        <w:rPr>
          <w:rFonts w:eastAsia="Times New Roman"/>
          <w:color w:val="000000"/>
        </w:rPr>
        <w:t xml:space="preserve">and climate </w:t>
      </w:r>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577224D"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commentRangeStart w:id="20"/>
      <w:r w:rsidRPr="008531D1">
        <w:rPr>
          <w:rFonts w:eastAsia="Times New Roman"/>
          <w:color w:val="000000"/>
        </w:rPr>
        <w:t xml:space="preserve">Thus, nitrogen is an important regulator of carbon fluxes into terrestrial ecosystems, </w:t>
      </w:r>
      <w:del w:id="21" w:author="Eric Seabloom" w:date="2022-01-07T15:36:00Z">
        <w:r w:rsidRPr="008531D1" w:rsidDel="00617AB3">
          <w:rPr>
            <w:rFonts w:eastAsia="Times New Roman"/>
            <w:color w:val="000000"/>
          </w:rPr>
          <w:delText>as indicated by</w:delText>
        </w:r>
      </w:del>
      <w:ins w:id="22" w:author="Eric Seabloom" w:date="2022-01-07T15:36:00Z">
        <w:r w:rsidR="00617AB3">
          <w:rPr>
            <w:rFonts w:eastAsia="Times New Roman"/>
            <w:color w:val="000000"/>
          </w:rPr>
          <w:t>and this is integrated into</w:t>
        </w:r>
      </w:ins>
      <w:r w:rsidRPr="008531D1">
        <w:rPr>
          <w:rFonts w:eastAsia="Times New Roman"/>
          <w:color w:val="000000"/>
        </w:rPr>
        <w:t xml:space="preserve"> Earth System Models (ESMs) that </w:t>
      </w:r>
      <w:del w:id="23" w:author="Eric Seabloom" w:date="2022-01-07T15:36:00Z">
        <w:r w:rsidRPr="008531D1" w:rsidDel="00617AB3">
          <w:rPr>
            <w:rFonts w:eastAsia="Times New Roman"/>
            <w:color w:val="000000"/>
          </w:rPr>
          <w:delText xml:space="preserve">simulate </w:delText>
        </w:r>
      </w:del>
      <w:ins w:id="24" w:author="Eric Seabloom" w:date="2022-01-07T15:36:00Z">
        <w:r w:rsidR="00617AB3">
          <w:rPr>
            <w:rFonts w:eastAsia="Times New Roman"/>
            <w:color w:val="000000"/>
          </w:rPr>
          <w:t>as</w:t>
        </w:r>
      </w:ins>
      <w:ins w:id="25" w:author="Eric Seabloom" w:date="2022-01-07T15:37:00Z">
        <w:r w:rsidR="00617AB3">
          <w:rPr>
            <w:rFonts w:eastAsia="Times New Roman"/>
            <w:color w:val="000000"/>
          </w:rPr>
          <w:t>sume that nitrogen availability constrains</w:t>
        </w:r>
      </w:ins>
      <w:ins w:id="26" w:author="Eric Seabloom" w:date="2022-01-07T15:36:00Z">
        <w:r w:rsidR="00617AB3" w:rsidRPr="008531D1">
          <w:rPr>
            <w:rFonts w:eastAsia="Times New Roman"/>
            <w:color w:val="000000"/>
          </w:rPr>
          <w:t xml:space="preserve"> </w:t>
        </w:r>
      </w:ins>
      <w:del w:id="27" w:author="Eric Seabloom" w:date="2022-01-07T15:37:00Z">
        <w:r w:rsidRPr="008531D1" w:rsidDel="00617AB3">
          <w:rPr>
            <w:rFonts w:eastAsia="Times New Roman"/>
            <w:color w:val="000000"/>
          </w:rPr>
          <w:delText xml:space="preserve">reduced </w:delText>
        </w:r>
      </w:del>
      <w:r w:rsidRPr="008531D1">
        <w:rPr>
          <w:rFonts w:eastAsia="Times New Roman"/>
          <w:color w:val="000000"/>
        </w:rPr>
        <w:t xml:space="preserve">plant carbon assimilation </w:t>
      </w:r>
      <w:del w:id="28" w:author="Eric Seabloom" w:date="2022-01-07T15:37:00Z">
        <w:r w:rsidRPr="008531D1" w:rsidDel="00617AB3">
          <w:rPr>
            <w:rFonts w:eastAsia="Times New Roman"/>
            <w:color w:val="000000"/>
          </w:rPr>
          <w:delText>when nitrogen co</w:delText>
        </w:r>
        <w:r w:rsidRPr="001B44B1" w:rsidDel="00617AB3">
          <w:rPr>
            <w:rFonts w:eastAsia="Times New Roman"/>
            <w:color w:val="000000"/>
          </w:rPr>
          <w:delText xml:space="preserve">nstraints are </w:delText>
        </w:r>
        <w:r w:rsidR="00D678C0" w:rsidDel="00617AB3">
          <w:rPr>
            <w:rFonts w:eastAsia="Times New Roman"/>
            <w:color w:val="000000"/>
          </w:rPr>
          <w:delText>imposed</w:delText>
        </w:r>
        <w:r w:rsidR="00D678C0" w:rsidRPr="001B44B1" w:rsidDel="00617AB3">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w:t>
      </w:r>
      <w:commentRangeEnd w:id="20"/>
      <w:r w:rsidR="00617AB3">
        <w:rPr>
          <w:rStyle w:val="CommentReference"/>
        </w:rPr>
        <w:commentReference w:id="20"/>
      </w:r>
      <w:r w:rsidRPr="008531D1">
        <w:rPr>
          <w:rFonts w:eastAsia="Times New Roman"/>
          <w:color w:val="000000"/>
        </w:rPr>
        <w:t xml:space="preserve">Given </w:t>
      </w:r>
      <w:del w:id="29" w:author="Eric Seabloom" w:date="2022-01-07T15:38:00Z">
        <w:r w:rsidRPr="008531D1" w:rsidDel="00617AB3">
          <w:rPr>
            <w:rFonts w:eastAsia="Times New Roman"/>
            <w:color w:val="000000"/>
          </w:rPr>
          <w:delText>ongoing addition</w:delText>
        </w:r>
      </w:del>
      <w:ins w:id="30" w:author="Eric Seabloom" w:date="2022-01-07T15:38:00Z">
        <w:r w:rsidR="00617AB3">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commentRangeStart w:id="31"/>
      <w:r w:rsidR="00AB7D42">
        <w:rPr>
          <w:rFonts w:eastAsia="Times New Roman"/>
          <w:color w:val="000000"/>
        </w:rPr>
        <w:t>nitrogen addition</w:t>
      </w:r>
      <w:r w:rsidR="00AB7D42" w:rsidRPr="008531D1">
        <w:rPr>
          <w:rFonts w:eastAsia="Times New Roman"/>
          <w:color w:val="000000"/>
        </w:rPr>
        <w:t xml:space="preserve"> </w:t>
      </w:r>
      <w:commentRangeEnd w:id="31"/>
      <w:r w:rsidR="00617AB3">
        <w:rPr>
          <w:rStyle w:val="CommentReference"/>
        </w:rPr>
        <w:commentReference w:id="31"/>
      </w:r>
      <w:r w:rsidRPr="008531D1">
        <w:rPr>
          <w:rFonts w:eastAsia="Times New Roman"/>
          <w:color w:val="000000"/>
        </w:rPr>
        <w:t>will manifest itself in terrestrial ecosystems to reliably predict the rate and magnitude of future climate change.</w:t>
      </w:r>
    </w:p>
    <w:p w14:paraId="72C221CD" w14:textId="7EECD9F8" w:rsidR="00361685" w:rsidRPr="00DC0EA8" w:rsidRDefault="00361685" w:rsidP="00B05AC4">
      <w:pPr>
        <w:spacing w:line="480" w:lineRule="auto"/>
        <w:contextualSpacing/>
        <w:rPr>
          <w:rFonts w:eastAsia="Times New Roman"/>
          <w:color w:val="FF0000"/>
          <w:rPrChange w:id="32" w:author="Andrew MacDougall" w:date="2022-01-06T09:42:00Z">
            <w:rPr>
              <w:rFonts w:eastAsia="Times New Roman"/>
            </w:rPr>
          </w:rPrChange>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33" w:author="Andrew MacDougall" w:date="2022-01-06T09:39:00Z">
        <w:r w:rsidRPr="001B44B1" w:rsidDel="00172FFF">
          <w:rPr>
            <w:rFonts w:eastAsia="Times New Roman"/>
            <w:color w:val="000000"/>
          </w:rPr>
          <w:delText xml:space="preserve">the fact that </w:delText>
        </w:r>
      </w:del>
      <w:r w:rsidRPr="001B44B1">
        <w:rPr>
          <w:rFonts w:eastAsia="Times New Roman"/>
          <w:color w:val="000000"/>
        </w:rPr>
        <w:t xml:space="preserve">photosynthetic enzymes </w:t>
      </w:r>
      <w:del w:id="34" w:author="Andrew MacDougall" w:date="2022-01-06T09:39:00Z">
        <w:r w:rsidRPr="001B44B1" w:rsidDel="00172FFF">
          <w:rPr>
            <w:rFonts w:eastAsia="Times New Roman"/>
            <w:color w:val="000000"/>
          </w:rPr>
          <w:delText>are typically</w:delText>
        </w:r>
      </w:del>
      <w:ins w:id="35" w:author="Andrew MacDougall" w:date="2022-01-06T09:39:00Z">
        <w:r w:rsidR="00172FFF">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36" w:author="Andrew MacDougall" w:date="2022-01-06T09:40:00Z">
        <w:r w:rsidR="00172FFF">
          <w:rPr>
            <w:rFonts w:eastAsia="Times New Roman"/>
            <w:color w:val="000000"/>
          </w:rPr>
          <w:t xml:space="preserve"> </w:t>
        </w:r>
        <w:r w:rsidR="00172FFF" w:rsidRPr="00DC0EA8">
          <w:rPr>
            <w:rFonts w:eastAsia="Times New Roman"/>
            <w:color w:val="FF0000"/>
            <w:rPrChange w:id="37" w:author="Andrew MacDougall" w:date="2022-01-06T09:42:00Z">
              <w:rPr>
                <w:rFonts w:eastAsia="Times New Roman"/>
                <w:color w:val="000000"/>
              </w:rPr>
            </w:rPrChange>
          </w:rPr>
          <w:lastRenderedPageBreak/>
          <w:t xml:space="preserve">This environmental dependency applies to climate in particular – temperature </w:t>
        </w:r>
      </w:ins>
      <w:ins w:id="38" w:author="Andrew MacDougall" w:date="2022-01-06T09:41:00Z">
        <w:r w:rsidR="00DC0EA8" w:rsidRPr="00DC0EA8">
          <w:rPr>
            <w:rFonts w:eastAsia="Times New Roman"/>
            <w:color w:val="FF0000"/>
            <w:rPrChange w:id="39" w:author="Andrew MacDougall" w:date="2022-01-06T09:42:00Z">
              <w:rPr>
                <w:rFonts w:eastAsia="Times New Roman"/>
                <w:color w:val="000000"/>
              </w:rPr>
            </w:rPrChange>
          </w:rPr>
          <w:t>and aridity both various</w:t>
        </w:r>
      </w:ins>
      <w:ins w:id="40" w:author="Andrew MacDougall" w:date="2022-01-06T09:42:00Z">
        <w:r w:rsidR="00DC0EA8" w:rsidRPr="00DC0EA8">
          <w:rPr>
            <w:rFonts w:eastAsia="Times New Roman"/>
            <w:color w:val="FF0000"/>
            <w:rPrChange w:id="41" w:author="Andrew MacDougall" w:date="2022-01-06T09:42:00Z">
              <w:rPr>
                <w:rFonts w:eastAsia="Times New Roman"/>
                <w:color w:val="000000"/>
              </w:rPr>
            </w:rPrChange>
          </w:rPr>
          <w:t>ly</w:t>
        </w:r>
      </w:ins>
      <w:ins w:id="42" w:author="Andrew MacDougall" w:date="2022-01-06T09:41:00Z">
        <w:r w:rsidR="00DC0EA8" w:rsidRPr="00DC0EA8">
          <w:rPr>
            <w:rFonts w:eastAsia="Times New Roman"/>
            <w:color w:val="FF0000"/>
            <w:rPrChange w:id="43" w:author="Andrew MacDougall" w:date="2022-01-06T09:42:00Z">
              <w:rPr>
                <w:rFonts w:eastAsia="Times New Roman"/>
                <w:color w:val="000000"/>
              </w:rPr>
            </w:rPrChange>
          </w:rPr>
          <w:t xml:space="preserve"> affect N- and C-mediated aspects of photos</w:t>
        </w:r>
      </w:ins>
      <w:ins w:id="44" w:author="Andrew MacDougall" w:date="2022-01-06T09:42:00Z">
        <w:r w:rsidR="00DC0EA8" w:rsidRPr="00DC0EA8">
          <w:rPr>
            <w:rFonts w:eastAsia="Times New Roman"/>
            <w:color w:val="FF0000"/>
            <w:rPrChange w:id="45" w:author="Andrew MacDougall" w:date="2022-01-06T09:42:00Z">
              <w:rPr>
                <w:rFonts w:eastAsia="Times New Roman"/>
                <w:color w:val="000000"/>
              </w:rPr>
            </w:rPrChange>
          </w:rPr>
          <w:t>ynthesis and respiration (</w:t>
        </w:r>
        <w:commentRangeStart w:id="46"/>
        <w:commentRangeStart w:id="47"/>
        <w:r w:rsidR="00DC0EA8" w:rsidRPr="00DC0EA8">
          <w:rPr>
            <w:rFonts w:eastAsia="Times New Roman"/>
            <w:color w:val="FF0000"/>
            <w:rPrChange w:id="48" w:author="Andrew MacDougall" w:date="2022-01-06T09:42:00Z">
              <w:rPr>
                <w:rFonts w:eastAsia="Times New Roman"/>
                <w:color w:val="000000"/>
              </w:rPr>
            </w:rPrChange>
          </w:rPr>
          <w:t>citations</w:t>
        </w:r>
      </w:ins>
      <w:commentRangeEnd w:id="46"/>
      <w:ins w:id="49" w:author="Andrew MacDougall" w:date="2022-01-06T10:11:00Z">
        <w:r w:rsidR="00470D41">
          <w:rPr>
            <w:rStyle w:val="CommentReference"/>
          </w:rPr>
          <w:commentReference w:id="46"/>
        </w:r>
      </w:ins>
      <w:commentRangeEnd w:id="47"/>
      <w:r w:rsidR="00295F90">
        <w:rPr>
          <w:rStyle w:val="CommentReference"/>
        </w:rPr>
        <w:commentReference w:id="47"/>
      </w:r>
      <w:ins w:id="50" w:author="Andrew MacDougall" w:date="2022-01-06T09:42:00Z">
        <w:r w:rsidR="00DC0EA8" w:rsidRPr="00DC0EA8">
          <w:rPr>
            <w:rFonts w:eastAsia="Times New Roman"/>
            <w:color w:val="FF0000"/>
            <w:rPrChange w:id="51" w:author="Andrew MacDougall" w:date="2022-01-06T09:42:00Z">
              <w:rPr>
                <w:rFonts w:eastAsia="Times New Roman"/>
                <w:color w:val="000000"/>
              </w:rPr>
            </w:rPrChange>
          </w:rPr>
          <w:t xml:space="preserve">). </w:t>
        </w:r>
      </w:ins>
    </w:p>
    <w:p w14:paraId="1C97A425" w14:textId="5199A3B0"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Additionally, data </w:t>
      </w:r>
      <w:commentRangeStart w:id="52"/>
      <w:r w:rsidR="00EC110E">
        <w:rPr>
          <w:rFonts w:eastAsia="Times New Roman"/>
          <w:color w:val="000000"/>
        </w:rPr>
        <w:t>from a</w:t>
      </w:r>
      <w:r w:rsidR="00472FC8">
        <w:rPr>
          <w:rFonts w:eastAsia="Times New Roman"/>
          <w:color w:val="000000"/>
        </w:rPr>
        <w:t xml:space="preserve"> globally distributed </w:t>
      </w:r>
      <w:commentRangeEnd w:id="52"/>
      <w:r w:rsidR="00953534">
        <w:rPr>
          <w:rStyle w:val="CommentReference"/>
        </w:rPr>
        <w:commentReference w:id="52"/>
      </w:r>
      <w:r w:rsidR="00472FC8">
        <w:rPr>
          <w:rFonts w:eastAsia="Times New Roman"/>
          <w:color w:val="000000"/>
        </w:rPr>
        <w:t>experiment</w:t>
      </w:r>
      <w:r w:rsidR="00EC110E">
        <w:rPr>
          <w:rFonts w:eastAsia="Times New Roman"/>
          <w:color w:val="000000"/>
        </w:rPr>
        <w:t xml:space="preserve"> </w:t>
      </w:r>
      <w:del w:id="53" w:author="Andrew MacDougall" w:date="2022-01-06T09:44:00Z">
        <w:r w:rsidR="00EC110E" w:rsidDel="00DC0EA8">
          <w:rPr>
            <w:rFonts w:eastAsia="Times New Roman"/>
            <w:color w:val="000000"/>
          </w:rPr>
          <w:delText>was found to show</w:delText>
        </w:r>
      </w:del>
      <w:ins w:id="54"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55" w:author="Andrew MacDougall" w:date="2022-01-06T09:45:00Z">
        <w:r w:rsidR="00EC110E" w:rsidDel="00DC0EA8">
          <w:rPr>
            <w:rFonts w:eastAsia="Times New Roman"/>
            <w:color w:val="000000"/>
          </w:rPr>
          <w:delText xml:space="preserve">as inferred </w:delText>
        </w:r>
      </w:del>
      <w:ins w:id="56" w:author="Andrew MacDougall" w:date="2022-01-06T09:45:00Z">
        <w:r w:rsidR="00DC0EA8">
          <w:rPr>
            <w:rFonts w:eastAsia="Times New Roman"/>
            <w:color w:val="000000"/>
          </w:rPr>
          <w:t xml:space="preserve">with added soil N driving an </w:t>
        </w:r>
      </w:ins>
      <w:ins w:id="57" w:author="Andrew MacDougall" w:date="2022-01-06T09:46:00Z">
        <w:r w:rsidR="00DC0EA8">
          <w:rPr>
            <w:rFonts w:eastAsia="Times New Roman"/>
            <w:color w:val="000000"/>
          </w:rPr>
          <w:t>i</w:t>
        </w:r>
      </w:ins>
      <w:del w:id="58"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xml:space="preserve">) </w:t>
      </w:r>
      <w:ins w:id="59" w:author="Andrew MacDougall" w:date="2022-01-06T09:46:00Z">
        <w:r w:rsidR="00DC0EA8">
          <w:rPr>
            <w:rFonts w:eastAsia="Times New Roman"/>
            <w:color w:val="000000"/>
          </w:rPr>
          <w:t xml:space="preserve">but </w:t>
        </w:r>
      </w:ins>
      <w:del w:id="60" w:author="Andrew MacDougall" w:date="2022-01-06T09:45:00Z">
        <w:r w:rsidR="00EC110E" w:rsidDel="00DC0EA8">
          <w:rPr>
            <w:rFonts w:eastAsia="Times New Roman"/>
            <w:color w:val="000000"/>
          </w:rPr>
          <w:delText xml:space="preserve">with added soil nitrogen, </w:delText>
        </w:r>
      </w:del>
      <w:ins w:id="61" w:author="Andrew MacDougall" w:date="2022-01-06T09:46:00Z">
        <w:r w:rsidR="00DC0EA8">
          <w:rPr>
            <w:rFonts w:eastAsia="Times New Roman"/>
            <w:color w:val="000000"/>
          </w:rPr>
          <w:t xml:space="preserve">with </w:t>
        </w:r>
      </w:ins>
      <w:del w:id="62"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63"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64" w:author="Andrew MacDougall" w:date="2022-01-06T09:46:00Z">
        <w:r w:rsidR="00E91EB3">
          <w:rPr>
            <w:rFonts w:eastAsia="Times New Roman"/>
            <w:color w:val="000000"/>
          </w:rPr>
          <w:t xml:space="preserve">is </w:t>
        </w:r>
      </w:ins>
      <w:del w:id="65"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66" w:author="Andrew MacDougall" w:date="2022-01-06T09:46:00Z">
        <w:r w:rsidR="00E91EB3">
          <w:rPr>
            <w:rFonts w:eastAsia="Times New Roman"/>
            <w:color w:val="000000"/>
          </w:rPr>
          <w:t>y</w:t>
        </w:r>
      </w:ins>
      <w:del w:id="67"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68"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69"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70"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xml:space="preserve">. </w:t>
      </w:r>
      <w:commentRangeStart w:id="71"/>
      <w:r w:rsidRPr="008531D1">
        <w:rPr>
          <w:rFonts w:eastAsia="Times New Roman"/>
          <w:color w:val="000000"/>
        </w:rPr>
        <w:t>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72"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73"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74"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w:t>
      </w:r>
      <w:commentRangeStart w:id="75"/>
      <w:r w:rsidRPr="001B44B1">
        <w:rPr>
          <w:rFonts w:eastAsia="Times New Roman"/>
          <w:color w:val="000000"/>
        </w:rPr>
        <w:t>energy</w:t>
      </w:r>
      <w:commentRangeEnd w:id="75"/>
      <w:r w:rsidR="00953534">
        <w:rPr>
          <w:rStyle w:val="CommentReference"/>
        </w:rPr>
        <w:commentReference w:id="75"/>
      </w:r>
      <w:r w:rsidRPr="001B44B1">
        <w:rPr>
          <w:rFonts w:eastAsia="Times New Roman"/>
          <w:color w:val="000000"/>
        </w:rPr>
        <w:t xml:space="preserve">.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76"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w:t>
      </w:r>
      <w:commentRangeEnd w:id="71"/>
      <w:r w:rsidR="00295F90">
        <w:rPr>
          <w:rStyle w:val="CommentReference"/>
        </w:rPr>
        <w:commentReference w:id="71"/>
      </w:r>
      <w:r w:rsidRPr="008531D1">
        <w:rPr>
          <w:rFonts w:eastAsia="Times New Roman"/>
          <w:color w:val="000000"/>
        </w:rPr>
        <w:t xml:space="preserve"> Global studies have found empirical support for this response in </w:t>
      </w:r>
      <w:commentRangeStart w:id="77"/>
      <w:r w:rsidRPr="008531D1">
        <w:rPr>
          <w:rFonts w:eastAsia="Times New Roman"/>
          <w:color w:val="000000"/>
        </w:rPr>
        <w:t>some contexts</w:t>
      </w:r>
      <w:r w:rsidR="00383758" w:rsidRPr="001B44B1">
        <w:rPr>
          <w:rFonts w:eastAsia="Times New Roman"/>
          <w:color w:val="000000"/>
        </w:rPr>
        <w:t xml:space="preserve"> </w:t>
      </w:r>
      <w:commentRangeEnd w:id="77"/>
      <w:r w:rsidR="00953534">
        <w:rPr>
          <w:rStyle w:val="CommentReference"/>
        </w:rPr>
        <w:commentReference w:id="77"/>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lastRenderedPageBreak/>
        <w:t>Other studies have highlighted the importance of</w:t>
      </w:r>
      <w:r w:rsidR="003704D1">
        <w:rPr>
          <w:rFonts w:eastAsia="Times New Roman"/>
          <w:color w:val="000000"/>
        </w:rPr>
        <w:t xml:space="preserve"> </w:t>
      </w:r>
      <w:commentRangeStart w:id="78"/>
      <w:r w:rsidR="003704D1">
        <w:rPr>
          <w:rFonts w:eastAsia="Times New Roman"/>
          <w:color w:val="000000"/>
        </w:rPr>
        <w:t>aboveground</w:t>
      </w:r>
      <w:commentRangeEnd w:id="78"/>
      <w:r w:rsidR="00C34E01">
        <w:rPr>
          <w:rStyle w:val="CommentReference"/>
        </w:rPr>
        <w:commentReference w:id="78"/>
      </w:r>
      <w:r w:rsidR="003704D1">
        <w:rPr>
          <w:rFonts w:eastAsia="Times New Roman"/>
          <w:color w:val="000000"/>
        </w:rPr>
        <w:t xml:space="preserve">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79"/>
      <w:commentRangeStart w:id="80"/>
      <w:r w:rsidRPr="00E91EB3">
        <w:rPr>
          <w:rFonts w:eastAsia="Times New Roman"/>
          <w:color w:val="000000"/>
          <w:highlight w:val="yellow"/>
          <w:rPrChange w:id="81" w:author="Andrew MacDougall" w:date="2022-01-06T09:49:00Z">
            <w:rPr>
              <w:rFonts w:eastAsia="Times New Roman"/>
              <w:color w:val="000000"/>
            </w:rPr>
          </w:rPrChange>
        </w:rPr>
        <w:t>temperature</w:t>
      </w:r>
      <w:commentRangeEnd w:id="79"/>
      <w:r w:rsidR="00E91EB3">
        <w:rPr>
          <w:rStyle w:val="CommentReference"/>
        </w:rPr>
        <w:commentReference w:id="79"/>
      </w:r>
      <w:commentRangeEnd w:id="80"/>
      <w:r w:rsidR="00295F90">
        <w:rPr>
          <w:rStyle w:val="CommentReference"/>
        </w:rPr>
        <w:commentReference w:id="80"/>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w:t>
      </w:r>
      <w:commentRangeStart w:id="82"/>
      <w:r w:rsidRPr="00771C52">
        <w:rPr>
          <w:rFonts w:eastAsia="Times New Roman"/>
          <w:color w:val="000000"/>
        </w:rPr>
        <w:t>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w:t>
      </w:r>
      <w:commentRangeEnd w:id="82"/>
      <w:r w:rsidR="00953534">
        <w:rPr>
          <w:rStyle w:val="CommentReference"/>
        </w:rPr>
        <w:commentReference w:id="82"/>
      </w:r>
      <w:r w:rsidRPr="00771C52">
        <w:rPr>
          <w:rFonts w:eastAsia="Times New Roman"/>
          <w:color w:val="000000"/>
        </w:rPr>
        <w:t xml:space="preserve">Different </w:t>
      </w:r>
      <w:del w:id="83" w:author="Andrew MacDougall" w:date="2022-01-06T09:51:00Z">
        <w:r w:rsidRPr="00771C52" w:rsidDel="00420A4B">
          <w:rPr>
            <w:rFonts w:eastAsia="Times New Roman"/>
            <w:color w:val="000000"/>
          </w:rPr>
          <w:delText xml:space="preserve">environmental </w:delText>
        </w:r>
      </w:del>
      <w:ins w:id="84"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85"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w:t>
      </w:r>
      <w:r w:rsidR="002815EB">
        <w:rPr>
          <w:rFonts w:eastAsia="Times New Roman"/>
          <w:color w:val="000000"/>
        </w:rPr>
        <w:lastRenderedPageBreak/>
        <w:t xml:space="preserve">and could even be extended to storage or other nitrogen-dependent compounds. </w:t>
      </w:r>
      <w:commentRangeStart w:id="86"/>
      <w:r w:rsidR="002815EB">
        <w:rPr>
          <w:rFonts w:eastAsia="Times New Roman"/>
          <w:color w:val="000000"/>
        </w:rPr>
        <w:t>However, we focus here on aboveground biomass as a proxy for structural allocation to test our theory</w:t>
      </w:r>
      <w:r w:rsidR="00475F5D">
        <w:rPr>
          <w:rFonts w:eastAsia="Times New Roman"/>
          <w:color w:val="000000"/>
        </w:rPr>
        <w:t>.</w:t>
      </w:r>
      <w:commentRangeEnd w:id="86"/>
      <w:r w:rsidR="004E43A6">
        <w:rPr>
          <w:rStyle w:val="CommentReference"/>
        </w:rPr>
        <w:commentReference w:id="86"/>
      </w:r>
    </w:p>
    <w:p w14:paraId="04461849" w14:textId="59DFF6A6"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w:t>
      </w:r>
      <w:ins w:id="87" w:author="Eric Seabloom" w:date="2022-01-07T15:56:00Z">
        <w:r w:rsidR="0048530C">
          <w:rPr>
            <w:rFonts w:eastAsia="Times New Roman"/>
            <w:color w:val="000000"/>
          </w:rPr>
          <w:t>,</w:t>
        </w:r>
      </w:ins>
      <w:r w:rsidRPr="00771C52">
        <w:rPr>
          <w:rFonts w:eastAsia="Times New Roman"/>
          <w:color w:val="000000"/>
        </w:rPr>
        <w:t xml:space="preserve"> grassland</w:t>
      </w:r>
      <w:ins w:id="88" w:author="Eric Seabloom" w:date="2022-01-07T15:56:00Z">
        <w:r w:rsidR="0048530C">
          <w:rPr>
            <w:rFonts w:eastAsia="Times New Roman"/>
            <w:color w:val="000000"/>
          </w:rPr>
          <w:t>,</w:t>
        </w:r>
      </w:ins>
      <w:r w:rsidRPr="00771C52">
        <w:rPr>
          <w:rFonts w:eastAsia="Times New Roman"/>
          <w:color w:val="000000"/>
        </w:rPr>
        <w:t xml:space="preserve"> </w:t>
      </w:r>
      <w:del w:id="89" w:author="Eric Seabloom" w:date="2022-01-07T15:56:00Z">
        <w:r w:rsidRPr="00771C52" w:rsidDel="0048530C">
          <w:rPr>
            <w:rFonts w:eastAsia="Times New Roman"/>
            <w:color w:val="000000"/>
          </w:rPr>
          <w:delText xml:space="preserve">nutrient </w:delText>
        </w:r>
      </w:del>
      <w:ins w:id="90" w:author="Eric Seabloom" w:date="2022-01-07T15:56:00Z">
        <w:r w:rsidR="0048530C" w:rsidRPr="00771C52">
          <w:rPr>
            <w:rFonts w:eastAsia="Times New Roman"/>
            <w:color w:val="000000"/>
          </w:rPr>
          <w:t>nutrient</w:t>
        </w:r>
        <w:r w:rsidR="0048530C">
          <w:rPr>
            <w:rFonts w:eastAsia="Times New Roman"/>
            <w:color w:val="000000"/>
          </w:rPr>
          <w:t>-</w:t>
        </w:r>
      </w:ins>
      <w:r w:rsidRPr="00771C52">
        <w:rPr>
          <w:rFonts w:eastAsia="Times New Roman"/>
          <w:color w:val="000000"/>
        </w:rPr>
        <w:t>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w:t>
      </w:r>
      <w:del w:id="91" w:author="Anita C. Risch" w:date="2022-01-11T07:06:00Z">
        <w:r w:rsidR="00696E90" w:rsidDel="006974F5">
          <w:rPr>
            <w:rFonts w:eastAsia="Times New Roman"/>
            <w:color w:val="000000"/>
          </w:rPr>
          <w:delText xml:space="preserve">these </w:delText>
        </w:r>
      </w:del>
      <w:del w:id="92" w:author="Andrew MacDougall" w:date="2022-01-06T10:01:00Z">
        <w:r w:rsidR="00696E90" w:rsidDel="003151FB">
          <w:rPr>
            <w:rFonts w:eastAsia="Times New Roman"/>
            <w:color w:val="000000"/>
          </w:rPr>
          <w:delText xml:space="preserve">ideas about </w:delText>
        </w:r>
      </w:del>
      <w:r w:rsidR="00696E90">
        <w:rPr>
          <w:rFonts w:eastAsia="Times New Roman"/>
          <w:color w:val="000000"/>
        </w:rPr>
        <w:t>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w:t>
      </w:r>
      <w:commentRangeStart w:id="93"/>
      <w:r w:rsidR="00361685" w:rsidRPr="00971CEF">
        <w:rPr>
          <w:rFonts w:eastAsia="Times New Roman"/>
          <w:color w:val="000000"/>
        </w:rPr>
        <w:t>leaf traits</w:t>
      </w:r>
      <w:commentRangeEnd w:id="93"/>
      <w:r w:rsidR="005661A4">
        <w:rPr>
          <w:rStyle w:val="CommentReference"/>
        </w:rPr>
        <w:commentReference w:id="93"/>
      </w:r>
      <w:r w:rsidR="00361685" w:rsidRPr="00971CEF">
        <w:rPr>
          <w:rFonts w:eastAsia="Times New Roman"/>
          <w:color w:val="000000"/>
        </w:rPr>
        <w:t xml:space="preserve">, and </w:t>
      </w:r>
      <w:commentRangeStart w:id="94"/>
      <w:r w:rsidR="00361685" w:rsidRPr="00A76F3A">
        <w:rPr>
          <w:rFonts w:eastAsia="Times New Roman"/>
          <w:color w:val="000000"/>
          <w:highlight w:val="yellow"/>
          <w:rPrChange w:id="95" w:author="Andrew MacDougall" w:date="2022-01-06T10:01:00Z">
            <w:rPr>
              <w:rFonts w:eastAsia="Times New Roman"/>
              <w:color w:val="000000"/>
            </w:rPr>
          </w:rPrChange>
        </w:rPr>
        <w:t>climate</w:t>
      </w:r>
      <w:commentRangeEnd w:id="94"/>
      <w:r w:rsidR="00A76F3A">
        <w:rPr>
          <w:rStyle w:val="CommentReference"/>
        </w:rPr>
        <w:commentReference w:id="94"/>
      </w:r>
      <w:r w:rsidR="00361685" w:rsidRPr="00971CEF">
        <w:rPr>
          <w:rFonts w:eastAsia="Times New Roman"/>
          <w:color w:val="000000"/>
        </w:rPr>
        <w:t xml:space="preserv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w:t>
      </w:r>
      <w:commentRangeStart w:id="96"/>
      <w:commentRangeStart w:id="97"/>
      <w:r>
        <w:rPr>
          <w:rFonts w:eastAsia="Times New Roman"/>
          <w:color w:val="000000"/>
        </w:rPr>
        <w:t>different soil nitrogen conditions</w:t>
      </w:r>
      <w:commentRangeEnd w:id="96"/>
      <w:r w:rsidR="006974F5">
        <w:rPr>
          <w:rStyle w:val="CommentReference"/>
        </w:rPr>
        <w:commentReference w:id="96"/>
      </w:r>
      <w:commentRangeEnd w:id="97"/>
      <w:r w:rsidR="0031663A">
        <w:rPr>
          <w:rStyle w:val="CommentReference"/>
        </w:rPr>
        <w:commentReference w:id="97"/>
      </w:r>
      <w:r>
        <w:rPr>
          <w:rFonts w:eastAsia="Times New Roman"/>
          <w:color w:val="000000"/>
        </w:rPr>
        <w:t xml:space="preserve">. </w:t>
      </w:r>
    </w:p>
    <w:p w14:paraId="2E92E822" w14:textId="3F1882EF" w:rsidR="00074719" w:rsidRPr="00074719" w:rsidRDefault="00361685" w:rsidP="00971CEF">
      <w:pPr>
        <w:spacing w:line="480" w:lineRule="auto"/>
        <w:rPr>
          <w:rFonts w:eastAsia="Times New Roman"/>
          <w:color w:val="000000"/>
        </w:rPr>
      </w:pPr>
      <w:commentRangeStart w:id="98"/>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99" w:author="Andrew MacDougall" w:date="2022-01-06T10:01:00Z">
            <w:rPr>
              <w:rFonts w:eastAsia="Times New Roman"/>
              <w:color w:val="000000"/>
            </w:rPr>
          </w:rPrChange>
        </w:rPr>
        <w:t>climate</w:t>
      </w:r>
      <w:r w:rsidRPr="00971CEF">
        <w:rPr>
          <w:rFonts w:eastAsia="Times New Roman"/>
          <w:color w:val="000000"/>
        </w:rPr>
        <w:t xml:space="preserv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 xml:space="preserve">would be relatively weak due to the </w:t>
      </w:r>
      <w:commentRangeStart w:id="100"/>
      <w:r w:rsidRPr="00971CEF">
        <w:rPr>
          <w:rFonts w:eastAsia="Times New Roman"/>
          <w:color w:val="000000"/>
        </w:rPr>
        <w:t>alternative ways in which plants can allocate available nitrogen</w:t>
      </w:r>
      <w:r w:rsidR="00A6009F">
        <w:rPr>
          <w:rFonts w:eastAsia="Times New Roman"/>
          <w:color w:val="000000"/>
        </w:rPr>
        <w:t xml:space="preserve"> </w:t>
      </w:r>
      <w:commentRangeEnd w:id="100"/>
      <w:r w:rsidR="00A45426">
        <w:rPr>
          <w:rStyle w:val="CommentReference"/>
        </w:rPr>
        <w:commentReference w:id="100"/>
      </w:r>
      <w:r w:rsidR="00A6009F">
        <w:rPr>
          <w:rFonts w:eastAsia="Times New Roman"/>
          <w:color w:val="000000"/>
        </w:rPr>
        <w:t>(Aim 1</w:t>
      </w:r>
      <w:commentRangeEnd w:id="98"/>
      <w:r w:rsidR="006974F5">
        <w:rPr>
          <w:rStyle w:val="CommentReference"/>
        </w:rPr>
        <w:commentReference w:id="98"/>
      </w:r>
      <w:r w:rsidR="00A6009F">
        <w:rPr>
          <w:rFonts w:eastAsia="Times New Roman"/>
          <w:color w:val="000000"/>
        </w:rPr>
        <w:t>)</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w:t>
      </w:r>
      <w:commentRangeStart w:id="101"/>
      <w:r w:rsidR="004921F3">
        <w:rPr>
          <w:rFonts w:eastAsia="Times New Roman"/>
          <w:color w:val="000000"/>
        </w:rPr>
        <w:t xml:space="preserve"> leaf traits</w:t>
      </w:r>
      <w:commentRangeEnd w:id="101"/>
      <w:r w:rsidR="00A45426">
        <w:rPr>
          <w:rStyle w:val="CommentReference"/>
        </w:rPr>
        <w:commentReference w:id="101"/>
      </w:r>
      <w:r w:rsidR="004921F3">
        <w:rPr>
          <w:rFonts w:eastAsia="Times New Roman"/>
          <w:color w:val="000000"/>
        </w:rPr>
        <w:t xml:space="preserve">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 xml:space="preserve">would </w:t>
      </w:r>
      <w:ins w:id="102" w:author="QC" w:date="2022-01-21T15:46:00Z">
        <w:r w:rsidR="00EE25AE">
          <w:rPr>
            <w:rFonts w:eastAsia="Times New Roman"/>
            <w:color w:val="000000"/>
          </w:rPr>
          <w:t xml:space="preserve">increase </w:t>
        </w:r>
      </w:ins>
      <w:del w:id="103" w:author="QC" w:date="2022-01-21T15:46:00Z">
        <w:r w:rsidR="004921F3" w:rsidDel="00EE25AE">
          <w:rPr>
            <w:rFonts w:eastAsia="Times New Roman"/>
            <w:color w:val="000000"/>
          </w:rPr>
          <w:delText xml:space="preserve">be positively correlated with </w:delText>
        </w:r>
      </w:del>
      <w:r w:rsidR="004921F3">
        <w:rPr>
          <w:rFonts w:eastAsia="Times New Roman"/>
          <w:color w:val="000000"/>
        </w:rPr>
        <w:t>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w:t>
      </w:r>
      <w:commentRangeStart w:id="104"/>
      <w:r w:rsidR="004921F3">
        <w:rPr>
          <w:rFonts w:eastAsia="Times New Roman"/>
          <w:color w:val="000000"/>
        </w:rPr>
        <w:t xml:space="preserve">site-level variability </w:t>
      </w:r>
      <w:commentRangeEnd w:id="104"/>
      <w:r w:rsidR="00EE25AE">
        <w:rPr>
          <w:rStyle w:val="CommentReference"/>
        </w:rPr>
        <w:commentReference w:id="104"/>
      </w:r>
      <w:r w:rsidR="004921F3">
        <w:rPr>
          <w:rFonts w:eastAsia="Times New Roman"/>
          <w:color w:val="000000"/>
        </w:rPr>
        <w:t xml:space="preserve">in this response would </w:t>
      </w:r>
      <w:commentRangeStart w:id="105"/>
      <w:r w:rsidR="004921F3">
        <w:rPr>
          <w:rFonts w:eastAsia="Times New Roman"/>
          <w:color w:val="000000"/>
        </w:rPr>
        <w:t xml:space="preserve">influence </w:t>
      </w:r>
      <w:commentRangeEnd w:id="105"/>
      <w:r w:rsidR="006974F5">
        <w:rPr>
          <w:rStyle w:val="CommentReference"/>
        </w:rPr>
        <w:commentReference w:id="105"/>
      </w:r>
      <w:r w:rsidR="004921F3">
        <w:rPr>
          <w:rFonts w:eastAsia="Times New Roman"/>
          <w:color w:val="000000"/>
        </w:rPr>
        <w:t xml:space="preserve">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w:t>
      </w:r>
      <w:commentRangeStart w:id="106"/>
      <w:commentRangeStart w:id="107"/>
      <w:r w:rsidRPr="00971CEF">
        <w:rPr>
          <w:rFonts w:eastAsia="Times New Roman"/>
          <w:color w:val="000000"/>
        </w:rPr>
        <w:t xml:space="preserve">in </w:t>
      </w:r>
      <w:r w:rsidR="00E019F3" w:rsidRPr="00971CEF">
        <w:rPr>
          <w:rFonts w:eastAsia="Times New Roman"/>
          <w:color w:val="000000"/>
        </w:rPr>
        <w:t>contexts</w:t>
      </w:r>
      <w:r w:rsidRPr="00971CEF">
        <w:rPr>
          <w:rFonts w:eastAsia="Times New Roman"/>
          <w:color w:val="000000"/>
        </w:rPr>
        <w:t xml:space="preserve"> </w:t>
      </w:r>
      <w:commentRangeEnd w:id="106"/>
      <w:r w:rsidR="00CF0AA1">
        <w:rPr>
          <w:rStyle w:val="CommentReference"/>
        </w:rPr>
        <w:commentReference w:id="106"/>
      </w:r>
      <w:commentRangeEnd w:id="107"/>
      <w:r w:rsidR="00073DA1">
        <w:rPr>
          <w:rStyle w:val="CommentReference"/>
        </w:rPr>
        <w:commentReference w:id="107"/>
      </w:r>
      <w:r w:rsidRPr="00971CEF">
        <w:rPr>
          <w:rFonts w:eastAsia="Times New Roman"/>
          <w:color w:val="000000"/>
        </w:rPr>
        <w:t>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1">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commentRangeStart w:id="108"/>
      <w:r w:rsidRPr="00B05AC4">
        <w:rPr>
          <w:rFonts w:eastAsia="Times New Roman"/>
          <w:b/>
          <w:bCs/>
        </w:rPr>
        <w:t>Figure 1.</w:t>
      </w:r>
      <w:r w:rsidR="00762C16" w:rsidRPr="008531D1">
        <w:rPr>
          <w:rFonts w:eastAsia="Times New Roman"/>
          <w:bCs/>
        </w:rPr>
        <w:t xml:space="preserve"> Hypothesized relationship between </w:t>
      </w:r>
      <w:commentRangeStart w:id="109"/>
      <w:r w:rsidR="00762C16" w:rsidRPr="008531D1">
        <w:rPr>
          <w:rFonts w:eastAsia="Times New Roman"/>
          <w:bCs/>
        </w:rPr>
        <w:t>nitro</w:t>
      </w:r>
      <w:r w:rsidR="00762C16" w:rsidRPr="001B44B1">
        <w:rPr>
          <w:rFonts w:eastAsia="Times New Roman"/>
          <w:bCs/>
        </w:rPr>
        <w:t xml:space="preserve">gen (N) </w:t>
      </w:r>
      <w:commentRangeEnd w:id="109"/>
      <w:r w:rsidR="00E56A2D">
        <w:rPr>
          <w:rStyle w:val="CommentReference"/>
        </w:rPr>
        <w:commentReference w:id="109"/>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commentRangeEnd w:id="108"/>
      <w:r w:rsidR="0048530C">
        <w:rPr>
          <w:rStyle w:val="CommentReference"/>
        </w:rPr>
        <w:commentReference w:id="108"/>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22C6B98"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w:t>
      </w:r>
      <w:del w:id="110" w:author="Eric Seabloom" w:date="2022-01-07T16:00:00Z">
        <w:r w:rsidRPr="00771C52" w:rsidDel="0048530C">
          <w:rPr>
            <w:rFonts w:eastAsia="Times New Roman"/>
            <w:color w:val="000000"/>
          </w:rPr>
          <w:delText>a similar</w:delText>
        </w:r>
      </w:del>
      <w:ins w:id="111" w:author="Eric Seabloom" w:date="2022-01-07T16:00:00Z">
        <w:r w:rsidR="0048530C">
          <w:rPr>
            <w:rFonts w:eastAsia="Times New Roman"/>
            <w:color w:val="000000"/>
          </w:rPr>
          <w:t>an identical</w:t>
        </w:r>
      </w:ins>
      <w:r w:rsidRPr="00771C52">
        <w:rPr>
          <w:rFonts w:eastAsia="Times New Roman"/>
          <w:color w:val="000000"/>
        </w:rPr>
        <w:t xml:space="preserve">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13953E48"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112" w:author="Eric Seabloom" w:date="2022-01-07T16:02:00Z">
        <w:r w:rsidRPr="00771C52" w:rsidDel="0048530C">
          <w:rPr>
            <w:rFonts w:eastAsia="Times New Roman"/>
            <w:color w:val="000000"/>
          </w:rPr>
          <w:delText xml:space="preserve">utilized </w:delText>
        </w:r>
      </w:del>
      <w:ins w:id="113" w:author="Eric Seabloom" w:date="2022-01-07T16:02:00Z">
        <w:r w:rsidR="0048530C">
          <w:rPr>
            <w:rFonts w:eastAsia="Times New Roman"/>
            <w:color w:val="000000"/>
          </w:rPr>
          <w:t>used</w:t>
        </w:r>
        <w:r w:rsidR="0048530C" w:rsidRPr="00771C52">
          <w:rPr>
            <w:rFonts w:eastAsia="Times New Roman"/>
            <w:color w:val="000000"/>
          </w:rPr>
          <w:t xml:space="preserve"> </w:t>
        </w:r>
      </w:ins>
      <w:r w:rsidRPr="00771C52">
        <w:rPr>
          <w:rFonts w:eastAsia="Times New Roman"/>
          <w:color w:val="000000"/>
        </w:rPr>
        <w:t xml:space="preserve">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w:t>
      </w:r>
      <w:del w:id="114" w:author="Eric Seabloom" w:date="2022-01-07T16:02:00Z">
        <w:r w:rsidR="000D10B1" w:rsidDel="00471FAC">
          <w:rPr>
            <w:rFonts w:eastAsia="Times New Roman"/>
            <w:color w:val="000000"/>
          </w:rPr>
          <w:delText>of different species</w:delText>
        </w:r>
        <w:r w:rsidRPr="00771C52" w:rsidDel="00471FAC">
          <w:rPr>
            <w:rFonts w:eastAsia="Times New Roman"/>
            <w:color w:val="000000"/>
          </w:rPr>
          <w:delText xml:space="preserve"> per</w:delText>
        </w:r>
      </w:del>
      <w:ins w:id="115" w:author="Eric Seabloom" w:date="2022-01-07T16:02:00Z">
        <w:r w:rsidR="00471FAC">
          <w:rPr>
            <w:rFonts w:eastAsia="Times New Roman"/>
            <w:color w:val="000000"/>
          </w:rPr>
          <w:t>of the most abundance species in each</w:t>
        </w:r>
      </w:ins>
      <w:r w:rsidRPr="00771C52">
        <w:rPr>
          <w:rFonts w:eastAsia="Times New Roman"/>
          <w:color w:val="000000"/>
        </w:rPr>
        <w:t xml:space="preserve">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lastRenderedPageBreak/>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2D95E5E4"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w:t>
      </w:r>
      <w:del w:id="116" w:author="Eric Seabloom" w:date="2022-01-07T16:03:00Z">
        <w:r w:rsidRPr="00771C52" w:rsidDel="00471FAC">
          <w:rPr>
            <w:rFonts w:eastAsia="Times New Roman"/>
            <w:color w:val="000000"/>
          </w:rPr>
          <w:delText xml:space="preserve">similarly </w:delText>
        </w:r>
      </w:del>
      <w:ins w:id="117" w:author="Eric Seabloom" w:date="2022-01-07T16:03:00Z">
        <w:r w:rsidR="00471FAC">
          <w:rPr>
            <w:rFonts w:eastAsia="Times New Roman"/>
            <w:color w:val="000000"/>
          </w:rPr>
          <w:t>identically</w:t>
        </w:r>
        <w:r w:rsidR="00471FAC" w:rsidRPr="00771C52">
          <w:rPr>
            <w:rFonts w:eastAsia="Times New Roman"/>
            <w:color w:val="000000"/>
          </w:rPr>
          <w:t xml:space="preserve"> </w:t>
        </w:r>
      </w:ins>
      <w:r w:rsidRPr="00771C52">
        <w:rPr>
          <w:rFonts w:eastAsia="Times New Roman"/>
          <w:color w:val="000000"/>
        </w:rPr>
        <w:t xml:space="preserve">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w:t>
      </w:r>
      <w:commentRangeStart w:id="118"/>
      <w:r w:rsidR="00B16B03">
        <w:rPr>
          <w:rFonts w:eastAsia="Times New Roman"/>
          <w:color w:val="000000"/>
        </w:rPr>
        <w:t xml:space="preserve"> </w:t>
      </w:r>
      <w:ins w:id="119" w:author="Eric Seabloom" w:date="2022-01-07T16:03:00Z">
        <w:r w:rsidR="00471FAC">
          <w:rPr>
            <w:rFonts w:eastAsia="Times New Roman"/>
            <w:color w:val="000000"/>
          </w:rPr>
          <w:t>(current year</w:t>
        </w:r>
      </w:ins>
      <w:ins w:id="120" w:author="Eric Seabloom" w:date="2022-01-07T16:04:00Z">
        <w:r w:rsidR="00471FAC">
          <w:rPr>
            <w:rFonts w:eastAsia="Times New Roman"/>
            <w:color w:val="000000"/>
          </w:rPr>
          <w:t>s’ growth</w:t>
        </w:r>
      </w:ins>
      <w:ins w:id="121" w:author="Eric Seabloom" w:date="2022-01-07T16:03:00Z">
        <w:r w:rsidR="00471FAC">
          <w:rPr>
            <w:rFonts w:eastAsia="Times New Roman"/>
            <w:color w:val="000000"/>
          </w:rPr>
          <w:t xml:space="preserve">) </w:t>
        </w:r>
      </w:ins>
      <w:commentRangeEnd w:id="118"/>
      <w:ins w:id="122" w:author="Eric Seabloom" w:date="2022-01-07T16:04:00Z">
        <w:r w:rsidR="00471FAC">
          <w:rPr>
            <w:rStyle w:val="CommentReference"/>
          </w:rPr>
          <w:commentReference w:id="118"/>
        </w:r>
      </w:ins>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lastRenderedPageBreak/>
        <w:tab/>
        <w:t>The latitude and longitude of each site</w:t>
      </w:r>
      <w:r w:rsidR="00B43598">
        <w:rPr>
          <w:rFonts w:eastAsia="Times New Roman"/>
          <w:color w:val="000000"/>
        </w:rPr>
        <w:t xml:space="preserve"> </w:t>
      </w:r>
      <w:r w:rsidRPr="00771C52">
        <w:rPr>
          <w:rFonts w:eastAsia="Times New Roman"/>
          <w:color w:val="000000"/>
        </w:rPr>
        <w:t xml:space="preserve">were used to extract mean annual </w:t>
      </w:r>
      <w:commentRangeStart w:id="123"/>
      <w:r w:rsidRPr="00771C52">
        <w:rPr>
          <w:rFonts w:eastAsia="Times New Roman"/>
          <w:color w:val="000000"/>
        </w:rPr>
        <w:t xml:space="preserve">growing season </w:t>
      </w:r>
      <w:commentRangeEnd w:id="123"/>
      <w:r w:rsidR="00556AD4">
        <w:rPr>
          <w:rStyle w:val="CommentReference"/>
        </w:rPr>
        <w:commentReference w:id="123"/>
      </w:r>
      <w:r w:rsidRPr="00771C52">
        <w:rPr>
          <w:rFonts w:eastAsia="Times New Roman"/>
          <w:color w:val="000000"/>
        </w:rPr>
        <w:t>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w:t>
      </w:r>
      <w:commentRangeStart w:id="124"/>
      <w:r w:rsidRPr="00771C52">
        <w:rPr>
          <w:rFonts w:eastAsia="Times New Roman"/>
          <w:color w:val="000000"/>
        </w:rPr>
        <w:t>1901–2015</w:t>
      </w:r>
      <w:commentRangeEnd w:id="124"/>
      <w:r w:rsidR="00CF69E5">
        <w:rPr>
          <w:rStyle w:val="CommentReference"/>
        </w:rPr>
        <w:commentReference w:id="124"/>
      </w:r>
      <w:r w:rsidRPr="00771C52">
        <w:rPr>
          <w:rFonts w:eastAsia="Times New Roman"/>
          <w:color w:val="000000"/>
        </w:rPr>
        <w:t>, 0.5° resolution data provided by the Climatic Research Unit (CRU TS3.24.01)</w:t>
      </w:r>
      <w:r w:rsidR="003B0716">
        <w:rPr>
          <w:rFonts w:eastAsia="Times New Roman"/>
          <w:color w:val="000000"/>
        </w:rPr>
        <w:t xml:space="preserve"> </w:t>
      </w:r>
      <w:commentRangeStart w:id="125"/>
      <w:commentRangeStart w:id="126"/>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125"/>
      <w:r w:rsidR="00A76F3A">
        <w:rPr>
          <w:rStyle w:val="CommentReference"/>
        </w:rPr>
        <w:commentReference w:id="125"/>
      </w:r>
      <w:commentRangeEnd w:id="126"/>
      <w:r w:rsidR="00CF69E5">
        <w:rPr>
          <w:rStyle w:val="CommentReference"/>
        </w:rPr>
        <w:commentReference w:id="126"/>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 xml:space="preserve">)/L                                                                                                                         </w:t>
      </w:r>
      <w:proofErr w:type="gramStart"/>
      <w:r>
        <w:rPr>
          <w:rFonts w:eastAsia="Times New Roman"/>
        </w:rPr>
        <w:t xml:space="preserve">   (</w:t>
      </w:r>
      <w:proofErr w:type="gramEnd"/>
      <w:r>
        <w:rPr>
          <w:rFonts w:eastAsia="Times New Roman"/>
        </w:rPr>
        <w:t>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w:t>
      </w:r>
      <w:proofErr w:type="gramStart"/>
      <w:r>
        <w:rPr>
          <w:rFonts w:eastAsia="Times New Roman"/>
        </w:rPr>
        <w:t>log(</w:t>
      </w:r>
      <w:proofErr w:type="spellStart"/>
      <w:proofErr w:type="gramEnd"/>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commentRangeStart w:id="127"/>
      <w:commentRangeStart w:id="128"/>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commentRangeEnd w:id="127"/>
      <w:r w:rsidR="0037209D">
        <w:rPr>
          <w:rStyle w:val="CommentReference"/>
        </w:rPr>
        <w:commentReference w:id="127"/>
      </w:r>
      <w:commentRangeEnd w:id="128"/>
      <w:r w:rsidR="003A24A8">
        <w:rPr>
          <w:rStyle w:val="CommentReference"/>
        </w:rPr>
        <w:commentReference w:id="128"/>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0844A80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w:t>
      </w:r>
      <w:commentRangeStart w:id="129"/>
      <w:r w:rsidRPr="00771C52">
        <w:rPr>
          <w:rFonts w:eastAsia="Times New Roman"/>
          <w:color w:val="000000"/>
        </w:rPr>
        <w:t>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commentRangeEnd w:id="129"/>
      <w:r w:rsidR="0037209D">
        <w:rPr>
          <w:rStyle w:val="CommentReference"/>
        </w:rPr>
        <w:commentReference w:id="129"/>
      </w:r>
      <w:r w:rsidRPr="00771C52">
        <w:rPr>
          <w:rFonts w:eastAsia="Times New Roman"/>
          <w:color w:val="000000"/>
        </w:rPr>
        <w:t>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w:t>
      </w:r>
      <w:commentRangeStart w:id="130"/>
      <w:r w:rsidRPr="00771C52">
        <w:rPr>
          <w:rFonts w:eastAsia="Times New Roman"/>
          <w:color w:val="000000"/>
        </w:rPr>
        <w:t xml:space="preserve">. Species identity, species identity </w:t>
      </w:r>
      <w:del w:id="131" w:author="Eric Seabloom" w:date="2022-01-07T16:06:00Z">
        <w:r w:rsidRPr="00771C52" w:rsidDel="00471FAC">
          <w:rPr>
            <w:rFonts w:eastAsia="Times New Roman"/>
            <w:color w:val="000000"/>
          </w:rPr>
          <w:delText xml:space="preserve">by </w:delText>
        </w:r>
      </w:del>
      <w:ins w:id="132"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and species identity </w:t>
      </w:r>
      <w:del w:id="133" w:author="Eric Seabloom" w:date="2022-01-07T16:06:00Z">
        <w:r w:rsidRPr="00771C52" w:rsidDel="00471FAC">
          <w:rPr>
            <w:rFonts w:eastAsia="Times New Roman"/>
            <w:color w:val="000000"/>
          </w:rPr>
          <w:delText xml:space="preserve">by </w:delText>
        </w:r>
      </w:del>
      <w:ins w:id="134"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w:t>
      </w:r>
      <w:del w:id="135" w:author="Eric Seabloom" w:date="2022-01-07T16:06:00Z">
        <w:r w:rsidRPr="00771C52" w:rsidDel="00471FAC">
          <w:rPr>
            <w:rFonts w:eastAsia="Times New Roman"/>
            <w:color w:val="000000"/>
          </w:rPr>
          <w:delText xml:space="preserve">by </w:delText>
        </w:r>
      </w:del>
      <w:ins w:id="136" w:author="Eric Seabloom" w:date="2022-01-07T16:06:00Z">
        <w:r w:rsidR="00471FAC">
          <w:rPr>
            <w:rFonts w:eastAsia="Times New Roman"/>
            <w:color w:val="000000"/>
          </w:rPr>
          <w:t>and</w:t>
        </w:r>
        <w:r w:rsidR="00471FAC" w:rsidRPr="00771C52">
          <w:rPr>
            <w:rFonts w:eastAsia="Times New Roman"/>
            <w:color w:val="000000"/>
          </w:rPr>
          <w:t xml:space="preserve"> </w:t>
        </w:r>
      </w:ins>
      <w:r w:rsidRPr="00771C52">
        <w:rPr>
          <w:rFonts w:eastAsia="Times New Roman"/>
          <w:color w:val="000000"/>
        </w:rPr>
        <w:t xml:space="preserve">block were included as categorical random intercept terms. </w:t>
      </w:r>
      <w:commentRangeEnd w:id="130"/>
      <w:r w:rsidR="00471FAC">
        <w:rPr>
          <w:rStyle w:val="CommentReference"/>
        </w:rPr>
        <w:commentReference w:id="130"/>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proofErr w:type="gramStart"/>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gramEnd"/>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commentRangeStart w:id="137"/>
      <w:commentRangeStart w:id="138"/>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w:t>
      </w:r>
      <w:commentRangeEnd w:id="137"/>
      <w:r w:rsidR="009B4165">
        <w:rPr>
          <w:rStyle w:val="CommentReference"/>
        </w:rPr>
        <w:commentReference w:id="137"/>
      </w:r>
      <w:commentRangeEnd w:id="138"/>
      <w:r w:rsidR="00F33E21">
        <w:rPr>
          <w:rStyle w:val="CommentReference"/>
        </w:rPr>
        <w:commentReference w:id="138"/>
      </w:r>
      <w:r w:rsidRPr="00771C52">
        <w:rPr>
          <w:rFonts w:eastAsia="Times New Roman"/>
          <w:color w:val="000000"/>
        </w:rPr>
        <w:t xml:space="preserve">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8CBF96B" w:rsidR="00361685" w:rsidRDefault="00361685" w:rsidP="00B05AC4">
      <w:pPr>
        <w:spacing w:line="480" w:lineRule="auto"/>
        <w:contextualSpacing/>
        <w:rPr>
          <w:rFonts w:eastAsia="Times New Roman"/>
          <w:color w:val="000000"/>
        </w:rPr>
      </w:pPr>
      <w:del w:id="139" w:author="Eric Seabloom" w:date="2022-01-07T16:08:00Z">
        <w:r w:rsidRPr="00771C52" w:rsidDel="00531609">
          <w:rPr>
            <w:rFonts w:eastAsia="Times New Roman"/>
            <w:color w:val="000000"/>
          </w:rPr>
          <w:tab/>
          <w:delText>Throughout, a</w:delText>
        </w:r>
      </w:del>
      <w:ins w:id="140" w:author="Eric Seabloom" w:date="2022-01-07T16:08:00Z">
        <w:r w:rsidR="00531609">
          <w:rPr>
            <w:rFonts w:eastAsia="Times New Roman"/>
            <w:color w:val="000000"/>
          </w:rPr>
          <w:t>A</w:t>
        </w:r>
      </w:ins>
      <w:r w:rsidRPr="00771C52">
        <w:rPr>
          <w:rFonts w:eastAsia="Times New Roman"/>
          <w:color w:val="000000"/>
        </w:rPr>
        <w:t>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commentRangeStart w:id="141"/>
      <w:r w:rsidRPr="001F281E">
        <w:rPr>
          <w:rFonts w:eastAsia="Times New Roman"/>
          <w:bCs/>
          <w:i/>
          <w:color w:val="000000"/>
        </w:rPr>
        <w:t>D</w:t>
      </w:r>
      <w:r w:rsidR="00042F1B" w:rsidRPr="001F281E">
        <w:rPr>
          <w:rFonts w:eastAsia="Times New Roman"/>
          <w:bCs/>
          <w:i/>
          <w:color w:val="000000"/>
        </w:rPr>
        <w:t>rivers</w:t>
      </w:r>
      <w:commentRangeEnd w:id="141"/>
      <w:r w:rsidR="00E47431">
        <w:rPr>
          <w:rStyle w:val="CommentReference"/>
        </w:rPr>
        <w:commentReference w:id="141"/>
      </w:r>
      <w:r w:rsidR="00042F1B" w:rsidRPr="001F281E">
        <w:rPr>
          <w:rFonts w:eastAsia="Times New Roman"/>
          <w:bCs/>
          <w:i/>
          <w:color w:val="000000"/>
        </w:rPr>
        <w:t xml:space="preserve">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8FB043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commentRangeStart w:id="142"/>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commentRangeEnd w:id="142"/>
      <w:r w:rsidR="00E47431">
        <w:rPr>
          <w:rStyle w:val="CommentReference"/>
        </w:rPr>
        <w:commentReference w:id="142"/>
      </w:r>
      <w:r w:rsidR="00CA64B3" w:rsidRPr="00993C6A">
        <w:rPr>
          <w:rFonts w:eastAsia="Times New Roman"/>
          <w:color w:val="000000"/>
        </w:rPr>
        <w:t>).</w:t>
      </w:r>
      <w:r w:rsidR="00CA64B3" w:rsidRPr="00993C6A">
        <w:rPr>
          <w:rFonts w:eastAsia="Times New Roman"/>
          <w:i/>
          <w:color w:val="000000"/>
        </w:rPr>
        <w:t xml:space="preserve"> </w:t>
      </w:r>
      <w:commentRangeStart w:id="143"/>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commentRangeEnd w:id="143"/>
      <w:r w:rsidR="00531609">
        <w:rPr>
          <w:rStyle w:val="CommentReference"/>
        </w:rPr>
        <w:commentReference w:id="143"/>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w:t>
      </w:r>
      <w:del w:id="144" w:author="Andrew MacDougall" w:date="2022-01-06T10:06:00Z">
        <w:r w:rsidR="00E3357A" w:rsidRPr="00993C6A" w:rsidDel="000158AF">
          <w:rPr>
            <w:rFonts w:eastAsia="Times New Roman"/>
            <w:color w:val="000000"/>
          </w:rPr>
          <w:delText xml:space="preserve">climate </w:delText>
        </w:r>
      </w:del>
      <w:ins w:id="145" w:author="Andrew MacDougall" w:date="2022-01-06T10:06:00Z">
        <w:r w:rsidR="000158AF">
          <w:rPr>
            <w:rFonts w:eastAsia="Times New Roman"/>
            <w:color w:val="000000"/>
          </w:rPr>
          <w:t xml:space="preserve">temperature </w:t>
        </w:r>
      </w:ins>
      <w:r w:rsidR="00E3357A" w:rsidRPr="00993C6A">
        <w:rPr>
          <w:rFonts w:eastAsia="Times New Roman"/>
          <w:color w:val="000000"/>
        </w:rPr>
        <w:t>(</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w:t>
      </w:r>
      <w:commentRangeStart w:id="146"/>
      <w:commentRangeStart w:id="147"/>
      <w:r w:rsidR="00893A76" w:rsidRPr="00993C6A">
        <w:rPr>
          <w:rFonts w:eastAsia="Times New Roman"/>
          <w:color w:val="000000"/>
        </w:rPr>
        <w:t xml:space="preserve">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commentRangeEnd w:id="146"/>
      <w:r w:rsidR="00E47431">
        <w:rPr>
          <w:rStyle w:val="CommentReference"/>
        </w:rPr>
        <w:commentReference w:id="146"/>
      </w:r>
      <w:commentRangeEnd w:id="147"/>
      <w:r w:rsidR="007B1E7F">
        <w:rPr>
          <w:rStyle w:val="CommentReference"/>
        </w:rPr>
        <w:commentReference w:id="147"/>
      </w:r>
      <w:r w:rsidR="00280238" w:rsidRPr="00993C6A">
        <w:rPr>
          <w:rFonts w:eastAsia="Times New Roman"/>
          <w:color w:val="000000"/>
        </w:rPr>
        <w:t>(</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w:t>
      </w:r>
      <w:commentRangeStart w:id="148"/>
      <w:r w:rsidR="00280238" w:rsidRPr="00993C6A">
        <w:rPr>
          <w:rFonts w:eastAsia="Times New Roman"/>
          <w:color w:val="000000"/>
        </w:rPr>
        <w:t>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commentRangeEnd w:id="148"/>
      <w:r w:rsidR="007B1E7F">
        <w:rPr>
          <w:rStyle w:val="CommentReference"/>
        </w:rPr>
        <w:commentReference w:id="148"/>
      </w:r>
    </w:p>
    <w:p w14:paraId="7D97363C" w14:textId="3879F0D6" w:rsidR="00F178AB" w:rsidRPr="00B05AC4" w:rsidDel="00356E2A" w:rsidRDefault="00F178AB" w:rsidP="00B05AC4">
      <w:pPr>
        <w:spacing w:line="480" w:lineRule="auto"/>
        <w:contextualSpacing/>
        <w:textAlignment w:val="baseline"/>
        <w:rPr>
          <w:del w:id="149" w:author="Eric Seabloom" w:date="2022-01-07T16:12: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w:t>
      </w:r>
      <w:commentRangeStart w:id="150"/>
      <w:r w:rsidRPr="003173D1">
        <w:t>soil treatment variables, climate, leaf traits, and species characteristics as fixed effects.</w:t>
      </w:r>
      <w:commentRangeEnd w:id="150"/>
      <w:r w:rsidR="00A23275">
        <w:rPr>
          <w:rStyle w:val="CommentReference"/>
        </w:rPr>
        <w:commentReference w:id="150"/>
      </w:r>
      <w:r w:rsidRPr="003173D1">
        <w:t>*</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commentRangeStart w:id="151"/>
      <w:r w:rsidRPr="00B05AC4">
        <w:rPr>
          <w:rFonts w:eastAsia="Times New Roman"/>
          <w:b/>
          <w:bCs/>
          <w:color w:val="000000"/>
        </w:rPr>
        <w:t xml:space="preserve">Figure </w:t>
      </w:r>
      <w:r w:rsidR="00077C60" w:rsidRPr="00B05AC4">
        <w:rPr>
          <w:rFonts w:eastAsia="Times New Roman"/>
          <w:b/>
          <w:bCs/>
          <w:color w:val="000000"/>
        </w:rPr>
        <w:t>2</w:t>
      </w:r>
      <w:commentRangeEnd w:id="151"/>
      <w:r w:rsidR="001D0E20">
        <w:rPr>
          <w:rStyle w:val="CommentReference"/>
        </w:rPr>
        <w:commentReference w:id="151"/>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w:t>
      </w:r>
      <w:commentRangeStart w:id="153"/>
      <w:r w:rsidR="00F178AB" w:rsidRPr="00B05AC4">
        <w:rPr>
          <w:rFonts w:eastAsia="Times New Roman"/>
          <w:color w:val="000000"/>
        </w:rPr>
        <w:t xml:space="preserve">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w:t>
      </w:r>
      <w:commentRangeEnd w:id="153"/>
      <w:r w:rsidR="00E47431">
        <w:rPr>
          <w:rStyle w:val="CommentReference"/>
        </w:rPr>
        <w:commentReference w:id="153"/>
      </w:r>
      <w:r w:rsidR="00F178AB" w:rsidRPr="00B05AC4">
        <w:rPr>
          <w:rFonts w:eastAsia="Times New Roman"/>
          <w:color w:val="000000"/>
        </w:rPr>
        <w:t xml:space="preserve">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w:t>
      </w:r>
      <w:commentRangeStart w:id="154"/>
      <w:r w:rsidR="005B6195">
        <w:rPr>
          <w:rFonts w:eastAsia="Times New Roman"/>
          <w:color w:val="000000"/>
        </w:rPr>
        <w:t>ambient = -K, added = +K</w:t>
      </w:r>
      <w:commentRangeEnd w:id="154"/>
      <w:r w:rsidR="00E47431">
        <w:rPr>
          <w:rStyle w:val="CommentReference"/>
        </w:rPr>
        <w:commentReference w:id="154"/>
      </w:r>
      <w:r w:rsidR="005B6195">
        <w:rPr>
          <w:rFonts w:eastAsia="Times New Roman"/>
          <w:color w:val="000000"/>
        </w:rPr>
        <w:t>)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commentRangeStart w:id="155"/>
      <w:r w:rsidR="00DD3527">
        <w:rPr>
          <w:rFonts w:eastAsia="Times New Roman"/>
          <w:color w:val="000000"/>
        </w:rPr>
        <w:t>2</w:t>
      </w:r>
      <w:commentRangeEnd w:id="155"/>
      <w:r w:rsidR="00D02905">
        <w:rPr>
          <w:rStyle w:val="CommentReference"/>
        </w:rPr>
        <w:commentReference w:id="155"/>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commentRangeStart w:id="156"/>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w:t>
      </w:r>
      <w:commentRangeEnd w:id="156"/>
      <w:r w:rsidR="00D02905">
        <w:rPr>
          <w:rStyle w:val="CommentReference"/>
        </w:rPr>
        <w:commentReference w:id="156"/>
      </w:r>
      <w:r w:rsidR="003A1E67" w:rsidRPr="00900356">
        <w:rPr>
          <w:rFonts w:eastAsia="Times New Roman"/>
          <w:color w:val="000000"/>
        </w:rPr>
        <w:t xml:space="preserve">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w:t>
      </w:r>
      <w:del w:id="157" w:author="Andrew MacDougall" w:date="2022-01-06T10:07:00Z">
        <w:r w:rsidR="003A1E67" w:rsidRPr="00900356" w:rsidDel="000158AF">
          <w:rPr>
            <w:rFonts w:eastAsia="Times New Roman"/>
            <w:color w:val="000000"/>
          </w:rPr>
          <w:delText>aboveground climate</w:delText>
        </w:r>
      </w:del>
      <w:ins w:id="158"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w:t>
      </w:r>
      <w:commentRangeStart w:id="159"/>
      <w:r w:rsidR="00883F77" w:rsidRPr="00900356">
        <w:rPr>
          <w:rFonts w:eastAsia="Times New Roman"/>
          <w:color w:val="000000"/>
        </w:rPr>
        <w:t>All of these trends were similar to those seen in the first model.</w:t>
      </w:r>
      <w:commentRangeEnd w:id="159"/>
      <w:r w:rsidR="00D02905">
        <w:rPr>
          <w:rStyle w:val="CommentReference"/>
        </w:rPr>
        <w:commentReference w:id="159"/>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commentRangeStart w:id="160"/>
      <w:r w:rsidRPr="001B44B1">
        <w:rPr>
          <w:rFonts w:eastAsia="Times New Roman"/>
          <w:b/>
          <w:bCs/>
          <w:color w:val="000000"/>
        </w:rPr>
        <w:t xml:space="preserve">Figure </w:t>
      </w:r>
      <w:r w:rsidR="00AC49CC">
        <w:rPr>
          <w:rFonts w:eastAsia="Times New Roman"/>
          <w:b/>
          <w:bCs/>
          <w:color w:val="000000"/>
        </w:rPr>
        <w:t>4</w:t>
      </w:r>
      <w:commentRangeEnd w:id="160"/>
      <w:r w:rsidR="005D4A60">
        <w:rPr>
          <w:rStyle w:val="CommentReference"/>
        </w:rPr>
        <w:commentReference w:id="160"/>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w:t>
      </w:r>
      <w:bookmarkStart w:id="161" w:name="_GoBack"/>
      <w:bookmarkEnd w:id="161"/>
      <w:r w:rsidR="00BF1133" w:rsidRPr="00DA24C9">
        <w:rPr>
          <w:rFonts w:eastAsia="Times New Roman"/>
          <w:color w:val="000000"/>
        </w:rPr>
        <w:t xml:space="preserve">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7C08253D"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 xml:space="preserve">Results for linear mixed effects model with aboveground biomass (AGB; g) as the dependent variable and soil treatment variables as independent categorical </w:t>
      </w:r>
      <w:proofErr w:type="gramStart"/>
      <w:r w:rsidRPr="003173D1">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commentRangeStart w:id="162"/>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commentRangeEnd w:id="162"/>
      <w:r w:rsidR="00356E2A">
        <w:rPr>
          <w:rStyle w:val="CommentReference"/>
        </w:rPr>
        <w:commentReference w:id="162"/>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7FA1668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163" w:author="Andrew MacDougall" w:date="2022-01-06T10:09:00Z">
            <w:rPr>
              <w:rFonts w:eastAsia="Times New Roman"/>
              <w:color w:val="000000"/>
            </w:rPr>
          </w:rPrChange>
        </w:rPr>
        <w:t>T</w:t>
      </w:r>
      <w:r w:rsidR="00A93E29" w:rsidRPr="000158AF">
        <w:rPr>
          <w:rFonts w:eastAsia="Times New Roman"/>
          <w:color w:val="000000"/>
          <w:highlight w:val="yellow"/>
          <w:rPrChange w:id="164" w:author="Andrew MacDougall" w:date="2022-01-06T10:09:00Z">
            <w:rPr>
              <w:rFonts w:eastAsia="Times New Roman"/>
              <w:color w:val="000000"/>
            </w:rPr>
          </w:rPrChange>
        </w:rPr>
        <w:t>he</w:t>
      </w:r>
      <w:r w:rsidR="00880F5C" w:rsidRPr="000158AF">
        <w:rPr>
          <w:rFonts w:eastAsia="Times New Roman"/>
          <w:color w:val="000000"/>
          <w:highlight w:val="yellow"/>
          <w:rPrChange w:id="165" w:author="Andrew MacDougall" w:date="2022-01-06T10:09:00Z">
            <w:rPr>
              <w:rFonts w:eastAsia="Times New Roman"/>
              <w:color w:val="000000"/>
            </w:rPr>
          </w:rPrChange>
        </w:rPr>
        <w:t>re was</w:t>
      </w:r>
      <w:r w:rsidR="00A77D8F" w:rsidRPr="000158AF">
        <w:rPr>
          <w:rFonts w:eastAsia="Times New Roman"/>
          <w:color w:val="000000"/>
          <w:highlight w:val="yellow"/>
          <w:rPrChange w:id="166" w:author="Andrew MacDougall" w:date="2022-01-06T10:09:00Z">
            <w:rPr>
              <w:rFonts w:eastAsia="Times New Roman"/>
              <w:color w:val="000000"/>
            </w:rPr>
          </w:rPrChange>
        </w:rPr>
        <w:t xml:space="preserve"> no significant effect of </w:t>
      </w:r>
      <w:del w:id="167" w:author="Andrew MacDougall" w:date="2022-01-06T10:08:00Z">
        <w:r w:rsidR="00A77D8F" w:rsidRPr="000158AF" w:rsidDel="000158AF">
          <w:rPr>
            <w:rFonts w:eastAsia="Times New Roman"/>
            <w:color w:val="000000"/>
            <w:highlight w:val="yellow"/>
            <w:rPrChange w:id="168" w:author="Andrew MacDougall" w:date="2022-01-06T10:09:00Z">
              <w:rPr>
                <w:rFonts w:eastAsia="Times New Roman"/>
                <w:color w:val="000000"/>
              </w:rPr>
            </w:rPrChange>
          </w:rPr>
          <w:delText xml:space="preserve">the response of </w:delText>
        </w:r>
      </w:del>
      <w:ins w:id="169" w:author="Andrew MacDougall" w:date="2022-01-06T10:08:00Z">
        <w:r w:rsidR="000158AF" w:rsidRPr="000158AF">
          <w:rPr>
            <w:rFonts w:eastAsia="Times New Roman"/>
            <w:color w:val="000000"/>
            <w:highlight w:val="yellow"/>
            <w:rPrChange w:id="170"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171" w:author="Andrew MacDougall" w:date="2022-01-06T10:09:00Z">
            <w:rPr>
              <w:rFonts w:eastAsia="Times New Roman"/>
              <w:color w:val="000000"/>
            </w:rPr>
          </w:rPrChange>
        </w:rPr>
        <w:t xml:space="preserve">aboveground biomass </w:t>
      </w:r>
      <w:del w:id="172" w:author="Andrew MacDougall" w:date="2022-01-06T10:08:00Z">
        <w:r w:rsidR="00A77D8F" w:rsidRPr="000158AF" w:rsidDel="000158AF">
          <w:rPr>
            <w:rFonts w:eastAsia="Times New Roman"/>
            <w:color w:val="000000"/>
            <w:highlight w:val="yellow"/>
            <w:rPrChange w:id="173" w:author="Andrew MacDougall" w:date="2022-01-06T10:09:00Z">
              <w:rPr>
                <w:rFonts w:eastAsia="Times New Roman"/>
                <w:color w:val="000000"/>
              </w:rPr>
            </w:rPrChange>
          </w:rPr>
          <w:delText>to added soil</w:delText>
        </w:r>
      </w:del>
      <w:ins w:id="174" w:author="Andrew MacDougall" w:date="2022-01-06T10:08:00Z">
        <w:r w:rsidR="000158AF" w:rsidRPr="000158AF">
          <w:rPr>
            <w:rFonts w:eastAsia="Times New Roman"/>
            <w:color w:val="000000"/>
            <w:highlight w:val="yellow"/>
            <w:rPrChange w:id="175" w:author="Andrew MacDougall" w:date="2022-01-06T10:09:00Z">
              <w:rPr>
                <w:rFonts w:eastAsia="Times New Roman"/>
                <w:color w:val="000000"/>
              </w:rPr>
            </w:rPrChange>
          </w:rPr>
          <w:t xml:space="preserve">with N </w:t>
        </w:r>
        <w:del w:id="176" w:author="Eric Seabloom" w:date="2022-01-07T16:16:00Z">
          <w:r w:rsidR="000158AF" w:rsidRPr="000158AF" w:rsidDel="00356E2A">
            <w:rPr>
              <w:rFonts w:eastAsia="Times New Roman"/>
              <w:color w:val="000000"/>
              <w:highlight w:val="yellow"/>
              <w:rPrChange w:id="177" w:author="Andrew MacDougall" w:date="2022-01-06T10:09:00Z">
                <w:rPr>
                  <w:rFonts w:eastAsia="Times New Roman"/>
                  <w:color w:val="000000"/>
                </w:rPr>
              </w:rPrChange>
            </w:rPr>
            <w:delText>fertilizaiton</w:delText>
          </w:r>
        </w:del>
      </w:ins>
      <w:ins w:id="178" w:author="Eric Seabloom" w:date="2022-01-07T16:16:00Z">
        <w:r w:rsidR="00356E2A" w:rsidRPr="00356E2A">
          <w:rPr>
            <w:rFonts w:eastAsia="Times New Roman"/>
            <w:color w:val="000000"/>
            <w:highlight w:val="yellow"/>
          </w:rPr>
          <w:t>fertilization</w:t>
        </w:r>
      </w:ins>
      <w:del w:id="179" w:author="Andrew MacDougall" w:date="2022-01-06T10:08:00Z">
        <w:r w:rsidR="00A77D8F" w:rsidRPr="000158AF" w:rsidDel="000158AF">
          <w:rPr>
            <w:rFonts w:eastAsia="Times New Roman"/>
            <w:color w:val="000000"/>
            <w:highlight w:val="yellow"/>
            <w:rPrChange w:id="180"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181"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182" w:author="Andrew MacDougall" w:date="2022-01-06T10:09:00Z">
            <w:rPr>
              <w:rFonts w:eastAsia="Times New Roman"/>
              <w:bCs/>
              <w:color w:val="000000"/>
            </w:rPr>
          </w:rPrChange>
        </w:rPr>
        <w:t>the</w:t>
      </w:r>
      <w:r w:rsidR="00A77D8F" w:rsidRPr="000158AF">
        <w:rPr>
          <w:rFonts w:eastAsia="Times New Roman"/>
          <w:color w:val="000000"/>
          <w:highlight w:val="yellow"/>
          <w:rPrChange w:id="183" w:author="Andrew MacDougall" w:date="2022-01-06T10:09:00Z">
            <w:rPr>
              <w:rFonts w:eastAsia="Times New Roman"/>
              <w:color w:val="000000"/>
            </w:rPr>
          </w:rPrChange>
        </w:rPr>
        <w:t xml:space="preserve"> response of </w:t>
      </w:r>
      <w:proofErr w:type="spellStart"/>
      <w:r w:rsidR="00A77D8F" w:rsidRPr="000158AF">
        <w:rPr>
          <w:rFonts w:eastAsia="Times New Roman"/>
          <w:i/>
          <w:color w:val="000000"/>
          <w:highlight w:val="yellow"/>
          <w:rPrChange w:id="184"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185" w:author="Andrew MacDougall" w:date="2022-01-06T10:09:00Z">
            <w:rPr>
              <w:rFonts w:eastAsia="Times New Roman"/>
              <w:color w:val="000000"/>
              <w:vertAlign w:val="subscript"/>
            </w:rPr>
          </w:rPrChange>
        </w:rPr>
        <w:t>area</w:t>
      </w:r>
      <w:proofErr w:type="spellEnd"/>
      <w:r w:rsidR="00A77D8F" w:rsidRPr="000158AF">
        <w:rPr>
          <w:rFonts w:eastAsia="Times New Roman"/>
          <w:color w:val="000000"/>
          <w:highlight w:val="yellow"/>
          <w:rPrChange w:id="186" w:author="Andrew MacDougall" w:date="2022-01-06T10:09:00Z">
            <w:rPr>
              <w:rFonts w:eastAsia="Times New Roman"/>
              <w:color w:val="000000"/>
            </w:rPr>
          </w:rPrChange>
        </w:rPr>
        <w:t xml:space="preserve"> to added soil </w:t>
      </w:r>
      <w:commentRangeStart w:id="187"/>
      <w:r w:rsidR="00A77D8F" w:rsidRPr="000158AF">
        <w:rPr>
          <w:rFonts w:eastAsia="Times New Roman"/>
          <w:color w:val="000000"/>
          <w:highlight w:val="yellow"/>
          <w:rPrChange w:id="188" w:author="Andrew MacDougall" w:date="2022-01-06T10:09:00Z">
            <w:rPr>
              <w:rFonts w:eastAsia="Times New Roman"/>
              <w:color w:val="000000"/>
            </w:rPr>
          </w:rPrChange>
        </w:rPr>
        <w:t>N</w:t>
      </w:r>
      <w:commentRangeEnd w:id="187"/>
      <w:r w:rsidR="000158AF">
        <w:rPr>
          <w:rStyle w:val="CommentReference"/>
        </w:rPr>
        <w:commentReference w:id="187"/>
      </w:r>
      <w:r w:rsidR="00A77D8F">
        <w:rPr>
          <w:rFonts w:eastAsia="Times New Roman"/>
          <w:color w:val="000000"/>
        </w:rPr>
        <w:t xml:space="preserve">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r w:rsidR="00DC7E19" w:rsidRPr="00470D41">
        <w:rPr>
          <w:rFonts w:eastAsia="Times New Roman"/>
          <w:color w:val="000000"/>
          <w:highlight w:val="yellow"/>
          <w:rPrChange w:id="189"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190" w:author="Andrew MacDougall" w:date="2022-01-06T10:10:00Z">
            <w:rPr>
              <w:rFonts w:eastAsia="Times New Roman"/>
              <w:color w:val="000000"/>
            </w:rPr>
          </w:rPrChange>
        </w:rPr>
        <w:t>negative</w:t>
      </w:r>
      <w:r w:rsidR="00DC7E19" w:rsidRPr="00470D41">
        <w:rPr>
          <w:rFonts w:eastAsia="Times New Roman"/>
          <w:color w:val="000000"/>
          <w:highlight w:val="yellow"/>
          <w:rPrChange w:id="191"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192" w:author="Andrew MacDougall" w:date="2022-01-06T10:10:00Z">
            <w:rPr>
              <w:rFonts w:eastAsia="Times New Roman"/>
              <w:i/>
              <w:color w:val="000000"/>
            </w:rPr>
          </w:rPrChange>
        </w:rPr>
        <w:t>p</w:t>
      </w:r>
      <w:r w:rsidR="00DC7E19" w:rsidRPr="00470D41">
        <w:rPr>
          <w:rFonts w:eastAsia="Times New Roman"/>
          <w:color w:val="000000"/>
          <w:highlight w:val="yellow"/>
          <w:rPrChange w:id="193" w:author="Andrew MacDougall" w:date="2022-01-06T10:10:00Z">
            <w:rPr>
              <w:rFonts w:eastAsia="Times New Roman"/>
              <w:color w:val="000000"/>
            </w:rPr>
          </w:rPrChange>
        </w:rPr>
        <w:t xml:space="preserve"> &lt; 0.</w:t>
      </w:r>
      <w:commentRangeStart w:id="194"/>
      <w:r w:rsidR="00DC7E19" w:rsidRPr="00470D41">
        <w:rPr>
          <w:rFonts w:eastAsia="Times New Roman"/>
          <w:color w:val="000000"/>
          <w:highlight w:val="yellow"/>
          <w:rPrChange w:id="195" w:author="Andrew MacDougall" w:date="2022-01-06T10:10:00Z">
            <w:rPr>
              <w:rFonts w:eastAsia="Times New Roman"/>
              <w:color w:val="000000"/>
            </w:rPr>
          </w:rPrChange>
        </w:rPr>
        <w:t>1</w:t>
      </w:r>
      <w:commentRangeEnd w:id="194"/>
      <w:r w:rsidR="00470D41">
        <w:rPr>
          <w:rStyle w:val="CommentReference"/>
        </w:rPr>
        <w:commentReference w:id="194"/>
      </w:r>
      <w:r w:rsidR="00DC7E19" w:rsidRPr="00470D41">
        <w:rPr>
          <w:rFonts w:eastAsia="Times New Roman"/>
          <w:color w:val="000000"/>
          <w:highlight w:val="yellow"/>
          <w:rPrChange w:id="196"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commentRangeStart w:id="197"/>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w:t>
      </w:r>
      <w:proofErr w:type="gramStart"/>
      <w:r w:rsidRPr="00993C6A">
        <w:rPr>
          <w:rFonts w:eastAsia="Times New Roman"/>
          <w:color w:val="00000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commentRangeEnd w:id="197"/>
    <w:p w14:paraId="317CCD69" w14:textId="21C7C281" w:rsidR="00AE1760" w:rsidRPr="00F60BAA" w:rsidRDefault="00183E96" w:rsidP="00DA24C9">
      <w:pPr>
        <w:spacing w:line="480" w:lineRule="auto"/>
        <w:contextualSpacing/>
      </w:pPr>
      <w:r>
        <w:rPr>
          <w:rStyle w:val="CommentReference"/>
        </w:rPr>
        <w:commentReference w:id="197"/>
      </w:r>
      <w:r w:rsidR="005D276D" w:rsidRPr="00993C6A">
        <w:t xml:space="preserve">* P-values &lt; 0.05 are bolded and &lt; 0.1 are italicized. Sample size is </w:t>
      </w:r>
      <w:r w:rsidR="00FE6044">
        <w:t>328</w:t>
      </w:r>
      <w:r w:rsidR="005D276D" w:rsidRPr="00993C6A">
        <w:t xml:space="preserve">. Key: </w:t>
      </w:r>
      <w:r w:rsidR="005D276D" w:rsidRPr="00993C6A">
        <w:rPr>
          <w:rFonts w:eastAsia="Times New Roman"/>
          <w:color w:val="000000"/>
        </w:rPr>
        <w:t>χ = ratio of intercellular to extracellular CO</w:t>
      </w:r>
      <w:r w:rsidR="005D276D" w:rsidRPr="00993C6A">
        <w:rPr>
          <w:rFonts w:eastAsia="Times New Roman"/>
          <w:color w:val="000000"/>
          <w:vertAlign w:val="subscript"/>
        </w:rPr>
        <w:t>2</w:t>
      </w:r>
      <w:r w:rsidR="005D276D" w:rsidRPr="00993C6A">
        <w:rPr>
          <w:rFonts w:eastAsia="Times New Roman"/>
          <w:color w:val="000000"/>
        </w:rPr>
        <w:t xml:space="preserve"> concentration</w:t>
      </w:r>
      <w:r w:rsidR="005D276D" w:rsidRPr="00993C6A">
        <w:t xml:space="preserve">, </w:t>
      </w:r>
      <w:proofErr w:type="spellStart"/>
      <w:r w:rsidR="005D276D" w:rsidRPr="00993C6A">
        <w:rPr>
          <w:i/>
          <w:iCs/>
        </w:rPr>
        <w:t>M</w:t>
      </w:r>
      <w:r w:rsidR="005D276D" w:rsidRPr="00993C6A">
        <w:rPr>
          <w:vertAlign w:val="subscript"/>
        </w:rPr>
        <w:t>area</w:t>
      </w:r>
      <w:proofErr w:type="spellEnd"/>
      <w:r w:rsidR="005D276D"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commentRangeStart w:id="198"/>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w:t>
      </w:r>
      <w:commentRangeEnd w:id="198"/>
      <w:r w:rsidR="00183E96">
        <w:rPr>
          <w:rStyle w:val="CommentReference"/>
          <w:rFonts w:eastAsiaTheme="minorHAnsi"/>
          <w:b w:val="0"/>
          <w:bCs w:val="0"/>
        </w:rPr>
        <w:commentReference w:id="198"/>
      </w:r>
      <w:r w:rsidR="00B25CDC" w:rsidRPr="00B25CDC">
        <w:rPr>
          <w:b w:val="0"/>
          <w:bCs w:val="0"/>
          <w:color w:val="000000"/>
          <w:sz w:val="24"/>
          <w:szCs w:val="24"/>
        </w:rPr>
        <w:t>.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w:t>
      </w:r>
      <w:commentRangeStart w:id="199"/>
      <w:r w:rsidR="007F34AF" w:rsidRPr="00DA24C9">
        <w:rPr>
          <w:b w:val="0"/>
          <w:bCs w:val="0"/>
          <w:color w:val="000000" w:themeColor="text1"/>
          <w:sz w:val="24"/>
          <w:szCs w:val="24"/>
        </w:rPr>
        <w:t>relationship</w:t>
      </w:r>
      <w:commentRangeEnd w:id="199"/>
      <w:proofErr w:type="gramEnd"/>
      <w:r w:rsidR="00183E96">
        <w:rPr>
          <w:rStyle w:val="CommentReference"/>
          <w:rFonts w:eastAsiaTheme="minorHAnsi"/>
          <w:b w:val="0"/>
          <w:bCs w:val="0"/>
        </w:rPr>
        <w:commentReference w:id="199"/>
      </w:r>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030022C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del w:id="200" w:author="Andrew MacDougall" w:date="2022-01-06T10:17:00Z">
        <w:r w:rsidR="0056386C" w:rsidDel="001A7B38">
          <w:delText>aboveground climate</w:delText>
        </w:r>
      </w:del>
      <w:ins w:id="201" w:author="Andrew MacDougall" w:date="2022-01-06T10:17:00Z">
        <w:del w:id="202" w:author="Eric Seabloom" w:date="2022-01-07T16:23:00Z">
          <w:r w:rsidR="001A7B38" w:rsidDel="00334997">
            <w:delText>temperture</w:delText>
          </w:r>
        </w:del>
      </w:ins>
      <w:ins w:id="203" w:author="Eric Seabloom" w:date="2022-01-07T16:23:00Z">
        <w:r w:rsidR="00334997">
          <w:t>temperature</w:t>
        </w:r>
      </w:ins>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204" w:author="Andrew MacDougall" w:date="2022-01-06T10:17:00Z">
            <w:rPr/>
          </w:rPrChange>
        </w:rPr>
        <w:t xml:space="preserve">aboveground </w:t>
      </w:r>
      <w:commentRangeStart w:id="205"/>
      <w:r w:rsidR="009A5B56" w:rsidRPr="001A7B38">
        <w:rPr>
          <w:highlight w:val="yellow"/>
          <w:rPrChange w:id="206" w:author="Andrew MacDougall" w:date="2022-01-06T10:17:00Z">
            <w:rPr/>
          </w:rPrChange>
        </w:rPr>
        <w:t>conditions</w:t>
      </w:r>
      <w:commentRangeEnd w:id="205"/>
      <w:r w:rsidR="001A7B38">
        <w:rPr>
          <w:rStyle w:val="CommentReference"/>
        </w:rPr>
        <w:commentReference w:id="205"/>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commentRangeStart w:id="207"/>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del w:id="208" w:author="Andrew MacDougall" w:date="2022-01-06T10:17:00Z">
        <w:r w:rsidR="0028100D" w:rsidDel="001A7B38">
          <w:delText xml:space="preserve">aboveground </w:delText>
        </w:r>
        <w:r w:rsidR="006B5806" w:rsidDel="001A7B38">
          <w:delText>climate</w:delText>
        </w:r>
      </w:del>
      <w:ins w:id="209" w:author="Andrew MacDougall" w:date="2022-01-06T10:17:00Z">
        <w:r w:rsidR="001A7B38">
          <w:t>tempe</w:t>
        </w:r>
      </w:ins>
      <w:ins w:id="210"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commentRangeEnd w:id="207"/>
      <w:r w:rsidR="00334997">
        <w:rPr>
          <w:rStyle w:val="CommentReference"/>
        </w:rPr>
        <w:commentReference w:id="207"/>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commentRangeStart w:id="211"/>
      <w:r>
        <w:rPr>
          <w:i/>
        </w:rPr>
        <w:t xml:space="preserve">Climate is a stronger predictor of </w:t>
      </w:r>
      <w:proofErr w:type="spellStart"/>
      <w:r>
        <w:rPr>
          <w:i/>
        </w:rPr>
        <w:t>N</w:t>
      </w:r>
      <w:r>
        <w:rPr>
          <w:i/>
          <w:vertAlign w:val="subscript"/>
        </w:rPr>
        <w:t>area</w:t>
      </w:r>
      <w:proofErr w:type="spellEnd"/>
      <w:r>
        <w:rPr>
          <w:i/>
        </w:rPr>
        <w:t xml:space="preserve"> than soil nitrogen availability</w:t>
      </w:r>
      <w:commentRangeEnd w:id="211"/>
      <w:r w:rsidR="0037750B">
        <w:rPr>
          <w:rStyle w:val="CommentReference"/>
        </w:rPr>
        <w:commentReference w:id="211"/>
      </w:r>
    </w:p>
    <w:p w14:paraId="5C5DA870" w14:textId="64F2B1F8" w:rsidR="0028100D" w:rsidRPr="00743306" w:rsidRDefault="000D0F58" w:rsidP="000D0F58">
      <w:pPr>
        <w:spacing w:line="480" w:lineRule="auto"/>
        <w:ind w:firstLine="720"/>
        <w:contextualSpacing/>
      </w:pPr>
      <w:r>
        <w:lastRenderedPageBreak/>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w:t>
      </w:r>
      <w:ins w:id="212" w:author="Anita C. Risch" w:date="2022-01-11T07:47:00Z">
        <w:r w:rsidR="00966C6C">
          <w:t xml:space="preserve"> as we did here</w:t>
        </w:r>
      </w:ins>
      <w:r>
        <w:t>,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w:t>
      </w:r>
      <w:commentRangeStart w:id="213"/>
      <w:r w:rsidR="00743306">
        <w:t xml:space="preserve">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commentRangeEnd w:id="213"/>
      <w:r w:rsidR="0037750B">
        <w:rPr>
          <w:rStyle w:val="CommentReference"/>
        </w:rPr>
        <w:commentReference w:id="213"/>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214" w:author="Andrew MacDougall" w:date="2022-01-06T10:19:00Z">
        <w:r w:rsidRPr="001A7B38" w:rsidDel="001A7B38">
          <w:rPr>
            <w:highlight w:val="yellow"/>
            <w:rPrChange w:id="215" w:author="Andrew MacDougall" w:date="2022-01-06T10:19:00Z">
              <w:rPr/>
            </w:rPrChange>
          </w:rPr>
          <w:delText xml:space="preserve">indicators </w:delText>
        </w:r>
      </w:del>
      <w:ins w:id="216" w:author="Andrew MacDougall" w:date="2022-01-06T10:19:00Z">
        <w:r w:rsidR="001A7B38" w:rsidRPr="001A7B38">
          <w:rPr>
            <w:highlight w:val="yellow"/>
            <w:rPrChange w:id="217" w:author="Andrew MacDougall" w:date="2022-01-06T10:19:00Z">
              <w:rPr/>
            </w:rPrChange>
          </w:rPr>
          <w:t xml:space="preserve">predictors? </w:t>
        </w:r>
      </w:ins>
      <w:r w:rsidRPr="001A7B38">
        <w:rPr>
          <w:highlight w:val="yellow"/>
          <w:rPrChange w:id="218" w:author="Andrew MacDougall" w:date="2022-01-06T10:19:00Z">
            <w:rPr/>
          </w:rPrChange>
        </w:rPr>
        <w:t>of</w:t>
      </w:r>
      <w:r>
        <w:t xml:space="preserve">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xml:space="preserve">. </w:t>
      </w:r>
      <w:commentRangeStart w:id="219"/>
      <w:r w:rsidR="00DC7E5B">
        <w:t>The results showed that, while</w:t>
      </w:r>
      <w:r w:rsidR="001D2A99">
        <w:t xml:space="preserve"> statistically</w:t>
      </w:r>
      <w:r w:rsidR="00DC7E5B">
        <w:t xml:space="preserve"> significant, the soil nutrient treatments were far less important </w:t>
      </w:r>
      <w:ins w:id="220" w:author="Andrew MacDougall" w:date="2022-01-06T10:20:00Z">
        <w:r w:rsidR="0093130A">
          <w:t xml:space="preserve">for </w:t>
        </w:r>
        <w:proofErr w:type="spellStart"/>
        <w:r w:rsidR="0093130A">
          <w:t>N</w:t>
        </w:r>
        <w:r w:rsidR="0093130A" w:rsidRPr="0093130A">
          <w:rPr>
            <w:vertAlign w:val="subscript"/>
            <w:rPrChange w:id="221" w:author="Andrew MacDougall" w:date="2022-01-06T10:21:00Z">
              <w:rPr/>
            </w:rPrChange>
          </w:rPr>
          <w:t>area</w:t>
        </w:r>
        <w:proofErr w:type="spellEnd"/>
        <w:r w:rsidR="0093130A">
          <w:t xml:space="preserve"> </w:t>
        </w:r>
      </w:ins>
      <w:r w:rsidR="00DC7E5B">
        <w:t>than leaf traits</w:t>
      </w:r>
      <w:r w:rsidR="005948A0">
        <w:t>, plant traits,</w:t>
      </w:r>
      <w:r w:rsidR="00DC7E5B">
        <w:t xml:space="preserve"> and climate.</w:t>
      </w:r>
      <w:r w:rsidR="00562A58">
        <w:t xml:space="preserve"> </w:t>
      </w:r>
      <w:commentRangeEnd w:id="219"/>
      <w:r w:rsidR="0070037C">
        <w:rPr>
          <w:rStyle w:val="CommentReference"/>
        </w:rPr>
        <w:commentReference w:id="219"/>
      </w:r>
      <w:r w:rsidR="00562A58">
        <w:t xml:space="preserve">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039C868"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w:t>
      </w:r>
      <w:r w:rsidR="002436D6">
        <w:lastRenderedPageBreak/>
        <w:t xml:space="preserve">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222" w:author="Eric Seabloom" w:date="2022-01-07T16:37:00Z">
        <w:r w:rsidR="0070037C">
          <w:t xml:space="preserve">also </w:t>
        </w:r>
      </w:ins>
      <w:r w:rsidR="00CA3207">
        <w:t xml:space="preserve">can </w:t>
      </w:r>
      <w:del w:id="223" w:author="Eric Seabloom" w:date="2022-01-07T16:37:00Z">
        <w:r w:rsidR="00CA3207" w:rsidDel="0070037C">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lastRenderedPageBreak/>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w:t>
      </w:r>
      <w:r w:rsidR="000C26ED">
        <w:lastRenderedPageBreak/>
        <w:t xml:space="preserve">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w:t>
      </w:r>
      <w:commentRangeStart w:id="224"/>
      <w:r>
        <w:t xml:space="preserve">First, we necessarily included soil nutrient availability as categorical in our analyses as we did not have data on levels of nutrient availability, only whether nutrients had been added or </w:t>
      </w:r>
      <w:commentRangeStart w:id="225"/>
      <w:r>
        <w:t>not</w:t>
      </w:r>
      <w:commentRangeEnd w:id="225"/>
      <w:r w:rsidR="0093130A">
        <w:rPr>
          <w:rStyle w:val="CommentReference"/>
        </w:rPr>
        <w:commentReference w:id="225"/>
      </w:r>
      <w:r>
        <w:t xml:space="preserve">. </w:t>
      </w:r>
      <w:commentRangeEnd w:id="224"/>
      <w:r w:rsidR="0070037C">
        <w:rPr>
          <w:rStyle w:val="CommentReference"/>
        </w:rPr>
        <w:commentReference w:id="224"/>
      </w:r>
      <w:commentRangeStart w:id="226"/>
      <w:r>
        <w:t>Our</w:t>
      </w:r>
      <w:commentRangeEnd w:id="226"/>
      <w:r w:rsidR="00BE7799">
        <w:rPr>
          <w:rStyle w:val="CommentReference"/>
        </w:rPr>
        <w:commentReference w:id="226"/>
      </w:r>
      <w:r>
        <w:t xml:space="preserve"> analyses </w:t>
      </w:r>
      <w:commentRangeStart w:id="227"/>
      <w:r>
        <w:t xml:space="preserve">would have been more robust </w:t>
      </w:r>
      <w:commentRangeEnd w:id="227"/>
      <w:r w:rsidR="00BE7799">
        <w:rPr>
          <w:rStyle w:val="CommentReference"/>
        </w:rPr>
        <w:commentReference w:id="227"/>
      </w:r>
      <w:r>
        <w:t xml:space="preserve">had we </w:t>
      </w:r>
      <w:del w:id="228" w:author="Andrew MacDougall" w:date="2022-01-06T10:23:00Z">
        <w:r w:rsidDel="0093130A">
          <w:delText xml:space="preserve">been able to use numerical information on </w:delText>
        </w:r>
      </w:del>
      <w:ins w:id="229" w:author="Andrew MacDougall" w:date="2022-01-06T10:23:00Z">
        <w:r w:rsidR="0093130A">
          <w:t xml:space="preserve">had these data on </w:t>
        </w:r>
      </w:ins>
      <w:r>
        <w:t xml:space="preserve">nutrient availability. This is because background nutrient availability was likely highly variable from site to </w:t>
      </w:r>
      <w:commentRangeStart w:id="230"/>
      <w:commentRangeStart w:id="231"/>
      <w:r>
        <w:t>site</w:t>
      </w:r>
      <w:commentRangeEnd w:id="230"/>
      <w:r w:rsidR="0093130A">
        <w:rPr>
          <w:rStyle w:val="CommentReference"/>
        </w:rPr>
        <w:commentReference w:id="230"/>
      </w:r>
      <w:commentRangeEnd w:id="231"/>
      <w:r w:rsidR="001B2F24">
        <w:rPr>
          <w:rStyle w:val="CommentReference"/>
        </w:rPr>
        <w:commentReference w:id="231"/>
      </w:r>
      <w:r>
        <w:t xml:space="preserve">. Future cross-site nutrient addition studies should prioritize </w:t>
      </w:r>
      <w:commentRangeStart w:id="232"/>
      <w:r>
        <w:t xml:space="preserve">obtaining this information. </w:t>
      </w:r>
      <w:commentRangeEnd w:id="232"/>
      <w:r w:rsidR="00BE7799">
        <w:rPr>
          <w:rStyle w:val="CommentReference"/>
        </w:rPr>
        <w:commentReference w:id="232"/>
      </w:r>
      <w:commentRangeStart w:id="233"/>
      <w:r>
        <w:t xml:space="preserve">Second, we had to necessarily rely on large scale average </w:t>
      </w:r>
      <w:del w:id="234" w:author="Andrew MacDougall" w:date="2022-01-06T10:24:00Z">
        <w:r w:rsidRPr="0093130A" w:rsidDel="0093130A">
          <w:rPr>
            <w:highlight w:val="yellow"/>
            <w:rPrChange w:id="235" w:author="Andrew MacDougall" w:date="2022-01-06T10:25:00Z">
              <w:rPr/>
            </w:rPrChange>
          </w:rPr>
          <w:delText xml:space="preserve">climate </w:delText>
        </w:r>
      </w:del>
      <w:ins w:id="236" w:author="Andrew MacDougall" w:date="2022-01-06T10:24:00Z">
        <w:r w:rsidR="0093130A" w:rsidRPr="0093130A">
          <w:rPr>
            <w:highlight w:val="yellow"/>
            <w:rPrChange w:id="237" w:author="Andrew MacDougall" w:date="2022-01-06T10:25:00Z">
              <w:rPr/>
            </w:rPrChange>
          </w:rPr>
          <w:t>temperature?</w:t>
        </w:r>
        <w:r w:rsidR="0093130A">
          <w:t xml:space="preserve"> </w:t>
        </w:r>
      </w:ins>
      <w:r>
        <w:t>data for each site</w:t>
      </w:r>
      <w:commentRangeEnd w:id="233"/>
      <w:r w:rsidR="00E6299A">
        <w:rPr>
          <w:rStyle w:val="CommentReference"/>
        </w:rPr>
        <w:commentReference w:id="233"/>
      </w:r>
      <w:r>
        <w:t xml:space="preserve">. As leaf nitrogen allocation is a dynamic process, more </w:t>
      </w:r>
      <w:commentRangeStart w:id="238"/>
      <w:r>
        <w:t xml:space="preserve">acute </w:t>
      </w:r>
      <w:commentRangeEnd w:id="238"/>
      <w:r w:rsidR="00E6299A">
        <w:rPr>
          <w:rStyle w:val="CommentReference"/>
        </w:rPr>
        <w:commentReference w:id="238"/>
      </w:r>
      <w:r>
        <w:t xml:space="preserve">climate data may have provided more insight into the drivers of </w:t>
      </w:r>
      <w:proofErr w:type="spellStart"/>
      <w:r>
        <w:rPr>
          <w:i/>
        </w:rPr>
        <w:t>N</w:t>
      </w:r>
      <w:r>
        <w:rPr>
          <w:vertAlign w:val="subscript"/>
        </w:rPr>
        <w:t>area</w:t>
      </w:r>
      <w:proofErr w:type="spellEnd"/>
      <w:r>
        <w:t xml:space="preserve">. </w:t>
      </w:r>
      <w:commentRangeStart w:id="239"/>
      <w:r>
        <w:t xml:space="preserve">Finally, we lacked information on the major pools of nitrogen in leaves. </w:t>
      </w:r>
      <w:commentRangeEnd w:id="239"/>
      <w:r w:rsidR="00E6299A">
        <w:rPr>
          <w:rStyle w:val="CommentReference"/>
        </w:rPr>
        <w:commentReference w:id="239"/>
      </w:r>
      <w:r>
        <w:t xml:space="preserve">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w:t>
      </w:r>
      <w:r w:rsidR="00A54421">
        <w:lastRenderedPageBreak/>
        <w:t xml:space="preserve">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w:t>
      </w:r>
      <w:commentRangeStart w:id="240"/>
      <w:r w:rsidR="00A54421">
        <w:t>soil nitrogen</w:t>
      </w:r>
      <w:commentRangeEnd w:id="240"/>
      <w:r w:rsidR="001B2F24">
        <w:rPr>
          <w:rStyle w:val="CommentReference"/>
        </w:rPr>
        <w:commentReference w:id="240"/>
      </w:r>
      <w:r w:rsidR="00A54421">
        <w:t xml:space="preserve">. Previous studies have indicated that this can reflect variation in leaf economics, with plants choosing to shift traits towards </w:t>
      </w:r>
      <w:commentRangeStart w:id="241"/>
      <w:r w:rsidR="00A54421">
        <w:t xml:space="preserve">high N </w:t>
      </w:r>
      <w:commentRangeEnd w:id="241"/>
      <w:r w:rsidR="00800329">
        <w:rPr>
          <w:rStyle w:val="CommentReference"/>
        </w:rPr>
        <w:commentReference w:id="241"/>
      </w:r>
      <w:r w:rsidR="00A54421">
        <w:t xml:space="preserve">use as a means to save water when </w:t>
      </w:r>
      <w:commentRangeStart w:id="242"/>
      <w:r w:rsidR="00A54421">
        <w:t>N availability</w:t>
      </w:r>
      <w:commentRangeEnd w:id="242"/>
      <w:r w:rsidR="00800329">
        <w:rPr>
          <w:rStyle w:val="CommentReference"/>
        </w:rPr>
        <w:commentReference w:id="242"/>
      </w:r>
      <w:r w:rsidR="00A54421">
        <w:t xml:space="preserve">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 xml:space="preserve">However, our results show that the biomass response to changing </w:t>
      </w:r>
      <w:commentRangeStart w:id="243"/>
      <w:r w:rsidR="00A54421">
        <w:t xml:space="preserve">soil nitrogen </w:t>
      </w:r>
      <w:commentRangeEnd w:id="243"/>
      <w:r w:rsidR="00800329">
        <w:rPr>
          <w:rStyle w:val="CommentReference"/>
        </w:rPr>
        <w:commentReference w:id="243"/>
      </w:r>
      <w:r w:rsidR="00A54421">
        <w:t>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w:t>
      </w:r>
      <w:r w:rsidRPr="002B59BD">
        <w:lastRenderedPageBreak/>
        <w:t>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w:t>
      </w:r>
      <w:r w:rsidRPr="000E55C7">
        <w:rPr>
          <w:noProof/>
        </w:rPr>
        <w:lastRenderedPageBreak/>
        <w:t xml:space="preserve">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Liang X, Zhang T, Lu X et al. (2020) Global response patterns of plant photosynthesis to </w:t>
      </w:r>
      <w:r w:rsidRPr="000E55C7">
        <w:rPr>
          <w:noProof/>
        </w:rPr>
        <w:lastRenderedPageBreak/>
        <w:t>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w:t>
      </w:r>
      <w:r w:rsidRPr="000E55C7">
        <w:rPr>
          <w:noProof/>
        </w:rPr>
        <w:lastRenderedPageBreak/>
        <w:t xml:space="preserve">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w:t>
      </w:r>
      <w:r w:rsidRPr="000E55C7">
        <w:rPr>
          <w:noProof/>
        </w:rPr>
        <w:lastRenderedPageBreak/>
        <w:t xml:space="preserve">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 xml:space="preserve">Global Biogeochemical </w:t>
      </w:r>
      <w:r w:rsidRPr="000E55C7">
        <w:rPr>
          <w:i/>
          <w:iCs/>
          <w:noProof/>
        </w:rPr>
        <w:lastRenderedPageBreak/>
        <w:t>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770394"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QC" w:date="2022-01-18T00:23:00Z" w:initials="QC">
    <w:p w14:paraId="695E4B29" w14:textId="6037431D" w:rsidR="00A23275" w:rsidRDefault="00A23275">
      <w:pPr>
        <w:pStyle w:val="CommentText"/>
      </w:pPr>
      <w:r>
        <w:rPr>
          <w:rStyle w:val="CommentReference"/>
        </w:rPr>
        <w:annotationRef/>
      </w:r>
      <w:r>
        <w:t xml:space="preserve">I feel using leaf nitrogen is enough here. </w:t>
      </w:r>
    </w:p>
  </w:comment>
  <w:comment w:id="14" w:author="QC" w:date="2022-01-18T00:25:00Z" w:initials="QC">
    <w:p w14:paraId="600F71C3" w14:textId="58249755" w:rsidR="00A23275" w:rsidRDefault="00A23275">
      <w:pPr>
        <w:pStyle w:val="CommentText"/>
      </w:pPr>
      <w:r>
        <w:rPr>
          <w:rStyle w:val="CommentReference"/>
        </w:rPr>
        <w:annotationRef/>
      </w:r>
      <w:r>
        <w:t xml:space="preserve">I think these words may not be needed here. The association between Carbon and Nitrogen is described in the following sentence. </w:t>
      </w:r>
    </w:p>
  </w:comment>
  <w:comment w:id="16" w:author="Andrew MacDougall" w:date="2022-01-06T15:36:00Z" w:initials="AM">
    <w:p w14:paraId="204E7051" w14:textId="6904DCA3" w:rsidR="00A23275" w:rsidRDefault="00A23275">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etc? </w:t>
      </w:r>
    </w:p>
  </w:comment>
  <w:comment w:id="17" w:author="Eric Seabloom" w:date="2022-01-07T22:33:00Z" w:initials="ES">
    <w:p w14:paraId="5441F580" w14:textId="4A02E277" w:rsidR="00A23275" w:rsidRDefault="00A23275">
      <w:pPr>
        <w:pStyle w:val="CommentText"/>
      </w:pPr>
      <w:r>
        <w:rPr>
          <w:rStyle w:val="CommentReference"/>
        </w:rPr>
        <w:annotationRef/>
      </w:r>
      <w:r>
        <w:t>Can these climate effects be lumped under effects mediated by water stress, at least as a first pass?</w:t>
      </w:r>
    </w:p>
  </w:comment>
  <w:comment w:id="19" w:author="QC" w:date="2022-01-18T00:29:00Z" w:initials="QC">
    <w:p w14:paraId="16985195" w14:textId="31859006" w:rsidR="00A23275" w:rsidRDefault="00A23275">
      <w:pPr>
        <w:pStyle w:val="CommentText"/>
      </w:pPr>
      <w:r>
        <w:rPr>
          <w:rStyle w:val="CommentReference"/>
        </w:rPr>
        <w:annotationRef/>
      </w:r>
      <w:r>
        <w:t xml:space="preserve">You mean leaf area per mass? This seems confusing, because there are many leaf traits. </w:t>
      </w:r>
    </w:p>
  </w:comment>
  <w:comment w:id="20" w:author="Eric Seabloom" w:date="2022-01-07T22:37:00Z" w:initials="ES">
    <w:p w14:paraId="3E72692E" w14:textId="4AEC441D" w:rsidR="00A23275" w:rsidRDefault="00A23275">
      <w:pPr>
        <w:pStyle w:val="CommentText"/>
      </w:pPr>
      <w:r>
        <w:rPr>
          <w:rStyle w:val="CommentReference"/>
        </w:rPr>
        <w:annotationRef/>
      </w:r>
      <w:r>
        <w:t>Still true?</w:t>
      </w:r>
    </w:p>
  </w:comment>
  <w:comment w:id="31" w:author="Eric Seabloom" w:date="2022-01-07T22:38:00Z" w:initials="ES">
    <w:p w14:paraId="3099B9E8" w14:textId="5206CBA4" w:rsidR="00A23275" w:rsidRDefault="00A23275">
      <w:pPr>
        <w:pStyle w:val="CommentText"/>
      </w:pPr>
      <w:r>
        <w:rPr>
          <w:rStyle w:val="CommentReference"/>
        </w:rPr>
        <w:annotationRef/>
      </w:r>
      <w:r>
        <w:t xml:space="preserve">I might use supply for the general discussion and addition for the treatments. N addition sounds intentional. </w:t>
      </w:r>
    </w:p>
  </w:comment>
  <w:comment w:id="46" w:author="Andrew MacDougall" w:date="2022-01-06T16:11:00Z" w:initials="AM">
    <w:p w14:paraId="4CD70F4C" w14:textId="2BD11190" w:rsidR="00A23275" w:rsidRDefault="00A23275">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47" w:author="Eric Seabloom" w:date="2022-01-07T22:46:00Z" w:initials="ES">
    <w:p w14:paraId="2FC3B5C1" w14:textId="59BCD7ED" w:rsidR="00A23275" w:rsidRDefault="00A23275">
      <w:pPr>
        <w:pStyle w:val="CommentText"/>
      </w:pPr>
      <w:r>
        <w:rPr>
          <w:rStyle w:val="CommentReference"/>
        </w:rPr>
        <w:annotationRef/>
      </w:r>
      <w:r>
        <w:t>Here is a paper showing pretty constant scaling of N&amp;P which might create this N &amp; P link:</w:t>
      </w:r>
    </w:p>
    <w:p w14:paraId="5BCA9ADA" w14:textId="77777777" w:rsidR="00A23275" w:rsidRDefault="00A23275">
      <w:pPr>
        <w:pStyle w:val="CommentText"/>
      </w:pPr>
    </w:p>
    <w:p w14:paraId="2EE91B2E" w14:textId="77777777" w:rsidR="00A23275" w:rsidRDefault="00A23275" w:rsidP="00295F90">
      <w:pPr>
        <w:autoSpaceDE w:val="0"/>
        <w:autoSpaceDN w:val="0"/>
        <w:adjustRightInd w:val="0"/>
        <w:ind w:left="720" w:right="-720" w:hanging="720"/>
        <w:rPr>
          <w:rFonts w:ascii="Helvetica" w:hAnsi="Helvetica" w:cs="Helvetica"/>
        </w:rPr>
      </w:pPr>
      <w:r>
        <w:rPr>
          <w:rFonts w:ascii="Helvetica" w:hAnsi="Helvetica" w:cs="Helvetica"/>
        </w:rPr>
        <w:t xml:space="preserve">Borer, E. T., M. E. S. Bracken, E. W. Seabloom, J. E. Smith, J. Cebrian, E. E. Cleland, J. J. Elser, W. F. Fagan, D. S. Gruner, W. S. Harpole, H. Hillebrand, A. J. Kerkhoff, and J. T. Ngai. 2013. Global biogeography of autotroph chemistry: is insolation a driving force? Oikos </w:t>
      </w:r>
      <w:r>
        <w:rPr>
          <w:rFonts w:ascii="Helvetica" w:hAnsi="Helvetica" w:cs="Helvetica"/>
          <w:b/>
          <w:bCs/>
        </w:rPr>
        <w:t>122</w:t>
      </w:r>
      <w:r>
        <w:rPr>
          <w:rFonts w:ascii="Helvetica" w:hAnsi="Helvetica" w:cs="Helvetica"/>
        </w:rPr>
        <w:t>:1121-1130.</w:t>
      </w:r>
    </w:p>
    <w:p w14:paraId="2035BC03" w14:textId="3336E3B6" w:rsidR="00A23275" w:rsidRDefault="00A23275">
      <w:pPr>
        <w:pStyle w:val="CommentText"/>
      </w:pPr>
    </w:p>
  </w:comment>
  <w:comment w:id="52" w:author="Anita C. Risch" w:date="2022-01-11T06:59:00Z" w:initials="ACR">
    <w:p w14:paraId="488956F8" w14:textId="061DC522" w:rsidR="00A23275" w:rsidRDefault="00A23275">
      <w:pPr>
        <w:pStyle w:val="CommentText"/>
      </w:pPr>
      <w:r>
        <w:rPr>
          <w:rStyle w:val="CommentReference"/>
        </w:rPr>
        <w:annotationRef/>
      </w:r>
      <w:r>
        <w:t>You should mention that this is the SAME experiment as used here, and also more or less the same data.</w:t>
      </w:r>
    </w:p>
  </w:comment>
  <w:comment w:id="75" w:author="Anita C. Risch" w:date="2022-01-11T07:01:00Z" w:initials="ACR">
    <w:p w14:paraId="2D3BB47D" w14:textId="09CE6D66" w:rsidR="00A23275" w:rsidRDefault="00A23275">
      <w:pPr>
        <w:pStyle w:val="CommentText"/>
      </w:pPr>
      <w:r>
        <w:rPr>
          <w:rStyle w:val="CommentReference"/>
        </w:rPr>
        <w:annotationRef/>
      </w:r>
      <w:r>
        <w:t>Add a reference.</w:t>
      </w:r>
    </w:p>
  </w:comment>
  <w:comment w:id="71" w:author="Eric Seabloom" w:date="2022-01-07T22:49:00Z" w:initials="ES">
    <w:p w14:paraId="2FF96093" w14:textId="6805143C" w:rsidR="00A23275" w:rsidRDefault="00A23275">
      <w:pPr>
        <w:pStyle w:val="CommentText"/>
      </w:pPr>
      <w:r>
        <w:rPr>
          <w:rStyle w:val="CommentReference"/>
        </w:rPr>
        <w:annotationRef/>
      </w:r>
      <w:r>
        <w:t>Interesting. What about allocation to N-based plant defense to protect tissues?</w:t>
      </w:r>
    </w:p>
  </w:comment>
  <w:comment w:id="77" w:author="Anita C. Risch" w:date="2022-01-11T07:01:00Z" w:initials="ACR">
    <w:p w14:paraId="2F10482F" w14:textId="5CB761C2" w:rsidR="00A23275" w:rsidRDefault="00A23275">
      <w:pPr>
        <w:pStyle w:val="CommentText"/>
      </w:pPr>
      <w:r>
        <w:rPr>
          <w:rStyle w:val="CommentReference"/>
        </w:rPr>
        <w:annotationRef/>
      </w:r>
      <w:r>
        <w:t>In which? Could you expand somewhat here.</w:t>
      </w:r>
    </w:p>
  </w:comment>
  <w:comment w:id="78" w:author="QC" w:date="2022-01-21T15:18:00Z" w:initials="QC">
    <w:p w14:paraId="6C6CC712" w14:textId="4A52CB20" w:rsidR="00A23275" w:rsidRDefault="00A23275">
      <w:pPr>
        <w:pStyle w:val="CommentText"/>
      </w:pPr>
      <w:r>
        <w:rPr>
          <w:rStyle w:val="CommentReference"/>
        </w:rPr>
        <w:annotationRef/>
      </w:r>
      <w:r>
        <w:t>Is this needed?</w:t>
      </w:r>
    </w:p>
  </w:comment>
  <w:comment w:id="79" w:author="Andrew MacDougall" w:date="2022-01-06T15:49:00Z" w:initials="AM">
    <w:p w14:paraId="1A9258E8" w14:textId="77777777" w:rsidR="00A23275" w:rsidRDefault="00A23275">
      <w:pPr>
        <w:pStyle w:val="CommentText"/>
      </w:pPr>
      <w:r>
        <w:rPr>
          <w:rStyle w:val="CommentReference"/>
        </w:rPr>
        <w:annotationRef/>
      </w:r>
      <w:r>
        <w:t xml:space="preserve">If it’s only temperature, with no expected influence of moisture, </w:t>
      </w:r>
      <w:proofErr w:type="gramStart"/>
      <w:r>
        <w:t>than</w:t>
      </w:r>
      <w:proofErr w:type="gramEnd"/>
      <w:r>
        <w:t xml:space="preserve"> I would replace “climate” with “temperature” throughout. </w:t>
      </w:r>
    </w:p>
    <w:p w14:paraId="56BB566B" w14:textId="77777777" w:rsidR="00A23275" w:rsidRDefault="00A23275">
      <w:pPr>
        <w:pStyle w:val="CommentText"/>
      </w:pPr>
    </w:p>
    <w:p w14:paraId="00EB3849" w14:textId="7E879465" w:rsidR="00A23275" w:rsidRDefault="00A23275">
      <w:pPr>
        <w:pStyle w:val="CommentText"/>
        <w:rPr>
          <w:color w:val="000000" w:themeColor="text1"/>
        </w:rPr>
      </w:pPr>
      <w:r>
        <w:t>However, given that water use efficiency is a key player here (line 89-90) then must there not also be a precip/aridity effect of climate? For example, doesn’t w</w:t>
      </w:r>
      <w:r>
        <w:rPr>
          <w:color w:val="000000" w:themeColor="text1"/>
        </w:rPr>
        <w:t xml:space="preserve">ater availability regulate uptake of soluble N by plants via the transpiration stream and bulk flow through the soil? And doesn’t </w:t>
      </w:r>
      <w:r>
        <w:rPr>
          <w:color w:val="000000" w:themeColor="text1"/>
          <w:lang w:val="en-CA"/>
        </w:rPr>
        <w:t xml:space="preserve">eutrophication </w:t>
      </w:r>
      <w:proofErr w:type="gramStart"/>
      <w:r>
        <w:rPr>
          <w:color w:val="000000" w:themeColor="text1"/>
          <w:lang w:val="en-CA"/>
        </w:rPr>
        <w:t>increases</w:t>
      </w:r>
      <w:proofErr w:type="gramEnd"/>
      <w:r>
        <w:rPr>
          <w:color w:val="000000" w:themeColor="text1"/>
          <w:lang w:val="en-CA"/>
        </w:rPr>
        <w:t xml:space="preserve"> foliar N content that promotes photosynthesis ad growth, which in turn can increase water demands…? Not sure if any of this is relevant but I wonder if it might serve some mention? </w:t>
      </w:r>
    </w:p>
    <w:p w14:paraId="484795CE" w14:textId="060B7745" w:rsidR="00A23275" w:rsidRDefault="00A23275">
      <w:pPr>
        <w:pStyle w:val="CommentText"/>
      </w:pPr>
    </w:p>
  </w:comment>
  <w:comment w:id="80" w:author="Eric Seabloom" w:date="2022-01-07T22:50:00Z" w:initials="ES">
    <w:p w14:paraId="4BD0921E" w14:textId="2F2B6D70" w:rsidR="00A23275" w:rsidRDefault="00A23275">
      <w:pPr>
        <w:pStyle w:val="CommentText"/>
      </w:pPr>
      <w:r>
        <w:rPr>
          <w:rStyle w:val="CommentReference"/>
        </w:rPr>
        <w:annotationRef/>
      </w:r>
      <w:r>
        <w:t>Interesting. I also would have thought about WUE efficiency first as opposed to enzymatic rates. On line 108, WUE efficiency is used example for optimality argument. Maybe need to have both temp and water as part of climate?</w:t>
      </w:r>
    </w:p>
  </w:comment>
  <w:comment w:id="82" w:author="Anita C. Risch" w:date="2022-01-11T07:04:00Z" w:initials="ACR">
    <w:p w14:paraId="2FCC6886" w14:textId="5D4B68F7" w:rsidR="00A23275" w:rsidRDefault="00A23275">
      <w:pPr>
        <w:pStyle w:val="CommentText"/>
      </w:pPr>
      <w:r>
        <w:rPr>
          <w:rStyle w:val="CommentReference"/>
        </w:rPr>
        <w:annotationRef/>
      </w:r>
      <w:r>
        <w:t xml:space="preserve">The way this is written there must be a </w:t>
      </w:r>
      <w:proofErr w:type="spellStart"/>
      <w:r>
        <w:t>differene</w:t>
      </w:r>
      <w:proofErr w:type="spellEnd"/>
      <w:r>
        <w:t xml:space="preserve"> in “an increase in nitrogen supply” and “added nitrogen”. To me this sounds both the same…if there is a difference, this must be worked out much more clearly.</w:t>
      </w:r>
    </w:p>
  </w:comment>
  <w:comment w:id="86" w:author="Eric Seabloom" w:date="2022-01-07T22:55:00Z" w:initials="ES">
    <w:p w14:paraId="794E2A33" w14:textId="118427FE" w:rsidR="00A23275" w:rsidRDefault="00A23275">
      <w:pPr>
        <w:pStyle w:val="CommentText"/>
      </w:pPr>
      <w:r>
        <w:rPr>
          <w:rStyle w:val="CommentReference"/>
        </w:rPr>
        <w:annotationRef/>
      </w:r>
      <w:r>
        <w:t xml:space="preserve">This </w:t>
      </w:r>
      <w:proofErr w:type="spellStart"/>
      <w:r>
        <w:t>NutNet</w:t>
      </w:r>
      <w:proofErr w:type="spellEnd"/>
      <w:r>
        <w:t xml:space="preserve"> paper suggests that most of the nutrient response will be in aboveground tissue, which I think helps with this justification:</w:t>
      </w:r>
    </w:p>
    <w:p w14:paraId="675DA013" w14:textId="77777777" w:rsidR="00A23275" w:rsidRDefault="00A23275">
      <w:pPr>
        <w:pStyle w:val="CommentText"/>
      </w:pPr>
    </w:p>
    <w:p w14:paraId="2969EAED" w14:textId="77777777" w:rsidR="00A23275" w:rsidRDefault="00A23275" w:rsidP="004E43A6">
      <w:pPr>
        <w:autoSpaceDE w:val="0"/>
        <w:autoSpaceDN w:val="0"/>
        <w:adjustRightInd w:val="0"/>
        <w:ind w:left="720" w:right="-720" w:hanging="720"/>
        <w:rPr>
          <w:rFonts w:ascii="Helvetica" w:hAnsi="Helvetica" w:cs="Helvetica"/>
        </w:rPr>
      </w:pPr>
      <w:r>
        <w:rPr>
          <w:rFonts w:ascii="Helvetica" w:hAnsi="Helvetica" w:cs="Helvetica"/>
        </w:rPr>
        <w:t>Cleland, E. E., E. M. Lind, N. M. DeCrappeo, E. DeLorenze, R. A. Wilkins, P. B. Adler, J. D. Bakker, C. S. Brown, K. F. Davies, E. Esch, J. Firn, S. Gressard, D. S. Gruner, N. Hagenah, W. S. Harpole, Y. Hautier, S. E. Hobbie, K. S. Hofmockel, K. Kirkman, J. Knops, C. W. Kopp, K. J. La Pierre, A. MacDougall, R. L. McCulley, B. A. Melbourne, J. L. Moore, S. M. Prober, C. Riggs, A. C. Risch, M. Schuetz, C. Stevens, P. D. Wragg, J. Wright, E. T. Borer, and E. W. Seabloom. 2019. Belowground Biomass Response to Nutrient Enrichment Depends on Light Limitation Across Globally Distributed Grasslands. Ecosystems.</w:t>
      </w:r>
    </w:p>
    <w:p w14:paraId="308535F8" w14:textId="783A15A7" w:rsidR="00A23275" w:rsidRDefault="00A23275">
      <w:pPr>
        <w:pStyle w:val="CommentText"/>
      </w:pPr>
    </w:p>
  </w:comment>
  <w:comment w:id="93" w:author="QC" w:date="2022-01-21T15:26:00Z" w:initials="QC">
    <w:p w14:paraId="352A345E" w14:textId="5AA347B1" w:rsidR="00A23275" w:rsidRDefault="00A23275">
      <w:pPr>
        <w:pStyle w:val="CommentText"/>
      </w:pPr>
      <w:r>
        <w:rPr>
          <w:rStyle w:val="CommentReference"/>
        </w:rPr>
        <w:annotationRef/>
      </w:r>
      <w:r>
        <w:t xml:space="preserve">It is </w:t>
      </w:r>
      <w:proofErr w:type="gramStart"/>
      <w:r>
        <w:t>seems</w:t>
      </w:r>
      <w:proofErr w:type="gramEnd"/>
      <w:r>
        <w:t xml:space="preserve"> that leaf traits as a predictor or </w:t>
      </w:r>
      <w:proofErr w:type="spellStart"/>
      <w:r>
        <w:t>N</w:t>
      </w:r>
      <w:r w:rsidRPr="00D04A9C">
        <w:rPr>
          <w:vertAlign w:val="subscript"/>
        </w:rPr>
        <w:t>area</w:t>
      </w:r>
      <w:proofErr w:type="spellEnd"/>
      <w:r>
        <w:t xml:space="preserve"> was not clearly introduced before. </w:t>
      </w:r>
    </w:p>
  </w:comment>
  <w:comment w:id="94" w:author="Andrew MacDougall" w:date="2022-01-06T16:01:00Z" w:initials="AM">
    <w:p w14:paraId="421C9E6E" w14:textId="6C55FCAB" w:rsidR="00A23275" w:rsidRDefault="00A23275">
      <w:pPr>
        <w:pStyle w:val="CommentText"/>
      </w:pPr>
      <w:r>
        <w:rPr>
          <w:rStyle w:val="CommentReference"/>
        </w:rPr>
        <w:annotationRef/>
      </w:r>
      <w:r>
        <w:t xml:space="preserve">Temperature only? </w:t>
      </w:r>
    </w:p>
  </w:comment>
  <w:comment w:id="96" w:author="Anita C. Risch" w:date="2022-01-11T07:07:00Z" w:initials="ACR">
    <w:p w14:paraId="57693D7F" w14:textId="178F435C" w:rsidR="00A23275" w:rsidRDefault="00A23275">
      <w:pPr>
        <w:pStyle w:val="CommentText"/>
      </w:pPr>
      <w:r>
        <w:rPr>
          <w:rStyle w:val="CommentReference"/>
        </w:rPr>
        <w:annotationRef/>
      </w:r>
      <w:r>
        <w:t>What are different nitrogen additions? Before you only talk about nitrogen addition.</w:t>
      </w:r>
    </w:p>
  </w:comment>
  <w:comment w:id="97" w:author="QC" w:date="2022-01-21T15:28:00Z" w:initials="QC">
    <w:p w14:paraId="1AB17CEE" w14:textId="021E2FC9" w:rsidR="00A23275" w:rsidRDefault="00A23275">
      <w:pPr>
        <w:pStyle w:val="CommentText"/>
      </w:pPr>
      <w:r>
        <w:rPr>
          <w:rStyle w:val="CommentReference"/>
        </w:rPr>
        <w:annotationRef/>
      </w:r>
      <w:r>
        <w:t>I agree, I also find it confusing. It seems researchers add 10 g per m</w:t>
      </w:r>
      <w:r w:rsidRPr="0031663A">
        <w:rPr>
          <w:vertAlign w:val="superscript"/>
        </w:rPr>
        <w:t>2</w:t>
      </w:r>
      <w:r>
        <w:t xml:space="preserve"> for </w:t>
      </w:r>
      <w:proofErr w:type="gramStart"/>
      <w:r>
        <w:t>those N fertilizer</w:t>
      </w:r>
      <w:proofErr w:type="gramEnd"/>
      <w:r>
        <w:t xml:space="preserve">. So, there is no gradient for N at all. Maybe you mean soil realized N? Like Eric said, the amount added is not the same as the amount can be found in the soil. </w:t>
      </w:r>
    </w:p>
    <w:p w14:paraId="5B1BF4C8" w14:textId="02A4F718" w:rsidR="00A23275" w:rsidRDefault="00A23275">
      <w:pPr>
        <w:pStyle w:val="CommentText"/>
      </w:pPr>
      <w:r>
        <w:t xml:space="preserve">In </w:t>
      </w:r>
      <w:hyperlink r:id="rId1" w:history="1">
        <w:r>
          <w:rPr>
            <w:rStyle w:val="Hyperlink"/>
            <w:rFonts w:ascii="Arial" w:hAnsi="Arial" w:cs="Arial"/>
            <w:color w:val="005274"/>
            <w:sz w:val="21"/>
            <w:szCs w:val="21"/>
            <w:shd w:val="clear" w:color="auto" w:fill="FFFFFF"/>
          </w:rPr>
          <w:t>Sitters</w:t>
        </w:r>
      </w:hyperlink>
      <w:r>
        <w:t xml:space="preserve"> et al. (2017), Fig.2, realized soil N did not differ a lot with or without adding NPK.  </w:t>
      </w:r>
    </w:p>
    <w:p w14:paraId="1A88FC98" w14:textId="796166AD" w:rsidR="00A23275" w:rsidRDefault="00A23275">
      <w:pPr>
        <w:pStyle w:val="CommentText"/>
      </w:pPr>
      <w:r w:rsidRPr="00321D55">
        <w:t>https://onlinelibrary.wiley.com/doi/full/10.1111/gcb.15023</w:t>
      </w:r>
    </w:p>
  </w:comment>
  <w:comment w:id="100" w:author="QC" w:date="2022-01-21T15:42:00Z" w:initials="QC">
    <w:p w14:paraId="5EDCE13B" w14:textId="3763F139" w:rsidR="00A23275" w:rsidRDefault="00A23275">
      <w:pPr>
        <w:pStyle w:val="CommentText"/>
      </w:pPr>
      <w:r>
        <w:rPr>
          <w:rStyle w:val="CommentReference"/>
        </w:rPr>
        <w:annotationRef/>
      </w:r>
      <w:r>
        <w:t xml:space="preserve">These words sound like that leaves can get nitrogen from other sources. Is this what you want to say. According to your previous description, I thought that leaf N can be impacted not only by soil N but also by temperature and others. </w:t>
      </w:r>
    </w:p>
  </w:comment>
  <w:comment w:id="98" w:author="Anita C. Risch" w:date="2022-01-11T07:08:00Z" w:initials="ACR">
    <w:p w14:paraId="54AF0DC0" w14:textId="6B0FC669" w:rsidR="00A23275" w:rsidRDefault="00A23275">
      <w:pPr>
        <w:pStyle w:val="CommentText"/>
      </w:pPr>
      <w:r>
        <w:rPr>
          <w:rStyle w:val="CommentReference"/>
        </w:rPr>
        <w:annotationRef/>
      </w:r>
      <w:r>
        <w:t>This is rather vague and not answerable with yes or no. Hence, not really useful as a hypothesis.</w:t>
      </w:r>
    </w:p>
  </w:comment>
  <w:comment w:id="101" w:author="QC" w:date="2022-01-21T15:40:00Z" w:initials="QC">
    <w:p w14:paraId="0B09C513" w14:textId="428237DC" w:rsidR="00A23275" w:rsidRDefault="00A23275">
      <w:pPr>
        <w:pStyle w:val="CommentText"/>
      </w:pPr>
      <w:r>
        <w:rPr>
          <w:rStyle w:val="CommentReference"/>
        </w:rPr>
        <w:annotationRef/>
      </w:r>
      <w:r>
        <w:t xml:space="preserve">Again, there are many leaf traits, leaf area, leaf thickness? </w:t>
      </w:r>
    </w:p>
  </w:comment>
  <w:comment w:id="104" w:author="QC" w:date="2022-01-21T15:45:00Z" w:initials="QC">
    <w:p w14:paraId="1E8289F4" w14:textId="48534FD1" w:rsidR="00A23275" w:rsidRDefault="00A23275">
      <w:pPr>
        <w:pStyle w:val="CommentText"/>
      </w:pPr>
      <w:r>
        <w:rPr>
          <w:rStyle w:val="CommentReference"/>
        </w:rPr>
        <w:annotationRef/>
      </w:r>
      <w:r>
        <w:t>I thought that climate mentioned in your aim 1 belongs to this category. Or they refer to other variables?</w:t>
      </w:r>
    </w:p>
  </w:comment>
  <w:comment w:id="105" w:author="Anita C. Risch" w:date="2022-01-11T07:09:00Z" w:initials="ACR">
    <w:p w14:paraId="527647B7" w14:textId="39EF428E" w:rsidR="00A23275" w:rsidRDefault="00A23275">
      <w:pPr>
        <w:pStyle w:val="CommentText"/>
      </w:pPr>
      <w:r>
        <w:rPr>
          <w:rStyle w:val="CommentReference"/>
        </w:rPr>
        <w:annotationRef/>
      </w:r>
      <w:r>
        <w:t>Positive, negative?</w:t>
      </w:r>
    </w:p>
  </w:comment>
  <w:comment w:id="106" w:author="Anita C. Risch" w:date="2022-01-11T07:10:00Z" w:initials="ACR">
    <w:p w14:paraId="0D64E9BF" w14:textId="6D26F8F1" w:rsidR="00A23275" w:rsidRDefault="00A23275">
      <w:pPr>
        <w:pStyle w:val="CommentText"/>
      </w:pPr>
      <w:r>
        <w:rPr>
          <w:rStyle w:val="CommentReference"/>
        </w:rPr>
        <w:annotationRef/>
      </w:r>
      <w:r>
        <w:t>Use “at sites” instead?</w:t>
      </w:r>
    </w:p>
  </w:comment>
  <w:comment w:id="107" w:author="QC" w:date="2022-01-21T15:48:00Z" w:initials="QC">
    <w:p w14:paraId="0A07EAAE" w14:textId="143DC21F" w:rsidR="00A23275" w:rsidRDefault="00A23275">
      <w:pPr>
        <w:pStyle w:val="CommentText"/>
      </w:pPr>
      <w:r>
        <w:rPr>
          <w:rStyle w:val="CommentReference"/>
        </w:rPr>
        <w:annotationRef/>
      </w:r>
      <w:r>
        <w:t>Do you mean that soil N would increase leaf N the most if soil N does not increase aboveground biomass?</w:t>
      </w:r>
    </w:p>
  </w:comment>
  <w:comment w:id="109" w:author="QC" w:date="2022-01-21T15:49:00Z" w:initials="QC">
    <w:p w14:paraId="411D6129" w14:textId="77777777" w:rsidR="00A23275" w:rsidRDefault="00A23275">
      <w:pPr>
        <w:pStyle w:val="CommentText"/>
      </w:pPr>
      <w:r>
        <w:rPr>
          <w:rStyle w:val="CommentReference"/>
        </w:rPr>
        <w:annotationRef/>
      </w:r>
      <w:r>
        <w:t>What about calling it soil N to distinguish from leaf N?</w:t>
      </w:r>
    </w:p>
    <w:p w14:paraId="7F246EF1" w14:textId="6F37B4FA" w:rsidR="00A23275" w:rsidRDefault="00A23275">
      <w:pPr>
        <w:pStyle w:val="CommentText"/>
      </w:pPr>
      <w:r>
        <w:t xml:space="preserve">I think it may increase clarity if you show that how aboveground biomass change as soil N change and then Lean N change instead of just describing change in biomass. </w:t>
      </w:r>
    </w:p>
  </w:comment>
  <w:comment w:id="108" w:author="Eric Seabloom" w:date="2022-01-07T22:59:00Z" w:initials="ES">
    <w:p w14:paraId="6F9580E5" w14:textId="402EFA50" w:rsidR="00A23275" w:rsidRDefault="00A23275">
      <w:pPr>
        <w:pStyle w:val="CommentText"/>
      </w:pPr>
      <w:r>
        <w:rPr>
          <w:rStyle w:val="CommentReference"/>
        </w:rPr>
        <w:annotationRef/>
      </w:r>
      <w:r>
        <w:t>What about two insets showing Nmass and Mass, as NArea is a function of these?</w:t>
      </w:r>
    </w:p>
  </w:comment>
  <w:comment w:id="118" w:author="Eric Seabloom" w:date="2022-01-07T23:04:00Z" w:initials="ES">
    <w:p w14:paraId="271CCA2F" w14:textId="5A3BB4CE" w:rsidR="00A23275" w:rsidRDefault="00A23275">
      <w:pPr>
        <w:pStyle w:val="CommentText"/>
      </w:pPr>
      <w:r>
        <w:rPr>
          <w:rStyle w:val="CommentReference"/>
        </w:rPr>
        <w:annotationRef/>
      </w:r>
      <w:r>
        <w:t>This might have some early season plants that are dead but grew in the current year</w:t>
      </w:r>
    </w:p>
  </w:comment>
  <w:comment w:id="123" w:author="QC" w:date="2022-01-18T00:01:00Z" w:initials="QC">
    <w:p w14:paraId="0273AE05" w14:textId="6AC66B5F" w:rsidR="00A23275" w:rsidRDefault="00A23275">
      <w:pPr>
        <w:pStyle w:val="CommentText"/>
      </w:pPr>
      <w:r>
        <w:rPr>
          <w:rStyle w:val="CommentReference"/>
        </w:rPr>
        <w:annotationRef/>
      </w:r>
      <w:r>
        <w:t xml:space="preserve">I am not sure whether it is important to you to show the exact month when vegetation starts to grow. If so, you can find the start of growing month and peak biomass month prepared by </w:t>
      </w:r>
      <w:r w:rsidRPr="00CF69E5">
        <w:t>SIDDHARTH BHARATH</w:t>
      </w:r>
      <w:r>
        <w:t xml:space="preserve"> in </w:t>
      </w:r>
      <w:r w:rsidRPr="00CF69E5">
        <w:t>Dropbox\</w:t>
      </w:r>
      <w:proofErr w:type="spellStart"/>
      <w:r w:rsidRPr="00CF69E5">
        <w:t>NutNet</w:t>
      </w:r>
      <w:proofErr w:type="spellEnd"/>
      <w:r w:rsidRPr="00CF69E5">
        <w:t xml:space="preserve"> data\climate\</w:t>
      </w:r>
      <w:proofErr w:type="spellStart"/>
      <w:r w:rsidRPr="00CF69E5">
        <w:t>WeatherStation</w:t>
      </w:r>
      <w:proofErr w:type="spellEnd"/>
      <w:r>
        <w:t xml:space="preserve">. </w:t>
      </w:r>
    </w:p>
  </w:comment>
  <w:comment w:id="124" w:author="QC" w:date="2022-01-18T00:05:00Z" w:initials="QC">
    <w:p w14:paraId="68717EE0" w14:textId="0DA1B051" w:rsidR="00A23275" w:rsidRDefault="00A23275">
      <w:pPr>
        <w:pStyle w:val="CommentText"/>
      </w:pPr>
      <w:r>
        <w:rPr>
          <w:rStyle w:val="CommentReference"/>
        </w:rPr>
        <w:annotationRef/>
      </w:r>
      <w:r>
        <w:t xml:space="preserve">Why do you choose this period, most sites start their experiment in 2007 or after </w:t>
      </w:r>
      <w:proofErr w:type="gramStart"/>
      <w:r>
        <w:t>that.</w:t>
      </w:r>
      <w:proofErr w:type="gramEnd"/>
      <w:r>
        <w:t xml:space="preserve"> </w:t>
      </w:r>
    </w:p>
  </w:comment>
  <w:comment w:id="125" w:author="Andrew MacDougall" w:date="2022-01-06T16:03:00Z" w:initials="AM">
    <w:p w14:paraId="496E527F" w14:textId="3CB0AC2F" w:rsidR="00A23275" w:rsidRDefault="00A23275">
      <w:pPr>
        <w:pStyle w:val="CommentText"/>
      </w:pPr>
      <w:r>
        <w:rPr>
          <w:rStyle w:val="CommentReference"/>
        </w:rPr>
        <w:annotationRef/>
      </w:r>
      <w:r>
        <w:t xml:space="preserve">Ok – so no use of precip or aridity at all. Do you need to explain briefly why this isn’t not important? </w:t>
      </w:r>
    </w:p>
  </w:comment>
  <w:comment w:id="126" w:author="QC" w:date="2022-01-18T00:04:00Z" w:initials="QC">
    <w:p w14:paraId="6599AE2C" w14:textId="77777777" w:rsidR="00A23275" w:rsidRDefault="00A23275">
      <w:pPr>
        <w:pStyle w:val="CommentText"/>
      </w:pPr>
      <w:r>
        <w:rPr>
          <w:rStyle w:val="CommentReference"/>
        </w:rPr>
        <w:annotationRef/>
      </w:r>
      <w:r>
        <w:t xml:space="preserve">There is a new version data available. </w:t>
      </w:r>
    </w:p>
    <w:p w14:paraId="19F1A31B" w14:textId="77777777" w:rsidR="00A23275" w:rsidRDefault="00A23275">
      <w:pPr>
        <w:pStyle w:val="CommentText"/>
        <w:rPr>
          <w:rStyle w:val="Hyperlink"/>
          <w:sz w:val="24"/>
          <w:szCs w:val="24"/>
          <w:lang w:val="en-GB"/>
        </w:rPr>
      </w:pPr>
      <w:hyperlink r:id="rId2" w:history="1">
        <w:r>
          <w:rPr>
            <w:rStyle w:val="Hyperlink"/>
            <w:sz w:val="24"/>
            <w:szCs w:val="24"/>
            <w:lang w:val="en-GB"/>
          </w:rPr>
          <w:t>https://crudata.uea.ac.uk/cru/data/hrg/cru_ts_4.05/</w:t>
        </w:r>
      </w:hyperlink>
      <w:r>
        <w:rPr>
          <w:rStyle w:val="Hyperlink"/>
          <w:sz w:val="24"/>
          <w:szCs w:val="24"/>
          <w:lang w:val="en-GB"/>
        </w:rPr>
        <w:t xml:space="preserve"> </w:t>
      </w:r>
      <w:r>
        <w:rPr>
          <w:rStyle w:val="Hyperlink"/>
          <w:sz w:val="24"/>
          <w:szCs w:val="24"/>
          <w:lang w:val="en-GB"/>
        </w:rPr>
        <w:fldChar w:fldCharType="begin" w:fldLock="1"/>
      </w:r>
      <w:r>
        <w:rPr>
          <w:rStyle w:val="Hyperlink"/>
          <w:sz w:val="24"/>
          <w:szCs w:val="24"/>
          <w:lang w:val="en-GB"/>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Data","id":"ITEM-1","issue":"1","issued":{"date-parts":[["2020"]]},"page":"1-18","title":"Version 4 of the CRU TS monthly high-resolution gridded multivariate climate dataset","type":"article-journal","volume":"7"},"uris":["http://www.mendeley.com/documents/?uuid=db3e3eb0-e6f4-4362-8611-70564a12ef88"]}],"mendeley":{"formattedCitation":"(Harris &lt;i&gt;et al.&lt;/i&gt; 2020)","plainTextFormattedCitation":"(Harris et al. 2020)","previouslyFormattedCitation":"(Harris &lt;i&gt;et al.&lt;/i&gt; 2020)"},"properties":{"noteIndex":0},"schema":"https://github.com/citation-style-language/schema/raw/master/csl-citation.json"}</w:instrText>
      </w:r>
      <w:r>
        <w:rPr>
          <w:rStyle w:val="Hyperlink"/>
          <w:sz w:val="24"/>
          <w:szCs w:val="24"/>
          <w:lang w:val="en-GB"/>
        </w:rPr>
        <w:fldChar w:fldCharType="separate"/>
      </w:r>
      <w:r>
        <w:rPr>
          <w:rStyle w:val="Hyperlink"/>
          <w:noProof/>
          <w:sz w:val="24"/>
          <w:szCs w:val="24"/>
          <w:lang w:val="en-GB"/>
        </w:rPr>
        <w:t xml:space="preserve">(Harris </w:t>
      </w:r>
      <w:r>
        <w:rPr>
          <w:rStyle w:val="Hyperlink"/>
          <w:i/>
          <w:noProof/>
          <w:sz w:val="24"/>
          <w:szCs w:val="24"/>
          <w:lang w:val="en-GB"/>
        </w:rPr>
        <w:t>et al.</w:t>
      </w:r>
      <w:r>
        <w:rPr>
          <w:rStyle w:val="Hyperlink"/>
          <w:noProof/>
          <w:sz w:val="24"/>
          <w:szCs w:val="24"/>
          <w:lang w:val="en-GB"/>
        </w:rPr>
        <w:t xml:space="preserve"> 2020)</w:t>
      </w:r>
      <w:r>
        <w:rPr>
          <w:rStyle w:val="Hyperlink"/>
          <w:sz w:val="24"/>
          <w:szCs w:val="24"/>
          <w:lang w:val="en-GB"/>
        </w:rPr>
        <w:fldChar w:fldCharType="end"/>
      </w:r>
      <w:r>
        <w:rPr>
          <w:rStyle w:val="Hyperlink"/>
          <w:sz w:val="24"/>
          <w:szCs w:val="24"/>
          <w:lang w:val="en-GB"/>
        </w:rPr>
        <w:t>.</w:t>
      </w:r>
    </w:p>
    <w:p w14:paraId="3B91E4DB" w14:textId="77777777" w:rsidR="00A23275" w:rsidRDefault="00A23275" w:rsidP="00CF69E5">
      <w:pPr>
        <w:widowControl w:val="0"/>
        <w:autoSpaceDE w:val="0"/>
        <w:autoSpaceDN w:val="0"/>
        <w:adjustRightInd w:val="0"/>
        <w:ind w:left="480" w:hanging="480"/>
        <w:rPr>
          <w:noProof/>
        </w:rPr>
      </w:pPr>
      <w:r>
        <w:rPr>
          <w:noProof/>
        </w:rPr>
        <w:t xml:space="preserve">Harris, I., Osborn, T.J., Jones, P. &amp; Lister, D. (2020). Version 4 of the CRU TS monthly high-resolution gridded multivariate climate dataset. </w:t>
      </w:r>
      <w:r>
        <w:rPr>
          <w:i/>
          <w:iCs/>
          <w:noProof/>
        </w:rPr>
        <w:t>Sci. Data</w:t>
      </w:r>
      <w:r>
        <w:rPr>
          <w:noProof/>
        </w:rPr>
        <w:t>, 7, 1–18.</w:t>
      </w:r>
    </w:p>
    <w:p w14:paraId="732DB2FB" w14:textId="558CE9C9" w:rsidR="00A23275" w:rsidRDefault="00A23275">
      <w:pPr>
        <w:pStyle w:val="CommentText"/>
      </w:pPr>
    </w:p>
  </w:comment>
  <w:comment w:id="127" w:author="Anita C. Risch" w:date="2022-01-11T07:19:00Z" w:initials="ACR">
    <w:p w14:paraId="2B3EC896" w14:textId="0A3E8218" w:rsidR="00A23275" w:rsidRDefault="00A23275">
      <w:pPr>
        <w:pStyle w:val="CommentText"/>
      </w:pPr>
      <w:r>
        <w:rPr>
          <w:rStyle w:val="CommentReference"/>
        </w:rPr>
        <w:annotationRef/>
      </w:r>
      <w:r>
        <w:t>Could you also provide a Supplementary Table with all the sites listed and some basic data that goes with it? MAT, MAP, growing season length, soil properties etc.</w:t>
      </w:r>
    </w:p>
  </w:comment>
  <w:comment w:id="128" w:author="QC" w:date="2022-01-21T16:04:00Z" w:initials="QC">
    <w:p w14:paraId="60AA7935" w14:textId="6213A781" w:rsidR="003A24A8" w:rsidRDefault="003A24A8">
      <w:pPr>
        <w:pStyle w:val="CommentText"/>
      </w:pPr>
      <w:r>
        <w:rPr>
          <w:rStyle w:val="CommentReference"/>
        </w:rPr>
        <w:annotationRef/>
      </w:r>
      <w:r>
        <w:t xml:space="preserve">I agree. This figure does not add much in the main text. </w:t>
      </w:r>
    </w:p>
  </w:comment>
  <w:comment w:id="129" w:author="Anita C. Risch" w:date="2022-01-11T07:20:00Z" w:initials="ACR">
    <w:p w14:paraId="4A92BFEF" w14:textId="77777777" w:rsidR="00A23275" w:rsidRDefault="00A23275">
      <w:pPr>
        <w:pStyle w:val="CommentText"/>
      </w:pPr>
      <w:r>
        <w:rPr>
          <w:rStyle w:val="CommentReference"/>
        </w:rPr>
        <w:annotationRef/>
      </w:r>
      <w:r>
        <w:t xml:space="preserve">This comes as a surprise to me. In the introduction you only talked about </w:t>
      </w:r>
      <w:proofErr w:type="spellStart"/>
      <w:r>
        <w:t>N</w:t>
      </w:r>
      <w:proofErr w:type="spellEnd"/>
      <w:r>
        <w:t xml:space="preserve"> addition, but not on </w:t>
      </w:r>
      <w:proofErr w:type="spellStart"/>
      <w:r>
        <w:t>N+other</w:t>
      </w:r>
      <w:proofErr w:type="spellEnd"/>
      <w:r>
        <w:t xml:space="preserve"> nutrient additions. How would your theory change if also another nutrient would be added? If you use all treatments I think this has to be introduced much better in the introduction and a rationale for using these other nutrients should be provided. Otherwise, why not just use the N plots?</w:t>
      </w:r>
    </w:p>
    <w:p w14:paraId="4E8116B8" w14:textId="77777777" w:rsidR="00A23275" w:rsidRDefault="00A23275">
      <w:pPr>
        <w:pStyle w:val="CommentText"/>
      </w:pPr>
    </w:p>
    <w:p w14:paraId="627D0E06" w14:textId="75E537E2" w:rsidR="00A23275" w:rsidRDefault="00A23275">
      <w:pPr>
        <w:pStyle w:val="CommentText"/>
      </w:pPr>
      <w:r>
        <w:t xml:space="preserve">Maybe better to talk about nutrient </w:t>
      </w:r>
      <w:proofErr w:type="spellStart"/>
      <w:r>
        <w:t>treamtment</w:t>
      </w:r>
      <w:proofErr w:type="spellEnd"/>
      <w:r>
        <w:t xml:space="preserve"> rather than soil treatment?</w:t>
      </w:r>
    </w:p>
  </w:comment>
  <w:comment w:id="130" w:author="Eric Seabloom" w:date="2022-01-07T23:06:00Z" w:initials="ES">
    <w:p w14:paraId="1972B2BC" w14:textId="42ECC647" w:rsidR="00A23275" w:rsidRDefault="00A23275">
      <w:pPr>
        <w:pStyle w:val="CommentText"/>
      </w:pPr>
      <w:r>
        <w:rPr>
          <w:rStyle w:val="CommentReference"/>
        </w:rPr>
        <w:annotationRef/>
      </w:r>
      <w:r>
        <w:t>Show these models in Supp. Tables so they are clear?</w:t>
      </w:r>
    </w:p>
  </w:comment>
  <w:comment w:id="137" w:author="Anita C. Risch" w:date="2022-01-11T07:26:00Z" w:initials="ACR">
    <w:p w14:paraId="4E3C122E" w14:textId="6551AFF5" w:rsidR="00A23275" w:rsidRDefault="00A23275">
      <w:pPr>
        <w:pStyle w:val="CommentText"/>
      </w:pPr>
      <w:r>
        <w:rPr>
          <w:rStyle w:val="CommentReference"/>
        </w:rPr>
        <w:annotationRef/>
      </w:r>
      <w:r>
        <w:t>That would be control plot? Ambient soil N plots sounds odd.</w:t>
      </w:r>
    </w:p>
  </w:comment>
  <w:comment w:id="138" w:author="QC" w:date="2022-01-18T00:21:00Z" w:initials="QC">
    <w:p w14:paraId="0FA9A11C" w14:textId="11E5F2C6" w:rsidR="00A23275" w:rsidRDefault="00A23275">
      <w:pPr>
        <w:pStyle w:val="CommentText"/>
      </w:pPr>
      <w:r>
        <w:rPr>
          <w:rStyle w:val="CommentReference"/>
        </w:rPr>
        <w:annotationRef/>
      </w:r>
      <w:r>
        <w:t xml:space="preserve">Indeed, control would sound better. </w:t>
      </w:r>
    </w:p>
  </w:comment>
  <w:comment w:id="141" w:author="Anita C. Risch" w:date="2022-01-11T07:31:00Z" w:initials="ACR">
    <w:p w14:paraId="1AAC026E" w14:textId="0B0D0EA9" w:rsidR="00A23275" w:rsidRDefault="00A23275">
      <w:pPr>
        <w:pStyle w:val="CommentText"/>
      </w:pPr>
      <w:r>
        <w:rPr>
          <w:rStyle w:val="CommentReference"/>
        </w:rPr>
        <w:annotationRef/>
      </w:r>
      <w:r>
        <w:t>I really get confused with all the different abbreviations use. It is hard to memorize everything, which makes it hard to follow completely.</w:t>
      </w:r>
    </w:p>
  </w:comment>
  <w:comment w:id="142" w:author="Anita C. Risch" w:date="2022-01-11T07:29:00Z" w:initials="ACR">
    <w:p w14:paraId="7214E13C" w14:textId="7DB9414E" w:rsidR="00A23275" w:rsidRDefault="00A23275">
      <w:pPr>
        <w:pStyle w:val="CommentText"/>
      </w:pPr>
      <w:r>
        <w:rPr>
          <w:rStyle w:val="CommentReference"/>
        </w:rPr>
        <w:annotationRef/>
      </w:r>
      <w:r>
        <w:t xml:space="preserve">But Table 2 shows that plots receiving N and K as well as NPK did not show a response. This is confusing. </w:t>
      </w:r>
    </w:p>
  </w:comment>
  <w:comment w:id="143" w:author="Eric Seabloom" w:date="2022-01-07T23:10:00Z" w:initials="ES">
    <w:p w14:paraId="554E7325" w14:textId="44AC987C" w:rsidR="00A23275" w:rsidRDefault="00A23275">
      <w:pPr>
        <w:pStyle w:val="CommentText"/>
      </w:pPr>
      <w:r>
        <w:rPr>
          <w:rStyle w:val="CommentReference"/>
        </w:rPr>
        <w:annotationRef/>
      </w:r>
      <w:r>
        <w:t>Why do you need the post-hoc test with the simple factorial design?</w:t>
      </w:r>
    </w:p>
  </w:comment>
  <w:comment w:id="146" w:author="Anita C. Risch" w:date="2022-01-11T07:31:00Z" w:initials="ACR">
    <w:p w14:paraId="612FEBCA" w14:textId="3BE617E8" w:rsidR="00A23275" w:rsidRDefault="00A23275">
      <w:pPr>
        <w:pStyle w:val="CommentText"/>
      </w:pPr>
      <w:r>
        <w:rPr>
          <w:rStyle w:val="CommentReference"/>
        </w:rPr>
        <w:annotationRef/>
      </w:r>
      <w:r>
        <w:t>Maybe I overlooked this, but this is the first time that N fixers are mentioned? If so, this should be introduced earlier.</w:t>
      </w:r>
    </w:p>
  </w:comment>
  <w:comment w:id="147" w:author="QC" w:date="2022-01-18T00:15:00Z" w:initials="QC">
    <w:p w14:paraId="3A8A279E" w14:textId="767F639B" w:rsidR="00A23275" w:rsidRDefault="00A23275">
      <w:pPr>
        <w:pStyle w:val="CommentText"/>
      </w:pPr>
      <w:r>
        <w:rPr>
          <w:rStyle w:val="CommentReference"/>
        </w:rPr>
        <w:annotationRef/>
      </w:r>
      <w:r>
        <w:t>Do you mean legumes and non-legumes?</w:t>
      </w:r>
    </w:p>
  </w:comment>
  <w:comment w:id="148" w:author="QC" w:date="2022-01-18T00:18:00Z" w:initials="QC">
    <w:p w14:paraId="35028824" w14:textId="13B92132" w:rsidR="00A23275" w:rsidRDefault="00A23275">
      <w:pPr>
        <w:pStyle w:val="CommentText"/>
      </w:pPr>
      <w:r>
        <w:rPr>
          <w:rStyle w:val="CommentReference"/>
        </w:rPr>
        <w:annotationRef/>
      </w:r>
      <w:r>
        <w:t xml:space="preserve">I wonder how meaningful this is? Compared with leaf mass per area, the variation explained by nitrogen fixation capacity and photosynthesis type is very little. </w:t>
      </w:r>
    </w:p>
  </w:comment>
  <w:comment w:id="150" w:author="QC" w:date="2022-01-21T16:01:00Z" w:initials="QC">
    <w:p w14:paraId="6CD73F3E" w14:textId="6F807FBA" w:rsidR="00A23275" w:rsidRDefault="00A23275">
      <w:pPr>
        <w:pStyle w:val="CommentText"/>
      </w:pPr>
      <w:r>
        <w:rPr>
          <w:rStyle w:val="CommentReference"/>
        </w:rPr>
        <w:annotationRef/>
      </w:r>
      <w:r w:rsidR="00B84966">
        <w:t xml:space="preserve">It seems to me that you did not include the interaction between all nutrient addition and other covariates. </w:t>
      </w:r>
      <w:proofErr w:type="gramStart"/>
      <w:r w:rsidR="00804CE6">
        <w:t>May be</w:t>
      </w:r>
      <w:proofErr w:type="gramEnd"/>
      <w:r w:rsidR="00804CE6">
        <w:t xml:space="preserve"> it is worth to explore that too? </w:t>
      </w:r>
      <w:r w:rsidR="00B84966">
        <w:t xml:space="preserve">See a model specification in Borer et al. (2020) in supplementary Table 4b. </w:t>
      </w:r>
      <w:proofErr w:type="spellStart"/>
      <w:proofErr w:type="gramStart"/>
      <w:r w:rsidR="00B84966">
        <w:t>lm.lg</w:t>
      </w:r>
      <w:proofErr w:type="spellEnd"/>
      <w:proofErr w:type="gramEnd"/>
      <w:r w:rsidR="00B84966">
        <w:t xml:space="preserve"> ~ (</w:t>
      </w:r>
      <w:proofErr w:type="spellStart"/>
      <w:r w:rsidR="00B84966">
        <w:t>fert</w:t>
      </w:r>
      <w:proofErr w:type="spellEnd"/>
      <w:r w:rsidR="00B84966">
        <w:t xml:space="preserve"> * </w:t>
      </w:r>
      <w:proofErr w:type="spellStart"/>
      <w:r w:rsidR="00B84966">
        <w:t>exclose</w:t>
      </w:r>
      <w:proofErr w:type="spellEnd"/>
      <w:r w:rsidR="00B84966">
        <w:t xml:space="preserve">) * (map + mat + </w:t>
      </w:r>
      <w:proofErr w:type="spellStart"/>
      <w:r w:rsidR="00B84966">
        <w:t>map_warm_q</w:t>
      </w:r>
      <w:proofErr w:type="spellEnd"/>
      <w:r w:rsidR="00B84966">
        <w:t xml:space="preserve"> + </w:t>
      </w:r>
      <w:proofErr w:type="spellStart"/>
      <w:r w:rsidR="00B84966">
        <w:t>site_richness</w:t>
      </w:r>
      <w:proofErr w:type="spellEnd"/>
      <w:r w:rsidR="00B84966">
        <w:t xml:space="preserve"> + </w:t>
      </w:r>
      <w:proofErr w:type="spellStart"/>
      <w:r w:rsidR="00B84966">
        <w:t>grazer.biomass</w:t>
      </w:r>
      <w:proofErr w:type="spellEnd"/>
      <w:r w:rsidR="00B84966">
        <w:t xml:space="preserve"> + </w:t>
      </w:r>
      <w:proofErr w:type="spellStart"/>
      <w:r w:rsidR="00B84966">
        <w:t>herb.index.sq</w:t>
      </w:r>
      <w:proofErr w:type="spellEnd"/>
      <w:r w:rsidR="00B84966">
        <w:t>) + (1 | site/</w:t>
      </w:r>
      <w:proofErr w:type="spellStart"/>
      <w:r w:rsidR="00B84966">
        <w:t>year_trt</w:t>
      </w:r>
      <w:proofErr w:type="spellEnd"/>
      <w:r w:rsidR="00B84966">
        <w:t>)</w:t>
      </w:r>
      <w:r w:rsidR="00804CE6">
        <w:t xml:space="preserve">. </w:t>
      </w:r>
    </w:p>
  </w:comment>
  <w:comment w:id="151" w:author="QC" w:date="2022-01-21T16:07:00Z" w:initials="QC">
    <w:p w14:paraId="42942D52" w14:textId="61B73612" w:rsidR="001D0E20" w:rsidRDefault="001D0E20">
      <w:pPr>
        <w:pStyle w:val="CommentText"/>
      </w:pPr>
      <w:r>
        <w:rPr>
          <w:rStyle w:val="CommentReference"/>
        </w:rPr>
        <w:annotationRef/>
      </w:r>
      <w:bookmarkStart w:id="152" w:name="_Hlk93673696"/>
      <w:r>
        <w:t xml:space="preserve">Here you test the interaction, but the motivation for this is not described in the introduction. </w:t>
      </w:r>
      <w:bookmarkEnd w:id="152"/>
    </w:p>
  </w:comment>
  <w:comment w:id="153" w:author="Anita C. Risch" w:date="2022-01-11T07:32:00Z" w:initials="ACR">
    <w:p w14:paraId="71F71EDD" w14:textId="69716D5F" w:rsidR="00A23275" w:rsidRDefault="00A23275">
      <w:pPr>
        <w:pStyle w:val="CommentText"/>
      </w:pPr>
      <w:r>
        <w:rPr>
          <w:rStyle w:val="CommentReference"/>
        </w:rPr>
        <w:annotationRef/>
      </w:r>
      <w:r>
        <w:t xml:space="preserve">Again, confusing term. See above. Also, why use all treatments. N only would be much more straight forward. See earlier comment. </w:t>
      </w:r>
    </w:p>
  </w:comment>
  <w:comment w:id="154" w:author="Anita C. Risch" w:date="2022-01-11T07:33:00Z" w:initials="ACR">
    <w:p w14:paraId="13858F1E" w14:textId="14C70C29" w:rsidR="00A23275" w:rsidRDefault="00A23275">
      <w:pPr>
        <w:pStyle w:val="CommentText"/>
      </w:pPr>
      <w:r>
        <w:rPr>
          <w:rStyle w:val="CommentReference"/>
        </w:rPr>
        <w:annotationRef/>
      </w:r>
      <w:r>
        <w:t>Here also micro-nutrients were added.</w:t>
      </w:r>
    </w:p>
  </w:comment>
  <w:comment w:id="155" w:author="Anita C. Risch" w:date="2022-01-11T07:34:00Z" w:initials="ACR">
    <w:p w14:paraId="2B623282" w14:textId="759745F7" w:rsidR="00A23275" w:rsidRDefault="00A23275">
      <w:pPr>
        <w:pStyle w:val="CommentText"/>
      </w:pPr>
      <w:r>
        <w:rPr>
          <w:rStyle w:val="CommentReference"/>
        </w:rPr>
        <w:annotationRef/>
      </w:r>
      <w:r>
        <w:t xml:space="preserve">What are soil interactions in figure? </w:t>
      </w:r>
    </w:p>
  </w:comment>
  <w:comment w:id="156" w:author="Anita C. Risch" w:date="2022-01-11T07:34:00Z" w:initials="ACR">
    <w:p w14:paraId="217E956C" w14:textId="66F824C7" w:rsidR="00A23275" w:rsidRDefault="00A23275">
      <w:pPr>
        <w:pStyle w:val="CommentText"/>
      </w:pPr>
      <w:r>
        <w:rPr>
          <w:rStyle w:val="CommentReference"/>
        </w:rPr>
        <w:annotationRef/>
      </w:r>
      <w:r>
        <w:t>Is this following the expectations raised in the intro?</w:t>
      </w:r>
    </w:p>
  </w:comment>
  <w:comment w:id="159" w:author="Anita C. Risch" w:date="2022-01-11T07:36:00Z" w:initials="ACR">
    <w:p w14:paraId="2B2F2148" w14:textId="07863E4F" w:rsidR="00A23275" w:rsidRDefault="00A23275">
      <w:pPr>
        <w:pStyle w:val="CommentText"/>
      </w:pPr>
      <w:r>
        <w:rPr>
          <w:rStyle w:val="CommentReference"/>
        </w:rPr>
        <w:annotationRef/>
      </w:r>
      <w:r>
        <w:t>If this is more or less the same, would be better to move these predicted N components to the supplementary and integrate them into the previous section? More or less show that the results are consistent, even if we predict components?</w:t>
      </w:r>
    </w:p>
  </w:comment>
  <w:comment w:id="160" w:author="QC" w:date="2022-01-21T17:02:00Z" w:initials="QC">
    <w:p w14:paraId="3524EA37" w14:textId="6FDD42BB" w:rsidR="005D4A60" w:rsidRDefault="005D4A60">
      <w:pPr>
        <w:pStyle w:val="CommentText"/>
      </w:pPr>
      <w:r>
        <w:rPr>
          <w:rStyle w:val="CommentReference"/>
        </w:rPr>
        <w:annotationRef/>
      </w:r>
      <w:r>
        <w:t xml:space="preserve">Here is no clear how do you deal with P and K treatments? </w:t>
      </w:r>
    </w:p>
  </w:comment>
  <w:comment w:id="162" w:author="Eric Seabloom" w:date="2022-01-07T23:14:00Z" w:initials="ES">
    <w:p w14:paraId="64E32572" w14:textId="71204D86" w:rsidR="00A23275" w:rsidRDefault="00A23275">
      <w:pPr>
        <w:pStyle w:val="CommentText"/>
      </w:pPr>
      <w:r>
        <w:rPr>
          <w:rStyle w:val="CommentReference"/>
        </w:rPr>
        <w:annotationRef/>
      </w:r>
      <w:r>
        <w:t xml:space="preserve">These plots show (I think) the variation among sites, but they don’t really highlight the variation among treatments very well. I wonder about plotting treatment estimates with the SEM, as opposed to showing variation among sites, which is mostly getting soaked up by the random effects. </w:t>
      </w:r>
    </w:p>
  </w:comment>
  <w:comment w:id="187" w:author="Andrew MacDougall" w:date="2022-01-06T16:09:00Z" w:initials="AM">
    <w:p w14:paraId="15C7D920" w14:textId="2BE30519" w:rsidR="00A23275" w:rsidRDefault="00A23275">
      <w:pPr>
        <w:pStyle w:val="CommentText"/>
      </w:pPr>
      <w:r>
        <w:rPr>
          <w:rStyle w:val="CommentReference"/>
        </w:rPr>
        <w:annotationRef/>
      </w:r>
      <w:r>
        <w:t>Re-write this sentence for clarity – I was a bit confused on its meaning</w:t>
      </w:r>
    </w:p>
  </w:comment>
  <w:comment w:id="194" w:author="Andrew MacDougall" w:date="2022-01-06T16:10:00Z" w:initials="AM">
    <w:p w14:paraId="172ABDAD" w14:textId="17B6DAAC" w:rsidR="00A23275" w:rsidRDefault="00A23275">
      <w:pPr>
        <w:pStyle w:val="CommentText"/>
      </w:pPr>
      <w:r>
        <w:rPr>
          <w:rStyle w:val="CommentReference"/>
        </w:rPr>
        <w:annotationRef/>
      </w:r>
      <w:r>
        <w:t xml:space="preserve">Not sure if this is the best wording…?it’s still statistically insignificant (depending how you feel about alpha = 0.05 </w:t>
      </w:r>
      <w:proofErr w:type="gramStart"/>
      <w:r>
        <w:t>etc)…</w:t>
      </w:r>
      <w:proofErr w:type="gramEnd"/>
    </w:p>
  </w:comment>
  <w:comment w:id="197" w:author="Anita C. Risch" w:date="2022-01-11T07:40:00Z" w:initials="ACR">
    <w:p w14:paraId="1E7FD09D" w14:textId="07BDD06C" w:rsidR="00A23275" w:rsidRDefault="00A23275">
      <w:pPr>
        <w:pStyle w:val="CommentText"/>
      </w:pPr>
      <w:r>
        <w:rPr>
          <w:rStyle w:val="CommentReference"/>
        </w:rPr>
        <w:annotationRef/>
      </w:r>
      <w:r>
        <w:t>What happened to all the other soil treatments? Why is only soil P and soil K here? This is confusing.</w:t>
      </w:r>
    </w:p>
  </w:comment>
  <w:comment w:id="198" w:author="Anita C. Risch" w:date="2022-01-11T07:41:00Z" w:initials="ACR">
    <w:p w14:paraId="10B87FFE" w14:textId="2ED2C386" w:rsidR="00A23275" w:rsidRDefault="00A23275">
      <w:pPr>
        <w:pStyle w:val="CommentText"/>
      </w:pPr>
      <w:r>
        <w:rPr>
          <w:rStyle w:val="CommentReference"/>
        </w:rPr>
        <w:annotationRef/>
      </w:r>
      <w:r>
        <w:t xml:space="preserve">How are the points grouped by soil P and K? </w:t>
      </w:r>
    </w:p>
  </w:comment>
  <w:comment w:id="199" w:author="Anita C. Risch" w:date="2022-01-11T07:42:00Z" w:initials="ACR">
    <w:p w14:paraId="42DB037C" w14:textId="0D1A06D8" w:rsidR="00A23275" w:rsidRDefault="00A23275">
      <w:pPr>
        <w:pStyle w:val="CommentText"/>
      </w:pPr>
      <w:r>
        <w:rPr>
          <w:rStyle w:val="CommentReference"/>
        </w:rPr>
        <w:annotationRef/>
      </w:r>
      <w:r>
        <w:t xml:space="preserve">General comment: there are so many different results…it is really hard to follow and keep up. Maybe all the different abbreviation </w:t>
      </w:r>
      <w:proofErr w:type="gramStart"/>
      <w:r>
        <w:t>add</w:t>
      </w:r>
      <w:proofErr w:type="gramEnd"/>
      <w:r>
        <w:t xml:space="preserve"> somewhat to the confusion, but maybe it would be better to reduce some so that the reader finds the main message immediately?</w:t>
      </w:r>
    </w:p>
  </w:comment>
  <w:comment w:id="205" w:author="Andrew MacDougall" w:date="2022-01-06T16:17:00Z" w:initials="AM">
    <w:p w14:paraId="1A59B1B1" w14:textId="098CAE38" w:rsidR="00A23275" w:rsidRDefault="00A23275">
      <w:pPr>
        <w:pStyle w:val="CommentText"/>
      </w:pPr>
      <w:r>
        <w:rPr>
          <w:rStyle w:val="CommentReference"/>
        </w:rPr>
        <w:annotationRef/>
      </w:r>
      <w:r>
        <w:t>clarify</w:t>
      </w:r>
    </w:p>
  </w:comment>
  <w:comment w:id="207" w:author="Eric Seabloom" w:date="2022-01-07T23:25:00Z" w:initials="ES">
    <w:p w14:paraId="3E30F0CE" w14:textId="77777777" w:rsidR="00A23275" w:rsidRDefault="00A23275">
      <w:pPr>
        <w:pStyle w:val="CommentText"/>
      </w:pPr>
      <w:r>
        <w:rPr>
          <w:rStyle w:val="CommentReference"/>
        </w:rPr>
        <w:annotationRef/>
      </w:r>
      <w:r>
        <w:t xml:space="preserve">It seems a little tricky to compare the direct effects a treatment to the correlation with a covariate. The covariates represent some background variation among sites, but the treatment is directly testing causal effects of supplying high levels of N. Another interpretation would be that N addition increased Narea across the full range of variation associated with among site differences in temp and light. </w:t>
      </w:r>
    </w:p>
    <w:p w14:paraId="6A44449A" w14:textId="77777777" w:rsidR="00A23275" w:rsidRDefault="00A23275">
      <w:pPr>
        <w:pStyle w:val="CommentText"/>
      </w:pPr>
    </w:p>
    <w:p w14:paraId="640399F7" w14:textId="0A61CF15" w:rsidR="00A23275" w:rsidRDefault="00A23275">
      <w:pPr>
        <w:pStyle w:val="CommentText"/>
      </w:pPr>
      <w:r>
        <w:t xml:space="preserve">Maybe this seems a bit subtle, but I think there is a key difference in the inference we can make from the treatments vs. covariates (see Harpole et al. 2017). </w:t>
      </w:r>
    </w:p>
  </w:comment>
  <w:comment w:id="211" w:author="Eric Seabloom" w:date="2022-01-07T23:32:00Z" w:initials="ES">
    <w:p w14:paraId="37E38914" w14:textId="3785FBBE" w:rsidR="00A23275" w:rsidRDefault="00A23275">
      <w:pPr>
        <w:pStyle w:val="CommentText"/>
      </w:pPr>
      <w:r>
        <w:rPr>
          <w:rStyle w:val="CommentReference"/>
        </w:rPr>
        <w:annotationRef/>
      </w:r>
      <w:r>
        <w:t xml:space="preserve">See comment above about comparing the relative strengths of these effects. </w:t>
      </w:r>
    </w:p>
  </w:comment>
  <w:comment w:id="213" w:author="Eric Seabloom" w:date="2022-01-07T23:33:00Z" w:initials="ES">
    <w:p w14:paraId="27A42DA4" w14:textId="77777777" w:rsidR="00A23275" w:rsidRDefault="00A23275">
      <w:pPr>
        <w:pStyle w:val="CommentText"/>
      </w:pPr>
      <w:r>
        <w:rPr>
          <w:rStyle w:val="CommentReference"/>
        </w:rPr>
        <w:annotationRef/>
      </w:r>
      <w:r>
        <w:t>Here is a paper in NutNet looking at effects of nutrients on total Nutrient pools:</w:t>
      </w:r>
    </w:p>
    <w:p w14:paraId="760757F5" w14:textId="77777777" w:rsidR="00A23275" w:rsidRDefault="00A23275" w:rsidP="0037750B">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627BC022" w14:textId="4B8AD1EC" w:rsidR="00A23275" w:rsidRDefault="00A23275">
      <w:pPr>
        <w:pStyle w:val="CommentText"/>
      </w:pPr>
    </w:p>
  </w:comment>
  <w:comment w:id="219" w:author="Eric Seabloom" w:date="2022-01-07T23:34:00Z" w:initials="ES">
    <w:p w14:paraId="13558CED" w14:textId="18FA8106" w:rsidR="00A23275" w:rsidRDefault="00A23275">
      <w:pPr>
        <w:pStyle w:val="CommentText"/>
      </w:pPr>
      <w:r>
        <w:rPr>
          <w:rStyle w:val="CommentReference"/>
        </w:rPr>
        <w:annotationRef/>
      </w:r>
      <w:r>
        <w:t xml:space="preserve">This would make more sense to me if you were looking at actually soil N or </w:t>
      </w:r>
      <w:proofErr w:type="gramStart"/>
      <w:r>
        <w:t>C:N.</w:t>
      </w:r>
      <w:proofErr w:type="gramEnd"/>
      <w:r>
        <w:t xml:space="preserve"> We *know* that any detectable nutrient treatment effects are causal. I think it makes more sense ask if treatment effects vary across environmental gradients or two ask if environmental relationships change when nutrients are in excess. </w:t>
      </w:r>
    </w:p>
  </w:comment>
  <w:comment w:id="225" w:author="Andrew MacDougall" w:date="2022-01-06T16:22:00Z" w:initials="AM">
    <w:p w14:paraId="09493D11" w14:textId="47A7BFB3" w:rsidR="00A23275" w:rsidRDefault="00A23275">
      <w:pPr>
        <w:pStyle w:val="CommentText"/>
      </w:pPr>
      <w:r>
        <w:rPr>
          <w:rStyle w:val="CommentReference"/>
        </w:rPr>
        <w:annotationRef/>
      </w:r>
      <w:r>
        <w:t xml:space="preserve">we do have year 0 vs year 3 soil nutrient data for many sites – could that be of use? </w:t>
      </w:r>
    </w:p>
  </w:comment>
  <w:comment w:id="224" w:author="Eric Seabloom" w:date="2022-01-07T23:39:00Z" w:initials="ES">
    <w:p w14:paraId="5B887BE3" w14:textId="4A4B79B7" w:rsidR="00A23275" w:rsidRDefault="00A23275" w:rsidP="001B2F24">
      <w:pPr>
        <w:autoSpaceDE w:val="0"/>
        <w:autoSpaceDN w:val="0"/>
        <w:adjustRightInd w:val="0"/>
        <w:ind w:left="720" w:right="-720" w:hanging="720"/>
        <w:rPr>
          <w:rFonts w:ascii="Helvetica" w:hAnsi="Helvetica" w:cs="Helvetica"/>
        </w:rPr>
      </w:pPr>
      <w:r>
        <w:rPr>
          <w:rStyle w:val="CommentReference"/>
        </w:rPr>
        <w:annotationRef/>
      </w:r>
      <w:r>
        <w:rPr>
          <w:rFonts w:ascii="Helvetica" w:hAnsi="Helvetica" w:cs="Helvetica"/>
        </w:rPr>
        <w:t xml:space="preserve">This paper shows that nutrient effects on total nutrient pools depend on background nutrients. </w:t>
      </w:r>
    </w:p>
    <w:p w14:paraId="3F993FDE" w14:textId="2B118E2F" w:rsidR="00A23275" w:rsidRDefault="00A23275" w:rsidP="001B2F24">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0B0A4762" w14:textId="7533F39F" w:rsidR="00A23275" w:rsidRDefault="00A23275">
      <w:pPr>
        <w:pStyle w:val="CommentText"/>
      </w:pPr>
    </w:p>
  </w:comment>
  <w:comment w:id="226" w:author="Anita C. Risch" w:date="2022-01-11T07:51:00Z" w:initials="ACR">
    <w:p w14:paraId="49E6146E" w14:textId="21A4497B" w:rsidR="00A23275" w:rsidRDefault="00A23275">
      <w:pPr>
        <w:pStyle w:val="CommentText"/>
      </w:pPr>
      <w:r>
        <w:rPr>
          <w:rStyle w:val="CommentReference"/>
        </w:rPr>
        <w:annotationRef/>
      </w:r>
      <w:r>
        <w:t>There should be at least some data to check this…</w:t>
      </w:r>
    </w:p>
  </w:comment>
  <w:comment w:id="227" w:author="Anita C. Risch" w:date="2022-01-11T07:53:00Z" w:initials="ACR">
    <w:p w14:paraId="1E298F80" w14:textId="254432B3" w:rsidR="00A23275" w:rsidRDefault="00A23275">
      <w:pPr>
        <w:pStyle w:val="CommentText"/>
      </w:pPr>
      <w:r>
        <w:rPr>
          <w:rStyle w:val="CommentReference"/>
        </w:rPr>
        <w:annotationRef/>
      </w:r>
      <w:r>
        <w:t>I am not entirely sure if this would be the case. The soil data I work with so far was so highly variable that it was generally not so easy to find clear and robust results…</w:t>
      </w:r>
    </w:p>
  </w:comment>
  <w:comment w:id="230" w:author="Andrew MacDougall" w:date="2022-01-06T16:24:00Z" w:initials="AM">
    <w:p w14:paraId="6403A9E7" w14:textId="0A01D067" w:rsidR="00A23275" w:rsidRDefault="00A23275">
      <w:pPr>
        <w:pStyle w:val="CommentText"/>
      </w:pPr>
      <w:r>
        <w:rPr>
          <w:rStyle w:val="CommentReference"/>
        </w:rPr>
        <w:annotationRef/>
      </w:r>
      <w:r>
        <w:t>Again, we have these data, based on year 0 soil nutrients?</w:t>
      </w:r>
    </w:p>
  </w:comment>
  <w:comment w:id="231" w:author="Eric Seabloom" w:date="2022-01-07T23:42:00Z" w:initials="ES">
    <w:p w14:paraId="7CE13274" w14:textId="7AB50799" w:rsidR="00A23275" w:rsidRDefault="00A23275">
      <w:pPr>
        <w:pStyle w:val="CommentText"/>
      </w:pPr>
      <w:r>
        <w:rPr>
          <w:rStyle w:val="CommentReference"/>
        </w:rPr>
        <w:annotationRef/>
      </w:r>
      <w:r>
        <w:t xml:space="preserve">Yes, it seems like these could be important especially given Anderson et al. (2018) results. </w:t>
      </w:r>
    </w:p>
  </w:comment>
  <w:comment w:id="232" w:author="Anita C. Risch" w:date="2022-01-11T07:52:00Z" w:initials="ACR">
    <w:p w14:paraId="4D4B1662" w14:textId="7020C791" w:rsidR="00A23275" w:rsidRDefault="00A23275">
      <w:pPr>
        <w:pStyle w:val="CommentText"/>
      </w:pPr>
      <w:r>
        <w:rPr>
          <w:rStyle w:val="CommentReference"/>
        </w:rPr>
        <w:annotationRef/>
      </w:r>
      <w:r>
        <w:t xml:space="preserve">With the data that is available this should be tested. </w:t>
      </w:r>
    </w:p>
  </w:comment>
  <w:comment w:id="233" w:author="Anita C. Risch" w:date="2022-01-11T07:58:00Z" w:initials="ACR">
    <w:p w14:paraId="317028F4" w14:textId="77777777" w:rsidR="00A23275" w:rsidRDefault="00A23275">
      <w:pPr>
        <w:pStyle w:val="CommentText"/>
      </w:pPr>
      <w:r>
        <w:rPr>
          <w:rStyle w:val="CommentReference"/>
        </w:rPr>
        <w:annotationRef/>
      </w:r>
      <w:r>
        <w:t>You could use data from the Chelsea data set which has a 1 km resolution</w:t>
      </w:r>
    </w:p>
    <w:p w14:paraId="59E98B72" w14:textId="77777777" w:rsidR="00A23275" w:rsidRDefault="00A23275">
      <w:pPr>
        <w:pStyle w:val="CommentText"/>
      </w:pPr>
    </w:p>
    <w:p w14:paraId="190543C8" w14:textId="7707A343" w:rsidR="00A23275" w:rsidRDefault="00A23275">
      <w:pPr>
        <w:pStyle w:val="CommentText"/>
      </w:pPr>
      <w:r w:rsidRPr="00E6299A">
        <w:t>https://chelsa-climate.org/</w:t>
      </w:r>
    </w:p>
  </w:comment>
  <w:comment w:id="238" w:author="Anita C. Risch" w:date="2022-01-11T07:54:00Z" w:initials="ACR">
    <w:p w14:paraId="3E6A8F86" w14:textId="18FBE057" w:rsidR="00A23275" w:rsidRDefault="00A23275">
      <w:pPr>
        <w:pStyle w:val="CommentText"/>
      </w:pPr>
      <w:r>
        <w:rPr>
          <w:rStyle w:val="CommentReference"/>
        </w:rPr>
        <w:annotationRef/>
      </w:r>
      <w:proofErr w:type="spellStart"/>
      <w:r>
        <w:t>Acruate</w:t>
      </w:r>
      <w:proofErr w:type="spellEnd"/>
      <w:r>
        <w:t>?</w:t>
      </w:r>
    </w:p>
  </w:comment>
  <w:comment w:id="239" w:author="Anita C. Risch" w:date="2022-01-11T07:59:00Z" w:initials="ACR">
    <w:p w14:paraId="654AF259" w14:textId="35566685" w:rsidR="00A23275" w:rsidRDefault="00A23275">
      <w:pPr>
        <w:pStyle w:val="CommentText"/>
      </w:pPr>
      <w:r>
        <w:rPr>
          <w:rStyle w:val="CommentReference"/>
        </w:rPr>
        <w:annotationRef/>
      </w:r>
      <w:r>
        <w:t>There is some data by Anderson et al. and also Sitters et al collected a data set of leave N. I don't know for how many and which sites and how much it overlaps with the data used here, but it might be worth to look into this.</w:t>
      </w:r>
    </w:p>
  </w:comment>
  <w:comment w:id="240" w:author="Eric Seabloom" w:date="2022-01-07T23:43:00Z" w:initials="ES">
    <w:p w14:paraId="586586F9" w14:textId="491DBFFA" w:rsidR="00A23275" w:rsidRDefault="00A23275">
      <w:pPr>
        <w:pStyle w:val="CommentText"/>
      </w:pPr>
      <w:r>
        <w:rPr>
          <w:rStyle w:val="CommentReference"/>
        </w:rPr>
        <w:annotationRef/>
      </w:r>
      <w:r>
        <w:t xml:space="preserve">I think it is important clarify differences between soil N as a pool and the N treatments. </w:t>
      </w:r>
    </w:p>
  </w:comment>
  <w:comment w:id="241" w:author="Anita C. Risch" w:date="2022-01-11T08:00:00Z" w:initials="ACR">
    <w:p w14:paraId="499B2339" w14:textId="4F57AFA3" w:rsidR="00A23275" w:rsidRDefault="00A23275">
      <w:pPr>
        <w:pStyle w:val="CommentText"/>
      </w:pPr>
      <w:r>
        <w:rPr>
          <w:rStyle w:val="CommentReference"/>
        </w:rPr>
        <w:annotationRef/>
      </w:r>
      <w:r>
        <w:t>High leaf N?</w:t>
      </w:r>
    </w:p>
  </w:comment>
  <w:comment w:id="242" w:author="Anita C. Risch" w:date="2022-01-11T08:01:00Z" w:initials="ACR">
    <w:p w14:paraId="501E0174" w14:textId="2E752A81" w:rsidR="00A23275" w:rsidRDefault="00A23275">
      <w:pPr>
        <w:pStyle w:val="CommentText"/>
      </w:pPr>
      <w:r>
        <w:rPr>
          <w:rStyle w:val="CommentReference"/>
        </w:rPr>
        <w:annotationRef/>
      </w:r>
      <w:r>
        <w:t>Soil N availability?</w:t>
      </w:r>
    </w:p>
  </w:comment>
  <w:comment w:id="243" w:author="Anita C. Risch" w:date="2022-01-11T08:01:00Z" w:initials="ACR">
    <w:p w14:paraId="17E8A9C1" w14:textId="1F9CA0D8" w:rsidR="00A23275" w:rsidRDefault="00A23275">
      <w:pPr>
        <w:pStyle w:val="CommentText"/>
      </w:pPr>
      <w:r>
        <w:rPr>
          <w:rStyle w:val="CommentReference"/>
        </w:rPr>
        <w:annotationRef/>
      </w:r>
      <w:r>
        <w:t>N additions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5E4B29" w15:done="0"/>
  <w15:commentEx w15:paraId="600F71C3" w15:done="0"/>
  <w15:commentEx w15:paraId="204E7051" w15:done="0"/>
  <w15:commentEx w15:paraId="5441F580" w15:paraIdParent="204E7051" w15:done="0"/>
  <w15:commentEx w15:paraId="16985195" w15:done="0"/>
  <w15:commentEx w15:paraId="3E72692E" w15:done="0"/>
  <w15:commentEx w15:paraId="3099B9E8" w15:done="0"/>
  <w15:commentEx w15:paraId="4CD70F4C" w15:done="0"/>
  <w15:commentEx w15:paraId="2035BC03" w15:paraIdParent="4CD70F4C" w15:done="0"/>
  <w15:commentEx w15:paraId="488956F8" w15:done="0"/>
  <w15:commentEx w15:paraId="2D3BB47D" w15:done="0"/>
  <w15:commentEx w15:paraId="2FF96093" w15:done="0"/>
  <w15:commentEx w15:paraId="2F10482F" w15:done="0"/>
  <w15:commentEx w15:paraId="6C6CC712" w15:done="0"/>
  <w15:commentEx w15:paraId="484795CE" w15:done="0"/>
  <w15:commentEx w15:paraId="4BD0921E" w15:paraIdParent="484795CE" w15:done="0"/>
  <w15:commentEx w15:paraId="2FCC6886" w15:done="0"/>
  <w15:commentEx w15:paraId="308535F8" w15:done="0"/>
  <w15:commentEx w15:paraId="352A345E" w15:done="0"/>
  <w15:commentEx w15:paraId="421C9E6E" w15:done="0"/>
  <w15:commentEx w15:paraId="57693D7F" w15:done="0"/>
  <w15:commentEx w15:paraId="1A88FC98" w15:paraIdParent="57693D7F" w15:done="0"/>
  <w15:commentEx w15:paraId="5EDCE13B" w15:done="0"/>
  <w15:commentEx w15:paraId="54AF0DC0" w15:done="0"/>
  <w15:commentEx w15:paraId="0B09C513" w15:done="0"/>
  <w15:commentEx w15:paraId="1E8289F4" w15:done="0"/>
  <w15:commentEx w15:paraId="527647B7" w15:done="0"/>
  <w15:commentEx w15:paraId="0D64E9BF" w15:done="0"/>
  <w15:commentEx w15:paraId="0A07EAAE" w15:paraIdParent="0D64E9BF" w15:done="0"/>
  <w15:commentEx w15:paraId="7F246EF1" w15:done="0"/>
  <w15:commentEx w15:paraId="6F9580E5" w15:done="0"/>
  <w15:commentEx w15:paraId="271CCA2F" w15:done="0"/>
  <w15:commentEx w15:paraId="0273AE05" w15:done="0"/>
  <w15:commentEx w15:paraId="68717EE0" w15:done="0"/>
  <w15:commentEx w15:paraId="496E527F" w15:done="0"/>
  <w15:commentEx w15:paraId="732DB2FB" w15:paraIdParent="496E527F" w15:done="0"/>
  <w15:commentEx w15:paraId="2B3EC896" w15:done="0"/>
  <w15:commentEx w15:paraId="60AA7935" w15:paraIdParent="2B3EC896" w15:done="0"/>
  <w15:commentEx w15:paraId="627D0E06" w15:done="0"/>
  <w15:commentEx w15:paraId="1972B2BC" w15:done="0"/>
  <w15:commentEx w15:paraId="4E3C122E" w15:done="0"/>
  <w15:commentEx w15:paraId="0FA9A11C" w15:paraIdParent="4E3C122E" w15:done="0"/>
  <w15:commentEx w15:paraId="1AAC026E" w15:done="0"/>
  <w15:commentEx w15:paraId="7214E13C" w15:done="0"/>
  <w15:commentEx w15:paraId="554E7325" w15:done="0"/>
  <w15:commentEx w15:paraId="612FEBCA" w15:done="0"/>
  <w15:commentEx w15:paraId="3A8A279E" w15:paraIdParent="612FEBCA" w15:done="0"/>
  <w15:commentEx w15:paraId="35028824" w15:done="0"/>
  <w15:commentEx w15:paraId="6CD73F3E" w15:done="0"/>
  <w15:commentEx w15:paraId="42942D52" w15:done="0"/>
  <w15:commentEx w15:paraId="71F71EDD" w15:done="0"/>
  <w15:commentEx w15:paraId="13858F1E" w15:done="0"/>
  <w15:commentEx w15:paraId="2B623282" w15:done="0"/>
  <w15:commentEx w15:paraId="217E956C" w15:done="0"/>
  <w15:commentEx w15:paraId="2B2F2148" w15:done="0"/>
  <w15:commentEx w15:paraId="3524EA37" w15:done="0"/>
  <w15:commentEx w15:paraId="64E32572" w15:done="0"/>
  <w15:commentEx w15:paraId="15C7D920" w15:done="0"/>
  <w15:commentEx w15:paraId="172ABDAD" w15:done="0"/>
  <w15:commentEx w15:paraId="1E7FD09D" w15:done="0"/>
  <w15:commentEx w15:paraId="10B87FFE" w15:done="0"/>
  <w15:commentEx w15:paraId="42DB037C" w15:done="0"/>
  <w15:commentEx w15:paraId="1A59B1B1" w15:done="0"/>
  <w15:commentEx w15:paraId="640399F7" w15:done="0"/>
  <w15:commentEx w15:paraId="37E38914" w15:done="0"/>
  <w15:commentEx w15:paraId="627BC022" w15:done="0"/>
  <w15:commentEx w15:paraId="13558CED" w15:done="0"/>
  <w15:commentEx w15:paraId="09493D11" w15:done="0"/>
  <w15:commentEx w15:paraId="0B0A4762" w15:done="0"/>
  <w15:commentEx w15:paraId="49E6146E" w15:done="0"/>
  <w15:commentEx w15:paraId="1E298F80" w15:done="0"/>
  <w15:commentEx w15:paraId="6403A9E7" w15:done="0"/>
  <w15:commentEx w15:paraId="7CE13274" w15:paraIdParent="6403A9E7" w15:done="0"/>
  <w15:commentEx w15:paraId="4D4B1662" w15:done="0"/>
  <w15:commentEx w15:paraId="190543C8" w15:done="0"/>
  <w15:commentEx w15:paraId="3E6A8F86" w15:done="0"/>
  <w15:commentEx w15:paraId="654AF259" w15:done="0"/>
  <w15:commentEx w15:paraId="586586F9" w15:done="0"/>
  <w15:commentEx w15:paraId="499B2339" w15:done="0"/>
  <w15:commentEx w15:paraId="501E0174" w15:done="0"/>
  <w15:commentEx w15:paraId="17E8A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694" w16cex:dateUtc="2022-01-06T14:36:00Z"/>
  <w16cex:commentExtensible w16cex:durableId="2582DBC5" w16cex:dateUtc="2022-01-07T21:33:00Z"/>
  <w16cex:commentExtensible w16cex:durableId="2582DCBF" w16cex:dateUtc="2022-01-07T21:37:00Z"/>
  <w16cex:commentExtensible w16cex:durableId="2582DCF5" w16cex:dateUtc="2022-01-07T21:38:00Z"/>
  <w16cex:commentExtensible w16cex:durableId="25813EDF" w16cex:dateUtc="2022-01-06T15:11:00Z"/>
  <w16cex:commentExtensible w16cex:durableId="2582DEC5" w16cex:dateUtc="2022-01-07T21:46:00Z"/>
  <w16cex:commentExtensible w16cex:durableId="2587A957" w16cex:dateUtc="2022-01-11T05:59:00Z"/>
  <w16cex:commentExtensible w16cex:durableId="2587A9BD" w16cex:dateUtc="2022-01-11T06:01:00Z"/>
  <w16cex:commentExtensible w16cex:durableId="2582DF7D" w16cex:dateUtc="2022-01-07T21:49:00Z"/>
  <w16cex:commentExtensible w16cex:durableId="2587A9D9" w16cex:dateUtc="2022-01-11T06:01:00Z"/>
  <w16cex:commentExtensible w16cex:durableId="258139A0" w16cex:dateUtc="2022-01-06T14:49:00Z"/>
  <w16cex:commentExtensible w16cex:durableId="2582DFD8" w16cex:dateUtc="2022-01-07T21:50:00Z"/>
  <w16cex:commentExtensible w16cex:durableId="2587AA80" w16cex:dateUtc="2022-01-11T06:04:00Z"/>
  <w16cex:commentExtensible w16cex:durableId="2582E0E9" w16cex:dateUtc="2022-01-07T21:55:00Z"/>
  <w16cex:commentExtensible w16cex:durableId="25813C78" w16cex:dateUtc="2022-01-06T15:01:00Z"/>
  <w16cex:commentExtensible w16cex:durableId="2587AB1E" w16cex:dateUtc="2022-01-11T06:07:00Z"/>
  <w16cex:commentExtensible w16cex:durableId="2587AB5C" w16cex:dateUtc="2022-01-11T06:08:00Z"/>
  <w16cex:commentExtensible w16cex:durableId="2587ABB5" w16cex:dateUtc="2022-01-11T06:09:00Z"/>
  <w16cex:commentExtensible w16cex:durableId="2587ABDC" w16cex:dateUtc="2022-01-11T06:10:00Z"/>
  <w16cex:commentExtensible w16cex:durableId="2582E1F4" w16cex:dateUtc="2022-01-07T21:59:00Z"/>
  <w16cex:commentExtensible w16cex:durableId="2582E2F9" w16cex:dateUtc="2022-01-07T22:04:00Z"/>
  <w16cex:commentExtensible w16cex:durableId="25813CE6" w16cex:dateUtc="2022-01-06T15:03:00Z"/>
  <w16cex:commentExtensible w16cex:durableId="2587ADFE" w16cex:dateUtc="2022-01-11T06:19:00Z"/>
  <w16cex:commentExtensible w16cex:durableId="2587AE3C" w16cex:dateUtc="2022-01-11T06:20:00Z"/>
  <w16cex:commentExtensible w16cex:durableId="2582E389" w16cex:dateUtc="2022-01-07T22:06:00Z"/>
  <w16cex:commentExtensible w16cex:durableId="2587AFA1" w16cex:dateUtc="2022-01-11T06:26:00Z"/>
  <w16cex:commentExtensible w16cex:durableId="2587B0E5" w16cex:dateUtc="2022-01-11T06:31:00Z"/>
  <w16cex:commentExtensible w16cex:durableId="2587B048" w16cex:dateUtc="2022-01-11T06:29:00Z"/>
  <w16cex:commentExtensible w16cex:durableId="2582E483" w16cex:dateUtc="2022-01-07T22:10:00Z"/>
  <w16cex:commentExtensible w16cex:durableId="2587B0C3" w16cex:dateUtc="2022-01-11T06:31:00Z"/>
  <w16cex:commentExtensible w16cex:durableId="2587B11E" w16cex:dateUtc="2022-01-11T06:32:00Z"/>
  <w16cex:commentExtensible w16cex:durableId="2587B147" w16cex:dateUtc="2022-01-11T06:33:00Z"/>
  <w16cex:commentExtensible w16cex:durableId="2587B174" w16cex:dateUtc="2022-01-11T06:34:00Z"/>
  <w16cex:commentExtensible w16cex:durableId="2587B1A3" w16cex:dateUtc="2022-01-11T06:34:00Z"/>
  <w16cex:commentExtensible w16cex:durableId="2587B1FB" w16cex:dateUtc="2022-01-11T06:36:00Z"/>
  <w16cex:commentExtensible w16cex:durableId="2582E575" w16cex:dateUtc="2022-01-07T22:14:00Z"/>
  <w16cex:commentExtensible w16cex:durableId="25813E40" w16cex:dateUtc="2022-01-06T15:09:00Z"/>
  <w16cex:commentExtensible w16cex:durableId="25813E90" w16cex:dateUtc="2022-01-06T15:10:00Z"/>
  <w16cex:commentExtensible w16cex:durableId="2587B2DE" w16cex:dateUtc="2022-01-11T06:40:00Z"/>
  <w16cex:commentExtensible w16cex:durableId="2587B32D" w16cex:dateUtc="2022-01-11T06:41:00Z"/>
  <w16cex:commentExtensible w16cex:durableId="2587B364" w16cex:dateUtc="2022-01-11T06:42:00Z"/>
  <w16cex:commentExtensible w16cex:durableId="25814034" w16cex:dateUtc="2022-01-06T15:17:00Z"/>
  <w16cex:commentExtensible w16cex:durableId="2582E806" w16cex:dateUtc="2022-01-07T22:25:00Z"/>
  <w16cex:commentExtensible w16cex:durableId="2582E9AE" w16cex:dateUtc="2022-01-07T22:32:00Z"/>
  <w16cex:commentExtensible w16cex:durableId="2582E9CB" w16cex:dateUtc="2022-01-07T22:33:00Z"/>
  <w16cex:commentExtensible w16cex:durableId="2582EA19" w16cex:dateUtc="2022-01-07T22:34:00Z"/>
  <w16cex:commentExtensible w16cex:durableId="25814180" w16cex:dateUtc="2022-01-06T15:22:00Z"/>
  <w16cex:commentExtensible w16cex:durableId="2582EB3F" w16cex:dateUtc="2022-01-07T22:39:00Z"/>
  <w16cex:commentExtensible w16cex:durableId="2587B59F" w16cex:dateUtc="2022-01-11T06:51:00Z"/>
  <w16cex:commentExtensible w16cex:durableId="2587B5F4" w16cex:dateUtc="2022-01-11T06:53:00Z"/>
  <w16cex:commentExtensible w16cex:durableId="258141C4" w16cex:dateUtc="2022-01-06T15:24:00Z"/>
  <w16cex:commentExtensible w16cex:durableId="2582EBDA" w16cex:dateUtc="2022-01-07T22:42:00Z"/>
  <w16cex:commentExtensible w16cex:durableId="2587B5DA" w16cex:dateUtc="2022-01-11T06:52:00Z"/>
  <w16cex:commentExtensible w16cex:durableId="2587B717" w16cex:dateUtc="2022-01-11T06:58:00Z"/>
  <w16cex:commentExtensible w16cex:durableId="2587B64E" w16cex:dateUtc="2022-01-11T06:54:00Z"/>
  <w16cex:commentExtensible w16cex:durableId="2587B745" w16cex:dateUtc="2022-01-11T06:59:00Z"/>
  <w16cex:commentExtensible w16cex:durableId="2582EC2D" w16cex:dateUtc="2022-01-07T22:43:00Z"/>
  <w16cex:commentExtensible w16cex:durableId="2587B7B1" w16cex:dateUtc="2022-01-11T07:00:00Z"/>
  <w16cex:commentExtensible w16cex:durableId="2587B7BD" w16cex:dateUtc="2022-01-11T07:01:00Z"/>
  <w16cex:commentExtensible w16cex:durableId="2587B7CF" w16cex:dateUtc="2022-01-11T0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5E4B29" w16cid:durableId="25908700"/>
  <w16cid:commentId w16cid:paraId="600F71C3" w16cid:durableId="25908797"/>
  <w16cid:commentId w16cid:paraId="204E7051" w16cid:durableId="25813694"/>
  <w16cid:commentId w16cid:paraId="5441F580" w16cid:durableId="2582DBC5"/>
  <w16cid:commentId w16cid:paraId="16985195" w16cid:durableId="25908886"/>
  <w16cid:commentId w16cid:paraId="3E72692E" w16cid:durableId="2582DCBF"/>
  <w16cid:commentId w16cid:paraId="3099B9E8" w16cid:durableId="2582DCF5"/>
  <w16cid:commentId w16cid:paraId="4CD70F4C" w16cid:durableId="25813EDF"/>
  <w16cid:commentId w16cid:paraId="2035BC03" w16cid:durableId="2582DEC5"/>
  <w16cid:commentId w16cid:paraId="488956F8" w16cid:durableId="2587A957"/>
  <w16cid:commentId w16cid:paraId="2D3BB47D" w16cid:durableId="2587A9BD"/>
  <w16cid:commentId w16cid:paraId="2FF96093" w16cid:durableId="2582DF7D"/>
  <w16cid:commentId w16cid:paraId="2F10482F" w16cid:durableId="2587A9D9"/>
  <w16cid:commentId w16cid:paraId="6C6CC712" w16cid:durableId="25954D5D"/>
  <w16cid:commentId w16cid:paraId="484795CE" w16cid:durableId="258139A0"/>
  <w16cid:commentId w16cid:paraId="4BD0921E" w16cid:durableId="2582DFD8"/>
  <w16cid:commentId w16cid:paraId="2FCC6886" w16cid:durableId="2587AA80"/>
  <w16cid:commentId w16cid:paraId="308535F8" w16cid:durableId="2582E0E9"/>
  <w16cid:commentId w16cid:paraId="352A345E" w16cid:durableId="25954F13"/>
  <w16cid:commentId w16cid:paraId="421C9E6E" w16cid:durableId="25813C78"/>
  <w16cid:commentId w16cid:paraId="57693D7F" w16cid:durableId="2587AB1E"/>
  <w16cid:commentId w16cid:paraId="1A88FC98" w16cid:durableId="25954F9D"/>
  <w16cid:commentId w16cid:paraId="5EDCE13B" w16cid:durableId="259552E2"/>
  <w16cid:commentId w16cid:paraId="54AF0DC0" w16cid:durableId="2587AB5C"/>
  <w16cid:commentId w16cid:paraId="0B09C513" w16cid:durableId="25955252"/>
  <w16cid:commentId w16cid:paraId="1E8289F4" w16cid:durableId="25955383"/>
  <w16cid:commentId w16cid:paraId="527647B7" w16cid:durableId="2587ABB5"/>
  <w16cid:commentId w16cid:paraId="0D64E9BF" w16cid:durableId="2587ABDC"/>
  <w16cid:commentId w16cid:paraId="0A07EAAE" w16cid:durableId="25955435"/>
  <w16cid:commentId w16cid:paraId="7F246EF1" w16cid:durableId="259554A7"/>
  <w16cid:commentId w16cid:paraId="6F9580E5" w16cid:durableId="2582E1F4"/>
  <w16cid:commentId w16cid:paraId="271CCA2F" w16cid:durableId="2582E2F9"/>
  <w16cid:commentId w16cid:paraId="0273AE05" w16cid:durableId="259081DC"/>
  <w16cid:commentId w16cid:paraId="68717EE0" w16cid:durableId="259082DF"/>
  <w16cid:commentId w16cid:paraId="496E527F" w16cid:durableId="25813CE6"/>
  <w16cid:commentId w16cid:paraId="732DB2FB" w16cid:durableId="25908274"/>
  <w16cid:commentId w16cid:paraId="2B3EC896" w16cid:durableId="2587ADFE"/>
  <w16cid:commentId w16cid:paraId="60AA7935" w16cid:durableId="2595581D"/>
  <w16cid:commentId w16cid:paraId="627D0E06" w16cid:durableId="2587AE3C"/>
  <w16cid:commentId w16cid:paraId="1972B2BC" w16cid:durableId="2582E389"/>
  <w16cid:commentId w16cid:paraId="4E3C122E" w16cid:durableId="2587AFA1"/>
  <w16cid:commentId w16cid:paraId="0FA9A11C" w16cid:durableId="25908681"/>
  <w16cid:commentId w16cid:paraId="1AAC026E" w16cid:durableId="2587B0E5"/>
  <w16cid:commentId w16cid:paraId="7214E13C" w16cid:durableId="2587B048"/>
  <w16cid:commentId w16cid:paraId="554E7325" w16cid:durableId="2582E483"/>
  <w16cid:commentId w16cid:paraId="612FEBCA" w16cid:durableId="2587B0C3"/>
  <w16cid:commentId w16cid:paraId="3A8A279E" w16cid:durableId="25908534"/>
  <w16cid:commentId w16cid:paraId="35028824" w16cid:durableId="259085B8"/>
  <w16cid:commentId w16cid:paraId="6CD73F3E" w16cid:durableId="25955748"/>
  <w16cid:commentId w16cid:paraId="42942D52" w16cid:durableId="259558B5"/>
  <w16cid:commentId w16cid:paraId="71F71EDD" w16cid:durableId="2587B11E"/>
  <w16cid:commentId w16cid:paraId="13858F1E" w16cid:durableId="2587B147"/>
  <w16cid:commentId w16cid:paraId="2B623282" w16cid:durableId="2587B174"/>
  <w16cid:commentId w16cid:paraId="217E956C" w16cid:durableId="2587B1A3"/>
  <w16cid:commentId w16cid:paraId="2B2F2148" w16cid:durableId="2587B1FB"/>
  <w16cid:commentId w16cid:paraId="3524EA37" w16cid:durableId="259565AA"/>
  <w16cid:commentId w16cid:paraId="64E32572" w16cid:durableId="2582E575"/>
  <w16cid:commentId w16cid:paraId="15C7D920" w16cid:durableId="25813E40"/>
  <w16cid:commentId w16cid:paraId="172ABDAD" w16cid:durableId="25813E90"/>
  <w16cid:commentId w16cid:paraId="1E7FD09D" w16cid:durableId="2587B2DE"/>
  <w16cid:commentId w16cid:paraId="10B87FFE" w16cid:durableId="2587B32D"/>
  <w16cid:commentId w16cid:paraId="42DB037C" w16cid:durableId="2587B364"/>
  <w16cid:commentId w16cid:paraId="1A59B1B1" w16cid:durableId="25814034"/>
  <w16cid:commentId w16cid:paraId="640399F7" w16cid:durableId="2582E806"/>
  <w16cid:commentId w16cid:paraId="37E38914" w16cid:durableId="2582E9AE"/>
  <w16cid:commentId w16cid:paraId="627BC022" w16cid:durableId="2582E9CB"/>
  <w16cid:commentId w16cid:paraId="13558CED" w16cid:durableId="2582EA19"/>
  <w16cid:commentId w16cid:paraId="09493D11" w16cid:durableId="25814180"/>
  <w16cid:commentId w16cid:paraId="0B0A4762" w16cid:durableId="2582EB3F"/>
  <w16cid:commentId w16cid:paraId="49E6146E" w16cid:durableId="2587B59F"/>
  <w16cid:commentId w16cid:paraId="1E298F80" w16cid:durableId="2587B5F4"/>
  <w16cid:commentId w16cid:paraId="6403A9E7" w16cid:durableId="258141C4"/>
  <w16cid:commentId w16cid:paraId="7CE13274" w16cid:durableId="2582EBDA"/>
  <w16cid:commentId w16cid:paraId="4D4B1662" w16cid:durableId="2587B5DA"/>
  <w16cid:commentId w16cid:paraId="190543C8" w16cid:durableId="2587B717"/>
  <w16cid:commentId w16cid:paraId="3E6A8F86" w16cid:durableId="2587B64E"/>
  <w16cid:commentId w16cid:paraId="654AF259" w16cid:durableId="2587B745"/>
  <w16cid:commentId w16cid:paraId="586586F9" w16cid:durableId="2582EC2D"/>
  <w16cid:commentId w16cid:paraId="499B2339" w16cid:durableId="2587B7B1"/>
  <w16cid:commentId w16cid:paraId="501E0174" w16cid:durableId="2587B7BD"/>
  <w16cid:commentId w16cid:paraId="17E8A9C1" w16cid:durableId="2587B7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9A062" w14:textId="77777777" w:rsidR="005F2FF5" w:rsidRDefault="005F2FF5" w:rsidP="001B44B1">
      <w:r>
        <w:separator/>
      </w:r>
    </w:p>
  </w:endnote>
  <w:endnote w:type="continuationSeparator" w:id="0">
    <w:p w14:paraId="726367EF" w14:textId="77777777" w:rsidR="005F2FF5" w:rsidRDefault="005F2FF5"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A23275" w:rsidRDefault="00A2327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A23275" w:rsidRDefault="00A23275"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A23275" w:rsidRDefault="00A2327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A23275" w:rsidRDefault="00A23275"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C004F" w14:textId="77777777" w:rsidR="005F2FF5" w:rsidRDefault="005F2FF5" w:rsidP="001B44B1">
      <w:r>
        <w:separator/>
      </w:r>
    </w:p>
  </w:footnote>
  <w:footnote w:type="continuationSeparator" w:id="0">
    <w:p w14:paraId="50DCD218" w14:textId="77777777" w:rsidR="005F2FF5" w:rsidRDefault="005F2FF5"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C">
    <w15:presenceInfo w15:providerId="None" w15:userId="QC"/>
  </w15:person>
  <w15:person w15:author="Andrew MacDougall">
    <w15:presenceInfo w15:providerId="AD" w15:userId="S::amacdo02@uoguelph.ca::29020158-0072-4f98-8d73-cbfeb4293369"/>
  </w15:person>
  <w15:person w15:author="Eric Seabloom">
    <w15:presenceInfo w15:providerId="AD" w15:userId="S::seabloom@umn.edu::d6cad169-b1b2-4002-aa07-d187c4b7c5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GrammaticalErrors/>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M0MDcwsTAwMLAwMzJW0lEKTi0uzszPAykwqgUA5qfkfiwAAAA="/>
  </w:docVars>
  <w:rsids>
    <w:rsidRoot w:val="002327DA"/>
    <w:rsid w:val="00005B92"/>
    <w:rsid w:val="000158AF"/>
    <w:rsid w:val="00016940"/>
    <w:rsid w:val="00024346"/>
    <w:rsid w:val="00026A77"/>
    <w:rsid w:val="00042F1B"/>
    <w:rsid w:val="00053B82"/>
    <w:rsid w:val="00060D75"/>
    <w:rsid w:val="0007174C"/>
    <w:rsid w:val="00073DA1"/>
    <w:rsid w:val="00074719"/>
    <w:rsid w:val="00074DCD"/>
    <w:rsid w:val="00077C60"/>
    <w:rsid w:val="0008438C"/>
    <w:rsid w:val="000917D2"/>
    <w:rsid w:val="00096AFD"/>
    <w:rsid w:val="000A7AF1"/>
    <w:rsid w:val="000B15CA"/>
    <w:rsid w:val="000B42B7"/>
    <w:rsid w:val="000C0A8A"/>
    <w:rsid w:val="000C26ED"/>
    <w:rsid w:val="000C4651"/>
    <w:rsid w:val="000C583D"/>
    <w:rsid w:val="000D01BE"/>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13188"/>
    <w:rsid w:val="00121AFC"/>
    <w:rsid w:val="0013288D"/>
    <w:rsid w:val="00135FBB"/>
    <w:rsid w:val="00143637"/>
    <w:rsid w:val="0014366E"/>
    <w:rsid w:val="00145D3D"/>
    <w:rsid w:val="00150B42"/>
    <w:rsid w:val="00152D8D"/>
    <w:rsid w:val="00155FBB"/>
    <w:rsid w:val="001578C1"/>
    <w:rsid w:val="001609E7"/>
    <w:rsid w:val="00162B52"/>
    <w:rsid w:val="00162DE1"/>
    <w:rsid w:val="00165EAE"/>
    <w:rsid w:val="0016607D"/>
    <w:rsid w:val="00167D08"/>
    <w:rsid w:val="00172FFF"/>
    <w:rsid w:val="00175A1E"/>
    <w:rsid w:val="00175B3C"/>
    <w:rsid w:val="00183E96"/>
    <w:rsid w:val="001964F4"/>
    <w:rsid w:val="001A1A51"/>
    <w:rsid w:val="001A2607"/>
    <w:rsid w:val="001A7B38"/>
    <w:rsid w:val="001B0EE0"/>
    <w:rsid w:val="001B2F24"/>
    <w:rsid w:val="001B44B1"/>
    <w:rsid w:val="001B4836"/>
    <w:rsid w:val="001B6B10"/>
    <w:rsid w:val="001C2672"/>
    <w:rsid w:val="001C5C13"/>
    <w:rsid w:val="001D0C18"/>
    <w:rsid w:val="001D0DC9"/>
    <w:rsid w:val="001D0E20"/>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5F90"/>
    <w:rsid w:val="00296CCE"/>
    <w:rsid w:val="002A1086"/>
    <w:rsid w:val="002A405B"/>
    <w:rsid w:val="002A727E"/>
    <w:rsid w:val="002B1DD3"/>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51FB"/>
    <w:rsid w:val="0031663A"/>
    <w:rsid w:val="003173D1"/>
    <w:rsid w:val="00320FB0"/>
    <w:rsid w:val="00321077"/>
    <w:rsid w:val="00321D55"/>
    <w:rsid w:val="00334997"/>
    <w:rsid w:val="003428DC"/>
    <w:rsid w:val="00342D03"/>
    <w:rsid w:val="00354D81"/>
    <w:rsid w:val="003551AA"/>
    <w:rsid w:val="00356386"/>
    <w:rsid w:val="00356E2A"/>
    <w:rsid w:val="00361685"/>
    <w:rsid w:val="003640DC"/>
    <w:rsid w:val="00367429"/>
    <w:rsid w:val="00367F70"/>
    <w:rsid w:val="003704D1"/>
    <w:rsid w:val="0037209D"/>
    <w:rsid w:val="0037750B"/>
    <w:rsid w:val="00381A62"/>
    <w:rsid w:val="00383758"/>
    <w:rsid w:val="00386522"/>
    <w:rsid w:val="00387653"/>
    <w:rsid w:val="003A1D1C"/>
    <w:rsid w:val="003A1E67"/>
    <w:rsid w:val="003A2059"/>
    <w:rsid w:val="003A24A8"/>
    <w:rsid w:val="003A255F"/>
    <w:rsid w:val="003A39A3"/>
    <w:rsid w:val="003A6444"/>
    <w:rsid w:val="003A755A"/>
    <w:rsid w:val="003A75EC"/>
    <w:rsid w:val="003B0008"/>
    <w:rsid w:val="003B0716"/>
    <w:rsid w:val="003B0987"/>
    <w:rsid w:val="003B11E5"/>
    <w:rsid w:val="003B4314"/>
    <w:rsid w:val="003B5012"/>
    <w:rsid w:val="003C1FF5"/>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4773"/>
    <w:rsid w:val="004554C8"/>
    <w:rsid w:val="00463CF4"/>
    <w:rsid w:val="00464810"/>
    <w:rsid w:val="00465750"/>
    <w:rsid w:val="004661AC"/>
    <w:rsid w:val="00470D41"/>
    <w:rsid w:val="00471979"/>
    <w:rsid w:val="00471FAC"/>
    <w:rsid w:val="00472FC8"/>
    <w:rsid w:val="004732A7"/>
    <w:rsid w:val="00475F5D"/>
    <w:rsid w:val="00482CAA"/>
    <w:rsid w:val="00484F71"/>
    <w:rsid w:val="004850EF"/>
    <w:rsid w:val="0048530C"/>
    <w:rsid w:val="004921F3"/>
    <w:rsid w:val="00492B6E"/>
    <w:rsid w:val="00493741"/>
    <w:rsid w:val="0049730B"/>
    <w:rsid w:val="004A155D"/>
    <w:rsid w:val="004B1332"/>
    <w:rsid w:val="004B6018"/>
    <w:rsid w:val="004C345D"/>
    <w:rsid w:val="004C3644"/>
    <w:rsid w:val="004C4375"/>
    <w:rsid w:val="004C5B4A"/>
    <w:rsid w:val="004D1F45"/>
    <w:rsid w:val="004D217C"/>
    <w:rsid w:val="004E0353"/>
    <w:rsid w:val="004E1503"/>
    <w:rsid w:val="004E43A6"/>
    <w:rsid w:val="004E69E5"/>
    <w:rsid w:val="004E72F0"/>
    <w:rsid w:val="004F2CA3"/>
    <w:rsid w:val="004F40BE"/>
    <w:rsid w:val="004F5AEB"/>
    <w:rsid w:val="005024F9"/>
    <w:rsid w:val="00504217"/>
    <w:rsid w:val="0051460F"/>
    <w:rsid w:val="005223F0"/>
    <w:rsid w:val="00522C0C"/>
    <w:rsid w:val="005239A5"/>
    <w:rsid w:val="00530C7A"/>
    <w:rsid w:val="00531609"/>
    <w:rsid w:val="00533C21"/>
    <w:rsid w:val="00536B03"/>
    <w:rsid w:val="0053714C"/>
    <w:rsid w:val="00540377"/>
    <w:rsid w:val="0054351D"/>
    <w:rsid w:val="00550B10"/>
    <w:rsid w:val="00556AD4"/>
    <w:rsid w:val="00557A9E"/>
    <w:rsid w:val="00562A58"/>
    <w:rsid w:val="005631B4"/>
    <w:rsid w:val="00563552"/>
    <w:rsid w:val="0056386C"/>
    <w:rsid w:val="00565219"/>
    <w:rsid w:val="005661A4"/>
    <w:rsid w:val="00567E4F"/>
    <w:rsid w:val="005702DE"/>
    <w:rsid w:val="005910A0"/>
    <w:rsid w:val="0059163C"/>
    <w:rsid w:val="005948A0"/>
    <w:rsid w:val="005A0E88"/>
    <w:rsid w:val="005A0FAA"/>
    <w:rsid w:val="005A20AC"/>
    <w:rsid w:val="005A5C5B"/>
    <w:rsid w:val="005A731B"/>
    <w:rsid w:val="005B6195"/>
    <w:rsid w:val="005B7274"/>
    <w:rsid w:val="005C0A02"/>
    <w:rsid w:val="005C1F8E"/>
    <w:rsid w:val="005C508E"/>
    <w:rsid w:val="005D26C2"/>
    <w:rsid w:val="005D276D"/>
    <w:rsid w:val="005D42F3"/>
    <w:rsid w:val="005D4A60"/>
    <w:rsid w:val="005D7DD2"/>
    <w:rsid w:val="005F0AFC"/>
    <w:rsid w:val="005F2FF5"/>
    <w:rsid w:val="00601147"/>
    <w:rsid w:val="00602177"/>
    <w:rsid w:val="00604C4C"/>
    <w:rsid w:val="00616107"/>
    <w:rsid w:val="00617AB3"/>
    <w:rsid w:val="00622DF9"/>
    <w:rsid w:val="0063040B"/>
    <w:rsid w:val="00640580"/>
    <w:rsid w:val="00640D61"/>
    <w:rsid w:val="00643107"/>
    <w:rsid w:val="00656DF5"/>
    <w:rsid w:val="006618FD"/>
    <w:rsid w:val="00663A5C"/>
    <w:rsid w:val="0066451D"/>
    <w:rsid w:val="006664CE"/>
    <w:rsid w:val="0066671E"/>
    <w:rsid w:val="00666A51"/>
    <w:rsid w:val="00672CC1"/>
    <w:rsid w:val="00696E90"/>
    <w:rsid w:val="006974F5"/>
    <w:rsid w:val="006A07A0"/>
    <w:rsid w:val="006A1708"/>
    <w:rsid w:val="006A278F"/>
    <w:rsid w:val="006A3045"/>
    <w:rsid w:val="006B183B"/>
    <w:rsid w:val="006B2B76"/>
    <w:rsid w:val="006B5806"/>
    <w:rsid w:val="006C5E55"/>
    <w:rsid w:val="006D7E9A"/>
    <w:rsid w:val="006E17D6"/>
    <w:rsid w:val="006E4C71"/>
    <w:rsid w:val="006E60EB"/>
    <w:rsid w:val="006F4F82"/>
    <w:rsid w:val="0070037C"/>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4A63"/>
    <w:rsid w:val="00796C11"/>
    <w:rsid w:val="007A06B9"/>
    <w:rsid w:val="007A078A"/>
    <w:rsid w:val="007A12F1"/>
    <w:rsid w:val="007A1692"/>
    <w:rsid w:val="007A6CA7"/>
    <w:rsid w:val="007B0E7E"/>
    <w:rsid w:val="007B1E7F"/>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0329"/>
    <w:rsid w:val="008010AC"/>
    <w:rsid w:val="00801487"/>
    <w:rsid w:val="00804CE6"/>
    <w:rsid w:val="008137B9"/>
    <w:rsid w:val="008257F9"/>
    <w:rsid w:val="00827B83"/>
    <w:rsid w:val="00832B95"/>
    <w:rsid w:val="008348DB"/>
    <w:rsid w:val="00835C7E"/>
    <w:rsid w:val="008371D2"/>
    <w:rsid w:val="00840038"/>
    <w:rsid w:val="008459F2"/>
    <w:rsid w:val="008531D1"/>
    <w:rsid w:val="00864535"/>
    <w:rsid w:val="00865EC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4B72"/>
    <w:rsid w:val="008F7D04"/>
    <w:rsid w:val="00900356"/>
    <w:rsid w:val="00921E26"/>
    <w:rsid w:val="0092235C"/>
    <w:rsid w:val="00930A47"/>
    <w:rsid w:val="0093130A"/>
    <w:rsid w:val="009327B1"/>
    <w:rsid w:val="00933841"/>
    <w:rsid w:val="00934597"/>
    <w:rsid w:val="00934623"/>
    <w:rsid w:val="009347FA"/>
    <w:rsid w:val="009361C5"/>
    <w:rsid w:val="00936697"/>
    <w:rsid w:val="00936D50"/>
    <w:rsid w:val="00941572"/>
    <w:rsid w:val="00951F0E"/>
    <w:rsid w:val="00953534"/>
    <w:rsid w:val="00953EF0"/>
    <w:rsid w:val="00960E74"/>
    <w:rsid w:val="00961478"/>
    <w:rsid w:val="00962F49"/>
    <w:rsid w:val="00966C6C"/>
    <w:rsid w:val="00967D5A"/>
    <w:rsid w:val="00971CEF"/>
    <w:rsid w:val="009734F0"/>
    <w:rsid w:val="009877F7"/>
    <w:rsid w:val="00992D65"/>
    <w:rsid w:val="00993C6A"/>
    <w:rsid w:val="009A5B56"/>
    <w:rsid w:val="009B2B4B"/>
    <w:rsid w:val="009B4165"/>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275"/>
    <w:rsid w:val="00A23605"/>
    <w:rsid w:val="00A24A5B"/>
    <w:rsid w:val="00A24EFB"/>
    <w:rsid w:val="00A25309"/>
    <w:rsid w:val="00A25398"/>
    <w:rsid w:val="00A365F1"/>
    <w:rsid w:val="00A45426"/>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30FB"/>
    <w:rsid w:val="00B341E8"/>
    <w:rsid w:val="00B40B96"/>
    <w:rsid w:val="00B41FE2"/>
    <w:rsid w:val="00B42B31"/>
    <w:rsid w:val="00B43598"/>
    <w:rsid w:val="00B47C59"/>
    <w:rsid w:val="00B50149"/>
    <w:rsid w:val="00B53ABD"/>
    <w:rsid w:val="00B766A8"/>
    <w:rsid w:val="00B76E6C"/>
    <w:rsid w:val="00B83AB1"/>
    <w:rsid w:val="00B84966"/>
    <w:rsid w:val="00BA58FF"/>
    <w:rsid w:val="00BA6936"/>
    <w:rsid w:val="00BB26B3"/>
    <w:rsid w:val="00BB2DE6"/>
    <w:rsid w:val="00BB64EC"/>
    <w:rsid w:val="00BB749D"/>
    <w:rsid w:val="00BC7659"/>
    <w:rsid w:val="00BD3DF0"/>
    <w:rsid w:val="00BD6E25"/>
    <w:rsid w:val="00BD7C1B"/>
    <w:rsid w:val="00BE49D6"/>
    <w:rsid w:val="00BE61C3"/>
    <w:rsid w:val="00BE7786"/>
    <w:rsid w:val="00BE7799"/>
    <w:rsid w:val="00BF1133"/>
    <w:rsid w:val="00BF1177"/>
    <w:rsid w:val="00BF23F2"/>
    <w:rsid w:val="00BF2D7B"/>
    <w:rsid w:val="00BF387F"/>
    <w:rsid w:val="00BF4DED"/>
    <w:rsid w:val="00C00511"/>
    <w:rsid w:val="00C03813"/>
    <w:rsid w:val="00C22725"/>
    <w:rsid w:val="00C34E01"/>
    <w:rsid w:val="00C3639F"/>
    <w:rsid w:val="00C40D76"/>
    <w:rsid w:val="00C41EA2"/>
    <w:rsid w:val="00C4492C"/>
    <w:rsid w:val="00C45C87"/>
    <w:rsid w:val="00C46102"/>
    <w:rsid w:val="00C46345"/>
    <w:rsid w:val="00C50265"/>
    <w:rsid w:val="00C51621"/>
    <w:rsid w:val="00C530D5"/>
    <w:rsid w:val="00C60A64"/>
    <w:rsid w:val="00C6371D"/>
    <w:rsid w:val="00C64CEB"/>
    <w:rsid w:val="00C6509E"/>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CF0AA1"/>
    <w:rsid w:val="00CF69E5"/>
    <w:rsid w:val="00D02905"/>
    <w:rsid w:val="00D02C41"/>
    <w:rsid w:val="00D04A9C"/>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1890"/>
    <w:rsid w:val="00DE4437"/>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47431"/>
    <w:rsid w:val="00E509F6"/>
    <w:rsid w:val="00E52179"/>
    <w:rsid w:val="00E55919"/>
    <w:rsid w:val="00E56A09"/>
    <w:rsid w:val="00E56A2D"/>
    <w:rsid w:val="00E6299A"/>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D062C"/>
    <w:rsid w:val="00EE25AE"/>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3E21"/>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970D5"/>
    <w:rsid w:val="00FA4E60"/>
    <w:rsid w:val="00FA4F55"/>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 w:type="paragraph" w:styleId="Header">
    <w:name w:val="header"/>
    <w:basedOn w:val="Normal"/>
    <w:link w:val="HeaderChar"/>
    <w:uiPriority w:val="99"/>
    <w:unhideWhenUsed/>
    <w:rsid w:val="006974F5"/>
    <w:pPr>
      <w:tabs>
        <w:tab w:val="center" w:pos="4536"/>
        <w:tab w:val="right" w:pos="9072"/>
      </w:tabs>
    </w:pPr>
  </w:style>
  <w:style w:type="character" w:customStyle="1" w:styleId="HeaderChar">
    <w:name w:val="Header Char"/>
    <w:basedOn w:val="DefaultParagraphFont"/>
    <w:link w:val="Header"/>
    <w:uiPriority w:val="99"/>
    <w:rsid w:val="00697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886141568">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crudata.uea.ac.uk/cru/data/hrg/cru_ts_4.05/" TargetMode="External"/><Relationship Id="rId1" Type="http://schemas.openxmlformats.org/officeDocument/2006/relationships/hyperlink" Target="https://onlinelibrary.wiley.com/action/doSearch?ContribAuthorRaw=Sitters%2C+Judith"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8F397-AA98-424A-93B6-24D607B9C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46</Pages>
  <Words>71642</Words>
  <Characters>408363</Characters>
  <Application>Microsoft Office Word</Application>
  <DocSecurity>0</DocSecurity>
  <Lines>3403</Lines>
  <Paragraphs>958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Lawrence Berkeley National Lab</Company>
  <LinksUpToDate>false</LinksUpToDate>
  <CharactersWithSpaces>479047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QC</cp:lastModifiedBy>
  <cp:revision>25</cp:revision>
  <dcterms:created xsi:type="dcterms:W3CDTF">2022-01-10T05:17:00Z</dcterms:created>
  <dcterms:modified xsi:type="dcterms:W3CDTF">2022-01-21T09:03:00Z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