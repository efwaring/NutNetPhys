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1C280049"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w:t>
      </w:r>
      <w:ins w:id="0" w:author="Elizabeth Borer" w:date="2022-01-24T17:10:00Z">
        <w:r w:rsidR="00261B4E">
          <w:rPr>
            <w:rFonts w:eastAsia="Times New Roman"/>
            <w:b/>
            <w:bCs/>
            <w:color w:val="000000"/>
          </w:rPr>
          <w:t xml:space="preserve"> </w:t>
        </w:r>
        <w:commentRangeStart w:id="1"/>
        <w:r w:rsidR="00261B4E">
          <w:rPr>
            <w:rFonts w:eastAsia="Times New Roman"/>
            <w:b/>
            <w:bCs/>
            <w:color w:val="000000"/>
          </w:rPr>
          <w:t>supply</w:t>
        </w:r>
      </w:ins>
      <w:commentRangeEnd w:id="1"/>
      <w:ins w:id="2" w:author="Elizabeth Borer" w:date="2022-01-24T17:11:00Z">
        <w:r w:rsidR="00261B4E">
          <w:rPr>
            <w:rStyle w:val="CommentReference"/>
          </w:rPr>
          <w:commentReference w:id="1"/>
        </w:r>
      </w:ins>
      <w:r w:rsidR="00361685" w:rsidRPr="008531D1">
        <w:rPr>
          <w:rFonts w:eastAsia="Times New Roman"/>
          <w:b/>
          <w:bCs/>
          <w:color w:val="000000"/>
        </w:rPr>
        <w:t xml:space="preserve"> in grasslands</w:t>
      </w:r>
    </w:p>
    <w:p w14:paraId="70917968" w14:textId="235D48D4"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w:t>
      </w:r>
      <w:ins w:id="3" w:author="Peter A Wilfahrt" w:date="2022-01-21T10:17:00Z">
        <w:r w:rsidR="00FE3E93">
          <w:rPr>
            <w:rFonts w:eastAsia="Times New Roman"/>
            <w:color w:val="000000"/>
          </w:rPr>
          <w:t>ah</w:t>
        </w:r>
      </w:ins>
      <w:del w:id="4" w:author="Peter A Wilfahrt" w:date="2022-01-21T10:17:00Z">
        <w:r w:rsidR="00EA24F1" w:rsidDel="00FE3E93">
          <w:rPr>
            <w:rFonts w:eastAsia="Times New Roman"/>
            <w:color w:val="000000"/>
          </w:rPr>
          <w:delText>ha</w:delText>
        </w:r>
      </w:del>
      <w:r w:rsidR="00EA24F1">
        <w:rPr>
          <w:rFonts w:eastAsia="Times New Roman"/>
          <w:color w:val="000000"/>
        </w:rPr>
        <w:t>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5" w:name="OLE_LINK246"/>
      <w:bookmarkStart w:id="6" w:name="OLE_LINK247"/>
      <w:r w:rsidRPr="00EA24F1">
        <w:rPr>
          <w:rFonts w:eastAsia="Times New Roman"/>
        </w:rPr>
        <w:t xml:space="preserve">Silwood Park Campus, </w:t>
      </w:r>
      <w:bookmarkStart w:id="7" w:name="OLE_LINK315"/>
      <w:bookmarkStart w:id="8" w:name="OLE_LINK316"/>
      <w:r w:rsidRPr="00EA24F1">
        <w:rPr>
          <w:rFonts w:eastAsia="Times New Roman"/>
        </w:rPr>
        <w:t xml:space="preserve">Ascot </w:t>
      </w:r>
      <w:bookmarkEnd w:id="7"/>
      <w:bookmarkEnd w:id="8"/>
      <w:r w:rsidRPr="00EA24F1">
        <w:rPr>
          <w:rFonts w:eastAsia="Times New Roman"/>
        </w:rPr>
        <w:t>SL5 7PY, UK</w:t>
      </w:r>
      <w:bookmarkEnd w:id="5"/>
      <w:bookmarkEnd w:id="6"/>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9" w:name="OLE_LINK356"/>
      <w:bookmarkStart w:id="10" w:name="OLE_LINK357"/>
      <w:r w:rsidRPr="00EA24F1">
        <w:rPr>
          <w:rFonts w:eastAsia="Times New Roman"/>
        </w:rPr>
        <w:t>Macquarie University</w:t>
      </w:r>
      <w:bookmarkEnd w:id="9"/>
      <w:bookmarkEnd w:id="10"/>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11" w:name="OLE_LINK242"/>
      <w:bookmarkStart w:id="12" w:name="OLE_LINK243"/>
      <w:bookmarkStart w:id="13" w:name="OLE_LINK361"/>
      <w:bookmarkStart w:id="14" w:name="OLE_LINK362"/>
      <w:r w:rsidRPr="00E81570">
        <w:rPr>
          <w:rFonts w:eastAsia="Times New Roman"/>
        </w:rPr>
        <w:t>Ministry of Education Key Laboratory for Earth System Modelling, Department of Earth System Science</w:t>
      </w:r>
      <w:bookmarkEnd w:id="11"/>
      <w:bookmarkEnd w:id="12"/>
      <w:bookmarkEnd w:id="13"/>
      <w:bookmarkEnd w:id="14"/>
      <w:r w:rsidRPr="00E81570">
        <w:rPr>
          <w:rFonts w:eastAsia="Times New Roman"/>
        </w:rPr>
        <w:t xml:space="preserve">, </w:t>
      </w:r>
      <w:bookmarkStart w:id="15" w:name="OLE_LINK240"/>
      <w:bookmarkStart w:id="16" w:name="OLE_LINK241"/>
      <w:bookmarkStart w:id="17" w:name="OLE_LINK360"/>
      <w:r w:rsidRPr="00E81570">
        <w:rPr>
          <w:rFonts w:eastAsia="Times New Roman"/>
        </w:rPr>
        <w:t>Tsinghua University</w:t>
      </w:r>
      <w:bookmarkEnd w:id="15"/>
      <w:bookmarkEnd w:id="16"/>
      <w:bookmarkEnd w:id="17"/>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32D7D5C9"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w:t>
      </w:r>
      <w:commentRangeStart w:id="18"/>
      <w:commentRangeStart w:id="19"/>
      <w:r w:rsidRPr="00172FFF">
        <w:rPr>
          <w:rFonts w:eastAsia="Times New Roman"/>
          <w:color w:val="000000"/>
          <w:highlight w:val="yellow"/>
        </w:rPr>
        <w:t>climate</w:t>
      </w:r>
      <w:commentRangeEnd w:id="18"/>
      <w:r w:rsidR="00172FFF">
        <w:rPr>
          <w:rStyle w:val="CommentReference"/>
        </w:rPr>
        <w:commentReference w:id="18"/>
      </w:r>
      <w:commentRangeEnd w:id="19"/>
      <w:r w:rsidR="007A078A">
        <w:rPr>
          <w:rStyle w:val="CommentReference"/>
        </w:rPr>
        <w:commentReference w:id="19"/>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w:t>
      </w:r>
      <w:commentRangeStart w:id="20"/>
      <w:commentRangeStart w:id="21"/>
      <w:r w:rsidRPr="00771C52">
        <w:rPr>
          <w:rFonts w:eastAsia="Times New Roman"/>
          <w:color w:val="000000"/>
        </w:rPr>
        <w:t xml:space="preserve">soil nitrogen </w:t>
      </w:r>
      <w:r w:rsidR="008C53AA">
        <w:rPr>
          <w:rFonts w:eastAsia="Times New Roman"/>
          <w:color w:val="000000"/>
        </w:rPr>
        <w:t>treatment</w:t>
      </w:r>
      <w:commentRangeEnd w:id="20"/>
      <w:r w:rsidR="00207539">
        <w:rPr>
          <w:rStyle w:val="CommentReference"/>
        </w:rPr>
        <w:commentReference w:id="20"/>
      </w:r>
      <w:commentRangeEnd w:id="21"/>
      <w:r w:rsidR="00261B4E">
        <w:rPr>
          <w:rStyle w:val="CommentReference"/>
        </w:rPr>
        <w:commentReference w:id="21"/>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w:t>
      </w:r>
      <w:commentRangeStart w:id="22"/>
      <w:del w:id="23" w:author="Elizabeth Borer" w:date="2022-01-24T17:14:00Z">
        <w:r w:rsidRPr="00771C52" w:rsidDel="00261B4E">
          <w:rPr>
            <w:rFonts w:eastAsia="Times New Roman"/>
            <w:color w:val="000000"/>
          </w:rPr>
          <w:delText xml:space="preserve">availability </w:delText>
        </w:r>
      </w:del>
      <w:ins w:id="24" w:author="Elizabeth Borer" w:date="2022-01-24T17:14:00Z">
        <w:r w:rsidR="00261B4E">
          <w:rPr>
            <w:rFonts w:eastAsia="Times New Roman"/>
            <w:color w:val="000000"/>
          </w:rPr>
          <w:t>supply</w:t>
        </w:r>
        <w:commentRangeEnd w:id="22"/>
        <w:r w:rsidR="00261B4E">
          <w:rPr>
            <w:rStyle w:val="CommentReference"/>
          </w:rPr>
          <w:commentReference w:id="22"/>
        </w:r>
        <w:r w:rsidR="00261B4E" w:rsidRPr="00771C52">
          <w:rPr>
            <w:rFonts w:eastAsia="Times New Roman"/>
            <w:color w:val="000000"/>
          </w:rPr>
          <w:t xml:space="preserve"> </w:t>
        </w:r>
      </w:ins>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(NutNet),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2EE9EEBE"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25"/>
      <w:r w:rsidRPr="008531D1">
        <w:rPr>
          <w:rFonts w:eastAsia="Times New Roman"/>
          <w:color w:val="000000"/>
        </w:rPr>
        <w:t xml:space="preserve">Thus, nitrogen is an important regulator of carbon fluxes into terrestrial ecosystems, </w:t>
      </w:r>
      <w:del w:id="26" w:author="Eric Seabloom" w:date="2022-01-07T15:36:00Z">
        <w:r w:rsidRPr="008531D1" w:rsidDel="00617AB3">
          <w:rPr>
            <w:rFonts w:eastAsia="Times New Roman"/>
            <w:color w:val="000000"/>
          </w:rPr>
          <w:delText>as indicated by</w:delText>
        </w:r>
      </w:del>
      <w:ins w:id="27"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28" w:author="Eric Seabloom" w:date="2022-01-07T15:36:00Z">
        <w:r w:rsidRPr="008531D1" w:rsidDel="00617AB3">
          <w:rPr>
            <w:rFonts w:eastAsia="Times New Roman"/>
            <w:color w:val="000000"/>
          </w:rPr>
          <w:delText xml:space="preserve">simulate </w:delText>
        </w:r>
      </w:del>
      <w:ins w:id="29" w:author="Eric Seabloom" w:date="2022-01-07T15:36:00Z">
        <w:r w:rsidR="00617AB3">
          <w:rPr>
            <w:rFonts w:eastAsia="Times New Roman"/>
            <w:color w:val="000000"/>
          </w:rPr>
          <w:t>as</w:t>
        </w:r>
      </w:ins>
      <w:ins w:id="30" w:author="Eric Seabloom" w:date="2022-01-07T15:37:00Z">
        <w:r w:rsidR="00617AB3">
          <w:rPr>
            <w:rFonts w:eastAsia="Times New Roman"/>
            <w:color w:val="000000"/>
          </w:rPr>
          <w:t>sume that nitrogen availability constrains</w:t>
        </w:r>
      </w:ins>
      <w:ins w:id="31" w:author="Eric Seabloom" w:date="2022-01-07T15:36:00Z">
        <w:r w:rsidR="00617AB3" w:rsidRPr="008531D1">
          <w:rPr>
            <w:rFonts w:eastAsia="Times New Roman"/>
            <w:color w:val="000000"/>
          </w:rPr>
          <w:t xml:space="preserve"> </w:t>
        </w:r>
      </w:ins>
      <w:del w:id="32"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33"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25"/>
      <w:r w:rsidR="00617AB3">
        <w:rPr>
          <w:rStyle w:val="CommentReference"/>
        </w:rPr>
        <w:commentReference w:id="25"/>
      </w:r>
      <w:r w:rsidRPr="008531D1">
        <w:rPr>
          <w:rFonts w:eastAsia="Times New Roman"/>
          <w:color w:val="000000"/>
        </w:rPr>
        <w:t xml:space="preserve">Given </w:t>
      </w:r>
      <w:del w:id="34" w:author="Eric Seabloom" w:date="2022-01-07T15:38:00Z">
        <w:r w:rsidRPr="008531D1" w:rsidDel="00617AB3">
          <w:rPr>
            <w:rFonts w:eastAsia="Times New Roman"/>
            <w:color w:val="000000"/>
          </w:rPr>
          <w:delText>ongoing addition</w:delText>
        </w:r>
      </w:del>
      <w:ins w:id="35"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commentRangeStart w:id="36"/>
      <w:r w:rsidRPr="008531D1">
        <w:rPr>
          <w:rFonts w:eastAsia="Times New Roman"/>
          <w:color w:val="000000"/>
        </w:rPr>
        <w:t>,</w:t>
      </w:r>
      <w:commentRangeEnd w:id="36"/>
      <w:r w:rsidR="0099281D">
        <w:rPr>
          <w:rStyle w:val="CommentReference"/>
        </w:rPr>
        <w:commentReference w:id="36"/>
      </w:r>
      <w:r w:rsidRPr="008531D1">
        <w:rPr>
          <w:rFonts w:eastAsia="Times New Roman"/>
          <w:color w:val="000000"/>
        </w:rPr>
        <w:t xml:space="preserve"> it is critical to understand how</w:t>
      </w:r>
      <w:ins w:id="37" w:author="Elizabeth Borer" w:date="2022-01-24T17:16:00Z">
        <w:r w:rsidR="00080966">
          <w:rPr>
            <w:rFonts w:eastAsia="Times New Roman"/>
            <w:color w:val="000000"/>
          </w:rPr>
          <w:t xml:space="preserve"> </w:t>
        </w:r>
      </w:ins>
      <w:del w:id="38" w:author="Elizabeth Borer" w:date="2022-01-24T17:17:00Z">
        <w:r w:rsidRPr="008531D1" w:rsidDel="00080966">
          <w:rPr>
            <w:rFonts w:eastAsia="Times New Roman"/>
            <w:color w:val="000000"/>
          </w:rPr>
          <w:delText xml:space="preserve"> </w:delText>
        </w:r>
      </w:del>
      <w:commentRangeStart w:id="39"/>
      <w:r w:rsidR="00AB7D42">
        <w:rPr>
          <w:rFonts w:eastAsia="Times New Roman"/>
          <w:color w:val="000000"/>
        </w:rPr>
        <w:t xml:space="preserve">nitrogen </w:t>
      </w:r>
      <w:commentRangeStart w:id="40"/>
      <w:r w:rsidR="00AB7D42">
        <w:rPr>
          <w:rFonts w:eastAsia="Times New Roman"/>
          <w:color w:val="000000"/>
        </w:rPr>
        <w:t>addition</w:t>
      </w:r>
      <w:commentRangeEnd w:id="40"/>
      <w:r w:rsidR="001D3A17">
        <w:rPr>
          <w:rStyle w:val="CommentReference"/>
        </w:rPr>
        <w:commentReference w:id="40"/>
      </w:r>
      <w:r w:rsidR="00AB7D42" w:rsidRPr="008531D1">
        <w:rPr>
          <w:rFonts w:eastAsia="Times New Roman"/>
          <w:color w:val="000000"/>
        </w:rPr>
        <w:t xml:space="preserve"> </w:t>
      </w:r>
      <w:commentRangeEnd w:id="39"/>
      <w:r w:rsidR="00617AB3">
        <w:rPr>
          <w:rStyle w:val="CommentReference"/>
        </w:rPr>
        <w:commentReference w:id="39"/>
      </w:r>
      <w:r w:rsidRPr="008531D1">
        <w:rPr>
          <w:rFonts w:eastAsia="Times New Roman"/>
          <w:color w:val="000000"/>
        </w:rPr>
        <w:t xml:space="preserve">will manifest itself in terrestrial ecosystems to </w:t>
      </w:r>
      <w:ins w:id="41" w:author="Elizabeth Borer" w:date="2022-01-24T17:17:00Z">
        <w:r w:rsidR="00080966">
          <w:rPr>
            <w:rFonts w:eastAsia="Times New Roman"/>
            <w:color w:val="000000"/>
          </w:rPr>
          <w:t xml:space="preserve">more </w:t>
        </w:r>
      </w:ins>
      <w:r w:rsidRPr="008531D1">
        <w:rPr>
          <w:rFonts w:eastAsia="Times New Roman"/>
          <w:color w:val="000000"/>
        </w:rPr>
        <w:t xml:space="preserve">reliably predict the rate and magnitude of </w:t>
      </w:r>
      <w:ins w:id="42" w:author="Elizabeth Borer" w:date="2022-01-25T09:44:00Z">
        <w:r w:rsidR="0099281D">
          <w:rPr>
            <w:rFonts w:eastAsia="Times New Roman"/>
            <w:color w:val="000000"/>
          </w:rPr>
          <w:t xml:space="preserve">the </w:t>
        </w:r>
      </w:ins>
      <w:r w:rsidRPr="008531D1">
        <w:rPr>
          <w:rFonts w:eastAsia="Times New Roman"/>
          <w:color w:val="000000"/>
        </w:rPr>
        <w:t xml:space="preserve">future </w:t>
      </w:r>
      <w:commentRangeStart w:id="43"/>
      <w:ins w:id="44" w:author="Elizabeth Borer" w:date="2022-01-24T17:18:00Z">
        <w:r w:rsidR="00080966">
          <w:rPr>
            <w:rFonts w:eastAsia="Times New Roman"/>
            <w:color w:val="000000"/>
          </w:rPr>
          <w:t xml:space="preserve">carbon fluxes that underlie </w:t>
        </w:r>
      </w:ins>
      <w:r w:rsidRPr="008531D1">
        <w:rPr>
          <w:rFonts w:eastAsia="Times New Roman"/>
          <w:color w:val="000000"/>
        </w:rPr>
        <w:t>climate change</w:t>
      </w:r>
      <w:commentRangeEnd w:id="43"/>
      <w:r w:rsidR="00080966">
        <w:rPr>
          <w:rStyle w:val="CommentReference"/>
        </w:rPr>
        <w:commentReference w:id="43"/>
      </w:r>
      <w:r w:rsidRPr="008531D1">
        <w:rPr>
          <w:rFonts w:eastAsia="Times New Roman"/>
          <w:color w:val="000000"/>
        </w:rPr>
        <w:t>.</w:t>
      </w:r>
    </w:p>
    <w:p w14:paraId="72C221CD" w14:textId="7EECD9F8" w:rsidR="00361685" w:rsidRPr="00DC0EA8" w:rsidRDefault="00361685" w:rsidP="00B05AC4">
      <w:pPr>
        <w:spacing w:line="480" w:lineRule="auto"/>
        <w:contextualSpacing/>
        <w:rPr>
          <w:rFonts w:eastAsia="Times New Roman"/>
          <w:color w:val="FF0000"/>
          <w:rPrChange w:id="45"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46"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47" w:author="Andrew MacDougall" w:date="2022-01-06T09:39:00Z">
        <w:r w:rsidRPr="001B44B1" w:rsidDel="00172FFF">
          <w:rPr>
            <w:rFonts w:eastAsia="Times New Roman"/>
            <w:color w:val="000000"/>
          </w:rPr>
          <w:delText>are typically</w:delText>
        </w:r>
      </w:del>
      <w:ins w:id="48"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w:t>
      </w:r>
      <w:commentRangeStart w:id="49"/>
      <w:r w:rsidRPr="001B44B1">
        <w:rPr>
          <w:rFonts w:eastAsia="Times New Roman"/>
          <w:color w:val="000000"/>
        </w:rPr>
        <w:t>both soil nitrogen availability and tissue or organ-specific plant nitrogen demand</w:t>
      </w:r>
      <w:r w:rsidR="00493741" w:rsidRPr="001B44B1">
        <w:rPr>
          <w:rFonts w:eastAsia="Times New Roman"/>
          <w:color w:val="000000"/>
        </w:rPr>
        <w:t xml:space="preserve"> </w:t>
      </w:r>
      <w:commentRangeEnd w:id="49"/>
      <w:r w:rsidR="0099281D">
        <w:rPr>
          <w:rStyle w:val="CommentReference"/>
        </w:rPr>
        <w:commentReference w:id="49"/>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50" w:author="Andrew MacDougall" w:date="2022-01-06T09:40:00Z">
        <w:r w:rsidR="00172FFF">
          <w:rPr>
            <w:rFonts w:eastAsia="Times New Roman"/>
            <w:color w:val="000000"/>
          </w:rPr>
          <w:t xml:space="preserve"> </w:t>
        </w:r>
        <w:r w:rsidR="00172FFF" w:rsidRPr="00DC0EA8">
          <w:rPr>
            <w:rFonts w:eastAsia="Times New Roman"/>
            <w:color w:val="FF0000"/>
            <w:rPrChange w:id="51" w:author="Andrew MacDougall" w:date="2022-01-06T09:42:00Z">
              <w:rPr>
                <w:rFonts w:eastAsia="Times New Roman"/>
                <w:color w:val="000000"/>
              </w:rPr>
            </w:rPrChange>
          </w:rPr>
          <w:lastRenderedPageBreak/>
          <w:t xml:space="preserve">This environmental dependency applies to climate in particular – temperature </w:t>
        </w:r>
      </w:ins>
      <w:ins w:id="52" w:author="Andrew MacDougall" w:date="2022-01-06T09:41:00Z">
        <w:r w:rsidR="00DC0EA8" w:rsidRPr="00DC0EA8">
          <w:rPr>
            <w:rFonts w:eastAsia="Times New Roman"/>
            <w:color w:val="FF0000"/>
            <w:rPrChange w:id="53" w:author="Andrew MacDougall" w:date="2022-01-06T09:42:00Z">
              <w:rPr>
                <w:rFonts w:eastAsia="Times New Roman"/>
                <w:color w:val="000000"/>
              </w:rPr>
            </w:rPrChange>
          </w:rPr>
          <w:t>and aridity both various</w:t>
        </w:r>
      </w:ins>
      <w:ins w:id="54" w:author="Andrew MacDougall" w:date="2022-01-06T09:42:00Z">
        <w:r w:rsidR="00DC0EA8" w:rsidRPr="00DC0EA8">
          <w:rPr>
            <w:rFonts w:eastAsia="Times New Roman"/>
            <w:color w:val="FF0000"/>
            <w:rPrChange w:id="55" w:author="Andrew MacDougall" w:date="2022-01-06T09:42:00Z">
              <w:rPr>
                <w:rFonts w:eastAsia="Times New Roman"/>
                <w:color w:val="000000"/>
              </w:rPr>
            </w:rPrChange>
          </w:rPr>
          <w:t>ly</w:t>
        </w:r>
      </w:ins>
      <w:ins w:id="56" w:author="Andrew MacDougall" w:date="2022-01-06T09:41:00Z">
        <w:r w:rsidR="00DC0EA8" w:rsidRPr="00DC0EA8">
          <w:rPr>
            <w:rFonts w:eastAsia="Times New Roman"/>
            <w:color w:val="FF0000"/>
            <w:rPrChange w:id="57" w:author="Andrew MacDougall" w:date="2022-01-06T09:42:00Z">
              <w:rPr>
                <w:rFonts w:eastAsia="Times New Roman"/>
                <w:color w:val="000000"/>
              </w:rPr>
            </w:rPrChange>
          </w:rPr>
          <w:t xml:space="preserve"> affect N- and C-mediated aspects of photos</w:t>
        </w:r>
      </w:ins>
      <w:ins w:id="58" w:author="Andrew MacDougall" w:date="2022-01-06T09:42:00Z">
        <w:r w:rsidR="00DC0EA8" w:rsidRPr="00DC0EA8">
          <w:rPr>
            <w:rFonts w:eastAsia="Times New Roman"/>
            <w:color w:val="FF0000"/>
            <w:rPrChange w:id="59" w:author="Andrew MacDougall" w:date="2022-01-06T09:42:00Z">
              <w:rPr>
                <w:rFonts w:eastAsia="Times New Roman"/>
                <w:color w:val="000000"/>
              </w:rPr>
            </w:rPrChange>
          </w:rPr>
          <w:t>ynthesis and respiration (</w:t>
        </w:r>
        <w:commentRangeStart w:id="60"/>
        <w:commentRangeStart w:id="61"/>
        <w:commentRangeStart w:id="62"/>
        <w:r w:rsidR="00DC0EA8" w:rsidRPr="00DC0EA8">
          <w:rPr>
            <w:rFonts w:eastAsia="Times New Roman"/>
            <w:color w:val="FF0000"/>
            <w:rPrChange w:id="63" w:author="Andrew MacDougall" w:date="2022-01-06T09:42:00Z">
              <w:rPr>
                <w:rFonts w:eastAsia="Times New Roman"/>
                <w:color w:val="000000"/>
              </w:rPr>
            </w:rPrChange>
          </w:rPr>
          <w:t>citations</w:t>
        </w:r>
      </w:ins>
      <w:commentRangeEnd w:id="60"/>
      <w:ins w:id="64" w:author="Andrew MacDougall" w:date="2022-01-06T10:11:00Z">
        <w:r w:rsidR="00470D41">
          <w:rPr>
            <w:rStyle w:val="CommentReference"/>
          </w:rPr>
          <w:commentReference w:id="60"/>
        </w:r>
      </w:ins>
      <w:commentRangeEnd w:id="61"/>
      <w:r w:rsidR="00295F90">
        <w:rPr>
          <w:rStyle w:val="CommentReference"/>
        </w:rPr>
        <w:commentReference w:id="61"/>
      </w:r>
      <w:commentRangeEnd w:id="62"/>
      <w:r w:rsidR="0021072E">
        <w:rPr>
          <w:rStyle w:val="CommentReference"/>
        </w:rPr>
        <w:commentReference w:id="62"/>
      </w:r>
      <w:ins w:id="65" w:author="Andrew MacDougall" w:date="2022-01-06T09:42:00Z">
        <w:r w:rsidR="00DC0EA8" w:rsidRPr="00DC0EA8">
          <w:rPr>
            <w:rFonts w:eastAsia="Times New Roman"/>
            <w:color w:val="FF0000"/>
            <w:rPrChange w:id="66" w:author="Andrew MacDougall" w:date="2022-01-06T09:42:00Z">
              <w:rPr>
                <w:rFonts w:eastAsia="Times New Roman"/>
                <w:color w:val="000000"/>
              </w:rPr>
            </w:rPrChange>
          </w:rPr>
          <w:t xml:space="preserve">). </w:t>
        </w:r>
      </w:ins>
    </w:p>
    <w:p w14:paraId="1C97A425" w14:textId="3D200A29"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r w:rsidR="00A72C40">
        <w:rPr>
          <w:rFonts w:eastAsia="Times New Roman"/>
          <w:i/>
          <w:iCs/>
          <w:color w:val="000000"/>
        </w:rPr>
        <w:t>N</w:t>
      </w:r>
      <w:r w:rsidR="00A72C40">
        <w:rPr>
          <w:rFonts w:eastAsia="Times New Roman"/>
          <w:iCs/>
          <w:color w:val="000000"/>
          <w:vertAlign w:val="subscript"/>
        </w:rPr>
        <w:t>area</w:t>
      </w:r>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67"/>
      <w:r w:rsidR="00EC110E">
        <w:rPr>
          <w:rFonts w:eastAsia="Times New Roman"/>
          <w:color w:val="000000"/>
        </w:rPr>
        <w:t>from</w:t>
      </w:r>
      <w:ins w:id="68" w:author="Peter A Wilfahrt" w:date="2022-01-20T15:35:00Z">
        <w:r w:rsidR="00452095">
          <w:rPr>
            <w:rFonts w:eastAsia="Times New Roman"/>
            <w:color w:val="000000"/>
          </w:rPr>
          <w:t>, Nutrient Network,</w:t>
        </w:r>
      </w:ins>
      <w:r w:rsidR="00EC110E">
        <w:rPr>
          <w:rFonts w:eastAsia="Times New Roman"/>
          <w:color w:val="000000"/>
        </w:rPr>
        <w:t xml:space="preserve"> a</w:t>
      </w:r>
      <w:r w:rsidR="00472FC8">
        <w:rPr>
          <w:rFonts w:eastAsia="Times New Roman"/>
          <w:color w:val="000000"/>
        </w:rPr>
        <w:t xml:space="preserve"> globally distributed </w:t>
      </w:r>
      <w:commentRangeEnd w:id="67"/>
      <w:r w:rsidR="00953534">
        <w:rPr>
          <w:rStyle w:val="CommentReference"/>
        </w:rPr>
        <w:commentReference w:id="67"/>
      </w:r>
      <w:r w:rsidR="00472FC8">
        <w:rPr>
          <w:rFonts w:eastAsia="Times New Roman"/>
          <w:color w:val="000000"/>
        </w:rPr>
        <w:t>experiment</w:t>
      </w:r>
      <w:r w:rsidR="00EC110E">
        <w:rPr>
          <w:rFonts w:eastAsia="Times New Roman"/>
          <w:color w:val="000000"/>
        </w:rPr>
        <w:t xml:space="preserve"> </w:t>
      </w:r>
      <w:del w:id="69" w:author="Andrew MacDougall" w:date="2022-01-06T09:44:00Z">
        <w:r w:rsidR="00EC110E" w:rsidDel="00DC0EA8">
          <w:rPr>
            <w:rFonts w:eastAsia="Times New Roman"/>
            <w:color w:val="000000"/>
          </w:rPr>
          <w:delText>was found to show</w:delText>
        </w:r>
      </w:del>
      <w:ins w:id="70"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71" w:author="Andrew MacDougall" w:date="2022-01-06T09:45:00Z">
        <w:r w:rsidR="00EC110E" w:rsidDel="00DC0EA8">
          <w:rPr>
            <w:rFonts w:eastAsia="Times New Roman"/>
            <w:color w:val="000000"/>
          </w:rPr>
          <w:delText xml:space="preserve">as inferred </w:delText>
        </w:r>
      </w:del>
      <w:ins w:id="72" w:author="Andrew MacDougall" w:date="2022-01-06T09:45:00Z">
        <w:r w:rsidR="00DC0EA8">
          <w:rPr>
            <w:rFonts w:eastAsia="Times New Roman"/>
            <w:color w:val="000000"/>
          </w:rPr>
          <w:t xml:space="preserve">with added soil N driving an </w:t>
        </w:r>
      </w:ins>
      <w:ins w:id="73" w:author="Andrew MacDougall" w:date="2022-01-06T09:46:00Z">
        <w:r w:rsidR="00DC0EA8">
          <w:rPr>
            <w:rFonts w:eastAsia="Times New Roman"/>
            <w:color w:val="000000"/>
          </w:rPr>
          <w:t>i</w:t>
        </w:r>
      </w:ins>
      <w:del w:id="74"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r w:rsidR="00EC110E" w:rsidRPr="00EC110E">
        <w:rPr>
          <w:rFonts w:eastAsia="Times New Roman"/>
          <w:i/>
          <w:color w:val="000000"/>
        </w:rPr>
        <w:t>N</w:t>
      </w:r>
      <w:r w:rsidR="00EC110E" w:rsidRPr="00EC110E">
        <w:rPr>
          <w:rFonts w:eastAsia="Times New Roman"/>
          <w:color w:val="000000"/>
          <w:vertAlign w:val="subscript"/>
        </w:rPr>
        <w:t>mass</w:t>
      </w:r>
      <w:r w:rsidR="00EC110E">
        <w:rPr>
          <w:rFonts w:eastAsia="Times New Roman"/>
          <w:color w:val="000000"/>
        </w:rPr>
        <w:t xml:space="preserve">) </w:t>
      </w:r>
      <w:ins w:id="75" w:author="Andrew MacDougall" w:date="2022-01-06T09:46:00Z">
        <w:r w:rsidR="00DC0EA8">
          <w:rPr>
            <w:rFonts w:eastAsia="Times New Roman"/>
            <w:color w:val="000000"/>
          </w:rPr>
          <w:t xml:space="preserve">but </w:t>
        </w:r>
      </w:ins>
      <w:del w:id="76" w:author="Andrew MacDougall" w:date="2022-01-06T09:45:00Z">
        <w:r w:rsidR="00EC110E" w:rsidDel="00DC0EA8">
          <w:rPr>
            <w:rFonts w:eastAsia="Times New Roman"/>
            <w:color w:val="000000"/>
          </w:rPr>
          <w:delText xml:space="preserve">with added soil nitrogen, </w:delText>
        </w:r>
      </w:del>
      <w:ins w:id="77" w:author="Andrew MacDougall" w:date="2022-01-06T09:46:00Z">
        <w:r w:rsidR="00DC0EA8">
          <w:rPr>
            <w:rFonts w:eastAsia="Times New Roman"/>
            <w:color w:val="000000"/>
          </w:rPr>
          <w:t xml:space="preserve">with </w:t>
        </w:r>
      </w:ins>
      <w:del w:id="78"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79"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80" w:author="Andrew MacDougall" w:date="2022-01-06T09:46:00Z">
        <w:r w:rsidR="00E91EB3">
          <w:rPr>
            <w:rFonts w:eastAsia="Times New Roman"/>
            <w:color w:val="000000"/>
          </w:rPr>
          <w:t xml:space="preserve">is </w:t>
        </w:r>
      </w:ins>
      <w:ins w:id="81" w:author="Elizabeth Borer" w:date="2022-01-24T17:20:00Z">
        <w:r w:rsidR="00BD2111">
          <w:rPr>
            <w:rFonts w:eastAsia="Times New Roman"/>
            <w:color w:val="000000"/>
          </w:rPr>
          <w:t xml:space="preserve">earlier </w:t>
        </w:r>
      </w:ins>
      <w:del w:id="82"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83" w:author="Andrew MacDougall" w:date="2022-01-06T09:46:00Z">
        <w:r w:rsidR="00E91EB3">
          <w:rPr>
            <w:rFonts w:eastAsia="Times New Roman"/>
            <w:color w:val="000000"/>
          </w:rPr>
          <w:t>y</w:t>
        </w:r>
      </w:ins>
      <w:del w:id="84"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85"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86"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 xml:space="preserve">that </w:t>
      </w:r>
      <w:del w:id="87" w:author="Elizabeth Borer" w:date="2022-01-24T17:20:00Z">
        <w:r w:rsidRPr="008531D1" w:rsidDel="00BD2111">
          <w:rPr>
            <w:rFonts w:eastAsia="Times New Roman"/>
            <w:color w:val="000000"/>
          </w:rPr>
          <w:delText xml:space="preserve">this </w:delText>
        </w:r>
      </w:del>
      <w:ins w:id="88" w:author="Elizabeth Borer" w:date="2022-01-24T17:20:00Z">
        <w:r w:rsidR="00BD2111" w:rsidRPr="008531D1">
          <w:rPr>
            <w:rFonts w:eastAsia="Times New Roman"/>
            <w:color w:val="000000"/>
          </w:rPr>
          <w:t>th</w:t>
        </w:r>
        <w:r w:rsidR="00BD2111">
          <w:rPr>
            <w:rFonts w:eastAsia="Times New Roman"/>
            <w:color w:val="000000"/>
          </w:rPr>
          <w:t>e</w:t>
        </w:r>
        <w:r w:rsidR="00BD2111" w:rsidRPr="008531D1">
          <w:rPr>
            <w:rFonts w:eastAsia="Times New Roman"/>
            <w:color w:val="000000"/>
          </w:rPr>
          <w:t xml:space="preserve"> </w:t>
        </w:r>
      </w:ins>
      <w:r w:rsidRPr="008531D1">
        <w:rPr>
          <w:rFonts w:eastAsia="Times New Roman"/>
          <w:color w:val="000000"/>
        </w:rPr>
        <w:t>positive correlation</w:t>
      </w:r>
      <w:r w:rsidR="00403D54">
        <w:rPr>
          <w:rFonts w:eastAsia="Times New Roman"/>
          <w:color w:val="000000"/>
        </w:rPr>
        <w:t xml:space="preserve"> </w:t>
      </w:r>
      <w:commentRangeStart w:id="89"/>
      <w:del w:id="90" w:author="Andrew MacDougall" w:date="2022-01-06T09:44:00Z">
        <w:r w:rsidR="00403D54" w:rsidDel="00DC0EA8">
          <w:delText xml:space="preserve">this positive correlation </w:delText>
        </w:r>
      </w:del>
      <w:del w:id="91" w:author="Elizabeth Borer" w:date="2022-01-24T17:21:00Z">
        <w:r w:rsidR="00403D54" w:rsidDel="00BD2111">
          <w:delText>stems</w:delText>
        </w:r>
      </w:del>
      <w:ins w:id="92" w:author="Elizabeth Borer" w:date="2022-01-24T17:21:00Z">
        <w:r w:rsidR="00BD2111">
          <w:t>arises</w:t>
        </w:r>
        <w:commentRangeEnd w:id="89"/>
        <w:r w:rsidR="00BD2111">
          <w:rPr>
            <w:rStyle w:val="CommentReference"/>
          </w:rPr>
          <w:commentReference w:id="89"/>
        </w:r>
      </w:ins>
      <w:r w:rsidR="00403D54">
        <w:t xml:space="preserve">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w:t>
      </w:r>
      <w:del w:id="93" w:author="Elizabeth Borer" w:date="2022-01-24T17:22:00Z">
        <w:r w:rsidRPr="008531D1" w:rsidDel="00BD2111">
          <w:rPr>
            <w:rFonts w:eastAsia="Times New Roman"/>
            <w:color w:val="000000"/>
          </w:rPr>
          <w:delText>maximize the utilization of</w:delText>
        </w:r>
      </w:del>
      <w:ins w:id="94" w:author="Elizabeth Borer" w:date="2022-01-24T17:22:00Z">
        <w:r w:rsidR="00BD2111">
          <w:rPr>
            <w:rFonts w:eastAsia="Times New Roman"/>
            <w:color w:val="000000"/>
          </w:rPr>
          <w:t>use the maximum</w:t>
        </w:r>
      </w:ins>
      <w:r w:rsidRPr="008531D1">
        <w:rPr>
          <w:rFonts w:eastAsia="Times New Roman"/>
          <w:color w:val="000000"/>
        </w:rPr>
        <w:t xml:space="preserve">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95"/>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96"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97"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98"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99"/>
      <w:r w:rsidRPr="001B44B1">
        <w:rPr>
          <w:rFonts w:eastAsia="Times New Roman"/>
          <w:color w:val="000000"/>
        </w:rPr>
        <w:t>energy</w:t>
      </w:r>
      <w:commentRangeEnd w:id="99"/>
      <w:r w:rsidR="00953534">
        <w:rPr>
          <w:rStyle w:val="CommentReference"/>
        </w:rPr>
        <w:commentReference w:id="99"/>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00"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95"/>
      <w:r w:rsidR="00295F90">
        <w:rPr>
          <w:rStyle w:val="CommentReference"/>
        </w:rPr>
        <w:commentReference w:id="95"/>
      </w:r>
      <w:r w:rsidRPr="008531D1">
        <w:rPr>
          <w:rFonts w:eastAsia="Times New Roman"/>
          <w:color w:val="000000"/>
        </w:rPr>
        <w:t xml:space="preserve"> Global studies have found empirical support for this response in </w:t>
      </w:r>
      <w:commentRangeStart w:id="101"/>
      <w:r w:rsidRPr="008531D1">
        <w:rPr>
          <w:rFonts w:eastAsia="Times New Roman"/>
          <w:color w:val="000000"/>
        </w:rPr>
        <w:t>some contexts</w:t>
      </w:r>
      <w:r w:rsidR="00383758" w:rsidRPr="001B44B1">
        <w:rPr>
          <w:rFonts w:eastAsia="Times New Roman"/>
          <w:color w:val="000000"/>
        </w:rPr>
        <w:t xml:space="preserve"> </w:t>
      </w:r>
      <w:commentRangeEnd w:id="101"/>
      <w:r w:rsidR="00953534">
        <w:rPr>
          <w:rStyle w:val="CommentReference"/>
        </w:rPr>
        <w:commentReference w:id="101"/>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w:t>
      </w:r>
      <w:r w:rsidRPr="001B44B1">
        <w:rPr>
          <w:rFonts w:eastAsia="Times New Roman"/>
          <w:color w:val="000000"/>
        </w:rPr>
        <w:lastRenderedPageBreak/>
        <w:t xml:space="preserve">plant demand for nitrogen to build photosynthetic proteins decreases with </w:t>
      </w:r>
      <w:commentRangeStart w:id="102"/>
      <w:commentRangeStart w:id="103"/>
      <w:commentRangeStart w:id="104"/>
      <w:r w:rsidRPr="00E91EB3">
        <w:rPr>
          <w:rFonts w:eastAsia="Times New Roman"/>
          <w:color w:val="000000"/>
          <w:highlight w:val="yellow"/>
          <w:rPrChange w:id="105" w:author="Andrew MacDougall" w:date="2022-01-06T09:49:00Z">
            <w:rPr>
              <w:rFonts w:eastAsia="Times New Roman"/>
              <w:color w:val="000000"/>
            </w:rPr>
          </w:rPrChange>
        </w:rPr>
        <w:t>temperature</w:t>
      </w:r>
      <w:commentRangeEnd w:id="102"/>
      <w:r w:rsidR="00E91EB3">
        <w:rPr>
          <w:rStyle w:val="CommentReference"/>
        </w:rPr>
        <w:commentReference w:id="102"/>
      </w:r>
      <w:commentRangeEnd w:id="103"/>
      <w:r w:rsidR="00295F90">
        <w:rPr>
          <w:rStyle w:val="CommentReference"/>
        </w:rPr>
        <w:commentReference w:id="103"/>
      </w:r>
      <w:commentRangeEnd w:id="104"/>
      <w:r w:rsidR="00376FAE">
        <w:rPr>
          <w:rStyle w:val="CommentReference"/>
        </w:rPr>
        <w:commentReference w:id="104"/>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106"/>
      <w:r w:rsidRPr="001B44B1">
        <w:rPr>
          <w:rFonts w:eastAsia="Times New Roman"/>
          <w:color w:val="000000"/>
        </w:rPr>
        <w:t>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w:t>
      </w:r>
      <w:commentRangeEnd w:id="106"/>
      <w:r w:rsidR="00F66C80">
        <w:rPr>
          <w:rStyle w:val="CommentReference"/>
        </w:rPr>
        <w:commentReference w:id="106"/>
      </w:r>
      <w:r w:rsidR="003704D1">
        <w:rPr>
          <w:rFonts w:eastAsia="Times New Roman"/>
          <w:color w:val="000000"/>
        </w:rPr>
        <w:t>for predicting leaf nitrogen</w:t>
      </w:r>
      <w:r w:rsidRPr="001B44B1">
        <w:rPr>
          <w:rFonts w:eastAsia="Times New Roman"/>
          <w:color w:val="000000"/>
        </w:rPr>
        <w:t>.</w:t>
      </w:r>
    </w:p>
    <w:p w14:paraId="3AAFBB69" w14:textId="0C24BDDF" w:rsidR="00361685" w:rsidRPr="00771C52" w:rsidRDefault="00361685" w:rsidP="00B05AC4">
      <w:pPr>
        <w:spacing w:line="480" w:lineRule="auto"/>
        <w:contextualSpacing/>
        <w:rPr>
          <w:rFonts w:eastAsia="Times New Roman"/>
        </w:rPr>
      </w:pPr>
      <w:r w:rsidRPr="001B44B1">
        <w:rPr>
          <w:rFonts w:eastAsia="Times New Roman"/>
          <w:color w:val="000000"/>
        </w:rPr>
        <w:tab/>
      </w:r>
      <w:commentRangeStart w:id="107"/>
      <w:r w:rsidR="00E2660B">
        <w:rPr>
          <w:rFonts w:eastAsia="Times New Roman"/>
          <w:color w:val="000000"/>
        </w:rPr>
        <w:t>Eco</w:t>
      </w:r>
      <w:commentRangeEnd w:id="107"/>
      <w:r w:rsidR="00DD382A">
        <w:rPr>
          <w:rStyle w:val="CommentReference"/>
        </w:rPr>
        <w:commentReference w:id="107"/>
      </w:r>
      <w:r w:rsidR="00E2660B">
        <w:rPr>
          <w:rFonts w:eastAsia="Times New Roman"/>
          <w:color w:val="000000"/>
        </w:rPr>
        <w:t>-evolutionary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w:t>
      </w:r>
      <w:del w:id="108" w:author="Elizabeth Borer" w:date="2022-01-25T10:12:00Z">
        <w:r w:rsidR="002815EB" w:rsidDel="00376FAE">
          <w:rPr>
            <w:rFonts w:eastAsia="Times New Roman"/>
            <w:color w:val="000000"/>
          </w:rPr>
          <w:delText xml:space="preserve">be </w:delText>
        </w:r>
      </w:del>
      <w:r w:rsidR="00771C52">
        <w:rPr>
          <w:rFonts w:eastAsia="Times New Roman"/>
          <w:color w:val="000000"/>
        </w:rPr>
        <w:t>depend</w:t>
      </w:r>
      <w:del w:id="109" w:author="Elizabeth Borer" w:date="2022-01-25T10:12:00Z">
        <w:r w:rsidR="00771C52" w:rsidDel="00376FAE">
          <w:rPr>
            <w:rFonts w:eastAsia="Times New Roman"/>
            <w:color w:val="000000"/>
          </w:rPr>
          <w:delText>ent</w:delText>
        </w:r>
      </w:del>
      <w:r w:rsidR="00771C52">
        <w:rPr>
          <w:rFonts w:eastAsia="Times New Roman"/>
          <w:color w:val="000000"/>
        </w:rPr>
        <w:t xml:space="preserve">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110"/>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w:t>
      </w:r>
      <w:commentRangeEnd w:id="110"/>
      <w:r w:rsidR="00953534">
        <w:rPr>
          <w:rStyle w:val="CommentReference"/>
        </w:rPr>
        <w:commentReference w:id="110"/>
      </w:r>
      <w:r w:rsidRPr="00771C52">
        <w:rPr>
          <w:rFonts w:eastAsia="Times New Roman"/>
          <w:color w:val="000000"/>
        </w:rPr>
        <w:t xml:space="preserve">Different </w:t>
      </w:r>
      <w:del w:id="111" w:author="Andrew MacDougall" w:date="2022-01-06T09:51:00Z">
        <w:r w:rsidRPr="00771C52" w:rsidDel="00420A4B">
          <w:rPr>
            <w:rFonts w:eastAsia="Times New Roman"/>
            <w:color w:val="000000"/>
          </w:rPr>
          <w:delText xml:space="preserve">environmental </w:delText>
        </w:r>
      </w:del>
      <w:ins w:id="112"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113"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w:t>
      </w:r>
      <w:commentRangeStart w:id="114"/>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114"/>
      <w:r w:rsidR="004E43A6">
        <w:rPr>
          <w:rStyle w:val="CommentReference"/>
        </w:rPr>
        <w:commentReference w:id="114"/>
      </w:r>
    </w:p>
    <w:p w14:paraId="04461849" w14:textId="2EC841CA" w:rsidR="004921F3" w:rsidRDefault="00361685" w:rsidP="00B05AC4">
      <w:pPr>
        <w:spacing w:line="480" w:lineRule="auto"/>
        <w:contextualSpacing/>
        <w:rPr>
          <w:rFonts w:eastAsia="Times New Roman"/>
          <w:color w:val="000000"/>
        </w:rPr>
      </w:pPr>
      <w:r w:rsidRPr="00771C52">
        <w:rPr>
          <w:rFonts w:eastAsia="Times New Roman"/>
          <w:color w:val="000000"/>
        </w:rPr>
        <w:lastRenderedPageBreak/>
        <w:tab/>
        <w:t>Here, we use leaf and biomass data from a globally distributed</w:t>
      </w:r>
      <w:ins w:id="115" w:author="Eric Seabloom" w:date="2022-01-07T15:56:00Z">
        <w:r w:rsidR="0048530C">
          <w:rPr>
            <w:rFonts w:eastAsia="Times New Roman"/>
            <w:color w:val="000000"/>
          </w:rPr>
          <w:t>,</w:t>
        </w:r>
      </w:ins>
      <w:r w:rsidRPr="00771C52">
        <w:rPr>
          <w:rFonts w:eastAsia="Times New Roman"/>
          <w:color w:val="000000"/>
        </w:rPr>
        <w:t xml:space="preserve"> grassland</w:t>
      </w:r>
      <w:ins w:id="116" w:author="Eric Seabloom" w:date="2022-01-07T15:56:00Z">
        <w:del w:id="117" w:author="Elizabeth Borer" w:date="2022-01-25T10:29:00Z">
          <w:r w:rsidR="0048530C" w:rsidDel="00EF6E08">
            <w:rPr>
              <w:rFonts w:eastAsia="Times New Roman"/>
              <w:color w:val="000000"/>
            </w:rPr>
            <w:delText>,</w:delText>
          </w:r>
        </w:del>
      </w:ins>
      <w:r w:rsidRPr="00771C52">
        <w:rPr>
          <w:rFonts w:eastAsia="Times New Roman"/>
          <w:color w:val="000000"/>
        </w:rPr>
        <w:t xml:space="preserve"> </w:t>
      </w:r>
      <w:del w:id="118" w:author="Eric Seabloom" w:date="2022-01-07T15:56:00Z">
        <w:r w:rsidRPr="00771C52" w:rsidDel="0048530C">
          <w:rPr>
            <w:rFonts w:eastAsia="Times New Roman"/>
            <w:color w:val="000000"/>
          </w:rPr>
          <w:delText xml:space="preserve">nutrient </w:delText>
        </w:r>
      </w:del>
      <w:ins w:id="119"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 xml:space="preserve">addition experiment, </w:t>
      </w:r>
      <w:ins w:id="120" w:author="Elizabeth Borer" w:date="2022-01-25T10:30:00Z">
        <w:r w:rsidR="00EF6E08">
          <w:rPr>
            <w:rFonts w:eastAsia="Times New Roman"/>
            <w:color w:val="000000"/>
          </w:rPr>
          <w:t xml:space="preserve">the </w:t>
        </w:r>
      </w:ins>
      <w:r w:rsidRPr="00771C52">
        <w:rPr>
          <w:rFonts w:eastAsia="Times New Roman"/>
          <w:color w:val="000000"/>
        </w:rPr>
        <w:t>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121" w:author="Anita C. Risch" w:date="2022-01-11T07:06:00Z">
        <w:r w:rsidR="00696E90" w:rsidDel="006974F5">
          <w:rPr>
            <w:rFonts w:eastAsia="Times New Roman"/>
            <w:color w:val="000000"/>
          </w:rPr>
          <w:delText xml:space="preserve">these </w:delText>
        </w:r>
      </w:del>
      <w:del w:id="122"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w:t>
      </w:r>
      <w:commentRangeStart w:id="123"/>
      <w:r w:rsidRPr="00771C52">
        <w:rPr>
          <w:rFonts w:eastAsia="Times New Roman"/>
          <w:color w:val="000000"/>
        </w:rPr>
        <w:t>nitrogen addition</w:t>
      </w:r>
      <w:commentRangeEnd w:id="123"/>
      <w:r w:rsidR="00F66C80">
        <w:rPr>
          <w:rStyle w:val="CommentReference"/>
        </w:rPr>
        <w:commentReference w:id="123"/>
      </w:r>
      <w:r w:rsidRPr="00771C52">
        <w:rPr>
          <w:rFonts w:eastAsia="Times New Roman"/>
          <w:color w:val="000000"/>
        </w:rPr>
        <w:t xml:space="preserve">.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124"/>
      <w:r w:rsidR="00361685" w:rsidRPr="00A76F3A">
        <w:rPr>
          <w:rFonts w:eastAsia="Times New Roman"/>
          <w:color w:val="000000"/>
          <w:highlight w:val="yellow"/>
          <w:rPrChange w:id="125" w:author="Andrew MacDougall" w:date="2022-01-06T10:01:00Z">
            <w:rPr>
              <w:rFonts w:eastAsia="Times New Roman"/>
              <w:color w:val="000000"/>
            </w:rPr>
          </w:rPrChange>
        </w:rPr>
        <w:t>climate</w:t>
      </w:r>
      <w:commentRangeEnd w:id="124"/>
      <w:r w:rsidR="00A76F3A">
        <w:rPr>
          <w:rStyle w:val="CommentReference"/>
        </w:rPr>
        <w:commentReference w:id="124"/>
      </w:r>
      <w:r w:rsidR="00361685" w:rsidRPr="00971CEF">
        <w:rPr>
          <w:rFonts w:eastAsia="Times New Roman"/>
          <w:color w:val="000000"/>
        </w:rPr>
        <w:t xml:space="preserv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1881369B"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leaf traits alone</w:t>
      </w:r>
      <w:ins w:id="126" w:author="Elizabeth Borer" w:date="2022-01-25T10:30:00Z">
        <w:r w:rsidR="00A17D0F">
          <w:rPr>
            <w:rFonts w:eastAsia="Times New Roman"/>
            <w:color w:val="000000"/>
          </w:rPr>
          <w:t>,</w:t>
        </w:r>
      </w:ins>
      <w:r>
        <w:rPr>
          <w:rFonts w:eastAsia="Times New Roman"/>
          <w:color w:val="000000"/>
        </w:rPr>
        <w:t xml:space="preserv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2DE906BF"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w:t>
      </w:r>
      <w:commentRangeStart w:id="127"/>
      <w:del w:id="128" w:author="Elizabeth Borer" w:date="2022-01-25T10:30:00Z">
        <w:r w:rsidDel="00A17D0F">
          <w:rPr>
            <w:rFonts w:eastAsia="Times New Roman"/>
            <w:color w:val="000000"/>
          </w:rPr>
          <w:delText xml:space="preserve">different </w:delText>
        </w:r>
      </w:del>
      <w:ins w:id="129" w:author="Elizabeth Borer" w:date="2022-01-25T10:30:00Z">
        <w:r w:rsidR="00A17D0F">
          <w:rPr>
            <w:rFonts w:eastAsia="Times New Roman"/>
            <w:color w:val="000000"/>
          </w:rPr>
          <w:t>ambient and elevated</w:t>
        </w:r>
        <w:r w:rsidR="00A17D0F">
          <w:rPr>
            <w:rFonts w:eastAsia="Times New Roman"/>
            <w:color w:val="000000"/>
          </w:rPr>
          <w:t xml:space="preserve"> </w:t>
        </w:r>
      </w:ins>
      <w:r>
        <w:rPr>
          <w:rFonts w:eastAsia="Times New Roman"/>
          <w:color w:val="000000"/>
        </w:rPr>
        <w:t xml:space="preserve">soil nitrogen </w:t>
      </w:r>
      <w:del w:id="130" w:author="Elizabeth Borer" w:date="2022-01-25T10:31:00Z">
        <w:r w:rsidDel="00A17D0F">
          <w:rPr>
            <w:rFonts w:eastAsia="Times New Roman"/>
            <w:color w:val="000000"/>
          </w:rPr>
          <w:delText>conditions</w:delText>
        </w:r>
        <w:commentRangeEnd w:id="127"/>
        <w:r w:rsidR="006974F5" w:rsidDel="00A17D0F">
          <w:rPr>
            <w:rStyle w:val="CommentReference"/>
          </w:rPr>
          <w:commentReference w:id="127"/>
        </w:r>
      </w:del>
      <w:ins w:id="131" w:author="Elizabeth Borer" w:date="2022-01-25T10:31:00Z">
        <w:r w:rsidR="00A17D0F">
          <w:rPr>
            <w:rFonts w:eastAsia="Times New Roman"/>
            <w:color w:val="000000"/>
          </w:rPr>
          <w:t>supply</w:t>
        </w:r>
      </w:ins>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132"/>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33"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132"/>
      <w:r w:rsidR="006974F5">
        <w:rPr>
          <w:rStyle w:val="CommentReference"/>
        </w:rPr>
        <w:commentReference w:id="132"/>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134"/>
      <w:r w:rsidR="004921F3">
        <w:rPr>
          <w:rFonts w:eastAsia="Times New Roman"/>
          <w:color w:val="000000"/>
        </w:rPr>
        <w:t xml:space="preserve">influence </w:t>
      </w:r>
      <w:commentRangeEnd w:id="134"/>
      <w:r w:rsidR="006974F5">
        <w:rPr>
          <w:rStyle w:val="CommentReference"/>
        </w:rPr>
        <w:commentReference w:id="134"/>
      </w:r>
      <w:r w:rsidR="004921F3">
        <w:rPr>
          <w:rFonts w:eastAsia="Times New Roman"/>
          <w:color w:val="000000"/>
        </w:rPr>
        <w:t xml:space="preserve">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135"/>
      <w:commentRangeStart w:id="136"/>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135"/>
      <w:r w:rsidR="00CF0AA1">
        <w:rPr>
          <w:rStyle w:val="CommentReference"/>
        </w:rPr>
        <w:commentReference w:id="135"/>
      </w:r>
      <w:commentRangeEnd w:id="136"/>
      <w:r w:rsidR="004A018C">
        <w:rPr>
          <w:rStyle w:val="CommentReference"/>
        </w:rPr>
        <w:commentReference w:id="136"/>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137"/>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137"/>
      <w:r w:rsidR="0048530C">
        <w:rPr>
          <w:rStyle w:val="CommentReference"/>
        </w:rPr>
        <w:commentReference w:id="137"/>
      </w:r>
      <w:r w:rsidR="00BD3DF0">
        <w:rPr>
          <w:rFonts w:eastAsia="Times New Roman"/>
          <w:bCs/>
        </w:rPr>
        <w:t>As a result</w:t>
      </w:r>
      <w:r w:rsidR="00771C52">
        <w:rPr>
          <w:rFonts w:eastAsia="Times New Roman"/>
          <w:bCs/>
        </w:rPr>
        <w:t xml:space="preserve">, a change in </w:t>
      </w:r>
      <w:commentRangeStart w:id="138"/>
      <w:r w:rsidR="00F9151E" w:rsidRPr="00771C52">
        <w:rPr>
          <w:rFonts w:eastAsia="Times New Roman"/>
          <w:bCs/>
          <w:i/>
        </w:rPr>
        <w:t>N</w:t>
      </w:r>
      <w:r w:rsidR="00F9151E">
        <w:rPr>
          <w:rFonts w:eastAsia="Times New Roman"/>
          <w:bCs/>
          <w:vertAlign w:val="subscript"/>
        </w:rPr>
        <w:t>availability</w:t>
      </w:r>
      <w:commentRangeEnd w:id="138"/>
      <w:r w:rsidR="004A018C">
        <w:rPr>
          <w:rStyle w:val="CommentReference"/>
        </w:rPr>
        <w:commentReference w:id="138"/>
      </w:r>
      <w:r w:rsidR="00F9151E">
        <w:rPr>
          <w:rFonts w:eastAsia="Times New Roman"/>
          <w:bCs/>
          <w:vertAlign w:val="subscript"/>
        </w:rPr>
        <w:t xml:space="preserve">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commentRangeStart w:id="139"/>
      <w:r w:rsidR="00F9151E">
        <w:rPr>
          <w:rFonts w:eastAsia="Times New Roman"/>
          <w:color w:val="000000"/>
        </w:rPr>
        <w:t>.</w:t>
      </w:r>
      <w:commentRangeEnd w:id="139"/>
      <w:r w:rsidR="004A018C">
        <w:rPr>
          <w:rStyle w:val="CommentReference"/>
        </w:rPr>
        <w:commentReference w:id="139"/>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9247835"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 xml:space="preserve">is a network of &gt;100 </w:t>
      </w:r>
      <w:del w:id="140" w:author="Elizabeth Borer" w:date="2022-01-25T11:02:00Z">
        <w:r w:rsidRPr="00771C52" w:rsidDel="00876ACF">
          <w:rPr>
            <w:rFonts w:eastAsia="Times New Roman"/>
            <w:color w:val="000000"/>
          </w:rPr>
          <w:delText xml:space="preserve">replicated </w:delText>
        </w:r>
      </w:del>
      <w:ins w:id="141" w:author="Elizabeth Borer" w:date="2022-01-25T11:02:00Z">
        <w:r w:rsidR="00876ACF">
          <w:rPr>
            <w:rFonts w:eastAsia="Times New Roman"/>
            <w:color w:val="000000"/>
          </w:rPr>
          <w:t>sites replicating a</w:t>
        </w:r>
        <w:r w:rsidR="00876ACF" w:rsidRPr="00771C52">
          <w:rPr>
            <w:rFonts w:eastAsia="Times New Roman"/>
            <w:color w:val="000000"/>
          </w:rPr>
          <w:t xml:space="preserve"> </w:t>
        </w:r>
      </w:ins>
      <w:r w:rsidRPr="00771C52">
        <w:rPr>
          <w:rFonts w:eastAsia="Times New Roman"/>
          <w:color w:val="000000"/>
        </w:rPr>
        <w:t>nutrient addition experiment</w:t>
      </w:r>
      <w:del w:id="142" w:author="Elizabeth Borer" w:date="2022-01-25T11:02:00Z">
        <w:r w:rsidRPr="00771C52" w:rsidDel="00876ACF">
          <w:rPr>
            <w:rFonts w:eastAsia="Times New Roman"/>
            <w:color w:val="000000"/>
          </w:rPr>
          <w:delText>s</w:delText>
        </w:r>
      </w:del>
      <w:r w:rsidRPr="00771C52">
        <w:rPr>
          <w:rFonts w:eastAsia="Times New Roman"/>
          <w:color w:val="000000"/>
        </w:rPr>
        <w:t xml:space="preserve"> in grassland</w:t>
      </w:r>
      <w:r w:rsidR="00884CEC" w:rsidRPr="00771C52">
        <w:rPr>
          <w:rFonts w:eastAsia="Times New Roman"/>
          <w:color w:val="000000"/>
        </w:rPr>
        <w:t>s</w:t>
      </w:r>
      <w:r w:rsidRPr="00771C52">
        <w:rPr>
          <w:rFonts w:eastAsia="Times New Roman"/>
          <w:color w:val="000000"/>
        </w:rPr>
        <w:t xml:space="preserve"> worldwide. Each site in the network </w:t>
      </w:r>
      <w:del w:id="143" w:author="Elizabeth Borer" w:date="2022-01-25T11:02:00Z">
        <w:r w:rsidRPr="00771C52" w:rsidDel="00876ACF">
          <w:rPr>
            <w:rFonts w:eastAsia="Times New Roman"/>
            <w:color w:val="000000"/>
          </w:rPr>
          <w:delText xml:space="preserve">has </w:delText>
        </w:r>
      </w:del>
      <w:r w:rsidRPr="00771C52">
        <w:rPr>
          <w:rFonts w:eastAsia="Times New Roman"/>
          <w:color w:val="000000"/>
        </w:rPr>
        <w:t>follow</w:t>
      </w:r>
      <w:ins w:id="144" w:author="Elizabeth Borer" w:date="2022-01-25T11:02:00Z">
        <w:r w:rsidR="00876ACF">
          <w:rPr>
            <w:rFonts w:eastAsia="Times New Roman"/>
            <w:color w:val="000000"/>
          </w:rPr>
          <w:t>s</w:t>
        </w:r>
      </w:ins>
      <w:del w:id="145" w:author="Elizabeth Borer" w:date="2022-01-25T11:02:00Z">
        <w:r w:rsidRPr="00771C52" w:rsidDel="00876ACF">
          <w:rPr>
            <w:rFonts w:eastAsia="Times New Roman"/>
            <w:color w:val="000000"/>
          </w:rPr>
          <w:delText>ed</w:delText>
        </w:r>
      </w:del>
      <w:r w:rsidRPr="00771C52">
        <w:rPr>
          <w:rFonts w:eastAsia="Times New Roman"/>
          <w:color w:val="000000"/>
        </w:rPr>
        <w:t xml:space="preserve"> </w:t>
      </w:r>
      <w:del w:id="146" w:author="Eric Seabloom" w:date="2022-01-07T16:00:00Z">
        <w:r w:rsidRPr="00771C52" w:rsidDel="0048530C">
          <w:rPr>
            <w:rFonts w:eastAsia="Times New Roman"/>
            <w:color w:val="000000"/>
          </w:rPr>
          <w:delText>a similar</w:delText>
        </w:r>
      </w:del>
      <w:ins w:id="147"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274E971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48" w:author="Eric Seabloom" w:date="2022-01-07T16:02:00Z">
        <w:r w:rsidRPr="00771C52" w:rsidDel="0048530C">
          <w:rPr>
            <w:rFonts w:eastAsia="Times New Roman"/>
            <w:color w:val="000000"/>
          </w:rPr>
          <w:delText xml:space="preserve">utilized </w:delText>
        </w:r>
      </w:del>
      <w:ins w:id="149"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w:t>
      </w:r>
      <w:del w:id="150" w:author="Elizabeth Borer" w:date="2022-01-25T11:03:00Z">
        <w:r w:rsidRPr="00771C52" w:rsidDel="00876ACF">
          <w:rPr>
            <w:rFonts w:eastAsia="Times New Roman"/>
            <w:color w:val="000000"/>
          </w:rPr>
          <w:delText xml:space="preserve">from </w:delText>
        </w:r>
      </w:del>
      <w:ins w:id="151" w:author="Elizabeth Borer" w:date="2022-01-25T11:03:00Z">
        <w:r w:rsidR="00876ACF">
          <w:rPr>
            <w:rFonts w:eastAsia="Times New Roman"/>
            <w:color w:val="000000"/>
          </w:rPr>
          <w:t>collected within</w:t>
        </w:r>
        <w:r w:rsidR="00876ACF" w:rsidRPr="00771C52">
          <w:rPr>
            <w:rFonts w:eastAsia="Times New Roman"/>
            <w:color w:val="000000"/>
          </w:rPr>
          <w:t xml:space="preserve"> </w:t>
        </w:r>
      </w:ins>
      <w:r w:rsidRPr="00771C52">
        <w:rPr>
          <w:rFonts w:eastAsia="Times New Roman"/>
          <w:color w:val="000000"/>
        </w:rPr>
        <w:t>the NutNet</w:t>
      </w:r>
      <w:ins w:id="152" w:author="Elizabeth Borer" w:date="2022-01-25T11:04:00Z">
        <w:r w:rsidR="00876ACF">
          <w:rPr>
            <w:rFonts w:eastAsia="Times New Roman"/>
            <w:color w:val="000000"/>
          </w:rPr>
          <w:t xml:space="preserve"> experiment</w:t>
        </w:r>
      </w:ins>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commentRangeStart w:id="153"/>
      <w:r w:rsidRPr="00771C52">
        <w:rPr>
          <w:rFonts w:eastAsia="Times New Roman"/>
          <w:color w:val="000000"/>
        </w:rPr>
        <w:t xml:space="preserve"> </w:t>
      </w:r>
      <w:commentRangeEnd w:id="153"/>
      <w:r w:rsidR="00876ACF">
        <w:rPr>
          <w:rStyle w:val="CommentReference"/>
        </w:rPr>
        <w:commentReference w:id="153"/>
      </w:r>
      <w:r w:rsidRPr="00771C52">
        <w:rPr>
          <w:rFonts w:eastAsia="Times New Roman"/>
          <w:color w:val="000000"/>
        </w:rPr>
        <w:t>and (2) the NutNet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54"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55" w:author="Eric Seabloom" w:date="2022-01-07T16:02:00Z">
        <w:r w:rsidR="00471FAC">
          <w:rPr>
            <w:rFonts w:eastAsia="Times New Roman"/>
            <w:color w:val="000000"/>
          </w:rPr>
          <w:t>of the most abundan</w:t>
        </w:r>
      </w:ins>
      <w:ins w:id="156" w:author="Elizabeth Borer" w:date="2022-01-25T11:04:00Z">
        <w:r w:rsidR="00876ACF">
          <w:rPr>
            <w:rFonts w:eastAsia="Times New Roman"/>
            <w:color w:val="000000"/>
          </w:rPr>
          <w:t>t</w:t>
        </w:r>
      </w:ins>
      <w:ins w:id="157" w:author="Eric Seabloom" w:date="2022-01-07T16:02:00Z">
        <w:del w:id="158" w:author="Elizabeth Borer" w:date="2022-01-25T11:04:00Z">
          <w:r w:rsidR="00471FAC" w:rsidDel="00876ACF">
            <w:rPr>
              <w:rFonts w:eastAsia="Times New Roman"/>
              <w:color w:val="000000"/>
            </w:rPr>
            <w:delText>ce</w:delText>
          </w:r>
        </w:del>
        <w:r w:rsidR="00471FAC">
          <w:rPr>
            <w:rFonts w:eastAsia="Times New Roman"/>
            <w:color w:val="000000"/>
          </w:rPr>
          <w:t xml:space="preserv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Firn et al., 2019). </w:t>
      </w:r>
      <w:del w:id="159" w:author="Elizabeth Borer" w:date="2022-01-25T11:04:00Z">
        <w:r w:rsidRPr="00771C52" w:rsidDel="00876ACF">
          <w:rPr>
            <w:rFonts w:eastAsia="Times New Roman"/>
            <w:color w:val="000000"/>
          </w:rPr>
          <w:delText>For our analyses</w:delText>
        </w:r>
      </w:del>
      <w:ins w:id="160" w:author="Elizabeth Borer" w:date="2022-01-25T11:04:00Z">
        <w:r w:rsidR="00876ACF">
          <w:rPr>
            <w:rFonts w:eastAsia="Times New Roman"/>
            <w:color w:val="000000"/>
          </w:rPr>
          <w:t>To test our hypotheses</w:t>
        </w:r>
      </w:ins>
      <w:r w:rsidRPr="00771C52">
        <w:rPr>
          <w:rFonts w:eastAsia="Times New Roman"/>
          <w:color w:val="000000"/>
        </w:rPr>
        <w:t xml:space="preserve">, we </w:t>
      </w:r>
      <w:del w:id="161" w:author="Elizabeth Borer" w:date="2022-01-25T11:05:00Z">
        <w:r w:rsidRPr="00771C52" w:rsidDel="00876ACF">
          <w:rPr>
            <w:rFonts w:eastAsia="Times New Roman"/>
            <w:color w:val="000000"/>
          </w:rPr>
          <w:delText xml:space="preserve">selected </w:delText>
        </w:r>
      </w:del>
      <w:ins w:id="162" w:author="Elizabeth Borer" w:date="2022-01-25T11:05:00Z">
        <w:r w:rsidR="00876ACF">
          <w:rPr>
            <w:rFonts w:eastAsia="Times New Roman"/>
            <w:color w:val="000000"/>
          </w:rPr>
          <w:t>analyzed all</w:t>
        </w:r>
        <w:r w:rsidR="00876ACF" w:rsidRPr="00771C52">
          <w:rPr>
            <w:rFonts w:eastAsia="Times New Roman"/>
            <w:color w:val="000000"/>
          </w:rPr>
          <w:t xml:space="preserve"> </w:t>
        </w:r>
      </w:ins>
      <w:r w:rsidRPr="00771C52">
        <w:rPr>
          <w:rFonts w:eastAsia="Times New Roman"/>
          <w:color w:val="000000"/>
        </w:rPr>
        <w:t xml:space="preserve">samples </w:t>
      </w:r>
      <w:del w:id="163" w:author="Elizabeth Borer" w:date="2022-01-25T11:05:00Z">
        <w:r w:rsidRPr="00771C52" w:rsidDel="00876ACF">
          <w:rPr>
            <w:rFonts w:eastAsia="Times New Roman"/>
            <w:color w:val="000000"/>
          </w:rPr>
          <w:delText>that contained</w:delText>
        </w:r>
      </w:del>
      <w:ins w:id="164" w:author="Elizabeth Borer" w:date="2022-01-25T11:05:00Z">
        <w:r w:rsidR="00876ACF">
          <w:rPr>
            <w:rFonts w:eastAsia="Times New Roman"/>
            <w:color w:val="000000"/>
          </w:rPr>
          <w:t>with data on</w:t>
        </w:r>
      </w:ins>
      <w:r w:rsidRPr="00771C52">
        <w:rPr>
          <w:rFonts w:eastAsia="Times New Roman"/>
          <w:color w:val="000000"/>
        </w:rPr>
        <w:t xml:space="preserve"> </w:t>
      </w:r>
      <w:del w:id="165" w:author="Elizabeth Borer" w:date="2022-01-25T11:05:00Z">
        <w:r w:rsidRPr="00771C52" w:rsidDel="00876ACF">
          <w:rPr>
            <w:rFonts w:eastAsia="Times New Roman"/>
            <w:color w:val="000000"/>
          </w:rPr>
          <w:delText xml:space="preserve">each of </w:delText>
        </w:r>
      </w:del>
      <w:r w:rsidRPr="00771C52">
        <w:rPr>
          <w:rFonts w:eastAsia="Times New Roman"/>
          <w:color w:val="000000"/>
        </w:rPr>
        <w:t>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commentRangeStart w:id="166"/>
      <w:r w:rsidR="00361685" w:rsidRPr="00771C52">
        <w:rPr>
          <w:rFonts w:eastAsia="Times New Roman"/>
          <w:color w:val="000000"/>
        </w:rPr>
        <w:t>We</w:t>
      </w:r>
      <w:commentRangeEnd w:id="166"/>
      <w:r w:rsidR="00D5326E">
        <w:rPr>
          <w:rStyle w:val="CommentReference"/>
        </w:rPr>
        <w:commentReference w:id="166"/>
      </w:r>
      <w:r w:rsidR="00361685" w:rsidRPr="00771C52">
        <w:rPr>
          <w:rFonts w:eastAsia="Times New Roman"/>
          <w:color w:val="000000"/>
        </w:rPr>
        <w:t xml:space="preserv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 xml:space="preserve">C was converted to </w:t>
      </w:r>
      <w:commentRangeStart w:id="167"/>
      <w:r w:rsidRPr="00771C52">
        <w:rPr>
          <w:rFonts w:eastAsia="Times New Roman"/>
          <w:color w:val="000000"/>
        </w:rPr>
        <w:t>χ</w:t>
      </w:r>
      <w:commentRangeEnd w:id="167"/>
      <w:r w:rsidR="00D5326E">
        <w:rPr>
          <w:rStyle w:val="CommentReference"/>
        </w:rPr>
        <w:commentReference w:id="167"/>
      </w:r>
      <w:r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8DC2A18"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ins w:id="168" w:author="Peter A Wilfahrt" w:date="2022-01-20T16:05:00Z">
        <w:r w:rsidR="00D5326E">
          <w:rPr>
            <w:rFonts w:eastAsia="Times New Roman"/>
            <w:color w:val="000000"/>
          </w:rPr>
          <w:t>, as species outside these bounds were</w:t>
        </w:r>
      </w:ins>
      <w:del w:id="169" w:author="Peter A Wilfahrt" w:date="2022-01-20T16:05:00Z">
        <w:r w:rsidR="008C0FAC" w:rsidDel="00D5326E">
          <w:rPr>
            <w:rFonts w:eastAsia="Times New Roman"/>
            <w:color w:val="000000"/>
          </w:rPr>
          <w:delText>.</w:delText>
        </w:r>
      </w:del>
      <w:r w:rsidR="00743A75">
        <w:rPr>
          <w:rFonts w:eastAsia="Times New Roman"/>
          <w:color w:val="000000"/>
        </w:rPr>
        <w:t xml:space="preserve"> considered to be extreme</w:t>
      </w:r>
      <w:ins w:id="170" w:author="Elizabeth Borer" w:date="2022-01-25T11:07:00Z">
        <w:r w:rsidR="008D1A38">
          <w:rPr>
            <w:rFonts w:eastAsia="Times New Roman"/>
            <w:color w:val="000000"/>
          </w:rPr>
          <w:t>,</w:t>
        </w:r>
      </w:ins>
      <w:r w:rsidR="00743A75">
        <w:rPr>
          <w:rFonts w:eastAsia="Times New Roman"/>
          <w:color w:val="000000"/>
        </w:rPr>
        <w:t xml:space="preserve"> </w:t>
      </w:r>
      <w:del w:id="171" w:author="Elizabeth Borer" w:date="2022-01-25T11:07:00Z">
        <w:r w:rsidR="00743A75" w:rsidDel="008D1A38">
          <w:rPr>
            <w:rFonts w:eastAsia="Times New Roman"/>
            <w:color w:val="000000"/>
          </w:rPr>
          <w:delText xml:space="preserve">and possibly </w:delText>
        </w:r>
      </w:del>
      <w:ins w:id="172" w:author="Elizabeth Borer" w:date="2022-01-25T11:07:00Z">
        <w:r w:rsidR="008D1A38">
          <w:rPr>
            <w:rFonts w:eastAsia="Times New Roman"/>
            <w:color w:val="000000"/>
          </w:rPr>
          <w:t>likely</w:t>
        </w:r>
        <w:r w:rsidR="008D1A38">
          <w:rPr>
            <w:rFonts w:eastAsia="Times New Roman"/>
            <w:color w:val="000000"/>
          </w:rPr>
          <w:t xml:space="preserve"> </w:t>
        </w:r>
      </w:ins>
      <w:r w:rsidR="00743A75">
        <w:rPr>
          <w:rFonts w:eastAsia="Times New Roman"/>
          <w:color w:val="000000"/>
        </w:rPr>
        <w:t>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r>
      <w:commentRangeStart w:id="173"/>
      <w:r w:rsidRPr="00771C52">
        <w:rPr>
          <w:rFonts w:eastAsia="Times New Roman"/>
          <w:color w:val="000000"/>
        </w:rPr>
        <w:t xml:space="preserve">The </w:t>
      </w:r>
      <w:r w:rsidR="00CD67A6">
        <w:rPr>
          <w:rFonts w:eastAsia="Times New Roman"/>
          <w:color w:val="000000"/>
        </w:rPr>
        <w:t>NutNet leaf trait dataset was paired with</w:t>
      </w:r>
      <w:r w:rsidRPr="00771C52">
        <w:rPr>
          <w:rFonts w:eastAsia="Times New Roman"/>
          <w:color w:val="000000"/>
        </w:rPr>
        <w:t xml:space="preserve"> the NutNet “core” dataset.</w:t>
      </w:r>
      <w:commentRangeEnd w:id="173"/>
      <w:r w:rsidR="00BE7517">
        <w:rPr>
          <w:rStyle w:val="CommentReference"/>
        </w:rPr>
        <w:commentReference w:id="173"/>
      </w:r>
      <w:r w:rsidRPr="00771C52">
        <w:rPr>
          <w:rFonts w:eastAsia="Times New Roman"/>
          <w:color w:val="000000"/>
        </w:rPr>
        <w:t xml:space="preserve"> This dataset consisted of data collected </w:t>
      </w:r>
      <w:del w:id="174" w:author="Eric Seabloom" w:date="2022-01-07T16:03:00Z">
        <w:r w:rsidRPr="00771C52" w:rsidDel="00471FAC">
          <w:rPr>
            <w:rFonts w:eastAsia="Times New Roman"/>
            <w:color w:val="000000"/>
          </w:rPr>
          <w:delText xml:space="preserve">similarly </w:delText>
        </w:r>
      </w:del>
      <w:ins w:id="175"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NutNet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76"/>
      <w:r w:rsidR="00B16B03">
        <w:rPr>
          <w:rFonts w:eastAsia="Times New Roman"/>
          <w:color w:val="000000"/>
        </w:rPr>
        <w:t xml:space="preserve"> </w:t>
      </w:r>
      <w:ins w:id="177" w:author="Eric Seabloom" w:date="2022-01-07T16:03:00Z">
        <w:r w:rsidR="00471FAC">
          <w:rPr>
            <w:rFonts w:eastAsia="Times New Roman"/>
            <w:color w:val="000000"/>
          </w:rPr>
          <w:t>(current year</w:t>
        </w:r>
      </w:ins>
      <w:ins w:id="178" w:author="Eric Seabloom" w:date="2022-01-07T16:04:00Z">
        <w:r w:rsidR="00471FAC">
          <w:rPr>
            <w:rFonts w:eastAsia="Times New Roman"/>
            <w:color w:val="000000"/>
          </w:rPr>
          <w:t>s’ growth</w:t>
        </w:r>
      </w:ins>
      <w:ins w:id="179" w:author="Eric Seabloom" w:date="2022-01-07T16:03:00Z">
        <w:r w:rsidR="00471FAC">
          <w:rPr>
            <w:rFonts w:eastAsia="Times New Roman"/>
            <w:color w:val="000000"/>
          </w:rPr>
          <w:t xml:space="preserve">) </w:t>
        </w:r>
      </w:ins>
      <w:commentRangeEnd w:id="176"/>
      <w:ins w:id="180" w:author="Eric Seabloom" w:date="2022-01-07T16:04:00Z">
        <w:r w:rsidR="00471FAC">
          <w:rPr>
            <w:rStyle w:val="CommentReference"/>
          </w:rPr>
          <w:commentReference w:id="176"/>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t>
      </w:r>
      <w:commentRangeStart w:id="181"/>
      <w:r w:rsidR="008A5EC2">
        <w:rPr>
          <w:rFonts w:eastAsia="Times New Roman"/>
          <w:color w:val="000000"/>
        </w:rPr>
        <w:t>weighed</w:t>
      </w:r>
      <w:commentRangeEnd w:id="181"/>
      <w:r w:rsidR="001D4658">
        <w:rPr>
          <w:rStyle w:val="CommentReference"/>
        </w:rPr>
        <w:commentReference w:id="181"/>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82"/>
      <w:commentRangeStart w:id="183"/>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82"/>
      <w:r w:rsidR="00A76F3A">
        <w:rPr>
          <w:rStyle w:val="CommentReference"/>
        </w:rPr>
        <w:commentReference w:id="182"/>
      </w:r>
      <w:commentRangeEnd w:id="183"/>
      <w:r w:rsidR="00BE7517">
        <w:rPr>
          <w:rStyle w:val="CommentReference"/>
        </w:rPr>
        <w:commentReference w:id="183"/>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r>
        <w:rPr>
          <w:rFonts w:eastAsia="Times New Roman"/>
          <w:i/>
        </w:rPr>
        <w:t>I</w:t>
      </w:r>
      <w:r>
        <w:rPr>
          <w:rFonts w:eastAsia="Times New Roman"/>
          <w:vertAlign w:val="subscript"/>
        </w:rPr>
        <w:t>below</w:t>
      </w:r>
      <w:r>
        <w:rPr>
          <w:rFonts w:eastAsia="Times New Roman"/>
        </w:rPr>
        <w:t>/</w:t>
      </w:r>
      <w:r>
        <w:rPr>
          <w:rFonts w:eastAsia="Times New Roman"/>
          <w:i/>
        </w:rPr>
        <w:t>I</w:t>
      </w:r>
      <w:r>
        <w:rPr>
          <w:rFonts w:eastAsia="Times New Roman"/>
          <w:vertAlign w:val="subscript"/>
        </w:rPr>
        <w:t>above</w:t>
      </w:r>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r>
        <w:rPr>
          <w:rFonts w:eastAsia="Times New Roman"/>
          <w:i/>
        </w:rPr>
        <w:t>I</w:t>
      </w:r>
      <w:r>
        <w:rPr>
          <w:rFonts w:eastAsia="Times New Roman"/>
          <w:vertAlign w:val="subscript"/>
        </w:rPr>
        <w:t>above</w:t>
      </w:r>
      <w:r>
        <w:rPr>
          <w:rFonts w:eastAsia="Times New Roman"/>
        </w:rPr>
        <w:t xml:space="preserve"> and </w:t>
      </w:r>
      <w:r>
        <w:rPr>
          <w:rFonts w:eastAsia="Times New Roman"/>
          <w:i/>
        </w:rPr>
        <w:t>I</w:t>
      </w:r>
      <w:r>
        <w:rPr>
          <w:rFonts w:eastAsia="Times New Roman"/>
          <w:vertAlign w:val="subscript"/>
        </w:rPr>
        <w:t>below</w:t>
      </w:r>
      <w:r>
        <w:rPr>
          <w:rFonts w:eastAsia="Times New Roman"/>
        </w:rPr>
        <w:t xml:space="preserve"> are above and below canopy PAR, respectively. In our analyses, we used data from 19 NutNet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84"/>
      <w:commentRangeStart w:id="185"/>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commentRangeEnd w:id="185"/>
      <w:r w:rsidR="0085409E">
        <w:rPr>
          <w:rStyle w:val="CommentReference"/>
        </w:rPr>
        <w:commentReference w:id="185"/>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84"/>
      <w:r w:rsidR="0037209D">
        <w:rPr>
          <w:rStyle w:val="CommentReference"/>
        </w:rPr>
        <w:commentReference w:id="184"/>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w:t>
      </w:r>
      <w:commentRangeStart w:id="186"/>
      <w:commentRangeStart w:id="187"/>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86"/>
      <w:r w:rsidR="0037209D">
        <w:rPr>
          <w:rStyle w:val="CommentReference"/>
        </w:rPr>
        <w:commentReference w:id="186"/>
      </w:r>
      <w:commentRangeEnd w:id="187"/>
      <w:r w:rsidR="0085409E">
        <w:rPr>
          <w:rStyle w:val="CommentReference"/>
        </w:rPr>
        <w:commentReference w:id="187"/>
      </w:r>
      <w:r w:rsidRPr="00771C52">
        <w:rPr>
          <w:rFonts w:eastAsia="Times New Roman"/>
          <w:color w:val="000000"/>
        </w:rPr>
        <w:t>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88"/>
      <w:r w:rsidRPr="00771C52">
        <w:rPr>
          <w:rFonts w:eastAsia="Times New Roman"/>
          <w:color w:val="000000"/>
        </w:rPr>
        <w:t xml:space="preserve">. Species identity, species identity </w:t>
      </w:r>
      <w:del w:id="189" w:author="Eric Seabloom" w:date="2022-01-07T16:06:00Z">
        <w:r w:rsidRPr="00771C52" w:rsidDel="00471FAC">
          <w:rPr>
            <w:rFonts w:eastAsia="Times New Roman"/>
            <w:color w:val="000000"/>
          </w:rPr>
          <w:delText xml:space="preserve">by </w:delText>
        </w:r>
      </w:del>
      <w:ins w:id="190"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91" w:author="Eric Seabloom" w:date="2022-01-07T16:06:00Z">
        <w:r w:rsidRPr="00771C52" w:rsidDel="00471FAC">
          <w:rPr>
            <w:rFonts w:eastAsia="Times New Roman"/>
            <w:color w:val="000000"/>
          </w:rPr>
          <w:delText xml:space="preserve">by </w:delText>
        </w:r>
      </w:del>
      <w:ins w:id="192"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93" w:author="Eric Seabloom" w:date="2022-01-07T16:06:00Z">
        <w:r w:rsidRPr="00771C52" w:rsidDel="00471FAC">
          <w:rPr>
            <w:rFonts w:eastAsia="Times New Roman"/>
            <w:color w:val="000000"/>
          </w:rPr>
          <w:delText xml:space="preserve">by </w:delText>
        </w:r>
      </w:del>
      <w:ins w:id="194"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88"/>
      <w:r w:rsidR="00471FAC">
        <w:rPr>
          <w:rStyle w:val="CommentReference"/>
        </w:rPr>
        <w:commentReference w:id="188"/>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r w:rsidRPr="00993C6A">
              <w:rPr>
                <w:rFonts w:eastAsia="Times New Roman"/>
                <w:i/>
                <w:iCs/>
                <w:color w:val="000000"/>
              </w:rPr>
              <w:t>N</w:t>
            </w:r>
            <w:r w:rsidRPr="00993C6A">
              <w:rPr>
                <w:rFonts w:eastAsia="Times New Roman"/>
                <w:color w:val="000000"/>
                <w:vertAlign w:val="subscript"/>
              </w:rPr>
              <w:t>Rubisco</w:t>
            </w:r>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r w:rsidRPr="00D616B4">
        <w:rPr>
          <w:rFonts w:eastAsia="Times New Roman"/>
          <w:i/>
          <w:iCs/>
          <w:color w:val="000000"/>
        </w:rPr>
        <w:t>M</w:t>
      </w:r>
      <w:r w:rsidRPr="00D616B4">
        <w:rPr>
          <w:rFonts w:eastAsia="Times New Roman"/>
          <w:color w:val="000000"/>
          <w:vertAlign w:val="subscript"/>
        </w:rPr>
        <w:t>r</w:t>
      </w:r>
      <w:r w:rsidRPr="00D616B4">
        <w:rPr>
          <w:rFonts w:eastAsia="Times New Roman"/>
          <w:color w:val="000000"/>
        </w:rPr>
        <w:t xml:space="preserve"> is the molecular mas</w:t>
      </w:r>
      <w:r w:rsidRPr="00771C52">
        <w:rPr>
          <w:rFonts w:eastAsia="Times New Roman"/>
          <w:color w:val="000000"/>
        </w:rPr>
        <w:t>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w:t>
      </w:r>
      <w:commentRangeStart w:id="195"/>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95"/>
      <w:r w:rsidR="009B4165">
        <w:rPr>
          <w:rStyle w:val="CommentReference"/>
        </w:rPr>
        <w:commentReference w:id="195"/>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96" w:author="Eric Seabloom" w:date="2022-01-07T16:08:00Z">
        <w:r w:rsidRPr="00771C52" w:rsidDel="00531609">
          <w:rPr>
            <w:rFonts w:eastAsia="Times New Roman"/>
            <w:color w:val="000000"/>
          </w:rPr>
          <w:tab/>
          <w:delText>Throughout, a</w:delText>
        </w:r>
      </w:del>
      <w:ins w:id="197" w:author="Eric Seabloom" w:date="2022-01-07T16:08:00Z">
        <w:r w:rsidR="00531609">
          <w:rPr>
            <w:rFonts w:eastAsia="Times New Roman"/>
            <w:color w:val="000000"/>
          </w:rPr>
          <w:t>A</w:t>
        </w:r>
      </w:ins>
      <w:r w:rsidRPr="00771C52">
        <w:rPr>
          <w:rFonts w:eastAsia="Times New Roman"/>
          <w:color w:val="000000"/>
        </w:rPr>
        <w:t>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98"/>
      <w:r w:rsidRPr="001F281E">
        <w:rPr>
          <w:rFonts w:eastAsia="Times New Roman"/>
          <w:bCs/>
          <w:i/>
          <w:color w:val="000000"/>
        </w:rPr>
        <w:t>D</w:t>
      </w:r>
      <w:r w:rsidR="00042F1B" w:rsidRPr="001F281E">
        <w:rPr>
          <w:rFonts w:eastAsia="Times New Roman"/>
          <w:bCs/>
          <w:i/>
          <w:color w:val="000000"/>
        </w:rPr>
        <w:t>rivers</w:t>
      </w:r>
      <w:commentRangeEnd w:id="198"/>
      <w:r w:rsidR="00E47431">
        <w:rPr>
          <w:rStyle w:val="CommentReference"/>
        </w:rPr>
        <w:commentReference w:id="198"/>
      </w:r>
      <w:r w:rsidR="00042F1B" w:rsidRPr="001F281E">
        <w:rPr>
          <w:rFonts w:eastAsia="Times New Roman"/>
          <w:bCs/>
          <w:i/>
          <w:color w:val="000000"/>
        </w:rPr>
        <w:t xml:space="preserve">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58D5D3F9"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99"/>
      <w:r w:rsidR="00CA64B3">
        <w:rPr>
          <w:rFonts w:eastAsia="Times New Roman"/>
          <w:color w:val="000000"/>
        </w:rPr>
        <w:t xml:space="preserve">Leaf </w:t>
      </w:r>
      <w:r w:rsidR="00CA64B3" w:rsidRPr="00367F70">
        <w:rPr>
          <w:rFonts w:eastAsia="Times New Roman"/>
          <w:color w:val="000000"/>
        </w:rPr>
        <w:t>nitrogen on an area basis (</w:t>
      </w:r>
      <w:r w:rsidR="00CA64B3" w:rsidRPr="00367F70">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99"/>
      <w:r w:rsidR="00E47431">
        <w:rPr>
          <w:rStyle w:val="CommentReference"/>
        </w:rPr>
        <w:commentReference w:id="199"/>
      </w:r>
      <w:r w:rsidR="00CA64B3" w:rsidRPr="00993C6A">
        <w:rPr>
          <w:rFonts w:eastAsia="Times New Roman"/>
          <w:color w:val="000000"/>
        </w:rPr>
        <w:t>).</w:t>
      </w:r>
      <w:r w:rsidR="00CA64B3" w:rsidRPr="00993C6A">
        <w:rPr>
          <w:rFonts w:eastAsia="Times New Roman"/>
          <w:i/>
          <w:color w:val="000000"/>
        </w:rPr>
        <w:t xml:space="preserve"> </w:t>
      </w:r>
      <w:commentRangeStart w:id="200"/>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r w:rsidR="003E3DED" w:rsidRPr="00993C6A">
        <w:rPr>
          <w:rFonts w:eastAsia="Times New Roman"/>
          <w:i/>
          <w:color w:val="000000"/>
        </w:rPr>
        <w:t>N</w:t>
      </w:r>
      <w:r w:rsidR="003E3DED" w:rsidRPr="00993C6A">
        <w:rPr>
          <w:rFonts w:eastAsia="Times New Roman"/>
          <w:color w:val="000000"/>
          <w:vertAlign w:val="subscript"/>
        </w:rPr>
        <w:t>area</w:t>
      </w:r>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200"/>
      <w:r w:rsidR="00531609">
        <w:rPr>
          <w:rStyle w:val="CommentReference"/>
        </w:rPr>
        <w:commentReference w:id="200"/>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r w:rsidR="00BE49D6" w:rsidRPr="00993C6A">
        <w:rPr>
          <w:rFonts w:eastAsia="Times New Roman"/>
          <w:i/>
          <w:color w:val="000000"/>
        </w:rPr>
        <w:t>N</w:t>
      </w:r>
      <w:r w:rsidR="00BE49D6" w:rsidRPr="00993C6A">
        <w:rPr>
          <w:rFonts w:eastAsia="Times New Roman"/>
          <w:color w:val="000000"/>
          <w:vertAlign w:val="subscript"/>
        </w:rPr>
        <w:t>area</w:t>
      </w:r>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r w:rsidR="008010AC" w:rsidRPr="00993C6A">
        <w:rPr>
          <w:rFonts w:eastAsia="Times New Roman"/>
          <w:i/>
          <w:iCs/>
          <w:color w:val="000000"/>
        </w:rPr>
        <w:t>M</w:t>
      </w:r>
      <w:r w:rsidR="008010AC" w:rsidRPr="00993C6A">
        <w:rPr>
          <w:rFonts w:eastAsia="Times New Roman"/>
          <w:color w:val="000000"/>
          <w:vertAlign w:val="subscript"/>
        </w:rPr>
        <w:t>area</w:t>
      </w:r>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201" w:author="Andrew MacDougall" w:date="2022-01-06T10:06:00Z">
        <w:r w:rsidR="00E3357A" w:rsidRPr="00993C6A" w:rsidDel="000158AF">
          <w:rPr>
            <w:rFonts w:eastAsia="Times New Roman"/>
            <w:color w:val="000000"/>
          </w:rPr>
          <w:delText xml:space="preserve">climate </w:delText>
        </w:r>
      </w:del>
      <w:ins w:id="202" w:author="Andrew MacDougall" w:date="2022-01-06T10:06:00Z">
        <w:r w:rsidR="000158AF">
          <w:rPr>
            <w:rFonts w:eastAsia="Times New Roman"/>
            <w:color w:val="000000"/>
          </w:rPr>
          <w:t xml:space="preserve">temperature </w:t>
        </w:r>
      </w:ins>
      <w:r w:rsidR="00E3357A" w:rsidRPr="00993C6A">
        <w:rPr>
          <w:rFonts w:eastAsia="Times New Roman"/>
          <w:color w:val="000000"/>
        </w:rPr>
        <w:t>(</w:t>
      </w:r>
      <w:r w:rsidR="00E3357A" w:rsidRPr="00993C6A">
        <w:rPr>
          <w:rFonts w:eastAsia="Times New Roman"/>
          <w:i/>
          <w:iCs/>
          <w:color w:val="000000"/>
        </w:rPr>
        <w:t>T</w:t>
      </w:r>
      <w:r w:rsidR="00E3357A" w:rsidRPr="00993C6A">
        <w:rPr>
          <w:rFonts w:eastAsia="Times New Roman"/>
          <w:color w:val="000000"/>
          <w:vertAlign w:val="subscript"/>
        </w:rPr>
        <w:t>g</w:t>
      </w:r>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w:t>
      </w:r>
      <w:del w:id="203" w:author="Peter A Wilfahrt" w:date="2022-01-20T16:32:00Z">
        <w:r w:rsidR="00CA64B3" w:rsidRPr="00993C6A" w:rsidDel="0073675E">
          <w:rPr>
            <w:rFonts w:eastAsia="Times New Roman"/>
            <w:color w:val="000000"/>
          </w:rPr>
          <w:delText>The</w:delText>
        </w:r>
        <w:r w:rsidR="0054351D" w:rsidRPr="00993C6A" w:rsidDel="0073675E">
          <w:rPr>
            <w:rFonts w:eastAsia="Times New Roman"/>
            <w:color w:val="000000"/>
          </w:rPr>
          <w:delText xml:space="preserve"> </w:delText>
        </w:r>
      </w:del>
      <w:ins w:id="204" w:author="Peter A Wilfahrt" w:date="2022-01-20T16:32:00Z">
        <w:r w:rsidR="0073675E">
          <w:rPr>
            <w:rFonts w:eastAsia="Times New Roman"/>
            <w:color w:val="000000"/>
          </w:rPr>
          <w:t>A</w:t>
        </w:r>
        <w:r w:rsidR="0073675E" w:rsidRPr="00993C6A">
          <w:rPr>
            <w:rFonts w:eastAsia="Times New Roman"/>
            <w:color w:val="000000"/>
          </w:rPr>
          <w:t xml:space="preserve"> </w:t>
        </w:r>
      </w:ins>
      <w:r w:rsidR="0054351D" w:rsidRPr="00993C6A">
        <w:rPr>
          <w:rFonts w:eastAsia="Times New Roman"/>
          <w:color w:val="000000"/>
        </w:rPr>
        <w:t>positive</w:t>
      </w:r>
      <w:r w:rsidR="00CA64B3" w:rsidRPr="00993C6A">
        <w:rPr>
          <w:rFonts w:eastAsia="Times New Roman"/>
          <w:color w:val="000000"/>
        </w:rPr>
        <w:t xml:space="preserve"> </w:t>
      </w:r>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w:t>
      </w:r>
      <w:del w:id="205" w:author="Peter A Wilfahrt" w:date="2022-01-20T16:32:00Z">
        <w:r w:rsidR="00CA64B3" w:rsidRPr="00993C6A" w:rsidDel="0073675E">
          <w:rPr>
            <w:rFonts w:eastAsia="Times New Roman"/>
            <w:color w:val="000000"/>
          </w:rPr>
          <w:delText>not surprising given equation 1</w:delText>
        </w:r>
      </w:del>
      <w:ins w:id="206" w:author="Peter A Wilfahrt" w:date="2022-01-20T16:32:00Z">
        <w:r w:rsidR="0073675E">
          <w:rPr>
            <w:rFonts w:eastAsia="Times New Roman"/>
            <w:color w:val="000000"/>
          </w:rPr>
          <w:t>expected as Narea was derived in part from Marea (equation 1)</w:t>
        </w:r>
      </w:ins>
      <w:r w:rsidR="00CA64B3" w:rsidRPr="00993C6A">
        <w:rPr>
          <w:rFonts w:eastAsia="Times New Roman"/>
          <w:color w:val="000000"/>
        </w:rPr>
        <w:t>.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r w:rsidR="00CA64B3" w:rsidRPr="00993C6A">
        <w:rPr>
          <w:rFonts w:eastAsia="Times New Roman"/>
          <w:i/>
          <w:color w:val="000000"/>
        </w:rPr>
        <w:t>T</w:t>
      </w:r>
      <w:r w:rsidR="00CA64B3" w:rsidRPr="00993C6A">
        <w:rPr>
          <w:rFonts w:eastAsia="Times New Roman"/>
          <w:color w:val="000000"/>
          <w:vertAlign w:val="subscript"/>
        </w:rPr>
        <w:t>g</w:t>
      </w:r>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207" w:author="Peter A Wilfahrt" w:date="2022-01-20T16:32:00Z">
        <w:r w:rsidR="00CA64B3" w:rsidRPr="00993C6A" w:rsidDel="0073675E">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r w:rsidR="00893A76" w:rsidRPr="00993C6A">
        <w:rPr>
          <w:rFonts w:eastAsia="Times New Roman"/>
          <w:i/>
          <w:color w:val="000000"/>
        </w:rPr>
        <w:t>N</w:t>
      </w:r>
      <w:r w:rsidR="00893A76" w:rsidRPr="00993C6A">
        <w:rPr>
          <w:rFonts w:eastAsia="Times New Roman"/>
          <w:color w:val="000000"/>
          <w:vertAlign w:val="subscript"/>
        </w:rPr>
        <w:t>area</w:t>
      </w:r>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208"/>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species without such associations </w:t>
      </w:r>
      <w:commentRangeEnd w:id="208"/>
      <w:r w:rsidR="00E47431">
        <w:rPr>
          <w:rStyle w:val="CommentReference"/>
        </w:rPr>
        <w:commentReference w:id="208"/>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209"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r w:rsidRPr="003173D1">
        <w:rPr>
          <w:i/>
          <w:iCs/>
        </w:rPr>
        <w:t>N</w:t>
      </w:r>
      <w:r w:rsidRPr="003173D1">
        <w:rPr>
          <w:vertAlign w:val="subscript"/>
        </w:rPr>
        <w:t>area</w:t>
      </w:r>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commentRangeStart w:id="210"/>
            <w:r w:rsidRPr="001A720B">
              <w:rPr>
                <w:rFonts w:eastAsia="Times New Roman"/>
                <w:b/>
                <w:bCs/>
                <w:color w:val="000000"/>
                <w:sz w:val="20"/>
                <w:szCs w:val="20"/>
              </w:rPr>
              <w:t>Slope</w:t>
            </w:r>
            <w:commentRangeEnd w:id="210"/>
            <w:r w:rsidR="0073675E">
              <w:rPr>
                <w:rStyle w:val="CommentReference"/>
              </w:rPr>
              <w:commentReference w:id="210"/>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M</w:t>
      </w:r>
      <w:r w:rsidRPr="003173D1">
        <w:rPr>
          <w:vertAlign w:val="subscript"/>
        </w:rPr>
        <w:t>area</w:t>
      </w:r>
      <w:r w:rsidRPr="003173D1">
        <w:t xml:space="preserve"> = leaf mass per leaf area, </w:t>
      </w:r>
      <w:r w:rsidRPr="003173D1">
        <w:rPr>
          <w:i/>
          <w:iCs/>
        </w:rPr>
        <w:t>T</w:t>
      </w:r>
      <w:r w:rsidRPr="003173D1">
        <w:rPr>
          <w:vertAlign w:val="subscript"/>
        </w:rPr>
        <w:t>g</w:t>
      </w:r>
      <w:r w:rsidRPr="003173D1">
        <w:t xml:space="preserve"> = </w:t>
      </w:r>
      <w:commentRangeStart w:id="211"/>
      <w:r w:rsidRPr="003173D1">
        <w:t>temperature</w:t>
      </w:r>
      <w:commentRangeEnd w:id="211"/>
      <w:r w:rsidR="00C055D6">
        <w:rPr>
          <w:rStyle w:val="CommentReference"/>
        </w:rPr>
        <w:commentReference w:id="211"/>
      </w:r>
      <w:r w:rsidRPr="003173D1">
        <w:t>.</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w:t>
      </w:r>
      <w:commentRangeStart w:id="212"/>
      <w:commentRangeStart w:id="213"/>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212"/>
      <w:r w:rsidR="00E47431">
        <w:rPr>
          <w:rStyle w:val="CommentReference"/>
        </w:rPr>
        <w:commentReference w:id="212"/>
      </w:r>
      <w:commentRangeEnd w:id="213"/>
      <w:r w:rsidR="0093010F">
        <w:rPr>
          <w:rStyle w:val="CommentReference"/>
        </w:rPr>
        <w:commentReference w:id="213"/>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214"/>
      <w:r w:rsidR="005B6195">
        <w:rPr>
          <w:rFonts w:eastAsia="Times New Roman"/>
          <w:color w:val="000000"/>
        </w:rPr>
        <w:t>ambient = -K, added = +K</w:t>
      </w:r>
      <w:commentRangeEnd w:id="214"/>
      <w:r w:rsidR="00E47431">
        <w:rPr>
          <w:rStyle w:val="CommentReference"/>
        </w:rPr>
        <w:commentReference w:id="214"/>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commentRangeStart w:id="215"/>
      <w:r>
        <w:rPr>
          <w:rFonts w:eastAsia="Times New Roman"/>
          <w:b/>
          <w:color w:val="000000"/>
        </w:rPr>
        <w:t xml:space="preserve">Figure </w:t>
      </w:r>
      <w:commentRangeEnd w:id="215"/>
      <w:r w:rsidR="00C055D6">
        <w:rPr>
          <w:rStyle w:val="CommentReference"/>
        </w:rPr>
        <w:commentReference w:id="215"/>
      </w:r>
      <w:r>
        <w:rPr>
          <w:rFonts w:eastAsia="Times New Roman"/>
          <w:b/>
          <w:color w:val="000000"/>
        </w:rPr>
        <w:t xml:space="preserve">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w:t>
      </w:r>
      <w:commentRangeStart w:id="216"/>
      <w:r w:rsidR="00CF0686" w:rsidRPr="00B05AC4">
        <w:t>effects</w:t>
      </w:r>
      <w:commentRangeEnd w:id="216"/>
      <w:r w:rsidR="00081344">
        <w:rPr>
          <w:rStyle w:val="CommentReference"/>
        </w:rPr>
        <w:commentReference w:id="216"/>
      </w:r>
      <w:r w:rsidR="00F178AB" w:rsidRPr="00B05AC4">
        <w:rPr>
          <w:rFonts w:eastAsia="Times New Roman"/>
          <w:color w:val="000000"/>
        </w:rPr>
        <w:t>.</w:t>
      </w:r>
      <w:r w:rsidR="005A5C5B">
        <w:rPr>
          <w:rFonts w:eastAsia="Times New Roman"/>
          <w:color w:val="000000"/>
        </w:rPr>
        <w:t xml:space="preserve"> The area of the tree map represents 100% of the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217"/>
      <w:r w:rsidR="00DD3527">
        <w:rPr>
          <w:rFonts w:eastAsia="Times New Roman"/>
          <w:color w:val="000000"/>
        </w:rPr>
        <w:t>2</w:t>
      </w:r>
      <w:commentRangeEnd w:id="217"/>
      <w:r w:rsidR="00D02905">
        <w:rPr>
          <w:rStyle w:val="CommentReference"/>
        </w:rPr>
        <w:commentReference w:id="217"/>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218"/>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r w:rsidRPr="00900356">
        <w:rPr>
          <w:rFonts w:eastAsia="Times New Roman"/>
          <w:i/>
          <w:iCs/>
          <w:color w:val="000000"/>
        </w:rPr>
        <w:t>N</w:t>
      </w:r>
      <w:r w:rsidRPr="00900356">
        <w:rPr>
          <w:rFonts w:eastAsia="Times New Roman"/>
          <w:color w:val="000000"/>
          <w:vertAlign w:val="subscript"/>
        </w:rPr>
        <w:t>photo</w:t>
      </w:r>
      <w:r w:rsidRPr="00900356">
        <w:rPr>
          <w:rFonts w:eastAsia="Times New Roman"/>
          <w:color w:val="000000"/>
        </w:rPr>
        <w:t xml:space="preserve"> and </w:t>
      </w:r>
      <w:r w:rsidRPr="00900356">
        <w:rPr>
          <w:rFonts w:eastAsia="Times New Roman"/>
          <w:i/>
          <w:iCs/>
          <w:color w:val="000000"/>
        </w:rPr>
        <w:t>N</w:t>
      </w:r>
      <w:r w:rsidRPr="00900356">
        <w:rPr>
          <w:rFonts w:eastAsia="Times New Roman"/>
          <w:color w:val="000000"/>
          <w:vertAlign w:val="subscript"/>
        </w:rPr>
        <w:t>structure</w:t>
      </w:r>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r w:rsidRPr="00900356">
        <w:rPr>
          <w:rFonts w:eastAsia="Times New Roman"/>
          <w:i/>
          <w:iCs/>
          <w:color w:val="000000"/>
        </w:rPr>
        <w:t>N</w:t>
      </w:r>
      <w:r w:rsidRPr="00900356">
        <w:rPr>
          <w:rFonts w:eastAsia="Times New Roman"/>
          <w:color w:val="000000"/>
          <w:vertAlign w:val="subscript"/>
        </w:rPr>
        <w:t>area</w:t>
      </w:r>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218"/>
      <w:r w:rsidR="00D02905">
        <w:rPr>
          <w:rStyle w:val="CommentReference"/>
        </w:rPr>
        <w:commentReference w:id="218"/>
      </w:r>
      <w:r w:rsidR="003A1E67" w:rsidRPr="00900356">
        <w:rPr>
          <w:rFonts w:eastAsia="Times New Roman"/>
          <w:color w:val="000000"/>
        </w:rPr>
        <w:t xml:space="preserve">The </w:t>
      </w:r>
      <w:r w:rsidR="003A1E67" w:rsidRPr="00900356">
        <w:rPr>
          <w:rFonts w:eastAsia="Times New Roman"/>
          <w:i/>
          <w:iCs/>
          <w:color w:val="000000"/>
        </w:rPr>
        <w:t>N</w:t>
      </w:r>
      <w:r w:rsidR="003A1E67" w:rsidRPr="00900356">
        <w:rPr>
          <w:rFonts w:eastAsia="Times New Roman"/>
          <w:color w:val="000000"/>
          <w:vertAlign w:val="subscript"/>
        </w:rPr>
        <w:t>photo</w:t>
      </w:r>
      <w:r w:rsidR="003A1E67" w:rsidRPr="00900356">
        <w:rPr>
          <w:rFonts w:eastAsia="Times New Roman"/>
          <w:color w:val="000000"/>
        </w:rPr>
        <w:t xml:space="preserve"> effect reflects the </w:t>
      </w:r>
      <w:del w:id="219" w:author="Andrew MacDougall" w:date="2022-01-06T10:07:00Z">
        <w:r w:rsidR="003A1E67" w:rsidRPr="00900356" w:rsidDel="000158AF">
          <w:rPr>
            <w:rFonts w:eastAsia="Times New Roman"/>
            <w:color w:val="000000"/>
          </w:rPr>
          <w:delText>aboveground climate</w:delText>
        </w:r>
      </w:del>
      <w:ins w:id="220"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r w:rsidR="003A1E67" w:rsidRPr="00900356">
        <w:rPr>
          <w:rFonts w:eastAsia="Times New Roman"/>
          <w:i/>
          <w:color w:val="000000"/>
        </w:rPr>
        <w:t>N</w:t>
      </w:r>
      <w:r w:rsidR="003A1E67" w:rsidRPr="00900356">
        <w:rPr>
          <w:rFonts w:eastAsia="Times New Roman"/>
          <w:color w:val="000000"/>
          <w:vertAlign w:val="subscript"/>
        </w:rPr>
        <w:t>area</w:t>
      </w:r>
      <w:r w:rsidR="003A1E67" w:rsidRPr="00900356">
        <w:rPr>
          <w:rFonts w:eastAsia="Times New Roman"/>
          <w:color w:val="000000"/>
        </w:rPr>
        <w:t xml:space="preserve">, while the </w:t>
      </w:r>
      <w:r w:rsidR="003A1E67" w:rsidRPr="00900356">
        <w:rPr>
          <w:rFonts w:eastAsia="Times New Roman"/>
          <w:i/>
          <w:color w:val="000000"/>
        </w:rPr>
        <w:t>N</w:t>
      </w:r>
      <w:r w:rsidR="003A1E67" w:rsidRPr="00900356">
        <w:rPr>
          <w:rFonts w:eastAsia="Times New Roman"/>
          <w:color w:val="000000"/>
          <w:vertAlign w:val="subscript"/>
        </w:rPr>
        <w:t xml:space="preserve">structure </w:t>
      </w:r>
      <w:r w:rsidR="003A1E67" w:rsidRPr="00900356">
        <w:rPr>
          <w:rFonts w:eastAsia="Times New Roman"/>
          <w:color w:val="000000"/>
        </w:rPr>
        <w:t xml:space="preserve">effects reflects the impact of </w:t>
      </w:r>
      <w:r w:rsidR="003A1E67" w:rsidRPr="00900356">
        <w:rPr>
          <w:rFonts w:eastAsia="Times New Roman"/>
          <w:i/>
          <w:color w:val="000000"/>
        </w:rPr>
        <w:t>M</w:t>
      </w:r>
      <w:r w:rsidR="003A1E67" w:rsidRPr="00900356">
        <w:rPr>
          <w:rFonts w:eastAsia="Times New Roman"/>
          <w:color w:val="000000"/>
          <w:vertAlign w:val="subscript"/>
        </w:rPr>
        <w:t>area</w:t>
      </w:r>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w:t>
      </w:r>
      <w:commentRangeStart w:id="221"/>
      <w:r w:rsidR="004661AC" w:rsidRPr="00900356">
        <w:rPr>
          <w:rFonts w:eastAsia="Times New Roman"/>
          <w:color w:val="000000"/>
        </w:rPr>
        <w:t>effects</w:t>
      </w:r>
      <w:commentRangeEnd w:id="221"/>
      <w:r w:rsidR="009374C6">
        <w:rPr>
          <w:rStyle w:val="CommentReference"/>
        </w:rPr>
        <w:commentReference w:id="221"/>
      </w:r>
      <w:r w:rsidR="004661AC" w:rsidRPr="00900356">
        <w:rPr>
          <w:rFonts w:eastAsia="Times New Roman"/>
          <w:color w:val="000000"/>
        </w:rPr>
        <w:t xml:space="preserve"> on </w:t>
      </w:r>
      <w:r w:rsidR="004661AC" w:rsidRPr="00900356">
        <w:rPr>
          <w:rFonts w:eastAsia="Times New Roman"/>
          <w:i/>
          <w:iCs/>
          <w:color w:val="000000"/>
        </w:rPr>
        <w:t>N</w:t>
      </w:r>
      <w:r w:rsidR="004661AC" w:rsidRPr="00900356">
        <w:rPr>
          <w:rFonts w:eastAsia="Times New Roman"/>
          <w:color w:val="000000"/>
          <w:vertAlign w:val="subscript"/>
        </w:rPr>
        <w:t>area</w:t>
      </w:r>
      <w:r w:rsidR="004661AC" w:rsidRPr="00900356">
        <w:rPr>
          <w:rFonts w:eastAsia="Times New Roman"/>
          <w:color w:val="000000"/>
        </w:rPr>
        <w:t>.</w:t>
      </w:r>
      <w:r w:rsidR="00883F77" w:rsidRPr="00900356">
        <w:rPr>
          <w:rFonts w:eastAsia="Times New Roman"/>
          <w:color w:val="000000"/>
        </w:rPr>
        <w:t xml:space="preserve"> </w:t>
      </w:r>
      <w:commentRangeStart w:id="222"/>
      <w:r w:rsidR="00883F77" w:rsidRPr="00900356">
        <w:rPr>
          <w:rFonts w:eastAsia="Times New Roman"/>
          <w:color w:val="000000"/>
        </w:rPr>
        <w:t>All of these trends were similar to those seen in the first model.</w:t>
      </w:r>
      <w:commentRangeEnd w:id="222"/>
      <w:r w:rsidR="00D02905">
        <w:rPr>
          <w:rStyle w:val="CommentReference"/>
        </w:rPr>
        <w:commentReference w:id="222"/>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r w:rsidRPr="003173D1">
        <w:rPr>
          <w:i/>
          <w:iCs/>
        </w:rPr>
        <w:t>N</w:t>
      </w:r>
      <w:r w:rsidRPr="003173D1">
        <w:rPr>
          <w:vertAlign w:val="subscript"/>
        </w:rPr>
        <w:t>area</w:t>
      </w:r>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r w:rsidRPr="003173D1">
        <w:rPr>
          <w:rFonts w:eastAsia="Times New Roman"/>
          <w:i/>
          <w:iCs/>
          <w:color w:val="000000"/>
        </w:rPr>
        <w:t>N</w:t>
      </w:r>
      <w:r w:rsidRPr="003173D1">
        <w:rPr>
          <w:rFonts w:eastAsia="Times New Roman"/>
          <w:color w:val="000000"/>
          <w:vertAlign w:val="subscript"/>
        </w:rPr>
        <w:t>photo</w:t>
      </w:r>
      <w:r w:rsidRPr="003173D1">
        <w:rPr>
          <w:rFonts w:eastAsia="Times New Roman"/>
          <w:color w:val="000000"/>
        </w:rPr>
        <w:t xml:space="preserve"> = leaf N used for photosynthesis</w:t>
      </w:r>
      <w:r w:rsidRPr="003173D1">
        <w:t xml:space="preserve">, </w:t>
      </w:r>
      <w:r w:rsidRPr="003173D1">
        <w:rPr>
          <w:i/>
          <w:iCs/>
        </w:rPr>
        <w:t>N</w:t>
      </w:r>
      <w:r w:rsidRPr="003173D1">
        <w:rPr>
          <w:vertAlign w:val="subscript"/>
        </w:rPr>
        <w:t>structure</w:t>
      </w:r>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xml:space="preserve">) under </w:t>
      </w:r>
      <w:commentRangeStart w:id="223"/>
      <w:r w:rsidR="00BF1133" w:rsidRPr="00DA24C9">
        <w:rPr>
          <w:rFonts w:eastAsia="Times New Roman"/>
          <w:color w:val="000000"/>
        </w:rPr>
        <w:t>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commentRangeEnd w:id="223"/>
      <w:r w:rsidR="00203A9E">
        <w:rPr>
          <w:rStyle w:val="CommentReference"/>
        </w:rPr>
        <w:commentReference w:id="223"/>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r w:rsidR="00941572">
        <w:rPr>
          <w:rFonts w:eastAsia="Times New Roman"/>
          <w:i/>
          <w:color w:val="000000"/>
        </w:rPr>
        <w:t>N</w:t>
      </w:r>
      <w:r w:rsidR="00941572">
        <w:rPr>
          <w:rFonts w:eastAsia="Times New Roman"/>
          <w:color w:val="000000"/>
          <w:vertAlign w:val="subscript"/>
        </w:rPr>
        <w:t>structure</w:t>
      </w:r>
      <w:r w:rsidR="00941572">
        <w:rPr>
          <w:rFonts w:eastAsia="Times New Roman"/>
          <w:color w:val="000000"/>
        </w:rPr>
        <w:t xml:space="preserve"> </w:t>
      </w:r>
      <w:r w:rsidR="005C508E">
        <w:rPr>
          <w:rFonts w:eastAsia="Times New Roman"/>
          <w:color w:val="000000"/>
        </w:rPr>
        <w:t xml:space="preserve">and </w:t>
      </w:r>
      <w:r w:rsidR="005C508E">
        <w:rPr>
          <w:rFonts w:eastAsia="Times New Roman"/>
          <w:i/>
          <w:color w:val="000000"/>
        </w:rPr>
        <w:t>N</w:t>
      </w:r>
      <w:r w:rsidR="005C508E">
        <w:rPr>
          <w:rFonts w:eastAsia="Times New Roman"/>
          <w:color w:val="000000"/>
          <w:vertAlign w:val="subscript"/>
        </w:rPr>
        <w:t>area</w:t>
      </w:r>
      <w:r w:rsidR="005C508E">
        <w:rPr>
          <w:rFonts w:eastAsia="Times New Roman"/>
          <w:color w:val="000000"/>
        </w:rPr>
        <w:t xml:space="preserve"> were</w:t>
      </w:r>
      <w:r w:rsidR="00941572">
        <w:rPr>
          <w:rFonts w:eastAsia="Times New Roman"/>
          <w:color w:val="000000"/>
        </w:rPr>
        <w:t xml:space="preserve"> directly estimated from </w:t>
      </w:r>
      <w:r w:rsidR="00941572">
        <w:rPr>
          <w:rFonts w:eastAsia="Times New Roman"/>
          <w:i/>
          <w:color w:val="000000"/>
        </w:rPr>
        <w:t>M</w:t>
      </w:r>
      <w:r w:rsidR="00941572">
        <w:rPr>
          <w:rFonts w:eastAsia="Times New Roman"/>
          <w:color w:val="000000"/>
          <w:vertAlign w:val="subscript"/>
        </w:rPr>
        <w:t>area</w:t>
      </w:r>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commentRangeStart w:id="224"/>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commentRangeEnd w:id="224"/>
      <w:r w:rsidR="005F31E3">
        <w:rPr>
          <w:rStyle w:val="CommentReference"/>
        </w:rPr>
        <w:commentReference w:id="224"/>
      </w:r>
      <w:r w:rsidR="00CF0686" w:rsidRPr="00DA24C9">
        <w:rPr>
          <w:rFonts w:eastAsia="Times New Roman"/>
          <w:color w:val="000000"/>
        </w:rPr>
        <w:t xml:space="preserve">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3DD859D9"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ins w:id="225" w:author="Elizabeth Borer" w:date="2022-01-25T11:33:00Z">
        <w:r w:rsidR="00824283">
          <w:rPr>
            <w:rFonts w:eastAsia="Times New Roman"/>
            <w:color w:val="000000"/>
          </w:rPr>
          <w:t xml:space="preserve"> addition</w:t>
        </w:r>
      </w:ins>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226" w:author="Peter A Wilfahrt" w:date="2022-01-20T16:57:00Z">
        <w:r w:rsidR="009374C6">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w:t>
      </w:r>
      <w:ins w:id="227" w:author="Elizabeth Borer" w:date="2022-01-25T11:34:00Z">
        <w:r w:rsidR="00824283">
          <w:rPr>
            <w:rFonts w:eastAsia="Times New Roman"/>
            <w:color w:val="000000"/>
          </w:rPr>
          <w:t xml:space="preserve">addition </w:t>
        </w:r>
      </w:ins>
      <w:r w:rsidR="00387653">
        <w:rPr>
          <w:rFonts w:eastAsia="Times New Roman"/>
          <w:color w:val="000000"/>
        </w:rPr>
        <w:t>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917D773" w:rsidR="00150B42" w:rsidRPr="00414E8D" w:rsidRDefault="00150B42" w:rsidP="00DA24C9">
      <w:pPr>
        <w:spacing w:line="480" w:lineRule="auto"/>
        <w:contextualSpacing/>
        <w:rPr>
          <w:rFonts w:eastAsia="Times New Roman"/>
          <w:b/>
          <w:bCs/>
          <w:color w:val="000000"/>
        </w:rPr>
      </w:pPr>
      <w:commentRangeStart w:id="228"/>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228"/>
      <w:r w:rsidR="00356E2A">
        <w:rPr>
          <w:rStyle w:val="CommentReference"/>
        </w:rPr>
        <w:commentReference w:id="228"/>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229" w:author="Andrew MacDougall" w:date="2022-01-06T10:09:00Z">
            <w:rPr>
              <w:rFonts w:eastAsia="Times New Roman"/>
              <w:color w:val="000000"/>
            </w:rPr>
          </w:rPrChange>
        </w:rPr>
        <w:t>T</w:t>
      </w:r>
      <w:r w:rsidR="00A93E29" w:rsidRPr="000158AF">
        <w:rPr>
          <w:rFonts w:eastAsia="Times New Roman"/>
          <w:color w:val="000000"/>
          <w:highlight w:val="yellow"/>
          <w:rPrChange w:id="230" w:author="Andrew MacDougall" w:date="2022-01-06T10:09:00Z">
            <w:rPr>
              <w:rFonts w:eastAsia="Times New Roman"/>
              <w:color w:val="000000"/>
            </w:rPr>
          </w:rPrChange>
        </w:rPr>
        <w:t>he</w:t>
      </w:r>
      <w:r w:rsidR="00880F5C" w:rsidRPr="000158AF">
        <w:rPr>
          <w:rFonts w:eastAsia="Times New Roman"/>
          <w:color w:val="000000"/>
          <w:highlight w:val="yellow"/>
          <w:rPrChange w:id="231" w:author="Andrew MacDougall" w:date="2022-01-06T10:09:00Z">
            <w:rPr>
              <w:rFonts w:eastAsia="Times New Roman"/>
              <w:color w:val="000000"/>
            </w:rPr>
          </w:rPrChange>
        </w:rPr>
        <w:t>re was</w:t>
      </w:r>
      <w:r w:rsidR="00A77D8F" w:rsidRPr="000158AF">
        <w:rPr>
          <w:rFonts w:eastAsia="Times New Roman"/>
          <w:color w:val="000000"/>
          <w:highlight w:val="yellow"/>
          <w:rPrChange w:id="232" w:author="Andrew MacDougall" w:date="2022-01-06T10:09:00Z">
            <w:rPr>
              <w:rFonts w:eastAsia="Times New Roman"/>
              <w:color w:val="000000"/>
            </w:rPr>
          </w:rPrChange>
        </w:rPr>
        <w:t xml:space="preserve"> no significant effect of </w:t>
      </w:r>
      <w:del w:id="233" w:author="Andrew MacDougall" w:date="2022-01-06T10:08:00Z">
        <w:r w:rsidR="00A77D8F" w:rsidRPr="000158AF" w:rsidDel="000158AF">
          <w:rPr>
            <w:rFonts w:eastAsia="Times New Roman"/>
            <w:color w:val="000000"/>
            <w:highlight w:val="yellow"/>
            <w:rPrChange w:id="234" w:author="Andrew MacDougall" w:date="2022-01-06T10:09:00Z">
              <w:rPr>
                <w:rFonts w:eastAsia="Times New Roman"/>
                <w:color w:val="000000"/>
              </w:rPr>
            </w:rPrChange>
          </w:rPr>
          <w:delText xml:space="preserve">the response of </w:delText>
        </w:r>
      </w:del>
      <w:ins w:id="235" w:author="Andrew MacDougall" w:date="2022-01-06T10:08:00Z">
        <w:r w:rsidR="000158AF" w:rsidRPr="000158AF">
          <w:rPr>
            <w:rFonts w:eastAsia="Times New Roman"/>
            <w:color w:val="000000"/>
            <w:highlight w:val="yellow"/>
            <w:rPrChange w:id="236"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237" w:author="Andrew MacDougall" w:date="2022-01-06T10:09:00Z">
            <w:rPr>
              <w:rFonts w:eastAsia="Times New Roman"/>
              <w:color w:val="000000"/>
            </w:rPr>
          </w:rPrChange>
        </w:rPr>
        <w:t xml:space="preserve">aboveground biomass </w:t>
      </w:r>
      <w:del w:id="238" w:author="Andrew MacDougall" w:date="2022-01-06T10:08:00Z">
        <w:r w:rsidR="00A77D8F" w:rsidRPr="000158AF" w:rsidDel="000158AF">
          <w:rPr>
            <w:rFonts w:eastAsia="Times New Roman"/>
            <w:color w:val="000000"/>
            <w:highlight w:val="yellow"/>
            <w:rPrChange w:id="239" w:author="Andrew MacDougall" w:date="2022-01-06T10:09:00Z">
              <w:rPr>
                <w:rFonts w:eastAsia="Times New Roman"/>
                <w:color w:val="000000"/>
              </w:rPr>
            </w:rPrChange>
          </w:rPr>
          <w:delText>to added soil</w:delText>
        </w:r>
      </w:del>
      <w:ins w:id="240" w:author="Andrew MacDougall" w:date="2022-01-06T10:08:00Z">
        <w:r w:rsidR="000158AF" w:rsidRPr="000158AF">
          <w:rPr>
            <w:rFonts w:eastAsia="Times New Roman"/>
            <w:color w:val="000000"/>
            <w:highlight w:val="yellow"/>
            <w:rPrChange w:id="241" w:author="Andrew MacDougall" w:date="2022-01-06T10:09:00Z">
              <w:rPr>
                <w:rFonts w:eastAsia="Times New Roman"/>
                <w:color w:val="000000"/>
              </w:rPr>
            </w:rPrChange>
          </w:rPr>
          <w:t xml:space="preserve">with N </w:t>
        </w:r>
        <w:del w:id="242" w:author="Eric Seabloom" w:date="2022-01-07T16:16:00Z">
          <w:r w:rsidR="000158AF" w:rsidRPr="000158AF" w:rsidDel="00356E2A">
            <w:rPr>
              <w:rFonts w:eastAsia="Times New Roman"/>
              <w:color w:val="000000"/>
              <w:highlight w:val="yellow"/>
              <w:rPrChange w:id="243" w:author="Andrew MacDougall" w:date="2022-01-06T10:09:00Z">
                <w:rPr>
                  <w:rFonts w:eastAsia="Times New Roman"/>
                  <w:color w:val="000000"/>
                </w:rPr>
              </w:rPrChange>
            </w:rPr>
            <w:delText>fertilizaiton</w:delText>
          </w:r>
        </w:del>
      </w:ins>
      <w:ins w:id="244" w:author="Eric Seabloom" w:date="2022-01-07T16:16:00Z">
        <w:r w:rsidR="00356E2A" w:rsidRPr="00356E2A">
          <w:rPr>
            <w:rFonts w:eastAsia="Times New Roman"/>
            <w:color w:val="000000"/>
            <w:highlight w:val="yellow"/>
          </w:rPr>
          <w:t>fertilization</w:t>
        </w:r>
      </w:ins>
      <w:del w:id="245" w:author="Andrew MacDougall" w:date="2022-01-06T10:08:00Z">
        <w:r w:rsidR="00A77D8F" w:rsidRPr="000158AF" w:rsidDel="000158AF">
          <w:rPr>
            <w:rFonts w:eastAsia="Times New Roman"/>
            <w:color w:val="000000"/>
            <w:highlight w:val="yellow"/>
            <w:rPrChange w:id="246"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247"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248" w:author="Andrew MacDougall" w:date="2022-01-06T10:09:00Z">
            <w:rPr>
              <w:rFonts w:eastAsia="Times New Roman"/>
              <w:bCs/>
              <w:color w:val="000000"/>
            </w:rPr>
          </w:rPrChange>
        </w:rPr>
        <w:t>the</w:t>
      </w:r>
      <w:r w:rsidR="00A77D8F" w:rsidRPr="000158AF">
        <w:rPr>
          <w:rFonts w:eastAsia="Times New Roman"/>
          <w:color w:val="000000"/>
          <w:highlight w:val="yellow"/>
          <w:rPrChange w:id="249" w:author="Andrew MacDougall" w:date="2022-01-06T10:09:00Z">
            <w:rPr>
              <w:rFonts w:eastAsia="Times New Roman"/>
              <w:color w:val="000000"/>
            </w:rPr>
          </w:rPrChange>
        </w:rPr>
        <w:t xml:space="preserve"> response of </w:t>
      </w:r>
      <w:r w:rsidR="00A77D8F" w:rsidRPr="000158AF">
        <w:rPr>
          <w:rFonts w:eastAsia="Times New Roman"/>
          <w:i/>
          <w:color w:val="000000"/>
          <w:highlight w:val="yellow"/>
          <w:rPrChange w:id="250"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251" w:author="Andrew MacDougall" w:date="2022-01-06T10:09:00Z">
            <w:rPr>
              <w:rFonts w:eastAsia="Times New Roman"/>
              <w:color w:val="000000"/>
              <w:vertAlign w:val="subscript"/>
            </w:rPr>
          </w:rPrChange>
        </w:rPr>
        <w:t>area</w:t>
      </w:r>
      <w:r w:rsidR="00A77D8F" w:rsidRPr="000158AF">
        <w:rPr>
          <w:rFonts w:eastAsia="Times New Roman"/>
          <w:color w:val="000000"/>
          <w:highlight w:val="yellow"/>
          <w:rPrChange w:id="252" w:author="Andrew MacDougall" w:date="2022-01-06T10:09:00Z">
            <w:rPr>
              <w:rFonts w:eastAsia="Times New Roman"/>
              <w:color w:val="000000"/>
            </w:rPr>
          </w:rPrChange>
        </w:rPr>
        <w:t xml:space="preserve"> to added soil </w:t>
      </w:r>
      <w:commentRangeStart w:id="253"/>
      <w:r w:rsidR="00A77D8F" w:rsidRPr="000158AF">
        <w:rPr>
          <w:rFonts w:eastAsia="Times New Roman"/>
          <w:color w:val="000000"/>
          <w:highlight w:val="yellow"/>
          <w:rPrChange w:id="254" w:author="Andrew MacDougall" w:date="2022-01-06T10:09:00Z">
            <w:rPr>
              <w:rFonts w:eastAsia="Times New Roman"/>
              <w:color w:val="000000"/>
            </w:rPr>
          </w:rPrChange>
        </w:rPr>
        <w:t>N</w:t>
      </w:r>
      <w:commentRangeEnd w:id="253"/>
      <w:r w:rsidR="000158AF">
        <w:rPr>
          <w:rStyle w:val="CommentReference"/>
        </w:rPr>
        <w:commentReference w:id="253"/>
      </w:r>
      <w:r w:rsidR="00A77D8F">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N</w:t>
      </w:r>
      <w:r w:rsidR="00A77D8F" w:rsidRPr="00771C52">
        <w:rPr>
          <w:rFonts w:eastAsia="Times New Roman"/>
          <w:color w:val="000000"/>
          <w:vertAlign w:val="subscript"/>
        </w:rPr>
        <w:t>area</w:t>
      </w:r>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trend became more negative as </w:t>
      </w:r>
      <w:r w:rsidR="00DC7E19" w:rsidRPr="00771C52">
        <w:rPr>
          <w:rFonts w:eastAsia="Times New Roman"/>
          <w:color w:val="000000"/>
        </w:rPr>
        <w:t>∆</w:t>
      </w:r>
      <w:r w:rsidR="00DC7E19">
        <w:rPr>
          <w:rFonts w:eastAsia="Times New Roman"/>
          <w:i/>
          <w:color w:val="000000"/>
        </w:rPr>
        <w:t>M</w:t>
      </w:r>
      <w:r w:rsidR="00DC7E19">
        <w:rPr>
          <w:rFonts w:eastAsia="Times New Roman"/>
          <w:color w:val="000000"/>
          <w:vertAlign w:val="subscript"/>
        </w:rPr>
        <w:t>area</w:t>
      </w:r>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167D08">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255"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56" w:author="Andrew MacDougall" w:date="2022-01-06T10:10:00Z">
            <w:rPr>
              <w:rFonts w:eastAsia="Times New Roman"/>
              <w:color w:val="000000"/>
            </w:rPr>
          </w:rPrChange>
        </w:rPr>
        <w:t>negative</w:t>
      </w:r>
      <w:r w:rsidR="00DC7E19" w:rsidRPr="00470D41">
        <w:rPr>
          <w:rFonts w:eastAsia="Times New Roman"/>
          <w:color w:val="000000"/>
          <w:highlight w:val="yellow"/>
          <w:rPrChange w:id="257"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258" w:author="Andrew MacDougall" w:date="2022-01-06T10:10:00Z">
            <w:rPr>
              <w:rFonts w:eastAsia="Times New Roman"/>
              <w:i/>
              <w:color w:val="000000"/>
            </w:rPr>
          </w:rPrChange>
        </w:rPr>
        <w:t>p</w:t>
      </w:r>
      <w:r w:rsidR="00DC7E19" w:rsidRPr="00470D41">
        <w:rPr>
          <w:rFonts w:eastAsia="Times New Roman"/>
          <w:color w:val="000000"/>
          <w:highlight w:val="yellow"/>
          <w:rPrChange w:id="259" w:author="Andrew MacDougall" w:date="2022-01-06T10:10:00Z">
            <w:rPr>
              <w:rFonts w:eastAsia="Times New Roman"/>
              <w:color w:val="000000"/>
            </w:rPr>
          </w:rPrChange>
        </w:rPr>
        <w:t xml:space="preserve"> &lt; 0.</w:t>
      </w:r>
      <w:commentRangeStart w:id="260"/>
      <w:r w:rsidR="00DC7E19" w:rsidRPr="00470D41">
        <w:rPr>
          <w:rFonts w:eastAsia="Times New Roman"/>
          <w:color w:val="000000"/>
          <w:highlight w:val="yellow"/>
          <w:rPrChange w:id="261" w:author="Andrew MacDougall" w:date="2022-01-06T10:10:00Z">
            <w:rPr>
              <w:rFonts w:eastAsia="Times New Roman"/>
              <w:color w:val="000000"/>
            </w:rPr>
          </w:rPrChange>
        </w:rPr>
        <w:t>1</w:t>
      </w:r>
      <w:commentRangeEnd w:id="260"/>
      <w:r w:rsidR="00470D41">
        <w:rPr>
          <w:rStyle w:val="CommentReference"/>
        </w:rPr>
        <w:commentReference w:id="260"/>
      </w:r>
      <w:r w:rsidR="00DC7E19" w:rsidRPr="00470D41">
        <w:rPr>
          <w:rFonts w:eastAsia="Times New Roman"/>
          <w:color w:val="000000"/>
          <w:highlight w:val="yellow"/>
          <w:rPrChange w:id="262"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263"/>
      <w:r w:rsidRPr="00993C6A">
        <w:rPr>
          <w:b/>
          <w:bCs/>
        </w:rPr>
        <w:lastRenderedPageBreak/>
        <w:t xml:space="preserve">Table 5. </w:t>
      </w:r>
      <w:r w:rsidRPr="00993C6A">
        <w:rPr>
          <w:rFonts w:eastAsia="Times New Roman"/>
          <w:color w:val="000000"/>
        </w:rPr>
        <w:t>Anova results for the linear mixed effects model with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as the dependent variable and ∆AGB, ∆χ, and ∆</w:t>
      </w:r>
      <w:r w:rsidRPr="00993C6A">
        <w:rPr>
          <w:rFonts w:eastAsia="Times New Roman"/>
          <w:i/>
          <w:iCs/>
          <w:color w:val="000000"/>
        </w:rPr>
        <w:t>M</w:t>
      </w:r>
      <w:r w:rsidRPr="00993C6A">
        <w:rPr>
          <w:rFonts w:eastAsia="Times New Roman"/>
          <w:color w:val="000000"/>
          <w:vertAlign w:val="subscript"/>
        </w:rPr>
        <w:t>area</w:t>
      </w:r>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r w:rsidR="00A841EA">
              <w:rPr>
                <w:rFonts w:eastAsia="Times New Roman"/>
                <w:i/>
                <w:color w:val="000000"/>
                <w:sz w:val="20"/>
                <w:szCs w:val="20"/>
              </w:rPr>
              <w:t>M</w:t>
            </w:r>
            <w:r w:rsidR="00A841EA">
              <w:rPr>
                <w:rFonts w:eastAsia="Times New Roman"/>
                <w:color w:val="000000"/>
                <w:sz w:val="20"/>
                <w:szCs w:val="20"/>
                <w:vertAlign w:val="subscript"/>
              </w:rPr>
              <w:t>area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00936D50">
              <w:rPr>
                <w:rFonts w:eastAsia="Times New Roman"/>
                <w:i/>
                <w:color w:val="000000"/>
                <w:sz w:val="20"/>
                <w:szCs w:val="20"/>
              </w:rPr>
              <w:t>M</w:t>
            </w:r>
            <w:r w:rsidR="00936D50">
              <w:rPr>
                <w:rFonts w:eastAsia="Times New Roman"/>
                <w:color w:val="000000"/>
                <w:sz w:val="20"/>
                <w:szCs w:val="20"/>
                <w:vertAlign w:val="subscript"/>
              </w:rPr>
              <w:t xml:space="preserve">area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263"/>
    <w:p w14:paraId="317CCD69" w14:textId="21C7C281" w:rsidR="00AE1760" w:rsidRPr="00F60BAA" w:rsidRDefault="00183E96" w:rsidP="00DA24C9">
      <w:pPr>
        <w:spacing w:line="480" w:lineRule="auto"/>
        <w:contextualSpacing/>
      </w:pPr>
      <w:r>
        <w:rPr>
          <w:rStyle w:val="CommentReference"/>
        </w:rPr>
        <w:commentReference w:id="263"/>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r w:rsidR="005D276D" w:rsidRPr="00993C6A">
        <w:rPr>
          <w:i/>
          <w:iCs/>
        </w:rPr>
        <w:t>M</w:t>
      </w:r>
      <w:r w:rsidR="005D276D" w:rsidRPr="00993C6A">
        <w:rPr>
          <w:vertAlign w:val="subscript"/>
        </w:rPr>
        <w:t>area</w:t>
      </w:r>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264"/>
      <w:commentRangeStart w:id="265"/>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264"/>
      <w:r w:rsidR="00183E96">
        <w:rPr>
          <w:rStyle w:val="CommentReference"/>
          <w:rFonts w:eastAsiaTheme="minorHAnsi"/>
          <w:b w:val="0"/>
          <w:bCs w:val="0"/>
        </w:rPr>
        <w:commentReference w:id="264"/>
      </w:r>
      <w:commentRangeEnd w:id="265"/>
      <w:r w:rsidR="00CE2F1D">
        <w:rPr>
          <w:rStyle w:val="CommentReference"/>
          <w:rFonts w:eastAsiaTheme="minorHAnsi"/>
          <w:b w:val="0"/>
          <w:bCs w:val="0"/>
        </w:rPr>
        <w:commentReference w:id="265"/>
      </w:r>
      <w:r w:rsidR="00B25CDC" w:rsidRPr="00B25CDC">
        <w:rPr>
          <w:b w:val="0"/>
          <w:bCs w:val="0"/>
          <w:color w:val="000000"/>
          <w:sz w:val="24"/>
          <w:szCs w:val="24"/>
        </w:rPr>
        <w:t>.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266"/>
      <w:commentRangeStart w:id="267"/>
      <w:r w:rsidR="007F34AF" w:rsidRPr="00DA24C9">
        <w:rPr>
          <w:b w:val="0"/>
          <w:bCs w:val="0"/>
          <w:color w:val="000000" w:themeColor="text1"/>
          <w:sz w:val="24"/>
          <w:szCs w:val="24"/>
        </w:rPr>
        <w:t>relationship</w:t>
      </w:r>
      <w:commentRangeEnd w:id="266"/>
      <w:r w:rsidR="00183E96">
        <w:rPr>
          <w:rStyle w:val="CommentReference"/>
          <w:rFonts w:eastAsiaTheme="minorHAnsi"/>
          <w:b w:val="0"/>
          <w:bCs w:val="0"/>
        </w:rPr>
        <w:commentReference w:id="266"/>
      </w:r>
      <w:commentRangeEnd w:id="267"/>
      <w:r w:rsidR="00CE2F1D">
        <w:rPr>
          <w:rStyle w:val="CommentReference"/>
          <w:rFonts w:eastAsiaTheme="minorHAnsi"/>
          <w:b w:val="0"/>
          <w:bCs w:val="0"/>
        </w:rPr>
        <w:commentReference w:id="267"/>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638540AE"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r w:rsidR="00145D3D">
        <w:rPr>
          <w:i/>
        </w:rPr>
        <w:t>N</w:t>
      </w:r>
      <w:r w:rsidR="00145D3D">
        <w:rPr>
          <w:vertAlign w:val="subscript"/>
        </w:rPr>
        <w:t>area</w:t>
      </w:r>
      <w:r w:rsidR="00145D3D">
        <w:t xml:space="preserve"> through increases in </w:t>
      </w:r>
      <w:r w:rsidR="00074719">
        <w:rPr>
          <w:i/>
        </w:rPr>
        <w:t>N</w:t>
      </w:r>
      <w:r w:rsidR="00074719">
        <w:rPr>
          <w:vertAlign w:val="subscript"/>
        </w:rPr>
        <w:t>mass</w:t>
      </w:r>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r w:rsidR="00074719">
        <w:rPr>
          <w:i/>
        </w:rPr>
        <w:t>N</w:t>
      </w:r>
      <w:r w:rsidR="00074719">
        <w:rPr>
          <w:vertAlign w:val="subscript"/>
        </w:rPr>
        <w:t>area</w:t>
      </w:r>
      <w:r w:rsidR="00074719">
        <w:t xml:space="preserve"> </w:t>
      </w:r>
      <w:r w:rsidR="000D0F58">
        <w:t xml:space="preserve">is also highly responsive to </w:t>
      </w:r>
      <w:del w:id="268" w:author="Andrew MacDougall" w:date="2022-01-06T10:17:00Z">
        <w:r w:rsidR="0056386C" w:rsidDel="001A7B38">
          <w:delText>aboveground climate</w:delText>
        </w:r>
      </w:del>
      <w:ins w:id="269" w:author="Andrew MacDougall" w:date="2022-01-06T10:17:00Z">
        <w:del w:id="270" w:author="Eric Seabloom" w:date="2022-01-07T16:23:00Z">
          <w:r w:rsidR="001A7B38" w:rsidDel="00334997">
            <w:delText>temperture</w:delText>
          </w:r>
        </w:del>
      </w:ins>
      <w:ins w:id="271"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72" w:author="Andrew MacDougall" w:date="2022-01-06T10:17:00Z">
            <w:rPr/>
          </w:rPrChange>
        </w:rPr>
        <w:t xml:space="preserve">aboveground </w:t>
      </w:r>
      <w:commentRangeStart w:id="273"/>
      <w:r w:rsidR="009A5B56" w:rsidRPr="001A7B38">
        <w:rPr>
          <w:highlight w:val="yellow"/>
          <w:rPrChange w:id="274" w:author="Andrew MacDougall" w:date="2022-01-06T10:17:00Z">
            <w:rPr/>
          </w:rPrChange>
        </w:rPr>
        <w:t>conditions</w:t>
      </w:r>
      <w:commentRangeEnd w:id="273"/>
      <w:r w:rsidR="001A7B38">
        <w:rPr>
          <w:rStyle w:val="CommentReference"/>
        </w:rPr>
        <w:commentReference w:id="273"/>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w:t>
      </w:r>
      <w:commentRangeStart w:id="275"/>
      <w:r w:rsidR="000D0F58">
        <w:t>1</w:t>
      </w:r>
      <w:commentRangeEnd w:id="275"/>
      <w:r w:rsidR="00CE2F1D">
        <w:rPr>
          <w:rStyle w:val="CommentReference"/>
        </w:rPr>
        <w:commentReference w:id="275"/>
      </w:r>
      <w:r w:rsidR="000D0F58">
        <w:t>)</w:t>
      </w:r>
      <w:r w:rsidR="0059163C">
        <w:t xml:space="preserve"> on average, </w:t>
      </w:r>
      <w:commentRangeStart w:id="276"/>
      <w:r w:rsidR="00B42B31">
        <w:t xml:space="preserve">leaf </w:t>
      </w:r>
      <w:r w:rsidR="00CC5B41">
        <w:rPr>
          <w:i/>
        </w:rPr>
        <w:t>N</w:t>
      </w:r>
      <w:r w:rsidR="00CC5B41">
        <w:rPr>
          <w:vertAlign w:val="subscript"/>
        </w:rPr>
        <w:t>area</w:t>
      </w:r>
      <w:r w:rsidR="00CC5B41">
        <w:t xml:space="preserve"> </w:t>
      </w:r>
      <w:r w:rsidR="007E26DC">
        <w:t>was</w:t>
      </w:r>
      <w:r w:rsidR="0059163C">
        <w:t xml:space="preserve"> stimulated by soil nitrogen addition</w:t>
      </w:r>
      <w:r w:rsidR="000D0F58">
        <w:t xml:space="preserve">, but </w:t>
      </w:r>
      <w:r w:rsidR="003A2059">
        <w:t xml:space="preserve">that </w:t>
      </w:r>
      <w:del w:id="277" w:author="Andrew MacDougall" w:date="2022-01-06T10:17:00Z">
        <w:r w:rsidR="0028100D" w:rsidDel="001A7B38">
          <w:delText xml:space="preserve">aboveground </w:delText>
        </w:r>
        <w:r w:rsidR="006B5806" w:rsidDel="001A7B38">
          <w:delText>climate</w:delText>
        </w:r>
      </w:del>
      <w:ins w:id="278" w:author="Andrew MacDougall" w:date="2022-01-06T10:17:00Z">
        <w:r w:rsidR="001A7B38">
          <w:t>tempe</w:t>
        </w:r>
      </w:ins>
      <w:ins w:id="279"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76"/>
      <w:r w:rsidR="00334997">
        <w:rPr>
          <w:rStyle w:val="CommentReference"/>
        </w:rPr>
        <w:commentReference w:id="276"/>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r w:rsidR="00CC5B41">
        <w:rPr>
          <w:i/>
        </w:rPr>
        <w:t>N</w:t>
      </w:r>
      <w:r w:rsidR="00CC5B41">
        <w:rPr>
          <w:vertAlign w:val="subscript"/>
        </w:rPr>
        <w:t>area</w:t>
      </w:r>
      <w:r w:rsidR="00CC5B41" w:rsidDel="00CC5B41">
        <w:t xml:space="preserve"> </w:t>
      </w:r>
      <w:del w:id="280" w:author="Elizabeth Borer" w:date="2022-01-25T11:44:00Z">
        <w:r w:rsidR="0028100D" w:rsidDel="005B0D1F">
          <w:rPr>
            <w:rFonts w:eastAsia="Times New Roman"/>
            <w:color w:val="000000"/>
          </w:rPr>
          <w:delText xml:space="preserve">is </w:delText>
        </w:r>
      </w:del>
      <w:r w:rsidR="0028100D">
        <w:rPr>
          <w:rFonts w:eastAsia="Times New Roman"/>
          <w:color w:val="000000"/>
        </w:rPr>
        <w:t>depend</w:t>
      </w:r>
      <w:ins w:id="281" w:author="Elizabeth Borer" w:date="2022-01-25T11:44:00Z">
        <w:r w:rsidR="005B0D1F">
          <w:rPr>
            <w:rFonts w:eastAsia="Times New Roman"/>
            <w:color w:val="000000"/>
          </w:rPr>
          <w:t>s</w:t>
        </w:r>
      </w:ins>
      <w:del w:id="282" w:author="Elizabeth Borer" w:date="2022-01-25T11:44:00Z">
        <w:r w:rsidR="0028100D" w:rsidDel="005B0D1F">
          <w:rPr>
            <w:rFonts w:eastAsia="Times New Roman"/>
            <w:color w:val="000000"/>
          </w:rPr>
          <w:delText>ent</w:delText>
        </w:r>
      </w:del>
      <w:r w:rsidR="0028100D">
        <w:rPr>
          <w:rFonts w:eastAsia="Times New Roman"/>
          <w:color w:val="000000"/>
        </w:rPr>
        <w:t xml:space="preserve">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83"/>
      <w:commentRangeStart w:id="284"/>
      <w:r>
        <w:rPr>
          <w:i/>
        </w:rPr>
        <w:t>Climate is a stronger predictor of N</w:t>
      </w:r>
      <w:r>
        <w:rPr>
          <w:i/>
          <w:vertAlign w:val="subscript"/>
        </w:rPr>
        <w:t>area</w:t>
      </w:r>
      <w:r>
        <w:rPr>
          <w:i/>
        </w:rPr>
        <w:t xml:space="preserve"> than soil nitrogen availability</w:t>
      </w:r>
      <w:commentRangeEnd w:id="283"/>
      <w:r w:rsidR="0037750B">
        <w:rPr>
          <w:rStyle w:val="CommentReference"/>
        </w:rPr>
        <w:commentReference w:id="283"/>
      </w:r>
      <w:commentRangeEnd w:id="284"/>
      <w:r w:rsidR="006F5E24">
        <w:rPr>
          <w:rStyle w:val="CommentReference"/>
        </w:rPr>
        <w:commentReference w:id="284"/>
      </w:r>
    </w:p>
    <w:p w14:paraId="5C5DA870" w14:textId="64674582" w:rsidR="0028100D" w:rsidRPr="00743306" w:rsidRDefault="000D0F58" w:rsidP="000D0F58">
      <w:pPr>
        <w:spacing w:line="480" w:lineRule="auto"/>
        <w:ind w:firstLine="720"/>
        <w:contextualSpacing/>
      </w:pPr>
      <w:commentRangeStart w:id="285"/>
      <w:r>
        <w:t xml:space="preserve">In </w:t>
      </w:r>
      <w:commentRangeEnd w:id="285"/>
      <w:r w:rsidR="005B0D1F">
        <w:rPr>
          <w:rStyle w:val="CommentReference"/>
        </w:rPr>
        <w:commentReference w:id="285"/>
      </w:r>
      <w:r>
        <w:t xml:space="preserve">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w:t>
      </w:r>
      <w:del w:id="286" w:author="Elizabeth Borer" w:date="2022-01-25T11:46:00Z">
        <w:r w:rsidDel="005B0D1F">
          <w:delText>had a positive impact on</w:delText>
        </w:r>
      </w:del>
      <w:ins w:id="287" w:author="Elizabeth Borer" w:date="2022-01-25T11:46:00Z">
        <w:r w:rsidR="005B0D1F">
          <w:t>increased</w:t>
        </w:r>
      </w:ins>
      <w:r>
        <w:t xml:space="preserve"> leaf </w:t>
      </w:r>
      <w:r w:rsidR="00074719">
        <w:rPr>
          <w:i/>
        </w:rPr>
        <w:t>N</w:t>
      </w:r>
      <w:r w:rsidR="00074719">
        <w:rPr>
          <w:vertAlign w:val="subscript"/>
        </w:rPr>
        <w:t>area</w:t>
      </w:r>
      <w:r w:rsidR="00074719">
        <w:t xml:space="preserve"> </w:t>
      </w:r>
      <w:r>
        <w:t xml:space="preserve">on average across our sites. 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88"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89"/>
      <w:r w:rsidR="00743306">
        <w:t xml:space="preserve">This is because Firn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r w:rsidR="00743306">
        <w:rPr>
          <w:i/>
        </w:rPr>
        <w:t>N</w:t>
      </w:r>
      <w:r w:rsidR="00743306">
        <w:rPr>
          <w:vertAlign w:val="subscript"/>
        </w:rPr>
        <w:t>mass</w:t>
      </w:r>
      <w:r w:rsidR="00743306">
        <w:t xml:space="preserve">, but had no impact on </w:t>
      </w:r>
      <w:r w:rsidR="00743306">
        <w:rPr>
          <w:i/>
        </w:rPr>
        <w:t>M</w:t>
      </w:r>
      <w:r w:rsidR="00743306">
        <w:rPr>
          <w:vertAlign w:val="subscript"/>
        </w:rPr>
        <w:t>area</w:t>
      </w:r>
      <w:r w:rsidR="00743306">
        <w:t>.</w:t>
      </w:r>
      <w:commentRangeEnd w:id="289"/>
      <w:r w:rsidR="0037750B">
        <w:rPr>
          <w:rStyle w:val="CommentReference"/>
        </w:rPr>
        <w:commentReference w:id="289"/>
      </w:r>
    </w:p>
    <w:p w14:paraId="392AF6E4" w14:textId="6BBA0643" w:rsidR="00622DF9" w:rsidRDefault="00622DF9" w:rsidP="000D0F58">
      <w:pPr>
        <w:spacing w:line="480" w:lineRule="auto"/>
        <w:ind w:firstLine="720"/>
        <w:contextualSpacing/>
      </w:pPr>
      <w:r>
        <w:t xml:space="preserve">Despite a significant impact of soil nitrogen addition on leaf nitrogen, our results indicate that </w:t>
      </w:r>
      <w:commentRangeStart w:id="290"/>
      <w:del w:id="291" w:author="Elizabeth Borer" w:date="2022-01-25T11:48:00Z">
        <w:r w:rsidDel="005B0D1F">
          <w:delText xml:space="preserve">climate </w:delText>
        </w:r>
      </w:del>
      <w:ins w:id="292" w:author="Elizabeth Borer" w:date="2022-01-25T11:48:00Z">
        <w:r w:rsidR="005B0D1F">
          <w:t>temperature</w:t>
        </w:r>
      </w:ins>
      <w:commentRangeEnd w:id="290"/>
      <w:ins w:id="293" w:author="Elizabeth Borer" w:date="2022-01-25T11:49:00Z">
        <w:r w:rsidR="00166620">
          <w:rPr>
            <w:rStyle w:val="CommentReference"/>
          </w:rPr>
          <w:commentReference w:id="290"/>
        </w:r>
      </w:ins>
      <w:ins w:id="294" w:author="Elizabeth Borer" w:date="2022-01-25T11:48:00Z">
        <w:r w:rsidR="005B0D1F">
          <w:t xml:space="preserve"> </w:t>
        </w:r>
      </w:ins>
      <w:r>
        <w:t xml:space="preserve">and leaf traits are much stronger </w:t>
      </w:r>
      <w:del w:id="295" w:author="Andrew MacDougall" w:date="2022-01-06T10:19:00Z">
        <w:r w:rsidRPr="001A7B38" w:rsidDel="001A7B38">
          <w:rPr>
            <w:highlight w:val="yellow"/>
            <w:rPrChange w:id="296" w:author="Andrew MacDougall" w:date="2022-01-06T10:19:00Z">
              <w:rPr/>
            </w:rPrChange>
          </w:rPr>
          <w:delText xml:space="preserve">indicators </w:delText>
        </w:r>
      </w:del>
      <w:ins w:id="297" w:author="Andrew MacDougall" w:date="2022-01-06T10:19:00Z">
        <w:r w:rsidR="001A7B38" w:rsidRPr="001A7B38">
          <w:rPr>
            <w:highlight w:val="yellow"/>
            <w:rPrChange w:id="298" w:author="Andrew MacDougall" w:date="2022-01-06T10:19:00Z">
              <w:rPr/>
            </w:rPrChange>
          </w:rPr>
          <w:t xml:space="preserve">predictors? </w:t>
        </w:r>
      </w:ins>
      <w:r w:rsidRPr="001A7B38">
        <w:rPr>
          <w:highlight w:val="yellow"/>
          <w:rPrChange w:id="299" w:author="Andrew MacDougall" w:date="2022-01-06T10:19:00Z">
            <w:rPr/>
          </w:rPrChange>
        </w:rPr>
        <w:t>of</w:t>
      </w:r>
      <w:r>
        <w:t xml:space="preserve"> leaf </w:t>
      </w:r>
      <w:r w:rsidR="00743306">
        <w:rPr>
          <w:i/>
        </w:rPr>
        <w:t>N</w:t>
      </w:r>
      <w:r w:rsidR="00743306">
        <w:rPr>
          <w:vertAlign w:val="subscript"/>
        </w:rPr>
        <w:t>area</w:t>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xml:space="preserve">. </w:t>
      </w:r>
      <w:commentRangeStart w:id="300"/>
      <w:r w:rsidR="00DC7E5B">
        <w:t>The results showed that, while</w:t>
      </w:r>
      <w:r w:rsidR="001D2A99">
        <w:t xml:space="preserve"> statistically</w:t>
      </w:r>
      <w:r w:rsidR="00DC7E5B">
        <w:t xml:space="preserve"> significant, the soil nutrient treatments were far less important </w:t>
      </w:r>
      <w:ins w:id="301" w:author="Andrew MacDougall" w:date="2022-01-06T10:20:00Z">
        <w:r w:rsidR="0093130A">
          <w:t>for N</w:t>
        </w:r>
        <w:r w:rsidR="0093130A" w:rsidRPr="0093130A">
          <w:rPr>
            <w:vertAlign w:val="subscript"/>
            <w:rPrChange w:id="302" w:author="Andrew MacDougall" w:date="2022-01-06T10:21:00Z">
              <w:rPr/>
            </w:rPrChange>
          </w:rPr>
          <w:t>area</w:t>
        </w:r>
        <w:r w:rsidR="0093130A">
          <w:t xml:space="preserve"> </w:t>
        </w:r>
      </w:ins>
      <w:r w:rsidR="00DC7E5B">
        <w:t xml:space="preserve">than </w:t>
      </w:r>
      <w:commentRangeStart w:id="303"/>
      <w:r w:rsidR="00DC7E5B">
        <w:t>leaf traits</w:t>
      </w:r>
      <w:r w:rsidR="005948A0">
        <w:t>, plant traits,</w:t>
      </w:r>
      <w:r w:rsidR="00DC7E5B">
        <w:t xml:space="preserve"> and climate</w:t>
      </w:r>
      <w:commentRangeEnd w:id="303"/>
      <w:r w:rsidR="00166620">
        <w:rPr>
          <w:rStyle w:val="CommentReference"/>
        </w:rPr>
        <w:commentReference w:id="303"/>
      </w:r>
      <w:r w:rsidR="00DC7E5B">
        <w:t>.</w:t>
      </w:r>
      <w:r w:rsidR="00562A58">
        <w:t xml:space="preserve"> </w:t>
      </w:r>
      <w:commentRangeEnd w:id="300"/>
      <w:r w:rsidR="0070037C">
        <w:rPr>
          <w:rStyle w:val="CommentReference"/>
        </w:rPr>
        <w:commentReference w:id="300"/>
      </w:r>
      <w:r w:rsidR="00562A58">
        <w:t xml:space="preserve">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 xml:space="preserve">with a relative importance value of </w:t>
      </w:r>
      <w:r w:rsidR="00E056B8">
        <w:t>44</w:t>
      </w:r>
      <w:r w:rsidR="001F3BE9">
        <w:t xml:space="preserve">%. This is unsurprising </w:t>
      </w:r>
      <w:commentRangeStart w:id="304"/>
      <w:r w:rsidR="001F3BE9">
        <w:t>given</w:t>
      </w:r>
      <w:r w:rsidR="00562A58">
        <w:t xml:space="preserve"> its inclusion in the </w:t>
      </w:r>
      <w:r w:rsidR="00562A58">
        <w:rPr>
          <w:i/>
        </w:rPr>
        <w:t>N</w:t>
      </w:r>
      <w:r w:rsidR="00562A58">
        <w:rPr>
          <w:vertAlign w:val="subscript"/>
        </w:rPr>
        <w:t>area</w:t>
      </w:r>
      <w:r w:rsidR="00562A58">
        <w:t xml:space="preserve"> calculation </w:t>
      </w:r>
      <w:commentRangeEnd w:id="304"/>
      <w:r w:rsidR="00166620">
        <w:rPr>
          <w:rStyle w:val="CommentReference"/>
        </w:rPr>
        <w:commentReference w:id="304"/>
      </w:r>
      <w:r w:rsidR="00562A58">
        <w:t xml:space="preserve">(equation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w:t>
      </w:r>
      <w:r w:rsidR="00E056B8">
        <w:t>5</w:t>
      </w:r>
      <w:r w:rsidR="001F3BE9">
        <w:t>%)</w:t>
      </w:r>
      <w:r w:rsidR="005948A0">
        <w:t>. The negative relationship</w:t>
      </w:r>
      <w:r w:rsidR="00EF3E33">
        <w:t xml:space="preserve"> between </w:t>
      </w:r>
      <w:r w:rsidR="00EF3E33">
        <w:rPr>
          <w:i/>
        </w:rPr>
        <w:t>N</w:t>
      </w:r>
      <w:r w:rsidR="00EF3E33">
        <w:rPr>
          <w:vertAlign w:val="subscript"/>
        </w:rPr>
        <w:t xml:space="preserve">area </w:t>
      </w:r>
      <w:r w:rsidR="00EF3E33">
        <w:t xml:space="preserve">and </w:t>
      </w:r>
      <w:r w:rsidR="00EF3E33">
        <w:rPr>
          <w:lang w:val="el-GR"/>
        </w:rPr>
        <w:t>χ</w:t>
      </w:r>
      <w:r w:rsidR="005948A0">
        <w:t xml:space="preserve"> confirms theoretical expectations that plants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r>
        <w:rPr>
          <w:i/>
        </w:rPr>
        <w:t>N</w:t>
      </w:r>
      <w:r>
        <w:rPr>
          <w:vertAlign w:val="subscript"/>
        </w:rPr>
        <w:t>area</w:t>
      </w:r>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305" w:author="Eric Seabloom" w:date="2022-01-07T16:37:00Z">
        <w:r w:rsidR="0070037C">
          <w:t xml:space="preserve">also </w:t>
        </w:r>
      </w:ins>
      <w:r w:rsidR="00CA3207">
        <w:t xml:space="preserve">can </w:t>
      </w:r>
      <w:del w:id="306"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r w:rsidR="00CA3207" w:rsidRPr="00435B8D">
        <w:rPr>
          <w:i/>
          <w:iCs/>
        </w:rPr>
        <w:t>N</w:t>
      </w:r>
      <w:r w:rsidR="00CA3207">
        <w:rPr>
          <w:vertAlign w:val="subscript"/>
        </w:rPr>
        <w:t>area</w:t>
      </w:r>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24B2CA1"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w:t>
      </w:r>
      <w:commentRangeStart w:id="307"/>
      <w:r>
        <w:t>light availability</w:t>
      </w:r>
      <w:commentRangeEnd w:id="307"/>
      <w:r w:rsidR="00166620">
        <w:rPr>
          <w:rStyle w:val="CommentReference"/>
        </w:rPr>
        <w:commentReference w:id="307"/>
      </w:r>
      <w:r>
        <w:t xml:space="preserve">)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51475D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r>
        <w:rPr>
          <w:i/>
        </w:rPr>
        <w:t>N</w:t>
      </w:r>
      <w:r>
        <w:rPr>
          <w:vertAlign w:val="subscript"/>
        </w:rPr>
        <w:t>area</w:t>
      </w:r>
      <w:r>
        <w:t>. We calculated predicted nitrogen in photosynthesis (</w:t>
      </w:r>
      <w:r>
        <w:rPr>
          <w:i/>
        </w:rPr>
        <w:t>N</w:t>
      </w:r>
      <w:r>
        <w:rPr>
          <w:vertAlign w:val="subscript"/>
        </w:rPr>
        <w:t>photo</w:t>
      </w:r>
      <w:r>
        <w:t xml:space="preserve">) from </w:t>
      </w:r>
      <w:r>
        <w:rPr>
          <w:lang w:val="el-GR"/>
        </w:rPr>
        <w:t>χ</w:t>
      </w:r>
      <w:r>
        <w:t xml:space="preserve"> and site </w:t>
      </w:r>
      <w:del w:id="308" w:author="Elizabeth Borer" w:date="2022-01-25T11:56:00Z">
        <w:r w:rsidDel="00282054">
          <w:delText>climate</w:delText>
        </w:r>
        <w:r w:rsidR="00B20AE0" w:rsidDel="00282054">
          <w:delText xml:space="preserve"> </w:delText>
        </w:r>
      </w:del>
      <w:ins w:id="309" w:author="Elizabeth Borer" w:date="2022-01-25T11:56:00Z">
        <w:r w:rsidR="00282054">
          <w:t>tem</w:t>
        </w:r>
      </w:ins>
      <w:ins w:id="310" w:author="Elizabeth Borer" w:date="2022-01-25T11:57:00Z">
        <w:r w:rsidR="00282054">
          <w:t>perature</w:t>
        </w:r>
      </w:ins>
      <w:ins w:id="311" w:author="Elizabeth Borer" w:date="2022-01-25T11:56:00Z">
        <w:r w:rsidR="00282054">
          <w:t xml:space="preserve"> </w:t>
        </w:r>
      </w:ins>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w:t>
      </w:r>
      <w:del w:id="312" w:author="Elizabeth Borer" w:date="2022-01-25T11:57:00Z">
        <w:r w:rsidDel="00282054">
          <w:delText xml:space="preserve">climate </w:delText>
        </w:r>
      </w:del>
      <w:ins w:id="313" w:author="Elizabeth Borer" w:date="2022-01-25T11:57:00Z">
        <w:r w:rsidR="00282054">
          <w:t>temperature</w:t>
        </w:r>
        <w:r w:rsidR="00282054">
          <w:t xml:space="preserve"> </w:t>
        </w:r>
      </w:ins>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w:t>
      </w:r>
      <w:r>
        <w:lastRenderedPageBreak/>
        <w:t xml:space="preserve">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w:t>
      </w:r>
      <w:r w:rsidR="002C65AC">
        <w:t xml:space="preserve">positively </w:t>
      </w:r>
      <w:r>
        <w:t xml:space="preserve">correlated with </w:t>
      </w:r>
      <w:r>
        <w:rPr>
          <w:i/>
        </w:rPr>
        <w:t>N</w:t>
      </w:r>
      <w:r>
        <w:rPr>
          <w:vertAlign w:val="subscript"/>
        </w:rPr>
        <w:t>area</w:t>
      </w:r>
      <w:r>
        <w:t xml:space="preserve"> and an important predictor in our model (relative importance = </w:t>
      </w:r>
      <w:r w:rsidR="002C65AC">
        <w:t>11</w:t>
      </w:r>
      <w:r>
        <w:t xml:space="preserve">%).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w:t>
      </w:r>
      <w:r w:rsidR="002C65AC">
        <w:t>20</w:t>
      </w:r>
      <w:r w:rsidR="00D332E5">
        <w:t xml:space="preserve">% of the variability in measured </w:t>
      </w:r>
      <w:r w:rsidR="00D332E5">
        <w:rPr>
          <w:i/>
        </w:rPr>
        <w:t>N</w:t>
      </w:r>
      <w:r w:rsidR="00D332E5">
        <w:rPr>
          <w:vertAlign w:val="subscript"/>
        </w:rPr>
        <w:t>area</w:t>
      </w:r>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N</w:t>
      </w:r>
      <w:r>
        <w:rPr>
          <w:i/>
          <w:vertAlign w:val="subscript"/>
        </w:rPr>
        <w:t>area</w:t>
      </w:r>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r w:rsidR="000C26ED">
        <w:rPr>
          <w:i/>
        </w:rPr>
        <w:t>N</w:t>
      </w:r>
      <w:r w:rsidR="000C26ED">
        <w:rPr>
          <w:vertAlign w:val="subscript"/>
        </w:rPr>
        <w:t>area</w:t>
      </w:r>
      <w:r w:rsidR="000C26ED">
        <w:t xml:space="preserve"> response to soil nitrogen </w:t>
      </w:r>
      <w:r w:rsidR="00536B03">
        <w:t>availability</w:t>
      </w:r>
      <w:r w:rsidR="00743306">
        <w:t xml:space="preserve"> when there was a co-occurring increase in </w:t>
      </w:r>
      <w:r w:rsidR="00743306">
        <w:rPr>
          <w:i/>
        </w:rPr>
        <w:t>M</w:t>
      </w:r>
      <w:r w:rsidR="00743306">
        <w:rPr>
          <w:vertAlign w:val="subscript"/>
        </w:rPr>
        <w:t>area</w:t>
      </w:r>
      <w:r w:rsidR="00536B03">
        <w:t>.</w:t>
      </w:r>
      <w:commentRangeStart w:id="314"/>
      <w:r w:rsidR="00536B03">
        <w:t xml:space="preserve"> </w:t>
      </w:r>
      <w:commentRangeEnd w:id="314"/>
      <w:r w:rsidR="007E6C07">
        <w:rPr>
          <w:rStyle w:val="CommentReference"/>
        </w:rPr>
        <w:commentReference w:id="314"/>
      </w:r>
      <w:r w:rsidR="00536B03">
        <w:t>T</w:t>
      </w:r>
      <w:r w:rsidR="001D0C18">
        <w:t>his indicates that the positive soil N-</w:t>
      </w:r>
      <w:r w:rsidR="001D0C18">
        <w:rPr>
          <w:i/>
        </w:rPr>
        <w:t>N</w:t>
      </w:r>
      <w:r w:rsidR="001D0C18">
        <w:rPr>
          <w:vertAlign w:val="subscript"/>
        </w:rPr>
        <w:t>area</w:t>
      </w:r>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r w:rsidR="00743306">
        <w:rPr>
          <w:i/>
        </w:rPr>
        <w:t>M</w:t>
      </w:r>
      <w:r w:rsidR="00743306">
        <w:rPr>
          <w:vertAlign w:val="subscript"/>
        </w:rPr>
        <w:t>area</w:t>
      </w:r>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315"/>
      <w:r>
        <w:t xml:space="preserve">First, we necessarily included soil nutrient availability as categorical in our analyses as we did not have data on levels of nutrient availability, only whether nutrients had been added or </w:t>
      </w:r>
      <w:commentRangeStart w:id="316"/>
      <w:r>
        <w:t>not</w:t>
      </w:r>
      <w:commentRangeEnd w:id="316"/>
      <w:r w:rsidR="0093130A">
        <w:rPr>
          <w:rStyle w:val="CommentReference"/>
        </w:rPr>
        <w:commentReference w:id="316"/>
      </w:r>
      <w:r>
        <w:t xml:space="preserve">. </w:t>
      </w:r>
      <w:commentRangeEnd w:id="315"/>
      <w:r w:rsidR="0070037C">
        <w:rPr>
          <w:rStyle w:val="CommentReference"/>
        </w:rPr>
        <w:commentReference w:id="315"/>
      </w:r>
      <w:commentRangeStart w:id="317"/>
      <w:r>
        <w:t>Our</w:t>
      </w:r>
      <w:commentRangeEnd w:id="317"/>
      <w:r w:rsidR="00BE7799">
        <w:rPr>
          <w:rStyle w:val="CommentReference"/>
        </w:rPr>
        <w:commentReference w:id="317"/>
      </w:r>
      <w:r>
        <w:t xml:space="preserve"> analyses </w:t>
      </w:r>
      <w:commentRangeStart w:id="318"/>
      <w:r>
        <w:t xml:space="preserve">would have been more robust </w:t>
      </w:r>
      <w:commentRangeEnd w:id="318"/>
      <w:r w:rsidR="00BE7799">
        <w:rPr>
          <w:rStyle w:val="CommentReference"/>
        </w:rPr>
        <w:commentReference w:id="318"/>
      </w:r>
      <w:r>
        <w:t xml:space="preserve">had we </w:t>
      </w:r>
      <w:del w:id="319" w:author="Andrew MacDougall" w:date="2022-01-06T10:23:00Z">
        <w:r w:rsidDel="0093130A">
          <w:delText xml:space="preserve">been able to use numerical information on </w:delText>
        </w:r>
      </w:del>
      <w:ins w:id="320" w:author="Andrew MacDougall" w:date="2022-01-06T10:23:00Z">
        <w:r w:rsidR="0093130A">
          <w:t xml:space="preserve">had these data on </w:t>
        </w:r>
      </w:ins>
      <w:r>
        <w:t xml:space="preserve">nutrient availability. This is because background nutrient availability was likely highly variable from site to </w:t>
      </w:r>
      <w:commentRangeStart w:id="321"/>
      <w:commentRangeStart w:id="322"/>
      <w:r>
        <w:t>site</w:t>
      </w:r>
      <w:commentRangeEnd w:id="321"/>
      <w:r w:rsidR="0093130A">
        <w:rPr>
          <w:rStyle w:val="CommentReference"/>
        </w:rPr>
        <w:commentReference w:id="321"/>
      </w:r>
      <w:commentRangeEnd w:id="322"/>
      <w:r w:rsidR="001B2F24">
        <w:rPr>
          <w:rStyle w:val="CommentReference"/>
        </w:rPr>
        <w:commentReference w:id="322"/>
      </w:r>
      <w:r>
        <w:t xml:space="preserve">. Future cross-site nutrient addition studies should prioritize </w:t>
      </w:r>
      <w:commentRangeStart w:id="323"/>
      <w:r>
        <w:t xml:space="preserve">obtaining this information. </w:t>
      </w:r>
      <w:commentRangeEnd w:id="323"/>
      <w:r w:rsidR="00BE7799">
        <w:rPr>
          <w:rStyle w:val="CommentReference"/>
        </w:rPr>
        <w:commentReference w:id="323"/>
      </w:r>
      <w:commentRangeStart w:id="324"/>
      <w:r>
        <w:t xml:space="preserve">Second, we had to necessarily rely on large scale average </w:t>
      </w:r>
      <w:del w:id="325" w:author="Andrew MacDougall" w:date="2022-01-06T10:24:00Z">
        <w:r w:rsidRPr="0093130A" w:rsidDel="0093130A">
          <w:rPr>
            <w:highlight w:val="yellow"/>
            <w:rPrChange w:id="326" w:author="Andrew MacDougall" w:date="2022-01-06T10:25:00Z">
              <w:rPr/>
            </w:rPrChange>
          </w:rPr>
          <w:delText xml:space="preserve">climate </w:delText>
        </w:r>
      </w:del>
      <w:ins w:id="327" w:author="Andrew MacDougall" w:date="2022-01-06T10:24:00Z">
        <w:r w:rsidR="0093130A" w:rsidRPr="0093130A">
          <w:rPr>
            <w:highlight w:val="yellow"/>
            <w:rPrChange w:id="328" w:author="Andrew MacDougall" w:date="2022-01-06T10:25:00Z">
              <w:rPr/>
            </w:rPrChange>
          </w:rPr>
          <w:t>temperature?</w:t>
        </w:r>
        <w:r w:rsidR="0093130A">
          <w:t xml:space="preserve"> </w:t>
        </w:r>
      </w:ins>
      <w:r>
        <w:t>data for each site</w:t>
      </w:r>
      <w:commentRangeEnd w:id="324"/>
      <w:r w:rsidR="00E6299A">
        <w:rPr>
          <w:rStyle w:val="CommentReference"/>
        </w:rPr>
        <w:commentReference w:id="324"/>
      </w:r>
      <w:r>
        <w:t xml:space="preserve">. As leaf nitrogen allocation is a dynamic process, more </w:t>
      </w:r>
      <w:commentRangeStart w:id="329"/>
      <w:r>
        <w:t xml:space="preserve">acute </w:t>
      </w:r>
      <w:commentRangeEnd w:id="329"/>
      <w:r w:rsidR="00E6299A">
        <w:rPr>
          <w:rStyle w:val="CommentReference"/>
        </w:rPr>
        <w:commentReference w:id="329"/>
      </w:r>
      <w:r>
        <w:t xml:space="preserve">climate data may have provided more insight into the drivers of </w:t>
      </w:r>
      <w:r>
        <w:rPr>
          <w:i/>
        </w:rPr>
        <w:t>N</w:t>
      </w:r>
      <w:r>
        <w:rPr>
          <w:vertAlign w:val="subscript"/>
        </w:rPr>
        <w:t>area</w:t>
      </w:r>
      <w:r>
        <w:t xml:space="preserve">. </w:t>
      </w:r>
      <w:commentRangeStart w:id="330"/>
      <w:commentRangeStart w:id="331"/>
      <w:r>
        <w:t xml:space="preserve">Finally, we lacked information on the major pools of nitrogen in leaves. </w:t>
      </w:r>
      <w:commentRangeEnd w:id="330"/>
      <w:r w:rsidR="00E6299A">
        <w:rPr>
          <w:rStyle w:val="CommentReference"/>
        </w:rPr>
        <w:commentReference w:id="330"/>
      </w:r>
      <w:commentRangeEnd w:id="331"/>
      <w:r w:rsidR="002B2858">
        <w:rPr>
          <w:rStyle w:val="CommentReference"/>
        </w:rPr>
        <w:commentReference w:id="331"/>
      </w:r>
      <w:r>
        <w:t xml:space="preserve">Future studies that directly measure structural, photosynthetic, and other (e.g., defense) nitrogen pools would be invaluable for understanding variations in </w:t>
      </w:r>
      <w:r>
        <w:rPr>
          <w:i/>
        </w:rPr>
        <w:t>N</w:t>
      </w:r>
      <w:r>
        <w:rPr>
          <w:vertAlign w:val="subscript"/>
        </w:rPr>
        <w:t>area</w:t>
      </w:r>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r w:rsidR="00A54421">
        <w:rPr>
          <w:i/>
        </w:rPr>
        <w:t>N</w:t>
      </w:r>
      <w:r w:rsidR="00A54421">
        <w:rPr>
          <w:vertAlign w:val="subscript"/>
        </w:rPr>
        <w:t>area</w:t>
      </w:r>
      <w:r w:rsidR="00A54421">
        <w:t xml:space="preserve"> variability was found to be the result of </w:t>
      </w:r>
      <w:commentRangeStart w:id="332"/>
      <w:r w:rsidR="00A54421">
        <w:t>soil nitrogen</w:t>
      </w:r>
      <w:commentRangeEnd w:id="332"/>
      <w:r w:rsidR="001B2F24">
        <w:rPr>
          <w:rStyle w:val="CommentReference"/>
        </w:rPr>
        <w:commentReference w:id="332"/>
      </w:r>
      <w:r w:rsidR="00A54421">
        <w:t xml:space="preserve">. Previous studies have indicated that this can reflect variation in leaf economics, with plants choosing to shift traits towards </w:t>
      </w:r>
      <w:commentRangeStart w:id="333"/>
      <w:r w:rsidR="00A54421">
        <w:t xml:space="preserve">high N </w:t>
      </w:r>
      <w:commentRangeEnd w:id="333"/>
      <w:r w:rsidR="00800329">
        <w:rPr>
          <w:rStyle w:val="CommentReference"/>
        </w:rPr>
        <w:commentReference w:id="333"/>
      </w:r>
      <w:r w:rsidR="00A54421">
        <w:t xml:space="preserve">use as a means to save water when </w:t>
      </w:r>
      <w:commentRangeStart w:id="334"/>
      <w:r w:rsidR="00A54421">
        <w:t>N availability</w:t>
      </w:r>
      <w:commentRangeEnd w:id="334"/>
      <w:r w:rsidR="00800329">
        <w:rPr>
          <w:rStyle w:val="CommentReference"/>
        </w:rPr>
        <w:commentReference w:id="334"/>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335"/>
      <w:r w:rsidR="00A54421">
        <w:t xml:space="preserve">soil nitrogen </w:t>
      </w:r>
      <w:commentRangeEnd w:id="335"/>
      <w:r w:rsidR="00800329">
        <w:rPr>
          <w:rStyle w:val="CommentReference"/>
        </w:rPr>
        <w:commentReference w:id="335"/>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experiment, funded at the site-scale by individual researchers. Coordination and data management have been supported by funding to E. Borer and E. Seabloom from the National Science Foundation Research Coordination Network (NSF-DEB-1042132) and Long Term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ICP’s contribution has received funding from the European Research Council (ERC) under the European Union’s Horizon 2020 research and innovation programme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lizabeth Borer" w:date="2022-01-24T17:11:00Z" w:initials="EB">
    <w:p w14:paraId="5F2489A0" w14:textId="77777777" w:rsidR="00261B4E" w:rsidRDefault="00261B4E" w:rsidP="00865AF6">
      <w:r>
        <w:rPr>
          <w:rStyle w:val="CommentReference"/>
        </w:rPr>
        <w:annotationRef/>
      </w:r>
      <w:r>
        <w:rPr>
          <w:sz w:val="20"/>
          <w:szCs w:val="20"/>
        </w:rPr>
        <w:t>I’d add this, since you don’t include soil N as a predictor variable, here. Even if you do add this to analyses, you may want to keep this in the title.</w:t>
      </w:r>
    </w:p>
  </w:comment>
  <w:comment w:id="18" w:author="Andrew MacDougall" w:date="2022-01-06T08:36:00Z" w:initials="AM">
    <w:p w14:paraId="204E7051" w14:textId="17C0BA76" w:rsidR="00F66C80" w:rsidRDefault="00F66C80">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9" w:author="Eric Seabloom" w:date="2022-01-07T15:33:00Z" w:initials="ES">
    <w:p w14:paraId="5441F580" w14:textId="4A02E277" w:rsidR="00F66C80" w:rsidRDefault="00F66C80">
      <w:pPr>
        <w:pStyle w:val="CommentText"/>
      </w:pPr>
      <w:r>
        <w:rPr>
          <w:rStyle w:val="CommentReference"/>
        </w:rPr>
        <w:annotationRef/>
      </w:r>
      <w:r>
        <w:t>Can these climate effects be lumped under effects mediated by water stress, at least as a first pass?</w:t>
      </w:r>
    </w:p>
  </w:comment>
  <w:comment w:id="20" w:author="Lydia Ries O'Halloran" w:date="2022-01-19T10:25:00Z" w:initials="LRO">
    <w:p w14:paraId="1D6D4999" w14:textId="1A6E25DC" w:rsidR="00F66C80" w:rsidRDefault="00F66C80">
      <w:pPr>
        <w:pStyle w:val="CommentText"/>
      </w:pPr>
      <w:r>
        <w:rPr>
          <w:rStyle w:val="CommentReference"/>
        </w:rPr>
        <w:annotationRef/>
      </w:r>
      <w:r>
        <w:t xml:space="preserve">Even if you don’t want to focus on P, it seems like it should be mentioned as part of the experiment since it is a fixed effect in the model and is one of the soil treatments. </w:t>
      </w:r>
    </w:p>
  </w:comment>
  <w:comment w:id="21" w:author="Elizabeth Borer" w:date="2022-01-24T17:13:00Z" w:initials="EB">
    <w:p w14:paraId="0C42BC15" w14:textId="77777777" w:rsidR="00261B4E" w:rsidRDefault="00261B4E" w:rsidP="00F96530">
      <w:r>
        <w:rPr>
          <w:rStyle w:val="CommentReference"/>
        </w:rPr>
        <w:annotationRef/>
      </w:r>
      <w:r>
        <w:rPr>
          <w:sz w:val="20"/>
          <w:szCs w:val="20"/>
        </w:rPr>
        <w:t>P supply also can alter tissue N:</w:t>
      </w:r>
    </w:p>
    <w:p w14:paraId="77363B21" w14:textId="77777777" w:rsidR="00261B4E" w:rsidRDefault="00261B4E" w:rsidP="00F96530">
      <w:r>
        <w:rPr>
          <w:sz w:val="20"/>
          <w:szCs w:val="20"/>
        </w:rPr>
        <w:t xml:space="preserve">Bracken, M.E.S., H. Hillebrand, E.T. Borer, E.W. Seabloom, J. Cebrian, E.E. Cleland, J.J. Elser, D.S. Gruner, W. S. Harpole, J.T. Ngai, and J.E. Smith. 2015. Signatures of nutrient limitation and co-limitation: responses of autotroph internal nutrient concentrations to nitrogen and phosphorus additions. Oikos. 124: 113–121. </w:t>
      </w:r>
    </w:p>
  </w:comment>
  <w:comment w:id="22" w:author="Elizabeth Borer" w:date="2022-01-24T17:14:00Z" w:initials="EB">
    <w:p w14:paraId="093A21F2" w14:textId="77777777" w:rsidR="00261B4E" w:rsidRDefault="00261B4E" w:rsidP="00A27771">
      <w:r>
        <w:rPr>
          <w:rStyle w:val="CommentReference"/>
        </w:rPr>
        <w:annotationRef/>
      </w:r>
      <w:r>
        <w:rPr>
          <w:sz w:val="20"/>
          <w:szCs w:val="20"/>
        </w:rPr>
        <w:t>we don’t measure availability</w:t>
      </w:r>
    </w:p>
  </w:comment>
  <w:comment w:id="25" w:author="Eric Seabloom" w:date="2022-01-07T15:37:00Z" w:initials="ES">
    <w:p w14:paraId="3E72692E" w14:textId="1634F0DF" w:rsidR="00F66C80" w:rsidRDefault="00F66C80">
      <w:pPr>
        <w:pStyle w:val="CommentText"/>
      </w:pPr>
      <w:r>
        <w:rPr>
          <w:rStyle w:val="CommentReference"/>
        </w:rPr>
        <w:annotationRef/>
      </w:r>
      <w:r>
        <w:t>Still true?</w:t>
      </w:r>
    </w:p>
  </w:comment>
  <w:comment w:id="36" w:author="Elizabeth Borer" w:date="2022-01-25T09:43:00Z" w:initials="EB">
    <w:p w14:paraId="50C111F4" w14:textId="77777777" w:rsidR="0099281D" w:rsidRDefault="0099281D" w:rsidP="00E163C4">
      <w:r>
        <w:rPr>
          <w:rStyle w:val="CommentReference"/>
        </w:rPr>
        <w:annotationRef/>
      </w:r>
      <w:r>
        <w:rPr>
          <w:sz w:val="20"/>
          <w:szCs w:val="20"/>
        </w:rPr>
        <w:t xml:space="preserve">A more recent set of estimates: </w:t>
      </w:r>
    </w:p>
    <w:p w14:paraId="19DA95FC" w14:textId="77777777" w:rsidR="0099281D" w:rsidRDefault="0099281D" w:rsidP="00E163C4">
      <w:r>
        <w:rPr>
          <w:sz w:val="20"/>
          <w:szCs w:val="20"/>
        </w:rPr>
        <w:t xml:space="preserve">Ackerman, D., D. B. Millet, and X. Chen. 2019. Global Estimates of Inorganic Nitrogen Deposition Across Four Decades. Global Biogeochemical Cycles </w:t>
      </w:r>
      <w:r>
        <w:rPr>
          <w:b/>
          <w:bCs/>
          <w:sz w:val="20"/>
          <w:szCs w:val="20"/>
        </w:rPr>
        <w:t>33</w:t>
      </w:r>
      <w:r>
        <w:rPr>
          <w:sz w:val="20"/>
          <w:szCs w:val="20"/>
        </w:rPr>
        <w:t>:100-107.</w:t>
      </w:r>
    </w:p>
  </w:comment>
  <w:comment w:id="40" w:author="Lydia Ries O'Halloran" w:date="2022-01-19T10:05:00Z" w:initials="LRO">
    <w:p w14:paraId="015AF4FD" w14:textId="71B89DF0" w:rsidR="00F66C80" w:rsidRDefault="00F66C80">
      <w:pPr>
        <w:pStyle w:val="CommentText"/>
      </w:pPr>
      <w:r>
        <w:rPr>
          <w:rStyle w:val="CommentReference"/>
        </w:rPr>
        <w:annotationRef/>
      </w:r>
      <w:r>
        <w:t>I’m not sure what role you want P to play in the paper. You could mention</w:t>
      </w:r>
      <w:r w:rsidR="00FF3A6D">
        <w:t xml:space="preserve"> something like</w:t>
      </w:r>
      <w:r>
        <w:t xml:space="preserve"> </w:t>
      </w:r>
      <w:r w:rsidR="00FF3A6D">
        <w:t>“…</w:t>
      </w:r>
      <w:r>
        <w:t xml:space="preserve">even </w:t>
      </w:r>
      <w:r w:rsidR="00FF3A6D">
        <w:t>though</w:t>
      </w:r>
      <w:r>
        <w:t xml:space="preserve"> </w:t>
      </w:r>
      <w:r w:rsidR="00FF3A6D">
        <w:t>P</w:t>
      </w:r>
      <w:r>
        <w:t xml:space="preserve"> was part of the experimental protocol, we are focusing on the role of N in this paper</w:t>
      </w:r>
      <w:r w:rsidR="00FF3A6D">
        <w:t>…”</w:t>
      </w:r>
      <w:r>
        <w:t xml:space="preserve"> </w:t>
      </w:r>
      <w:r w:rsidR="00100BFE">
        <w:t xml:space="preserve">Or since it is included in some of the results, introducing it earlier would help set the stage. </w:t>
      </w:r>
    </w:p>
  </w:comment>
  <w:comment w:id="39" w:author="Eric Seabloom" w:date="2022-01-07T15:38:00Z" w:initials="ES">
    <w:p w14:paraId="3099B9E8" w14:textId="5206CBA4" w:rsidR="00F66C80" w:rsidRDefault="00F66C80">
      <w:pPr>
        <w:pStyle w:val="CommentText"/>
      </w:pPr>
      <w:r>
        <w:rPr>
          <w:rStyle w:val="CommentReference"/>
        </w:rPr>
        <w:annotationRef/>
      </w:r>
      <w:r>
        <w:t xml:space="preserve">I might use supply for the general discussion and addition for the treatments. N addition sounds intentional. </w:t>
      </w:r>
    </w:p>
  </w:comment>
  <w:comment w:id="43" w:author="Elizabeth Borer" w:date="2022-01-24T17:19:00Z" w:initials="EB">
    <w:p w14:paraId="6F90CE89" w14:textId="77777777" w:rsidR="00080966" w:rsidRDefault="00080966" w:rsidP="00043902">
      <w:r>
        <w:rPr>
          <w:rStyle w:val="CommentReference"/>
        </w:rPr>
        <w:annotationRef/>
      </w:r>
      <w:r>
        <w:rPr>
          <w:sz w:val="20"/>
          <w:szCs w:val="20"/>
        </w:rPr>
        <w:t>it seemed like a big jump from N supply to climate change.</w:t>
      </w:r>
    </w:p>
  </w:comment>
  <w:comment w:id="49" w:author="Elizabeth Borer" w:date="2022-01-25T09:45:00Z" w:initials="EB">
    <w:p w14:paraId="1C9CC1B9" w14:textId="77777777" w:rsidR="0099281D" w:rsidRDefault="0099281D" w:rsidP="005E3081">
      <w:r>
        <w:rPr>
          <w:rStyle w:val="CommentReference"/>
        </w:rPr>
        <w:annotationRef/>
      </w:r>
      <w:r>
        <w:rPr>
          <w:sz w:val="20"/>
          <w:szCs w:val="20"/>
        </w:rPr>
        <w:t>And allocation to growth vs defense — so the consumer environment, too.</w:t>
      </w:r>
    </w:p>
  </w:comment>
  <w:comment w:id="60" w:author="Andrew MacDougall" w:date="2022-01-06T09:11:00Z" w:initials="AM">
    <w:p w14:paraId="4CD70F4C" w14:textId="44C09E4A" w:rsidR="00F66C80" w:rsidRDefault="00F66C80">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61" w:author="Eric Seabloom" w:date="2022-01-07T15:46:00Z" w:initials="ES">
    <w:p w14:paraId="2FC3B5C1" w14:textId="59BCD7ED" w:rsidR="00F66C80" w:rsidRDefault="00F66C80">
      <w:pPr>
        <w:pStyle w:val="CommentText"/>
      </w:pPr>
      <w:r>
        <w:rPr>
          <w:rStyle w:val="CommentReference"/>
        </w:rPr>
        <w:annotationRef/>
      </w:r>
      <w:r>
        <w:t>Here is a paper showing pretty constant scaling of N&amp;P which might create this N &amp; P link:</w:t>
      </w:r>
    </w:p>
    <w:p w14:paraId="5BCA9ADA" w14:textId="77777777" w:rsidR="00F66C80" w:rsidRDefault="00F66C80">
      <w:pPr>
        <w:pStyle w:val="CommentText"/>
      </w:pPr>
    </w:p>
    <w:p w14:paraId="2EE91B2E" w14:textId="77777777" w:rsidR="00F66C80" w:rsidRDefault="00F66C80"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F66C80" w:rsidRDefault="00F66C80">
      <w:pPr>
        <w:pStyle w:val="CommentText"/>
      </w:pPr>
    </w:p>
  </w:comment>
  <w:comment w:id="62" w:author="Lydia Ries O'Halloran" w:date="2022-01-19T10:29:00Z" w:initials="LRO">
    <w:p w14:paraId="58A8FE0B" w14:textId="206F1326" w:rsidR="00F66C80" w:rsidRDefault="00F66C80">
      <w:pPr>
        <w:pStyle w:val="CommentText"/>
      </w:pPr>
      <w:r>
        <w:rPr>
          <w:rStyle w:val="CommentReference"/>
        </w:rPr>
        <w:annotationRef/>
      </w:r>
      <w:r>
        <w:t xml:space="preserve">Yes, I agree with Andrew’s thought. I’d say either acknowledge that you are not focusing on it or bring it in from the beginning. I’m happy to provide some citations if you’d like to expand the discussion to include more P, just let me know. </w:t>
      </w:r>
    </w:p>
  </w:comment>
  <w:comment w:id="67" w:author="Anita C. Risch" w:date="2022-01-10T23:59:00Z" w:initials="ACR">
    <w:p w14:paraId="488956F8" w14:textId="061DC522" w:rsidR="00F66C80" w:rsidRDefault="00F66C80">
      <w:pPr>
        <w:pStyle w:val="CommentText"/>
      </w:pPr>
      <w:r>
        <w:rPr>
          <w:rStyle w:val="CommentReference"/>
        </w:rPr>
        <w:annotationRef/>
      </w:r>
      <w:r>
        <w:t>You should mention that this is the SAME experiment as used here, and also more or less the same data.</w:t>
      </w:r>
    </w:p>
  </w:comment>
  <w:comment w:id="89" w:author="Elizabeth Borer" w:date="2022-01-24T17:21:00Z" w:initials="EB">
    <w:p w14:paraId="6BD542B3" w14:textId="77777777" w:rsidR="00BD2111" w:rsidRDefault="00BD2111" w:rsidP="00FE6882">
      <w:r>
        <w:rPr>
          <w:rStyle w:val="CommentReference"/>
        </w:rPr>
        <w:annotationRef/>
      </w:r>
      <w:r>
        <w:rPr>
          <w:sz w:val="20"/>
          <w:szCs w:val="20"/>
        </w:rPr>
        <w:t>the word ‘stems’ here sent me for a short loop (‘stems from plants’).</w:t>
      </w:r>
    </w:p>
  </w:comment>
  <w:comment w:id="99" w:author="Anita C. Risch" w:date="2022-01-11T00:01:00Z" w:initials="ACR">
    <w:p w14:paraId="2D3BB47D" w14:textId="6F6CAF2E" w:rsidR="00F66C80" w:rsidRDefault="00F66C80">
      <w:pPr>
        <w:pStyle w:val="CommentText"/>
      </w:pPr>
      <w:r>
        <w:rPr>
          <w:rStyle w:val="CommentReference"/>
        </w:rPr>
        <w:annotationRef/>
      </w:r>
      <w:r>
        <w:t>Add a reference.</w:t>
      </w:r>
    </w:p>
  </w:comment>
  <w:comment w:id="95" w:author="Eric Seabloom" w:date="2022-01-07T15:49:00Z" w:initials="ES">
    <w:p w14:paraId="2FF96093" w14:textId="6805143C" w:rsidR="00F66C80" w:rsidRDefault="00F66C80">
      <w:pPr>
        <w:pStyle w:val="CommentText"/>
      </w:pPr>
      <w:r>
        <w:rPr>
          <w:rStyle w:val="CommentReference"/>
        </w:rPr>
        <w:annotationRef/>
      </w:r>
      <w:r>
        <w:t>Interesting. What about allocation to N-based plant defense to protect tissues?</w:t>
      </w:r>
    </w:p>
  </w:comment>
  <w:comment w:id="101" w:author="Anita C. Risch" w:date="2022-01-11T00:01:00Z" w:initials="ACR">
    <w:p w14:paraId="2F10482F" w14:textId="5CB761C2" w:rsidR="00F66C80" w:rsidRDefault="00F66C80">
      <w:pPr>
        <w:pStyle w:val="CommentText"/>
      </w:pPr>
      <w:r>
        <w:rPr>
          <w:rStyle w:val="CommentReference"/>
        </w:rPr>
        <w:annotationRef/>
      </w:r>
      <w:r>
        <w:t>In which? Could you expand somewhat here.</w:t>
      </w:r>
    </w:p>
  </w:comment>
  <w:comment w:id="102" w:author="Andrew MacDougall" w:date="2022-01-06T08:49:00Z" w:initials="AM">
    <w:p w14:paraId="1A9258E8" w14:textId="77777777" w:rsidR="00F66C80" w:rsidRDefault="00F66C80">
      <w:pPr>
        <w:pStyle w:val="CommentText"/>
      </w:pPr>
      <w:r>
        <w:rPr>
          <w:rStyle w:val="CommentReference"/>
        </w:rPr>
        <w:annotationRef/>
      </w:r>
      <w:r>
        <w:t xml:space="preserve">If it’s only temperature, with no expected influence of moisture, than I would replace “climate” with “temperature” throughout. </w:t>
      </w:r>
    </w:p>
    <w:p w14:paraId="56BB566B" w14:textId="77777777" w:rsidR="00F66C80" w:rsidRDefault="00F66C80">
      <w:pPr>
        <w:pStyle w:val="CommentText"/>
      </w:pPr>
    </w:p>
    <w:p w14:paraId="00EB3849" w14:textId="7E879465" w:rsidR="00F66C80" w:rsidRDefault="00F66C80">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F66C80" w:rsidRDefault="00F66C80">
      <w:pPr>
        <w:pStyle w:val="CommentText"/>
      </w:pPr>
    </w:p>
  </w:comment>
  <w:comment w:id="103" w:author="Eric Seabloom" w:date="2022-01-07T15:50:00Z" w:initials="ES">
    <w:p w14:paraId="4BD0921E" w14:textId="2F2B6D70" w:rsidR="00F66C80" w:rsidRDefault="00F66C80">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104" w:author="Elizabeth Borer" w:date="2022-01-25T10:09:00Z" w:initials="EB">
    <w:p w14:paraId="2EF9F8E4" w14:textId="77777777" w:rsidR="00376FAE" w:rsidRDefault="00376FAE" w:rsidP="00EA101E">
      <w:r>
        <w:rPr>
          <w:rStyle w:val="CommentReference"/>
        </w:rPr>
        <w:annotationRef/>
      </w:r>
      <w:r>
        <w:rPr>
          <w:sz w:val="20"/>
          <w:szCs w:val="20"/>
        </w:rPr>
        <w:t>I actually think this relates to the Anderson et al (2018. Herbivory and eutrophication mediate grassland plant nutrient responses across a global climatic gradient. Ecology 99(4):822–831) result of increased nutriet content, particularly at low MAP sites — and the Borer et al (2020. Nutrients cause grassland biomass to outpace herbivory. Nature Communications 11: 6036.) result of more consumption at low precip. All of this will play into the investment of N by plants. The picture that’s emerging is N content (and effects) are a function of N supply, growth/defense, and precip, with herbivores playing a role particularly at high N &amp; low MAP.</w:t>
      </w:r>
    </w:p>
  </w:comment>
  <w:comment w:id="106" w:author="Lydia Ries O'Halloran" w:date="2022-01-19T10:40:00Z" w:initials="LRO">
    <w:p w14:paraId="134A379B" w14:textId="46CE0404" w:rsidR="00F66C80" w:rsidRDefault="00F66C80">
      <w:pPr>
        <w:pStyle w:val="CommentText"/>
      </w:pPr>
      <w:r>
        <w:rPr>
          <w:rStyle w:val="CommentReference"/>
        </w:rPr>
        <w:annotationRef/>
      </w:r>
      <w:r>
        <w:t>This is true because climate controls the uptake of N, regardless of it’s availability? I’m just trying to understand is it actually the climate factors that are having direct effect on leaf N (e.g.water limited) or the indirect effect of N mobilization via increased water in the soil columns?</w:t>
      </w:r>
    </w:p>
  </w:comment>
  <w:comment w:id="107" w:author="Elizabeth Borer" w:date="2022-01-25T10:17:00Z" w:initials="EB">
    <w:p w14:paraId="40AD1F91" w14:textId="77777777" w:rsidR="00DD382A" w:rsidRDefault="00DD382A" w:rsidP="002B1503">
      <w:r>
        <w:rPr>
          <w:rStyle w:val="CommentReference"/>
        </w:rPr>
        <w:annotationRef/>
      </w:r>
      <w:r>
        <w:rPr>
          <w:sz w:val="20"/>
          <w:szCs w:val="20"/>
        </w:rPr>
        <w:t>This paragraph is built around a world where there are plants in an abiotic environment. But we know that herbivory varies among sites — in part as a function of precip (seems to have greatest impact at low MAP) — and plant nutrients also vary along this gradient &amp; respond to herbivores. I know this paper is focused on WUE and NUE, but it seems important to incorporate our knowledge about herbivore impacts in these field systems. We position ourselves to get this story wrong if we ignore this information about precip, nutrients, and consumption.</w:t>
      </w:r>
    </w:p>
  </w:comment>
  <w:comment w:id="110" w:author="Anita C. Risch" w:date="2022-01-11T00:04:00Z" w:initials="ACR">
    <w:p w14:paraId="2FCC6886" w14:textId="4CA0C29C" w:rsidR="00F66C80" w:rsidRDefault="00F66C80">
      <w:pPr>
        <w:pStyle w:val="CommentText"/>
      </w:pPr>
      <w:r>
        <w:rPr>
          <w:rStyle w:val="CommentReference"/>
        </w:rPr>
        <w:annotationRef/>
      </w:r>
      <w:r>
        <w:t>The way this is written there must be a differene in “an increase in nitrogen supply” and “added nitrogen”. To me this sounds both the same…if there is a difference, this must be worked out much more clearly.</w:t>
      </w:r>
    </w:p>
  </w:comment>
  <w:comment w:id="114" w:author="Eric Seabloom" w:date="2022-01-07T15:55:00Z" w:initials="ES">
    <w:p w14:paraId="794E2A33" w14:textId="118427FE" w:rsidR="00F66C80" w:rsidRDefault="00F66C80">
      <w:pPr>
        <w:pStyle w:val="CommentText"/>
      </w:pPr>
      <w:r>
        <w:rPr>
          <w:rStyle w:val="CommentReference"/>
        </w:rPr>
        <w:annotationRef/>
      </w:r>
      <w:r>
        <w:t>This NutNet paper suggests that most of the nutrient response will be in aboveground tissue, which I think helps with this justification:</w:t>
      </w:r>
    </w:p>
    <w:p w14:paraId="675DA013" w14:textId="77777777" w:rsidR="00F66C80" w:rsidRDefault="00F66C80">
      <w:pPr>
        <w:pStyle w:val="CommentText"/>
      </w:pPr>
    </w:p>
    <w:p w14:paraId="2969EAED" w14:textId="77777777" w:rsidR="00F66C80" w:rsidRDefault="00F66C80"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F66C80" w:rsidRDefault="00F66C80">
      <w:pPr>
        <w:pStyle w:val="CommentText"/>
      </w:pPr>
    </w:p>
  </w:comment>
  <w:comment w:id="123" w:author="Lydia Ries O'Halloran" w:date="2022-01-19T10:48:00Z" w:initials="LRO">
    <w:p w14:paraId="2587745A" w14:textId="279F9CCE" w:rsidR="00F66C80" w:rsidRDefault="00F66C80">
      <w:pPr>
        <w:pStyle w:val="CommentText"/>
      </w:pPr>
      <w:r>
        <w:rPr>
          <w:rStyle w:val="CommentReference"/>
        </w:rPr>
        <w:annotationRef/>
      </w:r>
      <w:r>
        <w:t>Again, could mention the P here</w:t>
      </w:r>
      <w:r w:rsidR="00081344">
        <w:t xml:space="preserve"> as part of the experiment but not the focus of this paper. </w:t>
      </w:r>
    </w:p>
  </w:comment>
  <w:comment w:id="124" w:author="Andrew MacDougall" w:date="2022-01-06T09:01:00Z" w:initials="AM">
    <w:p w14:paraId="421C9E6E" w14:textId="6C55FCAB" w:rsidR="00F66C80" w:rsidRDefault="00F66C80">
      <w:pPr>
        <w:pStyle w:val="CommentText"/>
      </w:pPr>
      <w:r>
        <w:rPr>
          <w:rStyle w:val="CommentReference"/>
        </w:rPr>
        <w:annotationRef/>
      </w:r>
      <w:r>
        <w:t xml:space="preserve">Temperature only? </w:t>
      </w:r>
    </w:p>
  </w:comment>
  <w:comment w:id="127" w:author="Anita C. Risch" w:date="2022-01-11T00:07:00Z" w:initials="ACR">
    <w:p w14:paraId="57693D7F" w14:textId="178F435C" w:rsidR="00F66C80" w:rsidRDefault="00F66C80">
      <w:pPr>
        <w:pStyle w:val="CommentText"/>
      </w:pPr>
      <w:r>
        <w:rPr>
          <w:rStyle w:val="CommentReference"/>
        </w:rPr>
        <w:annotationRef/>
      </w:r>
      <w:r>
        <w:t>What are different nitrogen additions? Before you only talk about nitrogen addition.</w:t>
      </w:r>
    </w:p>
  </w:comment>
  <w:comment w:id="132" w:author="Anita C. Risch" w:date="2022-01-11T00:08:00Z" w:initials="ACR">
    <w:p w14:paraId="54AF0DC0" w14:textId="6B0FC669" w:rsidR="00F66C80" w:rsidRDefault="00F66C80">
      <w:pPr>
        <w:pStyle w:val="CommentText"/>
      </w:pPr>
      <w:r>
        <w:rPr>
          <w:rStyle w:val="CommentReference"/>
        </w:rPr>
        <w:annotationRef/>
      </w:r>
      <w:r>
        <w:t>This is rather vague and not answerable with yes or no. Hence, not really useful as a hypothesis.</w:t>
      </w:r>
    </w:p>
  </w:comment>
  <w:comment w:id="134" w:author="Anita C. Risch" w:date="2022-01-11T00:09:00Z" w:initials="ACR">
    <w:p w14:paraId="527647B7" w14:textId="39EF428E" w:rsidR="00F66C80" w:rsidRDefault="00F66C80">
      <w:pPr>
        <w:pStyle w:val="CommentText"/>
      </w:pPr>
      <w:r>
        <w:rPr>
          <w:rStyle w:val="CommentReference"/>
        </w:rPr>
        <w:annotationRef/>
      </w:r>
      <w:r>
        <w:t>Positive, negative?</w:t>
      </w:r>
    </w:p>
  </w:comment>
  <w:comment w:id="135" w:author="Anita C. Risch" w:date="2022-01-11T00:10:00Z" w:initials="ACR">
    <w:p w14:paraId="0D64E9BF" w14:textId="6D26F8F1" w:rsidR="00F66C80" w:rsidRDefault="00F66C80">
      <w:pPr>
        <w:pStyle w:val="CommentText"/>
      </w:pPr>
      <w:r>
        <w:rPr>
          <w:rStyle w:val="CommentReference"/>
        </w:rPr>
        <w:annotationRef/>
      </w:r>
      <w:r>
        <w:t>Use “at sites” instead?</w:t>
      </w:r>
    </w:p>
  </w:comment>
  <w:comment w:id="136" w:author="Elizabeth Borer" w:date="2022-01-25T10:56:00Z" w:initials="EB">
    <w:p w14:paraId="1E7A8A00" w14:textId="77777777" w:rsidR="004A018C" w:rsidRDefault="004A018C" w:rsidP="00543EFD">
      <w:r>
        <w:rPr>
          <w:rStyle w:val="CommentReference"/>
        </w:rPr>
        <w:annotationRef/>
      </w:r>
      <w:r>
        <w:rPr>
          <w:sz w:val="20"/>
          <w:szCs w:val="20"/>
        </w:rPr>
        <w:t>or “under conditions where biomass was minimally affected.”</w:t>
      </w:r>
    </w:p>
  </w:comment>
  <w:comment w:id="137" w:author="Eric Seabloom" w:date="2022-01-07T15:59:00Z" w:initials="ES">
    <w:p w14:paraId="6F9580E5" w14:textId="5E0CE835" w:rsidR="00F66C80" w:rsidRDefault="00F66C80">
      <w:pPr>
        <w:pStyle w:val="CommentText"/>
      </w:pPr>
      <w:r>
        <w:rPr>
          <w:rStyle w:val="CommentReference"/>
        </w:rPr>
        <w:annotationRef/>
      </w:r>
      <w:r>
        <w:t>What about two insets showing Nmass and Mass, as NArea is a function of these?</w:t>
      </w:r>
    </w:p>
  </w:comment>
  <w:comment w:id="138" w:author="Elizabeth Borer" w:date="2022-01-25T10:58:00Z" w:initials="EB">
    <w:p w14:paraId="3A67178B" w14:textId="77777777" w:rsidR="004A018C" w:rsidRDefault="004A018C" w:rsidP="00E31906">
      <w:r>
        <w:rPr>
          <w:rStyle w:val="CommentReference"/>
        </w:rPr>
        <w:annotationRef/>
      </w:r>
      <w:r>
        <w:rPr>
          <w:sz w:val="20"/>
          <w:szCs w:val="20"/>
        </w:rPr>
        <w:t>Probably better to change this terminology to “supply” throughout since we have not measured availability (via e.g. resin bags).</w:t>
      </w:r>
    </w:p>
  </w:comment>
  <w:comment w:id="139" w:author="Elizabeth Borer" w:date="2022-01-25T11:01:00Z" w:initials="EB">
    <w:p w14:paraId="195B0608" w14:textId="77777777" w:rsidR="004A018C" w:rsidRDefault="004A018C" w:rsidP="00247C59">
      <w:r>
        <w:rPr>
          <w:rStyle w:val="CommentReference"/>
        </w:rPr>
        <w:annotationRef/>
      </w:r>
      <w:r>
        <w:rPr>
          <w:sz w:val="20"/>
          <w:szCs w:val="20"/>
        </w:rPr>
        <w:t>We have observed in NutNet that this is related to precipitation — at low precip, Nmass increases, particularly inside of fences (Anderson et al) whereas at high precip Nmass doesn’t really vary across fencelines.</w:t>
      </w:r>
    </w:p>
  </w:comment>
  <w:comment w:id="153" w:author="Elizabeth Borer" w:date="2022-01-25T11:03:00Z" w:initials="EB">
    <w:p w14:paraId="08233AA9" w14:textId="77777777" w:rsidR="00876ACF" w:rsidRDefault="00876ACF" w:rsidP="003D222D">
      <w:r>
        <w:rPr>
          <w:rStyle w:val="CommentReference"/>
        </w:rPr>
        <w:annotationRef/>
      </w:r>
      <w:r>
        <w:rPr>
          <w:sz w:val="20"/>
          <w:szCs w:val="20"/>
        </w:rPr>
        <w:t>cite the data doi</w:t>
      </w:r>
    </w:p>
  </w:comment>
  <w:comment w:id="166" w:author="Peter A Wilfahrt" w:date="2022-01-20T16:03:00Z" w:initials="PAW">
    <w:p w14:paraId="5130C5B3" w14:textId="4A8E2203" w:rsidR="00D5326E" w:rsidRDefault="00D5326E">
      <w:pPr>
        <w:pStyle w:val="CommentText"/>
      </w:pPr>
      <w:r>
        <w:rPr>
          <w:rStyle w:val="CommentReference"/>
        </w:rPr>
        <w:annotationRef/>
      </w:r>
      <w:r>
        <w:t>It would be helpful to know why you’re making these calculations (i.e. To obtain a metric of water use efficiency, we calculated…)</w:t>
      </w:r>
    </w:p>
  </w:comment>
  <w:comment w:id="167" w:author="Peter A Wilfahrt" w:date="2022-01-20T16:06:00Z" w:initials="PAW">
    <w:p w14:paraId="7A0CBE9F" w14:textId="339AFFD6" w:rsidR="00D5326E" w:rsidRDefault="00D5326E">
      <w:pPr>
        <w:pStyle w:val="CommentText"/>
      </w:pPr>
      <w:r>
        <w:rPr>
          <w:rStyle w:val="CommentReference"/>
        </w:rPr>
        <w:annotationRef/>
      </w:r>
      <w:r>
        <w:t>What is chi, conceptually? It’s defined in the table but writing it out here at first introduction with a short interpretation would be helpful</w:t>
      </w:r>
    </w:p>
  </w:comment>
  <w:comment w:id="173" w:author="Elizabeth Borer" w:date="2022-01-25T11:13:00Z" w:initials="EB">
    <w:p w14:paraId="1F7A2879" w14:textId="77777777" w:rsidR="00BE7517" w:rsidRDefault="00BE7517" w:rsidP="003A52BD">
      <w:r>
        <w:rPr>
          <w:rStyle w:val="CommentReference"/>
        </w:rPr>
        <w:annotationRef/>
      </w:r>
      <w:r>
        <w:rPr>
          <w:sz w:val="20"/>
          <w:szCs w:val="20"/>
        </w:rPr>
        <w:t>Are you using only published data? This is how this description reads. If these analyses also use unpublished NutNet data, describing it as datasets (products) rather than a collaboration misses a core part of what NutNet is — and who the authors on this paper are.</w:t>
      </w:r>
    </w:p>
  </w:comment>
  <w:comment w:id="176" w:author="Eric Seabloom" w:date="2022-01-07T16:04:00Z" w:initials="ES">
    <w:p w14:paraId="271CCA2F" w14:textId="2C6F6CF2" w:rsidR="00F66C80" w:rsidRDefault="00F66C80">
      <w:pPr>
        <w:pStyle w:val="CommentText"/>
      </w:pPr>
      <w:r>
        <w:rPr>
          <w:rStyle w:val="CommentReference"/>
        </w:rPr>
        <w:annotationRef/>
      </w:r>
      <w:r>
        <w:t>This might have some early season plants that are dead but grew in the current year</w:t>
      </w:r>
    </w:p>
  </w:comment>
  <w:comment w:id="181" w:author="Lydia Ries O'Halloran" w:date="2022-01-20T09:11:00Z" w:initials="LRO">
    <w:p w14:paraId="201BA07E" w14:textId="5C36F6E2" w:rsidR="001D4658" w:rsidRDefault="001D4658">
      <w:pPr>
        <w:pStyle w:val="CommentText"/>
      </w:pPr>
      <w:r>
        <w:rPr>
          <w:rStyle w:val="CommentReference"/>
        </w:rPr>
        <w:annotationRef/>
      </w:r>
      <w:r>
        <w:t>AGB is for all species lumped together, right? Is it possible there is a species signal that is lost in the grouping of all species? Possible luxury uptake (</w:t>
      </w:r>
      <w:r>
        <w:rPr>
          <w:rStyle w:val="author"/>
          <w:i/>
          <w:iCs/>
        </w:rPr>
        <w:t>Chapin, F.S. III</w:t>
      </w:r>
      <w:r>
        <w:rPr>
          <w:rStyle w:val="HTMLCite"/>
        </w:rPr>
        <w:t xml:space="preserve"> (</w:t>
      </w:r>
      <w:r>
        <w:rPr>
          <w:rStyle w:val="pubyear"/>
          <w:i/>
          <w:iCs/>
        </w:rPr>
        <w:t>1980</w:t>
      </w:r>
      <w:r>
        <w:rPr>
          <w:rStyle w:val="HTMLCite"/>
        </w:rPr>
        <w:t xml:space="preserve">) </w:t>
      </w:r>
      <w:r>
        <w:rPr>
          <w:rStyle w:val="articletitle"/>
          <w:i/>
          <w:iCs/>
        </w:rPr>
        <w:t>The mineral nutrition of wild plants</w:t>
      </w:r>
      <w:r>
        <w:rPr>
          <w:rStyle w:val="HTMLCite"/>
        </w:rPr>
        <w:t xml:space="preserve">. </w:t>
      </w:r>
      <w:r>
        <w:rPr>
          <w:rStyle w:val="journaltitle"/>
          <w:i/>
          <w:iCs/>
        </w:rPr>
        <w:t>Annual Review of Ecology and Systematics</w:t>
      </w:r>
      <w:r>
        <w:rPr>
          <w:rStyle w:val="HTMLCite"/>
        </w:rPr>
        <w:t xml:space="preserve">, </w:t>
      </w:r>
      <w:r>
        <w:rPr>
          <w:rStyle w:val="vol"/>
          <w:i/>
          <w:iCs/>
        </w:rPr>
        <w:t>11</w:t>
      </w:r>
      <w:r>
        <w:rPr>
          <w:rStyle w:val="HTMLCite"/>
        </w:rPr>
        <w:t xml:space="preserve">, </w:t>
      </w:r>
      <w:r>
        <w:rPr>
          <w:rStyle w:val="pagefirst"/>
          <w:i/>
          <w:iCs/>
        </w:rPr>
        <w:t>233</w:t>
      </w:r>
      <w:r>
        <w:rPr>
          <w:rStyle w:val="HTMLCite"/>
        </w:rPr>
        <w:t>–</w:t>
      </w:r>
      <w:r>
        <w:rPr>
          <w:rStyle w:val="pagelast"/>
          <w:i/>
          <w:iCs/>
        </w:rPr>
        <w:t>260</w:t>
      </w:r>
      <w:r>
        <w:rPr>
          <w:rStyle w:val="HTMLCite"/>
        </w:rPr>
        <w:t>. )</w:t>
      </w:r>
      <w:r>
        <w:t xml:space="preserve"> for some species but not others.</w:t>
      </w:r>
    </w:p>
  </w:comment>
  <w:comment w:id="182" w:author="Andrew MacDougall" w:date="2022-01-06T09:03:00Z" w:initials="AM">
    <w:p w14:paraId="496E527F" w14:textId="3CB0AC2F" w:rsidR="00F66C80" w:rsidRDefault="00F66C80">
      <w:pPr>
        <w:pStyle w:val="CommentText"/>
      </w:pPr>
      <w:r>
        <w:rPr>
          <w:rStyle w:val="CommentReference"/>
        </w:rPr>
        <w:annotationRef/>
      </w:r>
      <w:r>
        <w:t xml:space="preserve">Ok – so no use of precip or aridity at all. Do you need to explain briefly why this isn’t not important? </w:t>
      </w:r>
    </w:p>
  </w:comment>
  <w:comment w:id="183" w:author="Elizabeth Borer" w:date="2022-01-25T11:15:00Z" w:initials="EB">
    <w:p w14:paraId="766EF985" w14:textId="77777777" w:rsidR="00BE7517" w:rsidRDefault="00BE7517" w:rsidP="00EE69DF">
      <w:r>
        <w:rPr>
          <w:rStyle w:val="CommentReference"/>
        </w:rPr>
        <w:annotationRef/>
      </w:r>
      <w:r>
        <w:rPr>
          <w:sz w:val="20"/>
          <w:szCs w:val="20"/>
        </w:rPr>
        <w:t>I am curious about this, as well. MAP and aridity have been so important in understanding plant nutrient content and herbivory — and you even introduced WUE as a key part of the story in the intro…??</w:t>
      </w:r>
    </w:p>
  </w:comment>
  <w:comment w:id="185" w:author="Elizabeth Borer" w:date="2022-01-25T11:18:00Z" w:initials="EB">
    <w:p w14:paraId="3C76FD6C" w14:textId="77777777" w:rsidR="0085409E" w:rsidRDefault="0085409E" w:rsidP="00E542EA">
      <w:r>
        <w:rPr>
          <w:rStyle w:val="CommentReference"/>
        </w:rPr>
        <w:annotationRef/>
      </w:r>
      <w:r>
        <w:rPr>
          <w:sz w:val="20"/>
          <w:szCs w:val="20"/>
        </w:rPr>
        <w:t>Just a heads up that figures like this have caused problems for us in the past. They visually highlight where we *don’t* have data rather than showing the key thing you want to highlight: the broad range of e.g. soil chemistry, MAP, MAT, etc that these sites represent. I’d suggest making a MAP x MAT plot of these (or other key covariates) for the main text — and moving the map to the supplement or listing sites, as Anita suggested, and/or making that table to pair with this map figure in the supplement.</w:t>
      </w:r>
    </w:p>
  </w:comment>
  <w:comment w:id="184" w:author="Anita C. Risch" w:date="2022-01-11T00:19:00Z" w:initials="ACR">
    <w:p w14:paraId="2B3EC896" w14:textId="3BE4E44A" w:rsidR="00F66C80" w:rsidRDefault="00F66C80">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86" w:author="Anita C. Risch" w:date="2022-01-11T00:20:00Z" w:initials="ACR">
    <w:p w14:paraId="4A92BFEF" w14:textId="77777777" w:rsidR="00F66C80" w:rsidRDefault="00F66C80">
      <w:pPr>
        <w:pStyle w:val="CommentText"/>
      </w:pPr>
      <w:r>
        <w:rPr>
          <w:rStyle w:val="CommentReference"/>
        </w:rPr>
        <w:annotationRef/>
      </w:r>
      <w:r>
        <w:t>This comes as a surprise to me. In the introduction you only talked about N addition, but not on N+other nutrient additions. How would your theory change if also another nutrient would be added? If you use all treatments I think this has to be introduced much better in the introduction and a rationale for using these other nutrients should be provided. Otherwise, why not just use the N plots?</w:t>
      </w:r>
    </w:p>
    <w:p w14:paraId="4E8116B8" w14:textId="77777777" w:rsidR="00F66C80" w:rsidRDefault="00F66C80">
      <w:pPr>
        <w:pStyle w:val="CommentText"/>
      </w:pPr>
    </w:p>
    <w:p w14:paraId="627D0E06" w14:textId="75E537E2" w:rsidR="00F66C80" w:rsidRDefault="00F66C80">
      <w:pPr>
        <w:pStyle w:val="CommentText"/>
      </w:pPr>
      <w:r>
        <w:t>Maybe better to talk about nutrient treamtment rather than soil treatment?</w:t>
      </w:r>
    </w:p>
  </w:comment>
  <w:comment w:id="187" w:author="Elizabeth Borer" w:date="2022-01-25T11:22:00Z" w:initials="EB">
    <w:p w14:paraId="2436AF0F" w14:textId="77777777" w:rsidR="00C51581" w:rsidRDefault="0085409E" w:rsidP="00145B33">
      <w:r>
        <w:rPr>
          <w:rStyle w:val="CommentReference"/>
        </w:rPr>
        <w:annotationRef/>
      </w:r>
      <w:r w:rsidR="00C51581">
        <w:rPr>
          <w:sz w:val="20"/>
          <w:szCs w:val="20"/>
        </w:rPr>
        <w:t xml:space="preserve">A way to introduce the effect of P on N in the intro — and to generate a testable hypothesis — is to start with the 2015 Bracken et al meta-analysis: Oikos. 124: 113–121 </w:t>
      </w:r>
    </w:p>
    <w:p w14:paraId="60E6895F" w14:textId="77777777" w:rsidR="00C51581" w:rsidRDefault="00C51581" w:rsidP="00145B33"/>
    <w:p w14:paraId="0730E0D3" w14:textId="77777777" w:rsidR="00C51581" w:rsidRDefault="00C51581" w:rsidP="00145B33">
      <w:r>
        <w:rPr>
          <w:sz w:val="20"/>
          <w:szCs w:val="20"/>
        </w:rPr>
        <w:t>Without really thinking about it, i’m not sure why micros would impact Narea</w:t>
      </w:r>
    </w:p>
  </w:comment>
  <w:comment w:id="188" w:author="Eric Seabloom" w:date="2022-01-07T16:06:00Z" w:initials="ES">
    <w:p w14:paraId="1972B2BC" w14:textId="792DB3EC" w:rsidR="00F66C80" w:rsidRDefault="00F66C80">
      <w:pPr>
        <w:pStyle w:val="CommentText"/>
      </w:pPr>
      <w:r>
        <w:rPr>
          <w:rStyle w:val="CommentReference"/>
        </w:rPr>
        <w:annotationRef/>
      </w:r>
      <w:r>
        <w:t>Show these models in Supp. Tables so they are clear?</w:t>
      </w:r>
    </w:p>
  </w:comment>
  <w:comment w:id="195" w:author="Anita C. Risch" w:date="2022-01-11T00:26:00Z" w:initials="ACR">
    <w:p w14:paraId="4E3C122E" w14:textId="6551AFF5" w:rsidR="00F66C80" w:rsidRDefault="00F66C80">
      <w:pPr>
        <w:pStyle w:val="CommentText"/>
      </w:pPr>
      <w:r>
        <w:rPr>
          <w:rStyle w:val="CommentReference"/>
        </w:rPr>
        <w:annotationRef/>
      </w:r>
      <w:r>
        <w:t>That would be control plot? Ambient soil N plots sounds odd.</w:t>
      </w:r>
    </w:p>
  </w:comment>
  <w:comment w:id="198" w:author="Anita C. Risch" w:date="2022-01-11T00:31:00Z" w:initials="ACR">
    <w:p w14:paraId="1AAC026E" w14:textId="0B0D0EA9" w:rsidR="00F66C80" w:rsidRDefault="00F66C80">
      <w:pPr>
        <w:pStyle w:val="CommentText"/>
      </w:pPr>
      <w:r>
        <w:rPr>
          <w:rStyle w:val="CommentReference"/>
        </w:rPr>
        <w:annotationRef/>
      </w:r>
      <w:r>
        <w:t>I really get confused with all the different abbreviations use. It is hard to memorize everything, which makes it hard to follow completely.</w:t>
      </w:r>
    </w:p>
  </w:comment>
  <w:comment w:id="199" w:author="Anita C. Risch" w:date="2022-01-11T00:29:00Z" w:initials="ACR">
    <w:p w14:paraId="7214E13C" w14:textId="7DB9414E" w:rsidR="00F66C80" w:rsidRDefault="00F66C80">
      <w:pPr>
        <w:pStyle w:val="CommentText"/>
      </w:pPr>
      <w:r>
        <w:rPr>
          <w:rStyle w:val="CommentReference"/>
        </w:rPr>
        <w:annotationRef/>
      </w:r>
      <w:r>
        <w:t xml:space="preserve">But Table 2 shows that plots receiving N and K as well as NPK did not show a response. This is confusing. </w:t>
      </w:r>
    </w:p>
  </w:comment>
  <w:comment w:id="200" w:author="Eric Seabloom" w:date="2022-01-07T16:10:00Z" w:initials="ES">
    <w:p w14:paraId="554E7325" w14:textId="44AC987C" w:rsidR="00F66C80" w:rsidRDefault="00F66C80">
      <w:pPr>
        <w:pStyle w:val="CommentText"/>
      </w:pPr>
      <w:r>
        <w:rPr>
          <w:rStyle w:val="CommentReference"/>
        </w:rPr>
        <w:annotationRef/>
      </w:r>
      <w:r>
        <w:t>Why do you need the post-hoc test with the simple factorial design?</w:t>
      </w:r>
    </w:p>
  </w:comment>
  <w:comment w:id="208" w:author="Anita C. Risch" w:date="2022-01-11T00:31:00Z" w:initials="ACR">
    <w:p w14:paraId="612FEBCA" w14:textId="3BE617E8" w:rsidR="00F66C80" w:rsidRDefault="00F66C80">
      <w:pPr>
        <w:pStyle w:val="CommentText"/>
      </w:pPr>
      <w:r>
        <w:rPr>
          <w:rStyle w:val="CommentReference"/>
        </w:rPr>
        <w:annotationRef/>
      </w:r>
      <w:r>
        <w:t>Maybe I overlooked this, but this is the first time that N fixers are mentioned? If so, this should be introduced earlier.</w:t>
      </w:r>
    </w:p>
  </w:comment>
  <w:comment w:id="210" w:author="Peter A Wilfahrt" w:date="2022-01-20T16:35:00Z" w:initials="PAW">
    <w:p w14:paraId="79D5D113" w14:textId="77777777" w:rsidR="0073675E" w:rsidRDefault="0073675E">
      <w:pPr>
        <w:pStyle w:val="CommentText"/>
      </w:pPr>
      <w:r>
        <w:rPr>
          <w:rStyle w:val="CommentReference"/>
        </w:rPr>
        <w:annotationRef/>
      </w:r>
      <w:r>
        <w:t>Shouldn’t estimates for the categorical effects be possible here. In fact, they’re technically slopes from 0 (ctrl) to 1 (effect).</w:t>
      </w:r>
    </w:p>
    <w:p w14:paraId="3AD566F9" w14:textId="77777777" w:rsidR="0073675E" w:rsidRDefault="0073675E">
      <w:pPr>
        <w:pStyle w:val="CommentText"/>
      </w:pPr>
    </w:p>
    <w:p w14:paraId="46A20E8D" w14:textId="48462227" w:rsidR="0073675E" w:rsidRDefault="0073675E">
      <w:pPr>
        <w:pStyle w:val="CommentText"/>
      </w:pPr>
      <w:r>
        <w:t xml:space="preserve">That said, it’s not surprising </w:t>
      </w:r>
      <w:r w:rsidR="00207F93">
        <w:t>that the continuous effects have more predictive power than the categorical effects as the latter have been compressed to 0, 1 while encompassing a broader continuous spectrum (i.e. nutrient supply)</w:t>
      </w:r>
    </w:p>
  </w:comment>
  <w:comment w:id="211" w:author="Elizabeth Borer" w:date="2022-01-25T11:30:00Z" w:initials="EB">
    <w:p w14:paraId="405630AF" w14:textId="77777777" w:rsidR="00C055D6" w:rsidRDefault="00C055D6" w:rsidP="004C7433">
      <w:r>
        <w:rPr>
          <w:rStyle w:val="CommentReference"/>
        </w:rPr>
        <w:annotationRef/>
      </w:r>
      <w:r>
        <w:rPr>
          <w:sz w:val="20"/>
          <w:szCs w:val="20"/>
        </w:rPr>
        <w:t>Given Marea effect, i’d really like to see the precip or aridity impact.</w:t>
      </w:r>
    </w:p>
  </w:comment>
  <w:comment w:id="212" w:author="Anita C. Risch" w:date="2022-01-11T00:32:00Z" w:initials="ACR">
    <w:p w14:paraId="71F71EDD" w14:textId="459683B7" w:rsidR="00F66C80" w:rsidRDefault="00F66C80">
      <w:pPr>
        <w:pStyle w:val="CommentText"/>
      </w:pPr>
      <w:r>
        <w:rPr>
          <w:rStyle w:val="CommentReference"/>
        </w:rPr>
        <w:annotationRef/>
      </w:r>
      <w:r>
        <w:t xml:space="preserve">Again, confusing term. See above. Also, why use all treatments. N only would be much more straight forward. See earlier comment. </w:t>
      </w:r>
    </w:p>
  </w:comment>
  <w:comment w:id="213" w:author="Peter A Wilfahrt" w:date="2022-01-20T16:50:00Z" w:initials="PAW">
    <w:p w14:paraId="1E70F7E3" w14:textId="59C084AC" w:rsidR="009374C6" w:rsidRDefault="0093010F">
      <w:pPr>
        <w:pStyle w:val="CommentText"/>
      </w:pPr>
      <w:r>
        <w:rPr>
          <w:rStyle w:val="CommentReference"/>
        </w:rPr>
        <w:annotationRef/>
      </w:r>
      <w:r>
        <w:t xml:space="preserve">I agree. Without motivation in the introduction on why other nutrients would modify this relationsip, why not just show the N effect overall? </w:t>
      </w:r>
      <w:r w:rsidR="009374C6">
        <w:t>Even with motivation, I’d be more inclined to show the positive N effect and move a figure like this to the supplement.</w:t>
      </w:r>
    </w:p>
    <w:p w14:paraId="5E221526" w14:textId="77777777" w:rsidR="009374C6" w:rsidRDefault="009374C6">
      <w:pPr>
        <w:pStyle w:val="CommentText"/>
      </w:pPr>
    </w:p>
    <w:p w14:paraId="45847BED" w14:textId="789097F2" w:rsidR="0093010F" w:rsidRDefault="0093010F">
      <w:pPr>
        <w:pStyle w:val="CommentText"/>
      </w:pPr>
      <w:r>
        <w:t>Also this seems different from table 2, which shows that the +N effect is NOT modified by K addition which appears to not be true here.</w:t>
      </w:r>
    </w:p>
    <w:p w14:paraId="170C9467" w14:textId="58CA0C9D" w:rsidR="0093010F" w:rsidRDefault="0093010F">
      <w:pPr>
        <w:pStyle w:val="CommentText"/>
      </w:pPr>
    </w:p>
  </w:comment>
  <w:comment w:id="214" w:author="Anita C. Risch" w:date="2022-01-11T00:33:00Z" w:initials="ACR">
    <w:p w14:paraId="13858F1E" w14:textId="14C70C29" w:rsidR="00F66C80" w:rsidRDefault="00F66C80">
      <w:pPr>
        <w:pStyle w:val="CommentText"/>
      </w:pPr>
      <w:r>
        <w:rPr>
          <w:rStyle w:val="CommentReference"/>
        </w:rPr>
        <w:annotationRef/>
      </w:r>
      <w:r>
        <w:t>Here also micro-nutrients were added.</w:t>
      </w:r>
    </w:p>
  </w:comment>
  <w:comment w:id="215" w:author="Elizabeth Borer" w:date="2022-01-25T11:29:00Z" w:initials="EB">
    <w:p w14:paraId="548028A8" w14:textId="77777777" w:rsidR="00C055D6" w:rsidRDefault="00C055D6" w:rsidP="00536517">
      <w:r>
        <w:rPr>
          <w:rStyle w:val="CommentReference"/>
        </w:rPr>
        <w:annotationRef/>
      </w:r>
      <w:r>
        <w:rPr>
          <w:sz w:val="20"/>
          <w:szCs w:val="20"/>
        </w:rPr>
        <w:t>ok,I was doing pretty well to here, but i’ve forgotten what all these letters mean. can you spell out in these boxes, please? Also Soil P and Soil N etc are misleading b/c they’re not the measure of these, but rather the additional SUPPLY of these above ambient. On first glance, it looks like a measure of soil chemistry.</w:t>
      </w:r>
    </w:p>
  </w:comment>
  <w:comment w:id="216" w:author="Lydia Ries O'Halloran" w:date="2022-01-19T10:58:00Z" w:initials="LRO">
    <w:p w14:paraId="17D32E0C" w14:textId="53A497B6" w:rsidR="00081344" w:rsidRDefault="00081344">
      <w:pPr>
        <w:pStyle w:val="CommentText"/>
      </w:pPr>
      <w:r>
        <w:rPr>
          <w:rStyle w:val="CommentReference"/>
        </w:rPr>
        <w:annotationRef/>
      </w:r>
      <w:r>
        <w:t xml:space="preserve">Might be helpful to connect fixed effects with their abbreviations </w:t>
      </w:r>
      <w:r w:rsidR="002E326B">
        <w:t xml:space="preserve">used in Figure 3 in this caption. Reader should have all the info needed from figure and figure caption. </w:t>
      </w:r>
      <w:r w:rsidR="003F25DB">
        <w:t>Or include parenthetically. For example, “Treemap of relative importance for linear mixed effects model with dependent variable (Narea) and fixed effects (C3/C4, N fixation, Soil P, Soil K, etc.)”</w:t>
      </w:r>
    </w:p>
  </w:comment>
  <w:comment w:id="217" w:author="Anita C. Risch" w:date="2022-01-11T00:34:00Z" w:initials="ACR">
    <w:p w14:paraId="2B623282" w14:textId="759745F7" w:rsidR="00F66C80" w:rsidRDefault="00F66C80">
      <w:pPr>
        <w:pStyle w:val="CommentText"/>
      </w:pPr>
      <w:r>
        <w:rPr>
          <w:rStyle w:val="CommentReference"/>
        </w:rPr>
        <w:annotationRef/>
      </w:r>
      <w:r>
        <w:t xml:space="preserve">What are soil interactions in figure? </w:t>
      </w:r>
    </w:p>
  </w:comment>
  <w:comment w:id="218" w:author="Anita C. Risch" w:date="2022-01-11T00:34:00Z" w:initials="ACR">
    <w:p w14:paraId="217E956C" w14:textId="66F824C7" w:rsidR="00F66C80" w:rsidRDefault="00F66C80">
      <w:pPr>
        <w:pStyle w:val="CommentText"/>
      </w:pPr>
      <w:r>
        <w:rPr>
          <w:rStyle w:val="CommentReference"/>
        </w:rPr>
        <w:annotationRef/>
      </w:r>
      <w:r>
        <w:t>Is this following the expectations raised in the intro?</w:t>
      </w:r>
    </w:p>
  </w:comment>
  <w:comment w:id="221" w:author="Peter A Wilfahrt" w:date="2022-01-20T16:56:00Z" w:initials="PAW">
    <w:p w14:paraId="49BA2E48" w14:textId="09E84DBE" w:rsidR="009374C6" w:rsidRDefault="009374C6">
      <w:pPr>
        <w:pStyle w:val="CommentText"/>
      </w:pPr>
      <w:r>
        <w:rPr>
          <w:rStyle w:val="CommentReference"/>
        </w:rPr>
        <w:annotationRef/>
      </w:r>
      <w:r>
        <w:t>Directionality (positive/negative) would improve understanding here.</w:t>
      </w:r>
    </w:p>
  </w:comment>
  <w:comment w:id="222" w:author="Anita C. Risch" w:date="2022-01-11T00:36:00Z" w:initials="ACR">
    <w:p w14:paraId="2B2F2148" w14:textId="07863E4F" w:rsidR="00F66C80" w:rsidRDefault="00F66C80">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223" w:author="Lydia Ries O'Halloran" w:date="2022-01-20T09:05:00Z" w:initials="LRO">
    <w:p w14:paraId="1F10C515" w14:textId="3A71A36D" w:rsidR="00203A9E" w:rsidRDefault="00203A9E">
      <w:pPr>
        <w:pStyle w:val="CommentText"/>
      </w:pPr>
      <w:r>
        <w:rPr>
          <w:rStyle w:val="CommentReference"/>
        </w:rPr>
        <w:annotationRef/>
      </w:r>
      <w:r>
        <w:t>This is the reverse in the key on the figure</w:t>
      </w:r>
    </w:p>
  </w:comment>
  <w:comment w:id="224" w:author="Lydia Ries O'Halloran" w:date="2022-01-20T09:29:00Z" w:initials="LRO">
    <w:p w14:paraId="0B02765C" w14:textId="7B45D588" w:rsidR="005F31E3" w:rsidRDefault="005F31E3">
      <w:pPr>
        <w:pStyle w:val="CommentText"/>
      </w:pPr>
      <w:r>
        <w:rPr>
          <w:rStyle w:val="CommentReference"/>
        </w:rPr>
        <w:annotationRef/>
      </w:r>
      <w:r>
        <w:t xml:space="preserve">Follow same caption writing style as in Figure 3 for consistency in deciphering variable meanings. </w:t>
      </w:r>
    </w:p>
  </w:comment>
  <w:comment w:id="228" w:author="Eric Seabloom" w:date="2022-01-07T16:14:00Z" w:initials="ES">
    <w:p w14:paraId="64E32572" w14:textId="71204D86" w:rsidR="00F66C80" w:rsidRDefault="00F66C80">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253" w:author="Andrew MacDougall" w:date="2022-01-06T09:09:00Z" w:initials="AM">
    <w:p w14:paraId="15C7D920" w14:textId="2BE30519" w:rsidR="00F66C80" w:rsidRDefault="00F66C80">
      <w:pPr>
        <w:pStyle w:val="CommentText"/>
      </w:pPr>
      <w:r>
        <w:rPr>
          <w:rStyle w:val="CommentReference"/>
        </w:rPr>
        <w:annotationRef/>
      </w:r>
      <w:r>
        <w:t>Re-write this sentence for clarity – I was a bit confused on its meaning</w:t>
      </w:r>
    </w:p>
  </w:comment>
  <w:comment w:id="260" w:author="Andrew MacDougall" w:date="2022-01-06T09:10:00Z" w:initials="AM">
    <w:p w14:paraId="172ABDAD" w14:textId="17B6DAAC" w:rsidR="00F66C80" w:rsidRDefault="00F66C80">
      <w:pPr>
        <w:pStyle w:val="CommentText"/>
      </w:pPr>
      <w:r>
        <w:rPr>
          <w:rStyle w:val="CommentReference"/>
        </w:rPr>
        <w:annotationRef/>
      </w:r>
      <w:r>
        <w:t>Not sure if this is the best wording…?it’s still statistically insignificant (depending how you feel about alpha = 0.05 etc)…</w:t>
      </w:r>
    </w:p>
  </w:comment>
  <w:comment w:id="263" w:author="Anita C. Risch" w:date="2022-01-11T00:40:00Z" w:initials="ACR">
    <w:p w14:paraId="1E7FD09D" w14:textId="07BDD06C" w:rsidR="00F66C80" w:rsidRDefault="00F66C80">
      <w:pPr>
        <w:pStyle w:val="CommentText"/>
      </w:pPr>
      <w:r>
        <w:rPr>
          <w:rStyle w:val="CommentReference"/>
        </w:rPr>
        <w:annotationRef/>
      </w:r>
      <w:r>
        <w:t>What happened to all the other soil treatments? Why is only soil P and soil K here? This is confusing.</w:t>
      </w:r>
    </w:p>
  </w:comment>
  <w:comment w:id="264" w:author="Anita C. Risch" w:date="2022-01-11T00:41:00Z" w:initials="ACR">
    <w:p w14:paraId="10B87FFE" w14:textId="2ED2C386" w:rsidR="00F66C80" w:rsidRDefault="00F66C80">
      <w:pPr>
        <w:pStyle w:val="CommentText"/>
      </w:pPr>
      <w:r>
        <w:rPr>
          <w:rStyle w:val="CommentReference"/>
        </w:rPr>
        <w:annotationRef/>
      </w:r>
      <w:r>
        <w:t xml:space="preserve">How are the points grouped by soil P and K? </w:t>
      </w:r>
    </w:p>
  </w:comment>
  <w:comment w:id="265" w:author="Elizabeth Borer" w:date="2022-01-25T11:39:00Z" w:initials="EB">
    <w:p w14:paraId="46D2AF33" w14:textId="77777777" w:rsidR="00CE2F1D" w:rsidRDefault="00CE2F1D" w:rsidP="00942C43">
      <w:r>
        <w:rPr>
          <w:rStyle w:val="CommentReference"/>
        </w:rPr>
        <w:annotationRef/>
      </w:r>
      <w:r>
        <w:rPr>
          <w:sz w:val="20"/>
          <w:szCs w:val="20"/>
        </w:rPr>
        <w:t>… and what happened to the N addition treatment?</w:t>
      </w:r>
    </w:p>
  </w:comment>
  <w:comment w:id="266" w:author="Anita C. Risch" w:date="2022-01-11T00:42:00Z" w:initials="ACR">
    <w:p w14:paraId="42DB037C" w14:textId="1B98241A" w:rsidR="00F66C80" w:rsidRDefault="00F66C80">
      <w:pPr>
        <w:pStyle w:val="CommentText"/>
      </w:pPr>
      <w:r>
        <w:rPr>
          <w:rStyle w:val="CommentReference"/>
        </w:rPr>
        <w:annotationRef/>
      </w:r>
      <w:r>
        <w:t>General comment: there are so many different results…it is really hard to follow and keep up. Maybe all the different abbreviation add somewhat to the confusion, but maybe it would be better to reduce some so that the reader finds the main message immediately?</w:t>
      </w:r>
    </w:p>
  </w:comment>
  <w:comment w:id="267" w:author="Elizabeth Borer" w:date="2022-01-25T11:40:00Z" w:initials="EB">
    <w:p w14:paraId="5C8A4FA0" w14:textId="77777777" w:rsidR="00CE2F1D" w:rsidRDefault="00CE2F1D" w:rsidP="004C7748">
      <w:r>
        <w:rPr>
          <w:rStyle w:val="CommentReference"/>
        </w:rPr>
        <w:annotationRef/>
      </w:r>
      <w:r>
        <w:rPr>
          <w:sz w:val="20"/>
          <w:szCs w:val="20"/>
        </w:rPr>
        <w:t>I think that clearly framing results in terms of hypothesis tests (remind the reader) would also help.</w:t>
      </w:r>
    </w:p>
  </w:comment>
  <w:comment w:id="273" w:author="Andrew MacDougall" w:date="2022-01-06T09:17:00Z" w:initials="AM">
    <w:p w14:paraId="1A59B1B1" w14:textId="411D8803" w:rsidR="00F66C80" w:rsidRDefault="00F66C80">
      <w:pPr>
        <w:pStyle w:val="CommentText"/>
      </w:pPr>
      <w:r>
        <w:rPr>
          <w:rStyle w:val="CommentReference"/>
        </w:rPr>
        <w:annotationRef/>
      </w:r>
      <w:r>
        <w:t>clarify</w:t>
      </w:r>
    </w:p>
  </w:comment>
  <w:comment w:id="275" w:author="Elizabeth Borer" w:date="2022-01-25T11:44:00Z" w:initials="EB">
    <w:p w14:paraId="3BC42B98" w14:textId="77777777" w:rsidR="00CE2F1D" w:rsidRDefault="00CE2F1D" w:rsidP="005B216E">
      <w:r>
        <w:rPr>
          <w:rStyle w:val="CommentReference"/>
        </w:rPr>
        <w:annotationRef/>
      </w:r>
      <w:r>
        <w:rPr>
          <w:sz w:val="20"/>
          <w:szCs w:val="20"/>
        </w:rPr>
        <w:t>does this refer to H1?</w:t>
      </w:r>
    </w:p>
  </w:comment>
  <w:comment w:id="276" w:author="Eric Seabloom" w:date="2022-01-07T16:25:00Z" w:initials="ES">
    <w:p w14:paraId="3E30F0CE" w14:textId="6FC92D53" w:rsidR="00F66C80" w:rsidRDefault="00F66C80">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F66C80" w:rsidRDefault="00F66C80">
      <w:pPr>
        <w:pStyle w:val="CommentText"/>
      </w:pPr>
    </w:p>
    <w:p w14:paraId="640399F7" w14:textId="0A61CF15" w:rsidR="00F66C80" w:rsidRDefault="00F66C80">
      <w:pPr>
        <w:pStyle w:val="CommentText"/>
      </w:pPr>
      <w:r>
        <w:t xml:space="preserve">Maybe this seems a bit subtle, but I think there is a key difference in the inference we can make from the treatments vs. covariates (see Harpole et al. 2017). </w:t>
      </w:r>
    </w:p>
  </w:comment>
  <w:comment w:id="283" w:author="Eric Seabloom" w:date="2022-01-07T16:32:00Z" w:initials="ES">
    <w:p w14:paraId="37E38914" w14:textId="3785FBBE" w:rsidR="00F66C80" w:rsidRDefault="00F66C80">
      <w:pPr>
        <w:pStyle w:val="CommentText"/>
      </w:pPr>
      <w:r>
        <w:rPr>
          <w:rStyle w:val="CommentReference"/>
        </w:rPr>
        <w:annotationRef/>
      </w:r>
      <w:r>
        <w:t xml:space="preserve">See comment above about comparing the relative strengths of these effects. </w:t>
      </w:r>
    </w:p>
  </w:comment>
  <w:comment w:id="284" w:author="Peter A Wilfahrt" w:date="2022-01-21T09:50:00Z" w:initials="PAW">
    <w:p w14:paraId="3D648E0A" w14:textId="1D5AB052" w:rsidR="006F5E24" w:rsidRDefault="006F5E24">
      <w:pPr>
        <w:pStyle w:val="CommentText"/>
      </w:pPr>
      <w:r>
        <w:rPr>
          <w:rStyle w:val="CommentReference"/>
        </w:rPr>
        <w:annotationRef/>
      </w:r>
      <w:r>
        <w:t xml:space="preserve">As mentioned above, I also think there’s </w:t>
      </w:r>
      <w:r w:rsidR="001179F7">
        <w:t>an issue with comparing their relative strengths by assessing R2 esentially, as N addition is 0, 1 and therefore has less variation itself to explain residual variation of Narea</w:t>
      </w:r>
    </w:p>
  </w:comment>
  <w:comment w:id="285" w:author="Elizabeth Borer" w:date="2022-01-25T11:48:00Z" w:initials="EB">
    <w:p w14:paraId="7DCCEB69" w14:textId="77777777" w:rsidR="005B0D1F" w:rsidRDefault="005B0D1F" w:rsidP="00B14B9B">
      <w:r>
        <w:rPr>
          <w:rStyle w:val="CommentReference"/>
        </w:rPr>
        <w:annotationRef/>
      </w:r>
      <w:r>
        <w:rPr>
          <w:sz w:val="20"/>
          <w:szCs w:val="20"/>
        </w:rPr>
        <w:t>this paragraph makes it sound like there’s nothing new, here — we analyzed the same data and found the same result.</w:t>
      </w:r>
    </w:p>
  </w:comment>
  <w:comment w:id="289" w:author="Eric Seabloom" w:date="2022-01-07T16:33:00Z" w:initials="ES">
    <w:p w14:paraId="27A42DA4" w14:textId="39701BF2" w:rsidR="00F66C80" w:rsidRDefault="00F66C80">
      <w:pPr>
        <w:pStyle w:val="CommentText"/>
      </w:pPr>
      <w:r>
        <w:rPr>
          <w:rStyle w:val="CommentReference"/>
        </w:rPr>
        <w:annotationRef/>
      </w:r>
      <w:r>
        <w:t>Here is a paper in NutNet looking at effects of nutrients on total Nutrient pools:</w:t>
      </w:r>
    </w:p>
    <w:p w14:paraId="760757F5" w14:textId="77777777" w:rsidR="00F66C80" w:rsidRDefault="00F66C80"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F66C80" w:rsidRDefault="00F66C80">
      <w:pPr>
        <w:pStyle w:val="CommentText"/>
      </w:pPr>
    </w:p>
  </w:comment>
  <w:comment w:id="290" w:author="Elizabeth Borer" w:date="2022-01-25T11:49:00Z" w:initials="EB">
    <w:p w14:paraId="1864E847" w14:textId="77777777" w:rsidR="00166620" w:rsidRDefault="00166620" w:rsidP="00E709EC">
      <w:r>
        <w:rPr>
          <w:rStyle w:val="CommentReference"/>
        </w:rPr>
        <w:annotationRef/>
      </w:r>
      <w:r>
        <w:rPr>
          <w:sz w:val="20"/>
          <w:szCs w:val="20"/>
        </w:rPr>
        <w:t>Tho i’d really like to know how adding in precip/aridity changes the answers.</w:t>
      </w:r>
    </w:p>
  </w:comment>
  <w:comment w:id="303" w:author="Elizabeth Borer" w:date="2022-01-25T11:51:00Z" w:initials="EB">
    <w:p w14:paraId="05C5E9C9" w14:textId="77777777" w:rsidR="00166620" w:rsidRDefault="00166620" w:rsidP="00425F4D">
      <w:r>
        <w:rPr>
          <w:rStyle w:val="CommentReference"/>
        </w:rPr>
        <w:annotationRef/>
      </w:r>
      <w:r>
        <w:rPr>
          <w:sz w:val="20"/>
          <w:szCs w:val="20"/>
        </w:rPr>
        <w:t>Yes, I agree with Eric. These are all observed or responses to treatments. The nutrient treatments are imposed — and identical across all sites.</w:t>
      </w:r>
    </w:p>
  </w:comment>
  <w:comment w:id="300" w:author="Eric Seabloom" w:date="2022-01-07T16:34:00Z" w:initials="ES">
    <w:p w14:paraId="13558CED" w14:textId="14A6843C" w:rsidR="00F66C80" w:rsidRDefault="00F66C80">
      <w:pPr>
        <w:pStyle w:val="CommentText"/>
      </w:pPr>
      <w:r>
        <w:rPr>
          <w:rStyle w:val="CommentReference"/>
        </w:rPr>
        <w:annotationRef/>
      </w:r>
      <w:r>
        <w:t xml:space="preserve">This would make more sense to me if you were looking at actually soil N or C:N. We *know* that any detectable nutrient treatment effects are causal. I think it makes more sense ask if treatment effects vary across environmental gradients or two ask if environmental relationships change when nutrients are in excess. </w:t>
      </w:r>
    </w:p>
  </w:comment>
  <w:comment w:id="304" w:author="Elizabeth Borer" w:date="2022-01-25T11:52:00Z" w:initials="EB">
    <w:p w14:paraId="4EB13E07" w14:textId="77777777" w:rsidR="00166620" w:rsidRDefault="00166620" w:rsidP="00853A0E">
      <w:r>
        <w:rPr>
          <w:rStyle w:val="CommentReference"/>
        </w:rPr>
        <w:annotationRef/>
      </w:r>
      <w:r>
        <w:rPr>
          <w:sz w:val="20"/>
          <w:szCs w:val="20"/>
        </w:rPr>
        <w:t>but Marea and Narea likely both respond to precip (and possibly herbivory rates) — have you looked?</w:t>
      </w:r>
    </w:p>
  </w:comment>
  <w:comment w:id="307" w:author="Elizabeth Borer" w:date="2022-01-25T11:54:00Z" w:initials="EB">
    <w:p w14:paraId="319D7CE4" w14:textId="77777777" w:rsidR="00166620" w:rsidRDefault="00166620" w:rsidP="000F059D">
      <w:r>
        <w:rPr>
          <w:rStyle w:val="CommentReference"/>
        </w:rPr>
        <w:annotationRef/>
      </w:r>
      <w:r>
        <w:rPr>
          <w:sz w:val="20"/>
          <w:szCs w:val="20"/>
        </w:rPr>
        <w:t>not climate</w:t>
      </w:r>
    </w:p>
  </w:comment>
  <w:comment w:id="314" w:author="Elizabeth Borer" w:date="2022-01-25T12:02:00Z" w:initials="EB">
    <w:p w14:paraId="6A3EBBA7" w14:textId="77777777" w:rsidR="007E6C07" w:rsidRDefault="007E6C07" w:rsidP="001C1968">
      <w:r>
        <w:rPr>
          <w:rStyle w:val="CommentReference"/>
        </w:rPr>
        <w:annotationRef/>
      </w:r>
      <w:r>
        <w:rPr>
          <w:sz w:val="20"/>
          <w:szCs w:val="20"/>
        </w:rPr>
        <w:t>Two key papers, here are the Anderson et al Ecology paper and the Borer et al Nat Comm paper. I put the citations in an earlier comment. We’ve shown that particularly at low MAP sites, tissue nutrients are most strongly enriched (less investment in growth) than at high precip sites (where mass increases a lot, but massN doesn’t). Herbivores take off much of the additional vegetation from fert at the low precip sites, too (YUM!), but don’t keep up with the additional mass produced at high precip.</w:t>
      </w:r>
    </w:p>
    <w:p w14:paraId="03B1F0B4" w14:textId="77777777" w:rsidR="007E6C07" w:rsidRDefault="007E6C07" w:rsidP="001C1968"/>
    <w:p w14:paraId="5C6BE69B" w14:textId="77777777" w:rsidR="007E6C07" w:rsidRDefault="007E6C07" w:rsidP="001C1968">
      <w:r>
        <w:rPr>
          <w:sz w:val="20"/>
          <w:szCs w:val="20"/>
        </w:rPr>
        <w:t>I talk about this in the discussion of my Nat Comm paper.</w:t>
      </w:r>
    </w:p>
  </w:comment>
  <w:comment w:id="316" w:author="Andrew MacDougall" w:date="2022-01-06T09:22:00Z" w:initials="AM">
    <w:p w14:paraId="09493D11" w14:textId="327AB182" w:rsidR="00F66C80" w:rsidRDefault="00F66C80">
      <w:pPr>
        <w:pStyle w:val="CommentText"/>
      </w:pPr>
      <w:r>
        <w:rPr>
          <w:rStyle w:val="CommentReference"/>
        </w:rPr>
        <w:annotationRef/>
      </w:r>
      <w:r w:rsidR="002B2858">
        <w:t>W</w:t>
      </w:r>
      <w:r>
        <w:t xml:space="preserve">e do have year 0 vs year 3 soil nutrient data for many sites – could that be of use? </w:t>
      </w:r>
    </w:p>
  </w:comment>
  <w:comment w:id="315" w:author="Eric Seabloom" w:date="2022-01-07T16:39:00Z" w:initials="ES">
    <w:p w14:paraId="5B887BE3" w14:textId="4A4B79B7" w:rsidR="00F66C80" w:rsidRDefault="00F66C80"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F66C80" w:rsidRDefault="00F66C80"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F66C80" w:rsidRDefault="00F66C80">
      <w:pPr>
        <w:pStyle w:val="CommentText"/>
      </w:pPr>
    </w:p>
  </w:comment>
  <w:comment w:id="317" w:author="Anita C. Risch" w:date="2022-01-11T00:51:00Z" w:initials="ACR">
    <w:p w14:paraId="49E6146E" w14:textId="21A4497B" w:rsidR="00F66C80" w:rsidRDefault="00F66C80">
      <w:pPr>
        <w:pStyle w:val="CommentText"/>
      </w:pPr>
      <w:r>
        <w:rPr>
          <w:rStyle w:val="CommentReference"/>
        </w:rPr>
        <w:annotationRef/>
      </w:r>
      <w:r>
        <w:t>There should be at least some data to check this…</w:t>
      </w:r>
    </w:p>
  </w:comment>
  <w:comment w:id="318" w:author="Anita C. Risch" w:date="2022-01-11T00:53:00Z" w:initials="ACR">
    <w:p w14:paraId="1E298F80" w14:textId="254432B3" w:rsidR="00F66C80" w:rsidRDefault="00F66C80">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321" w:author="Andrew MacDougall" w:date="2022-01-06T09:24:00Z" w:initials="AM">
    <w:p w14:paraId="6403A9E7" w14:textId="0A01D067" w:rsidR="00F66C80" w:rsidRDefault="00F66C80">
      <w:pPr>
        <w:pStyle w:val="CommentText"/>
      </w:pPr>
      <w:r>
        <w:rPr>
          <w:rStyle w:val="CommentReference"/>
        </w:rPr>
        <w:annotationRef/>
      </w:r>
      <w:r>
        <w:t>Again, we have these data, based on year 0 soil nutrients?</w:t>
      </w:r>
    </w:p>
  </w:comment>
  <w:comment w:id="322" w:author="Eric Seabloom" w:date="2022-01-07T16:42:00Z" w:initials="ES">
    <w:p w14:paraId="7CE13274" w14:textId="7AB50799" w:rsidR="00F66C80" w:rsidRDefault="00F66C80">
      <w:pPr>
        <w:pStyle w:val="CommentText"/>
      </w:pPr>
      <w:r>
        <w:rPr>
          <w:rStyle w:val="CommentReference"/>
        </w:rPr>
        <w:annotationRef/>
      </w:r>
      <w:r>
        <w:t xml:space="preserve">Yes, it seems like these could be important especially given Anderson et al. (2018) results. </w:t>
      </w:r>
    </w:p>
  </w:comment>
  <w:comment w:id="323" w:author="Anita C. Risch" w:date="2022-01-11T00:52:00Z" w:initials="ACR">
    <w:p w14:paraId="4D4B1662" w14:textId="7020C791" w:rsidR="00F66C80" w:rsidRDefault="00F66C80">
      <w:pPr>
        <w:pStyle w:val="CommentText"/>
      </w:pPr>
      <w:r>
        <w:rPr>
          <w:rStyle w:val="CommentReference"/>
        </w:rPr>
        <w:annotationRef/>
      </w:r>
      <w:r>
        <w:t xml:space="preserve">With the data that is available this should be tested. </w:t>
      </w:r>
    </w:p>
  </w:comment>
  <w:comment w:id="324" w:author="Anita C. Risch" w:date="2022-01-11T00:58:00Z" w:initials="ACR">
    <w:p w14:paraId="317028F4" w14:textId="77777777" w:rsidR="00F66C80" w:rsidRDefault="00F66C80">
      <w:pPr>
        <w:pStyle w:val="CommentText"/>
      </w:pPr>
      <w:r>
        <w:rPr>
          <w:rStyle w:val="CommentReference"/>
        </w:rPr>
        <w:annotationRef/>
      </w:r>
      <w:r>
        <w:t>You could use data from the Chelsea data set which has a 1 km resolution</w:t>
      </w:r>
    </w:p>
    <w:p w14:paraId="59E98B72" w14:textId="77777777" w:rsidR="00F66C80" w:rsidRDefault="00F66C80">
      <w:pPr>
        <w:pStyle w:val="CommentText"/>
      </w:pPr>
    </w:p>
    <w:p w14:paraId="190543C8" w14:textId="48BE26F0" w:rsidR="00F66C80" w:rsidRDefault="007A6998">
      <w:pPr>
        <w:pStyle w:val="CommentText"/>
      </w:pPr>
      <w:hyperlink r:id="rId1" w:history="1">
        <w:r w:rsidR="002B2858" w:rsidRPr="00327D1B">
          <w:rPr>
            <w:rStyle w:val="Hyperlink"/>
          </w:rPr>
          <w:t>https://chelsa</w:t>
        </w:r>
      </w:hyperlink>
      <w:r w:rsidR="00F66C80" w:rsidRPr="00E6299A">
        <w:t>-climate.org/</w:t>
      </w:r>
    </w:p>
  </w:comment>
  <w:comment w:id="329" w:author="Anita C. Risch" w:date="2022-01-11T00:54:00Z" w:initials="ACR">
    <w:p w14:paraId="3E6A8F86" w14:textId="18FBE057" w:rsidR="00F66C80" w:rsidRDefault="00F66C80">
      <w:pPr>
        <w:pStyle w:val="CommentText"/>
      </w:pPr>
      <w:r>
        <w:rPr>
          <w:rStyle w:val="CommentReference"/>
        </w:rPr>
        <w:annotationRef/>
      </w:r>
      <w:r>
        <w:t>Acruate?</w:t>
      </w:r>
    </w:p>
  </w:comment>
  <w:comment w:id="330" w:author="Anita C. Risch" w:date="2022-01-11T00:59:00Z" w:initials="ACR">
    <w:p w14:paraId="654AF259" w14:textId="12CDE7DF" w:rsidR="00F66C80" w:rsidRDefault="00F66C80">
      <w:pPr>
        <w:pStyle w:val="CommentText"/>
      </w:pPr>
      <w:r>
        <w:rPr>
          <w:rStyle w:val="CommentReference"/>
        </w:rPr>
        <w:annotationRef/>
      </w:r>
      <w:r>
        <w:t>There is some data by Anderson et al. and also Sitters et al collected a data set of leave N. I don</w:t>
      </w:r>
      <w:r w:rsidR="002B2858">
        <w:t>’</w:t>
      </w:r>
      <w:r>
        <w:t>t know for how many and which sites and how much it overlaps with the data used here, but it might be worth to look into this.</w:t>
      </w:r>
    </w:p>
  </w:comment>
  <w:comment w:id="331" w:author="Peter A Wilfahrt" w:date="2022-01-21T10:15:00Z" w:initials="PAW">
    <w:p w14:paraId="6458E0ED" w14:textId="2E670A39" w:rsidR="002B2858" w:rsidRDefault="002B2858">
      <w:pPr>
        <w:pStyle w:val="CommentText"/>
      </w:pPr>
      <w:r>
        <w:rPr>
          <w:rStyle w:val="CommentReference"/>
        </w:rPr>
        <w:annotationRef/>
      </w:r>
      <w:r>
        <w:t>I believe the Anderson data is whole plant N (so stems and leaves mixed)</w:t>
      </w:r>
    </w:p>
  </w:comment>
  <w:comment w:id="332" w:author="Eric Seabloom" w:date="2022-01-07T16:43:00Z" w:initials="ES">
    <w:p w14:paraId="586586F9" w14:textId="491DBFFA" w:rsidR="00F66C80" w:rsidRDefault="00F66C80">
      <w:pPr>
        <w:pStyle w:val="CommentText"/>
      </w:pPr>
      <w:r>
        <w:rPr>
          <w:rStyle w:val="CommentReference"/>
        </w:rPr>
        <w:annotationRef/>
      </w:r>
      <w:r>
        <w:t xml:space="preserve">I think it is important clarify differences between soil N as a pool and the N treatments. </w:t>
      </w:r>
    </w:p>
  </w:comment>
  <w:comment w:id="333" w:author="Anita C. Risch" w:date="2022-01-11T01:00:00Z" w:initials="ACR">
    <w:p w14:paraId="499B2339" w14:textId="4F57AFA3" w:rsidR="00F66C80" w:rsidRDefault="00F66C80">
      <w:pPr>
        <w:pStyle w:val="CommentText"/>
      </w:pPr>
      <w:r>
        <w:rPr>
          <w:rStyle w:val="CommentReference"/>
        </w:rPr>
        <w:annotationRef/>
      </w:r>
      <w:r>
        <w:t>High leaf N?</w:t>
      </w:r>
    </w:p>
  </w:comment>
  <w:comment w:id="334" w:author="Anita C. Risch" w:date="2022-01-11T01:01:00Z" w:initials="ACR">
    <w:p w14:paraId="501E0174" w14:textId="2E752A81" w:rsidR="00F66C80" w:rsidRDefault="00F66C80">
      <w:pPr>
        <w:pStyle w:val="CommentText"/>
      </w:pPr>
      <w:r>
        <w:rPr>
          <w:rStyle w:val="CommentReference"/>
        </w:rPr>
        <w:annotationRef/>
      </w:r>
      <w:r>
        <w:t>Soil N availability?</w:t>
      </w:r>
    </w:p>
  </w:comment>
  <w:comment w:id="335" w:author="Anita C. Risch" w:date="2022-01-11T01:01:00Z" w:initials="ACR">
    <w:p w14:paraId="17E8A9C1" w14:textId="1F9CA0D8" w:rsidR="00F66C80" w:rsidRDefault="00F66C80">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489A0" w15:done="0"/>
  <w15:commentEx w15:paraId="204E7051" w15:done="0"/>
  <w15:commentEx w15:paraId="5441F580" w15:paraIdParent="204E7051" w15:done="0"/>
  <w15:commentEx w15:paraId="1D6D4999" w15:done="0"/>
  <w15:commentEx w15:paraId="77363B21" w15:paraIdParent="1D6D4999" w15:done="0"/>
  <w15:commentEx w15:paraId="093A21F2" w15:done="0"/>
  <w15:commentEx w15:paraId="3E72692E" w15:done="0"/>
  <w15:commentEx w15:paraId="19DA95FC" w15:done="0"/>
  <w15:commentEx w15:paraId="015AF4FD" w15:done="0"/>
  <w15:commentEx w15:paraId="3099B9E8" w15:done="0"/>
  <w15:commentEx w15:paraId="6F90CE89" w15:done="0"/>
  <w15:commentEx w15:paraId="1C9CC1B9" w15:done="0"/>
  <w15:commentEx w15:paraId="4CD70F4C" w15:done="0"/>
  <w15:commentEx w15:paraId="2035BC03" w15:paraIdParent="4CD70F4C" w15:done="0"/>
  <w15:commentEx w15:paraId="58A8FE0B" w15:paraIdParent="4CD70F4C" w15:done="0"/>
  <w15:commentEx w15:paraId="488956F8" w15:done="0"/>
  <w15:commentEx w15:paraId="6BD542B3" w15:done="0"/>
  <w15:commentEx w15:paraId="2D3BB47D" w15:done="0"/>
  <w15:commentEx w15:paraId="2FF96093" w15:done="0"/>
  <w15:commentEx w15:paraId="2F10482F" w15:done="0"/>
  <w15:commentEx w15:paraId="484795CE" w15:done="0"/>
  <w15:commentEx w15:paraId="4BD0921E" w15:paraIdParent="484795CE" w15:done="0"/>
  <w15:commentEx w15:paraId="2EF9F8E4" w15:paraIdParent="484795CE" w15:done="0"/>
  <w15:commentEx w15:paraId="134A379B" w15:done="0"/>
  <w15:commentEx w15:paraId="40AD1F91" w15:done="0"/>
  <w15:commentEx w15:paraId="2FCC6886" w15:done="0"/>
  <w15:commentEx w15:paraId="308535F8" w15:done="0"/>
  <w15:commentEx w15:paraId="2587745A" w15:done="0"/>
  <w15:commentEx w15:paraId="421C9E6E" w15:done="0"/>
  <w15:commentEx w15:paraId="57693D7F" w15:done="0"/>
  <w15:commentEx w15:paraId="54AF0DC0" w15:done="0"/>
  <w15:commentEx w15:paraId="527647B7" w15:done="0"/>
  <w15:commentEx w15:paraId="0D64E9BF" w15:done="0"/>
  <w15:commentEx w15:paraId="1E7A8A00" w15:paraIdParent="0D64E9BF" w15:done="0"/>
  <w15:commentEx w15:paraId="6F9580E5" w15:done="0"/>
  <w15:commentEx w15:paraId="3A67178B" w15:done="0"/>
  <w15:commentEx w15:paraId="195B0608" w15:done="0"/>
  <w15:commentEx w15:paraId="08233AA9" w15:done="0"/>
  <w15:commentEx w15:paraId="5130C5B3" w15:done="0"/>
  <w15:commentEx w15:paraId="7A0CBE9F" w15:done="0"/>
  <w15:commentEx w15:paraId="1F7A2879" w15:done="0"/>
  <w15:commentEx w15:paraId="271CCA2F" w15:done="0"/>
  <w15:commentEx w15:paraId="201BA07E" w15:done="0"/>
  <w15:commentEx w15:paraId="496E527F" w15:done="0"/>
  <w15:commentEx w15:paraId="766EF985" w15:paraIdParent="496E527F" w15:done="0"/>
  <w15:commentEx w15:paraId="3C76FD6C" w15:done="0"/>
  <w15:commentEx w15:paraId="2B3EC896" w15:done="0"/>
  <w15:commentEx w15:paraId="627D0E06" w15:done="0"/>
  <w15:commentEx w15:paraId="0730E0D3" w15:paraIdParent="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46A20E8D" w15:done="0"/>
  <w15:commentEx w15:paraId="405630AF" w15:done="0"/>
  <w15:commentEx w15:paraId="71F71EDD" w15:done="0"/>
  <w15:commentEx w15:paraId="170C9467" w15:paraIdParent="71F71EDD" w15:done="0"/>
  <w15:commentEx w15:paraId="13858F1E" w15:done="0"/>
  <w15:commentEx w15:paraId="548028A8" w15:done="0"/>
  <w15:commentEx w15:paraId="17D32E0C" w15:done="0"/>
  <w15:commentEx w15:paraId="2B623282" w15:done="0"/>
  <w15:commentEx w15:paraId="217E956C" w15:done="0"/>
  <w15:commentEx w15:paraId="49BA2E48" w15:done="0"/>
  <w15:commentEx w15:paraId="2B2F2148" w15:done="0"/>
  <w15:commentEx w15:paraId="1F10C515" w15:done="0"/>
  <w15:commentEx w15:paraId="0B02765C" w15:done="0"/>
  <w15:commentEx w15:paraId="64E32572" w15:done="0"/>
  <w15:commentEx w15:paraId="15C7D920" w15:done="0"/>
  <w15:commentEx w15:paraId="172ABDAD" w15:done="0"/>
  <w15:commentEx w15:paraId="1E7FD09D" w15:done="0"/>
  <w15:commentEx w15:paraId="10B87FFE" w15:done="0"/>
  <w15:commentEx w15:paraId="46D2AF33" w15:paraIdParent="10B87FFE" w15:done="0"/>
  <w15:commentEx w15:paraId="42DB037C" w15:done="0"/>
  <w15:commentEx w15:paraId="5C8A4FA0" w15:paraIdParent="42DB037C" w15:done="0"/>
  <w15:commentEx w15:paraId="1A59B1B1" w15:done="0"/>
  <w15:commentEx w15:paraId="3BC42B98" w15:done="0"/>
  <w15:commentEx w15:paraId="640399F7" w15:done="0"/>
  <w15:commentEx w15:paraId="37E38914" w15:done="0"/>
  <w15:commentEx w15:paraId="3D648E0A" w15:paraIdParent="37E38914" w15:done="0"/>
  <w15:commentEx w15:paraId="7DCCEB69" w15:done="0"/>
  <w15:commentEx w15:paraId="627BC022" w15:done="0"/>
  <w15:commentEx w15:paraId="1864E847" w15:done="0"/>
  <w15:commentEx w15:paraId="05C5E9C9" w15:done="0"/>
  <w15:commentEx w15:paraId="13558CED" w15:done="0"/>
  <w15:commentEx w15:paraId="4EB13E07" w15:done="0"/>
  <w15:commentEx w15:paraId="319D7CE4" w15:done="0"/>
  <w15:commentEx w15:paraId="5C6BE69B"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6458E0ED" w15:paraIdParent="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95C4F" w16cex:dateUtc="2022-01-24T23:11:00Z"/>
  <w16cex:commentExtensible w16cex:durableId="25813694" w16cex:dateUtc="2022-01-06T14:36:00Z"/>
  <w16cex:commentExtensible w16cex:durableId="2582DBC5" w16cex:dateUtc="2022-01-07T21:33:00Z"/>
  <w16cex:commentExtensible w16cex:durableId="25927398" w16cex:dateUtc="2022-01-19T16:25:00Z"/>
  <w16cex:commentExtensible w16cex:durableId="25995CD5" w16cex:dateUtc="2022-01-24T23:13:00Z"/>
  <w16cex:commentExtensible w16cex:durableId="25995D13" w16cex:dateUtc="2022-01-24T23:14:00Z"/>
  <w16cex:commentExtensible w16cex:durableId="2582DCBF" w16cex:dateUtc="2022-01-07T21:37:00Z"/>
  <w16cex:commentExtensible w16cex:durableId="259A44DB" w16cex:dateUtc="2022-01-25T15:43:00Z"/>
  <w16cex:commentExtensible w16cex:durableId="25926EF2" w16cex:dateUtc="2022-01-19T16:05:00Z"/>
  <w16cex:commentExtensible w16cex:durableId="2582DCF5" w16cex:dateUtc="2022-01-07T21:38:00Z"/>
  <w16cex:commentExtensible w16cex:durableId="25995E0A" w16cex:dateUtc="2022-01-24T23:19:00Z"/>
  <w16cex:commentExtensible w16cex:durableId="259A453E" w16cex:dateUtc="2022-01-25T15:45:00Z"/>
  <w16cex:commentExtensible w16cex:durableId="25813EDF" w16cex:dateUtc="2022-01-06T15:11:00Z"/>
  <w16cex:commentExtensible w16cex:durableId="2582DEC5" w16cex:dateUtc="2022-01-07T21:46:00Z"/>
  <w16cex:commentExtensible w16cex:durableId="259274A7" w16cex:dateUtc="2022-01-19T16:29:00Z"/>
  <w16cex:commentExtensible w16cex:durableId="2587A957" w16cex:dateUtc="2022-01-11T05:59:00Z"/>
  <w16cex:commentExtensible w16cex:durableId="25995E98" w16cex:dateUtc="2022-01-24T23:21: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9A4ABD" w16cex:dateUtc="2022-01-25T16:09:00Z"/>
  <w16cex:commentExtensible w16cex:durableId="25927729" w16cex:dateUtc="2022-01-19T16:40:00Z"/>
  <w16cex:commentExtensible w16cex:durableId="259A4CD7" w16cex:dateUtc="2022-01-25T16:17:00Z"/>
  <w16cex:commentExtensible w16cex:durableId="2587AA80" w16cex:dateUtc="2022-01-11T06:04:00Z"/>
  <w16cex:commentExtensible w16cex:durableId="2582E0E9" w16cex:dateUtc="2022-01-07T21:55:00Z"/>
  <w16cex:commentExtensible w16cex:durableId="2592791B" w16cex:dateUtc="2022-01-19T16:48: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9A55E2" w16cex:dateUtc="2022-01-25T16:56:00Z"/>
  <w16cex:commentExtensible w16cex:durableId="2582E1F4" w16cex:dateUtc="2022-01-07T21:59:00Z"/>
  <w16cex:commentExtensible w16cex:durableId="259A565C" w16cex:dateUtc="2022-01-25T16:58:00Z"/>
  <w16cex:commentExtensible w16cex:durableId="259A56F4" w16cex:dateUtc="2022-01-25T17:01:00Z"/>
  <w16cex:commentExtensible w16cex:durableId="259A578B" w16cex:dateUtc="2022-01-25T17:03:00Z"/>
  <w16cex:commentExtensible w16cex:durableId="2594066F" w16cex:dateUtc="2022-01-20T22:03:00Z"/>
  <w16cex:commentExtensible w16cex:durableId="259406F6" w16cex:dateUtc="2022-01-20T22:06:00Z"/>
  <w16cex:commentExtensible w16cex:durableId="259A59EE" w16cex:dateUtc="2022-01-25T17:13:00Z"/>
  <w16cex:commentExtensible w16cex:durableId="2582E2F9" w16cex:dateUtc="2022-01-07T22:04:00Z"/>
  <w16cex:commentExtensible w16cex:durableId="2593B3DB" w16cex:dateUtc="2022-01-20T15:11:00Z"/>
  <w16cex:commentExtensible w16cex:durableId="25813CE6" w16cex:dateUtc="2022-01-06T15:03:00Z"/>
  <w16cex:commentExtensible w16cex:durableId="259A5A50" w16cex:dateUtc="2022-01-25T17:15:00Z"/>
  <w16cex:commentExtensible w16cex:durableId="259A5B02" w16cex:dateUtc="2022-01-25T17:18:00Z"/>
  <w16cex:commentExtensible w16cex:durableId="2587ADFE" w16cex:dateUtc="2022-01-11T06:19:00Z"/>
  <w16cex:commentExtensible w16cex:durableId="2587AE3C" w16cex:dateUtc="2022-01-11T06:20:00Z"/>
  <w16cex:commentExtensible w16cex:durableId="259A5BDF" w16cex:dateUtc="2022-01-25T17:22: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940DB5" w16cex:dateUtc="2022-01-20T22:35:00Z"/>
  <w16cex:commentExtensible w16cex:durableId="259A5DF0" w16cex:dateUtc="2022-01-25T17:30:00Z"/>
  <w16cex:commentExtensible w16cex:durableId="2587B11E" w16cex:dateUtc="2022-01-11T06:32:00Z"/>
  <w16cex:commentExtensible w16cex:durableId="25941171" w16cex:dateUtc="2022-01-20T22:50:00Z"/>
  <w16cex:commentExtensible w16cex:durableId="2587B147" w16cex:dateUtc="2022-01-11T06:33:00Z"/>
  <w16cex:commentExtensible w16cex:durableId="259A5D87" w16cex:dateUtc="2022-01-25T17:29:00Z"/>
  <w16cex:commentExtensible w16cex:durableId="25927B5C" w16cex:dateUtc="2022-01-19T16:58:00Z"/>
  <w16cex:commentExtensible w16cex:durableId="2587B174" w16cex:dateUtc="2022-01-11T06:34:00Z"/>
  <w16cex:commentExtensible w16cex:durableId="2587B1A3" w16cex:dateUtc="2022-01-11T06:34:00Z"/>
  <w16cex:commentExtensible w16cex:durableId="259412B1" w16cex:dateUtc="2022-01-20T22:56:00Z"/>
  <w16cex:commentExtensible w16cex:durableId="2587B1FB" w16cex:dateUtc="2022-01-11T06:36:00Z"/>
  <w16cex:commentExtensible w16cex:durableId="2593B25F" w16cex:dateUtc="2022-01-20T15:05:00Z"/>
  <w16cex:commentExtensible w16cex:durableId="2593B816" w16cex:dateUtc="2022-01-20T15:29: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9A5FF1" w16cex:dateUtc="2022-01-25T17:39:00Z"/>
  <w16cex:commentExtensible w16cex:durableId="2587B364" w16cex:dateUtc="2022-01-11T06:42:00Z"/>
  <w16cex:commentExtensible w16cex:durableId="259A6032" w16cex:dateUtc="2022-01-25T17:40:00Z"/>
  <w16cex:commentExtensible w16cex:durableId="25814034" w16cex:dateUtc="2022-01-06T15:17:00Z"/>
  <w16cex:commentExtensible w16cex:durableId="259A610C" w16cex:dateUtc="2022-01-25T17:44:00Z"/>
  <w16cex:commentExtensible w16cex:durableId="2582E806" w16cex:dateUtc="2022-01-07T22:25:00Z"/>
  <w16cex:commentExtensible w16cex:durableId="2582E9AE" w16cex:dateUtc="2022-01-07T22:32:00Z"/>
  <w16cex:commentExtensible w16cex:durableId="25950054" w16cex:dateUtc="2022-01-21T15:50:00Z"/>
  <w16cex:commentExtensible w16cex:durableId="259A620E" w16cex:dateUtc="2022-01-25T17:48:00Z"/>
  <w16cex:commentExtensible w16cex:durableId="2582E9CB" w16cex:dateUtc="2022-01-07T22:33:00Z"/>
  <w16cex:commentExtensible w16cex:durableId="259A6253" w16cex:dateUtc="2022-01-25T17:49:00Z"/>
  <w16cex:commentExtensible w16cex:durableId="259A62D0" w16cex:dateUtc="2022-01-25T17:51:00Z"/>
  <w16cex:commentExtensible w16cex:durableId="2582EA19" w16cex:dateUtc="2022-01-07T22:34:00Z"/>
  <w16cex:commentExtensible w16cex:durableId="259A6318" w16cex:dateUtc="2022-01-25T17:52:00Z"/>
  <w16cex:commentExtensible w16cex:durableId="259A6368" w16cex:dateUtc="2022-01-25T17:54:00Z"/>
  <w16cex:commentExtensible w16cex:durableId="259A6555" w16cex:dateUtc="2022-01-25T18:02: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950632" w16cex:dateUtc="2022-01-21T16:15: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489A0" w16cid:durableId="25995C4F"/>
  <w16cid:commentId w16cid:paraId="204E7051" w16cid:durableId="25813694"/>
  <w16cid:commentId w16cid:paraId="5441F580" w16cid:durableId="2582DBC5"/>
  <w16cid:commentId w16cid:paraId="1D6D4999" w16cid:durableId="25927398"/>
  <w16cid:commentId w16cid:paraId="77363B21" w16cid:durableId="25995CD5"/>
  <w16cid:commentId w16cid:paraId="093A21F2" w16cid:durableId="25995D13"/>
  <w16cid:commentId w16cid:paraId="3E72692E" w16cid:durableId="2582DCBF"/>
  <w16cid:commentId w16cid:paraId="19DA95FC" w16cid:durableId="259A44DB"/>
  <w16cid:commentId w16cid:paraId="015AF4FD" w16cid:durableId="25926EF2"/>
  <w16cid:commentId w16cid:paraId="3099B9E8" w16cid:durableId="2582DCF5"/>
  <w16cid:commentId w16cid:paraId="6F90CE89" w16cid:durableId="25995E0A"/>
  <w16cid:commentId w16cid:paraId="1C9CC1B9" w16cid:durableId="259A453E"/>
  <w16cid:commentId w16cid:paraId="4CD70F4C" w16cid:durableId="25813EDF"/>
  <w16cid:commentId w16cid:paraId="2035BC03" w16cid:durableId="2582DEC5"/>
  <w16cid:commentId w16cid:paraId="58A8FE0B" w16cid:durableId="259274A7"/>
  <w16cid:commentId w16cid:paraId="488956F8" w16cid:durableId="2587A957"/>
  <w16cid:commentId w16cid:paraId="6BD542B3" w16cid:durableId="25995E98"/>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2EF9F8E4" w16cid:durableId="259A4ABD"/>
  <w16cid:commentId w16cid:paraId="134A379B" w16cid:durableId="25927729"/>
  <w16cid:commentId w16cid:paraId="40AD1F91" w16cid:durableId="259A4CD7"/>
  <w16cid:commentId w16cid:paraId="2FCC6886" w16cid:durableId="2587AA80"/>
  <w16cid:commentId w16cid:paraId="308535F8" w16cid:durableId="2582E0E9"/>
  <w16cid:commentId w16cid:paraId="2587745A" w16cid:durableId="2592791B"/>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1E7A8A00" w16cid:durableId="259A55E2"/>
  <w16cid:commentId w16cid:paraId="6F9580E5" w16cid:durableId="2582E1F4"/>
  <w16cid:commentId w16cid:paraId="3A67178B" w16cid:durableId="259A565C"/>
  <w16cid:commentId w16cid:paraId="195B0608" w16cid:durableId="259A56F4"/>
  <w16cid:commentId w16cid:paraId="08233AA9" w16cid:durableId="259A578B"/>
  <w16cid:commentId w16cid:paraId="5130C5B3" w16cid:durableId="2594066F"/>
  <w16cid:commentId w16cid:paraId="7A0CBE9F" w16cid:durableId="259406F6"/>
  <w16cid:commentId w16cid:paraId="1F7A2879" w16cid:durableId="259A59EE"/>
  <w16cid:commentId w16cid:paraId="271CCA2F" w16cid:durableId="2582E2F9"/>
  <w16cid:commentId w16cid:paraId="201BA07E" w16cid:durableId="2593B3DB"/>
  <w16cid:commentId w16cid:paraId="496E527F" w16cid:durableId="25813CE6"/>
  <w16cid:commentId w16cid:paraId="766EF985" w16cid:durableId="259A5A50"/>
  <w16cid:commentId w16cid:paraId="3C76FD6C" w16cid:durableId="259A5B02"/>
  <w16cid:commentId w16cid:paraId="2B3EC896" w16cid:durableId="2587ADFE"/>
  <w16cid:commentId w16cid:paraId="627D0E06" w16cid:durableId="2587AE3C"/>
  <w16cid:commentId w16cid:paraId="0730E0D3" w16cid:durableId="259A5BDF"/>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46A20E8D" w16cid:durableId="25940DB5"/>
  <w16cid:commentId w16cid:paraId="405630AF" w16cid:durableId="259A5DF0"/>
  <w16cid:commentId w16cid:paraId="71F71EDD" w16cid:durableId="2587B11E"/>
  <w16cid:commentId w16cid:paraId="170C9467" w16cid:durableId="25941171"/>
  <w16cid:commentId w16cid:paraId="13858F1E" w16cid:durableId="2587B147"/>
  <w16cid:commentId w16cid:paraId="548028A8" w16cid:durableId="259A5D87"/>
  <w16cid:commentId w16cid:paraId="17D32E0C" w16cid:durableId="25927B5C"/>
  <w16cid:commentId w16cid:paraId="2B623282" w16cid:durableId="2587B174"/>
  <w16cid:commentId w16cid:paraId="217E956C" w16cid:durableId="2587B1A3"/>
  <w16cid:commentId w16cid:paraId="49BA2E48" w16cid:durableId="259412B1"/>
  <w16cid:commentId w16cid:paraId="2B2F2148" w16cid:durableId="2587B1FB"/>
  <w16cid:commentId w16cid:paraId="1F10C515" w16cid:durableId="2593B25F"/>
  <w16cid:commentId w16cid:paraId="0B02765C" w16cid:durableId="2593B816"/>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6D2AF33" w16cid:durableId="259A5FF1"/>
  <w16cid:commentId w16cid:paraId="42DB037C" w16cid:durableId="2587B364"/>
  <w16cid:commentId w16cid:paraId="5C8A4FA0" w16cid:durableId="259A6032"/>
  <w16cid:commentId w16cid:paraId="1A59B1B1" w16cid:durableId="25814034"/>
  <w16cid:commentId w16cid:paraId="3BC42B98" w16cid:durableId="259A610C"/>
  <w16cid:commentId w16cid:paraId="640399F7" w16cid:durableId="2582E806"/>
  <w16cid:commentId w16cid:paraId="37E38914" w16cid:durableId="2582E9AE"/>
  <w16cid:commentId w16cid:paraId="3D648E0A" w16cid:durableId="25950054"/>
  <w16cid:commentId w16cid:paraId="7DCCEB69" w16cid:durableId="259A620E"/>
  <w16cid:commentId w16cid:paraId="627BC022" w16cid:durableId="2582E9CB"/>
  <w16cid:commentId w16cid:paraId="1864E847" w16cid:durableId="259A6253"/>
  <w16cid:commentId w16cid:paraId="05C5E9C9" w16cid:durableId="259A62D0"/>
  <w16cid:commentId w16cid:paraId="13558CED" w16cid:durableId="2582EA19"/>
  <w16cid:commentId w16cid:paraId="4EB13E07" w16cid:durableId="259A6318"/>
  <w16cid:commentId w16cid:paraId="319D7CE4" w16cid:durableId="259A6368"/>
  <w16cid:commentId w16cid:paraId="5C6BE69B" w16cid:durableId="259A6555"/>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6458E0ED" w16cid:durableId="25950632"/>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9396F" w14:textId="77777777" w:rsidR="007A6998" w:rsidRDefault="007A6998" w:rsidP="001B44B1">
      <w:r>
        <w:separator/>
      </w:r>
    </w:p>
  </w:endnote>
  <w:endnote w:type="continuationSeparator" w:id="0">
    <w:p w14:paraId="32DB6546" w14:textId="77777777" w:rsidR="007A6998" w:rsidRDefault="007A6998"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F66C80" w:rsidRDefault="00F66C8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F66C80" w:rsidRDefault="00F66C8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8B138" w14:textId="77777777" w:rsidR="007A6998" w:rsidRDefault="007A6998" w:rsidP="001B44B1">
      <w:r>
        <w:separator/>
      </w:r>
    </w:p>
  </w:footnote>
  <w:footnote w:type="continuationSeparator" w:id="0">
    <w:p w14:paraId="4CA4EFFA" w14:textId="77777777" w:rsidR="007A6998" w:rsidRDefault="007A6998"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Borer">
    <w15:presenceInfo w15:providerId="AD" w15:userId="S::borer@umn.edu::f082f565-ece1-4e0b-87ca-e9f9e5277962"/>
  </w15:person>
  <w15:person w15:author="Peter A Wilfahrt">
    <w15:presenceInfo w15:providerId="AD" w15:userId="S::wilf0020@umn.edu::91db5563-2fe0-41eb-90b0-83cda765da14"/>
  </w15:person>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Lydia Ries O'Halloran">
    <w15:presenceInfo w15:providerId="AD" w15:userId="S::lohallo@clemson.edu::c632528d-737d-4245-b204-a120ebe36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hideGrammaticalErrors/>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0966"/>
    <w:rsid w:val="00081344"/>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0BFE"/>
    <w:rsid w:val="00102B2A"/>
    <w:rsid w:val="001042EA"/>
    <w:rsid w:val="00105704"/>
    <w:rsid w:val="00106CD7"/>
    <w:rsid w:val="00111025"/>
    <w:rsid w:val="00111AFB"/>
    <w:rsid w:val="00113188"/>
    <w:rsid w:val="001179F7"/>
    <w:rsid w:val="0013288D"/>
    <w:rsid w:val="00135FBB"/>
    <w:rsid w:val="00143637"/>
    <w:rsid w:val="0014366E"/>
    <w:rsid w:val="00145D3D"/>
    <w:rsid w:val="00150B42"/>
    <w:rsid w:val="00152D8D"/>
    <w:rsid w:val="00155FBB"/>
    <w:rsid w:val="001578C1"/>
    <w:rsid w:val="001609E7"/>
    <w:rsid w:val="00162B52"/>
    <w:rsid w:val="00162DE1"/>
    <w:rsid w:val="00165EAE"/>
    <w:rsid w:val="00166620"/>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3A17"/>
    <w:rsid w:val="001D4658"/>
    <w:rsid w:val="001D5E19"/>
    <w:rsid w:val="001E3889"/>
    <w:rsid w:val="001E6174"/>
    <w:rsid w:val="001F281E"/>
    <w:rsid w:val="001F3BE9"/>
    <w:rsid w:val="001F7DFE"/>
    <w:rsid w:val="002019BC"/>
    <w:rsid w:val="00203A9E"/>
    <w:rsid w:val="00207539"/>
    <w:rsid w:val="00207F93"/>
    <w:rsid w:val="002106E3"/>
    <w:rsid w:val="0021072E"/>
    <w:rsid w:val="002134EF"/>
    <w:rsid w:val="002269FF"/>
    <w:rsid w:val="00226FA7"/>
    <w:rsid w:val="0023259A"/>
    <w:rsid w:val="002327DA"/>
    <w:rsid w:val="00236DDA"/>
    <w:rsid w:val="00237CD4"/>
    <w:rsid w:val="00241405"/>
    <w:rsid w:val="002436D6"/>
    <w:rsid w:val="00250A39"/>
    <w:rsid w:val="00254541"/>
    <w:rsid w:val="00261B4E"/>
    <w:rsid w:val="00274833"/>
    <w:rsid w:val="00277E14"/>
    <w:rsid w:val="00280238"/>
    <w:rsid w:val="00280797"/>
    <w:rsid w:val="0028100D"/>
    <w:rsid w:val="002815EB"/>
    <w:rsid w:val="00282054"/>
    <w:rsid w:val="00292985"/>
    <w:rsid w:val="0029320F"/>
    <w:rsid w:val="00295F90"/>
    <w:rsid w:val="00296CCE"/>
    <w:rsid w:val="002A1086"/>
    <w:rsid w:val="002A405B"/>
    <w:rsid w:val="002A727E"/>
    <w:rsid w:val="002B1DD3"/>
    <w:rsid w:val="002B2858"/>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326B"/>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6FAE"/>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D49D0"/>
    <w:rsid w:val="003E3A22"/>
    <w:rsid w:val="003E3DED"/>
    <w:rsid w:val="003F25DB"/>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2095"/>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A018C"/>
    <w:rsid w:val="004B1332"/>
    <w:rsid w:val="004B3044"/>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0D1F"/>
    <w:rsid w:val="005B6195"/>
    <w:rsid w:val="005B7274"/>
    <w:rsid w:val="005C0A02"/>
    <w:rsid w:val="005C1F8E"/>
    <w:rsid w:val="005C508E"/>
    <w:rsid w:val="005D26C2"/>
    <w:rsid w:val="005D276D"/>
    <w:rsid w:val="005D42F3"/>
    <w:rsid w:val="005D7DD2"/>
    <w:rsid w:val="005F0AFC"/>
    <w:rsid w:val="005F31E3"/>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6F5E24"/>
    <w:rsid w:val="0070037C"/>
    <w:rsid w:val="0070307F"/>
    <w:rsid w:val="00710F28"/>
    <w:rsid w:val="00712244"/>
    <w:rsid w:val="00716334"/>
    <w:rsid w:val="0072474D"/>
    <w:rsid w:val="00724D3E"/>
    <w:rsid w:val="007336E0"/>
    <w:rsid w:val="00733782"/>
    <w:rsid w:val="0073675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998"/>
    <w:rsid w:val="007A6CA7"/>
    <w:rsid w:val="007B0E7E"/>
    <w:rsid w:val="007B3E97"/>
    <w:rsid w:val="007B4434"/>
    <w:rsid w:val="007B4DDA"/>
    <w:rsid w:val="007C24E0"/>
    <w:rsid w:val="007C457D"/>
    <w:rsid w:val="007D124D"/>
    <w:rsid w:val="007D3D72"/>
    <w:rsid w:val="007D52B6"/>
    <w:rsid w:val="007D6AFA"/>
    <w:rsid w:val="007E26DC"/>
    <w:rsid w:val="007E6C07"/>
    <w:rsid w:val="007F1A75"/>
    <w:rsid w:val="007F1C56"/>
    <w:rsid w:val="007F34AF"/>
    <w:rsid w:val="007F6543"/>
    <w:rsid w:val="007F6C75"/>
    <w:rsid w:val="00800329"/>
    <w:rsid w:val="008010AC"/>
    <w:rsid w:val="00801487"/>
    <w:rsid w:val="008137B9"/>
    <w:rsid w:val="00824283"/>
    <w:rsid w:val="008257F9"/>
    <w:rsid w:val="00827B83"/>
    <w:rsid w:val="00832B95"/>
    <w:rsid w:val="008348DB"/>
    <w:rsid w:val="00835C7E"/>
    <w:rsid w:val="008371D2"/>
    <w:rsid w:val="00840038"/>
    <w:rsid w:val="008459F2"/>
    <w:rsid w:val="008531D1"/>
    <w:rsid w:val="0085409E"/>
    <w:rsid w:val="00864535"/>
    <w:rsid w:val="00865EC5"/>
    <w:rsid w:val="00876ACF"/>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1A38"/>
    <w:rsid w:val="008D2402"/>
    <w:rsid w:val="008E0762"/>
    <w:rsid w:val="008E3C9D"/>
    <w:rsid w:val="008E671F"/>
    <w:rsid w:val="008E7B36"/>
    <w:rsid w:val="008F39A5"/>
    <w:rsid w:val="008F481E"/>
    <w:rsid w:val="008F486F"/>
    <w:rsid w:val="008F4B72"/>
    <w:rsid w:val="008F7D04"/>
    <w:rsid w:val="00900356"/>
    <w:rsid w:val="00921E26"/>
    <w:rsid w:val="0092235C"/>
    <w:rsid w:val="0093010F"/>
    <w:rsid w:val="00930A47"/>
    <w:rsid w:val="0093130A"/>
    <w:rsid w:val="009327B1"/>
    <w:rsid w:val="00933841"/>
    <w:rsid w:val="00934597"/>
    <w:rsid w:val="00934623"/>
    <w:rsid w:val="009347FA"/>
    <w:rsid w:val="009361C5"/>
    <w:rsid w:val="00936697"/>
    <w:rsid w:val="00936D50"/>
    <w:rsid w:val="009374C6"/>
    <w:rsid w:val="00941572"/>
    <w:rsid w:val="00951F0E"/>
    <w:rsid w:val="00953534"/>
    <w:rsid w:val="00953EF0"/>
    <w:rsid w:val="00960E74"/>
    <w:rsid w:val="00961478"/>
    <w:rsid w:val="00962F49"/>
    <w:rsid w:val="00966C6C"/>
    <w:rsid w:val="00967D5A"/>
    <w:rsid w:val="00971CEF"/>
    <w:rsid w:val="009734F0"/>
    <w:rsid w:val="009877F7"/>
    <w:rsid w:val="0099281D"/>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17D0F"/>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2F2"/>
    <w:rsid w:val="00BB749D"/>
    <w:rsid w:val="00BC7659"/>
    <w:rsid w:val="00BD2111"/>
    <w:rsid w:val="00BD3DF0"/>
    <w:rsid w:val="00BD56E1"/>
    <w:rsid w:val="00BD6E25"/>
    <w:rsid w:val="00BD7C1B"/>
    <w:rsid w:val="00BE49D6"/>
    <w:rsid w:val="00BE61C3"/>
    <w:rsid w:val="00BE7517"/>
    <w:rsid w:val="00BE7786"/>
    <w:rsid w:val="00BE7799"/>
    <w:rsid w:val="00BF1133"/>
    <w:rsid w:val="00BF1177"/>
    <w:rsid w:val="00BF23F2"/>
    <w:rsid w:val="00BF2D7B"/>
    <w:rsid w:val="00BF387F"/>
    <w:rsid w:val="00BF4DED"/>
    <w:rsid w:val="00C00511"/>
    <w:rsid w:val="00C03813"/>
    <w:rsid w:val="00C055D6"/>
    <w:rsid w:val="00C22725"/>
    <w:rsid w:val="00C26793"/>
    <w:rsid w:val="00C3639F"/>
    <w:rsid w:val="00C40D76"/>
    <w:rsid w:val="00C41EA2"/>
    <w:rsid w:val="00C4492C"/>
    <w:rsid w:val="00C45C87"/>
    <w:rsid w:val="00C46102"/>
    <w:rsid w:val="00C46345"/>
    <w:rsid w:val="00C50265"/>
    <w:rsid w:val="00C51581"/>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2F1D"/>
    <w:rsid w:val="00CE37E7"/>
    <w:rsid w:val="00CE3D9E"/>
    <w:rsid w:val="00CF0686"/>
    <w:rsid w:val="00CF0AA1"/>
    <w:rsid w:val="00D02905"/>
    <w:rsid w:val="00D02C41"/>
    <w:rsid w:val="00D05868"/>
    <w:rsid w:val="00D06FFF"/>
    <w:rsid w:val="00D10DE1"/>
    <w:rsid w:val="00D16F1C"/>
    <w:rsid w:val="00D20FF2"/>
    <w:rsid w:val="00D332E5"/>
    <w:rsid w:val="00D46664"/>
    <w:rsid w:val="00D47B46"/>
    <w:rsid w:val="00D52FBB"/>
    <w:rsid w:val="00D5326E"/>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382A"/>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EF6E08"/>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66C80"/>
    <w:rsid w:val="00F71EB3"/>
    <w:rsid w:val="00F81611"/>
    <w:rsid w:val="00F838D9"/>
    <w:rsid w:val="00F86558"/>
    <w:rsid w:val="00F9151E"/>
    <w:rsid w:val="00F9454E"/>
    <w:rsid w:val="00F970D5"/>
    <w:rsid w:val="00FA4E60"/>
    <w:rsid w:val="00FA53B9"/>
    <w:rsid w:val="00FB2742"/>
    <w:rsid w:val="00FB380F"/>
    <w:rsid w:val="00FC770E"/>
    <w:rsid w:val="00FE3E93"/>
    <w:rsid w:val="00FE6044"/>
    <w:rsid w:val="00FE6377"/>
    <w:rsid w:val="00FF2EF2"/>
    <w:rsid w:val="00FF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hels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46</Pages>
  <Words>71705</Words>
  <Characters>408724</Characters>
  <Application>Microsoft Office Word</Application>
  <DocSecurity>0</DocSecurity>
  <Lines>3406</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Elizabeth Borer</cp:lastModifiedBy>
  <cp:revision>9</cp:revision>
  <dcterms:created xsi:type="dcterms:W3CDTF">2022-01-24T23:19:00Z</dcterms:created>
  <dcterms:modified xsi:type="dcterms:W3CDTF">2022-01-25T18:03:00Z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