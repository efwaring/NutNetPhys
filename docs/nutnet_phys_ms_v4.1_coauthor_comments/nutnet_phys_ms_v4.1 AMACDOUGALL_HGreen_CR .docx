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02FA30E7"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 xml:space="preserve">leaf-level nitrogen responses </w:t>
      </w:r>
      <w:r w:rsidR="00361685" w:rsidRPr="008531D1">
        <w:rPr>
          <w:rFonts w:eastAsia="Times New Roman"/>
          <w:b/>
          <w:bCs/>
          <w:color w:val="000000"/>
        </w:rPr>
        <w:t>to soil nitrogen 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0" w:name="OLE_LINK246"/>
      <w:bookmarkStart w:id="1" w:name="OLE_LINK247"/>
      <w:r w:rsidRPr="00EA24F1">
        <w:rPr>
          <w:rFonts w:eastAsia="Times New Roman"/>
        </w:rPr>
        <w:t xml:space="preserve">Silwood Park Campus, </w:t>
      </w:r>
      <w:bookmarkStart w:id="2" w:name="OLE_LINK315"/>
      <w:bookmarkStart w:id="3" w:name="OLE_LINK316"/>
      <w:r w:rsidRPr="00EA24F1">
        <w:rPr>
          <w:rFonts w:eastAsia="Times New Roman"/>
        </w:rPr>
        <w:t xml:space="preserve">Ascot </w:t>
      </w:r>
      <w:bookmarkEnd w:id="2"/>
      <w:bookmarkEnd w:id="3"/>
      <w:r w:rsidRPr="00EA24F1">
        <w:rPr>
          <w:rFonts w:eastAsia="Times New Roman"/>
        </w:rPr>
        <w:t>SL5 7PY, UK</w:t>
      </w:r>
      <w:bookmarkEnd w:id="0"/>
      <w:bookmarkEnd w:id="1"/>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4" w:name="OLE_LINK356"/>
      <w:bookmarkStart w:id="5" w:name="OLE_LINK357"/>
      <w:r w:rsidRPr="00EA24F1">
        <w:rPr>
          <w:rFonts w:eastAsia="Times New Roman"/>
        </w:rPr>
        <w:t>Macquarie University</w:t>
      </w:r>
      <w:bookmarkEnd w:id="4"/>
      <w:bookmarkEnd w:id="5"/>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6" w:name="OLE_LINK242"/>
      <w:bookmarkStart w:id="7" w:name="OLE_LINK243"/>
      <w:bookmarkStart w:id="8" w:name="OLE_LINK361"/>
      <w:bookmarkStart w:id="9" w:name="OLE_LINK362"/>
      <w:r w:rsidRPr="00E81570">
        <w:rPr>
          <w:rFonts w:eastAsia="Times New Roman"/>
        </w:rPr>
        <w:t>Ministry of Education Key Laboratory for Earth System Modelling, Department of Earth System Science</w:t>
      </w:r>
      <w:bookmarkEnd w:id="6"/>
      <w:bookmarkEnd w:id="7"/>
      <w:bookmarkEnd w:id="8"/>
      <w:bookmarkEnd w:id="9"/>
      <w:r w:rsidRPr="00E81570">
        <w:rPr>
          <w:rFonts w:eastAsia="Times New Roman"/>
        </w:rPr>
        <w:t xml:space="preserve">, </w:t>
      </w:r>
      <w:bookmarkStart w:id="10" w:name="OLE_LINK240"/>
      <w:bookmarkStart w:id="11" w:name="OLE_LINK241"/>
      <w:bookmarkStart w:id="12" w:name="OLE_LINK360"/>
      <w:r w:rsidRPr="00E81570">
        <w:rPr>
          <w:rFonts w:eastAsia="Times New Roman"/>
        </w:rPr>
        <w:t>Tsinghua University</w:t>
      </w:r>
      <w:bookmarkEnd w:id="10"/>
      <w:bookmarkEnd w:id="11"/>
      <w:bookmarkEnd w:id="12"/>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738492E"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4FE65B49" w:rsidR="00361685" w:rsidRDefault="00361685" w:rsidP="00B05AC4">
      <w:pPr>
        <w:spacing w:line="480" w:lineRule="auto"/>
        <w:contextualSpacing/>
        <w:rPr>
          <w:rFonts w:eastAsia="Times New Roman"/>
          <w:color w:val="000000"/>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w:t>
      </w:r>
      <w:commentRangeStart w:id="13"/>
      <w:r w:rsidRPr="00771C52">
        <w:rPr>
          <w:rFonts w:eastAsia="Times New Roman"/>
          <w:color w:val="000000"/>
        </w:rPr>
        <w:t>photosynthetic capacity</w:t>
      </w:r>
      <w:commentRangeEnd w:id="13"/>
      <w:r w:rsidR="005D2285">
        <w:rPr>
          <w:rStyle w:val="Kommentarzeichen"/>
        </w:rPr>
        <w:commentReference w:id="13"/>
      </w:r>
      <w:r w:rsidRPr="00771C52">
        <w:rPr>
          <w:rFonts w:eastAsia="Times New Roman"/>
          <w:color w:val="000000"/>
        </w:rPr>
        <w:t xml:space="preserve"> are primarily determined by </w:t>
      </w:r>
      <w:commentRangeStart w:id="14"/>
      <w:commentRangeStart w:id="15"/>
      <w:r w:rsidRPr="00172FFF">
        <w:rPr>
          <w:rFonts w:eastAsia="Times New Roman"/>
          <w:color w:val="000000"/>
          <w:highlight w:val="yellow"/>
        </w:rPr>
        <w:t>climate</w:t>
      </w:r>
      <w:commentRangeEnd w:id="14"/>
      <w:r w:rsidR="00172FFF">
        <w:rPr>
          <w:rStyle w:val="Kommentarzeichen"/>
        </w:rPr>
        <w:commentReference w:id="14"/>
      </w:r>
      <w:r w:rsidRPr="00771C52">
        <w:rPr>
          <w:rFonts w:eastAsia="Times New Roman"/>
          <w:color w:val="000000"/>
        </w:rPr>
        <w:t xml:space="preserve"> </w:t>
      </w:r>
      <w:commentRangeEnd w:id="15"/>
      <w:r w:rsidR="005D2285">
        <w:rPr>
          <w:rStyle w:val="Kommentarzeichen"/>
        </w:rPr>
        <w:commentReference w:id="15"/>
      </w:r>
      <w:r w:rsidRPr="00771C52">
        <w:rPr>
          <w:rFonts w:eastAsia="Times New Roman"/>
          <w:color w:val="000000"/>
        </w:rPr>
        <w:t>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ins w:id="16" w:author="Erika Hersch-Green" w:date="2022-01-06T11:55:00Z">
        <w:r w:rsidR="005D2285">
          <w:rPr>
            <w:rFonts w:eastAsia="Times New Roman"/>
            <w:color w:val="000000"/>
          </w:rPr>
          <w:t>w</w:t>
        </w:r>
      </w:ins>
      <w:ins w:id="17" w:author="Erika Hersch-Green" w:date="2022-01-06T11:56:00Z">
        <w:r w:rsidR="005D2285">
          <w:rPr>
            <w:rFonts w:eastAsia="Times New Roman"/>
            <w:color w:val="000000"/>
          </w:rPr>
          <w:t xml:space="preserve">as correlated with </w:t>
        </w:r>
      </w:ins>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del w:id="18" w:author="Erika Hersch-Green" w:date="2022-01-06T11:56:00Z">
        <w:r w:rsidRPr="00771C52" w:rsidDel="005D2285">
          <w:rPr>
            <w:rFonts w:eastAsia="Times New Roman"/>
            <w:color w:val="000000"/>
          </w:rPr>
          <w:delText xml:space="preserve">both </w:delText>
        </w:r>
      </w:del>
      <w:ins w:id="19" w:author="Erika Hersch-Green" w:date="2022-01-06T11:56:00Z">
        <w:r w:rsidR="005D2285" w:rsidRPr="00771C52">
          <w:rPr>
            <w:rFonts w:eastAsia="Times New Roman"/>
            <w:color w:val="000000"/>
          </w:rPr>
          <w:t>aboveground plant biomass</w:t>
        </w:r>
        <w:r w:rsidR="005D2285" w:rsidRPr="00771C52">
          <w:rPr>
            <w:rFonts w:eastAsia="Times New Roman"/>
            <w:i/>
            <w:iCs/>
            <w:color w:val="000000"/>
          </w:rPr>
          <w:t xml:space="preserve"> </w:t>
        </w:r>
      </w:ins>
      <w:ins w:id="20" w:author="Erika Hersch-Green" w:date="2022-01-06T11:57:00Z">
        <w:r w:rsidR="005D2285">
          <w:rPr>
            <w:rFonts w:eastAsia="Times New Roman"/>
            <w:iCs/>
            <w:color w:val="000000"/>
          </w:rPr>
          <w:t xml:space="preserve">and </w:t>
        </w:r>
      </w:ins>
      <w:r w:rsidRPr="00771C52">
        <w:rPr>
          <w:rFonts w:eastAsia="Times New Roman"/>
          <w:i/>
          <w:iCs/>
          <w:color w:val="000000"/>
        </w:rPr>
        <w:t>N</w:t>
      </w:r>
      <w:r w:rsidRPr="00771C52">
        <w:rPr>
          <w:rFonts w:eastAsia="Times New Roman"/>
          <w:color w:val="000000"/>
          <w:vertAlign w:val="subscript"/>
        </w:rPr>
        <w:t>area</w:t>
      </w:r>
      <w:del w:id="21" w:author="Erika Hersch-Green" w:date="2022-01-06T11:57:00Z">
        <w:r w:rsidRPr="00771C52" w:rsidDel="005D2285">
          <w:rPr>
            <w:rFonts w:eastAsia="Times New Roman"/>
            <w:color w:val="000000"/>
          </w:rPr>
          <w:delText xml:space="preserve"> and</w:delText>
        </w:r>
      </w:del>
      <w:del w:id="22" w:author="Erika Hersch-Green" w:date="2022-01-06T11:56:00Z">
        <w:r w:rsidRPr="00771C52" w:rsidDel="005D2285">
          <w:rPr>
            <w:rFonts w:eastAsia="Times New Roman"/>
            <w:color w:val="000000"/>
          </w:rPr>
          <w:delText xml:space="preserve"> aboveground </w:delText>
        </w:r>
      </w:del>
      <w:ins w:id="23" w:author="Erika Hersch-Green" w:date="2022-01-06T11:57:00Z">
        <w:r w:rsidR="005D2285">
          <w:rPr>
            <w:rFonts w:eastAsia="Times New Roman"/>
            <w:color w:val="000000"/>
          </w:rPr>
          <w:t>,</w:t>
        </w:r>
      </w:ins>
      <w:del w:id="24" w:author="Erika Hersch-Green" w:date="2022-01-06T11:56:00Z">
        <w:r w:rsidRPr="00771C52" w:rsidDel="005D2285">
          <w:rPr>
            <w:rFonts w:eastAsia="Times New Roman"/>
            <w:color w:val="000000"/>
          </w:rPr>
          <w:delText>plant biomass</w:delText>
        </w:r>
      </w:del>
      <w:r w:rsidRPr="00771C52">
        <w:rPr>
          <w:rFonts w:eastAsia="Times New Roman"/>
          <w:color w:val="000000"/>
        </w:rPr>
        <w:t xml:space="preserve">. </w:t>
      </w:r>
      <w:del w:id="25" w:author="Erika Hersch-Green" w:date="2022-01-06T11:57:00Z">
        <w:r w:rsidRPr="00771C52" w:rsidDel="005D2285">
          <w:rPr>
            <w:rFonts w:eastAsia="Times New Roman"/>
            <w:color w:val="000000"/>
          </w:rPr>
          <w:delText>However,</w:delText>
        </w:r>
      </w:del>
      <w:ins w:id="26" w:author="Erika Hersch-Green" w:date="2022-01-06T11:57:00Z">
        <w:r w:rsidR="005D2285">
          <w:rPr>
            <w:rFonts w:eastAsia="Times New Roman"/>
            <w:color w:val="000000"/>
          </w:rPr>
          <w:t>although</w:t>
        </w:r>
      </w:ins>
      <w:r w:rsidRPr="00771C52">
        <w:rPr>
          <w:rFonts w:eastAsia="Times New Roman"/>
          <w:color w:val="000000"/>
        </w:rPr>
        <w:t xml:space="preserve"> </w:t>
      </w:r>
      <w:r w:rsidR="008C53AA">
        <w:rPr>
          <w:rFonts w:eastAsia="Times New Roman"/>
          <w:color w:val="000000"/>
        </w:rPr>
        <w:t xml:space="preserve">leaf </w:t>
      </w:r>
      <w:commentRangeStart w:id="27"/>
      <w:r w:rsidR="008C53AA">
        <w:rPr>
          <w:rFonts w:eastAsia="Times New Roman"/>
          <w:color w:val="000000"/>
        </w:rPr>
        <w:t>traits</w:t>
      </w:r>
      <w:commentRangeEnd w:id="27"/>
      <w:r w:rsidR="001545B9">
        <w:rPr>
          <w:rStyle w:val="Kommentarzeichen"/>
        </w:rPr>
        <w:commentReference w:id="27"/>
      </w:r>
      <w:r w:rsidR="008C53AA">
        <w:rPr>
          <w:rFonts w:eastAsia="Times New Roman"/>
          <w:color w:val="000000"/>
        </w:rPr>
        <w:t xml:space="preserve"> and climate </w:t>
      </w:r>
      <w:r w:rsidR="00162DE1">
        <w:rPr>
          <w:rFonts w:eastAsia="Times New Roman"/>
          <w:color w:val="000000"/>
        </w:rPr>
        <w:t xml:space="preserve">were </w:t>
      </w:r>
      <w:del w:id="28" w:author="Erika Hersch-Green" w:date="2022-01-06T11:57:00Z">
        <w:r w:rsidR="00162DE1" w:rsidDel="005D2285">
          <w:rPr>
            <w:rFonts w:eastAsia="Times New Roman"/>
            <w:color w:val="000000"/>
          </w:rPr>
          <w:delText xml:space="preserve">generally </w:delText>
        </w:r>
      </w:del>
      <w:r w:rsidR="008C53AA">
        <w:rPr>
          <w:rFonts w:eastAsia="Times New Roman"/>
          <w:color w:val="000000"/>
        </w:rPr>
        <w:t xml:space="preserve">better predictors of </w:t>
      </w:r>
      <w:r w:rsidR="008C53AA">
        <w:rPr>
          <w:rFonts w:eastAsia="Times New Roman"/>
          <w:i/>
          <w:color w:val="000000"/>
        </w:rPr>
        <w:t>N</w:t>
      </w:r>
      <w:r w:rsidR="008C53AA">
        <w:rPr>
          <w:rFonts w:eastAsia="Times New Roman"/>
          <w:color w:val="000000"/>
          <w:vertAlign w:val="subscript"/>
        </w:rPr>
        <w:t>area</w:t>
      </w:r>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re was a weak suggestion that the</w:t>
      </w:r>
      <w:r w:rsidRPr="00771C52">
        <w:rPr>
          <w:rFonts w:eastAsia="Times New Roman"/>
          <w:color w:val="000000"/>
        </w:rPr>
        <w:t xml:space="preserve"> positive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commentRangeStart w:id="29"/>
      <w:r>
        <w:rPr>
          <w:rFonts w:eastAsia="Times New Roman"/>
          <w:b/>
        </w:rPr>
        <w:lastRenderedPageBreak/>
        <w:t>Keywords</w:t>
      </w:r>
      <w:commentRangeEnd w:id="29"/>
      <w:r w:rsidR="005D2285">
        <w:rPr>
          <w:rStyle w:val="Kommentarzeichen"/>
        </w:rPr>
        <w:commentReference w:id="29"/>
      </w:r>
    </w:p>
    <w:p w14:paraId="0EB5424A" w14:textId="20B9A7FC" w:rsidR="002B59BD" w:rsidRPr="002B59BD" w:rsidRDefault="002B59BD" w:rsidP="00B05AC4">
      <w:pPr>
        <w:spacing w:line="480" w:lineRule="auto"/>
        <w:contextualSpacing/>
        <w:rPr>
          <w:rFonts w:eastAsia="Times New Roman"/>
        </w:rPr>
      </w:pPr>
      <w:r>
        <w:rPr>
          <w:rFonts w:eastAsia="Times New Roman"/>
        </w:rPr>
        <w:t>Nutrient Network (NutNet),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440235D9"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ins w:id="30" w:author="Erika Hersch-Green [2]" w:date="2022-01-07T13:26:00Z">
        <w:r w:rsidR="00F8040A">
          <w:rPr>
            <w:rFonts w:eastAsia="Times New Roman"/>
            <w:color w:val="000000"/>
          </w:rPr>
          <w:t>,</w:t>
        </w:r>
      </w:ins>
      <w:ins w:id="31" w:author="Erika Hersch-Green [2]" w:date="2022-01-07T13:16:00Z">
        <w:r w:rsidR="00E34B4A">
          <w:rPr>
            <w:rFonts w:eastAsia="Times New Roman"/>
            <w:color w:val="000000"/>
          </w:rPr>
          <w:t xml:space="preserve"> potentially </w:t>
        </w:r>
      </w:ins>
      <w:ins w:id="32" w:author="Erika Hersch-Green [2]" w:date="2022-01-07T13:15:00Z">
        <w:r w:rsidR="00E34B4A">
          <w:rPr>
            <w:rFonts w:eastAsia="Times New Roman"/>
            <w:color w:val="000000"/>
          </w:rPr>
          <w:t>having</w:t>
        </w:r>
      </w:ins>
      <w:ins w:id="33" w:author="Erika Hersch-Green [2]" w:date="2022-01-07T13:26:00Z">
        <w:r w:rsidR="00F8040A">
          <w:rPr>
            <w:rFonts w:eastAsia="Times New Roman"/>
            <w:color w:val="000000"/>
          </w:rPr>
          <w:t xml:space="preserve"> </w:t>
        </w:r>
      </w:ins>
      <w:del w:id="34" w:author="Erika Hersch-Green [2]" w:date="2022-01-07T13:15:00Z">
        <w:r w:rsidRPr="00771C52" w:rsidDel="00E34B4A">
          <w:rPr>
            <w:rFonts w:eastAsia="Times New Roman"/>
            <w:color w:val="000000"/>
          </w:rPr>
          <w:delText xml:space="preserve">. This coupling has </w:delText>
        </w:r>
      </w:del>
      <w:r w:rsidRPr="00771C52">
        <w:rPr>
          <w:rFonts w:eastAsia="Times New Roman"/>
          <w:color w:val="000000"/>
        </w:rPr>
        <w:t>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xml:space="preserve">. For instance, </w:t>
      </w:r>
      <w:del w:id="35" w:author="Erika Hersch-Green [2]" w:date="2022-01-07T13:18:00Z">
        <w:r w:rsidRPr="001B44B1" w:rsidDel="00E34B4A">
          <w:rPr>
            <w:rFonts w:eastAsia="Times New Roman"/>
            <w:color w:val="000000"/>
          </w:rPr>
          <w:delText xml:space="preserve">land plants rely on </w:delText>
        </w:r>
      </w:del>
      <w:r w:rsidRPr="001B44B1">
        <w:rPr>
          <w:rFonts w:eastAsia="Times New Roman"/>
          <w:color w:val="000000"/>
        </w:rPr>
        <w:t xml:space="preserve">nitrogen </w:t>
      </w:r>
      <w:del w:id="36" w:author="Erika Hersch-Green [2]" w:date="2022-01-07T13:17:00Z">
        <w:r w:rsidRPr="001B44B1" w:rsidDel="00E34B4A">
          <w:rPr>
            <w:rFonts w:eastAsia="Times New Roman"/>
            <w:color w:val="000000"/>
          </w:rPr>
          <w:delText>to build</w:delText>
        </w:r>
      </w:del>
      <w:ins w:id="37" w:author="Erika Hersch-Green [2]" w:date="2022-01-07T13:17:00Z">
        <w:r w:rsidR="00E34B4A">
          <w:rPr>
            <w:rFonts w:eastAsia="Times New Roman"/>
            <w:color w:val="000000"/>
          </w:rPr>
          <w:t xml:space="preserve">is a key component of </w:t>
        </w:r>
      </w:ins>
      <w:r w:rsidRPr="001B44B1">
        <w:rPr>
          <w:rFonts w:eastAsia="Times New Roman"/>
          <w:color w:val="000000"/>
        </w:rPr>
        <w:t xml:space="preserve"> </w:t>
      </w:r>
      <w:ins w:id="38" w:author="Erika Hersch-Green [2]" w:date="2022-01-07T13:18:00Z">
        <w:r w:rsidR="00E34B4A">
          <w:rPr>
            <w:rFonts w:eastAsia="Times New Roman"/>
            <w:color w:val="000000"/>
          </w:rPr>
          <w:t xml:space="preserve">many </w:t>
        </w:r>
      </w:ins>
      <w:ins w:id="39" w:author="Erika Hersch-Green [2]" w:date="2022-01-07T13:23:00Z">
        <w:r w:rsidR="00F8040A">
          <w:rPr>
            <w:rFonts w:eastAsia="Times New Roman"/>
            <w:color w:val="000000"/>
          </w:rPr>
          <w:t>molecules that are essential to photosynthesis</w:t>
        </w:r>
      </w:ins>
      <w:ins w:id="40" w:author="Erika Hersch-Green [2]" w:date="2022-01-07T13:19:00Z">
        <w:r w:rsidR="00E34B4A">
          <w:rPr>
            <w:rFonts w:eastAsia="Times New Roman"/>
            <w:color w:val="000000"/>
          </w:rPr>
          <w:t xml:space="preserve"> (e.g</w:t>
        </w:r>
        <w:commentRangeStart w:id="41"/>
        <w:commentRangeStart w:id="42"/>
        <w:r w:rsidR="00E34B4A">
          <w:rPr>
            <w:rFonts w:eastAsia="Times New Roman"/>
            <w:color w:val="000000"/>
          </w:rPr>
          <w:t>., Ru</w:t>
        </w:r>
      </w:ins>
      <w:ins w:id="43" w:author="Erika Hersch-Green [2]" w:date="2022-01-07T13:24:00Z">
        <w:r w:rsidR="00F8040A">
          <w:rPr>
            <w:rFonts w:eastAsia="Times New Roman"/>
            <w:color w:val="000000"/>
          </w:rPr>
          <w:t>b</w:t>
        </w:r>
      </w:ins>
      <w:ins w:id="44" w:author="Erika Hersch-Green [2]" w:date="2022-01-07T13:19:00Z">
        <w:r w:rsidR="00E34B4A">
          <w:rPr>
            <w:rFonts w:eastAsia="Times New Roman"/>
            <w:color w:val="000000"/>
          </w:rPr>
          <w:t>isco</w:t>
        </w:r>
      </w:ins>
      <w:ins w:id="45" w:author="Erika Hersch-Green [2]" w:date="2022-01-07T13:24:00Z">
        <w:r w:rsidR="00F8040A">
          <w:rPr>
            <w:rFonts w:eastAsia="Times New Roman"/>
            <w:color w:val="000000"/>
          </w:rPr>
          <w:t>, chlorophyll</w:t>
        </w:r>
      </w:ins>
      <w:commentRangeEnd w:id="41"/>
      <w:ins w:id="46" w:author="Erika Hersch-Green [2]" w:date="2022-01-07T13:33:00Z">
        <w:r w:rsidR="001257BE">
          <w:rPr>
            <w:rStyle w:val="Kommentarzeichen"/>
          </w:rPr>
          <w:commentReference w:id="41"/>
        </w:r>
        <w:commentRangeEnd w:id="42"/>
        <w:r w:rsidR="001257BE">
          <w:rPr>
            <w:rStyle w:val="Kommentarzeichen"/>
          </w:rPr>
          <w:commentReference w:id="42"/>
        </w:r>
      </w:ins>
      <w:ins w:id="47" w:author="Erika Hersch-Green [2]" w:date="2022-01-07T13:19:00Z">
        <w:r w:rsidR="00E34B4A">
          <w:rPr>
            <w:rFonts w:eastAsia="Times New Roman"/>
            <w:color w:val="000000"/>
          </w:rPr>
          <w:t xml:space="preserve">) </w:t>
        </w:r>
      </w:ins>
      <w:ins w:id="48" w:author="Erika Hersch-Green [2]" w:date="2022-01-07T13:49:00Z">
        <w:r w:rsidR="001257BE">
          <w:rPr>
            <w:rFonts w:eastAsia="Times New Roman"/>
            <w:color w:val="000000"/>
          </w:rPr>
          <w:t xml:space="preserve">and biomass accumulation (e.g., nucleic acids) </w:t>
        </w:r>
      </w:ins>
      <w:del w:id="49" w:author="Erika Hersch-Green [2]" w:date="2022-01-07T13:25:00Z">
        <w:r w:rsidRPr="001B44B1" w:rsidDel="00F8040A">
          <w:rPr>
            <w:rFonts w:eastAsia="Times New Roman"/>
            <w:color w:val="000000"/>
          </w:rPr>
          <w:delText>photosynthetic enzymes</w:delText>
        </w:r>
        <w:r w:rsidR="002B1DD3" w:rsidDel="00F8040A">
          <w:rPr>
            <w:rFonts w:eastAsia="Times New Roman"/>
            <w:color w:val="000000"/>
          </w:rPr>
          <w:delText xml:space="preserve"> responsible for assimilating CO</w:delText>
        </w:r>
        <w:r w:rsidR="002B1DD3" w:rsidDel="00F8040A">
          <w:rPr>
            <w:rFonts w:eastAsia="Times New Roman"/>
            <w:color w:val="000000"/>
            <w:vertAlign w:val="subscript"/>
          </w:rPr>
          <w:delText>2</w:delText>
        </w:r>
      </w:del>
      <w:ins w:id="50" w:author="Erika Hersch-Green [2]" w:date="2022-01-07T13:25:00Z">
        <w:r w:rsidR="00F8040A">
          <w:rPr>
            <w:rFonts w:eastAsia="Times New Roman"/>
            <w:color w:val="000000"/>
          </w:rPr>
          <w:t>and thus</w:t>
        </w:r>
      </w:ins>
      <w:r w:rsidR="00493741" w:rsidRPr="001B44B1">
        <w:rPr>
          <w:rFonts w:eastAsia="Times New Roman"/>
          <w:color w:val="000000"/>
        </w:rPr>
        <w:t xml:space="preserve"> </w:t>
      </w:r>
      <w:ins w:id="51" w:author="Erika Hersch-Green [2]" w:date="2022-01-07T13:25:00Z">
        <w:r w:rsidR="00F8040A" w:rsidRPr="008531D1">
          <w:rPr>
            <w:rFonts w:eastAsia="Times New Roman"/>
            <w:color w:val="000000"/>
          </w:rPr>
          <w:t xml:space="preserve">nitrogen </w:t>
        </w:r>
      </w:ins>
      <w:ins w:id="52" w:author="Erika Hersch-Green [2]" w:date="2022-01-07T13:32:00Z">
        <w:r w:rsidR="001257BE">
          <w:rPr>
            <w:rFonts w:eastAsia="Times New Roman"/>
            <w:color w:val="000000"/>
          </w:rPr>
          <w:t xml:space="preserve">availabilities could influence </w:t>
        </w:r>
      </w:ins>
      <w:ins w:id="53" w:author="Erika Hersch-Green [2]" w:date="2022-01-07T13:25:00Z">
        <w:r w:rsidR="00F8040A" w:rsidRPr="008531D1">
          <w:rPr>
            <w:rFonts w:eastAsia="Times New Roman"/>
            <w:color w:val="000000"/>
          </w:rPr>
          <w:t xml:space="preserve">carbon fluxes into terrestrial ecosystems </w:t>
        </w:r>
      </w:ins>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xml:space="preserve">. </w:t>
      </w:r>
      <w:del w:id="54" w:author="Erika Hersch-Green [2]" w:date="2022-01-07T13:25:00Z">
        <w:r w:rsidRPr="008531D1" w:rsidDel="00F8040A">
          <w:rPr>
            <w:rFonts w:eastAsia="Times New Roman"/>
            <w:color w:val="000000"/>
          </w:rPr>
          <w:delText>Thus, nitrogen is an important regulator of carbon fluxes into terrestrial ecosystems</w:delText>
        </w:r>
      </w:del>
      <w:del w:id="55" w:author="Erika Hersch-Green [2]" w:date="2022-01-07T13:32:00Z">
        <w:r w:rsidRPr="008531D1" w:rsidDel="001257BE">
          <w:rPr>
            <w:rFonts w:eastAsia="Times New Roman"/>
            <w:color w:val="000000"/>
          </w:rPr>
          <w:delText>, as</w:delText>
        </w:r>
      </w:del>
      <w:ins w:id="56" w:author="Erika Hersch-Green [2]" w:date="2022-01-07T13:32:00Z">
        <w:r w:rsidR="001257BE">
          <w:rPr>
            <w:rFonts w:eastAsia="Times New Roman"/>
            <w:color w:val="000000"/>
          </w:rPr>
          <w:t>Furthermore,</w:t>
        </w:r>
      </w:ins>
      <w:r w:rsidRPr="008531D1">
        <w:rPr>
          <w:rFonts w:eastAsia="Times New Roman"/>
          <w:color w:val="000000"/>
        </w:rPr>
        <w:t xml:space="preserve"> </w:t>
      </w:r>
      <w:del w:id="57" w:author="Erika Hersch-Green [2]" w:date="2022-01-07T13:33:00Z">
        <w:r w:rsidRPr="008531D1" w:rsidDel="001257BE">
          <w:rPr>
            <w:rFonts w:eastAsia="Times New Roman"/>
            <w:color w:val="000000"/>
          </w:rPr>
          <w:delText xml:space="preserve">indicated by </w:delText>
        </w:r>
      </w:del>
      <w:r w:rsidRPr="008531D1">
        <w:rPr>
          <w:rFonts w:eastAsia="Times New Roman"/>
          <w:color w:val="000000"/>
        </w:rPr>
        <w:t xml:space="preserve">Earth System Models (ESMs) </w:t>
      </w:r>
      <w:del w:id="58" w:author="Erika Hersch-Green [2]" w:date="2022-01-07T13:33:00Z">
        <w:r w:rsidRPr="008531D1" w:rsidDel="001257BE">
          <w:rPr>
            <w:rFonts w:eastAsia="Times New Roman"/>
            <w:color w:val="000000"/>
          </w:rPr>
          <w:delText xml:space="preserve">that </w:delText>
        </w:r>
      </w:del>
      <w:ins w:id="59" w:author="Erika Hersch-Green [2]" w:date="2022-01-07T13:33:00Z">
        <w:r w:rsidR="001257BE">
          <w:rPr>
            <w:rFonts w:eastAsia="Times New Roman"/>
            <w:color w:val="000000"/>
          </w:rPr>
          <w:t>have been shown to</w:t>
        </w:r>
        <w:r w:rsidR="001257BE" w:rsidRPr="008531D1">
          <w:rPr>
            <w:rFonts w:eastAsia="Times New Roman"/>
            <w:color w:val="000000"/>
          </w:rPr>
          <w:t xml:space="preserve"> </w:t>
        </w:r>
      </w:ins>
      <w:r w:rsidRPr="008531D1">
        <w:rPr>
          <w:rFonts w:eastAsia="Times New Roman"/>
          <w:color w:val="000000"/>
        </w:rPr>
        <w:t>simulate reduced plant carbon assimilation when nitrogen co</w:t>
      </w:r>
      <w:r w:rsidRPr="001B44B1">
        <w:rPr>
          <w:rFonts w:eastAsia="Times New Roman"/>
          <w:color w:val="000000"/>
        </w:rPr>
        <w:t xml:space="preserve">nstraints are </w:t>
      </w:r>
      <w:r w:rsidR="00D678C0">
        <w:rPr>
          <w:rFonts w:eastAsia="Times New Roman"/>
          <w:color w:val="000000"/>
        </w:rPr>
        <w:t>imposed</w:t>
      </w:r>
      <w:r w:rsidR="00D678C0"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w:t>
      </w:r>
      <w:ins w:id="60" w:author="Erika Hersch-Green [2]" w:date="2022-01-07T13:50:00Z">
        <w:r w:rsidR="001257BE" w:rsidRPr="008531D1">
          <w:rPr>
            <w:rFonts w:eastAsia="Times New Roman"/>
            <w:color w:val="000000"/>
          </w:rPr>
          <w:t>to reliably predict the rate and magnitude of future climate change</w:t>
        </w:r>
        <w:r w:rsidR="001257BE">
          <w:rPr>
            <w:rFonts w:eastAsia="Times New Roman"/>
            <w:color w:val="000000"/>
          </w:rPr>
          <w:t xml:space="preserve">, </w:t>
        </w:r>
      </w:ins>
      <w:r w:rsidRPr="008531D1">
        <w:rPr>
          <w:rFonts w:eastAsia="Times New Roman"/>
          <w:color w:val="000000"/>
        </w:rPr>
        <w:t xml:space="preserve">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w:t>
      </w:r>
      <w:del w:id="61" w:author="Erika Hersch-Green [2]" w:date="2022-01-07T13:50:00Z">
        <w:r w:rsidRPr="008531D1" w:rsidDel="001257BE">
          <w:rPr>
            <w:rFonts w:eastAsia="Times New Roman"/>
            <w:color w:val="000000"/>
          </w:rPr>
          <w:delText xml:space="preserve"> to reliably predict the rate and magnitude of future climate change</w:delText>
        </w:r>
      </w:del>
      <w:r w:rsidRPr="008531D1">
        <w:rPr>
          <w:rFonts w:eastAsia="Times New Roman"/>
          <w:color w:val="000000"/>
        </w:rPr>
        <w:t>.</w:t>
      </w:r>
    </w:p>
    <w:p w14:paraId="72C221CD" w14:textId="54C2105F" w:rsidR="00361685" w:rsidRPr="00DC0EA8" w:rsidRDefault="00361685" w:rsidP="00B05AC4">
      <w:pPr>
        <w:spacing w:line="480" w:lineRule="auto"/>
        <w:contextualSpacing/>
        <w:rPr>
          <w:rFonts w:eastAsia="Times New Roman"/>
          <w:color w:val="FF0000"/>
          <w:rPrChange w:id="62" w:author="Andrew MacDougall" w:date="2022-01-06T09:42:00Z">
            <w:rPr>
              <w:rFonts w:eastAsia="Times New Roman"/>
            </w:rPr>
          </w:rPrChange>
        </w:rPr>
      </w:pPr>
      <w:r w:rsidRPr="00771C52">
        <w:rPr>
          <w:rFonts w:eastAsia="Times New Roman"/>
          <w:color w:val="000000"/>
        </w:rPr>
        <w:tab/>
        <w:t xml:space="preserve">ESMs typically assume </w:t>
      </w:r>
      <w:del w:id="63" w:author="Erika Hersch-Green [2]" w:date="2022-01-07T15:34:00Z">
        <w:r w:rsidRPr="00771C52" w:rsidDel="006B1D6D">
          <w:rPr>
            <w:rFonts w:eastAsia="Times New Roman"/>
            <w:color w:val="000000"/>
          </w:rPr>
          <w:delText xml:space="preserve">a </w:delText>
        </w:r>
      </w:del>
      <w:r w:rsidRPr="00771C52">
        <w:rPr>
          <w:rFonts w:eastAsia="Times New Roman"/>
          <w:color w:val="000000"/>
        </w:rPr>
        <w:t>positive relationship</w:t>
      </w:r>
      <w:ins w:id="64" w:author="Erika Hersch-Green [2]" w:date="2022-01-07T15:34:00Z">
        <w:r w:rsidR="006B1D6D">
          <w:rPr>
            <w:rFonts w:eastAsia="Times New Roman"/>
            <w:color w:val="000000"/>
          </w:rPr>
          <w:t>s</w:t>
        </w:r>
      </w:ins>
      <w:r w:rsidRPr="00771C52">
        <w:rPr>
          <w:rFonts w:eastAsia="Times New Roman"/>
          <w:color w:val="000000"/>
        </w:rPr>
        <w:t xml:space="preserve"> between soil nitrogen availability, leaf nitrogen </w:t>
      </w:r>
      <w:r w:rsidR="00E814EA">
        <w:rPr>
          <w:rFonts w:eastAsia="Times New Roman"/>
          <w:color w:val="000000"/>
        </w:rPr>
        <w:t>per unit</w:t>
      </w:r>
      <w:r w:rsidRPr="00771C52">
        <w:rPr>
          <w:rFonts w:eastAsia="Times New Roman"/>
          <w:color w:val="000000"/>
        </w:rPr>
        <w:t xml:space="preserve"> area (</w:t>
      </w:r>
      <w:r w:rsidRPr="00771C52">
        <w:rPr>
          <w:rFonts w:eastAsia="Times New Roman"/>
          <w:i/>
          <w:iCs/>
          <w:color w:val="000000"/>
        </w:rPr>
        <w:t>N</w:t>
      </w:r>
      <w:r w:rsidRPr="00771C52">
        <w:rPr>
          <w:rFonts w:eastAsia="Times New Roman"/>
          <w:color w:val="000000"/>
          <w:vertAlign w:val="subscript"/>
        </w:rPr>
        <w:t>area</w:t>
      </w:r>
      <w:r w:rsidR="00DC5A2D">
        <w:rPr>
          <w:rFonts w:eastAsia="Times New Roman"/>
          <w:color w:val="000000"/>
        </w:rPr>
        <w:t>; description of key abbreviated terms can be found in Table 1</w:t>
      </w:r>
      <w:r w:rsidRPr="00771C52">
        <w:rPr>
          <w:rFonts w:eastAsia="Times New Roman"/>
          <w:color w:val="000000"/>
        </w:rPr>
        <w:t xml:space="preserve">), and </w:t>
      </w:r>
      <w:commentRangeStart w:id="65"/>
      <w:r w:rsidRPr="00771C52">
        <w:rPr>
          <w:rFonts w:eastAsia="Times New Roman"/>
          <w:color w:val="000000"/>
        </w:rPr>
        <w:t>photosynthetic capacity</w:t>
      </w:r>
      <w:r w:rsidR="00B83AB1">
        <w:rPr>
          <w:rFonts w:eastAsia="Times New Roman"/>
          <w:color w:val="000000"/>
        </w:rPr>
        <w:t xml:space="preserve"> </w:t>
      </w:r>
      <w:commentRangeEnd w:id="65"/>
      <w:r w:rsidR="001257BE">
        <w:rPr>
          <w:rStyle w:val="Kommentarzeichen"/>
        </w:rPr>
        <w:commentReference w:id="65"/>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w:t>
      </w:r>
      <w:del w:id="66" w:author="Erika Hersch-Green [2]" w:date="2022-01-07T15:35:00Z">
        <w:r w:rsidRPr="00771C52" w:rsidDel="006B1D6D">
          <w:rPr>
            <w:rFonts w:eastAsia="Times New Roman"/>
            <w:color w:val="000000"/>
          </w:rPr>
          <w:delText xml:space="preserve">The </w:delText>
        </w:r>
      </w:del>
      <w:ins w:id="67" w:author="Erika Hersch-Green [2]" w:date="2022-01-07T15:39:00Z">
        <w:r w:rsidR="006B1D6D">
          <w:rPr>
            <w:rFonts w:eastAsia="Times New Roman"/>
            <w:color w:val="000000"/>
          </w:rPr>
          <w:t>Although s</w:t>
        </w:r>
      </w:ins>
      <w:ins w:id="68" w:author="Erika Hersch-Green [2]" w:date="2022-01-07T15:35:00Z">
        <w:r w:rsidR="006B1D6D">
          <w:rPr>
            <w:rFonts w:eastAsia="Times New Roman"/>
            <w:color w:val="000000"/>
          </w:rPr>
          <w:t xml:space="preserve">everal studies have reported </w:t>
        </w:r>
      </w:ins>
      <w:r w:rsidRPr="00771C52">
        <w:rPr>
          <w:rFonts w:eastAsia="Times New Roman"/>
          <w:color w:val="000000"/>
        </w:rPr>
        <w:t>positive correlation</w:t>
      </w:r>
      <w:ins w:id="69" w:author="Erika Hersch-Green [2]" w:date="2022-01-07T15:36:00Z">
        <w:r w:rsidR="006B1D6D">
          <w:rPr>
            <w:rFonts w:eastAsia="Times New Roman"/>
            <w:color w:val="000000"/>
          </w:rPr>
          <w:t>s</w:t>
        </w:r>
      </w:ins>
      <w:r w:rsidRPr="00771C52">
        <w:rPr>
          <w:rFonts w:eastAsia="Times New Roman"/>
          <w:color w:val="000000"/>
        </w:rPr>
        <w:t xml:space="preserve"> between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w:t>
      </w:r>
      <w:del w:id="70" w:author="Erika Hersch-Green [2]" w:date="2022-01-07T15:36:00Z">
        <w:r w:rsidRPr="00771C52" w:rsidDel="006B1D6D">
          <w:rPr>
            <w:rFonts w:eastAsia="Times New Roman"/>
            <w:color w:val="000000"/>
          </w:rPr>
          <w:delText>is commonly observed</w:delText>
        </w:r>
        <w:r w:rsidR="00493741" w:rsidRPr="00771C52" w:rsidDel="006B1D6D">
          <w:rPr>
            <w:rFonts w:eastAsia="Times New Roman"/>
            <w:color w:val="000000"/>
          </w:rPr>
          <w:delText xml:space="preserve"> </w:delText>
        </w:r>
      </w:del>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ins w:id="71" w:author="Erika Hersch-Green [2]" w:date="2022-01-07T15:39:00Z">
        <w:r w:rsidR="006B1D6D">
          <w:rPr>
            <w:rFonts w:eastAsia="Times New Roman"/>
            <w:color w:val="000000"/>
          </w:rPr>
          <w:t xml:space="preserve">, </w:t>
        </w:r>
      </w:ins>
      <w:ins w:id="72" w:author="Erika Hersch-Green [2]" w:date="2022-01-07T15:40:00Z">
        <w:r w:rsidR="006B1D6D">
          <w:rPr>
            <w:rFonts w:eastAsia="Times New Roman"/>
            <w:color w:val="000000"/>
          </w:rPr>
          <w:t>there is less empirical</w:t>
        </w:r>
      </w:ins>
      <w:ins w:id="73" w:author="Erika Hersch-Green [2]" w:date="2022-01-07T15:39:00Z">
        <w:r w:rsidR="006B1D6D">
          <w:rPr>
            <w:rFonts w:eastAsia="Times New Roman"/>
            <w:color w:val="000000"/>
          </w:rPr>
          <w:t xml:space="preserve"> evidence t</w:t>
        </w:r>
      </w:ins>
      <w:ins w:id="74" w:author="Erika Hersch-Green [2]" w:date="2022-01-07T15:40:00Z">
        <w:r w:rsidR="006B1D6D">
          <w:rPr>
            <w:rFonts w:eastAsia="Times New Roman"/>
            <w:color w:val="000000"/>
          </w:rPr>
          <w:t xml:space="preserve">hat </w:t>
        </w:r>
      </w:ins>
      <w:del w:id="75" w:author="Erika Hersch-Green [2]" w:date="2022-01-07T15:39:00Z">
        <w:r w:rsidRPr="008531D1" w:rsidDel="006B1D6D">
          <w:rPr>
            <w:rFonts w:eastAsia="Times New Roman"/>
            <w:color w:val="000000"/>
          </w:rPr>
          <w:delText xml:space="preserve"> </w:delText>
        </w:r>
        <w:commentRangeStart w:id="76"/>
        <w:r w:rsidRPr="001B44B1" w:rsidDel="006B1D6D">
          <w:rPr>
            <w:rFonts w:eastAsia="Times New Roman"/>
            <w:color w:val="000000"/>
          </w:rPr>
          <w:delText>and is thought to be the result of the fact that photosynthetic enzymes are typically</w:delText>
        </w:r>
      </w:del>
      <w:ins w:id="77" w:author="Andrew MacDougall" w:date="2022-01-06T09:39:00Z">
        <w:del w:id="78" w:author="Erika Hersch-Green [2]" w:date="2022-01-07T15:39:00Z">
          <w:r w:rsidR="00172FFF" w:rsidDel="006B1D6D">
            <w:rPr>
              <w:rFonts w:eastAsia="Times New Roman"/>
              <w:color w:val="000000"/>
            </w:rPr>
            <w:delText>being</w:delText>
          </w:r>
        </w:del>
      </w:ins>
      <w:del w:id="79" w:author="Erika Hersch-Green [2]" w:date="2022-01-07T15:39:00Z">
        <w:r w:rsidRPr="001B44B1" w:rsidDel="006B1D6D">
          <w:rPr>
            <w:rFonts w:eastAsia="Times New Roman"/>
            <w:color w:val="000000"/>
          </w:rPr>
          <w:delText xml:space="preserve"> nitrogen-rich</w:delText>
        </w:r>
        <w:r w:rsidR="00493741" w:rsidRPr="001B44B1" w:rsidDel="006B1D6D">
          <w:rPr>
            <w:rFonts w:eastAsia="Times New Roman"/>
            <w:color w:val="000000"/>
          </w:rPr>
          <w:delText xml:space="preserve"> </w:delText>
        </w:r>
        <w:r w:rsidR="00493741" w:rsidRPr="008531D1" w:rsidDel="006B1D6D">
          <w:rPr>
            <w:rFonts w:eastAsia="Times New Roman"/>
            <w:color w:val="000000"/>
          </w:rPr>
          <w:fldChar w:fldCharType="begin" w:fldLock="1"/>
        </w:r>
        <w:r w:rsidR="00493741" w:rsidRPr="00771C52" w:rsidDel="006B1D6D">
          <w:rPr>
            <w:rFonts w:eastAsia="Times New Roman"/>
            <w:color w:val="000000"/>
          </w:rPr>
          <w:del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delInstrText>
        </w:r>
        <w:r w:rsidR="00493741" w:rsidRPr="008531D1" w:rsidDel="006B1D6D">
          <w:rPr>
            <w:rFonts w:eastAsia="Times New Roman"/>
            <w:color w:val="000000"/>
          </w:rPr>
          <w:fldChar w:fldCharType="separate"/>
        </w:r>
        <w:r w:rsidR="00493741" w:rsidRPr="008531D1" w:rsidDel="006B1D6D">
          <w:rPr>
            <w:rFonts w:eastAsia="Times New Roman"/>
            <w:noProof/>
            <w:color w:val="000000"/>
          </w:rPr>
          <w:delText>(Evans &amp; Seemann, 1989; Evans &amp; Clarke, 2019)</w:delText>
        </w:r>
        <w:r w:rsidR="00493741" w:rsidRPr="008531D1" w:rsidDel="006B1D6D">
          <w:rPr>
            <w:rFonts w:eastAsia="Times New Roman"/>
            <w:color w:val="000000"/>
          </w:rPr>
          <w:fldChar w:fldCharType="end"/>
        </w:r>
        <w:r w:rsidRPr="008531D1" w:rsidDel="006B1D6D">
          <w:rPr>
            <w:rFonts w:eastAsia="Times New Roman"/>
            <w:color w:val="000000"/>
          </w:rPr>
          <w:delText xml:space="preserve">. </w:delText>
        </w:r>
        <w:commentRangeEnd w:id="76"/>
        <w:r w:rsidR="006B1D6D" w:rsidDel="006B1D6D">
          <w:rPr>
            <w:rStyle w:val="Kommentarzeichen"/>
          </w:rPr>
          <w:commentReference w:id="76"/>
        </w:r>
        <w:r w:rsidRPr="008531D1" w:rsidDel="006B1D6D">
          <w:rPr>
            <w:rFonts w:eastAsia="Times New Roman"/>
            <w:color w:val="000000"/>
          </w:rPr>
          <w:delText xml:space="preserve">However, the </w:delText>
        </w:r>
      </w:del>
      <w:ins w:id="80" w:author="Erika Hersch-Green [2]" w:date="2022-01-07T15:40:00Z">
        <w:r w:rsidR="006B1D6D">
          <w:rPr>
            <w:rFonts w:eastAsia="Times New Roman"/>
            <w:color w:val="000000"/>
          </w:rPr>
          <w:t>incre</w:t>
        </w:r>
      </w:ins>
      <w:ins w:id="81" w:author="Erika Hersch-Green [2]" w:date="2022-01-07T15:41:00Z">
        <w:r w:rsidR="006B1D6D">
          <w:rPr>
            <w:rFonts w:eastAsia="Times New Roman"/>
            <w:color w:val="000000"/>
          </w:rPr>
          <w:t xml:space="preserve">asing </w:t>
        </w:r>
      </w:ins>
      <w:del w:id="82" w:author="Erika Hersch-Green [2]" w:date="2022-01-07T15:40:00Z">
        <w:r w:rsidRPr="008531D1" w:rsidDel="006B1D6D">
          <w:rPr>
            <w:rFonts w:eastAsia="Times New Roman"/>
            <w:color w:val="000000"/>
          </w:rPr>
          <w:delText xml:space="preserve">positive correlation between </w:delText>
        </w:r>
      </w:del>
      <w:r w:rsidRPr="008531D1">
        <w:rPr>
          <w:rFonts w:eastAsia="Times New Roman"/>
          <w:color w:val="000000"/>
        </w:rPr>
        <w:t xml:space="preserve">soil nitrogen availability </w:t>
      </w:r>
      <w:del w:id="83" w:author="Erika Hersch-Green [2]" w:date="2022-01-07T15:41:00Z">
        <w:r w:rsidRPr="008531D1" w:rsidDel="006B1D6D">
          <w:rPr>
            <w:rFonts w:eastAsia="Times New Roman"/>
            <w:color w:val="000000"/>
          </w:rPr>
          <w:delText xml:space="preserve">and </w:delText>
        </w:r>
      </w:del>
      <w:ins w:id="84" w:author="Erika Hersch-Green [2]" w:date="2022-01-07T15:41:00Z">
        <w:r w:rsidR="006B1D6D">
          <w:rPr>
            <w:rFonts w:eastAsia="Times New Roman"/>
            <w:color w:val="000000"/>
          </w:rPr>
          <w:t>translates into increased</w:t>
        </w:r>
        <w:r w:rsidR="006B1D6D" w:rsidRPr="008531D1">
          <w:rPr>
            <w:rFonts w:eastAsia="Times New Roman"/>
            <w:color w:val="000000"/>
          </w:rPr>
          <w:t xml:space="preserve"> </w:t>
        </w:r>
      </w:ins>
      <w:r w:rsidRPr="001B44B1">
        <w:rPr>
          <w:rFonts w:eastAsia="Times New Roman"/>
          <w:i/>
          <w:iCs/>
          <w:color w:val="000000"/>
        </w:rPr>
        <w:lastRenderedPageBreak/>
        <w:t>N</w:t>
      </w:r>
      <w:r w:rsidRPr="00771C52">
        <w:rPr>
          <w:rFonts w:eastAsia="Times New Roman"/>
          <w:color w:val="000000"/>
          <w:vertAlign w:val="subscript"/>
        </w:rPr>
        <w:t>area</w:t>
      </w:r>
      <w:del w:id="85" w:author="Erika Hersch-Green [2]" w:date="2022-01-07T15:41:00Z">
        <w:r w:rsidRPr="00771C52" w:rsidDel="006B1D6D">
          <w:rPr>
            <w:rFonts w:eastAsia="Times New Roman"/>
            <w:color w:val="000000"/>
          </w:rPr>
          <w:delText xml:space="preserve"> is not as straightforward</w:delText>
        </w:r>
      </w:del>
      <w:r w:rsidRPr="00771C52">
        <w:rPr>
          <w:rFonts w:eastAsia="Times New Roman"/>
          <w:color w:val="000000"/>
        </w:rPr>
        <w:t xml:space="preserve">. </w:t>
      </w:r>
      <w:commentRangeStart w:id="86"/>
      <w:r w:rsidRPr="00771C52">
        <w:rPr>
          <w:rFonts w:eastAsia="Times New Roman"/>
          <w:color w:val="000000"/>
        </w:rPr>
        <w:t>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ins w:id="87" w:author="Andrew MacDougall" w:date="2022-01-06T09:40:00Z">
        <w:r w:rsidR="00172FFF">
          <w:rPr>
            <w:rFonts w:eastAsia="Times New Roman"/>
            <w:color w:val="000000"/>
          </w:rPr>
          <w:t xml:space="preserve"> </w:t>
        </w:r>
        <w:r w:rsidR="00172FFF" w:rsidRPr="00DC0EA8">
          <w:rPr>
            <w:rFonts w:eastAsia="Times New Roman"/>
            <w:color w:val="FF0000"/>
            <w:rPrChange w:id="88" w:author="Andrew MacDougall" w:date="2022-01-06T09:42:00Z">
              <w:rPr>
                <w:rFonts w:eastAsia="Times New Roman"/>
                <w:color w:val="000000"/>
              </w:rPr>
            </w:rPrChange>
          </w:rPr>
          <w:t xml:space="preserve">This environmental dependency applies to climate in particular – temperature </w:t>
        </w:r>
      </w:ins>
      <w:ins w:id="89" w:author="Andrew MacDougall" w:date="2022-01-06T09:41:00Z">
        <w:r w:rsidR="00DC0EA8" w:rsidRPr="00DC0EA8">
          <w:rPr>
            <w:rFonts w:eastAsia="Times New Roman"/>
            <w:color w:val="FF0000"/>
            <w:rPrChange w:id="90" w:author="Andrew MacDougall" w:date="2022-01-06T09:42:00Z">
              <w:rPr>
                <w:rFonts w:eastAsia="Times New Roman"/>
                <w:color w:val="000000"/>
              </w:rPr>
            </w:rPrChange>
          </w:rPr>
          <w:t>and aridity both various</w:t>
        </w:r>
      </w:ins>
      <w:ins w:id="91" w:author="Andrew MacDougall" w:date="2022-01-06T09:42:00Z">
        <w:r w:rsidR="00DC0EA8" w:rsidRPr="00DC0EA8">
          <w:rPr>
            <w:rFonts w:eastAsia="Times New Roman"/>
            <w:color w:val="FF0000"/>
            <w:rPrChange w:id="92" w:author="Andrew MacDougall" w:date="2022-01-06T09:42:00Z">
              <w:rPr>
                <w:rFonts w:eastAsia="Times New Roman"/>
                <w:color w:val="000000"/>
              </w:rPr>
            </w:rPrChange>
          </w:rPr>
          <w:t>ly</w:t>
        </w:r>
      </w:ins>
      <w:ins w:id="93" w:author="Andrew MacDougall" w:date="2022-01-06T09:41:00Z">
        <w:r w:rsidR="00DC0EA8" w:rsidRPr="00DC0EA8">
          <w:rPr>
            <w:rFonts w:eastAsia="Times New Roman"/>
            <w:color w:val="FF0000"/>
            <w:rPrChange w:id="94" w:author="Andrew MacDougall" w:date="2022-01-06T09:42:00Z">
              <w:rPr>
                <w:rFonts w:eastAsia="Times New Roman"/>
                <w:color w:val="000000"/>
              </w:rPr>
            </w:rPrChange>
          </w:rPr>
          <w:t xml:space="preserve"> affect N- and C-mediated aspects of photos</w:t>
        </w:r>
      </w:ins>
      <w:ins w:id="95" w:author="Andrew MacDougall" w:date="2022-01-06T09:42:00Z">
        <w:r w:rsidR="00DC0EA8" w:rsidRPr="00DC0EA8">
          <w:rPr>
            <w:rFonts w:eastAsia="Times New Roman"/>
            <w:color w:val="FF0000"/>
            <w:rPrChange w:id="96" w:author="Andrew MacDougall" w:date="2022-01-06T09:42:00Z">
              <w:rPr>
                <w:rFonts w:eastAsia="Times New Roman"/>
                <w:color w:val="000000"/>
              </w:rPr>
            </w:rPrChange>
          </w:rPr>
          <w:t>ynthesis and respiration (</w:t>
        </w:r>
        <w:commentRangeStart w:id="97"/>
        <w:r w:rsidR="00DC0EA8" w:rsidRPr="00DC0EA8">
          <w:rPr>
            <w:rFonts w:eastAsia="Times New Roman"/>
            <w:color w:val="FF0000"/>
            <w:rPrChange w:id="98" w:author="Andrew MacDougall" w:date="2022-01-06T09:42:00Z">
              <w:rPr>
                <w:rFonts w:eastAsia="Times New Roman"/>
                <w:color w:val="000000"/>
              </w:rPr>
            </w:rPrChange>
          </w:rPr>
          <w:t>citations</w:t>
        </w:r>
      </w:ins>
      <w:commentRangeEnd w:id="97"/>
      <w:ins w:id="99" w:author="Andrew MacDougall" w:date="2022-01-06T10:11:00Z">
        <w:r w:rsidR="00470D41">
          <w:rPr>
            <w:rStyle w:val="Kommentarzeichen"/>
          </w:rPr>
          <w:commentReference w:id="97"/>
        </w:r>
      </w:ins>
      <w:ins w:id="100" w:author="Andrew MacDougall" w:date="2022-01-06T09:42:00Z">
        <w:r w:rsidR="00DC0EA8" w:rsidRPr="00DC0EA8">
          <w:rPr>
            <w:rFonts w:eastAsia="Times New Roman"/>
            <w:color w:val="FF0000"/>
            <w:rPrChange w:id="101" w:author="Andrew MacDougall" w:date="2022-01-06T09:42:00Z">
              <w:rPr>
                <w:rFonts w:eastAsia="Times New Roman"/>
                <w:color w:val="000000"/>
              </w:rPr>
            </w:rPrChange>
          </w:rPr>
          <w:t xml:space="preserve">). </w:t>
        </w:r>
      </w:ins>
      <w:commentRangeEnd w:id="86"/>
      <w:r w:rsidR="00AF6F44">
        <w:rPr>
          <w:rStyle w:val="Kommentarzeichen"/>
        </w:rPr>
        <w:commentReference w:id="86"/>
      </w:r>
    </w:p>
    <w:p w14:paraId="1C97A425" w14:textId="5199A3B0"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w:t>
      </w:r>
      <w:r w:rsidR="00A72C40">
        <w:rPr>
          <w:rFonts w:eastAsia="Times New Roman"/>
          <w:i/>
          <w:iCs/>
          <w:color w:val="000000"/>
        </w:rPr>
        <w:t>N</w:t>
      </w:r>
      <w:r w:rsidR="00A72C40">
        <w:rPr>
          <w:rFonts w:eastAsia="Times New Roman"/>
          <w:iCs/>
          <w:color w:val="000000"/>
          <w:vertAlign w:val="subscript"/>
        </w:rPr>
        <w:t>area</w:t>
      </w:r>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Additionally, data from a</w:t>
      </w:r>
      <w:r w:rsidR="00472FC8">
        <w:rPr>
          <w:rFonts w:eastAsia="Times New Roman"/>
          <w:color w:val="000000"/>
        </w:rPr>
        <w:t xml:space="preserve"> globally distributed experiment</w:t>
      </w:r>
      <w:r w:rsidR="00EC110E">
        <w:rPr>
          <w:rFonts w:eastAsia="Times New Roman"/>
          <w:color w:val="000000"/>
        </w:rPr>
        <w:t xml:space="preserve"> </w:t>
      </w:r>
      <w:del w:id="102" w:author="Andrew MacDougall" w:date="2022-01-06T09:44:00Z">
        <w:r w:rsidR="00EC110E" w:rsidDel="00DC0EA8">
          <w:rPr>
            <w:rFonts w:eastAsia="Times New Roman"/>
            <w:color w:val="000000"/>
          </w:rPr>
          <w:delText>was found to show</w:delText>
        </w:r>
      </w:del>
      <w:ins w:id="103" w:author="Andrew MacDougall" w:date="2022-01-06T09:44:00Z">
        <w:r w:rsidR="00DC0EA8">
          <w:rPr>
            <w:rFonts w:eastAsia="Times New Roman"/>
            <w:color w:val="000000"/>
          </w:rPr>
          <w:t>inferred</w:t>
        </w:r>
      </w:ins>
      <w:r w:rsidR="00EC110E">
        <w:rPr>
          <w:rFonts w:eastAsia="Times New Roman"/>
          <w:color w:val="000000"/>
        </w:rPr>
        <w:t xml:space="preserve"> this positive relationship </w:t>
      </w:r>
      <w:del w:id="104" w:author="Andrew MacDougall" w:date="2022-01-06T09:45:00Z">
        <w:r w:rsidR="00EC110E" w:rsidDel="00DC0EA8">
          <w:rPr>
            <w:rFonts w:eastAsia="Times New Roman"/>
            <w:color w:val="000000"/>
          </w:rPr>
          <w:delText xml:space="preserve">as inferred </w:delText>
        </w:r>
      </w:del>
      <w:ins w:id="105" w:author="Andrew MacDougall" w:date="2022-01-06T09:45:00Z">
        <w:r w:rsidR="00DC0EA8">
          <w:rPr>
            <w:rFonts w:eastAsia="Times New Roman"/>
            <w:color w:val="000000"/>
          </w:rPr>
          <w:t xml:space="preserve">with added soil N driving an </w:t>
        </w:r>
      </w:ins>
      <w:ins w:id="106" w:author="Andrew MacDougall" w:date="2022-01-06T09:46:00Z">
        <w:r w:rsidR="00DC0EA8">
          <w:rPr>
            <w:rFonts w:eastAsia="Times New Roman"/>
            <w:color w:val="000000"/>
          </w:rPr>
          <w:t>i</w:t>
        </w:r>
      </w:ins>
      <w:del w:id="107" w:author="Andrew MacDougall" w:date="2022-01-06T09:45:00Z">
        <w:r w:rsidR="00EC110E" w:rsidDel="00DC0EA8">
          <w:rPr>
            <w:rFonts w:eastAsia="Times New Roman"/>
            <w:color w:val="000000"/>
          </w:rPr>
          <w:delText>from an i</w:delText>
        </w:r>
      </w:del>
      <w:r w:rsidR="00EC110E">
        <w:rPr>
          <w:rFonts w:eastAsia="Times New Roman"/>
          <w:color w:val="000000"/>
        </w:rPr>
        <w:t xml:space="preserve">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r w:rsidR="00EC110E" w:rsidRPr="00EC110E">
        <w:rPr>
          <w:rFonts w:eastAsia="Times New Roman"/>
          <w:i/>
          <w:color w:val="000000"/>
        </w:rPr>
        <w:t>N</w:t>
      </w:r>
      <w:r w:rsidR="00EC110E" w:rsidRPr="00EC110E">
        <w:rPr>
          <w:rFonts w:eastAsia="Times New Roman"/>
          <w:color w:val="000000"/>
          <w:vertAlign w:val="subscript"/>
        </w:rPr>
        <w:t>mass</w:t>
      </w:r>
      <w:r w:rsidR="00EC110E">
        <w:rPr>
          <w:rFonts w:eastAsia="Times New Roman"/>
          <w:color w:val="000000"/>
        </w:rPr>
        <w:t xml:space="preserve">) </w:t>
      </w:r>
      <w:ins w:id="108" w:author="Andrew MacDougall" w:date="2022-01-06T09:46:00Z">
        <w:r w:rsidR="00DC0EA8">
          <w:rPr>
            <w:rFonts w:eastAsia="Times New Roman"/>
            <w:color w:val="000000"/>
          </w:rPr>
          <w:t xml:space="preserve">but </w:t>
        </w:r>
      </w:ins>
      <w:del w:id="109" w:author="Andrew MacDougall" w:date="2022-01-06T09:45:00Z">
        <w:r w:rsidR="00EC110E" w:rsidDel="00DC0EA8">
          <w:rPr>
            <w:rFonts w:eastAsia="Times New Roman"/>
            <w:color w:val="000000"/>
          </w:rPr>
          <w:delText xml:space="preserve">with added soil nitrogen, </w:delText>
        </w:r>
      </w:del>
      <w:ins w:id="110" w:author="Andrew MacDougall" w:date="2022-01-06T09:46:00Z">
        <w:r w:rsidR="00DC0EA8">
          <w:rPr>
            <w:rFonts w:eastAsia="Times New Roman"/>
            <w:color w:val="000000"/>
          </w:rPr>
          <w:t xml:space="preserve">with </w:t>
        </w:r>
      </w:ins>
      <w:del w:id="111" w:author="Andrew MacDougall" w:date="2022-01-06T09:46:00Z">
        <w:r w:rsidR="00EC110E" w:rsidDel="00DC0EA8">
          <w:rPr>
            <w:rFonts w:eastAsia="Times New Roman"/>
            <w:color w:val="000000"/>
          </w:rPr>
          <w:delText xml:space="preserve">but no change in </w:delText>
        </w:r>
      </w:del>
      <w:r w:rsidR="00EC110E">
        <w:rPr>
          <w:rFonts w:eastAsia="Times New Roman"/>
          <w:color w:val="000000"/>
        </w:rPr>
        <w:t>leaf mass per area</w:t>
      </w:r>
      <w:r w:rsidR="00472FC8">
        <w:rPr>
          <w:rFonts w:eastAsia="Times New Roman"/>
          <w:color w:val="000000"/>
        </w:rPr>
        <w:t xml:space="preserve"> </w:t>
      </w:r>
      <w:ins w:id="112" w:author="Andrew MacDougall" w:date="2022-01-06T09:46:00Z">
        <w:r w:rsidR="00DC0EA8">
          <w:rPr>
            <w:rFonts w:eastAsia="Times New Roman"/>
            <w:color w:val="000000"/>
          </w:rPr>
          <w:t xml:space="preserve">being unaffected </w:t>
        </w:r>
      </w:ins>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Th</w:t>
      </w:r>
      <w:ins w:id="113" w:author="Andrew MacDougall" w:date="2022-01-06T09:46:00Z">
        <w:r w:rsidR="00E91EB3">
          <w:rPr>
            <w:rFonts w:eastAsia="Times New Roman"/>
            <w:color w:val="000000"/>
          </w:rPr>
          <w:t xml:space="preserve">is </w:t>
        </w:r>
      </w:ins>
      <w:del w:id="114" w:author="Andrew MacDougall" w:date="2022-01-06T09:46:00Z">
        <w:r w:rsidRPr="008531D1" w:rsidDel="00E91EB3">
          <w:rPr>
            <w:rFonts w:eastAsia="Times New Roman"/>
            <w:color w:val="000000"/>
          </w:rPr>
          <w:delText xml:space="preserve">ese </w:delText>
        </w:r>
      </w:del>
      <w:r w:rsidRPr="008531D1">
        <w:rPr>
          <w:rFonts w:eastAsia="Times New Roman"/>
          <w:color w:val="000000"/>
        </w:rPr>
        <w:t>stud</w:t>
      </w:r>
      <w:ins w:id="115" w:author="Andrew MacDougall" w:date="2022-01-06T09:46:00Z">
        <w:r w:rsidR="00E91EB3">
          <w:rPr>
            <w:rFonts w:eastAsia="Times New Roman"/>
            <w:color w:val="000000"/>
          </w:rPr>
          <w:t>y</w:t>
        </w:r>
      </w:ins>
      <w:del w:id="116" w:author="Andrew MacDougall" w:date="2022-01-06T09:46:00Z">
        <w:r w:rsidRPr="008531D1" w:rsidDel="00E91EB3">
          <w:rPr>
            <w:rFonts w:eastAsia="Times New Roman"/>
            <w:color w:val="000000"/>
          </w:rPr>
          <w:delText>ies</w:delText>
        </w:r>
      </w:del>
      <w:r w:rsidRPr="008531D1">
        <w:rPr>
          <w:rFonts w:eastAsia="Times New Roman"/>
          <w:color w:val="000000"/>
        </w:rPr>
        <w:t xml:space="preserve"> </w:t>
      </w:r>
      <w:del w:id="117" w:author="Andrew MacDougall" w:date="2022-01-06T09:46:00Z">
        <w:r w:rsidRPr="008531D1" w:rsidDel="00E91EB3">
          <w:rPr>
            <w:rFonts w:eastAsia="Times New Roman"/>
            <w:color w:val="000000"/>
          </w:rPr>
          <w:delText xml:space="preserve">generally </w:delText>
        </w:r>
      </w:del>
      <w:r w:rsidR="00403D54">
        <w:rPr>
          <w:rFonts w:eastAsia="Times New Roman"/>
          <w:color w:val="000000"/>
        </w:rPr>
        <w:t>posit</w:t>
      </w:r>
      <w:ins w:id="118" w:author="Andrew MacDougall" w:date="2022-01-06T09:47:00Z">
        <w:r w:rsidR="00E91EB3">
          <w:rPr>
            <w:rFonts w:eastAsia="Times New Roman"/>
            <w:color w:val="000000"/>
          </w:rPr>
          <w:t>ed</w:t>
        </w:r>
      </w:ins>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del w:id="119" w:author="Andrew MacDougall" w:date="2022-01-06T09:44:00Z">
        <w:r w:rsidR="00403D54" w:rsidDel="00DC0EA8">
          <w:delText xml:space="preserve">this positive correlation </w:delText>
        </w:r>
      </w:del>
      <w:r w:rsidR="00403D54">
        <w:t>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w:t>
      </w:r>
      <w:del w:id="120" w:author="Andrew MacDougall" w:date="2022-01-06T09:47:00Z">
        <w:r w:rsidRPr="001B44B1" w:rsidDel="00E91EB3">
          <w:rPr>
            <w:rFonts w:eastAsia="Times New Roman"/>
            <w:color w:val="000000"/>
          </w:rPr>
          <w:delText xml:space="preserve">a </w:delText>
        </w:r>
      </w:del>
      <w:r w:rsidRPr="001B44B1">
        <w:rPr>
          <w:rFonts w:eastAsia="Times New Roman"/>
          <w:color w:val="000000"/>
        </w:rPr>
        <w:t xml:space="preserve">wasteful </w:t>
      </w:r>
      <w:del w:id="121" w:author="Andrew MacDougall" w:date="2022-01-06T09:47:00Z">
        <w:r w:rsidRPr="001B44B1" w:rsidDel="00E91EB3">
          <w:rPr>
            <w:rFonts w:eastAsia="Times New Roman"/>
            <w:color w:val="000000"/>
          </w:rPr>
          <w:delText xml:space="preserve">process </w:delText>
        </w:r>
      </w:del>
      <w:r w:rsidRPr="001B44B1">
        <w:rPr>
          <w:rFonts w:eastAsia="Times New Roman"/>
          <w:color w:val="000000"/>
        </w:rPr>
        <w:t>in the sense that the extra Rub</w:t>
      </w:r>
      <w:r w:rsidR="00C4492C">
        <w:rPr>
          <w:rFonts w:eastAsia="Times New Roman"/>
          <w:color w:val="000000"/>
        </w:rPr>
        <w:t>i</w:t>
      </w:r>
      <w:r w:rsidRPr="001B44B1">
        <w:rPr>
          <w:rFonts w:eastAsia="Times New Roman"/>
          <w:color w:val="000000"/>
        </w:rPr>
        <w:t xml:space="preserve">sco would not increase photosynthesis unless </w:t>
      </w:r>
      <w:del w:id="122" w:author="Andrew MacDougall" w:date="2022-01-06T09:47:00Z">
        <w:r w:rsidRPr="001B44B1" w:rsidDel="00E91EB3">
          <w:rPr>
            <w:rFonts w:eastAsia="Times New Roman"/>
            <w:color w:val="000000"/>
          </w:rPr>
          <w:delText xml:space="preserve">it was </w:delText>
        </w:r>
      </w:del>
      <w:r w:rsidRPr="001B44B1">
        <w:rPr>
          <w:rFonts w:eastAsia="Times New Roman"/>
          <w:color w:val="000000"/>
        </w:rPr>
        <w:t xml:space="preserve">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 xml:space="preserve">n similar rates of photosynthesis at </w:t>
      </w:r>
      <w:del w:id="123" w:author="Andrew MacDougall" w:date="2022-01-06T09:48:00Z">
        <w:r w:rsidRPr="00771C52" w:rsidDel="00E91EB3">
          <w:rPr>
            <w:rFonts w:eastAsia="Times New Roman"/>
            <w:color w:val="000000"/>
          </w:rPr>
          <w:delText>a</w:delText>
        </w:r>
      </w:del>
      <w:r w:rsidRPr="00771C52">
        <w:rPr>
          <w:rFonts w:eastAsia="Times New Roman"/>
          <w:color w:val="000000"/>
        </w:rPr>
        <w:t xml:space="preserve"> lower stomatal conductance, effectively </w:t>
      </w:r>
      <w:r w:rsidRPr="00771C52">
        <w:rPr>
          <w:rFonts w:eastAsia="Times New Roman"/>
          <w:color w:val="000000"/>
        </w:rPr>
        <w:lastRenderedPageBreak/>
        <w:t>reducing nutrient use efficiency to increase water use efficiency</w:t>
      </w:r>
      <w:r w:rsidR="00383758" w:rsidRPr="00771C52">
        <w:rPr>
          <w:rFonts w:eastAsia="Times New Roman"/>
          <w:color w:val="000000"/>
        </w:rPr>
        <w:t xml:space="preserve"> </w:t>
      </w:r>
      <w:commentRangeStart w:id="124"/>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commentRangeEnd w:id="124"/>
      <w:r w:rsidR="007E6E6F">
        <w:rPr>
          <w:rStyle w:val="Kommentarzeichen"/>
        </w:rPr>
        <w:commentReference w:id="124"/>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Both ecophysiological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plant demand for nitrogen to build photosynthetic proteins decreases with </w:t>
      </w:r>
      <w:commentRangeStart w:id="125"/>
      <w:r w:rsidRPr="00E91EB3">
        <w:rPr>
          <w:rFonts w:eastAsia="Times New Roman"/>
          <w:color w:val="000000"/>
          <w:highlight w:val="yellow"/>
          <w:rPrChange w:id="126" w:author="Andrew MacDougall" w:date="2022-01-06T09:49:00Z">
            <w:rPr>
              <w:rFonts w:eastAsia="Times New Roman"/>
              <w:color w:val="000000"/>
            </w:rPr>
          </w:rPrChange>
        </w:rPr>
        <w:t>temperature</w:t>
      </w:r>
      <w:commentRangeEnd w:id="125"/>
      <w:r w:rsidR="00E91EB3">
        <w:rPr>
          <w:rStyle w:val="Kommentarzeichen"/>
        </w:rPr>
        <w:commentReference w:id="125"/>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w:instrText>
      </w:r>
      <w:r w:rsidR="009A5B56" w:rsidRPr="00172FFF">
        <w:rPr>
          <w:rFonts w:eastAsia="Times New Roman"/>
          <w:color w:val="000000"/>
          <w:lang w:val="sv-SE"/>
        </w:rPr>
        <w:instrText>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172FFF">
        <w:rPr>
          <w:rFonts w:eastAsia="Times New Roman"/>
          <w:noProof/>
          <w:color w:val="000000"/>
          <w:lang w:val="sv-SE"/>
        </w:rPr>
        <w:t xml:space="preserve">(Niinemets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2015; Dong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2017; Smith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2019; Paillassa </w:t>
      </w:r>
      <w:r w:rsidR="009A5B56" w:rsidRPr="00172FFF">
        <w:rPr>
          <w:rFonts w:eastAsia="Times New Roman"/>
          <w:i/>
          <w:noProof/>
          <w:color w:val="000000"/>
          <w:lang w:val="sv-SE"/>
        </w:rPr>
        <w:t>et al.</w:t>
      </w:r>
      <w:r w:rsidR="009A5B56" w:rsidRPr="00172FFF">
        <w:rPr>
          <w:rFonts w:eastAsia="Times New Roman"/>
          <w:noProof/>
          <w:color w:val="000000"/>
          <w:lang w:val="sv-SE"/>
        </w:rPr>
        <w:t>, 2020)</w:t>
      </w:r>
      <w:r w:rsidR="00921E26" w:rsidRPr="008531D1">
        <w:rPr>
          <w:rFonts w:eastAsia="Times New Roman"/>
          <w:color w:val="000000"/>
        </w:rPr>
        <w:fldChar w:fldCharType="end"/>
      </w:r>
      <w:r w:rsidRPr="00172FFF">
        <w:rPr>
          <w:rFonts w:eastAsia="Times New Roman"/>
          <w:color w:val="000000"/>
          <w:lang w:val="sv-SE"/>
        </w:rPr>
        <w:t xml:space="preserve">. </w:t>
      </w:r>
      <w:r w:rsidRPr="008531D1">
        <w:rPr>
          <w:rFonts w:eastAsia="Times New Roman"/>
          <w:color w:val="000000"/>
        </w:rPr>
        <w:t xml:space="preserve">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 xml:space="preserve">suggest that </w:t>
      </w:r>
      <w:commentRangeStart w:id="127"/>
      <w:r w:rsidRPr="001B44B1">
        <w:rPr>
          <w:rFonts w:eastAsia="Times New Roman"/>
          <w:color w:val="000000"/>
        </w:rPr>
        <w:t>climate</w:t>
      </w:r>
      <w:commentRangeEnd w:id="127"/>
      <w:r w:rsidR="00746A3D">
        <w:rPr>
          <w:rStyle w:val="Kommentarzeichen"/>
        </w:rPr>
        <w:commentReference w:id="127"/>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0D0AD1DA"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r w:rsidRPr="001B44B1">
        <w:rPr>
          <w:rFonts w:eastAsia="Times New Roman"/>
          <w:i/>
          <w:iCs/>
          <w:color w:val="000000"/>
        </w:rPr>
        <w:t>N</w:t>
      </w:r>
      <w:r w:rsidRPr="001B44B1">
        <w:rPr>
          <w:rFonts w:eastAsia="Times New Roman"/>
          <w:color w:val="000000"/>
          <w:vertAlign w:val="subscript"/>
        </w:rPr>
        <w:t>area</w:t>
      </w:r>
      <w:r w:rsidRPr="00771C52">
        <w:rPr>
          <w:rFonts w:eastAsia="Times New Roman"/>
          <w:color w:val="000000"/>
        </w:rPr>
        <w:t xml:space="preserve">. </w:t>
      </w:r>
      <w:commentRangeStart w:id="128"/>
      <w:r w:rsidR="002815EB">
        <w:rPr>
          <w:rFonts w:eastAsia="Times New Roman"/>
          <w:color w:val="000000"/>
        </w:rPr>
        <w:t>Expanding upon this framework</w:t>
      </w:r>
      <w:commentRangeEnd w:id="128"/>
      <w:r w:rsidR="00655738">
        <w:rPr>
          <w:rStyle w:val="Kommentarzeichen"/>
        </w:rPr>
        <w:commentReference w:id="128"/>
      </w:r>
      <w:r w:rsidR="002815EB">
        <w:rPr>
          <w:rFonts w:eastAsia="Times New Roman"/>
          <w:color w:val="000000"/>
        </w:rPr>
        <w:t>,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commentRangeStart w:id="129"/>
      <w:r w:rsidRPr="00771C52">
        <w:rPr>
          <w:rFonts w:eastAsia="Times New Roman"/>
          <w:color w:val="000000"/>
        </w:rPr>
        <w:t xml:space="preserve">as a means to increase water use efficiency </w:t>
      </w:r>
      <w:commentRangeEnd w:id="129"/>
      <w:r w:rsidR="00655738">
        <w:rPr>
          <w:rStyle w:val="Kommentarzeichen"/>
        </w:rPr>
        <w:commentReference w:id="129"/>
      </w:r>
      <w:r w:rsidRPr="00771C52">
        <w:rPr>
          <w:rFonts w:eastAsia="Times New Roman"/>
          <w:color w:val="000000"/>
        </w:rPr>
        <w:t xml:space="preserve">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(Figure 1 black solid line). Different </w:t>
      </w:r>
      <w:del w:id="130" w:author="Andrew MacDougall" w:date="2022-01-06T09:51:00Z">
        <w:r w:rsidRPr="00771C52" w:rsidDel="00420A4B">
          <w:rPr>
            <w:rFonts w:eastAsia="Times New Roman"/>
            <w:color w:val="000000"/>
          </w:rPr>
          <w:delText xml:space="preserve">environmental </w:delText>
        </w:r>
      </w:del>
      <w:ins w:id="131" w:author="Andrew MacDougall" w:date="2022-01-06T09:51:00Z">
        <w:r w:rsidR="00420A4B">
          <w:rPr>
            <w:rFonts w:eastAsia="Times New Roman"/>
            <w:color w:val="000000"/>
          </w:rPr>
          <w:t>structural</w:t>
        </w:r>
        <w:r w:rsidR="00420A4B" w:rsidRPr="00771C52">
          <w:rPr>
            <w:rFonts w:eastAsia="Times New Roman"/>
            <w:color w:val="000000"/>
          </w:rPr>
          <w:t xml:space="preserve"> </w:t>
        </w:r>
      </w:ins>
      <w:r w:rsidRPr="00771C52">
        <w:rPr>
          <w:rFonts w:eastAsia="Times New Roman"/>
          <w:color w:val="000000"/>
        </w:rPr>
        <w:lastRenderedPageBreak/>
        <w:t>contexts</w:t>
      </w:r>
      <w:ins w:id="132" w:author="Andrew MacDougall" w:date="2022-01-06T09:51:00Z">
        <w:r w:rsidR="00420A4B">
          <w:rPr>
            <w:rFonts w:eastAsia="Times New Roman"/>
            <w:color w:val="000000"/>
          </w:rPr>
          <w:t xml:space="preserve"> within plant communities</w:t>
        </w:r>
      </w:ins>
      <w:r w:rsidRPr="00771C52">
        <w:rPr>
          <w:rFonts w:eastAsia="Times New Roman"/>
          <w:color w:val="000000"/>
        </w:rPr>
        <w:t xml:space="preserve">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area</w:t>
      </w:r>
      <w:r w:rsidR="00771C52">
        <w:rPr>
          <w:rFonts w:eastAsia="Times New Roman"/>
          <w:color w:val="000000"/>
        </w:rPr>
        <w:t xml:space="preserve"> </w:t>
      </w:r>
      <w:commentRangeStart w:id="133"/>
      <w:r w:rsidR="00771C52">
        <w:rPr>
          <w:rFonts w:eastAsia="Times New Roman"/>
          <w:color w:val="000000"/>
        </w:rPr>
        <w:t>relationship</w:t>
      </w:r>
      <w:commentRangeEnd w:id="133"/>
      <w:r w:rsidR="00922585">
        <w:rPr>
          <w:rStyle w:val="Kommentarzeichen"/>
        </w:rPr>
        <w:commentReference w:id="133"/>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However, we focus here on aboveground biomass as a proxy for structural allocation to test our theory</w:t>
      </w:r>
      <w:r w:rsidR="00475F5D">
        <w:rPr>
          <w:rFonts w:eastAsia="Times New Roman"/>
          <w:color w:val="000000"/>
        </w:rPr>
        <w:t>.</w:t>
      </w:r>
    </w:p>
    <w:p w14:paraId="04461849" w14:textId="5307AA8C" w:rsidR="004921F3" w:rsidRDefault="00361685" w:rsidP="00B05AC4">
      <w:pPr>
        <w:spacing w:line="480" w:lineRule="auto"/>
        <w:contextualSpacing/>
        <w:rPr>
          <w:rFonts w:eastAsia="Times New Roman"/>
          <w:color w:val="000000"/>
        </w:rPr>
      </w:pPr>
      <w:r w:rsidRPr="00771C52">
        <w:rPr>
          <w:rFonts w:eastAsia="Times New Roman"/>
          <w:color w:val="000000"/>
        </w:rPr>
        <w:tab/>
      </w:r>
      <w:commentRangeStart w:id="134"/>
      <w:r w:rsidRPr="00771C52">
        <w:rPr>
          <w:rFonts w:eastAsia="Times New Roman"/>
          <w:color w:val="000000"/>
        </w:rPr>
        <w:t xml:space="preserve">Here, we </w:t>
      </w:r>
      <w:commentRangeEnd w:id="134"/>
      <w:r w:rsidR="00AF6F44">
        <w:rPr>
          <w:rStyle w:val="Kommentarzeichen"/>
        </w:rPr>
        <w:commentReference w:id="134"/>
      </w:r>
      <w:r w:rsidRPr="00771C52">
        <w:rPr>
          <w:rFonts w:eastAsia="Times New Roman"/>
          <w:color w:val="000000"/>
        </w:rPr>
        <w:t>use leaf and biomass data from a globally distributed grassland nutrient 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 xml:space="preserve">to test these </w:t>
      </w:r>
      <w:del w:id="135" w:author="Andrew MacDougall" w:date="2022-01-06T10:01:00Z">
        <w:r w:rsidR="00696E90" w:rsidDel="003151FB">
          <w:rPr>
            <w:rFonts w:eastAsia="Times New Roman"/>
            <w:color w:val="000000"/>
          </w:rPr>
          <w:delText xml:space="preserve">ideas about </w:delText>
        </w:r>
      </w:del>
      <w:del w:id="136" w:author="Erika Hersch-Green [2]" w:date="2022-01-10T16:22:00Z">
        <w:r w:rsidR="00696E90" w:rsidDel="00AF6F44">
          <w:rPr>
            <w:rFonts w:eastAsia="Times New Roman"/>
            <w:color w:val="000000"/>
          </w:rPr>
          <w:delText>the</w:delText>
        </w:r>
      </w:del>
      <w:r w:rsidR="00696E90">
        <w:rPr>
          <w:rFonts w:eastAsia="Times New Roman"/>
          <w:color w:val="000000"/>
        </w:rPr>
        <w:t xml:space="preserve"> relationship</w:t>
      </w:r>
      <w:ins w:id="137" w:author="Erika Hersch-Green [2]" w:date="2022-01-10T16:22:00Z">
        <w:r w:rsidR="00AF6F44">
          <w:rPr>
            <w:rFonts w:eastAsia="Times New Roman"/>
            <w:color w:val="000000"/>
          </w:rPr>
          <w:t>s</w:t>
        </w:r>
      </w:ins>
      <w:r w:rsidR="00696E90">
        <w:rPr>
          <w:rFonts w:eastAsia="Times New Roman"/>
          <w:color w:val="000000"/>
        </w:rPr>
        <w:t xml:space="preserve"> between</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enabsatz"/>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w:t>
      </w:r>
      <w:commentRangeStart w:id="138"/>
      <w:r w:rsidR="00361685" w:rsidRPr="00A76F3A">
        <w:rPr>
          <w:rFonts w:eastAsia="Times New Roman"/>
          <w:color w:val="000000"/>
          <w:highlight w:val="yellow"/>
          <w:rPrChange w:id="139" w:author="Andrew MacDougall" w:date="2022-01-06T10:01:00Z">
            <w:rPr>
              <w:rFonts w:eastAsia="Times New Roman"/>
              <w:color w:val="000000"/>
            </w:rPr>
          </w:rPrChange>
        </w:rPr>
        <w:t>climate</w:t>
      </w:r>
      <w:commentRangeEnd w:id="138"/>
      <w:r w:rsidR="00A76F3A">
        <w:rPr>
          <w:rStyle w:val="Kommentarzeichen"/>
        </w:rPr>
        <w:commentReference w:id="138"/>
      </w:r>
      <w:r w:rsidR="00361685" w:rsidRPr="00971CEF">
        <w:rPr>
          <w:rFonts w:eastAsia="Times New Roman"/>
          <w:color w:val="000000"/>
        </w:rPr>
        <w:t xml:space="preserve"> on </w:t>
      </w:r>
      <w:r w:rsidR="00361685" w:rsidRPr="00971CEF">
        <w:rPr>
          <w:rFonts w:eastAsia="Times New Roman"/>
          <w:i/>
          <w:iCs/>
          <w:color w:val="000000"/>
        </w:rPr>
        <w:t>N</w:t>
      </w:r>
      <w:r w:rsidR="00361685" w:rsidRPr="00971CEF">
        <w:rPr>
          <w:rFonts w:eastAsia="Times New Roman"/>
          <w:color w:val="000000"/>
          <w:vertAlign w:val="subscript"/>
        </w:rPr>
        <w:t>area</w:t>
      </w:r>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enabsatz"/>
        <w:numPr>
          <w:ilvl w:val="0"/>
          <w:numId w:val="8"/>
        </w:numPr>
        <w:spacing w:line="480" w:lineRule="auto"/>
        <w:rPr>
          <w:rFonts w:eastAsia="Times New Roman"/>
          <w:color w:val="000000"/>
        </w:rPr>
      </w:pPr>
      <w:r>
        <w:rPr>
          <w:rFonts w:eastAsia="Times New Roman"/>
          <w:color w:val="000000"/>
        </w:rPr>
        <w:t xml:space="preserve">Assess the predictability of </w:t>
      </w:r>
      <w:r>
        <w:rPr>
          <w:rFonts w:eastAsia="Times New Roman"/>
          <w:i/>
          <w:color w:val="000000"/>
        </w:rPr>
        <w:t>N</w:t>
      </w:r>
      <w:r>
        <w:rPr>
          <w:rFonts w:eastAsia="Times New Roman"/>
          <w:color w:val="000000"/>
          <w:vertAlign w:val="subscript"/>
        </w:rPr>
        <w:t xml:space="preserve">area </w:t>
      </w:r>
      <w:r>
        <w:rPr>
          <w:rFonts w:eastAsia="Times New Roman"/>
          <w:color w:val="000000"/>
        </w:rPr>
        <w:t xml:space="preserve">from theory using </w:t>
      </w:r>
      <w:commentRangeStart w:id="140"/>
      <w:r>
        <w:rPr>
          <w:rFonts w:eastAsia="Times New Roman"/>
          <w:color w:val="000000"/>
        </w:rPr>
        <w:t xml:space="preserve">aboveground climate </w:t>
      </w:r>
      <w:commentRangeEnd w:id="140"/>
      <w:r w:rsidR="00AF6F44">
        <w:rPr>
          <w:rStyle w:val="Kommentarzeichen"/>
        </w:rPr>
        <w:commentReference w:id="140"/>
      </w:r>
      <w:r>
        <w:rPr>
          <w:rFonts w:eastAsia="Times New Roman"/>
          <w:color w:val="000000"/>
        </w:rPr>
        <w:t xml:space="preserve">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enabsatz"/>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enabsatz"/>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r>
        <w:rPr>
          <w:rFonts w:eastAsia="Times New Roman"/>
          <w:i/>
          <w:color w:val="000000"/>
        </w:rPr>
        <w:t>N</w:t>
      </w:r>
      <w:r>
        <w:rPr>
          <w:rFonts w:eastAsia="Times New Roman"/>
          <w:color w:val="000000"/>
          <w:vertAlign w:val="subscript"/>
        </w:rPr>
        <w:t>area</w:t>
      </w:r>
      <w:r>
        <w:rPr>
          <w:rFonts w:eastAsia="Times New Roman"/>
          <w:color w:val="000000"/>
        </w:rPr>
        <w:t xml:space="preserve"> under different soil nitrogen conditions. </w:t>
      </w:r>
    </w:p>
    <w:p w14:paraId="2E92E822" w14:textId="454A2FAD" w:rsidR="00074719" w:rsidRPr="00074719"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w:t>
      </w:r>
      <w:r w:rsidRPr="00A76F3A">
        <w:rPr>
          <w:rFonts w:eastAsia="Times New Roman"/>
          <w:color w:val="000000"/>
          <w:highlight w:val="yellow"/>
          <w:rPrChange w:id="141" w:author="Andrew MacDougall" w:date="2022-01-06T10:01:00Z">
            <w:rPr>
              <w:rFonts w:eastAsia="Times New Roman"/>
              <w:color w:val="000000"/>
            </w:rPr>
          </w:rPrChange>
        </w:rPr>
        <w:t>climate</w:t>
      </w:r>
      <w:r w:rsidRPr="00971CEF">
        <w:rPr>
          <w:rFonts w:eastAsia="Times New Roman"/>
          <w:color w:val="000000"/>
        </w:rPr>
        <w:t xml:space="preserve"> would have significant </w:t>
      </w:r>
      <w:ins w:id="142" w:author="Erika Hersch-Green [2]" w:date="2022-01-10T16:24:00Z">
        <w:r w:rsidR="00AF6F44">
          <w:rPr>
            <w:rFonts w:eastAsia="Times New Roman"/>
            <w:color w:val="000000"/>
          </w:rPr>
          <w:t xml:space="preserve">and </w:t>
        </w:r>
      </w:ins>
      <w:r w:rsidRPr="00971CEF">
        <w:rPr>
          <w:rFonts w:eastAsia="Times New Roman"/>
          <w:color w:val="000000"/>
        </w:rPr>
        <w:t xml:space="preserve">separate impacts on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r w:rsidR="004921F3">
        <w:rPr>
          <w:rFonts w:eastAsia="Times New Roman"/>
          <w:i/>
          <w:color w:val="000000"/>
        </w:rPr>
        <w:t>N</w:t>
      </w:r>
      <w:r w:rsidR="004921F3">
        <w:rPr>
          <w:rFonts w:eastAsia="Times New Roman"/>
          <w:color w:val="000000"/>
          <w:vertAlign w:val="subscript"/>
        </w:rPr>
        <w:t>area</w:t>
      </w:r>
      <w:r w:rsidR="004921F3">
        <w:rPr>
          <w:rFonts w:eastAsia="Times New Roman"/>
          <w:color w:val="000000"/>
        </w:rPr>
        <w:t xml:space="preserve"> would be well modeled from theory based on </w:t>
      </w:r>
      <w:r w:rsidR="004921F3" w:rsidRPr="00AF6F44">
        <w:rPr>
          <w:rFonts w:eastAsia="Times New Roman"/>
          <w:color w:val="000000"/>
          <w:highlight w:val="yellow"/>
          <w:rPrChange w:id="143" w:author="Erika Hersch-Green [2]" w:date="2022-01-10T16:26:00Z">
            <w:rPr>
              <w:rFonts w:eastAsia="Times New Roman"/>
              <w:color w:val="000000"/>
            </w:rPr>
          </w:rPrChange>
        </w:rPr>
        <w:t>aboveground drivers</w:t>
      </w:r>
      <w:r w:rsidR="004921F3">
        <w:rPr>
          <w:rFonts w:eastAsia="Times New Roman"/>
          <w:color w:val="000000"/>
        </w:rPr>
        <w:t xml:space="preserve">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r w:rsidR="004921F3">
        <w:rPr>
          <w:rFonts w:eastAsia="Times New Roman"/>
          <w:i/>
          <w:color w:val="000000"/>
        </w:rPr>
        <w:t>N</w:t>
      </w:r>
      <w:r w:rsidR="004921F3">
        <w:rPr>
          <w:rFonts w:eastAsia="Times New Roman"/>
          <w:color w:val="000000"/>
          <w:vertAlign w:val="subscript"/>
        </w:rPr>
        <w:t xml:space="preserve">area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w:t>
      </w:r>
      <w:r w:rsidRPr="00971CEF">
        <w:rPr>
          <w:rFonts w:eastAsia="Times New Roman"/>
          <w:color w:val="000000"/>
        </w:rPr>
        <w:lastRenderedPageBreak/>
        <w:t xml:space="preserve">hypothesized that the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w:t>
      </w:r>
      <w:commentRangeStart w:id="144"/>
      <w:r>
        <w:rPr>
          <w:rFonts w:eastAsia="Times New Roman"/>
          <w:color w:val="000000"/>
        </w:rPr>
        <w:t>Description of</w:t>
      </w:r>
      <w:r w:rsidR="007B4DDA">
        <w:rPr>
          <w:rFonts w:eastAsia="Times New Roman"/>
          <w:color w:val="000000"/>
        </w:rPr>
        <w:t xml:space="preserve"> key</w:t>
      </w:r>
      <w:r>
        <w:rPr>
          <w:rFonts w:eastAsia="Times New Roman"/>
          <w:color w:val="000000"/>
        </w:rPr>
        <w:t xml:space="preserve"> abbreviated terms</w:t>
      </w:r>
      <w:commentRangeEnd w:id="144"/>
      <w:r w:rsidR="00E512D5">
        <w:rPr>
          <w:rStyle w:val="Kommentarzeichen"/>
        </w:rPr>
        <w:commentReference w:id="144"/>
      </w:r>
    </w:p>
    <w:tbl>
      <w:tblPr>
        <w:tblStyle w:val="Tabellenraster"/>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r>
              <w:rPr>
                <w:rFonts w:eastAsia="Times New Roman"/>
                <w:i/>
                <w:color w:val="000000"/>
              </w:rPr>
              <w:t>M</w:t>
            </w:r>
            <w:r w:rsidRPr="00853A49">
              <w:rPr>
                <w:rFonts w:eastAsia="Times New Roman"/>
                <w:color w:val="000000"/>
                <w:vertAlign w:val="subscript"/>
              </w:rPr>
              <w:t>area</w:t>
            </w:r>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r w:rsidRPr="00971CEF">
              <w:rPr>
                <w:rFonts w:eastAsia="Times New Roman"/>
                <w:i/>
                <w:color w:val="000000"/>
              </w:rPr>
              <w:t>N</w:t>
            </w:r>
            <w:r w:rsidRPr="00971CEF">
              <w:rPr>
                <w:rFonts w:eastAsia="Times New Roman"/>
                <w:color w:val="000000"/>
                <w:vertAlign w:val="subscript"/>
              </w:rPr>
              <w:t>area</w:t>
            </w:r>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r w:rsidRPr="00853A49">
              <w:rPr>
                <w:rFonts w:eastAsia="Times New Roman"/>
                <w:i/>
                <w:color w:val="000000"/>
              </w:rPr>
              <w:t>N</w:t>
            </w:r>
            <w:r w:rsidRPr="00971CEF">
              <w:rPr>
                <w:rFonts w:eastAsia="Times New Roman"/>
                <w:color w:val="000000"/>
                <w:vertAlign w:val="subscript"/>
              </w:rPr>
              <w:t>mass</w:t>
            </w:r>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r w:rsidRPr="00853A49">
              <w:rPr>
                <w:rFonts w:eastAsia="Times New Roman"/>
                <w:i/>
                <w:color w:val="000000"/>
              </w:rPr>
              <w:t>N</w:t>
            </w:r>
            <w:r>
              <w:rPr>
                <w:rFonts w:eastAsia="Times New Roman"/>
                <w:color w:val="000000"/>
                <w:vertAlign w:val="subscript"/>
              </w:rPr>
              <w:t>photo</w:t>
            </w:r>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r w:rsidRPr="00853A49">
              <w:rPr>
                <w:rFonts w:eastAsia="Times New Roman"/>
                <w:i/>
                <w:color w:val="000000"/>
              </w:rPr>
              <w:t>N</w:t>
            </w:r>
            <w:r>
              <w:rPr>
                <w:rFonts w:eastAsia="Times New Roman"/>
                <w:color w:val="000000"/>
                <w:vertAlign w:val="subscript"/>
              </w:rPr>
              <w:t>structure</w:t>
            </w:r>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r w:rsidRPr="00971CEF">
              <w:rPr>
                <w:rFonts w:eastAsia="Times New Roman"/>
                <w:i/>
                <w:color w:val="000000"/>
              </w:rPr>
              <w:t>T</w:t>
            </w:r>
            <w:r w:rsidRPr="00971CEF">
              <w:rPr>
                <w:rFonts w:eastAsia="Times New Roman"/>
                <w:color w:val="000000"/>
                <w:vertAlign w:val="subscript"/>
              </w:rPr>
              <w:t>g</w:t>
            </w:r>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commentRangeStart w:id="145"/>
            <w:r w:rsidRPr="00EC7E77">
              <w:rPr>
                <w:rFonts w:eastAsia="Times New Roman"/>
                <w:color w:val="000000"/>
              </w:rPr>
              <w:t>mean annual growing season temperature</w:t>
            </w:r>
            <w:commentRangeEnd w:id="145"/>
            <w:r w:rsidR="00AF6F44">
              <w:rPr>
                <w:rStyle w:val="Kommentarzeichen"/>
              </w:rPr>
              <w:commentReference w:id="145"/>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commentRangeStart w:id="146"/>
            <w:r w:rsidRPr="00771C52">
              <w:rPr>
                <w:rFonts w:eastAsia="Times New Roman"/>
                <w:color w:val="000000"/>
              </w:rPr>
              <w:t>ratio of intercellular to extracellular CO</w:t>
            </w:r>
            <w:r w:rsidRPr="00771C52">
              <w:rPr>
                <w:rFonts w:eastAsia="Times New Roman"/>
                <w:color w:val="000000"/>
                <w:vertAlign w:val="subscript"/>
              </w:rPr>
              <w:t>2</w:t>
            </w:r>
            <w:commentRangeEnd w:id="146"/>
            <w:r w:rsidR="00E512D5">
              <w:rPr>
                <w:rStyle w:val="Kommentarzeichen"/>
              </w:rPr>
              <w:commentReference w:id="146"/>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1">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r w:rsidR="00771C52" w:rsidRPr="00771C52">
        <w:rPr>
          <w:rFonts w:eastAsia="Times New Roman"/>
          <w:bCs/>
          <w:i/>
        </w:rPr>
        <w:t>N</w:t>
      </w:r>
      <w:r w:rsidR="00771C52">
        <w:rPr>
          <w:rFonts w:eastAsia="Times New Roman"/>
          <w:bCs/>
          <w:vertAlign w:val="subscript"/>
        </w:rPr>
        <w:t>availability</w:t>
      </w:r>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r w:rsidR="001B44B1">
        <w:rPr>
          <w:rFonts w:eastAsia="Times New Roman"/>
          <w:bCs/>
          <w:i/>
        </w:rPr>
        <w:t>N</w:t>
      </w:r>
      <w:r w:rsidR="001B44B1">
        <w:rPr>
          <w:rFonts w:eastAsia="Times New Roman"/>
          <w:bCs/>
          <w:vertAlign w:val="subscript"/>
        </w:rPr>
        <w:t>area</w:t>
      </w:r>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r w:rsidR="00F9151E" w:rsidRPr="00771C52">
        <w:rPr>
          <w:rFonts w:eastAsia="Times New Roman"/>
          <w:bCs/>
          <w:i/>
        </w:rPr>
        <w:t>N</w:t>
      </w:r>
      <w:r w:rsidR="00F9151E">
        <w:rPr>
          <w:rFonts w:eastAsia="Times New Roman"/>
          <w:bCs/>
          <w:vertAlign w:val="subscript"/>
        </w:rPr>
        <w:t xml:space="preserve">availability </w:t>
      </w:r>
      <w:r w:rsidR="00F9151E">
        <w:rPr>
          <w:rFonts w:eastAsia="Times New Roman"/>
          <w:bCs/>
        </w:rPr>
        <w:t xml:space="preserve">is not reflected in changes in leaf </w:t>
      </w:r>
      <w:r w:rsidR="00F9151E">
        <w:rPr>
          <w:rFonts w:eastAsia="Times New Roman"/>
          <w:bCs/>
          <w:i/>
        </w:rPr>
        <w:t>N</w:t>
      </w:r>
      <w:r w:rsidR="00F9151E">
        <w:rPr>
          <w:rFonts w:eastAsia="Times New Roman"/>
          <w:bCs/>
          <w:vertAlign w:val="subscript"/>
        </w:rPr>
        <w:t>area</w:t>
      </w:r>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r w:rsidR="00F9151E" w:rsidRPr="00771C52">
        <w:rPr>
          <w:rFonts w:eastAsia="Times New Roman"/>
          <w:bCs/>
          <w:i/>
        </w:rPr>
        <w:t>N</w:t>
      </w:r>
      <w:r w:rsidR="00F9151E">
        <w:rPr>
          <w:rFonts w:eastAsia="Times New Roman"/>
          <w:bCs/>
          <w:vertAlign w:val="subscript"/>
        </w:rPr>
        <w:t>availability</w:t>
      </w:r>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r w:rsidR="00F9151E">
        <w:rPr>
          <w:rFonts w:eastAsia="Times New Roman"/>
          <w:bCs/>
          <w:i/>
        </w:rPr>
        <w:t>N</w:t>
      </w:r>
      <w:r w:rsidR="00F9151E">
        <w:rPr>
          <w:rFonts w:eastAsia="Times New Roman"/>
          <w:bCs/>
          <w:vertAlign w:val="subscript"/>
        </w:rPr>
        <w:t>area</w:t>
      </w:r>
      <w:r w:rsidR="00F9151E">
        <w:rPr>
          <w:rFonts w:eastAsia="Times New Roman"/>
          <w:bCs/>
        </w:rPr>
        <w:t xml:space="preserve">. Combined, this leads to the hypothesis that the </w:t>
      </w:r>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BD3DF0">
        <w:rPr>
          <w:rFonts w:eastAsia="Times New Roman"/>
          <w:color w:val="000000"/>
        </w:rPr>
        <w:t xml:space="preserve"> </w:t>
      </w:r>
      <w:r w:rsidR="00F9151E" w:rsidRPr="00771C52">
        <w:rPr>
          <w:rFonts w:eastAsia="Times New Roman"/>
          <w:i/>
          <w:iCs/>
          <w:color w:val="000000"/>
        </w:rPr>
        <w:t>N</w:t>
      </w:r>
      <w:r w:rsidR="00F9151E" w:rsidRPr="00771C52">
        <w:rPr>
          <w:rFonts w:eastAsia="Times New Roman"/>
          <w:color w:val="000000"/>
          <w:vertAlign w:val="subscript"/>
        </w:rPr>
        <w:t>area</w:t>
      </w:r>
      <w:r w:rsidR="00F9151E">
        <w:rPr>
          <w:rFonts w:eastAsia="Times New Roman"/>
          <w:color w:val="000000"/>
        </w:rPr>
        <w:t xml:space="preserve"> relationship should be negatively correlated with the </w:t>
      </w:r>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786E69B2"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commentRangeStart w:id="147"/>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 xml:space="preserve">5m x 5m plots. </w:t>
      </w:r>
      <w:commentRangeEnd w:id="147"/>
      <w:r w:rsidR="00AF6F44">
        <w:rPr>
          <w:rStyle w:val="Kommentarzeichen"/>
        </w:rPr>
        <w:commentReference w:id="147"/>
      </w:r>
      <w:r w:rsidRPr="00771C52">
        <w:rPr>
          <w:rFonts w:eastAsia="Times New Roman"/>
          <w:color w:val="000000"/>
        </w:rPr>
        <w:t>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commentRangeStart w:id="148"/>
      <w:commentRangeStart w:id="149"/>
      <w:commentRangeStart w:id="150"/>
      <w:r w:rsidRPr="00771C52">
        <w:rPr>
          <w:rFonts w:eastAsia="Times New Roman"/>
          <w:i/>
          <w:iCs/>
          <w:color w:val="000000"/>
        </w:rPr>
        <w:t>Datasets</w:t>
      </w:r>
      <w:commentRangeEnd w:id="148"/>
      <w:r w:rsidR="001257BE">
        <w:rPr>
          <w:rStyle w:val="Kommentarzeichen"/>
        </w:rPr>
        <w:commentReference w:id="148"/>
      </w:r>
      <w:commentRangeEnd w:id="149"/>
      <w:r w:rsidR="00AF6F44">
        <w:rPr>
          <w:rStyle w:val="Kommentarzeichen"/>
        </w:rPr>
        <w:commentReference w:id="149"/>
      </w:r>
      <w:commentRangeEnd w:id="150"/>
      <w:r w:rsidR="00470D62">
        <w:rPr>
          <w:rStyle w:val="Kommentarzeichen"/>
        </w:rPr>
        <w:commentReference w:id="150"/>
      </w:r>
    </w:p>
    <w:p w14:paraId="3BFE40FE" w14:textId="724617E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NutNet: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NutNet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of different species</w:t>
      </w:r>
      <w:r w:rsidRPr="00771C52">
        <w:rPr>
          <w:rFonts w:eastAsia="Times New Roman"/>
          <w:color w:val="000000"/>
        </w:rPr>
        <w:t xml:space="preserve"> per </w:t>
      </w:r>
      <w:commentRangeStart w:id="151"/>
      <w:r w:rsidRPr="00771C52">
        <w:rPr>
          <w:rFonts w:eastAsia="Times New Roman"/>
          <w:color w:val="000000"/>
        </w:rPr>
        <w:t>plot</w:t>
      </w:r>
      <w:commentRangeEnd w:id="151"/>
      <w:r w:rsidR="00A24533">
        <w:rPr>
          <w:rStyle w:val="Kommentarzeichen"/>
        </w:rPr>
        <w:commentReference w:id="151"/>
      </w:r>
      <w:r w:rsidRPr="00771C52">
        <w:rPr>
          <w:rFonts w:eastAsia="Times New Roman"/>
          <w:color w:val="000000"/>
        </w:rPr>
        <w: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Firn et al., 2019). For our analyses, we selected samples that contained each of nitrogen concentration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xml:space="preserve">), and </w:t>
      </w:r>
      <w:commentRangeStart w:id="152"/>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commentRangeEnd w:id="152"/>
      <w:r w:rsidR="00573028">
        <w:rPr>
          <w:rStyle w:val="Kommentarzeichen"/>
        </w:rPr>
        <w:commentReference w:id="152"/>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was converted to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 </w:t>
            </w:r>
            <w:r w:rsidRPr="00771C52">
              <w:rPr>
                <w:rFonts w:eastAsia="Times New Roman"/>
                <w:i/>
                <w:iCs/>
                <w:color w:val="000000"/>
              </w:rPr>
              <w:t>M</w:t>
            </w:r>
            <w:r w:rsidRPr="00771C52">
              <w:rPr>
                <w:rFonts w:eastAsia="Times New Roman"/>
                <w:color w:val="000000"/>
                <w:vertAlign w:val="subscript"/>
              </w:rPr>
              <w:t>area</w:t>
            </w:r>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dφ</w:t>
            </w:r>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4E892EE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commentRangeStart w:id="153"/>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w:t>
      </w:r>
      <w:commentRangeStart w:id="154"/>
      <w:r w:rsidRPr="00771C52">
        <w:rPr>
          <w:rFonts w:eastAsia="Times New Roman"/>
          <w:color w:val="000000"/>
        </w:rPr>
        <w:t>sites</w:t>
      </w:r>
      <w:commentRangeEnd w:id="154"/>
      <w:r w:rsidR="002E193F">
        <w:rPr>
          <w:rStyle w:val="Kommentarzeichen"/>
        </w:rPr>
        <w:commentReference w:id="154"/>
      </w:r>
      <w:r w:rsidRPr="00771C52">
        <w:rPr>
          <w:rFonts w:eastAsia="Times New Roman"/>
          <w:color w:val="000000"/>
        </w:rPr>
        <w:t>.</w:t>
      </w:r>
      <w:commentRangeEnd w:id="153"/>
      <w:r w:rsidR="00312932">
        <w:rPr>
          <w:rStyle w:val="Kommentarzeichen"/>
        </w:rPr>
        <w:commentReference w:id="153"/>
      </w:r>
    </w:p>
    <w:p w14:paraId="32B16E36" w14:textId="0618073F"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r w:rsidR="00CD67A6">
        <w:rPr>
          <w:rFonts w:eastAsia="Times New Roman"/>
          <w:color w:val="000000"/>
        </w:rPr>
        <w:t>NutNet leaf trait dataset was paired with</w:t>
      </w:r>
      <w:r w:rsidRPr="00771C52">
        <w:rPr>
          <w:rFonts w:eastAsia="Times New Roman"/>
          <w:color w:val="000000"/>
        </w:rPr>
        <w:t xml:space="preserve"> the NutNet “core” dataset. This dataset consisted of data collected similarly at each NutNet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 </w:t>
      </w:r>
      <w:r w:rsidR="003F3A2E">
        <w:rPr>
          <w:rFonts w:eastAsia="Times New Roman"/>
          <w:color w:val="000000"/>
        </w:rPr>
        <w:t>measured at the same sites in the same years as the leaf trait data</w:t>
      </w:r>
      <w:r w:rsidRPr="00771C52">
        <w:rPr>
          <w:rFonts w:eastAsia="Times New Roman"/>
          <w:color w:val="000000"/>
        </w:rPr>
        <w:t xml:space="preserve">. </w:t>
      </w:r>
      <w:commentRangeStart w:id="155"/>
      <w:r w:rsidRPr="00771C52">
        <w:rPr>
          <w:rFonts w:eastAsia="Times New Roman"/>
          <w:color w:val="000000"/>
        </w:rPr>
        <w:t>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commentRangeEnd w:id="155"/>
      <w:r w:rsidR="00312932">
        <w:rPr>
          <w:rStyle w:val="Kommentarzeichen"/>
        </w:rPr>
        <w:commentReference w:id="155"/>
      </w:r>
      <w:r w:rsidR="008A5EC2">
        <w:rPr>
          <w:rFonts w:eastAsia="Times New Roman"/>
          <w:color w:val="000000"/>
        </w:rPr>
        <w:t>.</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commentRangeStart w:id="156"/>
      <w:r w:rsidRPr="00771C52">
        <w:rPr>
          <w:rFonts w:eastAsia="Times New Roman"/>
          <w:i/>
          <w:iCs/>
          <w:color w:val="000000"/>
        </w:rPr>
        <w:t>Climate Data</w:t>
      </w:r>
      <w:commentRangeEnd w:id="156"/>
      <w:r w:rsidR="003C4141">
        <w:rPr>
          <w:rStyle w:val="Kommentarzeichen"/>
        </w:rPr>
        <w:commentReference w:id="156"/>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r w:rsidRPr="00771C52">
        <w:rPr>
          <w:rFonts w:eastAsia="Times New Roman"/>
          <w:i/>
          <w:iCs/>
          <w:color w:val="000000"/>
        </w:rPr>
        <w:t>T</w:t>
      </w:r>
      <w:r w:rsidRPr="00771C52">
        <w:rPr>
          <w:rFonts w:eastAsia="Times New Roman"/>
          <w:color w:val="000000"/>
          <w:vertAlign w:val="subscript"/>
        </w:rPr>
        <w:t>g</w:t>
      </w:r>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commentRangeStart w:id="157"/>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commentRangeEnd w:id="157"/>
      <w:r w:rsidR="00A76F3A">
        <w:rPr>
          <w:rStyle w:val="Kommentarzeichen"/>
        </w:rPr>
        <w:commentReference w:id="157"/>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)/L                                                                                                                            (6)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-log(</w:t>
      </w:r>
      <w:r>
        <w:rPr>
          <w:rFonts w:eastAsia="Times New Roman"/>
          <w:i/>
        </w:rPr>
        <w:t>I</w:t>
      </w:r>
      <w:r>
        <w:rPr>
          <w:rFonts w:eastAsia="Times New Roman"/>
          <w:vertAlign w:val="subscript"/>
        </w:rPr>
        <w:t>below</w:t>
      </w:r>
      <w:r>
        <w:rPr>
          <w:rFonts w:eastAsia="Times New Roman"/>
        </w:rPr>
        <w:t>/</w:t>
      </w:r>
      <w:r>
        <w:rPr>
          <w:rFonts w:eastAsia="Times New Roman"/>
          <w:i/>
        </w:rPr>
        <w:t>I</w:t>
      </w:r>
      <w:r>
        <w:rPr>
          <w:rFonts w:eastAsia="Times New Roman"/>
          <w:vertAlign w:val="subscript"/>
        </w:rPr>
        <w:t>above</w:t>
      </w:r>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r>
        <w:rPr>
          <w:rFonts w:eastAsia="Times New Roman"/>
          <w:i/>
        </w:rPr>
        <w:t>I</w:t>
      </w:r>
      <w:r>
        <w:rPr>
          <w:rFonts w:eastAsia="Times New Roman"/>
          <w:vertAlign w:val="subscript"/>
        </w:rPr>
        <w:t>above</w:t>
      </w:r>
      <w:r>
        <w:rPr>
          <w:rFonts w:eastAsia="Times New Roman"/>
        </w:rPr>
        <w:t xml:space="preserve"> and </w:t>
      </w:r>
      <w:r>
        <w:rPr>
          <w:rFonts w:eastAsia="Times New Roman"/>
          <w:i/>
        </w:rPr>
        <w:t>I</w:t>
      </w:r>
      <w:r>
        <w:rPr>
          <w:rFonts w:eastAsia="Times New Roman"/>
          <w:vertAlign w:val="subscript"/>
        </w:rPr>
        <w:t>below</w:t>
      </w:r>
      <w:r>
        <w:rPr>
          <w:rFonts w:eastAsia="Times New Roman"/>
        </w:rPr>
        <w:t xml:space="preserve"> are above and below canopy PAR, </w:t>
      </w:r>
      <w:commentRangeStart w:id="158"/>
      <w:r>
        <w:rPr>
          <w:rFonts w:eastAsia="Times New Roman"/>
        </w:rPr>
        <w:t>respectively</w:t>
      </w:r>
      <w:commentRangeEnd w:id="158"/>
      <w:r w:rsidR="008668A0">
        <w:rPr>
          <w:rStyle w:val="Kommentarzeichen"/>
        </w:rPr>
        <w:commentReference w:id="158"/>
      </w:r>
      <w:r>
        <w:rPr>
          <w:rFonts w:eastAsia="Times New Roman"/>
        </w:rPr>
        <w:t xml:space="preserve">. In our analyses, we used </w:t>
      </w:r>
      <w:commentRangeStart w:id="159"/>
      <w:r>
        <w:rPr>
          <w:rFonts w:eastAsia="Times New Roman"/>
        </w:rPr>
        <w:t>data from 19 NutNet sites (Figure 2).</w:t>
      </w:r>
      <w:commentRangeEnd w:id="159"/>
      <w:r w:rsidR="003C4141">
        <w:rPr>
          <w:rStyle w:val="Kommentarzeichen"/>
        </w:rPr>
        <w:commentReference w:id="159"/>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commentRangeStart w:id="160"/>
      <w:r w:rsidRPr="00771C52">
        <w:rPr>
          <w:rFonts w:eastAsia="Times New Roman"/>
          <w:i/>
          <w:iCs/>
          <w:color w:val="000000"/>
        </w:rPr>
        <w:lastRenderedPageBreak/>
        <w:t>Analyses</w:t>
      </w:r>
      <w:commentRangeEnd w:id="160"/>
      <w:r w:rsidR="00470D62">
        <w:rPr>
          <w:rStyle w:val="Kommentarzeichen"/>
        </w:rPr>
        <w:commentReference w:id="160"/>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r w:rsidRPr="00771C52">
        <w:rPr>
          <w:rFonts w:eastAsia="Times New Roman"/>
          <w:i/>
          <w:iCs/>
          <w:color w:val="000000"/>
        </w:rPr>
        <w:t>T</w:t>
      </w:r>
      <w:r w:rsidRPr="00771C52">
        <w:rPr>
          <w:rFonts w:eastAsia="Times New Roman"/>
          <w:color w:val="000000"/>
          <w:vertAlign w:val="subscript"/>
        </w:rPr>
        <w:t>g</w:t>
      </w:r>
      <w:r w:rsidRPr="00771C52">
        <w:rPr>
          <w:rFonts w:eastAsia="Times New Roman"/>
          <w:color w:val="000000"/>
        </w:rPr>
        <w:t xml:space="preserve"> and </w:t>
      </w:r>
      <w:commentRangeStart w:id="161"/>
      <w:r w:rsidRPr="00771C52">
        <w:rPr>
          <w:rFonts w:eastAsia="Times New Roman"/>
          <w:i/>
          <w:iCs/>
          <w:color w:val="000000"/>
        </w:rPr>
        <w:t>I</w:t>
      </w:r>
      <w:r w:rsidRPr="00771C52">
        <w:rPr>
          <w:rFonts w:eastAsia="Times New Roman"/>
          <w:color w:val="000000"/>
          <w:vertAlign w:val="subscript"/>
        </w:rPr>
        <w:t>g</w:t>
      </w:r>
      <w:commentRangeEnd w:id="161"/>
      <w:r w:rsidR="00E2494E">
        <w:rPr>
          <w:rStyle w:val="Kommentarzeichen"/>
        </w:rPr>
        <w:commentReference w:id="161"/>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area</w:t>
      </w:r>
      <w:r w:rsidR="00CA64B3">
        <w:rPr>
          <w:rFonts w:eastAsia="Times New Roman"/>
          <w:color w:val="000000"/>
        </w:rPr>
        <w:t>)</w:t>
      </w:r>
      <w:r w:rsidRPr="00771C52">
        <w:rPr>
          <w:rFonts w:eastAsia="Times New Roman"/>
          <w:color w:val="000000"/>
        </w:rPr>
        <w:t>, and species characteristics (</w:t>
      </w:r>
      <w:commentRangeStart w:id="162"/>
      <w:r w:rsidRPr="00771C52">
        <w:rPr>
          <w:rFonts w:eastAsia="Times New Roman"/>
          <w:color w:val="000000"/>
        </w:rPr>
        <w:t>photosynthetic pathway and whether the plant has the known capacity to biologically fix nitrogen</w:t>
      </w:r>
      <w:commentRangeEnd w:id="162"/>
      <w:r w:rsidR="00793163">
        <w:rPr>
          <w:rStyle w:val="Kommentarzeichen"/>
        </w:rPr>
        <w:commentReference w:id="162"/>
      </w:r>
      <w:r w:rsidRPr="00771C52">
        <w:rPr>
          <w:rFonts w:eastAsia="Times New Roman"/>
          <w:color w:val="000000"/>
        </w:rPr>
        <w:t xml:space="preserve">)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xml:space="preserve">. </w:t>
      </w:r>
      <w:commentRangeStart w:id="163"/>
      <w:r w:rsidRPr="00771C52">
        <w:rPr>
          <w:rFonts w:eastAsia="Times New Roman"/>
          <w:color w:val="000000"/>
        </w:rPr>
        <w:t>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color w:val="000000"/>
        </w:rPr>
        <w:lastRenderedPageBreak/>
        <w:t>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xml:space="preserve">. </w:t>
      </w:r>
      <w:commentRangeEnd w:id="163"/>
      <w:r w:rsidR="00793163">
        <w:rPr>
          <w:rStyle w:val="Kommentarzeichen"/>
        </w:rPr>
        <w:commentReference w:id="163"/>
      </w:r>
      <w:r w:rsidRPr="00771C52">
        <w:rPr>
          <w:rFonts w:eastAsia="Times New Roman"/>
          <w:color w:val="000000"/>
        </w:rPr>
        <w:t>Then, we calculated the predicted amount of nitrogen in Rubisco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r w:rsidRPr="00993C6A">
              <w:rPr>
                <w:rFonts w:eastAsia="Times New Roman"/>
                <w:i/>
                <w:iCs/>
                <w:color w:val="000000"/>
              </w:rPr>
              <w:t>N</w:t>
            </w:r>
            <w:r w:rsidRPr="00993C6A">
              <w:rPr>
                <w:rFonts w:eastAsia="Times New Roman"/>
                <w:color w:val="000000"/>
                <w:vertAlign w:val="subscript"/>
              </w:rPr>
              <w:t>Rubisco</w:t>
            </w:r>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r w:rsidRPr="00993C6A">
              <w:rPr>
                <w:rFonts w:eastAsia="Times New Roman"/>
                <w:i/>
                <w:iCs/>
                <w:color w:val="000000"/>
              </w:rPr>
              <w:t>N</w:t>
            </w:r>
            <w:r w:rsidRPr="00993C6A">
              <w:rPr>
                <w:rFonts w:eastAsia="Times New Roman"/>
                <w:color w:val="000000"/>
                <w:vertAlign w:val="subscript"/>
              </w:rPr>
              <w:t>r</w:t>
            </w:r>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r w:rsidRPr="00D616B4">
        <w:rPr>
          <w:rFonts w:eastAsia="Times New Roman"/>
          <w:i/>
          <w:iCs/>
          <w:color w:val="000000"/>
        </w:rPr>
        <w:t>M</w:t>
      </w:r>
      <w:r w:rsidRPr="00D616B4">
        <w:rPr>
          <w:rFonts w:eastAsia="Times New Roman"/>
          <w:color w:val="000000"/>
          <w:vertAlign w:val="subscript"/>
        </w:rPr>
        <w:t>r</w:t>
      </w:r>
      <w:r w:rsidRPr="00D616B4">
        <w:rPr>
          <w:rFonts w:eastAsia="Times New Roman"/>
          <w:color w:val="000000"/>
        </w:rPr>
        <w:t xml:space="preserve"> is the molecular mas</w:t>
      </w:r>
      <w:r w:rsidRPr="00771C52">
        <w:rPr>
          <w:rFonts w:eastAsia="Times New Roman"/>
          <w:color w:val="000000"/>
        </w:rPr>
        <w:t>s of Rubisco, 0.55 g Rubisco (μmol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r w:rsidRPr="001B44B1">
        <w:rPr>
          <w:rFonts w:eastAsia="Times New Roman"/>
          <w:i/>
          <w:iCs/>
          <w:color w:val="000000"/>
        </w:rPr>
        <w:t>k</w:t>
      </w:r>
      <w:r w:rsidRPr="001B44B1">
        <w:rPr>
          <w:rFonts w:eastAsia="Times New Roman"/>
          <w:color w:val="000000"/>
          <w:vertAlign w:val="subscript"/>
        </w:rPr>
        <w:t>cat</w:t>
      </w:r>
      <w:r w:rsidRPr="001B44B1">
        <w:rPr>
          <w:rFonts w:eastAsia="Times New Roman"/>
          <w:color w:val="000000"/>
        </w:rPr>
        <w:t xml:space="preserve"> is the catalytic turnover at 25°C, 3,500,000 μmol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following the approach by Niinemets and Tenhunen</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bioenergetics</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r w:rsidRPr="00771C52">
              <w:rPr>
                <w:rFonts w:eastAsia="Times New Roman"/>
                <w:i/>
                <w:iCs/>
                <w:color w:val="000000"/>
              </w:rPr>
              <w:t>j</w:t>
            </w:r>
            <w:r w:rsidRPr="00771C52">
              <w:rPr>
                <w:rFonts w:eastAsia="Times New Roman"/>
                <w:color w:val="000000"/>
                <w:vertAlign w:val="subscript"/>
              </w:rPr>
              <w:t>mc</w:t>
            </w:r>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is the nitrogen investment in bioenergetics (0.124 g N (μmol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j</w:t>
      </w:r>
      <w:r w:rsidRPr="00771C52">
        <w:rPr>
          <w:rFonts w:eastAsia="Times New Roman"/>
          <w:color w:val="000000"/>
          <w:vertAlign w:val="subscript"/>
        </w:rPr>
        <w:t>mc</w:t>
      </w:r>
      <w:r w:rsidRPr="00771C52">
        <w:rPr>
          <w:rFonts w:eastAsia="Times New Roman"/>
          <w:color w:val="000000"/>
        </w:rPr>
        <w:t xml:space="preserve"> is the activity of electron transport at 25°C (156 μmol e</w:t>
      </w:r>
      <w:r w:rsidR="000C4651" w:rsidRPr="00771C52">
        <w:rPr>
          <w:rFonts w:eastAsia="Times New Roman"/>
          <w:color w:val="000000"/>
        </w:rPr>
        <w:t>lectrons</w:t>
      </w:r>
      <w:r w:rsidRPr="00771C52">
        <w:rPr>
          <w:rFonts w:eastAsia="Times New Roman"/>
          <w:color w:val="000000"/>
        </w:rPr>
        <w:t xml:space="preserve"> (μmol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 but with PEP-specific constants: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r w:rsidRPr="00771C52">
        <w:rPr>
          <w:rFonts w:eastAsia="Times New Roman"/>
          <w:i/>
          <w:iCs/>
          <w:color w:val="000000"/>
        </w:rPr>
        <w:t>M</w:t>
      </w:r>
      <w:r w:rsidRPr="00771C52">
        <w:rPr>
          <w:rFonts w:eastAsia="Times New Roman"/>
          <w:color w:val="000000"/>
          <w:vertAlign w:val="subscript"/>
        </w:rPr>
        <w:t>p</w:t>
      </w:r>
      <w:r w:rsidRPr="00771C52">
        <w:rPr>
          <w:rFonts w:eastAsia="Times New Roman"/>
          <w:color w:val="000000"/>
        </w:rPr>
        <w:t xml:space="preserve"> is the molecular mass of PEP, 0.41 g PEP (μmol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k</w:t>
      </w:r>
      <w:r w:rsidRPr="00771C52">
        <w:rPr>
          <w:rFonts w:eastAsia="Times New Roman"/>
          <w:color w:val="000000"/>
          <w:vertAlign w:val="subscript"/>
        </w:rPr>
        <w:t>cat</w:t>
      </w:r>
      <w:r w:rsidRPr="00771C52">
        <w:rPr>
          <w:rFonts w:eastAsia="Times New Roman"/>
          <w:color w:val="000000"/>
        </w:rPr>
        <w:t xml:space="preserve"> is the catalytic turnover at 25°C, 5,440,000 μmol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lastRenderedPageBreak/>
              <w:t>N</w:t>
            </w:r>
            <w:r w:rsidRPr="00771C52">
              <w:rPr>
                <w:rFonts w:eastAsia="Times New Roman"/>
                <w:color w:val="000000"/>
                <w:vertAlign w:val="subscript"/>
              </w:rPr>
              <w:t>structure</w:t>
            </w:r>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r w:rsidRPr="00771C52">
        <w:rPr>
          <w:rFonts w:eastAsia="Times New Roman"/>
          <w:i/>
          <w:iCs/>
          <w:color w:val="000000"/>
        </w:rPr>
        <w:t>N</w:t>
      </w:r>
      <w:r w:rsidRPr="00771C52">
        <w:rPr>
          <w:rFonts w:eastAsia="Times New Roman"/>
          <w:color w:val="000000"/>
          <w:vertAlign w:val="subscript"/>
        </w:rPr>
        <w:t xml:space="preserve">photo </w:t>
      </w:r>
      <w:r w:rsidRPr="00771C52">
        <w:rPr>
          <w:rFonts w:eastAsia="Times New Roman"/>
          <w:color w:val="000000"/>
        </w:rPr>
        <w:t xml:space="preserve">and </w:t>
      </w: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13D832A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r w:rsidRPr="00771C52">
        <w:rPr>
          <w:rFonts w:eastAsia="Times New Roman"/>
          <w:i/>
          <w:iCs/>
          <w:color w:val="000000"/>
        </w:rPr>
        <w:t>N</w:t>
      </w:r>
      <w:r w:rsidRPr="00771C52">
        <w:rPr>
          <w:rFonts w:eastAsia="Times New Roman"/>
          <w:color w:val="000000"/>
          <w:vertAlign w:val="subscript"/>
        </w:rPr>
        <w:t>area</w:t>
      </w:r>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χ,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and their interactions </w:t>
      </w:r>
      <w:r w:rsidRPr="00771C52">
        <w:rPr>
          <w:rFonts w:eastAsia="Times New Roman"/>
          <w:color w:val="000000"/>
        </w:rPr>
        <w:lastRenderedPageBreak/>
        <w:t>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2CCD69D" w:rsidR="00361685" w:rsidRDefault="00361685" w:rsidP="00B05AC4">
      <w:pPr>
        <w:spacing w:line="480" w:lineRule="auto"/>
        <w:contextualSpacing/>
        <w:rPr>
          <w:rFonts w:eastAsia="Times New Roman"/>
          <w:color w:val="000000"/>
        </w:rPr>
      </w:pPr>
      <w:r w:rsidRPr="00771C52">
        <w:rPr>
          <w:rFonts w:eastAsia="Times New Roman"/>
          <w:color w:val="000000"/>
        </w:rPr>
        <w:tab/>
        <w:t>Throughout, all models were fit using the “lmer”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“emmeans”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“calc.relimp” function in the “relaimpo”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commentRangeStart w:id="164"/>
      <w:r w:rsidRPr="001F281E">
        <w:rPr>
          <w:rFonts w:eastAsia="Times New Roman"/>
          <w:bCs/>
          <w:i/>
          <w:color w:val="000000"/>
        </w:rPr>
        <w:t>D</w:t>
      </w:r>
      <w:r w:rsidR="00042F1B" w:rsidRPr="001F281E">
        <w:rPr>
          <w:rFonts w:eastAsia="Times New Roman"/>
          <w:bCs/>
          <w:i/>
          <w:color w:val="000000"/>
        </w:rPr>
        <w:t xml:space="preserve">rivers of </w:t>
      </w:r>
      <w:r w:rsidR="00042F1B" w:rsidRPr="001F281E">
        <w:rPr>
          <w:rFonts w:eastAsia="Times New Roman"/>
          <w:bCs/>
          <w:i/>
          <w:iCs/>
          <w:color w:val="000000"/>
        </w:rPr>
        <w:t>N</w:t>
      </w:r>
      <w:r w:rsidR="00042F1B" w:rsidRPr="001F281E">
        <w:rPr>
          <w:rFonts w:eastAsia="Times New Roman"/>
          <w:bCs/>
          <w:i/>
          <w:color w:val="000000"/>
          <w:vertAlign w:val="subscript"/>
        </w:rPr>
        <w:t>area</w:t>
      </w:r>
      <w:r w:rsidR="00042F1B" w:rsidRPr="001F281E">
        <w:rPr>
          <w:rFonts w:eastAsia="Times New Roman"/>
          <w:bCs/>
          <w:i/>
          <w:color w:val="000000"/>
        </w:rPr>
        <w:t xml:space="preserve"> and their relative importance</w:t>
      </w:r>
      <w:r w:rsidR="00AD38D7">
        <w:rPr>
          <w:rFonts w:eastAsia="Times New Roman"/>
          <w:bCs/>
          <w:i/>
          <w:color w:val="000000"/>
        </w:rPr>
        <w:t xml:space="preserve"> (Aim 1)</w:t>
      </w:r>
      <w:commentRangeEnd w:id="164"/>
      <w:r w:rsidR="00C32268">
        <w:rPr>
          <w:rStyle w:val="Kommentarzeichen"/>
        </w:rPr>
        <w:commentReference w:id="164"/>
      </w:r>
    </w:p>
    <w:p w14:paraId="32D40F42" w14:textId="28FB0430"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 xml:space="preserve">Leaf </w:t>
      </w:r>
      <w:r w:rsidR="00CA64B3" w:rsidRPr="00367F70">
        <w:rPr>
          <w:rFonts w:eastAsia="Times New Roman"/>
          <w:color w:val="000000"/>
        </w:rPr>
        <w:t>nitrogen on an area basis (</w:t>
      </w:r>
      <w:r w:rsidR="00CA64B3" w:rsidRPr="00367F70">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r w:rsidR="00CA64B3" w:rsidRPr="00993C6A">
        <w:rPr>
          <w:rFonts w:eastAsia="Times New Roman"/>
          <w:color w:val="000000"/>
        </w:rPr>
        <w:t>).</w:t>
      </w:r>
      <w:r w:rsidR="00CA64B3" w:rsidRPr="00993C6A">
        <w:rPr>
          <w:rFonts w:eastAsia="Times New Roman"/>
          <w:i/>
          <w:color w:val="000000"/>
        </w:rPr>
        <w:t xml:space="preserve"> </w:t>
      </w:r>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r w:rsidR="003E3DED" w:rsidRPr="00993C6A">
        <w:rPr>
          <w:rFonts w:eastAsia="Times New Roman"/>
          <w:i/>
          <w:color w:val="000000"/>
        </w:rPr>
        <w:t>N</w:t>
      </w:r>
      <w:r w:rsidR="003E3DED" w:rsidRPr="00993C6A">
        <w:rPr>
          <w:rFonts w:eastAsia="Times New Roman"/>
          <w:color w:val="000000"/>
          <w:vertAlign w:val="subscript"/>
        </w:rPr>
        <w:t>area</w:t>
      </w:r>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r w:rsidR="00BE49D6" w:rsidRPr="00993C6A">
        <w:rPr>
          <w:rFonts w:eastAsia="Times New Roman"/>
          <w:i/>
          <w:color w:val="000000"/>
        </w:rPr>
        <w:t>N</w:t>
      </w:r>
      <w:r w:rsidR="00BE49D6" w:rsidRPr="00993C6A">
        <w:rPr>
          <w:rFonts w:eastAsia="Times New Roman"/>
          <w:color w:val="000000"/>
          <w:vertAlign w:val="subscript"/>
        </w:rPr>
        <w:t>area</w:t>
      </w:r>
      <w:r w:rsidR="0014366E" w:rsidRPr="00993C6A">
        <w:rPr>
          <w:rFonts w:eastAsia="Times New Roman"/>
          <w:color w:val="000000"/>
        </w:rPr>
        <w:t>,</w:t>
      </w:r>
      <w:r w:rsidR="00CA64B3" w:rsidRPr="00993C6A">
        <w:rPr>
          <w:rFonts w:eastAsia="Times New Roman"/>
          <w:color w:val="000000"/>
        </w:rPr>
        <w:t xml:space="preserve"> </w:t>
      </w:r>
      <w:commentRangeStart w:id="165"/>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r w:rsidR="008010AC" w:rsidRPr="00993C6A">
        <w:rPr>
          <w:rFonts w:eastAsia="Times New Roman"/>
          <w:i/>
          <w:iCs/>
          <w:color w:val="000000"/>
        </w:rPr>
        <w:t>M</w:t>
      </w:r>
      <w:r w:rsidR="008010AC" w:rsidRPr="00993C6A">
        <w:rPr>
          <w:rFonts w:eastAsia="Times New Roman"/>
          <w:color w:val="000000"/>
          <w:vertAlign w:val="subscript"/>
        </w:rPr>
        <w:t>area</w:t>
      </w:r>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commentRangeEnd w:id="165"/>
      <w:r w:rsidR="00C32268">
        <w:rPr>
          <w:rStyle w:val="Kommentarzeichen"/>
        </w:rPr>
        <w:commentReference w:id="165"/>
      </w:r>
      <w:r w:rsidR="00E3357A" w:rsidRPr="00993C6A">
        <w:rPr>
          <w:rFonts w:eastAsia="Times New Roman"/>
          <w:color w:val="000000"/>
        </w:rPr>
        <w:t xml:space="preserve"> and </w:t>
      </w:r>
      <w:del w:id="166" w:author="Andrew MacDougall" w:date="2022-01-06T10:06:00Z">
        <w:r w:rsidR="00E3357A" w:rsidRPr="00993C6A" w:rsidDel="000158AF">
          <w:rPr>
            <w:rFonts w:eastAsia="Times New Roman"/>
            <w:color w:val="000000"/>
          </w:rPr>
          <w:delText xml:space="preserve">climate </w:delText>
        </w:r>
      </w:del>
      <w:ins w:id="167" w:author="Andrew MacDougall" w:date="2022-01-06T10:06:00Z">
        <w:r w:rsidR="000158AF">
          <w:rPr>
            <w:rFonts w:eastAsia="Times New Roman"/>
            <w:color w:val="000000"/>
          </w:rPr>
          <w:t xml:space="preserve">temperature </w:t>
        </w:r>
      </w:ins>
      <w:r w:rsidR="00E3357A" w:rsidRPr="00993C6A">
        <w:rPr>
          <w:rFonts w:eastAsia="Times New Roman"/>
          <w:color w:val="000000"/>
        </w:rPr>
        <w:t>(</w:t>
      </w:r>
      <w:r w:rsidR="00E3357A" w:rsidRPr="00993C6A">
        <w:rPr>
          <w:rFonts w:eastAsia="Times New Roman"/>
          <w:i/>
          <w:iCs/>
          <w:color w:val="000000"/>
        </w:rPr>
        <w:t>T</w:t>
      </w:r>
      <w:r w:rsidR="00E3357A" w:rsidRPr="00993C6A">
        <w:rPr>
          <w:rFonts w:eastAsia="Times New Roman"/>
          <w:color w:val="000000"/>
          <w:vertAlign w:val="subscript"/>
        </w:rPr>
        <w:t>g</w:t>
      </w:r>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w:t>
      </w:r>
      <w:commentRangeStart w:id="168"/>
      <w:r w:rsidR="00F56091" w:rsidRPr="00993C6A">
        <w:rPr>
          <w:rFonts w:eastAsia="Times New Roman"/>
          <w:color w:val="000000"/>
        </w:rPr>
        <w:t>8</w:t>
      </w:r>
      <w:commentRangeEnd w:id="168"/>
      <w:r w:rsidR="00D87A9D">
        <w:rPr>
          <w:rStyle w:val="Kommentarzeichen"/>
        </w:rPr>
        <w:commentReference w:id="168"/>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w:t>
      </w:r>
      <w:r w:rsidR="008010AC" w:rsidRPr="00993C6A">
        <w:rPr>
          <w:rFonts w:eastAsia="Times New Roman"/>
          <w:color w:val="000000"/>
        </w:rPr>
        <w:lastRenderedPageBreak/>
        <w:t xml:space="preserve">importance in the model </w:t>
      </w:r>
      <w:commentRangeStart w:id="169"/>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r w:rsidR="00E3357A" w:rsidRPr="00993C6A">
        <w:rPr>
          <w:rFonts w:eastAsia="Times New Roman"/>
          <w:color w:val="000000"/>
        </w:rPr>
        <w:t>&lt;</w:t>
      </w:r>
      <w:r w:rsidR="001609E7" w:rsidRPr="00993C6A">
        <w:rPr>
          <w:rFonts w:eastAsia="Times New Roman"/>
          <w:color w:val="000000"/>
        </w:rPr>
        <w:t>1</w:t>
      </w:r>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w:t>
      </w:r>
      <w:commentRangeEnd w:id="169"/>
      <w:r w:rsidR="00C32268">
        <w:rPr>
          <w:rStyle w:val="Kommentarzeichen"/>
        </w:rPr>
        <w:commentReference w:id="169"/>
      </w:r>
      <w:r w:rsidR="008010AC" w:rsidRPr="00993C6A">
        <w:rPr>
          <w:rFonts w:eastAsia="Times New Roman"/>
          <w:color w:val="000000"/>
        </w:rPr>
        <w:t xml:space="preserve">Table </w:t>
      </w:r>
      <w:r w:rsidR="00DD3527" w:rsidRPr="00993C6A">
        <w:rPr>
          <w:rFonts w:eastAsia="Times New Roman"/>
          <w:color w:val="000000"/>
        </w:rPr>
        <w:t xml:space="preserve">2 </w:t>
      </w:r>
      <w:r w:rsidRPr="00993C6A">
        <w:rPr>
          <w:rFonts w:eastAsia="Times New Roman"/>
          <w:color w:val="000000"/>
        </w:rPr>
        <w:t xml:space="preserve">and Figure </w:t>
      </w:r>
      <w:r w:rsidR="001F281E" w:rsidRPr="00993C6A">
        <w:rPr>
          <w:rFonts w:eastAsia="Times New Roman"/>
          <w:color w:val="000000"/>
        </w:rPr>
        <w:t>3</w:t>
      </w:r>
      <w:r w:rsidR="008010AC" w:rsidRPr="00993C6A">
        <w:rPr>
          <w:rFonts w:eastAsia="Times New Roman"/>
          <w:color w:val="000000"/>
        </w:rPr>
        <w:t>).</w:t>
      </w:r>
      <w:r w:rsidR="00CA64B3" w:rsidRPr="00993C6A">
        <w:rPr>
          <w:rFonts w:eastAsia="Times New Roman"/>
          <w:color w:val="000000"/>
        </w:rPr>
        <w:t xml:space="preserve"> The</w:t>
      </w:r>
      <w:r w:rsidR="0054351D" w:rsidRPr="00993C6A">
        <w:rPr>
          <w:rFonts w:eastAsia="Times New Roman"/>
          <w:color w:val="000000"/>
        </w:rPr>
        <w:t xml:space="preserve"> positive</w:t>
      </w:r>
      <w:r w:rsidR="00CA64B3" w:rsidRPr="00993C6A">
        <w:rPr>
          <w:rFonts w:eastAsia="Times New Roman"/>
          <w:color w:val="000000"/>
        </w:rPr>
        <w:t xml:space="preserve"> </w:t>
      </w:r>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not surprising given equation 1.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r w:rsidR="00CA64B3" w:rsidRPr="00993C6A">
        <w:rPr>
          <w:rFonts w:eastAsia="Times New Roman"/>
          <w:i/>
          <w:color w:val="000000"/>
        </w:rPr>
        <w:t>T</w:t>
      </w:r>
      <w:r w:rsidR="00CA64B3" w:rsidRPr="00993C6A">
        <w:rPr>
          <w:rFonts w:eastAsia="Times New Roman"/>
          <w:color w:val="000000"/>
          <w:vertAlign w:val="subscript"/>
        </w:rPr>
        <w:t>g</w:t>
      </w:r>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r w:rsidR="00CA64B3" w:rsidRPr="00993C6A">
        <w:rPr>
          <w:rFonts w:eastAsia="Times New Roman"/>
          <w:color w:val="000000"/>
        </w:rPr>
        <w:t xml:space="preserve">from 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r w:rsidR="00893A76" w:rsidRPr="00993C6A">
        <w:rPr>
          <w:rFonts w:eastAsia="Times New Roman"/>
          <w:i/>
          <w:color w:val="000000"/>
        </w:rPr>
        <w:t>N</w:t>
      </w:r>
      <w:r w:rsidR="00893A76" w:rsidRPr="00993C6A">
        <w:rPr>
          <w:rFonts w:eastAsia="Times New Roman"/>
          <w:color w:val="000000"/>
          <w:vertAlign w:val="subscript"/>
        </w:rPr>
        <w:t>area</w:t>
      </w:r>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r w:rsidR="00280238" w:rsidRPr="00993C6A">
        <w:rPr>
          <w:rFonts w:eastAsia="Times New Roman"/>
          <w:i/>
          <w:color w:val="000000"/>
        </w:rPr>
        <w:t>N</w:t>
      </w:r>
      <w:r w:rsidR="00280238" w:rsidRPr="00993C6A">
        <w:rPr>
          <w:rFonts w:eastAsia="Times New Roman"/>
          <w:color w:val="000000"/>
          <w:vertAlign w:val="subscript"/>
        </w:rPr>
        <w:t>area</w:t>
      </w:r>
      <w:r w:rsidR="00280238" w:rsidRPr="00993C6A">
        <w:rPr>
          <w:rFonts w:eastAsia="Times New Roman"/>
          <w:color w:val="000000"/>
        </w:rPr>
        <w:t xml:space="preserve"> than species without such associations (</w:t>
      </w:r>
      <w:r w:rsidR="00280238" w:rsidRPr="00993C6A">
        <w:rPr>
          <w:rFonts w:eastAsia="Times New Roman"/>
          <w:i/>
          <w:color w:val="000000"/>
        </w:rPr>
        <w:t>p</w:t>
      </w:r>
      <w:r w:rsidR="00280238" w:rsidRPr="00993C6A">
        <w:rPr>
          <w:rFonts w:eastAsia="Times New Roman"/>
          <w:color w:val="000000"/>
        </w:rPr>
        <w:t xml:space="preserve"> &lt; 0. 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r w:rsidR="00280238" w:rsidRPr="00993C6A">
        <w:rPr>
          <w:rFonts w:eastAsia="Times New Roman"/>
          <w:i/>
          <w:color w:val="000000"/>
        </w:rPr>
        <w:t>N</w:t>
      </w:r>
      <w:r w:rsidR="00280238" w:rsidRPr="00993C6A">
        <w:rPr>
          <w:rFonts w:eastAsia="Times New Roman"/>
          <w:color w:val="000000"/>
          <w:vertAlign w:val="subscript"/>
        </w:rPr>
        <w:t>area</w:t>
      </w:r>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 001; Table 1). </w:t>
      </w:r>
      <w:commentRangeStart w:id="170"/>
      <w:r w:rsidR="00280238" w:rsidRPr="00993C6A">
        <w:rPr>
          <w:rFonts w:eastAsia="Times New Roman"/>
          <w:color w:val="000000"/>
        </w:rPr>
        <w:t>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commentRangeEnd w:id="170"/>
      <w:r w:rsidR="00C32268">
        <w:rPr>
          <w:rStyle w:val="Kommentarzeichen"/>
        </w:rPr>
        <w:commentReference w:id="170"/>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r w:rsidRPr="003173D1">
        <w:rPr>
          <w:i/>
          <w:iCs/>
        </w:rPr>
        <w:t>N</w:t>
      </w:r>
      <w:r w:rsidRPr="003173D1">
        <w:rPr>
          <w:vertAlign w:val="subscript"/>
        </w:rPr>
        <w:t>area</w:t>
      </w:r>
      <w:r w:rsidRPr="003173D1">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r>
              <w:rPr>
                <w:rFonts w:eastAsia="Times New Roman"/>
                <w:i/>
                <w:iCs/>
                <w:color w:val="000000"/>
                <w:sz w:val="20"/>
                <w:szCs w:val="20"/>
              </w:rPr>
              <w:t>T</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M</w:t>
            </w:r>
            <w:r>
              <w:rPr>
                <w:rFonts w:eastAsia="Times New Roman"/>
                <w:color w:val="000000"/>
                <w:sz w:val="20"/>
                <w:szCs w:val="20"/>
                <w:vertAlign w:val="subscript"/>
              </w:rPr>
              <w:t>area</w:t>
            </w:r>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M</w:t>
      </w:r>
      <w:r w:rsidRPr="003173D1">
        <w:rPr>
          <w:vertAlign w:val="subscript"/>
        </w:rPr>
        <w:t>area</w:t>
      </w:r>
      <w:r w:rsidRPr="003173D1">
        <w:t xml:space="preserve"> = leaf mass per leaf area, </w:t>
      </w:r>
      <w:r w:rsidRPr="003173D1">
        <w:rPr>
          <w:i/>
          <w:iCs/>
        </w:rPr>
        <w:t>T</w:t>
      </w:r>
      <w:r w:rsidRPr="003173D1">
        <w:rPr>
          <w:vertAlign w:val="subscript"/>
        </w:rPr>
        <w:t>g</w:t>
      </w:r>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r w:rsidR="00F178AB" w:rsidRPr="00B05AC4">
        <w:rPr>
          <w:rFonts w:eastAsia="Times New Roman"/>
          <w:i/>
          <w:iCs/>
          <w:color w:val="000000"/>
        </w:rPr>
        <w:t>N</w:t>
      </w:r>
      <w:r w:rsidR="00F178AB" w:rsidRPr="00B05AC4">
        <w:rPr>
          <w:rFonts w:eastAsia="Times New Roman"/>
          <w:color w:val="000000"/>
          <w:vertAlign w:val="subscript"/>
        </w:rPr>
        <w:t>area</w:t>
      </w:r>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commentRangeStart w:id="171"/>
      <w:r>
        <w:rPr>
          <w:rFonts w:eastAsia="Times New Roman"/>
          <w:b/>
          <w:color w:val="000000"/>
        </w:rPr>
        <w:t xml:space="preserve">Figure 3. </w:t>
      </w:r>
      <w:r w:rsidR="00F178AB" w:rsidRPr="00B05AC4">
        <w:rPr>
          <w:rFonts w:eastAsia="Times New Roman"/>
          <w:color w:val="000000"/>
        </w:rPr>
        <w:t xml:space="preserve">Treemap </w:t>
      </w:r>
      <w:commentRangeEnd w:id="171"/>
      <w:r w:rsidR="00C32268">
        <w:rPr>
          <w:rStyle w:val="Kommentarzeichen"/>
        </w:rPr>
        <w:commentReference w:id="171"/>
      </w:r>
      <w:r w:rsidR="00F178AB" w:rsidRPr="00B05AC4">
        <w:rPr>
          <w:rFonts w:eastAsia="Times New Roman"/>
          <w:color w:val="000000"/>
        </w:rPr>
        <w:t>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r w:rsidR="00CF0686" w:rsidRPr="00B05AC4">
        <w:rPr>
          <w:i/>
          <w:iCs/>
        </w:rPr>
        <w:t>N</w:t>
      </w:r>
      <w:r w:rsidR="00CF0686" w:rsidRPr="00B05AC4">
        <w:rPr>
          <w:vertAlign w:val="subscript"/>
        </w:rPr>
        <w:t>area</w:t>
      </w:r>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r w:rsidR="005A5C5B">
        <w:rPr>
          <w:rFonts w:eastAsia="Times New Roman"/>
          <w:i/>
          <w:color w:val="000000"/>
        </w:rPr>
        <w:t>N</w:t>
      </w:r>
      <w:r w:rsidR="005A5C5B">
        <w:rPr>
          <w:rFonts w:eastAsia="Times New Roman"/>
          <w:color w:val="000000"/>
          <w:vertAlign w:val="subscript"/>
        </w:rPr>
        <w:t xml:space="preserve">area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commentRangeStart w:id="172"/>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r w:rsidR="00D60C62" w:rsidRPr="00AC49CC">
        <w:rPr>
          <w:rFonts w:eastAsia="Times New Roman"/>
          <w:bCs/>
          <w:i/>
          <w:iCs/>
          <w:color w:val="000000"/>
        </w:rPr>
        <w:t>N</w:t>
      </w:r>
      <w:r w:rsidR="00D60C62" w:rsidRPr="00AC49CC">
        <w:rPr>
          <w:rFonts w:eastAsia="Times New Roman"/>
          <w:bCs/>
          <w:i/>
          <w:color w:val="000000"/>
          <w:vertAlign w:val="subscript"/>
        </w:rPr>
        <w:t>area</w:t>
      </w:r>
      <w:commentRangeEnd w:id="172"/>
      <w:r w:rsidR="00C32268">
        <w:rPr>
          <w:rStyle w:val="Kommentarzeichen"/>
        </w:rPr>
        <w:commentReference w:id="172"/>
      </w:r>
    </w:p>
    <w:p w14:paraId="4974AEA6" w14:textId="3D335BFF"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r w:rsidRPr="00900356">
        <w:rPr>
          <w:rFonts w:eastAsia="Times New Roman"/>
          <w:i/>
          <w:iCs/>
          <w:color w:val="000000"/>
        </w:rPr>
        <w:t>N</w:t>
      </w:r>
      <w:r w:rsidRPr="00900356">
        <w:rPr>
          <w:rFonts w:eastAsia="Times New Roman"/>
          <w:color w:val="000000"/>
          <w:vertAlign w:val="subscript"/>
        </w:rPr>
        <w:t>photo</w:t>
      </w:r>
      <w:r w:rsidRPr="00900356">
        <w:rPr>
          <w:rFonts w:eastAsia="Times New Roman"/>
          <w:color w:val="000000"/>
        </w:rPr>
        <w:t xml:space="preserve"> and </w:t>
      </w:r>
      <w:r w:rsidRPr="00900356">
        <w:rPr>
          <w:rFonts w:eastAsia="Times New Roman"/>
          <w:i/>
          <w:iCs/>
          <w:color w:val="000000"/>
        </w:rPr>
        <w:t>N</w:t>
      </w:r>
      <w:r w:rsidRPr="00900356">
        <w:rPr>
          <w:rFonts w:eastAsia="Times New Roman"/>
          <w:color w:val="000000"/>
          <w:vertAlign w:val="subscript"/>
        </w:rPr>
        <w:t>structure</w:t>
      </w:r>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r w:rsidRPr="00900356">
        <w:rPr>
          <w:rFonts w:eastAsia="Times New Roman"/>
          <w:i/>
          <w:iCs/>
          <w:color w:val="000000"/>
        </w:rPr>
        <w:t>N</w:t>
      </w:r>
      <w:r w:rsidRPr="00900356">
        <w:rPr>
          <w:rFonts w:eastAsia="Times New Roman"/>
          <w:color w:val="000000"/>
          <w:vertAlign w:val="subscript"/>
        </w:rPr>
        <w:t>area</w:t>
      </w:r>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The </w:t>
      </w:r>
      <w:r w:rsidR="003A1E67" w:rsidRPr="00900356">
        <w:rPr>
          <w:rFonts w:eastAsia="Times New Roman"/>
          <w:i/>
          <w:iCs/>
          <w:color w:val="000000"/>
        </w:rPr>
        <w:t>N</w:t>
      </w:r>
      <w:r w:rsidR="003A1E67" w:rsidRPr="00900356">
        <w:rPr>
          <w:rFonts w:eastAsia="Times New Roman"/>
          <w:color w:val="000000"/>
          <w:vertAlign w:val="subscript"/>
        </w:rPr>
        <w:t>photo</w:t>
      </w:r>
      <w:r w:rsidR="003A1E67" w:rsidRPr="00900356">
        <w:rPr>
          <w:rFonts w:eastAsia="Times New Roman"/>
          <w:color w:val="000000"/>
        </w:rPr>
        <w:t xml:space="preserve"> effect reflects the </w:t>
      </w:r>
      <w:del w:id="173" w:author="Andrew MacDougall" w:date="2022-01-06T10:07:00Z">
        <w:r w:rsidR="003A1E67" w:rsidRPr="00900356" w:rsidDel="000158AF">
          <w:rPr>
            <w:rFonts w:eastAsia="Times New Roman"/>
            <w:color w:val="000000"/>
          </w:rPr>
          <w:delText>aboveground climate</w:delText>
        </w:r>
      </w:del>
      <w:ins w:id="174" w:author="Andrew MacDougall" w:date="2022-01-06T10:07:00Z">
        <w:r w:rsidR="000158AF">
          <w:rPr>
            <w:rFonts w:eastAsia="Times New Roman"/>
            <w:color w:val="000000"/>
          </w:rPr>
          <w:t>temperature</w:t>
        </w:r>
      </w:ins>
      <w:r w:rsidR="003A1E67" w:rsidRPr="00900356">
        <w:rPr>
          <w:rFonts w:eastAsia="Times New Roman"/>
          <w:color w:val="000000"/>
        </w:rPr>
        <w:t xml:space="preserve"> impact on </w:t>
      </w:r>
      <w:r w:rsidR="003A1E67" w:rsidRPr="00900356">
        <w:rPr>
          <w:rFonts w:eastAsia="Times New Roman"/>
          <w:i/>
          <w:color w:val="000000"/>
        </w:rPr>
        <w:t>N</w:t>
      </w:r>
      <w:r w:rsidR="003A1E67" w:rsidRPr="00900356">
        <w:rPr>
          <w:rFonts w:eastAsia="Times New Roman"/>
          <w:color w:val="000000"/>
          <w:vertAlign w:val="subscript"/>
        </w:rPr>
        <w:t>area</w:t>
      </w:r>
      <w:r w:rsidR="003A1E67" w:rsidRPr="00900356">
        <w:rPr>
          <w:rFonts w:eastAsia="Times New Roman"/>
          <w:color w:val="000000"/>
        </w:rPr>
        <w:t xml:space="preserve">, while the </w:t>
      </w:r>
      <w:r w:rsidR="003A1E67" w:rsidRPr="00900356">
        <w:rPr>
          <w:rFonts w:eastAsia="Times New Roman"/>
          <w:i/>
          <w:color w:val="000000"/>
        </w:rPr>
        <w:t>N</w:t>
      </w:r>
      <w:r w:rsidR="003A1E67" w:rsidRPr="00900356">
        <w:rPr>
          <w:rFonts w:eastAsia="Times New Roman"/>
          <w:color w:val="000000"/>
          <w:vertAlign w:val="subscript"/>
        </w:rPr>
        <w:t xml:space="preserve">structure </w:t>
      </w:r>
      <w:r w:rsidR="003A1E67" w:rsidRPr="00900356">
        <w:rPr>
          <w:rFonts w:eastAsia="Times New Roman"/>
          <w:color w:val="000000"/>
        </w:rPr>
        <w:t xml:space="preserve">effects reflects the impact of </w:t>
      </w:r>
      <w:r w:rsidR="003A1E67" w:rsidRPr="00900356">
        <w:rPr>
          <w:rFonts w:eastAsia="Times New Roman"/>
          <w:i/>
          <w:color w:val="000000"/>
        </w:rPr>
        <w:t>M</w:t>
      </w:r>
      <w:r w:rsidR="003A1E67" w:rsidRPr="00900356">
        <w:rPr>
          <w:rFonts w:eastAsia="Times New Roman"/>
          <w:color w:val="000000"/>
          <w:vertAlign w:val="subscript"/>
        </w:rPr>
        <w:t>area</w:t>
      </w:r>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r w:rsidR="004661AC" w:rsidRPr="00900356">
        <w:rPr>
          <w:rFonts w:eastAsia="Times New Roman"/>
          <w:i/>
          <w:iCs/>
          <w:color w:val="000000"/>
        </w:rPr>
        <w:t>N</w:t>
      </w:r>
      <w:r w:rsidR="004661AC" w:rsidRPr="00900356">
        <w:rPr>
          <w:rFonts w:eastAsia="Times New Roman"/>
          <w:color w:val="000000"/>
          <w:vertAlign w:val="subscript"/>
        </w:rPr>
        <w:t>area</w:t>
      </w:r>
      <w:r w:rsidR="004661AC" w:rsidRPr="00900356">
        <w:rPr>
          <w:rFonts w:eastAsia="Times New Roman"/>
          <w:color w:val="000000"/>
        </w:rPr>
        <w:t>.</w:t>
      </w:r>
      <w:r w:rsidR="00883F77" w:rsidRPr="00900356">
        <w:rPr>
          <w:rFonts w:eastAsia="Times New Roman"/>
          <w:color w:val="000000"/>
        </w:rPr>
        <w:t xml:space="preserve"> All of these trends were similar 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r w:rsidRPr="003173D1">
        <w:rPr>
          <w:i/>
          <w:iCs/>
        </w:rPr>
        <w:t>N</w:t>
      </w:r>
      <w:r w:rsidRPr="003173D1">
        <w:rPr>
          <w:vertAlign w:val="subscript"/>
        </w:rPr>
        <w:t>area</w:t>
      </w:r>
      <w:r w:rsidRPr="003173D1">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r w:rsidRPr="00B44DBC">
              <w:rPr>
                <w:rFonts w:eastAsia="Times New Roman"/>
                <w:i/>
                <w:iCs/>
                <w:color w:val="000000"/>
                <w:sz w:val="20"/>
                <w:szCs w:val="20"/>
              </w:rPr>
              <w:t>N</w:t>
            </w:r>
            <w:r w:rsidRPr="00470BF0">
              <w:rPr>
                <w:rFonts w:eastAsia="Times New Roman"/>
                <w:color w:val="000000"/>
                <w:sz w:val="20"/>
                <w:szCs w:val="20"/>
                <w:vertAlign w:val="subscript"/>
              </w:rPr>
              <w:t>photo</w:t>
            </w:r>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r w:rsidRPr="00B44DBC">
              <w:rPr>
                <w:rFonts w:eastAsia="Times New Roman"/>
                <w:i/>
                <w:iCs/>
                <w:color w:val="000000"/>
                <w:sz w:val="20"/>
                <w:szCs w:val="20"/>
              </w:rPr>
              <w:t>N</w:t>
            </w:r>
            <w:r w:rsidRPr="00470BF0">
              <w:rPr>
                <w:rFonts w:eastAsia="Times New Roman"/>
                <w:color w:val="000000"/>
                <w:sz w:val="20"/>
                <w:szCs w:val="20"/>
                <w:vertAlign w:val="subscript"/>
              </w:rPr>
              <w:t>structure</w:t>
            </w:r>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r w:rsidRPr="003173D1">
        <w:rPr>
          <w:rFonts w:eastAsia="Times New Roman"/>
          <w:i/>
          <w:iCs/>
          <w:color w:val="000000"/>
        </w:rPr>
        <w:t>N</w:t>
      </w:r>
      <w:r w:rsidRPr="003173D1">
        <w:rPr>
          <w:rFonts w:eastAsia="Times New Roman"/>
          <w:color w:val="000000"/>
          <w:vertAlign w:val="subscript"/>
        </w:rPr>
        <w:t>photo</w:t>
      </w:r>
      <w:r w:rsidRPr="003173D1">
        <w:rPr>
          <w:rFonts w:eastAsia="Times New Roman"/>
          <w:color w:val="000000"/>
        </w:rPr>
        <w:t xml:space="preserve"> = leaf N used for photosynthesis</w:t>
      </w:r>
      <w:r w:rsidRPr="003173D1">
        <w:t xml:space="preserve">, </w:t>
      </w:r>
      <w:r w:rsidRPr="003173D1">
        <w:rPr>
          <w:i/>
          <w:iCs/>
        </w:rPr>
        <w:t>N</w:t>
      </w:r>
      <w:r w:rsidRPr="003173D1">
        <w:rPr>
          <w:vertAlign w:val="subscript"/>
        </w:rPr>
        <w:t>structure</w:t>
      </w:r>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r w:rsidR="00BF1133" w:rsidRPr="00DA24C9">
        <w:rPr>
          <w:rFonts w:eastAsia="Times New Roman"/>
          <w:i/>
          <w:iCs/>
          <w:color w:val="000000"/>
        </w:rPr>
        <w:t>N</w:t>
      </w:r>
      <w:r w:rsidR="00BF1133" w:rsidRPr="00DA24C9">
        <w:rPr>
          <w:rFonts w:eastAsia="Times New Roman"/>
          <w:color w:val="000000"/>
          <w:vertAlign w:val="subscript"/>
        </w:rPr>
        <w:t>area</w:t>
      </w:r>
      <w:r w:rsidR="00BF1133" w:rsidRPr="00DA24C9">
        <w:rPr>
          <w:rFonts w:eastAsia="Times New Roman"/>
          <w:color w:val="000000"/>
        </w:rPr>
        <w:t xml:space="preserve"> and </w:t>
      </w:r>
      <w:r w:rsidR="00BF1133" w:rsidRPr="00DA24C9">
        <w:rPr>
          <w:rFonts w:eastAsia="Times New Roman"/>
          <w:i/>
          <w:iCs/>
          <w:color w:val="000000"/>
        </w:rPr>
        <w:t>N</w:t>
      </w:r>
      <w:r w:rsidR="00BF1133" w:rsidRPr="00DA24C9">
        <w:rPr>
          <w:rFonts w:eastAsia="Times New Roman"/>
          <w:color w:val="000000"/>
          <w:vertAlign w:val="subscript"/>
        </w:rPr>
        <w:t>structure</w:t>
      </w:r>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r w:rsidR="00941572">
        <w:rPr>
          <w:rFonts w:eastAsia="Times New Roman"/>
          <w:i/>
          <w:color w:val="000000"/>
        </w:rPr>
        <w:t>N</w:t>
      </w:r>
      <w:r w:rsidR="00941572">
        <w:rPr>
          <w:rFonts w:eastAsia="Times New Roman"/>
          <w:color w:val="000000"/>
          <w:vertAlign w:val="subscript"/>
        </w:rPr>
        <w:t>structure</w:t>
      </w:r>
      <w:r w:rsidR="00941572">
        <w:rPr>
          <w:rFonts w:eastAsia="Times New Roman"/>
          <w:color w:val="000000"/>
        </w:rPr>
        <w:t xml:space="preserve"> </w:t>
      </w:r>
      <w:r w:rsidR="005C508E">
        <w:rPr>
          <w:rFonts w:eastAsia="Times New Roman"/>
          <w:color w:val="000000"/>
        </w:rPr>
        <w:t xml:space="preserve">and </w:t>
      </w:r>
      <w:r w:rsidR="005C508E">
        <w:rPr>
          <w:rFonts w:eastAsia="Times New Roman"/>
          <w:i/>
          <w:color w:val="000000"/>
        </w:rPr>
        <w:t>N</w:t>
      </w:r>
      <w:r w:rsidR="005C508E">
        <w:rPr>
          <w:rFonts w:eastAsia="Times New Roman"/>
          <w:color w:val="000000"/>
          <w:vertAlign w:val="subscript"/>
        </w:rPr>
        <w:t>area</w:t>
      </w:r>
      <w:r w:rsidR="005C508E">
        <w:rPr>
          <w:rFonts w:eastAsia="Times New Roman"/>
          <w:color w:val="000000"/>
        </w:rPr>
        <w:t xml:space="preserve"> were</w:t>
      </w:r>
      <w:r w:rsidR="00941572">
        <w:rPr>
          <w:rFonts w:eastAsia="Times New Roman"/>
          <w:color w:val="000000"/>
        </w:rPr>
        <w:t xml:space="preserve"> directly estimated from </w:t>
      </w:r>
      <w:r w:rsidR="00941572">
        <w:rPr>
          <w:rFonts w:eastAsia="Times New Roman"/>
          <w:i/>
          <w:color w:val="000000"/>
        </w:rPr>
        <w:t>M</w:t>
      </w:r>
      <w:r w:rsidR="00941572">
        <w:rPr>
          <w:rFonts w:eastAsia="Times New Roman"/>
          <w:color w:val="000000"/>
          <w:vertAlign w:val="subscript"/>
        </w:rPr>
        <w:t>area</w:t>
      </w:r>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r w:rsidR="00BF1133" w:rsidRPr="00DA24C9">
        <w:rPr>
          <w:rFonts w:eastAsia="Times New Roman"/>
          <w:i/>
          <w:iCs/>
          <w:color w:val="000000"/>
        </w:rPr>
        <w:t>N</w:t>
      </w:r>
      <w:r w:rsidR="00BF1133" w:rsidRPr="00DA24C9">
        <w:rPr>
          <w:rFonts w:eastAsia="Times New Roman"/>
          <w:color w:val="000000"/>
          <w:vertAlign w:val="subscript"/>
        </w:rPr>
        <w:t>area</w:t>
      </w:r>
      <w:r w:rsidR="00BF1133" w:rsidRPr="00DA24C9">
        <w:rPr>
          <w:rFonts w:eastAsia="Times New Roman"/>
          <w:color w:val="000000"/>
        </w:rPr>
        <w:t xml:space="preserve"> and </w:t>
      </w:r>
      <w:r w:rsidR="00BF1133" w:rsidRPr="00DA24C9">
        <w:rPr>
          <w:rFonts w:eastAsia="Times New Roman"/>
          <w:i/>
          <w:iCs/>
          <w:color w:val="000000"/>
        </w:rPr>
        <w:t>N</w:t>
      </w:r>
      <w:r w:rsidR="00BF1133" w:rsidRPr="00DA24C9">
        <w:rPr>
          <w:rFonts w:eastAsia="Times New Roman"/>
          <w:color w:val="000000"/>
          <w:vertAlign w:val="subscript"/>
        </w:rPr>
        <w:t>photo</w:t>
      </w:r>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Treemap of relative importance for </w:t>
      </w:r>
      <w:r w:rsidR="00CF0686" w:rsidRPr="00DA24C9">
        <w:t xml:space="preserve">linear mixed effects model with </w:t>
      </w:r>
      <w:r w:rsidR="00CF0686" w:rsidRPr="00DA24C9">
        <w:rPr>
          <w:i/>
          <w:iCs/>
        </w:rPr>
        <w:t>N</w:t>
      </w:r>
      <w:r w:rsidR="00CF0686" w:rsidRPr="00DA24C9">
        <w:rPr>
          <w:vertAlign w:val="subscript"/>
        </w:rPr>
        <w:t>area</w:t>
      </w:r>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r w:rsidR="00AC49CC">
        <w:rPr>
          <w:rFonts w:eastAsia="Times New Roman"/>
          <w:i/>
          <w:color w:val="000000"/>
        </w:rPr>
        <w:t>N</w:t>
      </w:r>
      <w:r w:rsidR="00AC49CC">
        <w:rPr>
          <w:rFonts w:eastAsia="Times New Roman"/>
          <w:color w:val="000000"/>
          <w:vertAlign w:val="subscript"/>
        </w:rPr>
        <w:t xml:space="preserve">area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commentRangeStart w:id="175"/>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commentRangeEnd w:id="175"/>
      <w:r w:rsidR="00C32268">
        <w:rPr>
          <w:rStyle w:val="Kommentarzeichen"/>
        </w:rPr>
        <w:commentReference w:id="175"/>
      </w:r>
    </w:p>
    <w:p w14:paraId="45DE7FA7" w14:textId="577C9B69"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del w:id="176" w:author="Erika Hersch-Green [2]" w:date="2022-01-11T09:30:00Z">
        <w:r w:rsidR="0013288D" w:rsidRPr="00DA24C9" w:rsidDel="00C32268">
          <w:rPr>
            <w:rFonts w:eastAsia="Times New Roman"/>
            <w:color w:val="000000"/>
          </w:rPr>
          <w:delText>AGB</w:delText>
        </w:r>
        <w:r w:rsidR="0013288D" w:rsidRPr="008531D1" w:rsidDel="00C32268">
          <w:rPr>
            <w:rFonts w:eastAsia="Times New Roman"/>
            <w:color w:val="000000"/>
          </w:rPr>
          <w:delText xml:space="preserve"> </w:delText>
        </w:r>
      </w:del>
      <w:ins w:id="177" w:author="Erika Hersch-Green [2]" w:date="2022-01-11T09:30:00Z">
        <w:r w:rsidR="00C32268" w:rsidRPr="00DA24C9">
          <w:rPr>
            <w:rFonts w:eastAsia="Times New Roman"/>
            <w:color w:val="000000"/>
          </w:rPr>
          <w:t>A</w:t>
        </w:r>
        <w:r w:rsidR="00C32268">
          <w:rPr>
            <w:rFonts w:eastAsia="Times New Roman"/>
            <w:color w:val="000000"/>
          </w:rPr>
          <w:t xml:space="preserve">bove ground biomass </w:t>
        </w:r>
      </w:ins>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commentRangeStart w:id="178"/>
      <w:r w:rsidRPr="003173D1">
        <w:rPr>
          <w:b/>
          <w:bCs/>
        </w:rPr>
        <w:t xml:space="preserve">. </w:t>
      </w:r>
      <w:r w:rsidRPr="003173D1">
        <w:t>Results for linear mixed effects model with aboveground biomass (AGB; g) as the dependent variable and soil treatment variables as independent categorical variables.*</w:t>
      </w:r>
      <w:commentRangeEnd w:id="178"/>
      <w:r w:rsidR="00C32268">
        <w:rPr>
          <w:rStyle w:val="Kommentarzeichen"/>
        </w:rPr>
        <w:commentReference w:id="178"/>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19349C6C" w:rsidR="00111025" w:rsidRPr="00966EAC" w:rsidRDefault="000158AF" w:rsidP="00237CD4">
            <w:pPr>
              <w:jc w:val="center"/>
              <w:rPr>
                <w:rFonts w:eastAsia="Times New Roman"/>
                <w:b/>
                <w:bCs/>
                <w:color w:val="000000"/>
                <w:sz w:val="20"/>
                <w:szCs w:val="20"/>
              </w:rPr>
            </w:pPr>
            <w:r w:rsidRPr="00966EAC">
              <w:rPr>
                <w:rFonts w:eastAsia="Times New Roman"/>
                <w:b/>
                <w:bCs/>
                <w:color w:val="000000"/>
                <w:sz w:val="20"/>
                <w:szCs w:val="20"/>
              </w:rPr>
              <w:t>D</w:t>
            </w:r>
            <w:r w:rsidR="00111025" w:rsidRPr="00966EAC">
              <w:rPr>
                <w:rFonts w:eastAsia="Times New Roman"/>
                <w:b/>
                <w:bCs/>
                <w:color w:val="000000"/>
                <w:sz w:val="20"/>
                <w:szCs w:val="20"/>
              </w:rPr>
              <w:t>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67C255D7" w:rsidR="00150B42" w:rsidRPr="00414E8D" w:rsidRDefault="00150B42" w:rsidP="00DA24C9">
      <w:pPr>
        <w:spacing w:line="480" w:lineRule="auto"/>
        <w:contextualSpacing/>
        <w:rPr>
          <w:rFonts w:eastAsia="Times New Roman"/>
          <w:b/>
          <w:bCs/>
          <w:color w:val="000000"/>
        </w:rPr>
      </w:pPr>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r w:rsidR="00745361" w:rsidRPr="00111025">
        <w:rPr>
          <w:rFonts w:eastAsia="Times New Roman"/>
          <w:bCs/>
          <w:i/>
          <w:iCs/>
          <w:color w:val="000000"/>
        </w:rPr>
        <w:t>N</w:t>
      </w:r>
      <w:r w:rsidR="00745361" w:rsidRPr="00111025">
        <w:rPr>
          <w:rFonts w:eastAsia="Times New Roman"/>
          <w:bCs/>
          <w:i/>
          <w:color w:val="000000"/>
          <w:vertAlign w:val="subscript"/>
        </w:rPr>
        <w:t>area</w:t>
      </w:r>
    </w:p>
    <w:p w14:paraId="19E6730F" w14:textId="5D97E81F"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sidRPr="000158AF">
        <w:rPr>
          <w:rFonts w:eastAsia="Times New Roman"/>
          <w:color w:val="000000"/>
          <w:highlight w:val="yellow"/>
          <w:rPrChange w:id="179" w:author="Andrew MacDougall" w:date="2022-01-06T10:09:00Z">
            <w:rPr>
              <w:rFonts w:eastAsia="Times New Roman"/>
              <w:color w:val="000000"/>
            </w:rPr>
          </w:rPrChange>
        </w:rPr>
        <w:t>T</w:t>
      </w:r>
      <w:r w:rsidR="00A93E29" w:rsidRPr="000158AF">
        <w:rPr>
          <w:rFonts w:eastAsia="Times New Roman"/>
          <w:color w:val="000000"/>
          <w:highlight w:val="yellow"/>
          <w:rPrChange w:id="180" w:author="Andrew MacDougall" w:date="2022-01-06T10:09:00Z">
            <w:rPr>
              <w:rFonts w:eastAsia="Times New Roman"/>
              <w:color w:val="000000"/>
            </w:rPr>
          </w:rPrChange>
        </w:rPr>
        <w:t>he</w:t>
      </w:r>
      <w:r w:rsidR="00880F5C" w:rsidRPr="000158AF">
        <w:rPr>
          <w:rFonts w:eastAsia="Times New Roman"/>
          <w:color w:val="000000"/>
          <w:highlight w:val="yellow"/>
          <w:rPrChange w:id="181" w:author="Andrew MacDougall" w:date="2022-01-06T10:09:00Z">
            <w:rPr>
              <w:rFonts w:eastAsia="Times New Roman"/>
              <w:color w:val="000000"/>
            </w:rPr>
          </w:rPrChange>
        </w:rPr>
        <w:t>re was</w:t>
      </w:r>
      <w:r w:rsidR="00A77D8F" w:rsidRPr="000158AF">
        <w:rPr>
          <w:rFonts w:eastAsia="Times New Roman"/>
          <w:color w:val="000000"/>
          <w:highlight w:val="yellow"/>
          <w:rPrChange w:id="182" w:author="Andrew MacDougall" w:date="2022-01-06T10:09:00Z">
            <w:rPr>
              <w:rFonts w:eastAsia="Times New Roman"/>
              <w:color w:val="000000"/>
            </w:rPr>
          </w:rPrChange>
        </w:rPr>
        <w:t xml:space="preserve"> no significant effect of </w:t>
      </w:r>
      <w:del w:id="183" w:author="Andrew MacDougall" w:date="2022-01-06T10:08:00Z">
        <w:r w:rsidR="00A77D8F" w:rsidRPr="000158AF" w:rsidDel="000158AF">
          <w:rPr>
            <w:rFonts w:eastAsia="Times New Roman"/>
            <w:color w:val="000000"/>
            <w:highlight w:val="yellow"/>
            <w:rPrChange w:id="184" w:author="Andrew MacDougall" w:date="2022-01-06T10:09:00Z">
              <w:rPr>
                <w:rFonts w:eastAsia="Times New Roman"/>
                <w:color w:val="000000"/>
              </w:rPr>
            </w:rPrChange>
          </w:rPr>
          <w:delText xml:space="preserve">the response of </w:delText>
        </w:r>
      </w:del>
      <w:ins w:id="185" w:author="Andrew MacDougall" w:date="2022-01-06T10:08:00Z">
        <w:r w:rsidR="000158AF" w:rsidRPr="000158AF">
          <w:rPr>
            <w:rFonts w:eastAsia="Times New Roman"/>
            <w:color w:val="000000"/>
            <w:highlight w:val="yellow"/>
            <w:rPrChange w:id="186" w:author="Andrew MacDougall" w:date="2022-01-06T10:09:00Z">
              <w:rPr>
                <w:rFonts w:eastAsia="Times New Roman"/>
                <w:color w:val="000000"/>
              </w:rPr>
            </w:rPrChange>
          </w:rPr>
          <w:t xml:space="preserve">higher </w:t>
        </w:r>
      </w:ins>
      <w:r w:rsidR="00A77D8F" w:rsidRPr="000158AF">
        <w:rPr>
          <w:rFonts w:eastAsia="Times New Roman"/>
          <w:color w:val="000000"/>
          <w:highlight w:val="yellow"/>
          <w:rPrChange w:id="187" w:author="Andrew MacDougall" w:date="2022-01-06T10:09:00Z">
            <w:rPr>
              <w:rFonts w:eastAsia="Times New Roman"/>
              <w:color w:val="000000"/>
            </w:rPr>
          </w:rPrChange>
        </w:rPr>
        <w:t xml:space="preserve">aboveground biomass </w:t>
      </w:r>
      <w:del w:id="188" w:author="Andrew MacDougall" w:date="2022-01-06T10:08:00Z">
        <w:r w:rsidR="00A77D8F" w:rsidRPr="000158AF" w:rsidDel="000158AF">
          <w:rPr>
            <w:rFonts w:eastAsia="Times New Roman"/>
            <w:color w:val="000000"/>
            <w:highlight w:val="yellow"/>
            <w:rPrChange w:id="189" w:author="Andrew MacDougall" w:date="2022-01-06T10:09:00Z">
              <w:rPr>
                <w:rFonts w:eastAsia="Times New Roman"/>
                <w:color w:val="000000"/>
              </w:rPr>
            </w:rPrChange>
          </w:rPr>
          <w:delText>to added soil</w:delText>
        </w:r>
      </w:del>
      <w:ins w:id="190" w:author="Andrew MacDougall" w:date="2022-01-06T10:08:00Z">
        <w:r w:rsidR="000158AF" w:rsidRPr="000158AF">
          <w:rPr>
            <w:rFonts w:eastAsia="Times New Roman"/>
            <w:color w:val="000000"/>
            <w:highlight w:val="yellow"/>
            <w:rPrChange w:id="191" w:author="Andrew MacDougall" w:date="2022-01-06T10:09:00Z">
              <w:rPr>
                <w:rFonts w:eastAsia="Times New Roman"/>
                <w:color w:val="000000"/>
              </w:rPr>
            </w:rPrChange>
          </w:rPr>
          <w:t xml:space="preserve">with N </w:t>
        </w:r>
        <w:del w:id="192" w:author="Erika Hersch-Green [2]" w:date="2022-01-11T09:32:00Z">
          <w:r w:rsidR="000158AF" w:rsidRPr="000158AF" w:rsidDel="00B4368E">
            <w:rPr>
              <w:rFonts w:eastAsia="Times New Roman"/>
              <w:color w:val="000000"/>
              <w:highlight w:val="yellow"/>
              <w:rPrChange w:id="193" w:author="Andrew MacDougall" w:date="2022-01-06T10:09:00Z">
                <w:rPr>
                  <w:rFonts w:eastAsia="Times New Roman"/>
                  <w:color w:val="000000"/>
                </w:rPr>
              </w:rPrChange>
            </w:rPr>
            <w:delText>fertilizaiton</w:delText>
          </w:r>
        </w:del>
      </w:ins>
      <w:ins w:id="194" w:author="Erika Hersch-Green [2]" w:date="2022-01-11T09:32:00Z">
        <w:r w:rsidR="00B4368E" w:rsidRPr="000158AF">
          <w:rPr>
            <w:rFonts w:eastAsia="Times New Roman"/>
            <w:color w:val="000000"/>
            <w:highlight w:val="yellow"/>
          </w:rPr>
          <w:t>fertilization</w:t>
        </w:r>
      </w:ins>
      <w:del w:id="195" w:author="Andrew MacDougall" w:date="2022-01-06T10:08:00Z">
        <w:r w:rsidR="00A77D8F" w:rsidRPr="000158AF" w:rsidDel="000158AF">
          <w:rPr>
            <w:rFonts w:eastAsia="Times New Roman"/>
            <w:color w:val="000000"/>
            <w:highlight w:val="yellow"/>
            <w:rPrChange w:id="196" w:author="Andrew MacDougall" w:date="2022-01-06T10:09:00Z">
              <w:rPr>
                <w:rFonts w:eastAsia="Times New Roman"/>
                <w:color w:val="000000"/>
              </w:rPr>
            </w:rPrChange>
          </w:rPr>
          <w:delText xml:space="preserve"> N</w:delText>
        </w:r>
      </w:del>
      <w:r w:rsidR="00A77D8F" w:rsidRPr="000158AF">
        <w:rPr>
          <w:rFonts w:eastAsia="Times New Roman"/>
          <w:color w:val="000000"/>
          <w:highlight w:val="yellow"/>
          <w:rPrChange w:id="197" w:author="Andrew MacDougall" w:date="2022-01-06T10:09:00Z">
            <w:rPr>
              <w:rFonts w:eastAsia="Times New Roman"/>
              <w:color w:val="000000"/>
            </w:rPr>
          </w:rPrChange>
        </w:rPr>
        <w:t xml:space="preserve"> (∆AGB; %) on </w:t>
      </w:r>
      <w:r w:rsidR="00A77D8F" w:rsidRPr="000158AF">
        <w:rPr>
          <w:rFonts w:eastAsia="Times New Roman"/>
          <w:bCs/>
          <w:color w:val="000000"/>
          <w:highlight w:val="yellow"/>
          <w:rPrChange w:id="198" w:author="Andrew MacDougall" w:date="2022-01-06T10:09:00Z">
            <w:rPr>
              <w:rFonts w:eastAsia="Times New Roman"/>
              <w:bCs/>
              <w:color w:val="000000"/>
            </w:rPr>
          </w:rPrChange>
        </w:rPr>
        <w:t>the</w:t>
      </w:r>
      <w:r w:rsidR="00A77D8F" w:rsidRPr="000158AF">
        <w:rPr>
          <w:rFonts w:eastAsia="Times New Roman"/>
          <w:color w:val="000000"/>
          <w:highlight w:val="yellow"/>
          <w:rPrChange w:id="199" w:author="Andrew MacDougall" w:date="2022-01-06T10:09:00Z">
            <w:rPr>
              <w:rFonts w:eastAsia="Times New Roman"/>
              <w:color w:val="000000"/>
            </w:rPr>
          </w:rPrChange>
        </w:rPr>
        <w:t xml:space="preserve"> response of </w:t>
      </w:r>
      <w:r w:rsidR="00A77D8F" w:rsidRPr="000158AF">
        <w:rPr>
          <w:rFonts w:eastAsia="Times New Roman"/>
          <w:i/>
          <w:color w:val="000000"/>
          <w:highlight w:val="yellow"/>
          <w:rPrChange w:id="200" w:author="Andrew MacDougall" w:date="2022-01-06T10:09:00Z">
            <w:rPr>
              <w:rFonts w:eastAsia="Times New Roman"/>
              <w:i/>
              <w:color w:val="000000"/>
            </w:rPr>
          </w:rPrChange>
        </w:rPr>
        <w:t>N</w:t>
      </w:r>
      <w:r w:rsidR="00A77D8F" w:rsidRPr="000158AF">
        <w:rPr>
          <w:rFonts w:eastAsia="Times New Roman"/>
          <w:color w:val="000000"/>
          <w:highlight w:val="yellow"/>
          <w:vertAlign w:val="subscript"/>
          <w:rPrChange w:id="201" w:author="Andrew MacDougall" w:date="2022-01-06T10:09:00Z">
            <w:rPr>
              <w:rFonts w:eastAsia="Times New Roman"/>
              <w:color w:val="000000"/>
              <w:vertAlign w:val="subscript"/>
            </w:rPr>
          </w:rPrChange>
        </w:rPr>
        <w:t>area</w:t>
      </w:r>
      <w:r w:rsidR="00A77D8F" w:rsidRPr="000158AF">
        <w:rPr>
          <w:rFonts w:eastAsia="Times New Roman"/>
          <w:color w:val="000000"/>
          <w:highlight w:val="yellow"/>
          <w:rPrChange w:id="202" w:author="Andrew MacDougall" w:date="2022-01-06T10:09:00Z">
            <w:rPr>
              <w:rFonts w:eastAsia="Times New Roman"/>
              <w:color w:val="000000"/>
            </w:rPr>
          </w:rPrChange>
        </w:rPr>
        <w:t xml:space="preserve"> to added soil </w:t>
      </w:r>
      <w:commentRangeStart w:id="203"/>
      <w:commentRangeStart w:id="204"/>
      <w:r w:rsidR="00A77D8F" w:rsidRPr="000158AF">
        <w:rPr>
          <w:rFonts w:eastAsia="Times New Roman"/>
          <w:color w:val="000000"/>
          <w:highlight w:val="yellow"/>
          <w:rPrChange w:id="205" w:author="Andrew MacDougall" w:date="2022-01-06T10:09:00Z">
            <w:rPr>
              <w:rFonts w:eastAsia="Times New Roman"/>
              <w:color w:val="000000"/>
            </w:rPr>
          </w:rPrChange>
        </w:rPr>
        <w:t>N</w:t>
      </w:r>
      <w:commentRangeEnd w:id="203"/>
      <w:r w:rsidR="000158AF">
        <w:rPr>
          <w:rStyle w:val="Kommentarzeichen"/>
        </w:rPr>
        <w:commentReference w:id="203"/>
      </w:r>
      <w:commentRangeEnd w:id="204"/>
      <w:r w:rsidR="00B4368E">
        <w:rPr>
          <w:rStyle w:val="Kommentarzeichen"/>
        </w:rPr>
        <w:commentReference w:id="204"/>
      </w:r>
      <w:r w:rsidR="00A77D8F">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N</w:t>
      </w:r>
      <w:r w:rsidR="00A77D8F" w:rsidRPr="00771C52">
        <w:rPr>
          <w:rFonts w:eastAsia="Times New Roman"/>
          <w:color w:val="000000"/>
          <w:vertAlign w:val="subscript"/>
        </w:rPr>
        <w:t>area</w:t>
      </w:r>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r w:rsidR="00A93E29">
        <w:rPr>
          <w:rFonts w:eastAsia="Times New Roman"/>
          <w:i/>
          <w:color w:val="000000"/>
        </w:rPr>
        <w:t>M</w:t>
      </w:r>
      <w:r w:rsidR="00A93E29">
        <w:rPr>
          <w:rFonts w:eastAsia="Times New Roman"/>
          <w:color w:val="000000"/>
          <w:vertAlign w:val="subscript"/>
        </w:rPr>
        <w:t>area</w:t>
      </w:r>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r w:rsidR="00A93E29">
        <w:rPr>
          <w:rFonts w:eastAsia="Times New Roman"/>
          <w:i/>
          <w:color w:val="000000"/>
        </w:rPr>
        <w:t>M</w:t>
      </w:r>
      <w:r w:rsidR="00A93E29">
        <w:rPr>
          <w:rFonts w:eastAsia="Times New Roman"/>
          <w:color w:val="000000"/>
          <w:vertAlign w:val="subscript"/>
        </w:rPr>
        <w:t>area</w:t>
      </w:r>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r w:rsidR="00DC7E19" w:rsidRPr="001B44B1">
        <w:rPr>
          <w:rFonts w:eastAsia="Times New Roman"/>
          <w:i/>
          <w:iCs/>
          <w:color w:val="000000"/>
        </w:rPr>
        <w:t>N</w:t>
      </w:r>
      <w:r w:rsidR="00DC7E19" w:rsidRPr="00771C52">
        <w:rPr>
          <w:rFonts w:eastAsia="Times New Roman"/>
          <w:color w:val="000000"/>
          <w:vertAlign w:val="subscript"/>
        </w:rPr>
        <w:t>area</w:t>
      </w:r>
      <w:r w:rsidR="00DC7E19">
        <w:rPr>
          <w:rFonts w:eastAsia="Times New Roman"/>
          <w:color w:val="000000"/>
        </w:rPr>
        <w:t xml:space="preserve"> trend became more negative as </w:t>
      </w:r>
      <w:r w:rsidR="00DC7E19" w:rsidRPr="00771C52">
        <w:rPr>
          <w:rFonts w:eastAsia="Times New Roman"/>
          <w:color w:val="000000"/>
        </w:rPr>
        <w:t>∆</w:t>
      </w:r>
      <w:r w:rsidR="00DC7E19">
        <w:rPr>
          <w:rFonts w:eastAsia="Times New Roman"/>
          <w:i/>
          <w:color w:val="000000"/>
        </w:rPr>
        <w:t>M</w:t>
      </w:r>
      <w:r w:rsidR="00DC7E19">
        <w:rPr>
          <w:rFonts w:eastAsia="Times New Roman"/>
          <w:color w:val="000000"/>
          <w:vertAlign w:val="subscript"/>
        </w:rPr>
        <w:t>area</w:t>
      </w:r>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r w:rsidR="00DC7E19" w:rsidRPr="001B44B1">
        <w:rPr>
          <w:rFonts w:eastAsia="Times New Roman"/>
          <w:i/>
          <w:iCs/>
          <w:color w:val="000000"/>
        </w:rPr>
        <w:t>N</w:t>
      </w:r>
      <w:r w:rsidR="00DC7E19" w:rsidRPr="00771C52">
        <w:rPr>
          <w:rFonts w:eastAsia="Times New Roman"/>
          <w:color w:val="000000"/>
          <w:vertAlign w:val="subscript"/>
        </w:rPr>
        <w:t>area</w:t>
      </w:r>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r w:rsidR="00880F5C">
        <w:rPr>
          <w:rFonts w:eastAsia="Times New Roman"/>
          <w:i/>
          <w:color w:val="000000"/>
        </w:rPr>
        <w:t>M</w:t>
      </w:r>
      <w:r w:rsidR="00880F5C">
        <w:rPr>
          <w:rFonts w:eastAsia="Times New Roman"/>
          <w:color w:val="000000"/>
          <w:vertAlign w:val="subscript"/>
        </w:rPr>
        <w:t>area</w:t>
      </w:r>
      <w:r w:rsidR="00167D08">
        <w:rPr>
          <w:rFonts w:eastAsia="Times New Roman"/>
          <w:color w:val="000000"/>
        </w:rPr>
        <w:t xml:space="preserve"> (</w:t>
      </w:r>
      <w:r w:rsidR="00167D08" w:rsidRPr="00771C52">
        <w:rPr>
          <w:rFonts w:eastAsia="Times New Roman"/>
          <w:color w:val="000000"/>
        </w:rPr>
        <w:t>∆</w:t>
      </w:r>
      <w:r w:rsidR="00167D08">
        <w:rPr>
          <w:rFonts w:eastAsia="Times New Roman"/>
          <w:i/>
          <w:color w:val="000000"/>
        </w:rPr>
        <w:t>M</w:t>
      </w:r>
      <w:r w:rsidR="00167D08">
        <w:rPr>
          <w:rFonts w:eastAsia="Times New Roman"/>
          <w:color w:val="000000"/>
          <w:vertAlign w:val="subscript"/>
        </w:rPr>
        <w:t>area</w:t>
      </w:r>
      <w:r w:rsidR="00167D08">
        <w:rPr>
          <w:rFonts w:eastAsia="Times New Roman"/>
          <w:color w:val="000000"/>
        </w:rPr>
        <w:t xml:space="preserve"> = -25%)</w:t>
      </w:r>
      <w:r w:rsidR="00880F5C">
        <w:rPr>
          <w:rFonts w:eastAsia="Times New Roman"/>
          <w:color w:val="000000"/>
        </w:rPr>
        <w:t xml:space="preserve">, but became </w:t>
      </w:r>
      <w:r w:rsidR="00DC7E19" w:rsidRPr="00470D41">
        <w:rPr>
          <w:rFonts w:eastAsia="Times New Roman"/>
          <w:color w:val="000000"/>
          <w:highlight w:val="yellow"/>
          <w:rPrChange w:id="206" w:author="Andrew MacDougall" w:date="2022-01-06T10:10:00Z">
            <w:rPr>
              <w:rFonts w:eastAsia="Times New Roman"/>
              <w:color w:val="000000"/>
            </w:rPr>
          </w:rPrChange>
        </w:rPr>
        <w:t xml:space="preserve">slightly </w:t>
      </w:r>
      <w:r w:rsidR="00880F5C" w:rsidRPr="00470D41">
        <w:rPr>
          <w:rFonts w:eastAsia="Times New Roman"/>
          <w:color w:val="000000"/>
          <w:highlight w:val="yellow"/>
          <w:rPrChange w:id="207" w:author="Andrew MacDougall" w:date="2022-01-06T10:10:00Z">
            <w:rPr>
              <w:rFonts w:eastAsia="Times New Roman"/>
              <w:color w:val="000000"/>
            </w:rPr>
          </w:rPrChange>
        </w:rPr>
        <w:t>negative</w:t>
      </w:r>
      <w:r w:rsidR="00DC7E19" w:rsidRPr="00470D41">
        <w:rPr>
          <w:rFonts w:eastAsia="Times New Roman"/>
          <w:color w:val="000000"/>
          <w:highlight w:val="yellow"/>
          <w:rPrChange w:id="208" w:author="Andrew MacDougall" w:date="2022-01-06T10:10:00Z">
            <w:rPr>
              <w:rFonts w:eastAsia="Times New Roman"/>
              <w:color w:val="000000"/>
            </w:rPr>
          </w:rPrChange>
        </w:rPr>
        <w:t xml:space="preserve"> (</w:t>
      </w:r>
      <w:r w:rsidR="00DC7E19" w:rsidRPr="00470D41">
        <w:rPr>
          <w:rFonts w:eastAsia="Times New Roman"/>
          <w:i/>
          <w:color w:val="000000"/>
          <w:highlight w:val="yellow"/>
          <w:rPrChange w:id="209" w:author="Andrew MacDougall" w:date="2022-01-06T10:10:00Z">
            <w:rPr>
              <w:rFonts w:eastAsia="Times New Roman"/>
              <w:i/>
              <w:color w:val="000000"/>
            </w:rPr>
          </w:rPrChange>
        </w:rPr>
        <w:t>p</w:t>
      </w:r>
      <w:r w:rsidR="00DC7E19" w:rsidRPr="00470D41">
        <w:rPr>
          <w:rFonts w:eastAsia="Times New Roman"/>
          <w:color w:val="000000"/>
          <w:highlight w:val="yellow"/>
          <w:rPrChange w:id="210" w:author="Andrew MacDougall" w:date="2022-01-06T10:10:00Z">
            <w:rPr>
              <w:rFonts w:eastAsia="Times New Roman"/>
              <w:color w:val="000000"/>
            </w:rPr>
          </w:rPrChange>
        </w:rPr>
        <w:t xml:space="preserve"> &lt; 0.</w:t>
      </w:r>
      <w:commentRangeStart w:id="211"/>
      <w:r w:rsidR="00DC7E19" w:rsidRPr="00470D41">
        <w:rPr>
          <w:rFonts w:eastAsia="Times New Roman"/>
          <w:color w:val="000000"/>
          <w:highlight w:val="yellow"/>
          <w:rPrChange w:id="212" w:author="Andrew MacDougall" w:date="2022-01-06T10:10:00Z">
            <w:rPr>
              <w:rFonts w:eastAsia="Times New Roman"/>
              <w:color w:val="000000"/>
            </w:rPr>
          </w:rPrChange>
        </w:rPr>
        <w:t>1</w:t>
      </w:r>
      <w:commentRangeEnd w:id="211"/>
      <w:r w:rsidR="00470D41">
        <w:rPr>
          <w:rStyle w:val="Kommentarzeichen"/>
        </w:rPr>
        <w:commentReference w:id="211"/>
      </w:r>
      <w:r w:rsidR="00DC7E19" w:rsidRPr="00470D41">
        <w:rPr>
          <w:rFonts w:eastAsia="Times New Roman"/>
          <w:color w:val="000000"/>
          <w:highlight w:val="yellow"/>
          <w:rPrChange w:id="213" w:author="Andrew MacDougall" w:date="2022-01-06T10:10:00Z">
            <w:rPr>
              <w:rFonts w:eastAsia="Times New Roman"/>
              <w:color w:val="000000"/>
            </w:rPr>
          </w:rPrChange>
        </w:rPr>
        <w:t>)</w:t>
      </w:r>
      <w:r w:rsidR="00880F5C">
        <w:rPr>
          <w:rFonts w:eastAsia="Times New Roman"/>
          <w:color w:val="000000"/>
        </w:rPr>
        <w:t xml:space="preserve"> at high </w:t>
      </w:r>
      <w:r w:rsidR="00880F5C" w:rsidRPr="00771C52">
        <w:rPr>
          <w:rFonts w:eastAsia="Times New Roman"/>
          <w:color w:val="000000"/>
        </w:rPr>
        <w:t>∆</w:t>
      </w:r>
      <w:r w:rsidR="00880F5C">
        <w:rPr>
          <w:rFonts w:eastAsia="Times New Roman"/>
          <w:i/>
          <w:color w:val="000000"/>
        </w:rPr>
        <w:t>M</w:t>
      </w:r>
      <w:r w:rsidR="00880F5C">
        <w:rPr>
          <w:rFonts w:eastAsia="Times New Roman"/>
          <w:color w:val="000000"/>
          <w:vertAlign w:val="subscript"/>
        </w:rPr>
        <w:t>area</w:t>
      </w:r>
      <w:r w:rsidR="00880F5C">
        <w:rPr>
          <w:rFonts w:eastAsia="Times New Roman"/>
          <w:color w:val="000000"/>
        </w:rPr>
        <w:t xml:space="preserve"> (</w:t>
      </w:r>
      <w:r w:rsidR="00167D08" w:rsidRPr="00771C52">
        <w:rPr>
          <w:rFonts w:eastAsia="Times New Roman"/>
          <w:color w:val="000000"/>
        </w:rPr>
        <w:t>∆</w:t>
      </w:r>
      <w:r w:rsidR="00167D08">
        <w:rPr>
          <w:rFonts w:eastAsia="Times New Roman"/>
          <w:i/>
          <w:color w:val="000000"/>
        </w:rPr>
        <w:t>M</w:t>
      </w:r>
      <w:r w:rsidR="00167D08">
        <w:rPr>
          <w:rFonts w:eastAsia="Times New Roman"/>
          <w:color w:val="000000"/>
          <w:vertAlign w:val="subscript"/>
        </w:rPr>
        <w:t>area</w:t>
      </w:r>
      <w:r w:rsidR="00167D08">
        <w:rPr>
          <w:rFonts w:eastAsia="Times New Roman"/>
          <w:color w:val="000000"/>
        </w:rPr>
        <w:t xml:space="preserve"> = 25%;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r w:rsidR="007F6C75" w:rsidRPr="001B44B1">
        <w:rPr>
          <w:rFonts w:eastAsia="Times New Roman"/>
          <w:i/>
          <w:iCs/>
          <w:color w:val="000000"/>
        </w:rPr>
        <w:t>N</w:t>
      </w:r>
      <w:r w:rsidR="007F6C75" w:rsidRPr="00771C52">
        <w:rPr>
          <w:rFonts w:eastAsia="Times New Roman"/>
          <w:color w:val="000000"/>
          <w:vertAlign w:val="subscript"/>
        </w:rPr>
        <w:t>area</w:t>
      </w:r>
      <w:r w:rsidR="007F6C75">
        <w:rPr>
          <w:rFonts w:eastAsia="Times New Roman"/>
          <w:color w:val="000000"/>
        </w:rPr>
        <w:t xml:space="preserve"> also increased with increasing </w:t>
      </w:r>
      <w:r w:rsidR="007F6C75" w:rsidRPr="00771C52">
        <w:rPr>
          <w:rFonts w:eastAsia="Times New Roman"/>
          <w:color w:val="000000"/>
        </w:rPr>
        <w:t>∆</w:t>
      </w:r>
      <w:r w:rsidR="007F6C75">
        <w:rPr>
          <w:rFonts w:eastAsia="Times New Roman"/>
          <w:i/>
          <w:color w:val="000000"/>
        </w:rPr>
        <w:t>M</w:t>
      </w:r>
      <w:r w:rsidR="007F6C75">
        <w:rPr>
          <w:rFonts w:eastAsia="Times New Roman"/>
          <w:color w:val="000000"/>
          <w:vertAlign w:val="subscript"/>
        </w:rPr>
        <w:t>area</w:t>
      </w:r>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r w:rsidR="007F6C75">
        <w:rPr>
          <w:rFonts w:eastAsia="Times New Roman"/>
          <w:i/>
          <w:color w:val="000000"/>
        </w:rPr>
        <w:t>N</w:t>
      </w:r>
      <w:r w:rsidR="007F6C75">
        <w:rPr>
          <w:rFonts w:eastAsia="Times New Roman"/>
          <w:color w:val="000000"/>
          <w:vertAlign w:val="subscript"/>
        </w:rPr>
        <w:t>area</w:t>
      </w:r>
      <w:r w:rsidR="007F6C75">
        <w:rPr>
          <w:rFonts w:eastAsia="Times New Roman"/>
          <w:color w:val="000000"/>
        </w:rPr>
        <w:t xml:space="preserve"> when</w:t>
      </w:r>
      <w:r w:rsidR="00D06FFF">
        <w:rPr>
          <w:rFonts w:eastAsia="Times New Roman"/>
          <w:color w:val="000000"/>
        </w:rPr>
        <w:t xml:space="preserve"> plants increased allocation to </w:t>
      </w:r>
      <w:commentRangeStart w:id="214"/>
      <w:r w:rsidR="00D06FFF">
        <w:rPr>
          <w:rFonts w:eastAsia="Times New Roman"/>
          <w:i/>
          <w:color w:val="000000"/>
        </w:rPr>
        <w:t>M</w:t>
      </w:r>
      <w:r w:rsidR="00D06FFF">
        <w:rPr>
          <w:rFonts w:eastAsia="Times New Roman"/>
          <w:color w:val="000000"/>
          <w:vertAlign w:val="subscript"/>
        </w:rPr>
        <w:t>area</w:t>
      </w:r>
      <w:commentRangeEnd w:id="214"/>
      <w:r w:rsidR="00B74EF9">
        <w:rPr>
          <w:rStyle w:val="Kommentarzeichen"/>
        </w:rPr>
        <w:commentReference w:id="214"/>
      </w:r>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FCD2D14" w:rsidR="007F6C75" w:rsidRPr="00DA24C9" w:rsidRDefault="007F6C75" w:rsidP="00DA24C9">
      <w:pPr>
        <w:spacing w:line="480" w:lineRule="auto"/>
        <w:contextualSpacing/>
        <w:rPr>
          <w:b/>
          <w:bCs/>
        </w:rPr>
      </w:pPr>
      <w:r>
        <w:rPr>
          <w:b/>
          <w:bCs/>
        </w:rPr>
        <w:tab/>
      </w:r>
      <w:r w:rsidR="00C71FEE">
        <w:rPr>
          <w:rFonts w:eastAsia="Times New Roman"/>
          <w:bCs/>
          <w:color w:val="000000"/>
        </w:rPr>
        <w:t>∆</w:t>
      </w:r>
      <w:r w:rsidRPr="001B44B1">
        <w:rPr>
          <w:rFonts w:eastAsia="Times New Roman"/>
          <w:i/>
          <w:iCs/>
          <w:color w:val="000000"/>
        </w:rPr>
        <w:t>N</w:t>
      </w:r>
      <w:r w:rsidRPr="00771C52">
        <w:rPr>
          <w:rFonts w:eastAsia="Times New Roman"/>
          <w:color w:val="000000"/>
          <w:vertAlign w:val="subscript"/>
        </w:rPr>
        <w:t>area</w:t>
      </w:r>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r w:rsidRPr="00993C6A">
        <w:rPr>
          <w:rFonts w:eastAsia="Times New Roman"/>
          <w:i/>
          <w:iCs/>
          <w:color w:val="000000"/>
        </w:rPr>
        <w:t>N</w:t>
      </w:r>
      <w:r w:rsidRPr="00993C6A">
        <w:rPr>
          <w:rFonts w:eastAsia="Times New Roman"/>
          <w:color w:val="000000"/>
          <w:vertAlign w:val="subscript"/>
        </w:rPr>
        <w:t>area</w:t>
      </w:r>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 plots</w:t>
      </w:r>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993C6A" w:rsidRDefault="005D276D" w:rsidP="005D276D">
      <w:pPr>
        <w:spacing w:line="480" w:lineRule="auto"/>
        <w:rPr>
          <w:b/>
          <w:bCs/>
          <w:vertAlign w:val="subscript"/>
        </w:rPr>
      </w:pPr>
      <w:r w:rsidRPr="00993C6A">
        <w:rPr>
          <w:b/>
          <w:bCs/>
        </w:rPr>
        <w:lastRenderedPageBreak/>
        <w:t xml:space="preserve">Table 5. </w:t>
      </w:r>
      <w:r w:rsidRPr="00993C6A">
        <w:rPr>
          <w:rFonts w:eastAsia="Times New Roman"/>
          <w:color w:val="000000"/>
        </w:rPr>
        <w:t>Anova results for the linear mixed effects model with ∆</w:t>
      </w:r>
      <w:r w:rsidRPr="00993C6A">
        <w:rPr>
          <w:rFonts w:eastAsia="Times New Roman"/>
          <w:i/>
          <w:iCs/>
          <w:color w:val="000000"/>
        </w:rPr>
        <w:t>N</w:t>
      </w:r>
      <w:r w:rsidRPr="00993C6A">
        <w:rPr>
          <w:rFonts w:eastAsia="Times New Roman"/>
          <w:color w:val="000000"/>
          <w:vertAlign w:val="subscript"/>
        </w:rPr>
        <w:t>area</w:t>
      </w:r>
      <w:r w:rsidRPr="00993C6A">
        <w:rPr>
          <w:rFonts w:eastAsia="Times New Roman"/>
          <w:color w:val="000000"/>
        </w:rPr>
        <w:t xml:space="preserve"> as the dependent variable and ∆AGB, ∆χ, and ∆</w:t>
      </w:r>
      <w:r w:rsidRPr="00993C6A">
        <w:rPr>
          <w:rFonts w:eastAsia="Times New Roman"/>
          <w:i/>
          <w:iCs/>
          <w:color w:val="000000"/>
        </w:rPr>
        <w:t>M</w:t>
      </w:r>
      <w:r w:rsidRPr="00993C6A">
        <w:rPr>
          <w:rFonts w:eastAsia="Times New Roman"/>
          <w:color w:val="000000"/>
          <w:vertAlign w:val="subscript"/>
        </w:rPr>
        <w:t>area</w:t>
      </w:r>
      <w:r w:rsidRPr="00993C6A">
        <w:rPr>
          <w:rFonts w:eastAsia="Times New Roman"/>
          <w:color w:val="000000"/>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r w:rsidR="00A841EA">
              <w:rPr>
                <w:rFonts w:eastAsia="Times New Roman"/>
                <w:i/>
                <w:color w:val="000000"/>
                <w:sz w:val="20"/>
                <w:szCs w:val="20"/>
              </w:rPr>
              <w:t>M</w:t>
            </w:r>
            <w:r w:rsidR="00A841EA">
              <w:rPr>
                <w:rFonts w:eastAsia="Times New Roman"/>
                <w:color w:val="000000"/>
                <w:sz w:val="20"/>
                <w:szCs w:val="20"/>
                <w:vertAlign w:val="subscript"/>
              </w:rPr>
              <w:t>area</w:t>
            </w:r>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00936D50">
              <w:rPr>
                <w:rFonts w:eastAsia="Times New Roman"/>
                <w:i/>
                <w:color w:val="000000"/>
                <w:sz w:val="20"/>
                <w:szCs w:val="20"/>
              </w:rPr>
              <w:t>M</w:t>
            </w:r>
            <w:r w:rsidR="00936D50">
              <w:rPr>
                <w:rFonts w:eastAsia="Times New Roman"/>
                <w:color w:val="000000"/>
                <w:sz w:val="20"/>
                <w:szCs w:val="20"/>
                <w:vertAlign w:val="subscript"/>
              </w:rPr>
              <w:t xml:space="preserve">area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p w14:paraId="317CCD69" w14:textId="21C7C281" w:rsidR="00AE1760" w:rsidRPr="00F60BAA" w:rsidRDefault="005D276D" w:rsidP="00DA24C9">
      <w:pPr>
        <w:spacing w:line="480" w:lineRule="auto"/>
        <w:contextualSpacing/>
      </w:pPr>
      <w:r w:rsidRPr="00993C6A">
        <w:t xml:space="preserve">* P-values &lt; 0.05 are bolded and &lt; 0.1 are italicized. Sample size is </w:t>
      </w:r>
      <w:r w:rsidR="00FE6044">
        <w:t>328</w:t>
      </w:r>
      <w:r w:rsidRPr="00993C6A">
        <w:t xml:space="preserve">. Key: </w:t>
      </w:r>
      <w:r w:rsidRPr="00993C6A">
        <w:rPr>
          <w:rFonts w:eastAsia="Times New Roman"/>
          <w:color w:val="000000"/>
        </w:rPr>
        <w:t>χ = ratio of intercellular to extracellular CO</w:t>
      </w:r>
      <w:r w:rsidRPr="00993C6A">
        <w:rPr>
          <w:rFonts w:eastAsia="Times New Roman"/>
          <w:color w:val="000000"/>
          <w:vertAlign w:val="subscript"/>
        </w:rPr>
        <w:t>2</w:t>
      </w:r>
      <w:r w:rsidRPr="00993C6A">
        <w:rPr>
          <w:rFonts w:eastAsia="Times New Roman"/>
          <w:color w:val="000000"/>
        </w:rPr>
        <w:t xml:space="preserve"> concentration</w:t>
      </w:r>
      <w:r w:rsidRPr="00993C6A">
        <w:t xml:space="preserve">, </w:t>
      </w:r>
      <w:r w:rsidRPr="00993C6A">
        <w:rPr>
          <w:i/>
          <w:iCs/>
        </w:rPr>
        <w:t>M</w:t>
      </w:r>
      <w:r w:rsidRPr="00993C6A">
        <w:rPr>
          <w:vertAlign w:val="subscript"/>
        </w:rPr>
        <w:t>area</w:t>
      </w:r>
      <w:r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r w:rsidRPr="001F7DFE">
        <w:rPr>
          <w:rFonts w:eastAsia="Times New Roman"/>
          <w:i/>
          <w:iCs/>
          <w:color w:val="000000"/>
          <w:sz w:val="20"/>
          <w:szCs w:val="20"/>
        </w:rPr>
        <w:t>N</w:t>
      </w:r>
      <w:r w:rsidRPr="001F7DFE">
        <w:rPr>
          <w:rFonts w:eastAsia="Times New Roman"/>
          <w:color w:val="000000"/>
          <w:sz w:val="20"/>
          <w:szCs w:val="20"/>
          <w:vertAlign w:val="subscript"/>
        </w:rPr>
        <w:t>area</w:t>
      </w:r>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3C3A87">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7AC92A50" w:rsidR="008F486F" w:rsidRPr="001B44B1" w:rsidRDefault="008F486F" w:rsidP="00E438A9">
      <w:pPr>
        <w:pStyle w:val="Beschriftung"/>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r w:rsidR="00E26DE7" w:rsidRPr="00DA24C9">
        <w:rPr>
          <w:b w:val="0"/>
          <w:bCs w:val="0"/>
          <w:i/>
          <w:iCs/>
          <w:color w:val="000000"/>
          <w:sz w:val="24"/>
          <w:szCs w:val="24"/>
        </w:rPr>
        <w:t>N</w:t>
      </w:r>
      <w:r w:rsidR="00E26DE7" w:rsidRPr="00DA24C9">
        <w:rPr>
          <w:b w:val="0"/>
          <w:bCs w:val="0"/>
          <w:color w:val="000000"/>
          <w:sz w:val="24"/>
          <w:szCs w:val="24"/>
          <w:vertAlign w:val="subscript"/>
        </w:rPr>
        <w:t>area</w:t>
      </w:r>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r w:rsidR="00B25CDC" w:rsidRPr="00B25CDC">
        <w:rPr>
          <w:b w:val="0"/>
          <w:bCs w:val="0"/>
          <w:i/>
          <w:color w:val="000000"/>
          <w:sz w:val="24"/>
          <w:szCs w:val="24"/>
        </w:rPr>
        <w:t>M</w:t>
      </w:r>
      <w:r w:rsidR="00B25CDC" w:rsidRPr="00B25CDC">
        <w:rPr>
          <w:b w:val="0"/>
          <w:bCs w:val="0"/>
          <w:color w:val="000000"/>
          <w:sz w:val="24"/>
          <w:szCs w:val="24"/>
          <w:vertAlign w:val="subscript"/>
        </w:rPr>
        <w:t>area</w:t>
      </w:r>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r w:rsidR="00B25CDC" w:rsidRPr="00B25CDC">
        <w:rPr>
          <w:b w:val="0"/>
          <w:bCs w:val="0"/>
          <w:i/>
          <w:color w:val="000000"/>
          <w:sz w:val="24"/>
          <w:szCs w:val="24"/>
        </w:rPr>
        <w:t>M</w:t>
      </w:r>
      <w:r w:rsidR="00B25CDC" w:rsidRPr="00B25CDC">
        <w:rPr>
          <w:b w:val="0"/>
          <w:bCs w:val="0"/>
          <w:color w:val="000000"/>
          <w:sz w:val="24"/>
          <w:szCs w:val="24"/>
          <w:vertAlign w:val="subscript"/>
        </w:rPr>
        <w:t>area</w:t>
      </w:r>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612E00D6"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r w:rsidR="00145D3D">
        <w:rPr>
          <w:i/>
        </w:rPr>
        <w:t>N</w:t>
      </w:r>
      <w:r w:rsidR="00145D3D">
        <w:rPr>
          <w:vertAlign w:val="subscript"/>
        </w:rPr>
        <w:t>area</w:t>
      </w:r>
      <w:r w:rsidR="00145D3D">
        <w:t xml:space="preserve"> through increases in </w:t>
      </w:r>
      <w:r w:rsidR="00074719">
        <w:rPr>
          <w:i/>
        </w:rPr>
        <w:t>N</w:t>
      </w:r>
      <w:r w:rsidR="00074719">
        <w:rPr>
          <w:vertAlign w:val="subscript"/>
        </w:rPr>
        <w:t>mass</w:t>
      </w:r>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r w:rsidR="00074719">
        <w:rPr>
          <w:i/>
        </w:rPr>
        <w:t>N</w:t>
      </w:r>
      <w:r w:rsidR="00074719">
        <w:rPr>
          <w:vertAlign w:val="subscript"/>
        </w:rPr>
        <w:t>area</w:t>
      </w:r>
      <w:r w:rsidR="00074719">
        <w:t xml:space="preserve"> </w:t>
      </w:r>
      <w:r w:rsidR="000D0F58">
        <w:t xml:space="preserve">is also highly responsive to </w:t>
      </w:r>
      <w:del w:id="215" w:author="Andrew MacDougall" w:date="2022-01-06T10:17:00Z">
        <w:r w:rsidR="0056386C" w:rsidDel="001A7B38">
          <w:delText>aboveground climate</w:delText>
        </w:r>
      </w:del>
      <w:ins w:id="216" w:author="Andrew MacDougall" w:date="2022-01-06T10:17:00Z">
        <w:r w:rsidR="001A7B38">
          <w:t>temperture</w:t>
        </w:r>
      </w:ins>
      <w:r w:rsidR="0056386C">
        <w:t xml:space="preserve"> and light</w:t>
      </w:r>
      <w:ins w:id="217" w:author="Roscher, Christiane" w:date="2022-01-14T16:06:00Z">
        <w:r w:rsidR="005A7FC4">
          <w:t xml:space="preserve"> availability</w:t>
        </w:r>
      </w:ins>
      <w:r w:rsidR="0056386C">
        <w:t xml:space="preserve">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w:instrText>
      </w:r>
      <w:r w:rsidR="00550B10" w:rsidRPr="00172FFF">
        <w:rPr>
          <w:lang w:val="sv-SE"/>
        </w:rPr>
        <w:instrText>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172FFF">
        <w:rPr>
          <w:noProof/>
          <w:lang w:val="sv-SE"/>
        </w:rPr>
        <w:t xml:space="preserve">(Reich &amp; Oleksyn, 2004; Borer </w:t>
      </w:r>
      <w:r w:rsidR="0056386C" w:rsidRPr="00172FFF">
        <w:rPr>
          <w:i/>
          <w:noProof/>
          <w:lang w:val="sv-SE"/>
        </w:rPr>
        <w:t>et al.</w:t>
      </w:r>
      <w:r w:rsidR="0056386C" w:rsidRPr="00172FFF">
        <w:rPr>
          <w:noProof/>
          <w:lang w:val="sv-SE"/>
        </w:rPr>
        <w:t xml:space="preserve">, 2013; Dong </w:t>
      </w:r>
      <w:r w:rsidR="0056386C" w:rsidRPr="00172FFF">
        <w:rPr>
          <w:i/>
          <w:noProof/>
          <w:lang w:val="sv-SE"/>
        </w:rPr>
        <w:t>et al.</w:t>
      </w:r>
      <w:r w:rsidR="0056386C" w:rsidRPr="00172FFF">
        <w:rPr>
          <w:noProof/>
          <w:lang w:val="sv-SE"/>
        </w:rPr>
        <w:t xml:space="preserve">, 2017; Firn </w:t>
      </w:r>
      <w:r w:rsidR="0056386C" w:rsidRPr="00172FFF">
        <w:rPr>
          <w:i/>
          <w:noProof/>
          <w:lang w:val="sv-SE"/>
        </w:rPr>
        <w:t>et al.</w:t>
      </w:r>
      <w:r w:rsidR="0056386C" w:rsidRPr="00172FFF">
        <w:rPr>
          <w:noProof/>
          <w:lang w:val="sv-SE"/>
        </w:rPr>
        <w:t>, 2019)</w:t>
      </w:r>
      <w:r w:rsidR="0056386C">
        <w:fldChar w:fldCharType="end"/>
      </w:r>
      <w:r w:rsidR="000D0F58" w:rsidRPr="00172FFF">
        <w:rPr>
          <w:lang w:val="sv-SE"/>
        </w:rPr>
        <w:t xml:space="preserve">. </w:t>
      </w:r>
      <w:r w:rsidR="000D0F58">
        <w:t>Some even suggest that leaf nitrogen</w:t>
      </w:r>
      <w:r w:rsidR="00292985">
        <w:t xml:space="preserve"> can be accurately predicted </w:t>
      </w:r>
      <w:r w:rsidR="009A5B56">
        <w:t xml:space="preserve">from </w:t>
      </w:r>
      <w:r w:rsidR="009A5B56" w:rsidRPr="001A7B38">
        <w:rPr>
          <w:highlight w:val="yellow"/>
          <w:rPrChange w:id="218" w:author="Andrew MacDougall" w:date="2022-01-06T10:17:00Z">
            <w:rPr/>
          </w:rPrChange>
        </w:rPr>
        <w:t xml:space="preserve">aboveground </w:t>
      </w:r>
      <w:commentRangeStart w:id="219"/>
      <w:r w:rsidR="009A5B56" w:rsidRPr="001A7B38">
        <w:rPr>
          <w:highlight w:val="yellow"/>
          <w:rPrChange w:id="220" w:author="Andrew MacDougall" w:date="2022-01-06T10:17:00Z">
            <w:rPr/>
          </w:rPrChange>
        </w:rPr>
        <w:t>conditions</w:t>
      </w:r>
      <w:commentRangeEnd w:id="219"/>
      <w:r w:rsidR="001A7B38">
        <w:rPr>
          <w:rStyle w:val="Kommentarzeichen"/>
        </w:rPr>
        <w:commentReference w:id="219"/>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r w:rsidR="00CC5B41">
        <w:rPr>
          <w:i/>
        </w:rPr>
        <w:t>N</w:t>
      </w:r>
      <w:r w:rsidR="00CC5B41">
        <w:rPr>
          <w:vertAlign w:val="subscript"/>
        </w:rPr>
        <w:t>area</w:t>
      </w:r>
      <w:r w:rsidR="00CC5B41">
        <w:t xml:space="preserve"> </w:t>
      </w:r>
      <w:r w:rsidR="007E26DC">
        <w:t>was</w:t>
      </w:r>
      <w:r w:rsidR="0059163C">
        <w:t xml:space="preserve"> stimulated by soil nitrogen addition</w:t>
      </w:r>
      <w:r w:rsidR="000D0F58">
        <w:t xml:space="preserve">, but </w:t>
      </w:r>
      <w:r w:rsidR="003A2059">
        <w:t xml:space="preserve">that </w:t>
      </w:r>
      <w:del w:id="221" w:author="Andrew MacDougall" w:date="2022-01-06T10:17:00Z">
        <w:r w:rsidR="0028100D" w:rsidDel="001A7B38">
          <w:delText xml:space="preserve">aboveground </w:delText>
        </w:r>
        <w:r w:rsidR="006B5806" w:rsidDel="001A7B38">
          <w:delText>climate</w:delText>
        </w:r>
      </w:del>
      <w:ins w:id="222" w:author="Andrew MacDougall" w:date="2022-01-06T10:17:00Z">
        <w:r w:rsidR="001A7B38">
          <w:t>tempe</w:t>
        </w:r>
      </w:ins>
      <w:ins w:id="223" w:author="Andrew MacDougall" w:date="2022-01-06T10:18:00Z">
        <w:r w:rsidR="001A7B38">
          <w:t>rature</w:t>
        </w:r>
      </w:ins>
      <w:r w:rsidR="006B5806">
        <w:t xml:space="preserve"> and light</w:t>
      </w:r>
      <w:r w:rsidR="0028100D">
        <w:t xml:space="preserve"> </w:t>
      </w:r>
      <w:ins w:id="224" w:author="Roscher, Christiane" w:date="2022-01-14T16:05:00Z">
        <w:r w:rsidR="005A7FC4">
          <w:t xml:space="preserve">availability </w:t>
        </w:r>
      </w:ins>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r w:rsidR="00CC5B41">
        <w:rPr>
          <w:i/>
        </w:rPr>
        <w:t>N</w:t>
      </w:r>
      <w:r w:rsidR="00CC5B41">
        <w:rPr>
          <w:vertAlign w:val="subscript"/>
        </w:rPr>
        <w:t>area</w:t>
      </w:r>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r w:rsidR="00B42B31">
        <w:rPr>
          <w:rFonts w:eastAsia="Times New Roman"/>
          <w:i/>
          <w:color w:val="000000"/>
        </w:rPr>
        <w:t>M</w:t>
      </w:r>
      <w:r w:rsidR="00B42B31">
        <w:rPr>
          <w:rFonts w:eastAsia="Times New Roman"/>
          <w:color w:val="000000"/>
          <w:vertAlign w:val="subscript"/>
        </w:rPr>
        <w:t>area</w:t>
      </w:r>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r w:rsidR="0028100D">
        <w:rPr>
          <w:rFonts w:eastAsia="Times New Roman"/>
          <w:i/>
          <w:color w:val="000000"/>
        </w:rPr>
        <w:t>M</w:t>
      </w:r>
      <w:r w:rsidR="0028100D">
        <w:rPr>
          <w:rFonts w:eastAsia="Times New Roman"/>
          <w:color w:val="000000"/>
          <w:vertAlign w:val="subscript"/>
        </w:rPr>
        <w:t>area</w:t>
      </w:r>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Climate is a stronger predictor of N</w:t>
      </w:r>
      <w:r>
        <w:rPr>
          <w:i/>
          <w:vertAlign w:val="subscript"/>
        </w:rPr>
        <w:t>area</w:t>
      </w:r>
      <w:r>
        <w:rPr>
          <w:i/>
        </w:rPr>
        <w:t xml:space="preserve"> than soil nitrogen availability</w:t>
      </w:r>
    </w:p>
    <w:p w14:paraId="5C5DA870" w14:textId="2F170144" w:rsidR="0028100D" w:rsidRPr="00743306" w:rsidRDefault="000D0F58" w:rsidP="000D0F58">
      <w:pPr>
        <w:spacing w:line="480" w:lineRule="auto"/>
        <w:ind w:firstLine="720"/>
        <w:contextualSpacing/>
      </w:pPr>
      <w:r>
        <w:lastRenderedPageBreak/>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w:t>
      </w:r>
      <w:r w:rsidR="00074719">
        <w:rPr>
          <w:i/>
        </w:rPr>
        <w:t>N</w:t>
      </w:r>
      <w:r w:rsidR="00074719">
        <w:rPr>
          <w:vertAlign w:val="subscript"/>
        </w:rPr>
        <w:t>area</w:t>
      </w:r>
      <w:r w:rsidR="00074719">
        <w:t xml:space="preserve"> </w:t>
      </w:r>
      <w:r>
        <w:t xml:space="preserve">on average across our sites. Based on the findings by Firn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This is because Firn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r w:rsidR="00743306">
        <w:rPr>
          <w:i/>
        </w:rPr>
        <w:t>N</w:t>
      </w:r>
      <w:r w:rsidR="00743306">
        <w:rPr>
          <w:vertAlign w:val="subscript"/>
        </w:rPr>
        <w:t>mass</w:t>
      </w:r>
      <w:r w:rsidR="00743306">
        <w:t xml:space="preserve">, but had no impact on </w:t>
      </w:r>
      <w:commentRangeStart w:id="225"/>
      <w:r w:rsidR="00743306">
        <w:rPr>
          <w:i/>
        </w:rPr>
        <w:t>M</w:t>
      </w:r>
      <w:r w:rsidR="00743306">
        <w:rPr>
          <w:vertAlign w:val="subscript"/>
        </w:rPr>
        <w:t>area</w:t>
      </w:r>
      <w:commentRangeEnd w:id="225"/>
      <w:r w:rsidR="001819E1">
        <w:rPr>
          <w:rStyle w:val="Kommentarzeichen"/>
        </w:rPr>
        <w:commentReference w:id="225"/>
      </w:r>
      <w:r w:rsidR="00743306">
        <w:t>.</w:t>
      </w:r>
    </w:p>
    <w:p w14:paraId="392AF6E4" w14:textId="42CCF539"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w:t>
      </w:r>
      <w:del w:id="226" w:author="Andrew MacDougall" w:date="2022-01-06T10:19:00Z">
        <w:r w:rsidRPr="001A7B38" w:rsidDel="001A7B38">
          <w:rPr>
            <w:highlight w:val="yellow"/>
            <w:rPrChange w:id="227" w:author="Andrew MacDougall" w:date="2022-01-06T10:19:00Z">
              <w:rPr/>
            </w:rPrChange>
          </w:rPr>
          <w:delText xml:space="preserve">indicators </w:delText>
        </w:r>
      </w:del>
      <w:ins w:id="228" w:author="Andrew MacDougall" w:date="2022-01-06T10:19:00Z">
        <w:r w:rsidR="001A7B38" w:rsidRPr="001A7B38">
          <w:rPr>
            <w:highlight w:val="yellow"/>
            <w:rPrChange w:id="229" w:author="Andrew MacDougall" w:date="2022-01-06T10:19:00Z">
              <w:rPr/>
            </w:rPrChange>
          </w:rPr>
          <w:t xml:space="preserve">predictors? </w:t>
        </w:r>
      </w:ins>
      <w:r w:rsidRPr="001A7B38">
        <w:rPr>
          <w:highlight w:val="yellow"/>
          <w:rPrChange w:id="230" w:author="Andrew MacDougall" w:date="2022-01-06T10:19:00Z">
            <w:rPr/>
          </w:rPrChange>
        </w:rPr>
        <w:t>of</w:t>
      </w:r>
      <w:r>
        <w:t xml:space="preserve"> leaf </w:t>
      </w:r>
      <w:r w:rsidR="00743306">
        <w:rPr>
          <w:i/>
        </w:rPr>
        <w:t>N</w:t>
      </w:r>
      <w:r w:rsidR="00743306">
        <w:rPr>
          <w:vertAlign w:val="subscript"/>
        </w:rPr>
        <w:t>area</w:t>
      </w:r>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xml:space="preserve">, plant </w:t>
      </w:r>
      <w:commentRangeStart w:id="231"/>
      <w:r w:rsidR="005948A0">
        <w:t>trait</w:t>
      </w:r>
      <w:commentRangeEnd w:id="231"/>
      <w:r w:rsidR="001819E1">
        <w:rPr>
          <w:rStyle w:val="Kommentarzeichen"/>
        </w:rPr>
        <w:commentReference w:id="231"/>
      </w:r>
      <w:r w:rsidR="005948A0">
        <w:t>, and climate</w:t>
      </w:r>
      <w:r w:rsidR="00B42B31">
        <w:t xml:space="preserve"> predictors of </w:t>
      </w:r>
      <w:r w:rsidR="005948A0">
        <w:rPr>
          <w:i/>
        </w:rPr>
        <w:t>N</w:t>
      </w:r>
      <w:r w:rsidR="005948A0">
        <w:rPr>
          <w:vertAlign w:val="subscript"/>
        </w:rPr>
        <w:t>area</w:t>
      </w:r>
      <w:r w:rsidR="00B42B31">
        <w:t xml:space="preserve"> in a single model</w:t>
      </w:r>
      <w:r w:rsidR="00DC7E5B">
        <w:t>. The results showed that, while</w:t>
      </w:r>
      <w:r w:rsidR="001D2A99">
        <w:t xml:space="preserve"> statistically</w:t>
      </w:r>
      <w:r w:rsidR="00DC7E5B">
        <w:t xml:space="preserve"> significant, the soil nutrient treatments were far less important </w:t>
      </w:r>
      <w:ins w:id="232" w:author="Andrew MacDougall" w:date="2022-01-06T10:20:00Z">
        <w:r w:rsidR="0093130A">
          <w:t>for N</w:t>
        </w:r>
        <w:r w:rsidR="0093130A" w:rsidRPr="0093130A">
          <w:rPr>
            <w:vertAlign w:val="subscript"/>
            <w:rPrChange w:id="233" w:author="Andrew MacDougall" w:date="2022-01-06T10:21:00Z">
              <w:rPr/>
            </w:rPrChange>
          </w:rPr>
          <w:t>area</w:t>
        </w:r>
        <w:r w:rsidR="0093130A">
          <w:t xml:space="preserve"> </w:t>
        </w:r>
      </w:ins>
      <w:r w:rsidR="00DC7E5B">
        <w:t>than leaf traits</w:t>
      </w:r>
      <w:r w:rsidR="005948A0">
        <w:t>, plant traits,</w:t>
      </w:r>
      <w:r w:rsidR="00DC7E5B">
        <w:t xml:space="preserve"> and climate.</w:t>
      </w:r>
      <w:r w:rsidR="00562A58">
        <w:t xml:space="preserve"> Of all variables, </w:t>
      </w:r>
      <w:r w:rsidR="00562A58">
        <w:rPr>
          <w:i/>
        </w:rPr>
        <w:t>M</w:t>
      </w:r>
      <w:r w:rsidR="00562A58">
        <w:rPr>
          <w:vertAlign w:val="subscript"/>
        </w:rPr>
        <w:t>area</w:t>
      </w:r>
      <w:r w:rsidR="00562A58">
        <w:t xml:space="preserve"> was the strongest predictor of </w:t>
      </w:r>
      <w:r w:rsidR="00562A58">
        <w:rPr>
          <w:i/>
        </w:rPr>
        <w:t>N</w:t>
      </w:r>
      <w:r w:rsidR="00562A58">
        <w:rPr>
          <w:vertAlign w:val="subscript"/>
        </w:rPr>
        <w:t>area</w:t>
      </w:r>
      <w:r w:rsidR="00562A58">
        <w:t xml:space="preserve"> </w:t>
      </w:r>
      <w:r w:rsidR="001F3BE9">
        <w:t xml:space="preserve">with a relative importance value of </w:t>
      </w:r>
      <w:r w:rsidR="00E056B8">
        <w:t>44</w:t>
      </w:r>
      <w:r w:rsidR="001F3BE9">
        <w:t>%. This is unsurprising given</w:t>
      </w:r>
      <w:r w:rsidR="00562A58">
        <w:t xml:space="preserve"> its inclusion in the </w:t>
      </w:r>
      <w:r w:rsidR="00562A58">
        <w:rPr>
          <w:i/>
        </w:rPr>
        <w:t>N</w:t>
      </w:r>
      <w:r w:rsidR="00562A58">
        <w:rPr>
          <w:vertAlign w:val="subscript"/>
        </w:rPr>
        <w:t>area</w:t>
      </w:r>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r w:rsidR="005948A0">
        <w:rPr>
          <w:i/>
        </w:rPr>
        <w:t>N</w:t>
      </w:r>
      <w:r w:rsidR="005948A0">
        <w:rPr>
          <w:vertAlign w:val="subscript"/>
        </w:rPr>
        <w:t>area</w:t>
      </w:r>
      <w:r w:rsidR="001F3BE9">
        <w:t xml:space="preserve"> (relative importance = </w:t>
      </w:r>
      <w:r w:rsidR="00E056B8">
        <w:t>5</w:t>
      </w:r>
      <w:r w:rsidR="001F3BE9">
        <w:t>%)</w:t>
      </w:r>
      <w:r w:rsidR="005948A0">
        <w:t>. The negative relationship</w:t>
      </w:r>
      <w:r w:rsidR="00EF3E33">
        <w:t xml:space="preserve"> between </w:t>
      </w:r>
      <w:r w:rsidR="00EF3E33">
        <w:rPr>
          <w:i/>
        </w:rPr>
        <w:t>N</w:t>
      </w:r>
      <w:r w:rsidR="00EF3E33">
        <w:rPr>
          <w:vertAlign w:val="subscript"/>
        </w:rPr>
        <w:t xml:space="preserve">area </w:t>
      </w:r>
      <w:r w:rsidR="00EF3E33">
        <w:t xml:space="preserve">and </w:t>
      </w:r>
      <w:r w:rsidR="00EF3E33">
        <w:rPr>
          <w:lang w:val="el-GR"/>
        </w:rPr>
        <w:t>χ</w:t>
      </w:r>
      <w:r w:rsidR="005948A0">
        <w:t xml:space="preserve"> confirms theoretical expectations that plants maintain high </w:t>
      </w:r>
      <w:r w:rsidR="005948A0">
        <w:rPr>
          <w:i/>
        </w:rPr>
        <w:t>N</w:t>
      </w:r>
      <w:r w:rsidR="005948A0">
        <w:rPr>
          <w:vertAlign w:val="subscript"/>
        </w:rPr>
        <w:t>area</w:t>
      </w:r>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214674AC"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r>
        <w:rPr>
          <w:i/>
        </w:rPr>
        <w:t>N</w:t>
      </w:r>
      <w:r>
        <w:rPr>
          <w:vertAlign w:val="subscript"/>
        </w:rPr>
        <w:t>area</w:t>
      </w:r>
      <w:r w:rsidR="001F3BE9">
        <w:t xml:space="preserve"> with a combined relative importance value of </w:t>
      </w:r>
      <w:r w:rsidR="00E056B8">
        <w:t>7</w:t>
      </w:r>
      <w:r w:rsidR="001F3BE9">
        <w:t>%</w:t>
      </w:r>
      <w:r>
        <w:t xml:space="preserve">. </w:t>
      </w:r>
      <w:r w:rsidR="002436D6">
        <w:t>Nitrogen</w:t>
      </w:r>
      <w:r w:rsidR="004106F9">
        <w:t>-</w:t>
      </w:r>
      <w:r w:rsidR="002436D6">
        <w:t xml:space="preserve">fixing plants have </w:t>
      </w:r>
      <w:r w:rsidR="002436D6">
        <w:lastRenderedPageBreak/>
        <w:t xml:space="preserve">been previously shown to have greater </w:t>
      </w:r>
      <w:r w:rsidR="002436D6">
        <w:rPr>
          <w:i/>
        </w:rPr>
        <w:t>N</w:t>
      </w:r>
      <w:r w:rsidR="002436D6">
        <w:rPr>
          <w:vertAlign w:val="subscript"/>
        </w:rPr>
        <w:t>area</w:t>
      </w:r>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can also 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r w:rsidR="00CA3207" w:rsidRPr="00435B8D">
        <w:rPr>
          <w:i/>
          <w:iCs/>
        </w:rPr>
        <w:t>N</w:t>
      </w:r>
      <w:r w:rsidR="00CA3207">
        <w:rPr>
          <w:vertAlign w:val="subscript"/>
        </w:rPr>
        <w:t>area</w:t>
      </w:r>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r w:rsidR="00C71459">
        <w:rPr>
          <w:i/>
        </w:rPr>
        <w:t>N</w:t>
      </w:r>
      <w:r w:rsidR="00C71459">
        <w:rPr>
          <w:vertAlign w:val="subscript"/>
        </w:rPr>
        <w:t>area</w:t>
      </w:r>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r>
        <w:rPr>
          <w:i/>
        </w:rPr>
        <w:t>N</w:t>
      </w:r>
      <w:r>
        <w:rPr>
          <w:vertAlign w:val="subscript"/>
        </w:rPr>
        <w:t>area</w:t>
      </w:r>
      <w:r>
        <w:t xml:space="preserve"> model (temperature and light availability) had a combined relative importance of 28%. Leaf </w:t>
      </w:r>
      <w:r>
        <w:rPr>
          <w:i/>
        </w:rPr>
        <w:t>N</w:t>
      </w:r>
      <w:r>
        <w:rPr>
          <w:vertAlign w:val="subscript"/>
        </w:rPr>
        <w:t>area</w:t>
      </w:r>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commentRangeStart w:id="234"/>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commentRangeEnd w:id="234"/>
      <w:r w:rsidR="00B728D9">
        <w:rPr>
          <w:rStyle w:val="Kommentarzeichen"/>
        </w:rPr>
        <w:commentReference w:id="234"/>
      </w:r>
      <w:r w:rsidR="00E213DA">
        <w:t>.</w:t>
      </w:r>
    </w:p>
    <w:p w14:paraId="0246FBE8" w14:textId="6E457254" w:rsidR="007E26DC" w:rsidRPr="00172FFF" w:rsidRDefault="00296CCE" w:rsidP="000D0F58">
      <w:pPr>
        <w:spacing w:line="480" w:lineRule="auto"/>
        <w:ind w:firstLine="720"/>
        <w:contextualSpacing/>
        <w:rPr>
          <w:lang w:val="sv-SE"/>
        </w:rPr>
      </w:pPr>
      <w:r>
        <w:t xml:space="preserve">Our second approach also supported the importance of non-soil variables for predicting </w:t>
      </w:r>
      <w:r>
        <w:rPr>
          <w:i/>
        </w:rPr>
        <w:t>N</w:t>
      </w:r>
      <w:r>
        <w:rPr>
          <w:vertAlign w:val="subscript"/>
        </w:rPr>
        <w:t>area</w:t>
      </w:r>
      <w:r>
        <w:t>. We calculated predicted nitrogen in photosynthesis (</w:t>
      </w:r>
      <w:r>
        <w:rPr>
          <w:i/>
        </w:rPr>
        <w:t>N</w:t>
      </w:r>
      <w:r>
        <w:rPr>
          <w:vertAlign w:val="subscript"/>
        </w:rPr>
        <w:t>photo</w:t>
      </w:r>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lastRenderedPageBreak/>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r>
        <w:rPr>
          <w:i/>
        </w:rPr>
        <w:t>N</w:t>
      </w:r>
      <w:r>
        <w:rPr>
          <w:vertAlign w:val="subscript"/>
        </w:rPr>
        <w:t>photo</w:t>
      </w:r>
      <w:r>
        <w:t xml:space="preserve"> served as an integrative metric for expected </w:t>
      </w:r>
      <w:r>
        <w:rPr>
          <w:i/>
        </w:rPr>
        <w:t>N</w:t>
      </w:r>
      <w:r>
        <w:rPr>
          <w:vertAlign w:val="subscript"/>
        </w:rPr>
        <w:t>area</w:t>
      </w:r>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r>
        <w:rPr>
          <w:i/>
        </w:rPr>
        <w:t>N</w:t>
      </w:r>
      <w:r>
        <w:rPr>
          <w:vertAlign w:val="subscript"/>
        </w:rPr>
        <w:t xml:space="preserve">photo </w:t>
      </w:r>
      <w:r>
        <w:t xml:space="preserve">was </w:t>
      </w:r>
      <w:r w:rsidR="002C65AC">
        <w:t xml:space="preserve">positively </w:t>
      </w:r>
      <w:r>
        <w:t xml:space="preserve">correlated with </w:t>
      </w:r>
      <w:r>
        <w:rPr>
          <w:i/>
        </w:rPr>
        <w:t>N</w:t>
      </w:r>
      <w:r>
        <w:rPr>
          <w:vertAlign w:val="subscript"/>
        </w:rPr>
        <w:t>area</w:t>
      </w:r>
      <w:r>
        <w:t xml:space="preserve"> and an important predictor in our model (relative importance = </w:t>
      </w:r>
      <w:r w:rsidR="002C65AC">
        <w:t>11</w:t>
      </w:r>
      <w:r>
        <w:t xml:space="preserve">%). </w:t>
      </w:r>
      <w:r w:rsidR="00D332E5">
        <w:rPr>
          <w:i/>
        </w:rPr>
        <w:t>N</w:t>
      </w:r>
      <w:r w:rsidR="00D332E5">
        <w:rPr>
          <w:vertAlign w:val="subscript"/>
        </w:rPr>
        <w:t>photo</w:t>
      </w:r>
      <w:r w:rsidR="00D332E5">
        <w:t xml:space="preserve">, along with structural nitrogen calculated from </w:t>
      </w:r>
      <w:r w:rsidR="00D332E5">
        <w:rPr>
          <w:i/>
        </w:rPr>
        <w:t>M</w:t>
      </w:r>
      <w:r w:rsidR="00D332E5">
        <w:rPr>
          <w:vertAlign w:val="subscript"/>
        </w:rPr>
        <w:t>area</w:t>
      </w:r>
      <w:r w:rsidR="00D332E5">
        <w:t xml:space="preserve">, accounted for </w:t>
      </w:r>
      <w:r w:rsidR="002C65AC">
        <w:t>20</w:t>
      </w:r>
      <w:r w:rsidR="00D332E5">
        <w:t xml:space="preserve">% of the variability in measured </w:t>
      </w:r>
      <w:r w:rsidR="00D332E5">
        <w:rPr>
          <w:i/>
        </w:rPr>
        <w:t>N</w:t>
      </w:r>
      <w:r w:rsidR="00D332E5">
        <w:rPr>
          <w:vertAlign w:val="subscript"/>
        </w:rPr>
        <w:t>area</w:t>
      </w:r>
      <w:r w:rsidR="00D332E5">
        <w:t>. However, a</w:t>
      </w:r>
      <w:r w:rsidR="002C65AC">
        <w:t>n</w:t>
      </w:r>
      <w:r w:rsidR="00A67554">
        <w:t xml:space="preserve"> addition</w:t>
      </w:r>
      <w:r w:rsidR="004F40BE">
        <w:t>al</w:t>
      </w:r>
      <w:r w:rsidR="00A67554">
        <w:t xml:space="preserve"> </w:t>
      </w:r>
      <w:r w:rsidR="002C65AC">
        <w:t>31</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w:instrText>
      </w:r>
      <w:r w:rsidR="0007174C" w:rsidRPr="00172FFF">
        <w:rPr>
          <w:lang w:val="sv-SE"/>
        </w:rPr>
        <w:instrText>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172FFF">
        <w:rPr>
          <w:noProof/>
          <w:lang w:val="sv-SE"/>
        </w:rPr>
        <w:t xml:space="preserve">(Maire </w:t>
      </w:r>
      <w:r w:rsidR="00413299" w:rsidRPr="00172FFF">
        <w:rPr>
          <w:i/>
          <w:noProof/>
          <w:lang w:val="sv-SE"/>
        </w:rPr>
        <w:t>et al.</w:t>
      </w:r>
      <w:r w:rsidR="00413299" w:rsidRPr="00172FFF">
        <w:rPr>
          <w:noProof/>
          <w:lang w:val="sv-SE"/>
        </w:rPr>
        <w:t xml:space="preserve">, 2015; Firn </w:t>
      </w:r>
      <w:r w:rsidR="00413299" w:rsidRPr="00172FFF">
        <w:rPr>
          <w:i/>
          <w:noProof/>
          <w:lang w:val="sv-SE"/>
        </w:rPr>
        <w:t>et al.</w:t>
      </w:r>
      <w:r w:rsidR="00413299" w:rsidRPr="00172FFF">
        <w:rPr>
          <w:noProof/>
          <w:lang w:val="sv-SE"/>
        </w:rPr>
        <w:t xml:space="preserve">, 2019; Smith </w:t>
      </w:r>
      <w:r w:rsidR="00413299" w:rsidRPr="00172FFF">
        <w:rPr>
          <w:i/>
          <w:noProof/>
          <w:lang w:val="sv-SE"/>
        </w:rPr>
        <w:t>et al.</w:t>
      </w:r>
      <w:r w:rsidR="00413299" w:rsidRPr="00172FFF">
        <w:rPr>
          <w:noProof/>
          <w:lang w:val="sv-SE"/>
        </w:rPr>
        <w:t xml:space="preserve">, 2019; Paillassa </w:t>
      </w:r>
      <w:r w:rsidR="00413299" w:rsidRPr="00172FFF">
        <w:rPr>
          <w:i/>
          <w:noProof/>
          <w:lang w:val="sv-SE"/>
        </w:rPr>
        <w:t>et al.</w:t>
      </w:r>
      <w:r w:rsidR="00413299" w:rsidRPr="00172FFF">
        <w:rPr>
          <w:noProof/>
          <w:lang w:val="sv-SE"/>
        </w:rPr>
        <w:t>, 2020)</w:t>
      </w:r>
      <w:r w:rsidR="00413299">
        <w:fldChar w:fldCharType="end"/>
      </w:r>
      <w:r w:rsidR="00413299" w:rsidRPr="00172FFF">
        <w:rPr>
          <w:lang w:val="sv-SE"/>
        </w:rPr>
        <w:t>.</w:t>
      </w:r>
    </w:p>
    <w:p w14:paraId="60F5B1C3" w14:textId="77777777" w:rsidR="000D0F58" w:rsidRPr="00172FFF" w:rsidRDefault="000D0F58" w:rsidP="00DA24C9">
      <w:pPr>
        <w:spacing w:line="480" w:lineRule="auto"/>
        <w:contextualSpacing/>
        <w:rPr>
          <w:i/>
          <w:lang w:val="sv-SE"/>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N</w:t>
      </w:r>
      <w:r>
        <w:rPr>
          <w:i/>
          <w:vertAlign w:val="subscript"/>
        </w:rPr>
        <w:t>area</w:t>
      </w:r>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r w:rsidR="00096AFD">
        <w:rPr>
          <w:i/>
        </w:rPr>
        <w:t>N</w:t>
      </w:r>
      <w:r w:rsidR="00096AFD">
        <w:rPr>
          <w:vertAlign w:val="subscript"/>
        </w:rPr>
        <w:t>area</w:t>
      </w:r>
      <w:r w:rsidR="00096AFD">
        <w:t xml:space="preserve"> by soil nitrogen addition indicated that, on average, plants at our sites were using added soil nitrogen to both increase tissue quantity (i.e., biomass) and quality (i.e., </w:t>
      </w:r>
      <w:r w:rsidR="00096AFD">
        <w:rPr>
          <w:i/>
        </w:rPr>
        <w:t>N</w:t>
      </w:r>
      <w:r w:rsidR="00096AFD">
        <w:rPr>
          <w:vertAlign w:val="subscript"/>
        </w:rPr>
        <w:t>area</w:t>
      </w:r>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r>
        <w:rPr>
          <w:i/>
        </w:rPr>
        <w:t>N</w:t>
      </w:r>
      <w:r>
        <w:rPr>
          <w:vertAlign w:val="subscript"/>
        </w:rPr>
        <w:t xml:space="preserve">area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w:t>
      </w:r>
      <w:r w:rsidR="000C26ED">
        <w:lastRenderedPageBreak/>
        <w:t xml:space="preserve">change in soil nitrogen </w:t>
      </w:r>
      <w:r w:rsidR="002C65AC">
        <w:t>and</w:t>
      </w:r>
      <w:r w:rsidR="000C26ED">
        <w:t xml:space="preserve"> the </w:t>
      </w:r>
      <w:r w:rsidR="000C26ED">
        <w:rPr>
          <w:i/>
        </w:rPr>
        <w:t>N</w:t>
      </w:r>
      <w:r w:rsidR="000C26ED">
        <w:rPr>
          <w:vertAlign w:val="subscript"/>
        </w:rPr>
        <w:t>area</w:t>
      </w:r>
      <w:r w:rsidR="000C26ED">
        <w:t xml:space="preserve"> response to soil nitrogen </w:t>
      </w:r>
      <w:r w:rsidR="00536B03">
        <w:t>availability</w:t>
      </w:r>
      <w:r w:rsidR="00743306">
        <w:t xml:space="preserve"> when there was a co-occurring increase in </w:t>
      </w:r>
      <w:r w:rsidR="00743306">
        <w:rPr>
          <w:i/>
        </w:rPr>
        <w:t>M</w:t>
      </w:r>
      <w:r w:rsidR="00743306">
        <w:rPr>
          <w:vertAlign w:val="subscript"/>
        </w:rPr>
        <w:t>area</w:t>
      </w:r>
      <w:r w:rsidR="00536B03">
        <w:t>. T</w:t>
      </w:r>
      <w:r w:rsidR="001D0C18">
        <w:t>his indicates that the positive soil N-</w:t>
      </w:r>
      <w:r w:rsidR="001D0C18">
        <w:rPr>
          <w:i/>
        </w:rPr>
        <w:t>N</w:t>
      </w:r>
      <w:r w:rsidR="001D0C18">
        <w:rPr>
          <w:vertAlign w:val="subscript"/>
        </w:rPr>
        <w:t>area</w:t>
      </w:r>
      <w:r w:rsidR="001D0C18">
        <w:t xml:space="preserve"> relationship occurs</w:t>
      </w:r>
      <w:r w:rsidR="002C65AC">
        <w:t xml:space="preserve"> most 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r w:rsidR="00743306">
        <w:rPr>
          <w:i/>
        </w:rPr>
        <w:t>M</w:t>
      </w:r>
      <w:r w:rsidR="00743306">
        <w:rPr>
          <w:vertAlign w:val="subscript"/>
        </w:rPr>
        <w:t>area</w:t>
      </w:r>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4C79356B" w:rsidR="0041032F" w:rsidRPr="00F970D5" w:rsidRDefault="0041032F" w:rsidP="00E81570">
      <w:pPr>
        <w:spacing w:line="480" w:lineRule="auto"/>
        <w:contextualSpacing/>
      </w:pPr>
      <w:r>
        <w:tab/>
        <w:t xml:space="preserve">There were unavoidable limitations to our analyses that should be considered when evaluating our results. First, we necessarily included soil nutrient availability as categorical in our analyses as we did not have data on levels of nutrient availability, only whether nutrients had been added or </w:t>
      </w:r>
      <w:commentRangeStart w:id="236"/>
      <w:r>
        <w:t>not</w:t>
      </w:r>
      <w:commentRangeEnd w:id="236"/>
      <w:r w:rsidR="0093130A">
        <w:rPr>
          <w:rStyle w:val="Kommentarzeichen"/>
        </w:rPr>
        <w:commentReference w:id="236"/>
      </w:r>
      <w:r>
        <w:t xml:space="preserve">. Our analyses would have been more robust had we </w:t>
      </w:r>
      <w:del w:id="237" w:author="Andrew MacDougall" w:date="2022-01-06T10:23:00Z">
        <w:r w:rsidDel="0093130A">
          <w:delText xml:space="preserve">been able to use numerical information on </w:delText>
        </w:r>
      </w:del>
      <w:ins w:id="238" w:author="Andrew MacDougall" w:date="2022-01-06T10:23:00Z">
        <w:r w:rsidR="0093130A">
          <w:t xml:space="preserve">had these data on </w:t>
        </w:r>
      </w:ins>
      <w:r>
        <w:t xml:space="preserve">nutrient availability. This is because background nutrient availability was likely highly variable from site to </w:t>
      </w:r>
      <w:commentRangeStart w:id="239"/>
      <w:r>
        <w:t>site</w:t>
      </w:r>
      <w:commentRangeEnd w:id="239"/>
      <w:r w:rsidR="0093130A">
        <w:rPr>
          <w:rStyle w:val="Kommentarzeichen"/>
        </w:rPr>
        <w:commentReference w:id="239"/>
      </w:r>
      <w:r>
        <w:t xml:space="preserve">. Future cross-site nutrient addition studies should prioritize obtaining this information. Second, we had to necessarily rely on large scale average </w:t>
      </w:r>
      <w:del w:id="240" w:author="Andrew MacDougall" w:date="2022-01-06T10:24:00Z">
        <w:r w:rsidRPr="0093130A" w:rsidDel="0093130A">
          <w:rPr>
            <w:highlight w:val="yellow"/>
            <w:rPrChange w:id="241" w:author="Andrew MacDougall" w:date="2022-01-06T10:25:00Z">
              <w:rPr/>
            </w:rPrChange>
          </w:rPr>
          <w:delText xml:space="preserve">climate </w:delText>
        </w:r>
      </w:del>
      <w:ins w:id="242" w:author="Andrew MacDougall" w:date="2022-01-06T10:24:00Z">
        <w:r w:rsidR="0093130A" w:rsidRPr="0093130A">
          <w:rPr>
            <w:highlight w:val="yellow"/>
            <w:rPrChange w:id="243" w:author="Andrew MacDougall" w:date="2022-01-06T10:25:00Z">
              <w:rPr/>
            </w:rPrChange>
          </w:rPr>
          <w:t>temperature?</w:t>
        </w:r>
        <w:r w:rsidR="0093130A">
          <w:t xml:space="preserve"> </w:t>
        </w:r>
      </w:ins>
      <w:r>
        <w:t xml:space="preserve">data for each site. As leaf nitrogen allocation is a dynamic process, more acute climate data may have provided more insight into the drivers of </w:t>
      </w:r>
      <w:r>
        <w:rPr>
          <w:i/>
        </w:rPr>
        <w:t>N</w:t>
      </w:r>
      <w:r>
        <w:rPr>
          <w:vertAlign w:val="subscript"/>
        </w:rPr>
        <w:t>area</w:t>
      </w:r>
      <w:r>
        <w:t xml:space="preserve">. Finally, we lacked information on the major pools of nitrogen in leaves. Future studies that directly measure structural, photosynthetic, and other (e.g., defense) nitrogen pools would be invaluable for understanding variations in </w:t>
      </w:r>
      <w:r>
        <w:rPr>
          <w:i/>
        </w:rPr>
        <w:t>N</w:t>
      </w:r>
      <w:r>
        <w:rPr>
          <w:vertAlign w:val="subscript"/>
        </w:rPr>
        <w:t>area</w:t>
      </w:r>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66D9871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w:t>
      </w:r>
      <w:r w:rsidR="00A54421">
        <w:lastRenderedPageBreak/>
        <w:t xml:space="preserve">account for much of the variability in </w:t>
      </w:r>
      <w:r w:rsidR="00A54421">
        <w:rPr>
          <w:i/>
        </w:rPr>
        <w:t>N</w:t>
      </w:r>
      <w:r w:rsidR="00A54421">
        <w:rPr>
          <w:vertAlign w:val="subscript"/>
        </w:rPr>
        <w:t>area</w:t>
      </w:r>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r w:rsidR="00A54421">
        <w:rPr>
          <w:i/>
        </w:rPr>
        <w:t>N</w:t>
      </w:r>
      <w:r w:rsidR="00A54421">
        <w:rPr>
          <w:vertAlign w:val="subscript"/>
        </w:rPr>
        <w:t>area</w:t>
      </w:r>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w:instrText>
      </w:r>
      <w:r w:rsidR="0029320F" w:rsidRPr="00172FFF">
        <w:rPr>
          <w:lang w:val="sv-SE"/>
        </w:rPr>
        <w:instrText>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172FFF">
        <w:rPr>
          <w:noProof/>
          <w:lang w:val="sv-SE"/>
        </w:rPr>
        <w:t xml:space="preserve">(Wright </w:t>
      </w:r>
      <w:r w:rsidR="00465750" w:rsidRPr="00172FFF">
        <w:rPr>
          <w:i/>
          <w:noProof/>
          <w:lang w:val="sv-SE"/>
        </w:rPr>
        <w:t>et al.</w:t>
      </w:r>
      <w:r w:rsidR="00465750" w:rsidRPr="00172FFF">
        <w:rPr>
          <w:noProof/>
          <w:lang w:val="sv-SE"/>
        </w:rPr>
        <w:t xml:space="preserve">, 2003; Maire </w:t>
      </w:r>
      <w:r w:rsidR="00465750" w:rsidRPr="00172FFF">
        <w:rPr>
          <w:i/>
          <w:noProof/>
          <w:lang w:val="sv-SE"/>
        </w:rPr>
        <w:t>et al.</w:t>
      </w:r>
      <w:r w:rsidR="00465750" w:rsidRPr="00172FFF">
        <w:rPr>
          <w:noProof/>
          <w:lang w:val="sv-SE"/>
        </w:rPr>
        <w:t xml:space="preserve">, 2015; Onoda </w:t>
      </w:r>
      <w:r w:rsidR="00465750" w:rsidRPr="00172FFF">
        <w:rPr>
          <w:i/>
          <w:noProof/>
          <w:lang w:val="sv-SE"/>
        </w:rPr>
        <w:t>et al.</w:t>
      </w:r>
      <w:r w:rsidR="00465750" w:rsidRPr="00172FFF">
        <w:rPr>
          <w:noProof/>
          <w:lang w:val="sv-SE"/>
        </w:rPr>
        <w:t xml:space="preserve">, 2017; Paillassa </w:t>
      </w:r>
      <w:r w:rsidR="00465750" w:rsidRPr="00172FFF">
        <w:rPr>
          <w:i/>
          <w:noProof/>
          <w:lang w:val="sv-SE"/>
        </w:rPr>
        <w:t>et al.</w:t>
      </w:r>
      <w:r w:rsidR="00465750" w:rsidRPr="00172FFF">
        <w:rPr>
          <w:noProof/>
          <w:lang w:val="sv-SE"/>
        </w:rPr>
        <w:t>, 2020)</w:t>
      </w:r>
      <w:r w:rsidR="00465750">
        <w:fldChar w:fldCharType="end"/>
      </w:r>
      <w:r w:rsidR="00A54421" w:rsidRPr="00172FFF">
        <w:rPr>
          <w:lang w:val="sv-SE"/>
        </w:rPr>
        <w:t xml:space="preserve">. </w:t>
      </w:r>
      <w:r w:rsidR="00A54421">
        <w:t>However, our results show that the biomass response to changing soil nitrogen 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049A9520"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xml:space="preserve">) experiment, funded at the site-scale by individual researchers. Coordination and data management have been supported by funding to E. Borer and E. Seabloom from the National Science Foundation Research Coordination Network (NSF-DEB-1042132) and Long Term Ecological Research (NSF-DEB-1234162 and NSF-DEB-1831944 to Cedar Creek LTER) </w:t>
      </w:r>
      <w:r w:rsidRPr="002B59BD">
        <w:lastRenderedPageBreak/>
        <w:t>programs, and the Institute on the Environment (DG-0001-13). We also thank the Minnesota Supercomputer Institute for hosting project data and the Institute on the Environment for hosting Network meetings.</w:t>
      </w:r>
      <w:r>
        <w:t xml:space="preserve"> </w:t>
      </w:r>
      <w:r w:rsidR="009A5B56">
        <w:t>NGS acknowledges funding support from</w:t>
      </w:r>
      <w:r w:rsidR="00F33193">
        <w:t xml:space="preserve"> the NSF (</w:t>
      </w:r>
      <w:r w:rsidR="00F33193" w:rsidRPr="00F33193">
        <w:t>DEB-2045968</w:t>
      </w:r>
      <w:r w:rsidR="00F33193">
        <w:t>)</w:t>
      </w:r>
      <w:r w:rsidR="00CB7A5C">
        <w:t>, Eric and Wendy Schmidt and Schmidt Futures,</w:t>
      </w:r>
      <w:r w:rsidR="00F33193">
        <w:t xml:space="preserve"> and</w:t>
      </w:r>
      <w:r w:rsidR="009A5B56">
        <w:t xml:space="preserve"> Texas Tech University.</w:t>
      </w:r>
      <w:r w:rsidR="00F33193">
        <w:t xml:space="preserve"> </w:t>
      </w:r>
      <w:r w:rsidR="00F33193" w:rsidRPr="00F33193">
        <w:t>ICP’s contribution has received funding from the European Research Council (ERC) under the European Union’s Horizon 2020 research and innovation programme (grant agreement No: 787203 REALM).</w:t>
      </w:r>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Borer ET, Harpole WS, Adler PB, Lind EM, Orrock JL, Seabloom EW, Smith MD (2014) Finding generality in ecology: a model for globally distributed experiments. </w:t>
      </w:r>
      <w:r w:rsidRPr="000E55C7">
        <w:rPr>
          <w:i/>
          <w:iCs/>
          <w:noProof/>
        </w:rPr>
        <w:t>Methods in 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w:t>
      </w:r>
      <w:r w:rsidRPr="000E55C7">
        <w:rPr>
          <w:noProof/>
        </w:rPr>
        <w:lastRenderedPageBreak/>
        <w:t xml:space="preserve">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MT, Edwards EJ, Farquhar GD, Nicotra AB, Evans JR (2009) Nitrogen in cell walls of 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Liang X, Zhang T, Lu X et al. (2020) Global response patterns of plant photosynthesis to </w:t>
      </w:r>
      <w:r w:rsidRPr="000E55C7">
        <w:rPr>
          <w:noProof/>
        </w:rPr>
        <w:lastRenderedPageBreak/>
        <w:t>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w:t>
      </w:r>
      <w:r w:rsidRPr="000E55C7">
        <w:rPr>
          <w:noProof/>
        </w:rPr>
        <w:lastRenderedPageBreak/>
        <w:t xml:space="preserve">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w:t>
      </w:r>
      <w:r w:rsidRPr="000E55C7">
        <w:rPr>
          <w:noProof/>
        </w:rPr>
        <w:lastRenderedPageBreak/>
        <w:t xml:space="preserve">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 xml:space="preserve">Global Biogeochemical </w:t>
      </w:r>
      <w:r w:rsidRPr="000E55C7">
        <w:rPr>
          <w:i/>
          <w:iCs/>
          <w:noProof/>
        </w:rPr>
        <w:lastRenderedPageBreak/>
        <w:t>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955BF3"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Erika Hersch-Green" w:date="2022-01-06T11:53:00Z" w:initials="EH">
    <w:p w14:paraId="6100CC38" w14:textId="7755F3B2" w:rsidR="00E2494E" w:rsidRDefault="00E2494E">
      <w:pPr>
        <w:pStyle w:val="Kommentartext"/>
      </w:pPr>
      <w:r>
        <w:rPr>
          <w:rStyle w:val="Kommentarzeichen"/>
        </w:rPr>
        <w:annotationRef/>
      </w:r>
      <w:r>
        <w:t>I agree with Andrew although I am more familiar with the effect of temperature and moisture on photosynthetic metrics rather than Narea. I will come back to comment in paper.</w:t>
      </w:r>
    </w:p>
  </w:comment>
  <w:comment w:id="14" w:author="Andrew MacDougall" w:date="2022-01-06T09:36:00Z" w:initials="AM">
    <w:p w14:paraId="204E7051" w14:textId="6904DCA3" w:rsidR="00E2494E" w:rsidRDefault="00E2494E">
      <w:pPr>
        <w:pStyle w:val="Kommentartext"/>
      </w:pPr>
      <w:r>
        <w:rPr>
          <w:rStyle w:val="Kommentarzeichen"/>
        </w:rPr>
        <w:annotationRef/>
      </w:r>
      <w:r>
        <w:t xml:space="preserve">Climate is so broad, as temperature and precipitation/aridity can both have separate or interacting powerful effects on N dynamics. You only have so much space, but can you devote a sentence to outlining how temp and moisture can variously affect N uptake etc? </w:t>
      </w:r>
    </w:p>
  </w:comment>
  <w:comment w:id="15" w:author="Erika Hersch-Green" w:date="2022-01-06T11:57:00Z" w:initials="EH">
    <w:p w14:paraId="0AADA09A" w14:textId="3FDEFEF0" w:rsidR="00E2494E" w:rsidRDefault="00E2494E">
      <w:pPr>
        <w:pStyle w:val="Kommentartext"/>
      </w:pPr>
      <w:r>
        <w:rPr>
          <w:rStyle w:val="Kommentarzeichen"/>
        </w:rPr>
        <w:annotationRef/>
      </w:r>
      <w:r>
        <w:t>Climate (how defined? – temperature, precipitation) – I would specify</w:t>
      </w:r>
    </w:p>
  </w:comment>
  <w:comment w:id="27" w:author="Roscher, Christiane" w:date="2022-01-14T12:41:00Z" w:initials="RC">
    <w:p w14:paraId="7AA3E5E2" w14:textId="77F850DC" w:rsidR="00E2494E" w:rsidRDefault="00E2494E">
      <w:pPr>
        <w:pStyle w:val="Kommentartext"/>
      </w:pPr>
      <w:r>
        <w:rPr>
          <w:rStyle w:val="Kommentarzeichen"/>
        </w:rPr>
        <w:annotationRef/>
      </w:r>
      <w:r>
        <w:rPr>
          <w:noProof/>
        </w:rPr>
        <w:t>Add - which leaf traits?</w:t>
      </w:r>
    </w:p>
  </w:comment>
  <w:comment w:id="29" w:author="Erika Hersch-Green" w:date="2022-01-06T12:06:00Z" w:initials="EH">
    <w:p w14:paraId="3C6ED288" w14:textId="4A658582" w:rsidR="00E2494E" w:rsidRDefault="00E2494E">
      <w:pPr>
        <w:pStyle w:val="Kommentartext"/>
      </w:pPr>
      <w:r>
        <w:rPr>
          <w:rStyle w:val="Kommentarzeichen"/>
        </w:rPr>
        <w:annotationRef/>
      </w:r>
      <w:r>
        <w:t>I would put climate or what is used as “climate” in keywords or title</w:t>
      </w:r>
    </w:p>
  </w:comment>
  <w:comment w:id="41" w:author="Erika Hersch-Green [2]" w:date="2022-01-07T13:33:00Z" w:initials="EH">
    <w:p w14:paraId="5EC0AAA6" w14:textId="205F941F" w:rsidR="00E2494E" w:rsidRDefault="00E2494E">
      <w:pPr>
        <w:pStyle w:val="Kommentartext"/>
      </w:pPr>
      <w:r>
        <w:rPr>
          <w:rStyle w:val="Kommentarzeichen"/>
        </w:rPr>
        <w:annotationRef/>
      </w:r>
    </w:p>
  </w:comment>
  <w:comment w:id="42" w:author="Erika Hersch-Green [2]" w:date="2022-01-07T13:33:00Z" w:initials="EH">
    <w:p w14:paraId="004DD01E" w14:textId="4B9EE984" w:rsidR="00E2494E" w:rsidRDefault="00E2494E">
      <w:pPr>
        <w:pStyle w:val="Kommentartext"/>
      </w:pPr>
      <w:r>
        <w:rPr>
          <w:rStyle w:val="Kommentarzeichen"/>
        </w:rPr>
        <w:annotationRef/>
      </w:r>
      <w:r>
        <w:rPr>
          <w:noProof/>
        </w:rPr>
        <w:t>Also nucleic acids which are need for biomass accumulation - - slighly different but I think also important here?</w:t>
      </w:r>
    </w:p>
  </w:comment>
  <w:comment w:id="65" w:author="Erika Hersch-Green [2]" w:date="2022-01-07T13:51:00Z" w:initials="EH">
    <w:p w14:paraId="066943ED" w14:textId="1E8FDD30" w:rsidR="00E2494E" w:rsidRDefault="00E2494E">
      <w:pPr>
        <w:pStyle w:val="Kommentartext"/>
      </w:pPr>
      <w:r>
        <w:rPr>
          <w:rStyle w:val="Kommentarzeichen"/>
        </w:rPr>
        <w:annotationRef/>
      </w:r>
      <w:r>
        <w:rPr>
          <w:noProof/>
        </w:rPr>
        <w:t>Do you mean Amax or Anet</w:t>
      </w:r>
    </w:p>
  </w:comment>
  <w:comment w:id="76" w:author="Erika Hersch-Green [2]" w:date="2022-01-07T15:37:00Z" w:initials="EH">
    <w:p w14:paraId="035662C9" w14:textId="30E3F22B" w:rsidR="00E2494E" w:rsidRDefault="00E2494E">
      <w:pPr>
        <w:pStyle w:val="Kommentartext"/>
      </w:pPr>
      <w:r>
        <w:rPr>
          <w:rStyle w:val="Kommentarzeichen"/>
        </w:rPr>
        <w:annotationRef/>
      </w:r>
      <w:r>
        <w:t>This is unclear to me… because they are photosynthetically active they should have more N in leaves?</w:t>
      </w:r>
    </w:p>
  </w:comment>
  <w:comment w:id="97" w:author="Andrew MacDougall" w:date="2022-01-06T10:11:00Z" w:initials="AM">
    <w:p w14:paraId="4CD70F4C" w14:textId="2BD11190" w:rsidR="00E2494E" w:rsidRDefault="00E2494E">
      <w:pPr>
        <w:pStyle w:val="Kommentartext"/>
      </w:pPr>
      <w:r>
        <w:rPr>
          <w:rStyle w:val="Kommentarzeichen"/>
        </w:rPr>
        <w:annotationRef/>
      </w:r>
      <w:r>
        <w:t xml:space="preserve">Given that soil P appears to feature prominently in some of your results, do you want to introduce it here to, as a potentially important environmental factor? </w:t>
      </w:r>
    </w:p>
  </w:comment>
  <w:comment w:id="86" w:author="Erika Hersch-Green [2]" w:date="2022-01-10T16:27:00Z" w:initials="EH">
    <w:p w14:paraId="69C86B78" w14:textId="3170F83F" w:rsidR="00E2494E" w:rsidRDefault="00E2494E">
      <w:pPr>
        <w:pStyle w:val="Kommentartext"/>
      </w:pPr>
      <w:r>
        <w:rPr>
          <w:rStyle w:val="Kommentarzeichen"/>
        </w:rPr>
        <w:annotationRef/>
      </w:r>
      <w:r>
        <w:t>I think this is your aim 4?</w:t>
      </w:r>
    </w:p>
  </w:comment>
  <w:comment w:id="124" w:author="Roscher, Christiane" w:date="2022-01-14T12:59:00Z" w:initials="RC">
    <w:p w14:paraId="32DB8198" w14:textId="50511179" w:rsidR="00E2494E" w:rsidRDefault="00E2494E">
      <w:pPr>
        <w:pStyle w:val="Kommentartext"/>
      </w:pPr>
      <w:r>
        <w:rPr>
          <w:rStyle w:val="Kommentarzeichen"/>
        </w:rPr>
        <w:annotationRef/>
      </w:r>
      <w:r>
        <w:rPr>
          <w:noProof/>
        </w:rPr>
        <w:t>Yes, but under C limitation (light limitation), additional N could also be stored as nitrate in the leaves</w:t>
      </w:r>
    </w:p>
  </w:comment>
  <w:comment w:id="125" w:author="Andrew MacDougall" w:date="2022-01-06T09:49:00Z" w:initials="AM">
    <w:p w14:paraId="1A9258E8" w14:textId="77777777" w:rsidR="00E2494E" w:rsidRDefault="00E2494E">
      <w:pPr>
        <w:pStyle w:val="Kommentartext"/>
      </w:pPr>
      <w:r>
        <w:rPr>
          <w:rStyle w:val="Kommentarzeichen"/>
        </w:rPr>
        <w:annotationRef/>
      </w:r>
      <w:r>
        <w:t xml:space="preserve">If it’s only temperature, with no expected influence of moisture, than I would replace “climate” with “temperature” throughout. </w:t>
      </w:r>
    </w:p>
    <w:p w14:paraId="56BB566B" w14:textId="77777777" w:rsidR="00E2494E" w:rsidRDefault="00E2494E">
      <w:pPr>
        <w:pStyle w:val="Kommentartext"/>
      </w:pPr>
    </w:p>
    <w:p w14:paraId="00EB3849" w14:textId="7E879465" w:rsidR="00E2494E" w:rsidRDefault="00E2494E">
      <w:pPr>
        <w:pStyle w:val="Kommentartext"/>
        <w:rPr>
          <w:color w:val="000000" w:themeColor="text1"/>
        </w:rPr>
      </w:pPr>
      <w:r>
        <w:t>However, given that water use efficiency is a key player here (line 89-90) then must there not also be a precip/aridity effect of climate? For example, doesn’t w</w:t>
      </w:r>
      <w:r>
        <w:rPr>
          <w:color w:val="000000" w:themeColor="text1"/>
        </w:rPr>
        <w:t xml:space="preserve">ater availability regulate uptake of soluble N by plants via the transpiration stream and bulk flow through the soil? And doesn’t </w:t>
      </w:r>
      <w:r>
        <w:rPr>
          <w:color w:val="000000" w:themeColor="text1"/>
          <w:lang w:val="en-CA"/>
        </w:rPr>
        <w:t xml:space="preserve">eutrophication increases foliar N content that promotes photosynthesis ad growth, which in turn can increase water demands…? Not sure if any of this is relevant but I wonder if it might serve some mention? </w:t>
      </w:r>
    </w:p>
    <w:p w14:paraId="484795CE" w14:textId="060B7745" w:rsidR="00E2494E" w:rsidRDefault="00E2494E">
      <w:pPr>
        <w:pStyle w:val="Kommentartext"/>
      </w:pPr>
    </w:p>
  </w:comment>
  <w:comment w:id="127" w:author="Erika Hersch-Green [2]" w:date="2022-01-10T14:52:00Z" w:initials="EH">
    <w:p w14:paraId="6F6E597A" w14:textId="78365E4C" w:rsidR="00E2494E" w:rsidRDefault="00E2494E">
      <w:pPr>
        <w:pStyle w:val="Kommentartext"/>
      </w:pPr>
      <w:r>
        <w:rPr>
          <w:rStyle w:val="Kommentarzeichen"/>
        </w:rPr>
        <w:annotationRef/>
      </w:r>
      <w:r>
        <w:t>Perhaps just temperature if do not include precipitation?</w:t>
      </w:r>
    </w:p>
  </w:comment>
  <w:comment w:id="128" w:author="Erika Hersch-Green [2]" w:date="2022-01-10T16:14:00Z" w:initials="EH">
    <w:p w14:paraId="28E76914" w14:textId="77777777" w:rsidR="00E2494E" w:rsidRDefault="00E2494E">
      <w:pPr>
        <w:pStyle w:val="Kommentartext"/>
      </w:pPr>
      <w:r>
        <w:rPr>
          <w:rStyle w:val="Kommentarzeichen"/>
        </w:rPr>
        <w:annotationRef/>
      </w:r>
      <w:r>
        <w:t xml:space="preserve">What is the theory and how is this an expansion – what is being optimized here and what is costly? </w:t>
      </w:r>
    </w:p>
    <w:p w14:paraId="3358C055" w14:textId="77777777" w:rsidR="00E2494E" w:rsidRDefault="00E2494E">
      <w:pPr>
        <w:pStyle w:val="Kommentartext"/>
      </w:pPr>
    </w:p>
    <w:p w14:paraId="51141039" w14:textId="012B261B" w:rsidR="00E2494E" w:rsidRDefault="00E2494E">
      <w:pPr>
        <w:pStyle w:val="Kommentartext"/>
      </w:pPr>
      <w:r>
        <w:t>Or is it simply a tradeoff</w:t>
      </w:r>
    </w:p>
  </w:comment>
  <w:comment w:id="129" w:author="Erika Hersch-Green [2]" w:date="2022-01-10T16:13:00Z" w:initials="EH">
    <w:p w14:paraId="0E74240E" w14:textId="30E40F11" w:rsidR="00E2494E" w:rsidRDefault="00E2494E">
      <w:pPr>
        <w:pStyle w:val="Kommentartext"/>
      </w:pPr>
      <w:r>
        <w:rPr>
          <w:rStyle w:val="Kommentarzeichen"/>
        </w:rPr>
        <w:annotationRef/>
      </w:r>
      <w:r>
        <w:t>I am not sure why this would increase WUE</w:t>
      </w:r>
    </w:p>
  </w:comment>
  <w:comment w:id="133" w:author="Roscher, Christiane" w:date="2022-01-14T13:28:00Z" w:initials="RC">
    <w:p w14:paraId="37EEF3AA" w14:textId="4284CAED" w:rsidR="00E2494E" w:rsidRDefault="00E2494E">
      <w:pPr>
        <w:pStyle w:val="Kommentartext"/>
      </w:pPr>
      <w:r>
        <w:rPr>
          <w:rStyle w:val="Kommentarzeichen"/>
        </w:rPr>
        <w:annotationRef/>
      </w:r>
      <w:r>
        <w:rPr>
          <w:noProof/>
        </w:rPr>
        <w:t>The leaf traits in the add-on led by Jenn were mostly measured for the dominant species in each community. You already indicate here that the responses may depend on canopy openness. I would expect that Fig. 1 does not hold true for subordinate species (shade response: increased SLA, possibly nitrate storage). Perhaps, it would be useful to clarify that the analyses refers mostly to dominant and tall species in the grasslands.</w:t>
      </w:r>
    </w:p>
  </w:comment>
  <w:comment w:id="134" w:author="Erika Hersch-Green [2]" w:date="2022-01-10T16:30:00Z" w:initials="EH">
    <w:p w14:paraId="4D1A101B" w14:textId="25122DC3" w:rsidR="00E2494E" w:rsidRDefault="00E2494E">
      <w:pPr>
        <w:pStyle w:val="Kommentartext"/>
      </w:pPr>
      <w:r>
        <w:rPr>
          <w:rStyle w:val="Kommentarzeichen"/>
        </w:rPr>
        <w:annotationRef/>
      </w:r>
      <w:r>
        <w:t>I really like how this part is framed</w:t>
      </w:r>
    </w:p>
  </w:comment>
  <w:comment w:id="138" w:author="Andrew MacDougall" w:date="2022-01-06T10:01:00Z" w:initials="AM">
    <w:p w14:paraId="421C9E6E" w14:textId="6C55FCAB" w:rsidR="00E2494E" w:rsidRDefault="00E2494E">
      <w:pPr>
        <w:pStyle w:val="Kommentartext"/>
      </w:pPr>
      <w:r>
        <w:rPr>
          <w:rStyle w:val="Kommentarzeichen"/>
        </w:rPr>
        <w:annotationRef/>
      </w:r>
      <w:r>
        <w:t xml:space="preserve">Temperature only? </w:t>
      </w:r>
    </w:p>
  </w:comment>
  <w:comment w:id="140" w:author="Erika Hersch-Green [2]" w:date="2022-01-10T16:25:00Z" w:initials="EH">
    <w:p w14:paraId="104DE206" w14:textId="083F4EB6" w:rsidR="00E2494E" w:rsidRDefault="00E2494E">
      <w:pPr>
        <w:pStyle w:val="Kommentartext"/>
      </w:pPr>
      <w:r>
        <w:rPr>
          <w:rStyle w:val="Kommentarzeichen"/>
        </w:rPr>
        <w:annotationRef/>
      </w:r>
      <w:r>
        <w:t>Agree that this should be more clearly defined</w:t>
      </w:r>
    </w:p>
  </w:comment>
  <w:comment w:id="144" w:author="Erika Hersch-Green [2]" w:date="2022-01-10T17:06:00Z" w:initials="EH">
    <w:p w14:paraId="12E3663B" w14:textId="1EBE95F5" w:rsidR="00E2494E" w:rsidRDefault="00E2494E">
      <w:pPr>
        <w:pStyle w:val="Kommentartext"/>
      </w:pPr>
      <w:r>
        <w:rPr>
          <w:rStyle w:val="Kommentarzeichen"/>
        </w:rPr>
        <w:annotationRef/>
      </w:r>
      <w:r>
        <w:t>I would also define in text the first time used..why not have all the abbreviated terms</w:t>
      </w:r>
    </w:p>
  </w:comment>
  <w:comment w:id="145" w:author="Erika Hersch-Green [2]" w:date="2022-01-10T16:31:00Z" w:initials="EH">
    <w:p w14:paraId="2F44564B" w14:textId="32D96DDC" w:rsidR="00E2494E" w:rsidRDefault="00E2494E">
      <w:pPr>
        <w:pStyle w:val="Kommentartext"/>
      </w:pPr>
      <w:r>
        <w:rPr>
          <w:rStyle w:val="Kommentarzeichen"/>
        </w:rPr>
        <w:annotationRef/>
      </w:r>
      <w:r>
        <w:t xml:space="preserve">I agree that if Temperature is used as the only climate variable that this should be changed to reflect that </w:t>
      </w:r>
    </w:p>
  </w:comment>
  <w:comment w:id="146" w:author="Erika Hersch-Green [2]" w:date="2022-01-10T17:06:00Z" w:initials="EH">
    <w:p w14:paraId="1F1A5623" w14:textId="38A3539D" w:rsidR="00E2494E" w:rsidRDefault="00E2494E">
      <w:pPr>
        <w:pStyle w:val="Kommentartext"/>
      </w:pPr>
      <w:r>
        <w:rPr>
          <w:rStyle w:val="Kommentarzeichen"/>
        </w:rPr>
        <w:annotationRef/>
      </w:r>
      <w:r>
        <w:t>This is used for all photosynthesis metrics?</w:t>
      </w:r>
    </w:p>
  </w:comment>
  <w:comment w:id="147" w:author="Erika Hersch-Green [2]" w:date="2022-01-10T16:33:00Z" w:initials="EH">
    <w:p w14:paraId="29B61290" w14:textId="0FBCB56F" w:rsidR="00E2494E" w:rsidRDefault="00E2494E">
      <w:pPr>
        <w:pStyle w:val="Kommentartext"/>
      </w:pPr>
      <w:r>
        <w:rPr>
          <w:rStyle w:val="Kommentarzeichen"/>
        </w:rPr>
        <w:annotationRef/>
      </w:r>
      <w:r>
        <w:t>This is unclear as 2 plots have herbivore exclosures and are not mentioned… mention the whole design here and then specify which plots selected</w:t>
      </w:r>
    </w:p>
  </w:comment>
  <w:comment w:id="148" w:author="Erika Hersch-Green [2]" w:date="2022-01-07T14:00:00Z" w:initials="EH">
    <w:p w14:paraId="4C423667" w14:textId="7B3552BF" w:rsidR="00E2494E" w:rsidRDefault="00E2494E">
      <w:pPr>
        <w:pStyle w:val="Kommentartext"/>
      </w:pPr>
      <w:r>
        <w:rPr>
          <w:rStyle w:val="Kommentarzeichen"/>
        </w:rPr>
        <w:annotationRef/>
      </w:r>
      <w:r>
        <w:rPr>
          <w:noProof/>
        </w:rPr>
        <w:t>NEED to say which sites?</w:t>
      </w:r>
    </w:p>
  </w:comment>
  <w:comment w:id="149" w:author="Erika Hersch-Green [2]" w:date="2022-01-10T16:36:00Z" w:initials="EH">
    <w:p w14:paraId="3E44A830" w14:textId="42EF830F" w:rsidR="00E2494E" w:rsidRDefault="00E2494E">
      <w:pPr>
        <w:pStyle w:val="Kommentartext"/>
      </w:pPr>
      <w:r>
        <w:rPr>
          <w:rStyle w:val="Kommentarzeichen"/>
        </w:rPr>
        <w:annotationRef/>
      </w:r>
      <w:r>
        <w:t>How many NutNet sites?</w:t>
      </w:r>
    </w:p>
    <w:p w14:paraId="7E0D8824" w14:textId="51716A35" w:rsidR="00E2494E" w:rsidRDefault="00E2494E">
      <w:pPr>
        <w:pStyle w:val="Kommentartext"/>
      </w:pPr>
      <w:r>
        <w:t>Which plots did data come from?</w:t>
      </w:r>
    </w:p>
  </w:comment>
  <w:comment w:id="150" w:author="Erika Hersch-Green [2]" w:date="2022-01-11T09:02:00Z" w:initials="EH">
    <w:p w14:paraId="4E37C3AD" w14:textId="6EC10585" w:rsidR="00E2494E" w:rsidRDefault="00E2494E">
      <w:pPr>
        <w:pStyle w:val="Kommentartext"/>
      </w:pPr>
      <w:r>
        <w:rPr>
          <w:rStyle w:val="Kommentarzeichen"/>
        </w:rPr>
        <w:annotationRef/>
      </w:r>
      <w:r>
        <w:t xml:space="preserve">There are a lot of symbols and converting data to different parameters in equations. Perhaps include the bulk in an appendix and have this be about the parameters that you use in the statistical models. For example we calculated </w:t>
      </w:r>
      <w:r w:rsidRPr="00771C52">
        <w:rPr>
          <w:rFonts w:eastAsia="Times New Roman"/>
          <w:color w:val="000000"/>
        </w:rPr>
        <w:t>the ratio of intercellular to extracellular CO</w:t>
      </w:r>
      <w:r w:rsidRPr="00771C52">
        <w:rPr>
          <w:rFonts w:eastAsia="Times New Roman"/>
          <w:color w:val="000000"/>
          <w:vertAlign w:val="subscript"/>
        </w:rPr>
        <w:t>2</w:t>
      </w:r>
      <w:r w:rsidRPr="00771C52">
        <w:rPr>
          <w:rFonts w:eastAsia="Times New Roman"/>
          <w:color w:val="000000"/>
        </w:rPr>
        <w:t xml:space="preserve"> (χ; Pa Pa</w:t>
      </w:r>
      <w:r w:rsidRPr="00771C52">
        <w:rPr>
          <w:rFonts w:eastAsia="Times New Roman"/>
          <w:color w:val="000000"/>
          <w:vertAlign w:val="superscript"/>
        </w:rPr>
        <w:t>-1</w:t>
      </w:r>
      <w:r w:rsidRPr="00771C52">
        <w:rPr>
          <w:rFonts w:eastAsia="Times New Roman"/>
          <w:color w:val="000000"/>
        </w:rPr>
        <w:t>) from δ</w:t>
      </w:r>
      <w:r w:rsidRPr="00771C52">
        <w:rPr>
          <w:rFonts w:eastAsia="Times New Roman"/>
          <w:color w:val="000000"/>
          <w:vertAlign w:val="superscript"/>
        </w:rPr>
        <w:t>13</w:t>
      </w:r>
      <w:r w:rsidRPr="00771C52">
        <w:rPr>
          <w:rFonts w:eastAsia="Times New Roman"/>
          <w:color w:val="000000"/>
        </w:rPr>
        <w:t xml:space="preserve">C following Farquhar </w:t>
      </w:r>
      <w:r w:rsidRPr="00B05AC4">
        <w:rPr>
          <w:rFonts w:eastAsia="Times New Roman"/>
          <w:i/>
          <w:color w:val="000000"/>
        </w:rPr>
        <w:t>et al.</w:t>
      </w:r>
      <w:r>
        <w:rPr>
          <w:rFonts w:eastAsia="Times New Roman"/>
          <w:color w:val="000000"/>
        </w:rPr>
        <w:t xml:space="preserve"> </w:t>
      </w:r>
      <w:r>
        <w:rPr>
          <w:rFonts w:eastAsia="Times New Roman"/>
          <w:color w:val="000000"/>
        </w:rPr>
        <w:fldChar w:fldCharType="begin" w:fldLock="1"/>
      </w:r>
      <w:r>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Pr>
          <w:rFonts w:eastAsia="Times New Roman"/>
          <w:color w:val="000000"/>
        </w:rPr>
        <w:fldChar w:fldCharType="separate"/>
      </w:r>
      <w:r w:rsidRPr="003B0716">
        <w:rPr>
          <w:rFonts w:eastAsia="Times New Roman"/>
          <w:noProof/>
          <w:color w:val="000000"/>
        </w:rPr>
        <w:t>(1989)</w:t>
      </w:r>
      <w:r>
        <w:rPr>
          <w:rFonts w:eastAsia="Times New Roman"/>
          <w:color w:val="000000"/>
        </w:rPr>
        <w:fldChar w:fldCharType="end"/>
      </w:r>
      <w:r>
        <w:rPr>
          <w:rFonts w:eastAsia="Times New Roman"/>
          <w:color w:val="000000"/>
        </w:rPr>
        <w:t xml:space="preserve"> – see Appendix.</w:t>
      </w:r>
    </w:p>
  </w:comment>
  <w:comment w:id="151" w:author="Roscher, Christiane" w:date="2022-01-14T14:27:00Z" w:initials="RC">
    <w:p w14:paraId="5D79D8BB" w14:textId="67F067F3" w:rsidR="00E2494E" w:rsidRDefault="00E2494E">
      <w:pPr>
        <w:pStyle w:val="Kommentartext"/>
      </w:pPr>
      <w:r>
        <w:rPr>
          <w:rStyle w:val="Kommentarzeichen"/>
        </w:rPr>
        <w:annotationRef/>
      </w:r>
      <w:r>
        <w:rPr>
          <w:noProof/>
        </w:rPr>
        <w:t>Mention that the most dominant species were collected?</w:t>
      </w:r>
    </w:p>
  </w:comment>
  <w:comment w:id="152" w:author="Roscher, Christiane" w:date="2022-01-14T14:51:00Z" w:initials="RC">
    <w:p w14:paraId="6DBD96E5" w14:textId="1C6B10FD" w:rsidR="00E2494E" w:rsidRDefault="00E2494E">
      <w:pPr>
        <w:pStyle w:val="Kommentartext"/>
      </w:pPr>
      <w:r>
        <w:rPr>
          <w:rStyle w:val="Kommentarzeichen"/>
        </w:rPr>
        <w:annotationRef/>
      </w:r>
      <w:r>
        <w:rPr>
          <w:noProof/>
        </w:rPr>
        <w:t>The isotope data are not published in Firn et al. I think some information on the measurements should be given (instruments, standards used to calculate δ13C)</w:t>
      </w:r>
    </w:p>
  </w:comment>
  <w:comment w:id="154" w:author="Roscher, Christiane" w:date="2022-01-14T14:53:00Z" w:initials="RC">
    <w:p w14:paraId="4E241ACA" w14:textId="330E8C8D" w:rsidR="00E2494E" w:rsidRDefault="00E2494E">
      <w:pPr>
        <w:pStyle w:val="Kommentartext"/>
      </w:pPr>
      <w:r>
        <w:rPr>
          <w:rStyle w:val="Kommentarzeichen"/>
        </w:rPr>
        <w:annotationRef/>
      </w:r>
      <w:r>
        <w:rPr>
          <w:noProof/>
        </w:rPr>
        <w:t>I think for use of Δ13C it is also important to mention how the species were selected (dominant species). For subordinate species growing deeper in the canopy it is not easily possible to apply the equations because they likely also take up CO2 from soil respiration with a different isotopic signature.</w:t>
      </w:r>
    </w:p>
  </w:comment>
  <w:comment w:id="153" w:author="Erika Hersch-Green [2]" w:date="2022-01-10T16:45:00Z" w:initials="EH">
    <w:p w14:paraId="07323164" w14:textId="71776987" w:rsidR="00E2494E" w:rsidRDefault="00E2494E">
      <w:pPr>
        <w:pStyle w:val="Kommentartext"/>
      </w:pPr>
      <w:r>
        <w:rPr>
          <w:rStyle w:val="Kommentarzeichen"/>
        </w:rPr>
        <w:annotationRef/>
      </w:r>
      <w:r>
        <w:t>Again what plots were included – perhaps restricting it to plots with N added</w:t>
      </w:r>
    </w:p>
  </w:comment>
  <w:comment w:id="155" w:author="Erika Hersch-Green [2]" w:date="2022-01-10T16:47:00Z" w:initials="EH">
    <w:p w14:paraId="2D5ADA56" w14:textId="27A9AEE3" w:rsidR="00E2494E" w:rsidRDefault="00E2494E">
      <w:pPr>
        <w:pStyle w:val="Kommentartext"/>
      </w:pPr>
      <w:r>
        <w:rPr>
          <w:rStyle w:val="Kommentarzeichen"/>
        </w:rPr>
        <w:annotationRef/>
      </w:r>
      <w:r>
        <w:t>Curious if you also want to think about the coverage data. It is not biomass BUT it is most likely correlated AND it could be associated with each species. Perhaps doing a regression to correct for relationship between biomass and coverage for different groups of plants … grasses, gramanoids, forbs etc?</w:t>
      </w:r>
    </w:p>
  </w:comment>
  <w:comment w:id="156" w:author="Erika Hersch-Green [2]" w:date="2022-01-10T16:49:00Z" w:initials="EH">
    <w:p w14:paraId="689916C1" w14:textId="7F388AB4" w:rsidR="00E2494E" w:rsidRDefault="00E2494E">
      <w:pPr>
        <w:pStyle w:val="Kommentartext"/>
      </w:pPr>
      <w:r>
        <w:rPr>
          <w:rStyle w:val="Kommentarzeichen"/>
        </w:rPr>
        <w:annotationRef/>
      </w:r>
      <w:r>
        <w:t>I really think water is important as well as variation in water and temperature</w:t>
      </w:r>
    </w:p>
  </w:comment>
  <w:comment w:id="157" w:author="Andrew MacDougall" w:date="2022-01-06T10:03:00Z" w:initials="AM">
    <w:p w14:paraId="496E527F" w14:textId="3CB0AC2F" w:rsidR="00E2494E" w:rsidRDefault="00E2494E">
      <w:pPr>
        <w:pStyle w:val="Kommentartext"/>
      </w:pPr>
      <w:r>
        <w:rPr>
          <w:rStyle w:val="Kommentarzeichen"/>
        </w:rPr>
        <w:annotationRef/>
      </w:r>
      <w:r>
        <w:t xml:space="preserve">Ok – so no use of precip or aridity at all. Do you need to explain briefly why this isn’t not important? </w:t>
      </w:r>
    </w:p>
  </w:comment>
  <w:comment w:id="158" w:author="Roscher, Christiane" w:date="2022-01-14T14:59:00Z" w:initials="RC">
    <w:p w14:paraId="28B35A75" w14:textId="5189EE6F" w:rsidR="00E2494E" w:rsidRDefault="00E2494E">
      <w:pPr>
        <w:pStyle w:val="Kommentartext"/>
      </w:pPr>
      <w:r>
        <w:rPr>
          <w:rStyle w:val="Kommentarzeichen"/>
        </w:rPr>
        <w:annotationRef/>
      </w:r>
      <w:r>
        <w:rPr>
          <w:noProof/>
        </w:rPr>
        <w:t>The effects of the surrounding vegetation depend on the canopy position of the species - the tall and dominant species are probably less affected by dense surrounding vegetation.</w:t>
      </w:r>
    </w:p>
  </w:comment>
  <w:comment w:id="159" w:author="Erika Hersch-Green [2]" w:date="2022-01-10T16:52:00Z" w:initials="EH">
    <w:p w14:paraId="4D9A8780" w14:textId="77777777" w:rsidR="00E2494E" w:rsidRDefault="00E2494E">
      <w:pPr>
        <w:pStyle w:val="Kommentartext"/>
      </w:pPr>
      <w:r>
        <w:rPr>
          <w:rStyle w:val="Kommentarzeichen"/>
        </w:rPr>
        <w:annotationRef/>
      </w:r>
      <w:r>
        <w:t>Is there overlap in the sites for leaf trait and climate data?</w:t>
      </w:r>
    </w:p>
    <w:p w14:paraId="3B8A955C" w14:textId="77777777" w:rsidR="00E2494E" w:rsidRDefault="00E2494E">
      <w:pPr>
        <w:pStyle w:val="Kommentartext"/>
      </w:pPr>
    </w:p>
    <w:p w14:paraId="1C9B0E0B" w14:textId="77777777" w:rsidR="00E2494E" w:rsidRDefault="00E2494E">
      <w:pPr>
        <w:pStyle w:val="Kommentartext"/>
      </w:pPr>
      <w:r>
        <w:t>Perhaps overlay them on the same Figure?</w:t>
      </w:r>
    </w:p>
    <w:p w14:paraId="2922B188" w14:textId="77777777" w:rsidR="00E2494E" w:rsidRDefault="00E2494E">
      <w:pPr>
        <w:pStyle w:val="Kommentartext"/>
      </w:pPr>
    </w:p>
    <w:p w14:paraId="5CF2B279" w14:textId="77777777" w:rsidR="00E2494E" w:rsidRDefault="00E2494E">
      <w:pPr>
        <w:pStyle w:val="Kommentartext"/>
      </w:pPr>
    </w:p>
    <w:p w14:paraId="45AE17EA" w14:textId="13A3AF40" w:rsidR="00E2494E" w:rsidRDefault="00E2494E">
      <w:pPr>
        <w:pStyle w:val="Kommentartext"/>
      </w:pPr>
      <w:r>
        <w:t>Do you have multiple climate metrics in model or a composite variable?</w:t>
      </w:r>
    </w:p>
  </w:comment>
  <w:comment w:id="160" w:author="Erika Hersch-Green [2]" w:date="2022-01-11T09:05:00Z" w:initials="EH">
    <w:p w14:paraId="62BC9102" w14:textId="5DC4AD2B" w:rsidR="00E2494E" w:rsidRDefault="00E2494E">
      <w:pPr>
        <w:pStyle w:val="Kommentartext"/>
      </w:pPr>
      <w:r>
        <w:rPr>
          <w:rStyle w:val="Kommentarzeichen"/>
        </w:rPr>
        <w:annotationRef/>
      </w:r>
      <w:r>
        <w:t xml:space="preserve">Can you structure this such that deriving the various parameters are in the data used section as these were not statistically analyzed and then have an analysis section? </w:t>
      </w:r>
    </w:p>
    <w:p w14:paraId="29227D68" w14:textId="77777777" w:rsidR="00E2494E" w:rsidRDefault="00E2494E">
      <w:pPr>
        <w:pStyle w:val="Kommentartext"/>
      </w:pPr>
    </w:p>
    <w:p w14:paraId="0A734348" w14:textId="77777777" w:rsidR="00E2494E" w:rsidRDefault="00E2494E">
      <w:pPr>
        <w:pStyle w:val="Kommentartext"/>
        <w:rPr>
          <w:rFonts w:eastAsia="Times New Roman"/>
          <w:color w:val="000000"/>
        </w:rPr>
      </w:pPr>
      <w:r>
        <w:t xml:space="preserve">In the analysis section – also restructure to say we tested the 4 specific aims using a series of </w:t>
      </w:r>
      <w:r w:rsidRPr="00771C52">
        <w:rPr>
          <w:rFonts w:eastAsia="Times New Roman"/>
          <w:color w:val="000000"/>
        </w:rPr>
        <w:t>linear mixed effects model</w:t>
      </w:r>
      <w:r>
        <w:rPr>
          <w:rFonts w:eastAsia="Times New Roman"/>
          <w:color w:val="000000"/>
        </w:rPr>
        <w:t>s where X, Y, Z were treated as fixed effects and A,b c as random effects. To meet model assumptions – then list transformations. The go to each aim specifically?</w:t>
      </w:r>
    </w:p>
    <w:p w14:paraId="21C511EC" w14:textId="77777777" w:rsidR="00E2494E" w:rsidRDefault="00E2494E">
      <w:pPr>
        <w:pStyle w:val="Kommentartext"/>
      </w:pPr>
    </w:p>
    <w:p w14:paraId="77AFF154" w14:textId="77777777" w:rsidR="00E2494E" w:rsidRDefault="00E2494E">
      <w:pPr>
        <w:pStyle w:val="Kommentartext"/>
      </w:pPr>
      <w:r>
        <w:t xml:space="preserve">As it is now it is hard to see how each aim was tested. </w:t>
      </w:r>
    </w:p>
    <w:p w14:paraId="3C8892D9" w14:textId="77777777" w:rsidR="00E2494E" w:rsidRDefault="00E2494E">
      <w:pPr>
        <w:pStyle w:val="Kommentartext"/>
      </w:pPr>
    </w:p>
    <w:p w14:paraId="45DF94AD" w14:textId="224B9D84" w:rsidR="00E2494E" w:rsidRDefault="00E2494E">
      <w:pPr>
        <w:pStyle w:val="Kommentartext"/>
      </w:pPr>
      <w:r>
        <w:t>Lastly I would continue to restate the aims.</w:t>
      </w:r>
    </w:p>
  </w:comment>
  <w:comment w:id="161" w:author="Roscher, Christiane" w:date="2022-01-14T15:04:00Z" w:initials="RC">
    <w:p w14:paraId="31AF035D" w14:textId="7181E010" w:rsidR="00E2494E" w:rsidRDefault="00E2494E">
      <w:pPr>
        <w:pStyle w:val="Kommentartext"/>
      </w:pPr>
      <w:r>
        <w:rPr>
          <w:rStyle w:val="Kommentarzeichen"/>
        </w:rPr>
        <w:annotationRef/>
      </w:r>
      <w:r>
        <w:rPr>
          <w:noProof/>
        </w:rPr>
        <w:t>or vegetation structure for Ig?</w:t>
      </w:r>
    </w:p>
  </w:comment>
  <w:comment w:id="162" w:author="Erika Hersch-Green [2]" w:date="2022-01-10T16:55:00Z" w:initials="EH">
    <w:p w14:paraId="4A0CBE87" w14:textId="77777777" w:rsidR="00E2494E" w:rsidRDefault="00E2494E">
      <w:pPr>
        <w:pStyle w:val="Kommentartext"/>
      </w:pPr>
      <w:r>
        <w:rPr>
          <w:rStyle w:val="Kommentarzeichen"/>
        </w:rPr>
        <w:annotationRef/>
      </w:r>
      <w:r>
        <w:t xml:space="preserve">Other traits like storage, annual, perennial are probably relevant </w:t>
      </w:r>
    </w:p>
    <w:p w14:paraId="0DEADB87" w14:textId="77777777" w:rsidR="00E2494E" w:rsidRDefault="00E2494E">
      <w:pPr>
        <w:pStyle w:val="Kommentartext"/>
      </w:pPr>
    </w:p>
    <w:p w14:paraId="77FF4E87" w14:textId="4016D7F7" w:rsidR="00E2494E" w:rsidRDefault="00E2494E">
      <w:pPr>
        <w:pStyle w:val="Kommentartext"/>
      </w:pPr>
      <w:r>
        <w:t>Are legumes the only group that can fix nitrogen</w:t>
      </w:r>
    </w:p>
  </w:comment>
  <w:comment w:id="163" w:author="Erika Hersch-Green [2]" w:date="2022-01-10T17:01:00Z" w:initials="EH">
    <w:p w14:paraId="36DDE13A" w14:textId="7713CEBD" w:rsidR="00E2494E" w:rsidRDefault="00E2494E">
      <w:pPr>
        <w:pStyle w:val="Kommentartext"/>
      </w:pPr>
      <w:r>
        <w:rPr>
          <w:rStyle w:val="Kommentarzeichen"/>
        </w:rPr>
        <w:annotationRef/>
      </w:r>
      <w:r>
        <w:t xml:space="preserve">Can these formulas be included – perhaps all the conversions in a Table with appropriate Citations. I think it is interesting to see like you did for Nrubisco </w:t>
      </w:r>
    </w:p>
  </w:comment>
  <w:comment w:id="164" w:author="Erika Hersch-Green [2]" w:date="2022-01-11T09:17:00Z" w:initials="EH">
    <w:p w14:paraId="7CC122BB" w14:textId="777FD014" w:rsidR="00E2494E" w:rsidRDefault="00E2494E">
      <w:pPr>
        <w:pStyle w:val="Kommentartext"/>
      </w:pPr>
      <w:r>
        <w:rPr>
          <w:rStyle w:val="Kommentarzeichen"/>
        </w:rPr>
        <w:annotationRef/>
      </w:r>
      <w:r>
        <w:t>Maybe have a punch line indicating main result</w:t>
      </w:r>
    </w:p>
  </w:comment>
  <w:comment w:id="165" w:author="Erika Hersch-Green [2]" w:date="2022-01-11T09:18:00Z" w:initials="EH">
    <w:p w14:paraId="0E545443" w14:textId="472EFAE2" w:rsidR="00E2494E" w:rsidRDefault="00E2494E">
      <w:pPr>
        <w:pStyle w:val="Kommentartext"/>
      </w:pPr>
      <w:r>
        <w:rPr>
          <w:rStyle w:val="Kommentarzeichen"/>
        </w:rPr>
        <w:annotationRef/>
      </w:r>
      <w:r>
        <w:t>State what these parameters are again… confusing to go back to table each time</w:t>
      </w:r>
    </w:p>
  </w:comment>
  <w:comment w:id="168" w:author="Roscher, Christiane" w:date="2022-01-14T15:46:00Z" w:initials="RC">
    <w:p w14:paraId="06219A30" w14:textId="3E5730E4" w:rsidR="00D87A9D" w:rsidRDefault="00D87A9D">
      <w:pPr>
        <w:pStyle w:val="Kommentartext"/>
      </w:pPr>
      <w:r>
        <w:rPr>
          <w:rStyle w:val="Kommentarzeichen"/>
        </w:rPr>
        <w:annotationRef/>
      </w:r>
      <w:r w:rsidR="00690142">
        <w:rPr>
          <w:noProof/>
        </w:rPr>
        <w:t>I</w:t>
      </w:r>
      <w:r w:rsidR="00690142">
        <w:rPr>
          <w:noProof/>
        </w:rPr>
        <w:t xml:space="preserve"> </w:t>
      </w:r>
      <w:r w:rsidR="00690142">
        <w:rPr>
          <w:noProof/>
        </w:rPr>
        <w:t>a</w:t>
      </w:r>
      <w:r w:rsidR="00690142">
        <w:rPr>
          <w:noProof/>
        </w:rPr>
        <w:t>m</w:t>
      </w:r>
      <w:r w:rsidR="00690142">
        <w:rPr>
          <w:noProof/>
        </w:rPr>
        <w:t xml:space="preserve"> </w:t>
      </w:r>
      <w:r w:rsidR="00690142">
        <w:rPr>
          <w:noProof/>
        </w:rPr>
        <w:t>n</w:t>
      </w:r>
      <w:r w:rsidR="00690142">
        <w:rPr>
          <w:noProof/>
        </w:rPr>
        <w:t>o</w:t>
      </w:r>
      <w:r w:rsidR="00690142">
        <w:rPr>
          <w:noProof/>
        </w:rPr>
        <w:t>t</w:t>
      </w:r>
      <w:r w:rsidR="00690142">
        <w:rPr>
          <w:noProof/>
        </w:rPr>
        <w:t xml:space="preserve"> </w:t>
      </w:r>
      <w:r w:rsidR="00690142">
        <w:rPr>
          <w:noProof/>
        </w:rPr>
        <w:t>s</w:t>
      </w:r>
      <w:r w:rsidR="00690142">
        <w:rPr>
          <w:noProof/>
        </w:rPr>
        <w:t>u</w:t>
      </w:r>
      <w:r w:rsidR="00690142">
        <w:rPr>
          <w:noProof/>
        </w:rPr>
        <w:t>r</w:t>
      </w:r>
      <w:r w:rsidR="00690142">
        <w:rPr>
          <w:noProof/>
        </w:rPr>
        <w:t>e</w:t>
      </w:r>
      <w:r w:rsidR="00690142">
        <w:rPr>
          <w:noProof/>
        </w:rPr>
        <w:t xml:space="preserve"> </w:t>
      </w:r>
      <w:r w:rsidR="00690142">
        <w:rPr>
          <w:noProof/>
        </w:rPr>
        <w:t>a</w:t>
      </w:r>
      <w:r w:rsidR="00690142">
        <w:rPr>
          <w:noProof/>
        </w:rPr>
        <w:t>b</w:t>
      </w:r>
      <w:r w:rsidR="00690142">
        <w:rPr>
          <w:noProof/>
        </w:rPr>
        <w:t>o</w:t>
      </w:r>
      <w:r w:rsidR="00690142">
        <w:rPr>
          <w:noProof/>
        </w:rPr>
        <w:t>u</w:t>
      </w:r>
      <w:r w:rsidR="00690142">
        <w:rPr>
          <w:noProof/>
        </w:rPr>
        <w:t>t</w:t>
      </w:r>
      <w:r w:rsidR="00690142">
        <w:rPr>
          <w:noProof/>
        </w:rPr>
        <w:t xml:space="preserve"> </w:t>
      </w:r>
      <w:r w:rsidR="00690142">
        <w:rPr>
          <w:noProof/>
        </w:rPr>
        <w:t>t</w:t>
      </w:r>
      <w:r w:rsidR="00690142">
        <w:rPr>
          <w:noProof/>
        </w:rPr>
        <w:t>r</w:t>
      </w:r>
      <w:r w:rsidR="00690142">
        <w:rPr>
          <w:noProof/>
        </w:rPr>
        <w:t>e</w:t>
      </w:r>
      <w:r w:rsidR="00690142">
        <w:rPr>
          <w:noProof/>
        </w:rPr>
        <w:t>a</w:t>
      </w:r>
      <w:r w:rsidR="00690142">
        <w:rPr>
          <w:noProof/>
        </w:rPr>
        <w:t>t</w:t>
      </w:r>
      <w:r w:rsidR="00690142">
        <w:rPr>
          <w:noProof/>
        </w:rPr>
        <w:t>i</w:t>
      </w:r>
      <w:r w:rsidR="00690142">
        <w:rPr>
          <w:noProof/>
        </w:rPr>
        <w:t>n</w:t>
      </w:r>
      <w:r w:rsidR="00690142">
        <w:rPr>
          <w:noProof/>
        </w:rPr>
        <w:t>g</w:t>
      </w:r>
      <w:r w:rsidR="00690142">
        <w:rPr>
          <w:noProof/>
        </w:rPr>
        <w:t xml:space="preserve"> </w:t>
      </w:r>
      <w:r w:rsidR="00690142">
        <w:rPr>
          <w:noProof/>
        </w:rPr>
        <w:t>I</w:t>
      </w:r>
      <w:r w:rsidR="00690142">
        <w:rPr>
          <w:noProof/>
        </w:rPr>
        <w:t>g</w:t>
      </w:r>
      <w:r w:rsidR="00690142">
        <w:rPr>
          <w:noProof/>
        </w:rPr>
        <w:t xml:space="preserve"> </w:t>
      </w:r>
      <w:r w:rsidR="00690142">
        <w:rPr>
          <w:noProof/>
        </w:rPr>
        <w:t>a</w:t>
      </w:r>
      <w:r w:rsidR="00690142">
        <w:rPr>
          <w:noProof/>
        </w:rPr>
        <w:t>s</w:t>
      </w:r>
      <w:r w:rsidR="00690142">
        <w:rPr>
          <w:noProof/>
        </w:rPr>
        <w:t xml:space="preserve"> </w:t>
      </w:r>
      <w:r w:rsidR="00690142">
        <w:rPr>
          <w:noProof/>
        </w:rPr>
        <w:t>c</w:t>
      </w:r>
      <w:r w:rsidR="00690142">
        <w:rPr>
          <w:noProof/>
        </w:rPr>
        <w:t>l</w:t>
      </w:r>
      <w:r w:rsidR="00690142">
        <w:rPr>
          <w:noProof/>
        </w:rPr>
        <w:t>i</w:t>
      </w:r>
      <w:r w:rsidR="00690142">
        <w:rPr>
          <w:noProof/>
        </w:rPr>
        <w:t>m</w:t>
      </w:r>
      <w:r w:rsidR="00690142">
        <w:rPr>
          <w:noProof/>
        </w:rPr>
        <w:t>a</w:t>
      </w:r>
      <w:r w:rsidR="00690142">
        <w:rPr>
          <w:noProof/>
        </w:rPr>
        <w:t>t</w:t>
      </w:r>
      <w:r w:rsidR="00690142">
        <w:rPr>
          <w:noProof/>
        </w:rPr>
        <w:t>e</w:t>
      </w:r>
      <w:r w:rsidR="00690142">
        <w:rPr>
          <w:noProof/>
        </w:rPr>
        <w:t xml:space="preserve"> </w:t>
      </w:r>
      <w:r w:rsidR="00690142">
        <w:rPr>
          <w:noProof/>
        </w:rPr>
        <w:t>v</w:t>
      </w:r>
      <w:r w:rsidR="00690142">
        <w:rPr>
          <w:noProof/>
        </w:rPr>
        <w:t>a</w:t>
      </w:r>
      <w:r w:rsidR="00690142">
        <w:rPr>
          <w:noProof/>
        </w:rPr>
        <w:t>r</w:t>
      </w:r>
      <w:r w:rsidR="00690142">
        <w:rPr>
          <w:noProof/>
        </w:rPr>
        <w:t>i</w:t>
      </w:r>
      <w:r w:rsidR="00690142">
        <w:rPr>
          <w:noProof/>
        </w:rPr>
        <w:t>a</w:t>
      </w:r>
      <w:r w:rsidR="00690142">
        <w:rPr>
          <w:noProof/>
        </w:rPr>
        <w:t>b</w:t>
      </w:r>
      <w:r w:rsidR="00690142">
        <w:rPr>
          <w:noProof/>
        </w:rPr>
        <w:t>l</w:t>
      </w:r>
      <w:r w:rsidR="00690142">
        <w:rPr>
          <w:noProof/>
        </w:rPr>
        <w:t>e</w:t>
      </w:r>
      <w:r w:rsidR="00690142">
        <w:rPr>
          <w:noProof/>
        </w:rPr>
        <w:t xml:space="preserve"> </w:t>
      </w:r>
      <w:r w:rsidR="00690142">
        <w:rPr>
          <w:noProof/>
        </w:rPr>
        <w:t>e</w:t>
      </w:r>
      <w:r w:rsidR="00690142">
        <w:rPr>
          <w:noProof/>
        </w:rPr>
        <w:t>v</w:t>
      </w:r>
      <w:r w:rsidR="00690142">
        <w:rPr>
          <w:noProof/>
        </w:rPr>
        <w:t>e</w:t>
      </w:r>
      <w:r w:rsidR="00690142">
        <w:rPr>
          <w:noProof/>
        </w:rPr>
        <w:t>n</w:t>
      </w:r>
      <w:r w:rsidR="00690142">
        <w:rPr>
          <w:noProof/>
        </w:rPr>
        <w:t xml:space="preserve"> </w:t>
      </w:r>
      <w:r w:rsidR="00690142">
        <w:rPr>
          <w:noProof/>
        </w:rPr>
        <w:t>i</w:t>
      </w:r>
      <w:r w:rsidR="00690142">
        <w:rPr>
          <w:noProof/>
        </w:rPr>
        <w:t>f</w:t>
      </w:r>
      <w:r w:rsidR="00690142">
        <w:rPr>
          <w:noProof/>
        </w:rPr>
        <w:t xml:space="preserve"> </w:t>
      </w:r>
      <w:r w:rsidR="00690142">
        <w:rPr>
          <w:noProof/>
        </w:rPr>
        <w:t>c</w:t>
      </w:r>
      <w:r w:rsidR="00690142">
        <w:rPr>
          <w:noProof/>
        </w:rPr>
        <w:t>o</w:t>
      </w:r>
      <w:r w:rsidR="00690142">
        <w:rPr>
          <w:noProof/>
        </w:rPr>
        <w:t>u</w:t>
      </w:r>
      <w:r w:rsidR="00690142">
        <w:rPr>
          <w:noProof/>
        </w:rPr>
        <w:t>r</w:t>
      </w:r>
      <w:r w:rsidR="00690142">
        <w:rPr>
          <w:noProof/>
        </w:rPr>
        <w:t>s</w:t>
      </w:r>
      <w:r w:rsidR="00690142">
        <w:rPr>
          <w:noProof/>
        </w:rPr>
        <w:t>e</w:t>
      </w:r>
      <w:r w:rsidR="00690142">
        <w:rPr>
          <w:noProof/>
        </w:rPr>
        <w:t xml:space="preserve"> </w:t>
      </w:r>
      <w:r w:rsidR="00690142">
        <w:rPr>
          <w:noProof/>
        </w:rPr>
        <w:t>l</w:t>
      </w:r>
      <w:r w:rsidR="00690142">
        <w:rPr>
          <w:noProof/>
        </w:rPr>
        <w:t>e</w:t>
      </w:r>
      <w:r w:rsidR="00690142">
        <w:rPr>
          <w:noProof/>
        </w:rPr>
        <w:t>a</w:t>
      </w:r>
      <w:r w:rsidR="00690142">
        <w:rPr>
          <w:noProof/>
        </w:rPr>
        <w:t>f</w:t>
      </w:r>
      <w:r w:rsidR="00690142">
        <w:rPr>
          <w:noProof/>
        </w:rPr>
        <w:t xml:space="preserve"> </w:t>
      </w:r>
      <w:r w:rsidR="00690142">
        <w:rPr>
          <w:noProof/>
        </w:rPr>
        <w:t>a</w:t>
      </w:r>
      <w:r w:rsidR="00690142">
        <w:rPr>
          <w:noProof/>
        </w:rPr>
        <w:t>r</w:t>
      </w:r>
      <w:r w:rsidR="00690142">
        <w:rPr>
          <w:noProof/>
        </w:rPr>
        <w:t>e</w:t>
      </w:r>
      <w:r w:rsidR="00690142">
        <w:rPr>
          <w:noProof/>
        </w:rPr>
        <w:t>a</w:t>
      </w:r>
      <w:r w:rsidR="00690142">
        <w:rPr>
          <w:noProof/>
        </w:rPr>
        <w:t xml:space="preserve"> </w:t>
      </w:r>
      <w:r w:rsidR="00690142">
        <w:rPr>
          <w:noProof/>
        </w:rPr>
        <w:t>i</w:t>
      </w:r>
      <w:r w:rsidR="00690142">
        <w:rPr>
          <w:noProof/>
        </w:rPr>
        <w:t>n</w:t>
      </w:r>
      <w:r w:rsidR="00690142">
        <w:rPr>
          <w:noProof/>
        </w:rPr>
        <w:t>d</w:t>
      </w:r>
      <w:r w:rsidR="00690142">
        <w:rPr>
          <w:noProof/>
        </w:rPr>
        <w:t>e</w:t>
      </w:r>
      <w:r w:rsidR="00690142">
        <w:rPr>
          <w:noProof/>
        </w:rPr>
        <w:t>x</w:t>
      </w:r>
      <w:r w:rsidR="00690142">
        <w:rPr>
          <w:noProof/>
        </w:rPr>
        <w:t xml:space="preserve"> </w:t>
      </w:r>
      <w:r w:rsidR="00690142">
        <w:rPr>
          <w:noProof/>
        </w:rPr>
        <w:t>a</w:t>
      </w:r>
      <w:r w:rsidR="00690142">
        <w:rPr>
          <w:noProof/>
        </w:rPr>
        <w:t>n</w:t>
      </w:r>
      <w:r w:rsidR="00690142">
        <w:rPr>
          <w:noProof/>
        </w:rPr>
        <w:t>d</w:t>
      </w:r>
      <w:r w:rsidR="00690142">
        <w:rPr>
          <w:noProof/>
        </w:rPr>
        <w:t xml:space="preserve"> </w:t>
      </w:r>
      <w:r w:rsidR="00690142">
        <w:rPr>
          <w:noProof/>
        </w:rPr>
        <w:t>p</w:t>
      </w:r>
      <w:r w:rsidR="00690142">
        <w:rPr>
          <w:noProof/>
        </w:rPr>
        <w:t>l</w:t>
      </w:r>
      <w:r w:rsidR="00690142">
        <w:rPr>
          <w:noProof/>
        </w:rPr>
        <w:t>a</w:t>
      </w:r>
      <w:r w:rsidR="00690142">
        <w:rPr>
          <w:noProof/>
        </w:rPr>
        <w:t>n</w:t>
      </w:r>
      <w:r w:rsidR="00690142">
        <w:rPr>
          <w:noProof/>
        </w:rPr>
        <w:t>t</w:t>
      </w:r>
      <w:r w:rsidR="00690142">
        <w:rPr>
          <w:noProof/>
        </w:rPr>
        <w:t xml:space="preserve"> </w:t>
      </w:r>
      <w:r w:rsidR="00690142">
        <w:rPr>
          <w:noProof/>
        </w:rPr>
        <w:t>p</w:t>
      </w:r>
      <w:r w:rsidR="00690142">
        <w:rPr>
          <w:noProof/>
        </w:rPr>
        <w:t>r</w:t>
      </w:r>
      <w:r w:rsidR="00690142">
        <w:rPr>
          <w:noProof/>
        </w:rPr>
        <w:t>o</w:t>
      </w:r>
      <w:r w:rsidR="00690142">
        <w:rPr>
          <w:noProof/>
        </w:rPr>
        <w:t>d</w:t>
      </w:r>
      <w:r w:rsidR="00690142">
        <w:rPr>
          <w:noProof/>
        </w:rPr>
        <w:t>u</w:t>
      </w:r>
      <w:r w:rsidR="00690142">
        <w:rPr>
          <w:noProof/>
        </w:rPr>
        <w:t>c</w:t>
      </w:r>
      <w:r w:rsidR="00690142">
        <w:rPr>
          <w:noProof/>
        </w:rPr>
        <w:t>t</w:t>
      </w:r>
      <w:r w:rsidR="00690142">
        <w:rPr>
          <w:noProof/>
        </w:rPr>
        <w:t>i</w:t>
      </w:r>
      <w:r w:rsidR="00690142">
        <w:rPr>
          <w:noProof/>
        </w:rPr>
        <w:t>v</w:t>
      </w:r>
      <w:r w:rsidR="00690142">
        <w:rPr>
          <w:noProof/>
        </w:rPr>
        <w:t>i</w:t>
      </w:r>
      <w:r w:rsidR="00690142">
        <w:rPr>
          <w:noProof/>
        </w:rPr>
        <w:t>t</w:t>
      </w:r>
      <w:r w:rsidR="00690142">
        <w:rPr>
          <w:noProof/>
        </w:rPr>
        <w:t>y</w:t>
      </w:r>
      <w:r w:rsidR="00690142">
        <w:rPr>
          <w:noProof/>
        </w:rPr>
        <w:t xml:space="preserve"> </w:t>
      </w:r>
      <w:r w:rsidR="00690142">
        <w:rPr>
          <w:noProof/>
        </w:rPr>
        <w:t>d</w:t>
      </w:r>
      <w:r w:rsidR="00690142">
        <w:rPr>
          <w:noProof/>
        </w:rPr>
        <w:t>e</w:t>
      </w:r>
      <w:r w:rsidR="00690142">
        <w:rPr>
          <w:noProof/>
        </w:rPr>
        <w:t>p</w:t>
      </w:r>
      <w:r w:rsidR="00690142">
        <w:rPr>
          <w:noProof/>
        </w:rPr>
        <w:t>e</w:t>
      </w:r>
      <w:r w:rsidR="00690142">
        <w:rPr>
          <w:noProof/>
        </w:rPr>
        <w:t>n</w:t>
      </w:r>
      <w:r w:rsidR="00690142">
        <w:rPr>
          <w:noProof/>
        </w:rPr>
        <w:t>d</w:t>
      </w:r>
      <w:r w:rsidR="00690142">
        <w:rPr>
          <w:noProof/>
        </w:rPr>
        <w:t xml:space="preserve"> </w:t>
      </w:r>
      <w:r w:rsidR="00690142">
        <w:rPr>
          <w:noProof/>
        </w:rPr>
        <w:t>o</w:t>
      </w:r>
      <w:r w:rsidR="00690142">
        <w:rPr>
          <w:noProof/>
        </w:rPr>
        <w:t>n</w:t>
      </w:r>
      <w:r w:rsidR="00690142">
        <w:rPr>
          <w:noProof/>
        </w:rPr>
        <w:t xml:space="preserve"> </w:t>
      </w:r>
      <w:r w:rsidR="00690142">
        <w:rPr>
          <w:noProof/>
        </w:rPr>
        <w:t>c</w:t>
      </w:r>
      <w:r w:rsidR="00690142">
        <w:rPr>
          <w:noProof/>
        </w:rPr>
        <w:t>l</w:t>
      </w:r>
      <w:r w:rsidR="00690142">
        <w:rPr>
          <w:noProof/>
        </w:rPr>
        <w:t>i</w:t>
      </w:r>
      <w:r w:rsidR="00690142">
        <w:rPr>
          <w:noProof/>
        </w:rPr>
        <w:t>m</w:t>
      </w:r>
      <w:r w:rsidR="00690142">
        <w:rPr>
          <w:noProof/>
        </w:rPr>
        <w:t>a</w:t>
      </w:r>
      <w:r w:rsidR="00690142">
        <w:rPr>
          <w:noProof/>
        </w:rPr>
        <w:t>t</w:t>
      </w:r>
      <w:r w:rsidR="00690142">
        <w:rPr>
          <w:noProof/>
        </w:rPr>
        <w:t>e</w:t>
      </w:r>
      <w:r w:rsidR="00690142">
        <w:rPr>
          <w:noProof/>
        </w:rPr>
        <w:t>.</w:t>
      </w:r>
    </w:p>
  </w:comment>
  <w:comment w:id="169" w:author="Erika Hersch-Green [2]" w:date="2022-01-11T09:20:00Z" w:initials="EH">
    <w:p w14:paraId="1DBEC0CF" w14:textId="186E029D" w:rsidR="00E2494E" w:rsidRDefault="00E2494E">
      <w:pPr>
        <w:pStyle w:val="Kommentartext"/>
      </w:pPr>
      <w:r>
        <w:rPr>
          <w:rStyle w:val="Kommentarzeichen"/>
        </w:rPr>
        <w:annotationRef/>
      </w:r>
      <w:r>
        <w:t>Individually or combined?</w:t>
      </w:r>
    </w:p>
  </w:comment>
  <w:comment w:id="170" w:author="Erika Hersch-Green [2]" w:date="2022-01-11T09:21:00Z" w:initials="EH">
    <w:p w14:paraId="553FA71A" w14:textId="77777777" w:rsidR="00E2494E" w:rsidRDefault="00E2494E">
      <w:pPr>
        <w:pStyle w:val="Kommentartext"/>
        <w:rPr>
          <w:rFonts w:eastAsia="Times New Roman"/>
          <w:color w:val="000000"/>
        </w:rPr>
      </w:pPr>
      <w:r>
        <w:rPr>
          <w:rStyle w:val="Kommentarzeichen"/>
        </w:rPr>
        <w:annotationRef/>
      </w:r>
      <w:r>
        <w:t xml:space="preserve">This is confusing with the percentages as they are lower than </w:t>
      </w:r>
      <w:r w:rsidRPr="00993C6A">
        <w:rPr>
          <w:rFonts w:eastAsia="Times New Roman"/>
          <w:color w:val="000000"/>
        </w:rPr>
        <w:t>28.6%</w:t>
      </w:r>
    </w:p>
    <w:p w14:paraId="3DC5147A" w14:textId="77777777" w:rsidR="00E2494E" w:rsidRDefault="00E2494E">
      <w:pPr>
        <w:pStyle w:val="Kommentartext"/>
      </w:pPr>
    </w:p>
    <w:p w14:paraId="39FEE1A9" w14:textId="658B5C7B" w:rsidR="00E2494E" w:rsidRDefault="00E2494E">
      <w:pPr>
        <w:pStyle w:val="Kommentartext"/>
      </w:pPr>
      <w:r>
        <w:t>Perhaps be consistent in listing the relative importance in the model which is different than how it affects Narea– so add relative importance for N treatment</w:t>
      </w:r>
    </w:p>
  </w:comment>
  <w:comment w:id="171" w:author="Erika Hersch-Green [2]" w:date="2022-01-11T09:26:00Z" w:initials="EH">
    <w:p w14:paraId="50C869F7" w14:textId="1EB1E37A" w:rsidR="00E2494E" w:rsidRDefault="00E2494E">
      <w:pPr>
        <w:pStyle w:val="Kommentartext"/>
      </w:pPr>
      <w:r>
        <w:rPr>
          <w:rStyle w:val="Kommentarzeichen"/>
        </w:rPr>
        <w:annotationRef/>
      </w:r>
      <w:r>
        <w:t>While this is cool I am not sure if this adds to Table 2</w:t>
      </w:r>
    </w:p>
  </w:comment>
  <w:comment w:id="172" w:author="Erika Hersch-Green [2]" w:date="2022-01-11T09:27:00Z" w:initials="EH">
    <w:p w14:paraId="37018B90" w14:textId="77777777" w:rsidR="00E2494E" w:rsidRDefault="00E2494E">
      <w:pPr>
        <w:pStyle w:val="Kommentartext"/>
      </w:pPr>
      <w:r>
        <w:rPr>
          <w:rStyle w:val="Kommentarzeichen"/>
        </w:rPr>
        <w:annotationRef/>
      </w:r>
      <w:r>
        <w:t>Aim 2</w:t>
      </w:r>
    </w:p>
    <w:p w14:paraId="003871A9" w14:textId="77777777" w:rsidR="00E2494E" w:rsidRDefault="00E2494E">
      <w:pPr>
        <w:pStyle w:val="Kommentartext"/>
      </w:pPr>
    </w:p>
    <w:p w14:paraId="274D4120" w14:textId="7B8C6CDD" w:rsidR="00E2494E" w:rsidRDefault="00E2494E">
      <w:pPr>
        <w:pStyle w:val="Kommentartext"/>
      </w:pPr>
      <w:r>
        <w:t>Is this model like Aim 1 but with added variables? Can you include all in one model? Perhaps I am missing something?</w:t>
      </w:r>
    </w:p>
  </w:comment>
  <w:comment w:id="175" w:author="Erika Hersch-Green [2]" w:date="2022-01-11T09:29:00Z" w:initials="EH">
    <w:p w14:paraId="5ECDDE4F" w14:textId="4580172A" w:rsidR="00E2494E" w:rsidRDefault="00E2494E">
      <w:pPr>
        <w:pStyle w:val="Kommentartext"/>
      </w:pPr>
      <w:r>
        <w:rPr>
          <w:rStyle w:val="Kommentarzeichen"/>
        </w:rPr>
        <w:annotationRef/>
      </w:r>
      <w:r>
        <w:t>Aim 3</w:t>
      </w:r>
    </w:p>
  </w:comment>
  <w:comment w:id="178" w:author="Erika Hersch-Green [2]" w:date="2022-01-11T09:31:00Z" w:initials="EH">
    <w:p w14:paraId="64B1767D" w14:textId="12E6BCE0" w:rsidR="00E2494E" w:rsidRDefault="00E2494E">
      <w:pPr>
        <w:pStyle w:val="Kommentartext"/>
      </w:pPr>
      <w:r>
        <w:rPr>
          <w:rStyle w:val="Kommentarzeichen"/>
        </w:rPr>
        <w:annotationRef/>
      </w:r>
      <w:r>
        <w:t>Curious why you did not put C3/C4 and other species traits in model?</w:t>
      </w:r>
    </w:p>
  </w:comment>
  <w:comment w:id="203" w:author="Andrew MacDougall" w:date="2022-01-06T10:09:00Z" w:initials="AM">
    <w:p w14:paraId="15C7D920" w14:textId="2BE30519" w:rsidR="00E2494E" w:rsidRDefault="00E2494E">
      <w:pPr>
        <w:pStyle w:val="Kommentartext"/>
      </w:pPr>
      <w:r>
        <w:rPr>
          <w:rStyle w:val="Kommentarzeichen"/>
        </w:rPr>
        <w:annotationRef/>
      </w:r>
      <w:r>
        <w:t>Re-write this sentence for clarity – I was a bit confused on its meaning</w:t>
      </w:r>
    </w:p>
  </w:comment>
  <w:comment w:id="204" w:author="Erika Hersch-Green [2]" w:date="2022-01-11T09:32:00Z" w:initials="EH">
    <w:p w14:paraId="71AF7573" w14:textId="3B5E2412" w:rsidR="00E2494E" w:rsidRDefault="00E2494E">
      <w:pPr>
        <w:pStyle w:val="Kommentartext"/>
      </w:pPr>
      <w:r>
        <w:rPr>
          <w:rStyle w:val="Kommentarzeichen"/>
        </w:rPr>
        <w:annotationRef/>
      </w:r>
      <w:r>
        <w:t>I agree – it took me several read throughs</w:t>
      </w:r>
    </w:p>
  </w:comment>
  <w:comment w:id="211" w:author="Andrew MacDougall" w:date="2022-01-06T10:10:00Z" w:initials="AM">
    <w:p w14:paraId="172ABDAD" w14:textId="17B6DAAC" w:rsidR="00E2494E" w:rsidRDefault="00E2494E">
      <w:pPr>
        <w:pStyle w:val="Kommentartext"/>
      </w:pPr>
      <w:r>
        <w:rPr>
          <w:rStyle w:val="Kommentarzeichen"/>
        </w:rPr>
        <w:annotationRef/>
      </w:r>
      <w:r>
        <w:t>Not sure if this is the best wording…?it’s still statistically insignificant (depending how you feel about alpha = 0.05 etc)…</w:t>
      </w:r>
    </w:p>
  </w:comment>
  <w:comment w:id="214" w:author="Roscher, Christiane" w:date="2022-01-14T16:00:00Z" w:initials="RC">
    <w:p w14:paraId="4CB58E5B" w14:textId="6A2983CF" w:rsidR="00B74EF9" w:rsidRDefault="00B74EF9">
      <w:pPr>
        <w:pStyle w:val="Kommentartext"/>
      </w:pPr>
      <w:r>
        <w:rPr>
          <w:rStyle w:val="Kommentarzeichen"/>
        </w:rPr>
        <w:annotationRef/>
      </w:r>
      <w:r w:rsidR="00690142">
        <w:rPr>
          <w:noProof/>
        </w:rPr>
        <w:t>T</w:t>
      </w:r>
      <w:r w:rsidR="00690142">
        <w:rPr>
          <w:noProof/>
        </w:rPr>
        <w:t>o</w:t>
      </w:r>
      <w:r w:rsidR="00690142">
        <w:rPr>
          <w:noProof/>
        </w:rPr>
        <w:t xml:space="preserve"> </w:t>
      </w:r>
      <w:r w:rsidR="00690142">
        <w:rPr>
          <w:noProof/>
        </w:rPr>
        <w:t>u</w:t>
      </w:r>
      <w:r w:rsidR="00690142">
        <w:rPr>
          <w:noProof/>
        </w:rPr>
        <w:t>n</w:t>
      </w:r>
      <w:r w:rsidR="00690142">
        <w:rPr>
          <w:noProof/>
        </w:rPr>
        <w:t>d</w:t>
      </w:r>
      <w:r w:rsidR="00690142">
        <w:rPr>
          <w:noProof/>
        </w:rPr>
        <w:t>e</w:t>
      </w:r>
      <w:r w:rsidR="00690142">
        <w:rPr>
          <w:noProof/>
        </w:rPr>
        <w:t>r</w:t>
      </w:r>
      <w:r w:rsidR="00690142">
        <w:rPr>
          <w:noProof/>
        </w:rPr>
        <w:t>s</w:t>
      </w:r>
      <w:r w:rsidR="00690142">
        <w:rPr>
          <w:noProof/>
        </w:rPr>
        <w:t>t</w:t>
      </w:r>
      <w:r w:rsidR="00690142">
        <w:rPr>
          <w:noProof/>
        </w:rPr>
        <w:t>a</w:t>
      </w:r>
      <w:r w:rsidR="00690142">
        <w:rPr>
          <w:noProof/>
        </w:rPr>
        <w:t>n</w:t>
      </w:r>
      <w:r w:rsidR="00690142">
        <w:rPr>
          <w:noProof/>
        </w:rPr>
        <w:t>d</w:t>
      </w:r>
      <w:r w:rsidR="00690142">
        <w:rPr>
          <w:noProof/>
        </w:rPr>
        <w:t xml:space="preserve"> </w:t>
      </w:r>
      <w:r w:rsidR="00690142">
        <w:rPr>
          <w:noProof/>
        </w:rPr>
        <w:t>i</w:t>
      </w:r>
      <w:r w:rsidR="00690142">
        <w:rPr>
          <w:noProof/>
        </w:rPr>
        <w:t>f</w:t>
      </w:r>
      <w:r w:rsidR="00690142">
        <w:rPr>
          <w:noProof/>
        </w:rPr>
        <w:t xml:space="preserve"> </w:t>
      </w:r>
      <w:r w:rsidR="00690142">
        <w:rPr>
          <w:noProof/>
        </w:rPr>
        <w:t>t</w:t>
      </w:r>
      <w:r w:rsidR="00690142">
        <w:rPr>
          <w:noProof/>
        </w:rPr>
        <w:t>h</w:t>
      </w:r>
      <w:r w:rsidR="00690142">
        <w:rPr>
          <w:noProof/>
        </w:rPr>
        <w:t>e</w:t>
      </w:r>
      <w:r w:rsidR="00690142">
        <w:rPr>
          <w:noProof/>
        </w:rPr>
        <w:t xml:space="preserve"> </w:t>
      </w:r>
      <w:r w:rsidR="00690142">
        <w:rPr>
          <w:noProof/>
        </w:rPr>
        <w:t>e</w:t>
      </w:r>
      <w:r w:rsidR="00690142">
        <w:rPr>
          <w:noProof/>
        </w:rPr>
        <w:t>f</w:t>
      </w:r>
      <w:r w:rsidR="00690142">
        <w:rPr>
          <w:noProof/>
        </w:rPr>
        <w:t>f</w:t>
      </w:r>
      <w:r w:rsidR="00690142">
        <w:rPr>
          <w:noProof/>
        </w:rPr>
        <w:t>e</w:t>
      </w:r>
      <w:r w:rsidR="00690142">
        <w:rPr>
          <w:noProof/>
        </w:rPr>
        <w:t>c</w:t>
      </w:r>
      <w:r w:rsidR="00690142">
        <w:rPr>
          <w:noProof/>
        </w:rPr>
        <w:t>t</w:t>
      </w:r>
      <w:r w:rsidR="00690142">
        <w:rPr>
          <w:noProof/>
        </w:rPr>
        <w:t>s</w:t>
      </w:r>
      <w:r w:rsidR="00690142">
        <w:rPr>
          <w:noProof/>
        </w:rPr>
        <w:t xml:space="preserve"> </w:t>
      </w:r>
      <w:r w:rsidR="00690142">
        <w:rPr>
          <w:noProof/>
        </w:rPr>
        <w:t>o</w:t>
      </w:r>
      <w:r w:rsidR="00690142">
        <w:rPr>
          <w:noProof/>
        </w:rPr>
        <w:t>n</w:t>
      </w:r>
      <w:r w:rsidR="00690142">
        <w:rPr>
          <w:noProof/>
        </w:rPr>
        <w:t xml:space="preserve"> </w:t>
      </w:r>
      <w:r w:rsidR="00690142">
        <w:rPr>
          <w:noProof/>
        </w:rPr>
        <w:t>s</w:t>
      </w:r>
      <w:r w:rsidR="00690142">
        <w:rPr>
          <w:noProof/>
        </w:rPr>
        <w:t>o</w:t>
      </w:r>
      <w:r w:rsidR="00690142">
        <w:rPr>
          <w:noProof/>
        </w:rPr>
        <w:t>i</w:t>
      </w:r>
      <w:r w:rsidR="00690142">
        <w:rPr>
          <w:noProof/>
        </w:rPr>
        <w:t>l</w:t>
      </w:r>
      <w:r w:rsidR="00690142">
        <w:rPr>
          <w:noProof/>
        </w:rPr>
        <w:t xml:space="preserve"> </w:t>
      </w:r>
      <w:r w:rsidR="00690142">
        <w:rPr>
          <w:noProof/>
        </w:rPr>
        <w:t>N</w:t>
      </w:r>
      <w:r w:rsidR="00690142">
        <w:rPr>
          <w:noProof/>
        </w:rPr>
        <w:t xml:space="preserve"> </w:t>
      </w:r>
      <w:r w:rsidR="00690142">
        <w:rPr>
          <w:noProof/>
        </w:rPr>
        <w:t>a</w:t>
      </w:r>
      <w:r w:rsidR="00690142">
        <w:rPr>
          <w:noProof/>
        </w:rPr>
        <w:t>d</w:t>
      </w:r>
      <w:r w:rsidR="00690142">
        <w:rPr>
          <w:noProof/>
        </w:rPr>
        <w:t>d</w:t>
      </w:r>
      <w:r w:rsidR="00690142">
        <w:rPr>
          <w:noProof/>
        </w:rPr>
        <w:t>i</w:t>
      </w:r>
      <w:r w:rsidR="00690142">
        <w:rPr>
          <w:noProof/>
        </w:rPr>
        <w:t>t</w:t>
      </w:r>
      <w:r w:rsidR="00690142">
        <w:rPr>
          <w:noProof/>
        </w:rPr>
        <w:t>i</w:t>
      </w:r>
      <w:r w:rsidR="00690142">
        <w:rPr>
          <w:noProof/>
        </w:rPr>
        <w:t>o</w:t>
      </w:r>
      <w:r w:rsidR="00690142">
        <w:rPr>
          <w:noProof/>
        </w:rPr>
        <w:t>n</w:t>
      </w:r>
      <w:r w:rsidR="00690142">
        <w:rPr>
          <w:noProof/>
        </w:rPr>
        <w:t xml:space="preserve"> </w:t>
      </w:r>
      <w:r w:rsidR="00690142">
        <w:rPr>
          <w:noProof/>
        </w:rPr>
        <w:t>o</w:t>
      </w:r>
      <w:r w:rsidR="00690142">
        <w:rPr>
          <w:noProof/>
        </w:rPr>
        <w:t>n</w:t>
      </w:r>
      <w:r w:rsidR="00690142">
        <w:rPr>
          <w:noProof/>
        </w:rPr>
        <w:t xml:space="preserve"> </w:t>
      </w:r>
      <w:r w:rsidR="00690142">
        <w:rPr>
          <w:noProof/>
        </w:rPr>
        <w:t>N</w:t>
      </w:r>
      <w:r w:rsidR="00690142">
        <w:rPr>
          <w:noProof/>
        </w:rPr>
        <w:t>a</w:t>
      </w:r>
      <w:r w:rsidR="00690142">
        <w:rPr>
          <w:noProof/>
        </w:rPr>
        <w:t>r</w:t>
      </w:r>
      <w:r w:rsidR="00690142">
        <w:rPr>
          <w:noProof/>
        </w:rPr>
        <w:t>e</w:t>
      </w:r>
      <w:r w:rsidR="00690142">
        <w:rPr>
          <w:noProof/>
        </w:rPr>
        <w:t>a</w:t>
      </w:r>
      <w:r w:rsidR="00690142">
        <w:rPr>
          <w:noProof/>
        </w:rPr>
        <w:t xml:space="preserve"> </w:t>
      </w:r>
      <w:r w:rsidR="00690142">
        <w:rPr>
          <w:noProof/>
        </w:rPr>
        <w:t>a</w:t>
      </w:r>
      <w:r w:rsidR="00690142">
        <w:rPr>
          <w:noProof/>
        </w:rPr>
        <w:t>r</w:t>
      </w:r>
      <w:r w:rsidR="00690142">
        <w:rPr>
          <w:noProof/>
        </w:rPr>
        <w:t>e</w:t>
      </w:r>
      <w:r w:rsidR="00690142">
        <w:rPr>
          <w:noProof/>
        </w:rPr>
        <w:t xml:space="preserve"> </w:t>
      </w:r>
      <w:r w:rsidR="00690142">
        <w:rPr>
          <w:noProof/>
        </w:rPr>
        <w:t>m</w:t>
      </w:r>
      <w:r w:rsidR="00690142">
        <w:rPr>
          <w:noProof/>
        </w:rPr>
        <w:t>o</w:t>
      </w:r>
      <w:r w:rsidR="00690142">
        <w:rPr>
          <w:noProof/>
        </w:rPr>
        <w:t>r</w:t>
      </w:r>
      <w:r w:rsidR="00690142">
        <w:rPr>
          <w:noProof/>
        </w:rPr>
        <w:t>e</w:t>
      </w:r>
      <w:r w:rsidR="00690142">
        <w:rPr>
          <w:noProof/>
        </w:rPr>
        <w:t xml:space="preserve"> </w:t>
      </w:r>
      <w:r w:rsidR="00690142">
        <w:rPr>
          <w:noProof/>
        </w:rPr>
        <w:t>d</w:t>
      </w:r>
      <w:r w:rsidR="00690142">
        <w:rPr>
          <w:noProof/>
        </w:rPr>
        <w:t>e</w:t>
      </w:r>
      <w:r w:rsidR="00690142">
        <w:rPr>
          <w:noProof/>
        </w:rPr>
        <w:t>p</w:t>
      </w:r>
      <w:r w:rsidR="00690142">
        <w:rPr>
          <w:noProof/>
        </w:rPr>
        <w:t>e</w:t>
      </w:r>
      <w:r w:rsidR="00690142">
        <w:rPr>
          <w:noProof/>
        </w:rPr>
        <w:t>n</w:t>
      </w:r>
      <w:r w:rsidR="00690142">
        <w:rPr>
          <w:noProof/>
        </w:rPr>
        <w:t>d</w:t>
      </w:r>
      <w:r w:rsidR="00690142">
        <w:rPr>
          <w:noProof/>
        </w:rPr>
        <w:t>e</w:t>
      </w:r>
      <w:r w:rsidR="00690142">
        <w:rPr>
          <w:noProof/>
        </w:rPr>
        <w:t>n</w:t>
      </w:r>
      <w:r w:rsidR="00690142">
        <w:rPr>
          <w:noProof/>
        </w:rPr>
        <w:t>t</w:t>
      </w:r>
      <w:r w:rsidR="00690142">
        <w:rPr>
          <w:noProof/>
        </w:rPr>
        <w:t xml:space="preserve"> </w:t>
      </w:r>
      <w:r w:rsidR="00690142">
        <w:rPr>
          <w:noProof/>
        </w:rPr>
        <w:t>o</w:t>
      </w:r>
      <w:r w:rsidR="00690142">
        <w:rPr>
          <w:noProof/>
        </w:rPr>
        <w:t>n</w:t>
      </w:r>
      <w:r w:rsidR="00690142">
        <w:rPr>
          <w:noProof/>
        </w:rPr>
        <w:t xml:space="preserve"> </w:t>
      </w:r>
      <w:r w:rsidR="00690142">
        <w:rPr>
          <w:noProof/>
        </w:rPr>
        <w:t>c</w:t>
      </w:r>
      <w:r w:rsidR="00690142">
        <w:rPr>
          <w:noProof/>
        </w:rPr>
        <w:t>h</w:t>
      </w:r>
      <w:r w:rsidR="00690142">
        <w:rPr>
          <w:noProof/>
        </w:rPr>
        <w:t>a</w:t>
      </w:r>
      <w:r w:rsidR="00690142">
        <w:rPr>
          <w:noProof/>
        </w:rPr>
        <w:t>n</w:t>
      </w:r>
      <w:r w:rsidR="00690142">
        <w:rPr>
          <w:noProof/>
        </w:rPr>
        <w:t>g</w:t>
      </w:r>
      <w:r w:rsidR="00690142">
        <w:rPr>
          <w:noProof/>
        </w:rPr>
        <w:t>e</w:t>
      </w:r>
      <w:r w:rsidR="00690142">
        <w:rPr>
          <w:noProof/>
        </w:rPr>
        <w:t>s</w:t>
      </w:r>
      <w:r w:rsidR="00690142">
        <w:rPr>
          <w:noProof/>
        </w:rPr>
        <w:t xml:space="preserve"> </w:t>
      </w:r>
      <w:r w:rsidR="00690142">
        <w:rPr>
          <w:noProof/>
        </w:rPr>
        <w:t>i</w:t>
      </w:r>
      <w:r w:rsidR="00690142">
        <w:rPr>
          <w:noProof/>
        </w:rPr>
        <w:t>n</w:t>
      </w:r>
      <w:r w:rsidR="00690142">
        <w:rPr>
          <w:noProof/>
        </w:rPr>
        <w:t xml:space="preserve"> </w:t>
      </w:r>
      <w:r w:rsidR="00690142">
        <w:rPr>
          <w:noProof/>
        </w:rPr>
        <w:t>m</w:t>
      </w:r>
      <w:r w:rsidR="00690142">
        <w:rPr>
          <w:noProof/>
        </w:rPr>
        <w:t>a</w:t>
      </w:r>
      <w:r w:rsidR="00690142">
        <w:rPr>
          <w:noProof/>
        </w:rPr>
        <w:t>s</w:t>
      </w:r>
      <w:r w:rsidR="00690142">
        <w:rPr>
          <w:noProof/>
        </w:rPr>
        <w:t>s</w:t>
      </w:r>
      <w:r w:rsidR="00690142">
        <w:rPr>
          <w:noProof/>
        </w:rPr>
        <w:t>-</w:t>
      </w:r>
      <w:r w:rsidR="00690142">
        <w:rPr>
          <w:noProof/>
        </w:rPr>
        <w:t>b</w:t>
      </w:r>
      <w:r w:rsidR="00690142">
        <w:rPr>
          <w:noProof/>
        </w:rPr>
        <w:t>a</w:t>
      </w:r>
      <w:r w:rsidR="00690142">
        <w:rPr>
          <w:noProof/>
        </w:rPr>
        <w:t>s</w:t>
      </w:r>
      <w:r w:rsidR="00690142">
        <w:rPr>
          <w:noProof/>
        </w:rPr>
        <w:t>e</w:t>
      </w:r>
      <w:r w:rsidR="00690142">
        <w:rPr>
          <w:noProof/>
        </w:rPr>
        <w:t>d</w:t>
      </w:r>
      <w:r w:rsidR="00690142">
        <w:rPr>
          <w:noProof/>
        </w:rPr>
        <w:t xml:space="preserve"> </w:t>
      </w:r>
      <w:r w:rsidR="00690142">
        <w:rPr>
          <w:noProof/>
        </w:rPr>
        <w:t>l</w:t>
      </w:r>
      <w:r w:rsidR="00690142">
        <w:rPr>
          <w:noProof/>
        </w:rPr>
        <w:t>e</w:t>
      </w:r>
      <w:r w:rsidR="00690142">
        <w:rPr>
          <w:noProof/>
        </w:rPr>
        <w:t>a</w:t>
      </w:r>
      <w:r w:rsidR="00690142">
        <w:rPr>
          <w:noProof/>
        </w:rPr>
        <w:t>f</w:t>
      </w:r>
      <w:r w:rsidR="00690142">
        <w:rPr>
          <w:noProof/>
        </w:rPr>
        <w:t xml:space="preserve"> </w:t>
      </w:r>
      <w:r w:rsidR="00690142">
        <w:rPr>
          <w:noProof/>
        </w:rPr>
        <w:t>N</w:t>
      </w:r>
      <w:r w:rsidR="00690142">
        <w:rPr>
          <w:noProof/>
        </w:rPr>
        <w:t xml:space="preserve"> </w:t>
      </w:r>
      <w:r w:rsidR="00690142">
        <w:rPr>
          <w:noProof/>
        </w:rPr>
        <w:t>o</w:t>
      </w:r>
      <w:r w:rsidR="00690142">
        <w:rPr>
          <w:noProof/>
        </w:rPr>
        <w:t>r</w:t>
      </w:r>
      <w:r w:rsidR="00690142">
        <w:rPr>
          <w:noProof/>
        </w:rPr>
        <w:t xml:space="preserve"> </w:t>
      </w:r>
      <w:r w:rsidR="00690142">
        <w:rPr>
          <w:noProof/>
        </w:rPr>
        <w:t>M</w:t>
      </w:r>
      <w:r w:rsidR="00690142">
        <w:rPr>
          <w:noProof/>
        </w:rPr>
        <w:t>a</w:t>
      </w:r>
      <w:r w:rsidR="00690142">
        <w:rPr>
          <w:noProof/>
        </w:rPr>
        <w:t>r</w:t>
      </w:r>
      <w:r w:rsidR="00690142">
        <w:rPr>
          <w:noProof/>
        </w:rPr>
        <w:t>e</w:t>
      </w:r>
      <w:r w:rsidR="00690142">
        <w:rPr>
          <w:noProof/>
        </w:rPr>
        <w:t>a</w:t>
      </w:r>
      <w:r w:rsidR="00690142">
        <w:rPr>
          <w:noProof/>
        </w:rPr>
        <w:t xml:space="preserve"> </w:t>
      </w:r>
      <w:r w:rsidR="00690142">
        <w:rPr>
          <w:noProof/>
        </w:rPr>
        <w:t>-</w:t>
      </w:r>
      <w:r w:rsidR="00690142">
        <w:rPr>
          <w:noProof/>
        </w:rPr>
        <w:t xml:space="preserve"> </w:t>
      </w:r>
      <w:r w:rsidR="00690142">
        <w:rPr>
          <w:noProof/>
        </w:rPr>
        <w:t>i</w:t>
      </w:r>
      <w:r w:rsidR="00690142">
        <w:rPr>
          <w:noProof/>
        </w:rPr>
        <w:t>t</w:t>
      </w:r>
      <w:r w:rsidR="00690142">
        <w:rPr>
          <w:noProof/>
        </w:rPr>
        <w:t xml:space="preserve"> </w:t>
      </w:r>
      <w:r w:rsidR="00690142">
        <w:rPr>
          <w:noProof/>
        </w:rPr>
        <w:t>w</w:t>
      </w:r>
      <w:r w:rsidR="00690142">
        <w:rPr>
          <w:noProof/>
        </w:rPr>
        <w:t>o</w:t>
      </w:r>
      <w:r w:rsidR="00690142">
        <w:rPr>
          <w:noProof/>
        </w:rPr>
        <w:t>u</w:t>
      </w:r>
      <w:r w:rsidR="00690142">
        <w:rPr>
          <w:noProof/>
        </w:rPr>
        <w:t>l</w:t>
      </w:r>
      <w:r w:rsidR="00690142">
        <w:rPr>
          <w:noProof/>
        </w:rPr>
        <w:t>d</w:t>
      </w:r>
      <w:r w:rsidR="00690142">
        <w:rPr>
          <w:noProof/>
        </w:rPr>
        <w:t xml:space="preserve"> </w:t>
      </w:r>
      <w:r w:rsidR="00690142">
        <w:rPr>
          <w:noProof/>
        </w:rPr>
        <w:t>b</w:t>
      </w:r>
      <w:r w:rsidR="00690142">
        <w:rPr>
          <w:noProof/>
        </w:rPr>
        <w:t>e</w:t>
      </w:r>
      <w:r w:rsidR="00690142">
        <w:rPr>
          <w:noProof/>
        </w:rPr>
        <w:t xml:space="preserve"> </w:t>
      </w:r>
      <w:r w:rsidR="00690142">
        <w:rPr>
          <w:noProof/>
        </w:rPr>
        <w:t>i</w:t>
      </w:r>
      <w:r w:rsidR="00690142">
        <w:rPr>
          <w:noProof/>
        </w:rPr>
        <w:t>n</w:t>
      </w:r>
      <w:r w:rsidR="00690142">
        <w:rPr>
          <w:noProof/>
        </w:rPr>
        <w:t>t</w:t>
      </w:r>
      <w:r w:rsidR="00690142">
        <w:rPr>
          <w:noProof/>
        </w:rPr>
        <w:t>e</w:t>
      </w:r>
      <w:r w:rsidR="00690142">
        <w:rPr>
          <w:noProof/>
        </w:rPr>
        <w:t>r</w:t>
      </w:r>
      <w:r w:rsidR="00690142">
        <w:rPr>
          <w:noProof/>
        </w:rPr>
        <w:t>e</w:t>
      </w:r>
      <w:r w:rsidR="00690142">
        <w:rPr>
          <w:noProof/>
        </w:rPr>
        <w:t>s</w:t>
      </w:r>
      <w:r w:rsidR="00690142">
        <w:rPr>
          <w:noProof/>
        </w:rPr>
        <w:t>t</w:t>
      </w:r>
      <w:r w:rsidR="00690142">
        <w:rPr>
          <w:noProof/>
        </w:rPr>
        <w:t>i</w:t>
      </w:r>
      <w:r w:rsidR="00690142">
        <w:rPr>
          <w:noProof/>
        </w:rPr>
        <w:t>n</w:t>
      </w:r>
      <w:r w:rsidR="00690142">
        <w:rPr>
          <w:noProof/>
        </w:rPr>
        <w:t>g</w:t>
      </w:r>
      <w:r w:rsidR="00690142">
        <w:rPr>
          <w:noProof/>
        </w:rPr>
        <w:t xml:space="preserve"> </w:t>
      </w:r>
      <w:r w:rsidR="00690142">
        <w:rPr>
          <w:noProof/>
        </w:rPr>
        <w:t>t</w:t>
      </w:r>
      <w:r w:rsidR="00690142">
        <w:rPr>
          <w:noProof/>
        </w:rPr>
        <w:t>o</w:t>
      </w:r>
      <w:r w:rsidR="00690142">
        <w:rPr>
          <w:noProof/>
        </w:rPr>
        <w:t xml:space="preserve"> </w:t>
      </w:r>
      <w:r w:rsidR="00690142">
        <w:rPr>
          <w:noProof/>
        </w:rPr>
        <w:t>s</w:t>
      </w:r>
      <w:r w:rsidR="00690142">
        <w:rPr>
          <w:noProof/>
        </w:rPr>
        <w:t>e</w:t>
      </w:r>
      <w:r w:rsidR="00690142">
        <w:rPr>
          <w:noProof/>
        </w:rPr>
        <w:t>e</w:t>
      </w:r>
      <w:r w:rsidR="00690142">
        <w:rPr>
          <w:noProof/>
        </w:rPr>
        <w:t xml:space="preserve"> </w:t>
      </w:r>
      <w:r w:rsidR="00690142">
        <w:rPr>
          <w:noProof/>
        </w:rPr>
        <w:t>t</w:t>
      </w:r>
      <w:r w:rsidR="00690142">
        <w:rPr>
          <w:noProof/>
        </w:rPr>
        <w:t>h</w:t>
      </w:r>
      <w:r w:rsidR="00690142">
        <w:rPr>
          <w:noProof/>
        </w:rPr>
        <w:t>e</w:t>
      </w:r>
      <w:r w:rsidR="00690142">
        <w:rPr>
          <w:noProof/>
        </w:rPr>
        <w:t xml:space="preserve"> </w:t>
      </w:r>
      <w:r w:rsidR="00690142">
        <w:rPr>
          <w:noProof/>
        </w:rPr>
        <w:t>%</w:t>
      </w:r>
      <w:r w:rsidR="00690142">
        <w:rPr>
          <w:noProof/>
        </w:rPr>
        <w:t xml:space="preserve"> </w:t>
      </w:r>
      <w:r w:rsidR="00690142">
        <w:rPr>
          <w:noProof/>
        </w:rPr>
        <w:t>o</w:t>
      </w:r>
      <w:r w:rsidR="00690142">
        <w:rPr>
          <w:noProof/>
        </w:rPr>
        <w:t>f</w:t>
      </w:r>
      <w:r w:rsidR="00690142">
        <w:rPr>
          <w:noProof/>
        </w:rPr>
        <w:t xml:space="preserve"> </w:t>
      </w:r>
      <w:r w:rsidR="00690142">
        <w:rPr>
          <w:noProof/>
        </w:rPr>
        <w:t>v</w:t>
      </w:r>
      <w:r w:rsidR="00690142">
        <w:rPr>
          <w:noProof/>
        </w:rPr>
        <w:t>a</w:t>
      </w:r>
      <w:r w:rsidR="00690142">
        <w:rPr>
          <w:noProof/>
        </w:rPr>
        <w:t>r</w:t>
      </w:r>
      <w:r w:rsidR="00690142">
        <w:rPr>
          <w:noProof/>
        </w:rPr>
        <w:t>i</w:t>
      </w:r>
      <w:r w:rsidR="00690142">
        <w:rPr>
          <w:noProof/>
        </w:rPr>
        <w:t>a</w:t>
      </w:r>
      <w:r w:rsidR="00690142">
        <w:rPr>
          <w:noProof/>
        </w:rPr>
        <w:t>t</w:t>
      </w:r>
      <w:r w:rsidR="00690142">
        <w:rPr>
          <w:noProof/>
        </w:rPr>
        <w:t>i</w:t>
      </w:r>
      <w:r w:rsidR="00690142">
        <w:rPr>
          <w:noProof/>
        </w:rPr>
        <w:t>o</w:t>
      </w:r>
      <w:r w:rsidR="00690142">
        <w:rPr>
          <w:noProof/>
        </w:rPr>
        <w:t>n</w:t>
      </w:r>
      <w:r w:rsidR="00690142">
        <w:rPr>
          <w:noProof/>
        </w:rPr>
        <w:t xml:space="preserve"> </w:t>
      </w:r>
      <w:r w:rsidR="00690142">
        <w:rPr>
          <w:noProof/>
        </w:rPr>
        <w:t>e</w:t>
      </w:r>
      <w:r w:rsidR="00690142">
        <w:rPr>
          <w:noProof/>
        </w:rPr>
        <w:t>x</w:t>
      </w:r>
      <w:r w:rsidR="00690142">
        <w:rPr>
          <w:noProof/>
        </w:rPr>
        <w:t>p</w:t>
      </w:r>
      <w:r w:rsidR="00690142">
        <w:rPr>
          <w:noProof/>
        </w:rPr>
        <w:t>l</w:t>
      </w:r>
      <w:r w:rsidR="00690142">
        <w:rPr>
          <w:noProof/>
        </w:rPr>
        <w:t>a</w:t>
      </w:r>
      <w:r w:rsidR="00690142">
        <w:rPr>
          <w:noProof/>
        </w:rPr>
        <w:t>i</w:t>
      </w:r>
      <w:r w:rsidR="00690142">
        <w:rPr>
          <w:noProof/>
        </w:rPr>
        <w:t>n</w:t>
      </w:r>
      <w:r w:rsidR="00690142">
        <w:rPr>
          <w:noProof/>
        </w:rPr>
        <w:t>e</w:t>
      </w:r>
      <w:r w:rsidR="00690142">
        <w:rPr>
          <w:noProof/>
        </w:rPr>
        <w:t>d</w:t>
      </w:r>
      <w:r w:rsidR="00690142">
        <w:rPr>
          <w:noProof/>
        </w:rPr>
        <w:t xml:space="preserve"> </w:t>
      </w:r>
      <w:r w:rsidR="00690142">
        <w:rPr>
          <w:noProof/>
        </w:rPr>
        <w:t>b</w:t>
      </w:r>
      <w:r w:rsidR="00690142">
        <w:rPr>
          <w:noProof/>
        </w:rPr>
        <w:t>y</w:t>
      </w:r>
      <w:r w:rsidR="00690142">
        <w:rPr>
          <w:noProof/>
        </w:rPr>
        <w:t xml:space="preserve"> </w:t>
      </w:r>
      <w:r w:rsidR="00690142">
        <w:rPr>
          <w:noProof/>
        </w:rPr>
        <w:t>b</w:t>
      </w:r>
      <w:r w:rsidR="00690142">
        <w:rPr>
          <w:noProof/>
        </w:rPr>
        <w:t>o</w:t>
      </w:r>
      <w:r w:rsidR="00690142">
        <w:rPr>
          <w:noProof/>
        </w:rPr>
        <w:t>t</w:t>
      </w:r>
      <w:r w:rsidR="00690142">
        <w:rPr>
          <w:noProof/>
        </w:rPr>
        <w:t>h</w:t>
      </w:r>
      <w:r w:rsidR="00690142">
        <w:rPr>
          <w:noProof/>
        </w:rPr>
        <w:t xml:space="preserve"> </w:t>
      </w:r>
      <w:r w:rsidR="00690142">
        <w:rPr>
          <w:noProof/>
        </w:rPr>
        <w:t>c</w:t>
      </w:r>
      <w:r w:rsidR="00690142">
        <w:rPr>
          <w:noProof/>
        </w:rPr>
        <w:t>o</w:t>
      </w:r>
      <w:r w:rsidR="00690142">
        <w:rPr>
          <w:noProof/>
        </w:rPr>
        <w:t>m</w:t>
      </w:r>
      <w:r w:rsidR="00690142">
        <w:rPr>
          <w:noProof/>
        </w:rPr>
        <w:t>p</w:t>
      </w:r>
      <w:r w:rsidR="00690142">
        <w:rPr>
          <w:noProof/>
        </w:rPr>
        <w:t>o</w:t>
      </w:r>
      <w:r w:rsidR="00690142">
        <w:rPr>
          <w:noProof/>
        </w:rPr>
        <w:t>n</w:t>
      </w:r>
      <w:r w:rsidR="00690142">
        <w:rPr>
          <w:noProof/>
        </w:rPr>
        <w:t>e</w:t>
      </w:r>
      <w:r w:rsidR="00690142">
        <w:rPr>
          <w:noProof/>
        </w:rPr>
        <w:t>n</w:t>
      </w:r>
      <w:r w:rsidR="00690142">
        <w:rPr>
          <w:noProof/>
        </w:rPr>
        <w:t>t</w:t>
      </w:r>
      <w:r w:rsidR="00690142">
        <w:rPr>
          <w:noProof/>
        </w:rPr>
        <w:t>s</w:t>
      </w:r>
      <w:r w:rsidR="00690142">
        <w:rPr>
          <w:noProof/>
        </w:rPr>
        <w:t>.</w:t>
      </w:r>
    </w:p>
  </w:comment>
  <w:comment w:id="219" w:author="Andrew MacDougall" w:date="2022-01-06T10:17:00Z" w:initials="AM">
    <w:p w14:paraId="1A59B1B1" w14:textId="098CAE38" w:rsidR="00E2494E" w:rsidRDefault="00E2494E">
      <w:pPr>
        <w:pStyle w:val="Kommentartext"/>
      </w:pPr>
      <w:r>
        <w:rPr>
          <w:rStyle w:val="Kommentarzeichen"/>
        </w:rPr>
        <w:annotationRef/>
      </w:r>
      <w:r>
        <w:t>clarify</w:t>
      </w:r>
    </w:p>
  </w:comment>
  <w:comment w:id="225" w:author="Roscher, Christiane" w:date="2022-01-14T16:07:00Z" w:initials="RC">
    <w:p w14:paraId="4B7AF85C" w14:textId="04FC8761" w:rsidR="001819E1" w:rsidRDefault="001819E1">
      <w:pPr>
        <w:pStyle w:val="Kommentartext"/>
      </w:pPr>
      <w:r>
        <w:rPr>
          <w:rStyle w:val="Kommentarzeichen"/>
        </w:rPr>
        <w:annotationRef/>
      </w:r>
      <w:r w:rsidR="00690142">
        <w:rPr>
          <w:noProof/>
        </w:rPr>
        <w:t>C</w:t>
      </w:r>
      <w:r w:rsidR="00690142">
        <w:rPr>
          <w:noProof/>
        </w:rPr>
        <w:t>a</w:t>
      </w:r>
      <w:r w:rsidR="00690142">
        <w:rPr>
          <w:noProof/>
        </w:rPr>
        <w:t>n</w:t>
      </w:r>
      <w:r w:rsidR="00690142">
        <w:rPr>
          <w:noProof/>
        </w:rPr>
        <w:t xml:space="preserve"> </w:t>
      </w:r>
      <w:r w:rsidR="00690142">
        <w:rPr>
          <w:noProof/>
        </w:rPr>
        <w:t>y</w:t>
      </w:r>
      <w:r w:rsidR="00690142">
        <w:rPr>
          <w:noProof/>
        </w:rPr>
        <w:t>o</w:t>
      </w:r>
      <w:r w:rsidR="00690142">
        <w:rPr>
          <w:noProof/>
        </w:rPr>
        <w:t>u</w:t>
      </w:r>
      <w:r w:rsidR="00690142">
        <w:rPr>
          <w:noProof/>
        </w:rPr>
        <w:t xml:space="preserve"> </w:t>
      </w:r>
      <w:r w:rsidR="00690142">
        <w:rPr>
          <w:noProof/>
        </w:rPr>
        <w:t>s</w:t>
      </w:r>
      <w:r w:rsidR="00690142">
        <w:rPr>
          <w:noProof/>
        </w:rPr>
        <w:t>h</w:t>
      </w:r>
      <w:r w:rsidR="00690142">
        <w:rPr>
          <w:noProof/>
        </w:rPr>
        <w:t>o</w:t>
      </w:r>
      <w:r w:rsidR="00690142">
        <w:rPr>
          <w:noProof/>
        </w:rPr>
        <w:t>w</w:t>
      </w:r>
      <w:r w:rsidR="00690142">
        <w:rPr>
          <w:noProof/>
        </w:rPr>
        <w:t xml:space="preserve"> </w:t>
      </w:r>
      <w:r w:rsidR="00690142">
        <w:rPr>
          <w:noProof/>
        </w:rPr>
        <w:t>h</w:t>
      </w:r>
      <w:r w:rsidR="00690142">
        <w:rPr>
          <w:noProof/>
        </w:rPr>
        <w:t>o</w:t>
      </w:r>
      <w:r w:rsidR="00690142">
        <w:rPr>
          <w:noProof/>
        </w:rPr>
        <w:t>w</w:t>
      </w:r>
      <w:r w:rsidR="00690142">
        <w:rPr>
          <w:noProof/>
        </w:rPr>
        <w:t xml:space="preserve"> </w:t>
      </w:r>
      <w:r w:rsidR="00690142">
        <w:rPr>
          <w:noProof/>
        </w:rPr>
        <w:t>m</w:t>
      </w:r>
      <w:r w:rsidR="00690142">
        <w:rPr>
          <w:noProof/>
        </w:rPr>
        <w:t>u</w:t>
      </w:r>
      <w:r w:rsidR="00690142">
        <w:rPr>
          <w:noProof/>
        </w:rPr>
        <w:t>c</w:t>
      </w:r>
      <w:r w:rsidR="00690142">
        <w:rPr>
          <w:noProof/>
        </w:rPr>
        <w:t>h</w:t>
      </w:r>
      <w:r w:rsidR="00690142">
        <w:rPr>
          <w:noProof/>
        </w:rPr>
        <w:t xml:space="preserve"> </w:t>
      </w:r>
      <w:r w:rsidR="00690142">
        <w:rPr>
          <w:noProof/>
        </w:rPr>
        <w:t>v</w:t>
      </w:r>
      <w:r w:rsidR="00690142">
        <w:rPr>
          <w:noProof/>
        </w:rPr>
        <w:t>a</w:t>
      </w:r>
      <w:r w:rsidR="00690142">
        <w:rPr>
          <w:noProof/>
        </w:rPr>
        <w:t>r</w:t>
      </w:r>
      <w:r w:rsidR="00690142">
        <w:rPr>
          <w:noProof/>
        </w:rPr>
        <w:t>i</w:t>
      </w:r>
      <w:r w:rsidR="00690142">
        <w:rPr>
          <w:noProof/>
        </w:rPr>
        <w:t>a</w:t>
      </w:r>
      <w:r w:rsidR="00690142">
        <w:rPr>
          <w:noProof/>
        </w:rPr>
        <w:t>t</w:t>
      </w:r>
      <w:r w:rsidR="00690142">
        <w:rPr>
          <w:noProof/>
        </w:rPr>
        <w:t>i</w:t>
      </w:r>
      <w:r w:rsidR="00690142">
        <w:rPr>
          <w:noProof/>
        </w:rPr>
        <w:t>o</w:t>
      </w:r>
      <w:r w:rsidR="00690142">
        <w:rPr>
          <w:noProof/>
        </w:rPr>
        <w:t>n</w:t>
      </w:r>
      <w:r w:rsidR="00690142">
        <w:rPr>
          <w:noProof/>
        </w:rPr>
        <w:t xml:space="preserve"> </w:t>
      </w:r>
      <w:r w:rsidR="00690142">
        <w:rPr>
          <w:noProof/>
        </w:rPr>
        <w:t>i</w:t>
      </w:r>
      <w:r w:rsidR="00690142">
        <w:rPr>
          <w:noProof/>
        </w:rPr>
        <w:t>s</w:t>
      </w:r>
      <w:r w:rsidR="00690142">
        <w:rPr>
          <w:noProof/>
        </w:rPr>
        <w:t xml:space="preserve"> </w:t>
      </w:r>
      <w:r w:rsidR="00690142">
        <w:rPr>
          <w:noProof/>
        </w:rPr>
        <w:t>e</w:t>
      </w:r>
      <w:r w:rsidR="00690142">
        <w:rPr>
          <w:noProof/>
        </w:rPr>
        <w:t>x</w:t>
      </w:r>
      <w:r w:rsidR="00690142">
        <w:rPr>
          <w:noProof/>
        </w:rPr>
        <w:t>p</w:t>
      </w:r>
      <w:r w:rsidR="00690142">
        <w:rPr>
          <w:noProof/>
        </w:rPr>
        <w:t>l</w:t>
      </w:r>
      <w:r w:rsidR="00690142">
        <w:rPr>
          <w:noProof/>
        </w:rPr>
        <w:t>a</w:t>
      </w:r>
      <w:r w:rsidR="00690142">
        <w:rPr>
          <w:noProof/>
        </w:rPr>
        <w:t>i</w:t>
      </w:r>
      <w:r w:rsidR="00690142">
        <w:rPr>
          <w:noProof/>
        </w:rPr>
        <w:t>n</w:t>
      </w:r>
      <w:r w:rsidR="00690142">
        <w:rPr>
          <w:noProof/>
        </w:rPr>
        <w:t>e</w:t>
      </w:r>
      <w:r w:rsidR="00690142">
        <w:rPr>
          <w:noProof/>
        </w:rPr>
        <w:t>d</w:t>
      </w:r>
      <w:r w:rsidR="00690142">
        <w:rPr>
          <w:noProof/>
        </w:rPr>
        <w:t xml:space="preserve"> </w:t>
      </w:r>
      <w:r w:rsidR="00690142">
        <w:rPr>
          <w:noProof/>
        </w:rPr>
        <w:t>b</w:t>
      </w:r>
      <w:r w:rsidR="00690142">
        <w:rPr>
          <w:noProof/>
        </w:rPr>
        <w:t>y</w:t>
      </w:r>
      <w:r w:rsidR="00690142">
        <w:rPr>
          <w:noProof/>
        </w:rPr>
        <w:t xml:space="preserve"> </w:t>
      </w:r>
      <w:r w:rsidR="00690142">
        <w:rPr>
          <w:noProof/>
        </w:rPr>
        <w:t>N</w:t>
      </w:r>
      <w:r w:rsidR="00690142">
        <w:rPr>
          <w:noProof/>
        </w:rPr>
        <w:t>m</w:t>
      </w:r>
      <w:r w:rsidR="00690142">
        <w:rPr>
          <w:noProof/>
        </w:rPr>
        <w:t>a</w:t>
      </w:r>
      <w:r w:rsidR="00690142">
        <w:rPr>
          <w:noProof/>
        </w:rPr>
        <w:t>s</w:t>
      </w:r>
      <w:r w:rsidR="00690142">
        <w:rPr>
          <w:noProof/>
        </w:rPr>
        <w:t>s</w:t>
      </w:r>
      <w:r w:rsidR="00690142">
        <w:rPr>
          <w:noProof/>
        </w:rPr>
        <w:t xml:space="preserve"> </w:t>
      </w:r>
      <w:r w:rsidR="00690142">
        <w:rPr>
          <w:noProof/>
        </w:rPr>
        <w:t>a</w:t>
      </w:r>
      <w:r w:rsidR="00690142">
        <w:rPr>
          <w:noProof/>
        </w:rPr>
        <w:t>n</w:t>
      </w:r>
      <w:r w:rsidR="00690142">
        <w:rPr>
          <w:noProof/>
        </w:rPr>
        <w:t>d</w:t>
      </w:r>
      <w:r w:rsidR="00690142">
        <w:rPr>
          <w:noProof/>
        </w:rPr>
        <w:t xml:space="preserve"> </w:t>
      </w:r>
      <w:r w:rsidR="00690142">
        <w:rPr>
          <w:noProof/>
        </w:rPr>
        <w:t>M</w:t>
      </w:r>
      <w:r w:rsidR="00690142">
        <w:rPr>
          <w:noProof/>
        </w:rPr>
        <w:t>a</w:t>
      </w:r>
      <w:r w:rsidR="00690142">
        <w:rPr>
          <w:noProof/>
        </w:rPr>
        <w:t>r</w:t>
      </w:r>
      <w:r w:rsidR="00690142">
        <w:rPr>
          <w:noProof/>
        </w:rPr>
        <w:t>e</w:t>
      </w:r>
      <w:r w:rsidR="00690142">
        <w:rPr>
          <w:noProof/>
        </w:rPr>
        <w:t>a</w:t>
      </w:r>
      <w:r w:rsidR="00690142">
        <w:rPr>
          <w:noProof/>
        </w:rPr>
        <w:t>?</w:t>
      </w:r>
    </w:p>
  </w:comment>
  <w:comment w:id="231" w:author="Roscher, Christiane" w:date="2022-01-14T16:08:00Z" w:initials="RC">
    <w:p w14:paraId="337F0F91" w14:textId="5642FD69" w:rsidR="001819E1" w:rsidRDefault="001819E1">
      <w:pPr>
        <w:pStyle w:val="Kommentartext"/>
      </w:pPr>
      <w:r>
        <w:rPr>
          <w:rStyle w:val="Kommentarzeichen"/>
        </w:rPr>
        <w:annotationRef/>
      </w:r>
      <w:r w:rsidR="00690142">
        <w:rPr>
          <w:noProof/>
        </w:rPr>
        <w:t>"</w:t>
      </w:r>
      <w:r w:rsidR="00690142">
        <w:rPr>
          <w:noProof/>
        </w:rPr>
        <w:t>p</w:t>
      </w:r>
      <w:r w:rsidR="00690142">
        <w:rPr>
          <w:noProof/>
        </w:rPr>
        <w:t>l</w:t>
      </w:r>
      <w:r w:rsidR="00690142">
        <w:rPr>
          <w:noProof/>
        </w:rPr>
        <w:t>a</w:t>
      </w:r>
      <w:r w:rsidR="00690142">
        <w:rPr>
          <w:noProof/>
        </w:rPr>
        <w:t>n</w:t>
      </w:r>
      <w:r w:rsidR="00690142">
        <w:rPr>
          <w:noProof/>
        </w:rPr>
        <w:t>t</w:t>
      </w:r>
      <w:r w:rsidR="00690142">
        <w:rPr>
          <w:noProof/>
        </w:rPr>
        <w:t xml:space="preserve"> </w:t>
      </w:r>
      <w:r w:rsidR="00690142">
        <w:rPr>
          <w:noProof/>
        </w:rPr>
        <w:t>t</w:t>
      </w:r>
      <w:r w:rsidR="00690142">
        <w:rPr>
          <w:noProof/>
        </w:rPr>
        <w:t>r</w:t>
      </w:r>
      <w:r w:rsidR="00690142">
        <w:rPr>
          <w:noProof/>
        </w:rPr>
        <w:t>a</w:t>
      </w:r>
      <w:r w:rsidR="00690142">
        <w:rPr>
          <w:noProof/>
        </w:rPr>
        <w:t>i</w:t>
      </w:r>
      <w:r w:rsidR="00690142">
        <w:rPr>
          <w:noProof/>
        </w:rPr>
        <w:t>t</w:t>
      </w:r>
      <w:r w:rsidR="00690142">
        <w:rPr>
          <w:noProof/>
        </w:rPr>
        <w:t>"</w:t>
      </w:r>
      <w:r w:rsidR="00690142">
        <w:rPr>
          <w:noProof/>
        </w:rPr>
        <w:t xml:space="preserve"> </w:t>
      </w:r>
      <w:r w:rsidR="00690142">
        <w:rPr>
          <w:noProof/>
        </w:rPr>
        <w:t>i</w:t>
      </w:r>
      <w:r w:rsidR="00690142">
        <w:rPr>
          <w:noProof/>
        </w:rPr>
        <w:t>s</w:t>
      </w:r>
      <w:r w:rsidR="00690142">
        <w:rPr>
          <w:noProof/>
        </w:rPr>
        <w:t xml:space="preserve"> </w:t>
      </w:r>
      <w:r w:rsidR="00690142">
        <w:rPr>
          <w:noProof/>
        </w:rPr>
        <w:t>v</w:t>
      </w:r>
      <w:r w:rsidR="00690142">
        <w:rPr>
          <w:noProof/>
        </w:rPr>
        <w:t>a</w:t>
      </w:r>
      <w:r w:rsidR="00690142">
        <w:rPr>
          <w:noProof/>
        </w:rPr>
        <w:t>g</w:t>
      </w:r>
      <w:r w:rsidR="00690142">
        <w:rPr>
          <w:noProof/>
        </w:rPr>
        <w:t>u</w:t>
      </w:r>
      <w:r w:rsidR="00690142">
        <w:rPr>
          <w:noProof/>
        </w:rPr>
        <w:t>e</w:t>
      </w:r>
      <w:r w:rsidR="00690142">
        <w:rPr>
          <w:noProof/>
        </w:rPr>
        <w:t>:</w:t>
      </w:r>
      <w:r w:rsidR="00690142">
        <w:rPr>
          <w:noProof/>
        </w:rPr>
        <w:t xml:space="preserve"> </w:t>
      </w:r>
      <w:r w:rsidR="00690142">
        <w:rPr>
          <w:noProof/>
        </w:rPr>
        <w:t>p</w:t>
      </w:r>
      <w:r w:rsidR="00690142">
        <w:rPr>
          <w:noProof/>
        </w:rPr>
        <w:t>l</w:t>
      </w:r>
      <w:r w:rsidR="00690142">
        <w:rPr>
          <w:noProof/>
        </w:rPr>
        <w:t>a</w:t>
      </w:r>
      <w:r w:rsidR="00690142">
        <w:rPr>
          <w:noProof/>
        </w:rPr>
        <w:t>n</w:t>
      </w:r>
      <w:r w:rsidR="00690142">
        <w:rPr>
          <w:noProof/>
        </w:rPr>
        <w:t>t</w:t>
      </w:r>
      <w:r w:rsidR="00690142">
        <w:rPr>
          <w:noProof/>
        </w:rPr>
        <w:t xml:space="preserve"> </w:t>
      </w:r>
      <w:r w:rsidR="00690142">
        <w:rPr>
          <w:noProof/>
        </w:rPr>
        <w:t>p</w:t>
      </w:r>
      <w:r w:rsidR="00690142">
        <w:rPr>
          <w:noProof/>
        </w:rPr>
        <w:t>h</w:t>
      </w:r>
      <w:r w:rsidR="00690142">
        <w:rPr>
          <w:noProof/>
        </w:rPr>
        <w:t>y</w:t>
      </w:r>
      <w:r w:rsidR="00690142">
        <w:rPr>
          <w:noProof/>
        </w:rPr>
        <w:t>s</w:t>
      </w:r>
      <w:r w:rsidR="00690142">
        <w:rPr>
          <w:noProof/>
        </w:rPr>
        <w:t>i</w:t>
      </w:r>
      <w:r w:rsidR="00690142">
        <w:rPr>
          <w:noProof/>
        </w:rPr>
        <w:t>o</w:t>
      </w:r>
      <w:r w:rsidR="00690142">
        <w:rPr>
          <w:noProof/>
        </w:rPr>
        <w:t>l</w:t>
      </w:r>
      <w:r w:rsidR="00690142">
        <w:rPr>
          <w:noProof/>
        </w:rPr>
        <w:t>o</w:t>
      </w:r>
      <w:r w:rsidR="00690142">
        <w:rPr>
          <w:noProof/>
        </w:rPr>
        <w:t>g</w:t>
      </w:r>
      <w:r w:rsidR="00690142">
        <w:rPr>
          <w:noProof/>
        </w:rPr>
        <w:t>y</w:t>
      </w:r>
      <w:r w:rsidR="00690142">
        <w:rPr>
          <w:noProof/>
        </w:rPr>
        <w:t>?</w:t>
      </w:r>
      <w:r w:rsidR="00690142">
        <w:rPr>
          <w:noProof/>
        </w:rPr>
        <w:t xml:space="preserve"> </w:t>
      </w:r>
      <w:r w:rsidR="00690142">
        <w:rPr>
          <w:noProof/>
        </w:rPr>
        <w:t>a</w:t>
      </w:r>
      <w:r w:rsidR="00690142">
        <w:rPr>
          <w:noProof/>
        </w:rPr>
        <w:t>s</w:t>
      </w:r>
      <w:r w:rsidR="00690142">
        <w:rPr>
          <w:noProof/>
        </w:rPr>
        <w:t xml:space="preserve"> </w:t>
      </w:r>
      <w:r w:rsidR="00690142">
        <w:rPr>
          <w:noProof/>
        </w:rPr>
        <w:t>i</w:t>
      </w:r>
      <w:r w:rsidR="00690142">
        <w:rPr>
          <w:noProof/>
        </w:rPr>
        <w:t>t</w:t>
      </w:r>
      <w:r w:rsidR="00690142">
        <w:rPr>
          <w:noProof/>
        </w:rPr>
        <w:t xml:space="preserve"> </w:t>
      </w:r>
      <w:r w:rsidR="00690142">
        <w:rPr>
          <w:noProof/>
        </w:rPr>
        <w:t>i</w:t>
      </w:r>
      <w:r w:rsidR="00690142">
        <w:rPr>
          <w:noProof/>
        </w:rPr>
        <w:t>s</w:t>
      </w:r>
      <w:r w:rsidR="00690142">
        <w:rPr>
          <w:noProof/>
        </w:rPr>
        <w:t xml:space="preserve"> </w:t>
      </w:r>
      <w:r w:rsidR="00690142">
        <w:rPr>
          <w:noProof/>
        </w:rPr>
        <w:t>m</w:t>
      </w:r>
      <w:r w:rsidR="00690142">
        <w:rPr>
          <w:noProof/>
        </w:rPr>
        <w:t>a</w:t>
      </w:r>
      <w:r w:rsidR="00690142">
        <w:rPr>
          <w:noProof/>
        </w:rPr>
        <w:t>i</w:t>
      </w:r>
      <w:r w:rsidR="00690142">
        <w:rPr>
          <w:noProof/>
        </w:rPr>
        <w:t>n</w:t>
      </w:r>
      <w:r w:rsidR="00690142">
        <w:rPr>
          <w:noProof/>
        </w:rPr>
        <w:t>l</w:t>
      </w:r>
      <w:r w:rsidR="00690142">
        <w:rPr>
          <w:noProof/>
        </w:rPr>
        <w:t>y</w:t>
      </w:r>
      <w:r w:rsidR="00690142">
        <w:rPr>
          <w:noProof/>
        </w:rPr>
        <w:t xml:space="preserve"> </w:t>
      </w:r>
      <w:r w:rsidR="00690142">
        <w:rPr>
          <w:noProof/>
        </w:rPr>
        <w:t>t</w:t>
      </w:r>
      <w:r w:rsidR="00690142">
        <w:rPr>
          <w:noProof/>
        </w:rPr>
        <w:t>h</w:t>
      </w:r>
      <w:r w:rsidR="00690142">
        <w:rPr>
          <w:noProof/>
        </w:rPr>
        <w:t>e</w:t>
      </w:r>
      <w:r w:rsidR="00690142">
        <w:rPr>
          <w:noProof/>
        </w:rPr>
        <w:t xml:space="preserve"> </w:t>
      </w:r>
      <w:r w:rsidR="00690142">
        <w:rPr>
          <w:noProof/>
        </w:rPr>
        <w:t>d</w:t>
      </w:r>
      <w:r w:rsidR="00690142">
        <w:rPr>
          <w:noProof/>
        </w:rPr>
        <w:t>i</w:t>
      </w:r>
      <w:r w:rsidR="00690142">
        <w:rPr>
          <w:noProof/>
        </w:rPr>
        <w:t>f</w:t>
      </w:r>
      <w:r w:rsidR="00690142">
        <w:rPr>
          <w:noProof/>
        </w:rPr>
        <w:t>f</w:t>
      </w:r>
      <w:r w:rsidR="00690142">
        <w:rPr>
          <w:noProof/>
        </w:rPr>
        <w:t>e</w:t>
      </w:r>
      <w:r w:rsidR="00690142">
        <w:rPr>
          <w:noProof/>
        </w:rPr>
        <w:t>r</w:t>
      </w:r>
      <w:r w:rsidR="00690142">
        <w:rPr>
          <w:noProof/>
        </w:rPr>
        <w:t>e</w:t>
      </w:r>
      <w:r w:rsidR="00690142">
        <w:rPr>
          <w:noProof/>
        </w:rPr>
        <w:t>n</w:t>
      </w:r>
      <w:r w:rsidR="00690142">
        <w:rPr>
          <w:noProof/>
        </w:rPr>
        <w:t>c</w:t>
      </w:r>
      <w:r w:rsidR="00690142">
        <w:rPr>
          <w:noProof/>
        </w:rPr>
        <w:t>e</w:t>
      </w:r>
      <w:r w:rsidR="00690142">
        <w:rPr>
          <w:noProof/>
        </w:rPr>
        <w:t xml:space="preserve"> </w:t>
      </w:r>
      <w:r w:rsidR="00690142">
        <w:rPr>
          <w:noProof/>
        </w:rPr>
        <w:t>b</w:t>
      </w:r>
      <w:r w:rsidR="00690142">
        <w:rPr>
          <w:noProof/>
        </w:rPr>
        <w:t>e</w:t>
      </w:r>
      <w:r w:rsidR="00690142">
        <w:rPr>
          <w:noProof/>
        </w:rPr>
        <w:t>t</w:t>
      </w:r>
      <w:r w:rsidR="00690142">
        <w:rPr>
          <w:noProof/>
        </w:rPr>
        <w:t>w</w:t>
      </w:r>
      <w:r w:rsidR="00690142">
        <w:rPr>
          <w:noProof/>
        </w:rPr>
        <w:t>e</w:t>
      </w:r>
      <w:r w:rsidR="00690142">
        <w:rPr>
          <w:noProof/>
        </w:rPr>
        <w:t>e</w:t>
      </w:r>
      <w:r w:rsidR="00690142">
        <w:rPr>
          <w:noProof/>
        </w:rPr>
        <w:t>n</w:t>
      </w:r>
      <w:r w:rsidR="00690142">
        <w:rPr>
          <w:noProof/>
        </w:rPr>
        <w:t xml:space="preserve"> </w:t>
      </w:r>
      <w:r w:rsidR="00690142">
        <w:rPr>
          <w:noProof/>
        </w:rPr>
        <w:t>C</w:t>
      </w:r>
      <w:r w:rsidR="00690142">
        <w:rPr>
          <w:noProof/>
        </w:rPr>
        <w:t>3</w:t>
      </w:r>
      <w:r w:rsidR="00690142">
        <w:rPr>
          <w:noProof/>
        </w:rPr>
        <w:t>/</w:t>
      </w:r>
      <w:r w:rsidR="00690142">
        <w:rPr>
          <w:noProof/>
        </w:rPr>
        <w:t>C</w:t>
      </w:r>
      <w:r w:rsidR="00690142">
        <w:rPr>
          <w:noProof/>
        </w:rPr>
        <w:t>4</w:t>
      </w:r>
      <w:r w:rsidR="00690142">
        <w:rPr>
          <w:noProof/>
        </w:rPr>
        <w:t xml:space="preserve"> </w:t>
      </w:r>
      <w:r w:rsidR="00690142">
        <w:rPr>
          <w:noProof/>
        </w:rPr>
        <w:t>a</w:t>
      </w:r>
      <w:r w:rsidR="00690142">
        <w:rPr>
          <w:noProof/>
        </w:rPr>
        <w:t>n</w:t>
      </w:r>
      <w:r w:rsidR="00690142">
        <w:rPr>
          <w:noProof/>
        </w:rPr>
        <w:t>d</w:t>
      </w:r>
      <w:r w:rsidR="00690142">
        <w:rPr>
          <w:noProof/>
        </w:rPr>
        <w:t xml:space="preserve"> </w:t>
      </w:r>
      <w:r w:rsidR="00690142">
        <w:rPr>
          <w:noProof/>
        </w:rPr>
        <w:t>N</w:t>
      </w:r>
      <w:r w:rsidR="00690142">
        <w:rPr>
          <w:noProof/>
        </w:rPr>
        <w:t>-</w:t>
      </w:r>
      <w:r w:rsidR="00690142">
        <w:rPr>
          <w:noProof/>
        </w:rPr>
        <w:t>f</w:t>
      </w:r>
      <w:r w:rsidR="00690142">
        <w:rPr>
          <w:noProof/>
        </w:rPr>
        <w:t>i</w:t>
      </w:r>
      <w:r w:rsidR="00690142">
        <w:rPr>
          <w:noProof/>
        </w:rPr>
        <w:t>x</w:t>
      </w:r>
      <w:r w:rsidR="00690142">
        <w:rPr>
          <w:noProof/>
        </w:rPr>
        <w:t>e</w:t>
      </w:r>
      <w:r w:rsidR="00690142">
        <w:rPr>
          <w:noProof/>
        </w:rPr>
        <w:t>r</w:t>
      </w:r>
      <w:r w:rsidR="00690142">
        <w:rPr>
          <w:noProof/>
        </w:rPr>
        <w:t xml:space="preserve"> </w:t>
      </w:r>
      <w:r w:rsidR="00690142">
        <w:rPr>
          <w:noProof/>
        </w:rPr>
        <w:t>v</w:t>
      </w:r>
      <w:r w:rsidR="00690142">
        <w:rPr>
          <w:noProof/>
        </w:rPr>
        <w:t>s</w:t>
      </w:r>
      <w:r w:rsidR="00690142">
        <w:rPr>
          <w:noProof/>
        </w:rPr>
        <w:t>.</w:t>
      </w:r>
      <w:r w:rsidR="00690142">
        <w:rPr>
          <w:noProof/>
        </w:rPr>
        <w:t xml:space="preserve"> </w:t>
      </w:r>
      <w:r w:rsidR="00690142">
        <w:rPr>
          <w:noProof/>
        </w:rPr>
        <w:t>n</w:t>
      </w:r>
      <w:r w:rsidR="00690142">
        <w:rPr>
          <w:noProof/>
        </w:rPr>
        <w:t>o</w:t>
      </w:r>
      <w:r w:rsidR="00690142">
        <w:rPr>
          <w:noProof/>
        </w:rPr>
        <w:t>n</w:t>
      </w:r>
      <w:r w:rsidR="00690142">
        <w:rPr>
          <w:noProof/>
        </w:rPr>
        <w:t xml:space="preserve"> </w:t>
      </w:r>
      <w:r w:rsidR="00690142">
        <w:rPr>
          <w:noProof/>
        </w:rPr>
        <w:t>N</w:t>
      </w:r>
      <w:r w:rsidR="00690142">
        <w:rPr>
          <w:noProof/>
        </w:rPr>
        <w:t>-</w:t>
      </w:r>
      <w:r w:rsidR="00690142">
        <w:rPr>
          <w:noProof/>
        </w:rPr>
        <w:t>f</w:t>
      </w:r>
      <w:r w:rsidR="00690142">
        <w:rPr>
          <w:noProof/>
        </w:rPr>
        <w:t>i</w:t>
      </w:r>
      <w:r w:rsidR="00690142">
        <w:rPr>
          <w:noProof/>
        </w:rPr>
        <w:t>x</w:t>
      </w:r>
      <w:r w:rsidR="00690142">
        <w:rPr>
          <w:noProof/>
        </w:rPr>
        <w:t>e</w:t>
      </w:r>
      <w:r w:rsidR="00690142">
        <w:rPr>
          <w:noProof/>
        </w:rPr>
        <w:t>r</w:t>
      </w:r>
      <w:r w:rsidR="00690142">
        <w:rPr>
          <w:noProof/>
        </w:rPr>
        <w:t>?</w:t>
      </w:r>
    </w:p>
  </w:comment>
  <w:comment w:id="234" w:author="Roscher, Christiane" w:date="2022-01-14T16:18:00Z" w:initials="RC">
    <w:p w14:paraId="369A6891" w14:textId="1C4203E5" w:rsidR="00B728D9" w:rsidRDefault="00B728D9">
      <w:pPr>
        <w:pStyle w:val="Kommentartext"/>
      </w:pPr>
      <w:r>
        <w:rPr>
          <w:rStyle w:val="Kommentarzeichen"/>
        </w:rPr>
        <w:annotationRef/>
      </w:r>
      <w:r w:rsidR="00690142">
        <w:rPr>
          <w:noProof/>
        </w:rPr>
        <w:t>p</w:t>
      </w:r>
      <w:r w:rsidR="00690142">
        <w:rPr>
          <w:noProof/>
        </w:rPr>
        <w:t>o</w:t>
      </w:r>
      <w:r w:rsidR="00690142">
        <w:rPr>
          <w:noProof/>
        </w:rPr>
        <w:t>s</w:t>
      </w:r>
      <w:r w:rsidR="00690142">
        <w:rPr>
          <w:noProof/>
        </w:rPr>
        <w:t>s</w:t>
      </w:r>
      <w:r w:rsidR="00690142">
        <w:rPr>
          <w:noProof/>
        </w:rPr>
        <w:t>i</w:t>
      </w:r>
      <w:r w:rsidR="00690142">
        <w:rPr>
          <w:noProof/>
        </w:rPr>
        <w:t>b</w:t>
      </w:r>
      <w:r w:rsidR="00690142">
        <w:rPr>
          <w:noProof/>
        </w:rPr>
        <w:t>l</w:t>
      </w:r>
      <w:r w:rsidR="00690142">
        <w:rPr>
          <w:noProof/>
        </w:rPr>
        <w:t>y</w:t>
      </w:r>
      <w:r w:rsidR="00690142">
        <w:rPr>
          <w:noProof/>
        </w:rPr>
        <w:t xml:space="preserve"> </w:t>
      </w:r>
      <w:r w:rsidR="00690142">
        <w:rPr>
          <w:noProof/>
        </w:rPr>
        <w:t>d</w:t>
      </w:r>
      <w:r w:rsidR="00690142">
        <w:rPr>
          <w:noProof/>
        </w:rPr>
        <w:t>u</w:t>
      </w:r>
      <w:r w:rsidR="00690142">
        <w:rPr>
          <w:noProof/>
        </w:rPr>
        <w:t>e</w:t>
      </w:r>
      <w:r w:rsidR="00690142">
        <w:rPr>
          <w:noProof/>
        </w:rPr>
        <w:t xml:space="preserve"> </w:t>
      </w:r>
      <w:r w:rsidR="00690142">
        <w:rPr>
          <w:noProof/>
        </w:rPr>
        <w:t>t</w:t>
      </w:r>
      <w:r w:rsidR="00690142">
        <w:rPr>
          <w:noProof/>
        </w:rPr>
        <w:t>o</w:t>
      </w:r>
      <w:r w:rsidR="00690142">
        <w:rPr>
          <w:noProof/>
        </w:rPr>
        <w:t xml:space="preserve"> </w:t>
      </w:r>
      <w:r w:rsidR="00690142">
        <w:rPr>
          <w:noProof/>
        </w:rPr>
        <w:t>t</w:t>
      </w:r>
      <w:r w:rsidR="00690142">
        <w:rPr>
          <w:noProof/>
        </w:rPr>
        <w:t>h</w:t>
      </w:r>
      <w:r w:rsidR="00690142">
        <w:rPr>
          <w:noProof/>
        </w:rPr>
        <w:t>e</w:t>
      </w:r>
      <w:r w:rsidR="00690142">
        <w:rPr>
          <w:noProof/>
        </w:rPr>
        <w:t xml:space="preserve"> </w:t>
      </w:r>
      <w:r w:rsidR="00690142">
        <w:rPr>
          <w:noProof/>
        </w:rPr>
        <w:t>f</w:t>
      </w:r>
      <w:r w:rsidR="00690142">
        <w:rPr>
          <w:noProof/>
        </w:rPr>
        <w:t>a</w:t>
      </w:r>
      <w:r w:rsidR="00690142">
        <w:rPr>
          <w:noProof/>
        </w:rPr>
        <w:t>c</w:t>
      </w:r>
      <w:r w:rsidR="00690142">
        <w:rPr>
          <w:noProof/>
        </w:rPr>
        <w:t>t</w:t>
      </w:r>
      <w:r w:rsidR="00690142">
        <w:rPr>
          <w:noProof/>
        </w:rPr>
        <w:t xml:space="preserve"> </w:t>
      </w:r>
      <w:r w:rsidR="00690142">
        <w:rPr>
          <w:noProof/>
        </w:rPr>
        <w:t>t</w:t>
      </w:r>
      <w:r w:rsidR="00690142">
        <w:rPr>
          <w:noProof/>
        </w:rPr>
        <w:t>h</w:t>
      </w:r>
      <w:r w:rsidR="00690142">
        <w:rPr>
          <w:noProof/>
        </w:rPr>
        <w:t>a</w:t>
      </w:r>
      <w:r w:rsidR="00690142">
        <w:rPr>
          <w:noProof/>
        </w:rPr>
        <w:t>t</w:t>
      </w:r>
      <w:r w:rsidR="00690142">
        <w:rPr>
          <w:noProof/>
        </w:rPr>
        <w:t xml:space="preserve"> </w:t>
      </w:r>
      <w:r w:rsidR="00690142">
        <w:rPr>
          <w:noProof/>
        </w:rPr>
        <w:t>m</w:t>
      </w:r>
      <w:r w:rsidR="00690142">
        <w:rPr>
          <w:noProof/>
        </w:rPr>
        <w:t>o</w:t>
      </w:r>
      <w:r w:rsidR="00690142">
        <w:rPr>
          <w:noProof/>
        </w:rPr>
        <w:t>s</w:t>
      </w:r>
      <w:r w:rsidR="00690142">
        <w:rPr>
          <w:noProof/>
        </w:rPr>
        <w:t>t</w:t>
      </w:r>
      <w:r w:rsidR="00690142">
        <w:rPr>
          <w:noProof/>
        </w:rPr>
        <w:t>l</w:t>
      </w:r>
      <w:r w:rsidR="00690142">
        <w:rPr>
          <w:noProof/>
        </w:rPr>
        <w:t>y</w:t>
      </w:r>
      <w:r w:rsidR="00690142">
        <w:rPr>
          <w:noProof/>
        </w:rPr>
        <w:t xml:space="preserve"> </w:t>
      </w:r>
      <w:r w:rsidR="00690142">
        <w:rPr>
          <w:noProof/>
        </w:rPr>
        <w:t>d</w:t>
      </w:r>
      <w:r w:rsidR="00690142">
        <w:rPr>
          <w:noProof/>
        </w:rPr>
        <w:t>o</w:t>
      </w:r>
      <w:r w:rsidR="00690142">
        <w:rPr>
          <w:noProof/>
        </w:rPr>
        <w:t>m</w:t>
      </w:r>
      <w:r w:rsidR="00690142">
        <w:rPr>
          <w:noProof/>
        </w:rPr>
        <w:t>i</w:t>
      </w:r>
      <w:r w:rsidR="00690142">
        <w:rPr>
          <w:noProof/>
        </w:rPr>
        <w:t>n</w:t>
      </w:r>
      <w:r w:rsidR="00690142">
        <w:rPr>
          <w:noProof/>
        </w:rPr>
        <w:t>a</w:t>
      </w:r>
      <w:r w:rsidR="00690142">
        <w:rPr>
          <w:noProof/>
        </w:rPr>
        <w:t>n</w:t>
      </w:r>
      <w:r w:rsidR="00690142">
        <w:rPr>
          <w:noProof/>
        </w:rPr>
        <w:t>t</w:t>
      </w:r>
      <w:r w:rsidR="00690142">
        <w:rPr>
          <w:noProof/>
        </w:rPr>
        <w:t xml:space="preserve"> </w:t>
      </w:r>
      <w:r w:rsidR="00690142">
        <w:rPr>
          <w:noProof/>
        </w:rPr>
        <w:t>s</w:t>
      </w:r>
      <w:r w:rsidR="00690142">
        <w:rPr>
          <w:noProof/>
        </w:rPr>
        <w:t>p</w:t>
      </w:r>
      <w:r w:rsidR="00690142">
        <w:rPr>
          <w:noProof/>
        </w:rPr>
        <w:t>e</w:t>
      </w:r>
      <w:r w:rsidR="00690142">
        <w:rPr>
          <w:noProof/>
        </w:rPr>
        <w:t>c</w:t>
      </w:r>
      <w:r w:rsidR="00690142">
        <w:rPr>
          <w:noProof/>
        </w:rPr>
        <w:t>i</w:t>
      </w:r>
      <w:r w:rsidR="00690142">
        <w:rPr>
          <w:noProof/>
        </w:rPr>
        <w:t>e</w:t>
      </w:r>
      <w:r w:rsidR="00690142">
        <w:rPr>
          <w:noProof/>
        </w:rPr>
        <w:t>s</w:t>
      </w:r>
      <w:r w:rsidR="00690142">
        <w:rPr>
          <w:noProof/>
        </w:rPr>
        <w:t xml:space="preserve"> </w:t>
      </w:r>
      <w:r w:rsidR="00690142">
        <w:rPr>
          <w:noProof/>
        </w:rPr>
        <w:t>w</w:t>
      </w:r>
      <w:r w:rsidR="00690142">
        <w:rPr>
          <w:noProof/>
        </w:rPr>
        <w:t>e</w:t>
      </w:r>
      <w:r w:rsidR="00690142">
        <w:rPr>
          <w:noProof/>
        </w:rPr>
        <w:t>r</w:t>
      </w:r>
      <w:r w:rsidR="00690142">
        <w:rPr>
          <w:noProof/>
        </w:rPr>
        <w:t>e</w:t>
      </w:r>
      <w:r w:rsidR="00690142">
        <w:rPr>
          <w:noProof/>
        </w:rPr>
        <w:t xml:space="preserve"> </w:t>
      </w:r>
      <w:r w:rsidR="00690142">
        <w:rPr>
          <w:noProof/>
        </w:rPr>
        <w:t>s</w:t>
      </w:r>
      <w:r w:rsidR="00690142">
        <w:rPr>
          <w:noProof/>
        </w:rPr>
        <w:t>t</w:t>
      </w:r>
      <w:r w:rsidR="00690142">
        <w:rPr>
          <w:noProof/>
        </w:rPr>
        <w:t>u</w:t>
      </w:r>
      <w:r w:rsidR="00690142">
        <w:rPr>
          <w:noProof/>
        </w:rPr>
        <w:t>d</w:t>
      </w:r>
      <w:r w:rsidR="00690142">
        <w:rPr>
          <w:noProof/>
        </w:rPr>
        <w:t>i</w:t>
      </w:r>
      <w:r w:rsidR="00690142">
        <w:rPr>
          <w:noProof/>
        </w:rPr>
        <w:t>e</w:t>
      </w:r>
      <w:r w:rsidR="00690142">
        <w:rPr>
          <w:noProof/>
        </w:rPr>
        <w:t>d</w:t>
      </w:r>
      <w:r w:rsidR="00690142">
        <w:rPr>
          <w:noProof/>
        </w:rPr>
        <w:t xml:space="preserve"> </w:t>
      </w:r>
      <w:r w:rsidR="00690142">
        <w:rPr>
          <w:noProof/>
        </w:rPr>
        <w:t>f</w:t>
      </w:r>
      <w:r w:rsidR="00690142">
        <w:rPr>
          <w:noProof/>
        </w:rPr>
        <w:t>o</w:t>
      </w:r>
      <w:r w:rsidR="00690142">
        <w:rPr>
          <w:noProof/>
        </w:rPr>
        <w:t>r</w:t>
      </w:r>
      <w:r w:rsidR="00690142">
        <w:rPr>
          <w:noProof/>
        </w:rPr>
        <w:t xml:space="preserve"> </w:t>
      </w:r>
      <w:r w:rsidR="00690142">
        <w:rPr>
          <w:noProof/>
        </w:rPr>
        <w:t>l</w:t>
      </w:r>
      <w:r w:rsidR="00690142">
        <w:rPr>
          <w:noProof/>
        </w:rPr>
        <w:t>e</w:t>
      </w:r>
      <w:r w:rsidR="00690142">
        <w:rPr>
          <w:noProof/>
        </w:rPr>
        <w:t>a</w:t>
      </w:r>
      <w:r w:rsidR="00690142">
        <w:rPr>
          <w:noProof/>
        </w:rPr>
        <w:t>f</w:t>
      </w:r>
      <w:r w:rsidR="00690142">
        <w:rPr>
          <w:noProof/>
        </w:rPr>
        <w:t xml:space="preserve"> </w:t>
      </w:r>
      <w:r w:rsidR="00690142">
        <w:rPr>
          <w:noProof/>
        </w:rPr>
        <w:t>t</w:t>
      </w:r>
      <w:r w:rsidR="00690142">
        <w:rPr>
          <w:noProof/>
        </w:rPr>
        <w:t>r</w:t>
      </w:r>
      <w:r w:rsidR="00690142">
        <w:rPr>
          <w:noProof/>
        </w:rPr>
        <w:t>a</w:t>
      </w:r>
      <w:r w:rsidR="00690142">
        <w:rPr>
          <w:noProof/>
        </w:rPr>
        <w:t>i</w:t>
      </w:r>
      <w:r w:rsidR="00690142">
        <w:rPr>
          <w:noProof/>
        </w:rPr>
        <w:t>t</w:t>
      </w:r>
      <w:r w:rsidR="00690142">
        <w:rPr>
          <w:noProof/>
        </w:rPr>
        <w:t>s</w:t>
      </w:r>
      <w:r w:rsidR="00690142">
        <w:rPr>
          <w:noProof/>
        </w:rPr>
        <w:t>?</w:t>
      </w:r>
      <w:bookmarkStart w:id="235" w:name="_GoBack"/>
      <w:bookmarkEnd w:id="235"/>
    </w:p>
  </w:comment>
  <w:comment w:id="236" w:author="Andrew MacDougall" w:date="2022-01-06T10:22:00Z" w:initials="AM">
    <w:p w14:paraId="09493D11" w14:textId="47A7BFB3" w:rsidR="00E2494E" w:rsidRDefault="00E2494E">
      <w:pPr>
        <w:pStyle w:val="Kommentartext"/>
      </w:pPr>
      <w:r>
        <w:rPr>
          <w:rStyle w:val="Kommentarzeichen"/>
        </w:rPr>
        <w:annotationRef/>
      </w:r>
      <w:r>
        <w:t xml:space="preserve">we do have year 0 vs year 3 soil nutrient data for many sites – could that be of use? </w:t>
      </w:r>
    </w:p>
  </w:comment>
  <w:comment w:id="239" w:author="Andrew MacDougall" w:date="2022-01-06T10:24:00Z" w:initials="AM">
    <w:p w14:paraId="6403A9E7" w14:textId="0A01D067" w:rsidR="00E2494E" w:rsidRDefault="00E2494E">
      <w:pPr>
        <w:pStyle w:val="Kommentartext"/>
      </w:pPr>
      <w:r>
        <w:rPr>
          <w:rStyle w:val="Kommentarzeichen"/>
        </w:rPr>
        <w:annotationRef/>
      </w:r>
      <w:r>
        <w:t>Again, we have these data, based on year 0 soil nutrients?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00CC38" w15:done="0"/>
  <w15:commentEx w15:paraId="204E7051" w15:done="0"/>
  <w15:commentEx w15:paraId="0AADA09A" w15:done="0"/>
  <w15:commentEx w15:paraId="7AA3E5E2" w15:done="0"/>
  <w15:commentEx w15:paraId="3C6ED288" w15:done="0"/>
  <w15:commentEx w15:paraId="5EC0AAA6" w15:done="0"/>
  <w15:commentEx w15:paraId="004DD01E" w15:paraIdParent="5EC0AAA6" w15:done="0"/>
  <w15:commentEx w15:paraId="066943ED" w15:done="0"/>
  <w15:commentEx w15:paraId="035662C9" w15:done="0"/>
  <w15:commentEx w15:paraId="4CD70F4C" w15:done="0"/>
  <w15:commentEx w15:paraId="69C86B78" w15:done="0"/>
  <w15:commentEx w15:paraId="32DB8198" w15:done="0"/>
  <w15:commentEx w15:paraId="484795CE" w15:done="0"/>
  <w15:commentEx w15:paraId="6F6E597A" w15:done="0"/>
  <w15:commentEx w15:paraId="51141039" w15:done="0"/>
  <w15:commentEx w15:paraId="0E74240E" w15:done="0"/>
  <w15:commentEx w15:paraId="37EEF3AA" w15:done="0"/>
  <w15:commentEx w15:paraId="4D1A101B" w15:done="0"/>
  <w15:commentEx w15:paraId="421C9E6E" w15:done="0"/>
  <w15:commentEx w15:paraId="104DE206" w15:done="0"/>
  <w15:commentEx w15:paraId="12E3663B" w15:done="0"/>
  <w15:commentEx w15:paraId="2F44564B" w15:done="0"/>
  <w15:commentEx w15:paraId="1F1A5623" w15:done="0"/>
  <w15:commentEx w15:paraId="29B61290" w15:done="0"/>
  <w15:commentEx w15:paraId="4C423667" w15:done="0"/>
  <w15:commentEx w15:paraId="7E0D8824" w15:done="0"/>
  <w15:commentEx w15:paraId="4E37C3AD" w15:done="0"/>
  <w15:commentEx w15:paraId="5D79D8BB" w15:done="0"/>
  <w15:commentEx w15:paraId="6DBD96E5" w15:done="0"/>
  <w15:commentEx w15:paraId="4E241ACA" w15:done="0"/>
  <w15:commentEx w15:paraId="07323164" w15:done="0"/>
  <w15:commentEx w15:paraId="2D5ADA56" w15:done="0"/>
  <w15:commentEx w15:paraId="689916C1" w15:done="0"/>
  <w15:commentEx w15:paraId="496E527F" w15:done="0"/>
  <w15:commentEx w15:paraId="28B35A75" w15:done="0"/>
  <w15:commentEx w15:paraId="45AE17EA" w15:done="0"/>
  <w15:commentEx w15:paraId="45DF94AD" w15:done="0"/>
  <w15:commentEx w15:paraId="31AF035D" w15:done="0"/>
  <w15:commentEx w15:paraId="77FF4E87" w15:done="0"/>
  <w15:commentEx w15:paraId="36DDE13A" w15:done="0"/>
  <w15:commentEx w15:paraId="7CC122BB" w15:done="0"/>
  <w15:commentEx w15:paraId="0E545443" w15:done="0"/>
  <w15:commentEx w15:paraId="06219A30" w15:done="0"/>
  <w15:commentEx w15:paraId="1DBEC0CF" w15:done="0"/>
  <w15:commentEx w15:paraId="39FEE1A9" w15:done="0"/>
  <w15:commentEx w15:paraId="50C869F7" w15:done="0"/>
  <w15:commentEx w15:paraId="274D4120" w15:done="0"/>
  <w15:commentEx w15:paraId="5ECDDE4F" w15:done="0"/>
  <w15:commentEx w15:paraId="64B1767D" w15:done="0"/>
  <w15:commentEx w15:paraId="15C7D920" w15:done="0"/>
  <w15:commentEx w15:paraId="71AF7573" w15:paraIdParent="15C7D920" w15:done="0"/>
  <w15:commentEx w15:paraId="172ABDAD" w15:done="0"/>
  <w15:commentEx w15:paraId="4CB58E5B" w15:done="0"/>
  <w15:commentEx w15:paraId="1A59B1B1" w15:done="0"/>
  <w15:commentEx w15:paraId="4B7AF85C" w15:done="0"/>
  <w15:commentEx w15:paraId="337F0F91" w15:done="0"/>
  <w15:commentEx w15:paraId="369A6891" w15:done="0"/>
  <w15:commentEx w15:paraId="09493D11" w15:done="0"/>
  <w15:commentEx w15:paraId="6403A9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3694" w16cex:dateUtc="2022-01-06T14:36:00Z"/>
  <w16cex:commentExtensible w16cex:durableId="25813EDF" w16cex:dateUtc="2022-01-06T15:11:00Z"/>
  <w16cex:commentExtensible w16cex:durableId="258139A0" w16cex:dateUtc="2022-01-06T14:49:00Z"/>
  <w16cex:commentExtensible w16cex:durableId="25813C78" w16cex:dateUtc="2022-01-06T15:01:00Z"/>
  <w16cex:commentExtensible w16cex:durableId="25813CE6" w16cex:dateUtc="2022-01-06T15:03:00Z"/>
  <w16cex:commentExtensible w16cex:durableId="25813E40" w16cex:dateUtc="2022-01-06T15:09:00Z"/>
  <w16cex:commentExtensible w16cex:durableId="25813E90" w16cex:dateUtc="2022-01-06T15:10:00Z"/>
  <w16cex:commentExtensible w16cex:durableId="25814034" w16cex:dateUtc="2022-01-06T15:17:00Z"/>
  <w16cex:commentExtensible w16cex:durableId="25814180" w16cex:dateUtc="2022-01-06T15:22:00Z"/>
  <w16cex:commentExtensible w16cex:durableId="258141C4" w16cex:dateUtc="2022-01-06T15: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00CC38" w16cid:durableId="258156BC"/>
  <w16cid:commentId w16cid:paraId="204E7051" w16cid:durableId="25813694"/>
  <w16cid:commentId w16cid:paraId="0AADA09A" w16cid:durableId="258157B8"/>
  <w16cid:commentId w16cid:paraId="7AA3E5E2" w16cid:durableId="258BEE0C"/>
  <w16cid:commentId w16cid:paraId="3C6ED288" w16cid:durableId="258159C3"/>
  <w16cid:commentId w16cid:paraId="5EC0AAA6" w16cid:durableId="2582BFB1"/>
  <w16cid:commentId w16cid:paraId="004DD01E" w16cid:durableId="2582BFB5"/>
  <w16cid:commentId w16cid:paraId="066943ED" w16cid:durableId="2582C3E1"/>
  <w16cid:commentId w16cid:paraId="035662C9" w16cid:durableId="2582DCBC"/>
  <w16cid:commentId w16cid:paraId="4CD70F4C" w16cid:durableId="25813EDF"/>
  <w16cid:commentId w16cid:paraId="69C86B78" w16cid:durableId="2586DD09"/>
  <w16cid:commentId w16cid:paraId="32DB8198" w16cid:durableId="258BF21A"/>
  <w16cid:commentId w16cid:paraId="484795CE" w16cid:durableId="258139A0"/>
  <w16cid:commentId w16cid:paraId="6F6E597A" w16cid:durableId="2586C6A2"/>
  <w16cid:commentId w16cid:paraId="51141039" w16cid:durableId="2586D9D8"/>
  <w16cid:commentId w16cid:paraId="0E74240E" w16cid:durableId="2586D98E"/>
  <w16cid:commentId w16cid:paraId="37EEF3AA" w16cid:durableId="258BF8EF"/>
  <w16cid:commentId w16cid:paraId="4D1A101B" w16cid:durableId="2586DD9A"/>
  <w16cid:commentId w16cid:paraId="421C9E6E" w16cid:durableId="25813C78"/>
  <w16cid:commentId w16cid:paraId="104DE206" w16cid:durableId="2586DC6C"/>
  <w16cid:commentId w16cid:paraId="12E3663B" w16cid:durableId="2586E629"/>
  <w16cid:commentId w16cid:paraId="2F44564B" w16cid:durableId="2586DDDE"/>
  <w16cid:commentId w16cid:paraId="1F1A5623" w16cid:durableId="2586E60E"/>
  <w16cid:commentId w16cid:paraId="29B61290" w16cid:durableId="2586DE72"/>
  <w16cid:commentId w16cid:paraId="4C423667" w16cid:durableId="2582C5EB"/>
  <w16cid:commentId w16cid:paraId="7E0D8824" w16cid:durableId="2586DEF3"/>
  <w16cid:commentId w16cid:paraId="4E37C3AD" w16cid:durableId="2587C61D"/>
  <w16cid:commentId w16cid:paraId="5D79D8BB" w16cid:durableId="258C06C6"/>
  <w16cid:commentId w16cid:paraId="6DBD96E5" w16cid:durableId="258C0C60"/>
  <w16cid:commentId w16cid:paraId="4E241ACA" w16cid:durableId="258C0D03"/>
  <w16cid:commentId w16cid:paraId="07323164" w16cid:durableId="2586E128"/>
  <w16cid:commentId w16cid:paraId="2D5ADA56" w16cid:durableId="2586E18E"/>
  <w16cid:commentId w16cid:paraId="689916C1" w16cid:durableId="2586E223"/>
  <w16cid:commentId w16cid:paraId="496E527F" w16cid:durableId="25813CE6"/>
  <w16cid:commentId w16cid:paraId="28B35A75" w16cid:durableId="258C0E37"/>
  <w16cid:commentId w16cid:paraId="45AE17EA" w16cid:durableId="2586E2E9"/>
  <w16cid:commentId w16cid:paraId="45DF94AD" w16cid:durableId="2587C6D5"/>
  <w16cid:commentId w16cid:paraId="31AF035D" w16cid:durableId="258C0F8A"/>
  <w16cid:commentId w16cid:paraId="77FF4E87" w16cid:durableId="2586E39E"/>
  <w16cid:commentId w16cid:paraId="36DDE13A" w16cid:durableId="2586E4DF"/>
  <w16cid:commentId w16cid:paraId="7CC122BB" w16cid:durableId="2587C9A9"/>
  <w16cid:commentId w16cid:paraId="0E545443" w16cid:durableId="2587C9E6"/>
  <w16cid:commentId w16cid:paraId="06219A30" w16cid:durableId="258C1947"/>
  <w16cid:commentId w16cid:paraId="1DBEC0CF" w16cid:durableId="2587CA5B"/>
  <w16cid:commentId w16cid:paraId="39FEE1A9" w16cid:durableId="2587CAA7"/>
  <w16cid:commentId w16cid:paraId="50C869F7" w16cid:durableId="2587CBB4"/>
  <w16cid:commentId w16cid:paraId="274D4120" w16cid:durableId="2587CBF2"/>
  <w16cid:commentId w16cid:paraId="5ECDDE4F" w16cid:durableId="2587CC97"/>
  <w16cid:commentId w16cid:paraId="64B1767D" w16cid:durableId="2587CCDC"/>
  <w16cid:commentId w16cid:paraId="15C7D920" w16cid:durableId="25813E40"/>
  <w16cid:commentId w16cid:paraId="71AF7573" w16cid:durableId="2587CD3A"/>
  <w16cid:commentId w16cid:paraId="172ABDAD" w16cid:durableId="25813E90"/>
  <w16cid:commentId w16cid:paraId="4CB58E5B" w16cid:durableId="258C1CB0"/>
  <w16cid:commentId w16cid:paraId="1A59B1B1" w16cid:durableId="25814034"/>
  <w16cid:commentId w16cid:paraId="4B7AF85C" w16cid:durableId="258C1E3A"/>
  <w16cid:commentId w16cid:paraId="337F0F91" w16cid:durableId="258C1E87"/>
  <w16cid:commentId w16cid:paraId="369A6891" w16cid:durableId="258C20BE"/>
  <w16cid:commentId w16cid:paraId="09493D11" w16cid:durableId="25814180"/>
  <w16cid:commentId w16cid:paraId="6403A9E7" w16cid:durableId="258141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6699A" w14:textId="77777777" w:rsidR="00690142" w:rsidRDefault="00690142" w:rsidP="001B44B1">
      <w:r>
        <w:separator/>
      </w:r>
    </w:p>
  </w:endnote>
  <w:endnote w:type="continuationSeparator" w:id="0">
    <w:p w14:paraId="68D944D5" w14:textId="77777777" w:rsidR="00690142" w:rsidRDefault="00690142"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74780687"/>
      <w:docPartObj>
        <w:docPartGallery w:val="Page Numbers (Bottom of Page)"/>
        <w:docPartUnique/>
      </w:docPartObj>
    </w:sdtPr>
    <w:sdtContent>
      <w:p w14:paraId="3164C6C6" w14:textId="327FB48A" w:rsidR="00E2494E" w:rsidRDefault="00E2494E" w:rsidP="00771C52">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4AE43F7F" w14:textId="77777777" w:rsidR="00E2494E" w:rsidRDefault="00E2494E" w:rsidP="00DA24C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89242791"/>
      <w:docPartObj>
        <w:docPartGallery w:val="Page Numbers (Bottom of Page)"/>
        <w:docPartUnique/>
      </w:docPartObj>
    </w:sdtPr>
    <w:sdtContent>
      <w:p w14:paraId="26B0195A" w14:textId="011C7121" w:rsidR="00E2494E" w:rsidRDefault="00E2494E" w:rsidP="00771C52">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512C2C66" w14:textId="77777777" w:rsidR="00E2494E" w:rsidRDefault="00E2494E" w:rsidP="00DA24C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18985" w14:textId="77777777" w:rsidR="00690142" w:rsidRDefault="00690142" w:rsidP="001B44B1">
      <w:r>
        <w:separator/>
      </w:r>
    </w:p>
  </w:footnote>
  <w:footnote w:type="continuationSeparator" w:id="0">
    <w:p w14:paraId="5AEFD58E" w14:textId="77777777" w:rsidR="00690142" w:rsidRDefault="00690142"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ka Hersch-Green">
    <w15:presenceInfo w15:providerId="None" w15:userId="Erika Hersch-Green"/>
  </w15:person>
  <w15:person w15:author="Andrew MacDougall">
    <w15:presenceInfo w15:providerId="AD" w15:userId="S::amacdo02@uoguelph.ca::29020158-0072-4f98-8d73-cbfeb4293369"/>
  </w15:person>
  <w15:person w15:author="Roscher, Christiane">
    <w15:presenceInfo w15:providerId="AD" w15:userId="S-1-5-21-3363705533-3530461373-289186524-3852"/>
  </w15:person>
  <w15:person w15:author="Erika Hersch-Green [2]">
    <w15:presenceInfo w15:providerId="AD" w15:userId="S-1-5-21-1550642901-3503911066-1882207835-408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Grammatical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58AF"/>
    <w:rsid w:val="00016940"/>
    <w:rsid w:val="00024346"/>
    <w:rsid w:val="00026A77"/>
    <w:rsid w:val="00042F1B"/>
    <w:rsid w:val="00053B82"/>
    <w:rsid w:val="00060D75"/>
    <w:rsid w:val="0007174C"/>
    <w:rsid w:val="00074719"/>
    <w:rsid w:val="00074DCD"/>
    <w:rsid w:val="00077C60"/>
    <w:rsid w:val="0008438C"/>
    <w:rsid w:val="000917D2"/>
    <w:rsid w:val="00096AFD"/>
    <w:rsid w:val="000A7AF1"/>
    <w:rsid w:val="000B15CA"/>
    <w:rsid w:val="000B42B7"/>
    <w:rsid w:val="000C0A8A"/>
    <w:rsid w:val="000C26ED"/>
    <w:rsid w:val="000C4651"/>
    <w:rsid w:val="000C583D"/>
    <w:rsid w:val="000D0F58"/>
    <w:rsid w:val="000D10B1"/>
    <w:rsid w:val="000D3DDB"/>
    <w:rsid w:val="000D62FD"/>
    <w:rsid w:val="000E2A8E"/>
    <w:rsid w:val="000E2B28"/>
    <w:rsid w:val="000E40F2"/>
    <w:rsid w:val="000E55C7"/>
    <w:rsid w:val="000F0BE3"/>
    <w:rsid w:val="00102B2A"/>
    <w:rsid w:val="001042EA"/>
    <w:rsid w:val="00105704"/>
    <w:rsid w:val="00106CD7"/>
    <w:rsid w:val="00111025"/>
    <w:rsid w:val="00111AFB"/>
    <w:rsid w:val="00113188"/>
    <w:rsid w:val="001257BE"/>
    <w:rsid w:val="0013288D"/>
    <w:rsid w:val="00135FBB"/>
    <w:rsid w:val="00143637"/>
    <w:rsid w:val="0014366E"/>
    <w:rsid w:val="00145D3D"/>
    <w:rsid w:val="00150B42"/>
    <w:rsid w:val="00152D8D"/>
    <w:rsid w:val="001545B9"/>
    <w:rsid w:val="001578C1"/>
    <w:rsid w:val="001609E7"/>
    <w:rsid w:val="00162B52"/>
    <w:rsid w:val="00162DE1"/>
    <w:rsid w:val="00165EAE"/>
    <w:rsid w:val="00167D08"/>
    <w:rsid w:val="00172FFF"/>
    <w:rsid w:val="00175A1E"/>
    <w:rsid w:val="00175B3C"/>
    <w:rsid w:val="001819E1"/>
    <w:rsid w:val="001964F4"/>
    <w:rsid w:val="001A1A51"/>
    <w:rsid w:val="001A2607"/>
    <w:rsid w:val="001A7B38"/>
    <w:rsid w:val="001B0EE0"/>
    <w:rsid w:val="001B44B1"/>
    <w:rsid w:val="001B4836"/>
    <w:rsid w:val="001B6B10"/>
    <w:rsid w:val="001C2672"/>
    <w:rsid w:val="001C5C13"/>
    <w:rsid w:val="001D0C18"/>
    <w:rsid w:val="001D0DC9"/>
    <w:rsid w:val="001D2A99"/>
    <w:rsid w:val="001D5E19"/>
    <w:rsid w:val="001E3889"/>
    <w:rsid w:val="001E6174"/>
    <w:rsid w:val="001F281E"/>
    <w:rsid w:val="001F3BE9"/>
    <w:rsid w:val="001F7DFE"/>
    <w:rsid w:val="002019BC"/>
    <w:rsid w:val="002106E3"/>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2985"/>
    <w:rsid w:val="0029320F"/>
    <w:rsid w:val="00296CCE"/>
    <w:rsid w:val="002A1086"/>
    <w:rsid w:val="002A405B"/>
    <w:rsid w:val="002A727E"/>
    <w:rsid w:val="002B1DD3"/>
    <w:rsid w:val="002B2CF0"/>
    <w:rsid w:val="002B429E"/>
    <w:rsid w:val="002B59BD"/>
    <w:rsid w:val="002B7732"/>
    <w:rsid w:val="002C18EF"/>
    <w:rsid w:val="002C4254"/>
    <w:rsid w:val="002C65AC"/>
    <w:rsid w:val="002D1342"/>
    <w:rsid w:val="002D43A0"/>
    <w:rsid w:val="002D469B"/>
    <w:rsid w:val="002D5EE3"/>
    <w:rsid w:val="002D600A"/>
    <w:rsid w:val="002D64A7"/>
    <w:rsid w:val="002E0B6F"/>
    <w:rsid w:val="002E193F"/>
    <w:rsid w:val="002E41FB"/>
    <w:rsid w:val="002F0AAC"/>
    <w:rsid w:val="002F4BFB"/>
    <w:rsid w:val="00300607"/>
    <w:rsid w:val="003075A2"/>
    <w:rsid w:val="00312932"/>
    <w:rsid w:val="003151FB"/>
    <w:rsid w:val="003173D1"/>
    <w:rsid w:val="00320FB0"/>
    <w:rsid w:val="00321077"/>
    <w:rsid w:val="00321814"/>
    <w:rsid w:val="003428DC"/>
    <w:rsid w:val="00342D03"/>
    <w:rsid w:val="00354D81"/>
    <w:rsid w:val="003551AA"/>
    <w:rsid w:val="00356386"/>
    <w:rsid w:val="00361685"/>
    <w:rsid w:val="003640DC"/>
    <w:rsid w:val="00367429"/>
    <w:rsid w:val="00367F70"/>
    <w:rsid w:val="003704D1"/>
    <w:rsid w:val="00381A62"/>
    <w:rsid w:val="00383758"/>
    <w:rsid w:val="00386522"/>
    <w:rsid w:val="00387653"/>
    <w:rsid w:val="003A1D1C"/>
    <w:rsid w:val="003A1E67"/>
    <w:rsid w:val="003A2059"/>
    <w:rsid w:val="003A39A3"/>
    <w:rsid w:val="003A6444"/>
    <w:rsid w:val="003A755A"/>
    <w:rsid w:val="003A75EC"/>
    <w:rsid w:val="003B0008"/>
    <w:rsid w:val="003B0716"/>
    <w:rsid w:val="003B11E5"/>
    <w:rsid w:val="003B4314"/>
    <w:rsid w:val="003B498A"/>
    <w:rsid w:val="003B5012"/>
    <w:rsid w:val="003C4141"/>
    <w:rsid w:val="003C476D"/>
    <w:rsid w:val="003D09AF"/>
    <w:rsid w:val="003D1A31"/>
    <w:rsid w:val="003E3A22"/>
    <w:rsid w:val="003E3DED"/>
    <w:rsid w:val="003F3A2E"/>
    <w:rsid w:val="003F5E65"/>
    <w:rsid w:val="003F70DB"/>
    <w:rsid w:val="00403672"/>
    <w:rsid w:val="00403D54"/>
    <w:rsid w:val="00406371"/>
    <w:rsid w:val="0041032F"/>
    <w:rsid w:val="004106F9"/>
    <w:rsid w:val="00413299"/>
    <w:rsid w:val="00414E8D"/>
    <w:rsid w:val="004167AF"/>
    <w:rsid w:val="0042072E"/>
    <w:rsid w:val="00420A4B"/>
    <w:rsid w:val="004460F8"/>
    <w:rsid w:val="0045053D"/>
    <w:rsid w:val="00454773"/>
    <w:rsid w:val="00454B20"/>
    <w:rsid w:val="004554C8"/>
    <w:rsid w:val="00464810"/>
    <w:rsid w:val="00465750"/>
    <w:rsid w:val="004661AC"/>
    <w:rsid w:val="00470D41"/>
    <w:rsid w:val="00470D62"/>
    <w:rsid w:val="00471979"/>
    <w:rsid w:val="00472FC8"/>
    <w:rsid w:val="004732A7"/>
    <w:rsid w:val="00473EEB"/>
    <w:rsid w:val="00475F5D"/>
    <w:rsid w:val="00482CAA"/>
    <w:rsid w:val="00484F71"/>
    <w:rsid w:val="004850EF"/>
    <w:rsid w:val="004874EA"/>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4F40BE"/>
    <w:rsid w:val="004F5AEB"/>
    <w:rsid w:val="005024F9"/>
    <w:rsid w:val="00504217"/>
    <w:rsid w:val="0051460F"/>
    <w:rsid w:val="005223F0"/>
    <w:rsid w:val="00522C0C"/>
    <w:rsid w:val="005239A5"/>
    <w:rsid w:val="00533C21"/>
    <w:rsid w:val="00536B03"/>
    <w:rsid w:val="0053714C"/>
    <w:rsid w:val="00540377"/>
    <w:rsid w:val="0054351D"/>
    <w:rsid w:val="00550B10"/>
    <w:rsid w:val="00557A9E"/>
    <w:rsid w:val="00562A58"/>
    <w:rsid w:val="005631B4"/>
    <w:rsid w:val="00563552"/>
    <w:rsid w:val="0056386C"/>
    <w:rsid w:val="00565219"/>
    <w:rsid w:val="00567E4F"/>
    <w:rsid w:val="005702DE"/>
    <w:rsid w:val="00573028"/>
    <w:rsid w:val="005910A0"/>
    <w:rsid w:val="0059163C"/>
    <w:rsid w:val="005948A0"/>
    <w:rsid w:val="005A0E88"/>
    <w:rsid w:val="005A0FAA"/>
    <w:rsid w:val="005A20AC"/>
    <w:rsid w:val="005A5C5B"/>
    <w:rsid w:val="005A731B"/>
    <w:rsid w:val="005A7FC4"/>
    <w:rsid w:val="005B6195"/>
    <w:rsid w:val="005B7274"/>
    <w:rsid w:val="005C0A02"/>
    <w:rsid w:val="005C1F8E"/>
    <w:rsid w:val="005C508E"/>
    <w:rsid w:val="005D2285"/>
    <w:rsid w:val="005D276D"/>
    <w:rsid w:val="005D42F3"/>
    <w:rsid w:val="005D7DD2"/>
    <w:rsid w:val="005F0AFC"/>
    <w:rsid w:val="00601147"/>
    <w:rsid w:val="006015AB"/>
    <w:rsid w:val="00602177"/>
    <w:rsid w:val="00604C4C"/>
    <w:rsid w:val="00616107"/>
    <w:rsid w:val="00622DF9"/>
    <w:rsid w:val="0063040B"/>
    <w:rsid w:val="00640580"/>
    <w:rsid w:val="00640D61"/>
    <w:rsid w:val="00643107"/>
    <w:rsid w:val="00655738"/>
    <w:rsid w:val="00656DF5"/>
    <w:rsid w:val="006618FD"/>
    <w:rsid w:val="0066451D"/>
    <w:rsid w:val="006664CE"/>
    <w:rsid w:val="00666A51"/>
    <w:rsid w:val="00672CC1"/>
    <w:rsid w:val="00690142"/>
    <w:rsid w:val="00696E90"/>
    <w:rsid w:val="006A07A0"/>
    <w:rsid w:val="006A1708"/>
    <w:rsid w:val="006A278F"/>
    <w:rsid w:val="006A3045"/>
    <w:rsid w:val="006B183B"/>
    <w:rsid w:val="006B1D6D"/>
    <w:rsid w:val="006B2B76"/>
    <w:rsid w:val="006B5806"/>
    <w:rsid w:val="006C5E55"/>
    <w:rsid w:val="006D7E9A"/>
    <w:rsid w:val="006E17D6"/>
    <w:rsid w:val="006E4C71"/>
    <w:rsid w:val="006E60EB"/>
    <w:rsid w:val="006F4F82"/>
    <w:rsid w:val="0070307F"/>
    <w:rsid w:val="00704B23"/>
    <w:rsid w:val="00710F28"/>
    <w:rsid w:val="00712244"/>
    <w:rsid w:val="00716334"/>
    <w:rsid w:val="0072474D"/>
    <w:rsid w:val="00724D3E"/>
    <w:rsid w:val="007336E0"/>
    <w:rsid w:val="00733782"/>
    <w:rsid w:val="00743306"/>
    <w:rsid w:val="00743A75"/>
    <w:rsid w:val="00745361"/>
    <w:rsid w:val="00746A3D"/>
    <w:rsid w:val="0075092F"/>
    <w:rsid w:val="00750DAC"/>
    <w:rsid w:val="00753733"/>
    <w:rsid w:val="00753A9E"/>
    <w:rsid w:val="00754C0C"/>
    <w:rsid w:val="00762C16"/>
    <w:rsid w:val="007648C5"/>
    <w:rsid w:val="00771C32"/>
    <w:rsid w:val="00771C52"/>
    <w:rsid w:val="00772303"/>
    <w:rsid w:val="0078503B"/>
    <w:rsid w:val="00790AB6"/>
    <w:rsid w:val="00793163"/>
    <w:rsid w:val="00794A63"/>
    <w:rsid w:val="00796C11"/>
    <w:rsid w:val="007A06B9"/>
    <w:rsid w:val="007A12F1"/>
    <w:rsid w:val="007A1692"/>
    <w:rsid w:val="007A6CA7"/>
    <w:rsid w:val="007B0E7E"/>
    <w:rsid w:val="007B3E97"/>
    <w:rsid w:val="007B4434"/>
    <w:rsid w:val="007B4DDA"/>
    <w:rsid w:val="007C24E0"/>
    <w:rsid w:val="007C457D"/>
    <w:rsid w:val="007D124D"/>
    <w:rsid w:val="007D3D72"/>
    <w:rsid w:val="007D52B6"/>
    <w:rsid w:val="007D6AFA"/>
    <w:rsid w:val="007E26DC"/>
    <w:rsid w:val="007E6E6F"/>
    <w:rsid w:val="007F1A75"/>
    <w:rsid w:val="007F1C56"/>
    <w:rsid w:val="007F34AF"/>
    <w:rsid w:val="007F6543"/>
    <w:rsid w:val="007F6C75"/>
    <w:rsid w:val="008010AC"/>
    <w:rsid w:val="00801487"/>
    <w:rsid w:val="008137B9"/>
    <w:rsid w:val="008257F9"/>
    <w:rsid w:val="00826525"/>
    <w:rsid w:val="00827B83"/>
    <w:rsid w:val="00832B95"/>
    <w:rsid w:val="008348DB"/>
    <w:rsid w:val="00835C7E"/>
    <w:rsid w:val="008371D2"/>
    <w:rsid w:val="00840038"/>
    <w:rsid w:val="008459F2"/>
    <w:rsid w:val="008531D1"/>
    <w:rsid w:val="00864535"/>
    <w:rsid w:val="00865EC5"/>
    <w:rsid w:val="008668A0"/>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E0762"/>
    <w:rsid w:val="008E3C9D"/>
    <w:rsid w:val="008E671F"/>
    <w:rsid w:val="008E7B36"/>
    <w:rsid w:val="008F39A5"/>
    <w:rsid w:val="008F481E"/>
    <w:rsid w:val="008F486F"/>
    <w:rsid w:val="008F7D04"/>
    <w:rsid w:val="00900356"/>
    <w:rsid w:val="00921E26"/>
    <w:rsid w:val="0092235C"/>
    <w:rsid w:val="00922585"/>
    <w:rsid w:val="00930A47"/>
    <w:rsid w:val="0093130A"/>
    <w:rsid w:val="009327B1"/>
    <w:rsid w:val="00933841"/>
    <w:rsid w:val="00934597"/>
    <w:rsid w:val="00934623"/>
    <w:rsid w:val="009347FA"/>
    <w:rsid w:val="009361C5"/>
    <w:rsid w:val="00936697"/>
    <w:rsid w:val="00936D50"/>
    <w:rsid w:val="00941572"/>
    <w:rsid w:val="00951F0E"/>
    <w:rsid w:val="00953EF0"/>
    <w:rsid w:val="00960E74"/>
    <w:rsid w:val="00961478"/>
    <w:rsid w:val="00962F49"/>
    <w:rsid w:val="00967D5A"/>
    <w:rsid w:val="00971CEF"/>
    <w:rsid w:val="009734F0"/>
    <w:rsid w:val="009877F7"/>
    <w:rsid w:val="00992D65"/>
    <w:rsid w:val="00993C6A"/>
    <w:rsid w:val="00996849"/>
    <w:rsid w:val="009A5B56"/>
    <w:rsid w:val="009B2B4B"/>
    <w:rsid w:val="009B768F"/>
    <w:rsid w:val="009B7AC8"/>
    <w:rsid w:val="009C694B"/>
    <w:rsid w:val="009D2AEB"/>
    <w:rsid w:val="009D3535"/>
    <w:rsid w:val="009F1CFE"/>
    <w:rsid w:val="009F343C"/>
    <w:rsid w:val="009F5C18"/>
    <w:rsid w:val="009F6440"/>
    <w:rsid w:val="009F725F"/>
    <w:rsid w:val="00A0048F"/>
    <w:rsid w:val="00A06CDF"/>
    <w:rsid w:val="00A07568"/>
    <w:rsid w:val="00A12B99"/>
    <w:rsid w:val="00A151ED"/>
    <w:rsid w:val="00A15679"/>
    <w:rsid w:val="00A23605"/>
    <w:rsid w:val="00A24533"/>
    <w:rsid w:val="00A24A5B"/>
    <w:rsid w:val="00A24EFB"/>
    <w:rsid w:val="00A25309"/>
    <w:rsid w:val="00A25398"/>
    <w:rsid w:val="00A365F1"/>
    <w:rsid w:val="00A54421"/>
    <w:rsid w:val="00A56E03"/>
    <w:rsid w:val="00A6009F"/>
    <w:rsid w:val="00A62640"/>
    <w:rsid w:val="00A672A9"/>
    <w:rsid w:val="00A67554"/>
    <w:rsid w:val="00A72C40"/>
    <w:rsid w:val="00A76F3A"/>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F12A2"/>
    <w:rsid w:val="00AF6F44"/>
    <w:rsid w:val="00AF712B"/>
    <w:rsid w:val="00B024FB"/>
    <w:rsid w:val="00B05AC4"/>
    <w:rsid w:val="00B128CC"/>
    <w:rsid w:val="00B156F5"/>
    <w:rsid w:val="00B16B03"/>
    <w:rsid w:val="00B20AE0"/>
    <w:rsid w:val="00B22FE1"/>
    <w:rsid w:val="00B25CDC"/>
    <w:rsid w:val="00B262CF"/>
    <w:rsid w:val="00B307DE"/>
    <w:rsid w:val="00B341E8"/>
    <w:rsid w:val="00B40B96"/>
    <w:rsid w:val="00B41FE2"/>
    <w:rsid w:val="00B42B31"/>
    <w:rsid w:val="00B43598"/>
    <w:rsid w:val="00B4368E"/>
    <w:rsid w:val="00B47C59"/>
    <w:rsid w:val="00B50149"/>
    <w:rsid w:val="00B53ABD"/>
    <w:rsid w:val="00B728D9"/>
    <w:rsid w:val="00B74EF9"/>
    <w:rsid w:val="00B766A8"/>
    <w:rsid w:val="00B76E6C"/>
    <w:rsid w:val="00B83AB1"/>
    <w:rsid w:val="00BA58FF"/>
    <w:rsid w:val="00BA6936"/>
    <w:rsid w:val="00BB26B3"/>
    <w:rsid w:val="00BB2DE6"/>
    <w:rsid w:val="00BB32B2"/>
    <w:rsid w:val="00BB64EC"/>
    <w:rsid w:val="00BB749D"/>
    <w:rsid w:val="00BC7659"/>
    <w:rsid w:val="00BD3DF0"/>
    <w:rsid w:val="00BD6E25"/>
    <w:rsid w:val="00BD7C1B"/>
    <w:rsid w:val="00BE49D6"/>
    <w:rsid w:val="00BE61C3"/>
    <w:rsid w:val="00BE7786"/>
    <w:rsid w:val="00BF1133"/>
    <w:rsid w:val="00BF1177"/>
    <w:rsid w:val="00BF23F2"/>
    <w:rsid w:val="00BF2D7B"/>
    <w:rsid w:val="00BF387F"/>
    <w:rsid w:val="00BF4DED"/>
    <w:rsid w:val="00C00511"/>
    <w:rsid w:val="00C03813"/>
    <w:rsid w:val="00C22725"/>
    <w:rsid w:val="00C32268"/>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60B0"/>
    <w:rsid w:val="00D87A9D"/>
    <w:rsid w:val="00D901A3"/>
    <w:rsid w:val="00DA1940"/>
    <w:rsid w:val="00DA24C9"/>
    <w:rsid w:val="00DA3E12"/>
    <w:rsid w:val="00DB48ED"/>
    <w:rsid w:val="00DB5402"/>
    <w:rsid w:val="00DC0EA8"/>
    <w:rsid w:val="00DC57BB"/>
    <w:rsid w:val="00DC5A2D"/>
    <w:rsid w:val="00DC7E19"/>
    <w:rsid w:val="00DC7E5B"/>
    <w:rsid w:val="00DD3527"/>
    <w:rsid w:val="00DD542E"/>
    <w:rsid w:val="00DD7DE1"/>
    <w:rsid w:val="00DE1890"/>
    <w:rsid w:val="00DF2B7A"/>
    <w:rsid w:val="00E009DE"/>
    <w:rsid w:val="00E019F3"/>
    <w:rsid w:val="00E056B8"/>
    <w:rsid w:val="00E05F61"/>
    <w:rsid w:val="00E111C4"/>
    <w:rsid w:val="00E213DA"/>
    <w:rsid w:val="00E2494E"/>
    <w:rsid w:val="00E24E01"/>
    <w:rsid w:val="00E2660B"/>
    <w:rsid w:val="00E26DE7"/>
    <w:rsid w:val="00E26FD9"/>
    <w:rsid w:val="00E27931"/>
    <w:rsid w:val="00E3357A"/>
    <w:rsid w:val="00E339EE"/>
    <w:rsid w:val="00E34B4A"/>
    <w:rsid w:val="00E4356B"/>
    <w:rsid w:val="00E438A9"/>
    <w:rsid w:val="00E43AA7"/>
    <w:rsid w:val="00E509F6"/>
    <w:rsid w:val="00E512D5"/>
    <w:rsid w:val="00E52179"/>
    <w:rsid w:val="00E55919"/>
    <w:rsid w:val="00E56A09"/>
    <w:rsid w:val="00E67E69"/>
    <w:rsid w:val="00E7312B"/>
    <w:rsid w:val="00E752D7"/>
    <w:rsid w:val="00E767F8"/>
    <w:rsid w:val="00E77008"/>
    <w:rsid w:val="00E776DC"/>
    <w:rsid w:val="00E814EA"/>
    <w:rsid w:val="00E81570"/>
    <w:rsid w:val="00E82934"/>
    <w:rsid w:val="00E8456C"/>
    <w:rsid w:val="00E90291"/>
    <w:rsid w:val="00E91EB3"/>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07E49"/>
    <w:rsid w:val="00F13E07"/>
    <w:rsid w:val="00F178AB"/>
    <w:rsid w:val="00F17CC7"/>
    <w:rsid w:val="00F228A0"/>
    <w:rsid w:val="00F22FAC"/>
    <w:rsid w:val="00F23813"/>
    <w:rsid w:val="00F23922"/>
    <w:rsid w:val="00F25545"/>
    <w:rsid w:val="00F30405"/>
    <w:rsid w:val="00F33193"/>
    <w:rsid w:val="00F36E49"/>
    <w:rsid w:val="00F43C87"/>
    <w:rsid w:val="00F476C2"/>
    <w:rsid w:val="00F55752"/>
    <w:rsid w:val="00F56091"/>
    <w:rsid w:val="00F5638C"/>
    <w:rsid w:val="00F60312"/>
    <w:rsid w:val="00F60BAA"/>
    <w:rsid w:val="00F71EB3"/>
    <w:rsid w:val="00F8040A"/>
    <w:rsid w:val="00F81611"/>
    <w:rsid w:val="00F838D9"/>
    <w:rsid w:val="00F86558"/>
    <w:rsid w:val="00F9151E"/>
    <w:rsid w:val="00F9310B"/>
    <w:rsid w:val="00F9454E"/>
    <w:rsid w:val="00F970D5"/>
    <w:rsid w:val="00FA4E60"/>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Absatz-Standardschriftart"/>
    <w:rsid w:val="00361685"/>
  </w:style>
  <w:style w:type="table" w:styleId="Tabellenraster">
    <w:name w:val="Table Grid"/>
    <w:basedOn w:val="NormaleTabelle"/>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E509F6"/>
    <w:rPr>
      <w:color w:val="808080"/>
    </w:rPr>
  </w:style>
  <w:style w:type="character" w:styleId="Kommentarzeichen">
    <w:name w:val="annotation reference"/>
    <w:basedOn w:val="Absatz-Standardschriftart"/>
    <w:uiPriority w:val="99"/>
    <w:semiHidden/>
    <w:unhideWhenUsed/>
    <w:rsid w:val="004E1503"/>
    <w:rPr>
      <w:sz w:val="16"/>
      <w:szCs w:val="16"/>
    </w:rPr>
  </w:style>
  <w:style w:type="paragraph" w:styleId="Kommentartext">
    <w:name w:val="annotation text"/>
    <w:basedOn w:val="Standard"/>
    <w:link w:val="KommentartextZchn"/>
    <w:uiPriority w:val="99"/>
    <w:semiHidden/>
    <w:unhideWhenUsed/>
    <w:rsid w:val="004E1503"/>
    <w:rPr>
      <w:sz w:val="20"/>
      <w:szCs w:val="20"/>
    </w:rPr>
  </w:style>
  <w:style w:type="character" w:customStyle="1" w:styleId="KommentartextZchn">
    <w:name w:val="Kommentartext Zchn"/>
    <w:basedOn w:val="Absatz-Standardschriftart"/>
    <w:link w:val="Kommentartext"/>
    <w:uiPriority w:val="99"/>
    <w:semiHidden/>
    <w:rsid w:val="004E1503"/>
    <w:rPr>
      <w:sz w:val="20"/>
      <w:szCs w:val="20"/>
    </w:rPr>
  </w:style>
  <w:style w:type="paragraph" w:styleId="Kommentarthema">
    <w:name w:val="annotation subject"/>
    <w:basedOn w:val="Kommentartext"/>
    <w:next w:val="Kommentartext"/>
    <w:link w:val="KommentarthemaZchn"/>
    <w:uiPriority w:val="99"/>
    <w:semiHidden/>
    <w:unhideWhenUsed/>
    <w:rsid w:val="004E1503"/>
    <w:rPr>
      <w:b/>
      <w:bCs/>
    </w:rPr>
  </w:style>
  <w:style w:type="character" w:customStyle="1" w:styleId="KommentarthemaZchn">
    <w:name w:val="Kommentarthema Zchn"/>
    <w:basedOn w:val="KommentartextZchn"/>
    <w:link w:val="Kommentarthema"/>
    <w:uiPriority w:val="99"/>
    <w:semiHidden/>
    <w:rsid w:val="004E1503"/>
    <w:rPr>
      <w:b/>
      <w:bCs/>
      <w:sz w:val="20"/>
      <w:szCs w:val="20"/>
    </w:rPr>
  </w:style>
  <w:style w:type="paragraph" w:styleId="Beschriftung">
    <w:name w:val="caption"/>
    <w:basedOn w:val="Standard"/>
    <w:next w:val="Standard"/>
    <w:uiPriority w:val="35"/>
    <w:unhideWhenUsed/>
    <w:qFormat/>
    <w:rsid w:val="007F34AF"/>
    <w:rPr>
      <w:rFonts w:eastAsia="Times New Roman"/>
      <w:b/>
      <w:bCs/>
      <w:sz w:val="20"/>
      <w:szCs w:val="20"/>
    </w:rPr>
  </w:style>
  <w:style w:type="paragraph" w:styleId="Sprechblasentext">
    <w:name w:val="Balloon Text"/>
    <w:basedOn w:val="Standard"/>
    <w:link w:val="SprechblasentextZchn"/>
    <w:uiPriority w:val="99"/>
    <w:semiHidden/>
    <w:unhideWhenUsed/>
    <w:rsid w:val="00951F0E"/>
    <w:rPr>
      <w:sz w:val="18"/>
      <w:szCs w:val="18"/>
    </w:rPr>
  </w:style>
  <w:style w:type="character" w:customStyle="1" w:styleId="SprechblasentextZchn">
    <w:name w:val="Sprechblasentext Zchn"/>
    <w:basedOn w:val="Absatz-Standardschriftart"/>
    <w:link w:val="Sprechblasentext"/>
    <w:uiPriority w:val="99"/>
    <w:semiHidden/>
    <w:rsid w:val="00951F0E"/>
    <w:rPr>
      <w:sz w:val="18"/>
      <w:szCs w:val="18"/>
    </w:rPr>
  </w:style>
  <w:style w:type="paragraph" w:styleId="Fuzeile">
    <w:name w:val="footer"/>
    <w:basedOn w:val="Standard"/>
    <w:link w:val="FuzeileZchn"/>
    <w:uiPriority w:val="99"/>
    <w:unhideWhenUsed/>
    <w:rsid w:val="001B44B1"/>
    <w:pPr>
      <w:tabs>
        <w:tab w:val="center" w:pos="4680"/>
        <w:tab w:val="right" w:pos="9360"/>
      </w:tabs>
    </w:pPr>
  </w:style>
  <w:style w:type="character" w:customStyle="1" w:styleId="FuzeileZchn">
    <w:name w:val="Fußzeile Zchn"/>
    <w:basedOn w:val="Absatz-Standardschriftart"/>
    <w:link w:val="Fuzeile"/>
    <w:uiPriority w:val="99"/>
    <w:rsid w:val="001B44B1"/>
  </w:style>
  <w:style w:type="character" w:styleId="Seitenzahl">
    <w:name w:val="page number"/>
    <w:basedOn w:val="Absatz-Standardschriftart"/>
    <w:uiPriority w:val="99"/>
    <w:semiHidden/>
    <w:unhideWhenUsed/>
    <w:rsid w:val="001B44B1"/>
  </w:style>
  <w:style w:type="character" w:styleId="Zeilennummer">
    <w:name w:val="line number"/>
    <w:basedOn w:val="Absatz-Standardschriftart"/>
    <w:uiPriority w:val="99"/>
    <w:semiHidden/>
    <w:unhideWhenUsed/>
    <w:rsid w:val="001B44B1"/>
  </w:style>
  <w:style w:type="paragraph" w:styleId="berarbeitung">
    <w:name w:val="Revision"/>
    <w:hidden/>
    <w:uiPriority w:val="99"/>
    <w:semiHidden/>
    <w:rsid w:val="00771C52"/>
  </w:style>
  <w:style w:type="paragraph" w:styleId="Listenabsatz">
    <w:name w:val="List Paragraph"/>
    <w:basedOn w:val="Standard"/>
    <w:uiPriority w:val="34"/>
    <w:qFormat/>
    <w:rsid w:val="004921F3"/>
    <w:pPr>
      <w:ind w:left="720"/>
      <w:contextualSpacing/>
    </w:pPr>
  </w:style>
  <w:style w:type="character" w:styleId="Hyperlink">
    <w:name w:val="Hyperlink"/>
    <w:basedOn w:val="Absatz-Standardschriftart"/>
    <w:uiPriority w:val="99"/>
    <w:unhideWhenUsed/>
    <w:rsid w:val="002B59BD"/>
    <w:rPr>
      <w:color w:val="0563C1" w:themeColor="hyperlink"/>
      <w:u w:val="single"/>
    </w:rPr>
  </w:style>
  <w:style w:type="character" w:styleId="NichtaufgelsteErwhnung">
    <w:name w:val="Unresolved Mention"/>
    <w:basedOn w:val="Absatz-Standardschriftart"/>
    <w:uiPriority w:val="99"/>
    <w:rsid w:val="002B5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E166B-15E2-4667-9DE6-000961399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71687</Words>
  <Characters>408621</Characters>
  <Application>Microsoft Office Word</Application>
  <DocSecurity>0</DocSecurity>
  <Lines>3405</Lines>
  <Paragraphs>958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Lawrence Berkeley National Lab</Company>
  <LinksUpToDate>false</LinksUpToDate>
  <CharactersWithSpaces>479350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Roscher, Christiane</cp:lastModifiedBy>
  <cp:revision>10</cp:revision>
  <dcterms:created xsi:type="dcterms:W3CDTF">2022-01-14T11:31:00Z</dcterms:created>
  <dcterms:modified xsi:type="dcterms:W3CDTF">2022-01-14T15:22:00Z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