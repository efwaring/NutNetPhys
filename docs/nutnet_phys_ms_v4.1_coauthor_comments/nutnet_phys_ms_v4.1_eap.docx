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384FC" w14:textId="02FA30E7"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 xml:space="preserve">leaf-level nitrogen responses </w:t>
      </w:r>
      <w:r w:rsidR="00361685" w:rsidRPr="008531D1">
        <w:rPr>
          <w:rFonts w:eastAsia="Times New Roman"/>
          <w:b/>
          <w:bCs/>
          <w:color w:val="000000"/>
        </w:rPr>
        <w:t>to soil nitrogen in grasslands</w:t>
      </w:r>
    </w:p>
    <w:p w14:paraId="70917968" w14:textId="6D8A49F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0" w:name="OLE_LINK246"/>
      <w:bookmarkStart w:id="1" w:name="OLE_LINK247"/>
      <w:proofErr w:type="spellStart"/>
      <w:r w:rsidRPr="00EA24F1">
        <w:rPr>
          <w:rFonts w:eastAsia="Times New Roman"/>
        </w:rPr>
        <w:t>Silwood</w:t>
      </w:r>
      <w:proofErr w:type="spellEnd"/>
      <w:r w:rsidRPr="00EA24F1">
        <w:rPr>
          <w:rFonts w:eastAsia="Times New Roman"/>
        </w:rPr>
        <w:t xml:space="preserve"> Park Campus, </w:t>
      </w:r>
      <w:bookmarkStart w:id="2" w:name="OLE_LINK315"/>
      <w:bookmarkStart w:id="3" w:name="OLE_LINK316"/>
      <w:r w:rsidRPr="00EA24F1">
        <w:rPr>
          <w:rFonts w:eastAsia="Times New Roman"/>
        </w:rPr>
        <w:t xml:space="preserve">Ascot </w:t>
      </w:r>
      <w:bookmarkEnd w:id="2"/>
      <w:bookmarkEnd w:id="3"/>
      <w:r w:rsidRPr="00EA24F1">
        <w:rPr>
          <w:rFonts w:eastAsia="Times New Roman"/>
        </w:rPr>
        <w:t>SL5 7PY, UK</w:t>
      </w:r>
      <w:bookmarkEnd w:id="0"/>
      <w:bookmarkEnd w:id="1"/>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4" w:name="OLE_LINK356"/>
      <w:bookmarkStart w:id="5" w:name="OLE_LINK357"/>
      <w:r w:rsidRPr="00EA24F1">
        <w:rPr>
          <w:rFonts w:eastAsia="Times New Roman"/>
        </w:rPr>
        <w:t>Macquarie University</w:t>
      </w:r>
      <w:bookmarkEnd w:id="4"/>
      <w:bookmarkEnd w:id="5"/>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6" w:name="OLE_LINK242"/>
      <w:bookmarkStart w:id="7" w:name="OLE_LINK243"/>
      <w:bookmarkStart w:id="8" w:name="OLE_LINK361"/>
      <w:bookmarkStart w:id="9" w:name="OLE_LINK362"/>
      <w:r w:rsidRPr="00E81570">
        <w:rPr>
          <w:rFonts w:eastAsia="Times New Roman"/>
        </w:rPr>
        <w:t>Ministry of Education Key Laboratory for Earth System Modelling, Department of Earth System Science</w:t>
      </w:r>
      <w:bookmarkEnd w:id="6"/>
      <w:bookmarkEnd w:id="7"/>
      <w:bookmarkEnd w:id="8"/>
      <w:bookmarkEnd w:id="9"/>
      <w:r w:rsidRPr="00E81570">
        <w:rPr>
          <w:rFonts w:eastAsia="Times New Roman"/>
        </w:rPr>
        <w:t xml:space="preserve">, </w:t>
      </w:r>
      <w:bookmarkStart w:id="10" w:name="OLE_LINK240"/>
      <w:bookmarkStart w:id="11" w:name="OLE_LINK241"/>
      <w:bookmarkStart w:id="12" w:name="OLE_LINK360"/>
      <w:r w:rsidRPr="00E81570">
        <w:rPr>
          <w:rFonts w:eastAsia="Times New Roman"/>
        </w:rPr>
        <w:t>Tsinghua University</w:t>
      </w:r>
      <w:bookmarkEnd w:id="10"/>
      <w:bookmarkEnd w:id="11"/>
      <w:bookmarkEnd w:id="12"/>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6C9F8A0F" w:rsidR="00361685" w:rsidRDefault="00361685" w:rsidP="00B05AC4">
      <w:pPr>
        <w:spacing w:line="480" w:lineRule="auto"/>
        <w:contextualSpacing/>
        <w:rPr>
          <w:rFonts w:eastAsia="Times New Roman"/>
          <w:color w:val="000000"/>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w:t>
      </w:r>
      <w:commentRangeStart w:id="13"/>
      <w:r w:rsidRPr="00172FFF">
        <w:rPr>
          <w:rFonts w:eastAsia="Times New Roman"/>
          <w:color w:val="000000"/>
          <w:highlight w:val="yellow"/>
        </w:rPr>
        <w:t>climate</w:t>
      </w:r>
      <w:commentRangeEnd w:id="13"/>
      <w:r w:rsidR="00172FFF">
        <w:rPr>
          <w:rStyle w:val="CommentReference"/>
        </w:rPr>
        <w:commentReference w:id="13"/>
      </w:r>
      <w:r w:rsidRPr="00771C52">
        <w:rPr>
          <w:rFonts w:eastAsia="Times New Roman"/>
          <w:color w:val="000000"/>
        </w:rPr>
        <w:t xml:space="preserv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r w:rsidRPr="00771C52">
        <w:rPr>
          <w:rFonts w:eastAsia="Times New Roman"/>
          <w:color w:val="000000"/>
        </w:rPr>
        <w:t xml:space="preserve">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r w:rsidR="008C53AA">
        <w:rPr>
          <w:rFonts w:eastAsia="Times New Roman"/>
          <w:color w:val="000000"/>
        </w:rPr>
        <w:t xml:space="preserve">leaf traits and </w:t>
      </w:r>
      <w:commentRangeStart w:id="14"/>
      <w:r w:rsidR="008C53AA">
        <w:rPr>
          <w:rFonts w:eastAsia="Times New Roman"/>
          <w:color w:val="000000"/>
        </w:rPr>
        <w:t>climate</w:t>
      </w:r>
      <w:commentRangeEnd w:id="14"/>
      <w:r w:rsidR="007A31AA">
        <w:rPr>
          <w:rStyle w:val="CommentReference"/>
        </w:rPr>
        <w:commentReference w:id="14"/>
      </w:r>
      <w:r w:rsidR="008C53AA">
        <w:rPr>
          <w:rFonts w:eastAsia="Times New Roman"/>
          <w:color w:val="000000"/>
        </w:rPr>
        <w:t xml:space="preserve"> </w:t>
      </w:r>
      <w:r w:rsidR="00162DE1">
        <w:rPr>
          <w:rFonts w:eastAsia="Times New Roman"/>
          <w:color w:val="000000"/>
        </w:rPr>
        <w:t xml:space="preserve">were generally </w:t>
      </w:r>
      <w:r w:rsidR="008C53AA">
        <w:rPr>
          <w:rFonts w:eastAsia="Times New Roman"/>
          <w:color w:val="000000"/>
        </w:rPr>
        <w:t xml:space="preserve">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re was a weak suggestion that the</w:t>
      </w:r>
      <w:r w:rsidRPr="00771C52">
        <w:rPr>
          <w:rFonts w:eastAsia="Times New Roman"/>
          <w:color w:val="000000"/>
        </w:rPr>
        <w:t xml:space="preserv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commentRangeStart w:id="15"/>
      <w:r w:rsidR="00962F49">
        <w:rPr>
          <w:rFonts w:eastAsia="Times New Roman"/>
          <w:color w:val="000000"/>
        </w:rPr>
        <w:t>are</w:t>
      </w:r>
      <w:r w:rsidR="00962F49" w:rsidRPr="00771C52">
        <w:rPr>
          <w:rFonts w:eastAsia="Times New Roman"/>
          <w:color w:val="000000"/>
        </w:rPr>
        <w:t xml:space="preserve"> </w:t>
      </w:r>
      <w:commentRangeEnd w:id="15"/>
      <w:r w:rsidR="007A31AA">
        <w:rPr>
          <w:rStyle w:val="CommentReference"/>
        </w:rPr>
        <w:commentReference w:id="15"/>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3F805A75" w14:textId="7D603BB8" w:rsidR="002B59BD" w:rsidRDefault="002B59BD" w:rsidP="00B05AC4">
      <w:pPr>
        <w:spacing w:line="480" w:lineRule="auto"/>
        <w:contextualSpacing/>
        <w:rPr>
          <w:rFonts w:eastAsia="Times New Roman"/>
        </w:rPr>
      </w:pPr>
    </w:p>
    <w:p w14:paraId="6FDFF142" w14:textId="001A5ED8" w:rsidR="002B59BD" w:rsidRDefault="002B59BD" w:rsidP="002B59BD">
      <w:pPr>
        <w:keepNext/>
        <w:spacing w:line="480" w:lineRule="auto"/>
        <w:contextualSpacing/>
        <w:rPr>
          <w:rFonts w:eastAsia="Times New Roman"/>
          <w:b/>
        </w:rPr>
      </w:pPr>
      <w:r>
        <w:rPr>
          <w:rFonts w:eastAsia="Times New Roman"/>
          <w:b/>
        </w:rPr>
        <w:lastRenderedPageBreak/>
        <w:t>Keywords</w:t>
      </w:r>
    </w:p>
    <w:p w14:paraId="0EB5424A" w14:textId="380AD0C3" w:rsidR="002B59BD" w:rsidRPr="002B59BD" w:rsidRDefault="002B59BD" w:rsidP="00B05AC4">
      <w:pPr>
        <w:spacing w:line="480" w:lineRule="auto"/>
        <w:contextualSpacing/>
        <w:rPr>
          <w:rFonts w:eastAsia="Times New Roman"/>
        </w:rPr>
      </w:pPr>
      <w:r>
        <w:rPr>
          <w:rFonts w:eastAsia="Times New Roman"/>
        </w:rPr>
        <w:t>Nutrient Network (</w:t>
      </w:r>
      <w:proofErr w:type="spellStart"/>
      <w:r>
        <w:rPr>
          <w:rFonts w:eastAsia="Times New Roman"/>
        </w:rPr>
        <w:t>NutNet</w:t>
      </w:r>
      <w:proofErr w:type="spellEnd"/>
      <w:r>
        <w:rPr>
          <w:rFonts w:eastAsia="Times New Roman"/>
        </w:rPr>
        <w:t>), photosynthesis, water use efficiency, nutrient use efficiency, nutrient allocation, C3, C4</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1C92C405"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 xml:space="preserve">nstraints are </w:t>
      </w:r>
      <w:r w:rsidR="00D678C0">
        <w:rPr>
          <w:rFonts w:eastAsia="Times New Roman"/>
          <w:color w:val="000000"/>
        </w:rPr>
        <w:t>imposed</w:t>
      </w:r>
      <w:r w:rsidR="00D678C0"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7EECD9F8" w:rsidR="00361685" w:rsidRPr="00DC0EA8" w:rsidRDefault="00361685" w:rsidP="00B05AC4">
      <w:pPr>
        <w:spacing w:line="480" w:lineRule="auto"/>
        <w:contextualSpacing/>
        <w:rPr>
          <w:rFonts w:eastAsia="Times New Roman"/>
          <w:color w:val="FF0000"/>
          <w:rPrChange w:id="16" w:author="Andrew MacDougall" w:date="2022-01-06T09:42:00Z">
            <w:rPr>
              <w:rFonts w:eastAsia="Times New Roman"/>
            </w:rPr>
          </w:rPrChange>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thought to be the result of </w:t>
      </w:r>
      <w:del w:id="17" w:author="Andrew MacDougall" w:date="2022-01-06T09:39:00Z">
        <w:r w:rsidRPr="001B44B1" w:rsidDel="00172FFF">
          <w:rPr>
            <w:rFonts w:eastAsia="Times New Roman"/>
            <w:color w:val="000000"/>
          </w:rPr>
          <w:delText xml:space="preserve">the fact that </w:delText>
        </w:r>
      </w:del>
      <w:r w:rsidRPr="001B44B1">
        <w:rPr>
          <w:rFonts w:eastAsia="Times New Roman"/>
          <w:color w:val="000000"/>
        </w:rPr>
        <w:t xml:space="preserve">photosynthetic enzymes </w:t>
      </w:r>
      <w:del w:id="18" w:author="Andrew MacDougall" w:date="2022-01-06T09:39:00Z">
        <w:r w:rsidRPr="001B44B1" w:rsidDel="00172FFF">
          <w:rPr>
            <w:rFonts w:eastAsia="Times New Roman"/>
            <w:color w:val="000000"/>
          </w:rPr>
          <w:delText>are typically</w:delText>
        </w:r>
      </w:del>
      <w:ins w:id="19" w:author="Andrew MacDougall" w:date="2022-01-06T09:39:00Z">
        <w:r w:rsidR="00172FFF">
          <w:rPr>
            <w:rFonts w:eastAsia="Times New Roman"/>
            <w:color w:val="000000"/>
          </w:rPr>
          <w:t>being</w:t>
        </w:r>
      </w:ins>
      <w:r w:rsidRPr="001B44B1">
        <w:rPr>
          <w:rFonts w:eastAsia="Times New Roman"/>
          <w:color w:val="000000"/>
        </w:rPr>
        <w:t xml:space="preserve">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ins w:id="20" w:author="Andrew MacDougall" w:date="2022-01-06T09:40:00Z">
        <w:r w:rsidR="00172FFF">
          <w:rPr>
            <w:rFonts w:eastAsia="Times New Roman"/>
            <w:color w:val="000000"/>
          </w:rPr>
          <w:t xml:space="preserve"> </w:t>
        </w:r>
        <w:r w:rsidR="00172FFF" w:rsidRPr="00DC0EA8">
          <w:rPr>
            <w:rFonts w:eastAsia="Times New Roman"/>
            <w:color w:val="FF0000"/>
            <w:rPrChange w:id="21" w:author="Andrew MacDougall" w:date="2022-01-06T09:42:00Z">
              <w:rPr>
                <w:rFonts w:eastAsia="Times New Roman"/>
                <w:color w:val="000000"/>
              </w:rPr>
            </w:rPrChange>
          </w:rPr>
          <w:t xml:space="preserve">This environmental dependency applies to climate in particular – temperature </w:t>
        </w:r>
      </w:ins>
      <w:ins w:id="22" w:author="Andrew MacDougall" w:date="2022-01-06T09:41:00Z">
        <w:r w:rsidR="00DC0EA8" w:rsidRPr="00DC0EA8">
          <w:rPr>
            <w:rFonts w:eastAsia="Times New Roman"/>
            <w:color w:val="FF0000"/>
            <w:rPrChange w:id="23" w:author="Andrew MacDougall" w:date="2022-01-06T09:42:00Z">
              <w:rPr>
                <w:rFonts w:eastAsia="Times New Roman"/>
                <w:color w:val="000000"/>
              </w:rPr>
            </w:rPrChange>
          </w:rPr>
          <w:t>and aridity both various</w:t>
        </w:r>
      </w:ins>
      <w:ins w:id="24" w:author="Andrew MacDougall" w:date="2022-01-06T09:42:00Z">
        <w:r w:rsidR="00DC0EA8" w:rsidRPr="00DC0EA8">
          <w:rPr>
            <w:rFonts w:eastAsia="Times New Roman"/>
            <w:color w:val="FF0000"/>
            <w:rPrChange w:id="25" w:author="Andrew MacDougall" w:date="2022-01-06T09:42:00Z">
              <w:rPr>
                <w:rFonts w:eastAsia="Times New Roman"/>
                <w:color w:val="000000"/>
              </w:rPr>
            </w:rPrChange>
          </w:rPr>
          <w:t>ly</w:t>
        </w:r>
      </w:ins>
      <w:ins w:id="26" w:author="Andrew MacDougall" w:date="2022-01-06T09:41:00Z">
        <w:r w:rsidR="00DC0EA8" w:rsidRPr="00DC0EA8">
          <w:rPr>
            <w:rFonts w:eastAsia="Times New Roman"/>
            <w:color w:val="FF0000"/>
            <w:rPrChange w:id="27" w:author="Andrew MacDougall" w:date="2022-01-06T09:42:00Z">
              <w:rPr>
                <w:rFonts w:eastAsia="Times New Roman"/>
                <w:color w:val="000000"/>
              </w:rPr>
            </w:rPrChange>
          </w:rPr>
          <w:t xml:space="preserve"> affect N- and C-mediated aspects of photos</w:t>
        </w:r>
      </w:ins>
      <w:ins w:id="28" w:author="Andrew MacDougall" w:date="2022-01-06T09:42:00Z">
        <w:r w:rsidR="00DC0EA8" w:rsidRPr="00DC0EA8">
          <w:rPr>
            <w:rFonts w:eastAsia="Times New Roman"/>
            <w:color w:val="FF0000"/>
            <w:rPrChange w:id="29" w:author="Andrew MacDougall" w:date="2022-01-06T09:42:00Z">
              <w:rPr>
                <w:rFonts w:eastAsia="Times New Roman"/>
                <w:color w:val="000000"/>
              </w:rPr>
            </w:rPrChange>
          </w:rPr>
          <w:t>ynthesis and respiration (</w:t>
        </w:r>
        <w:commentRangeStart w:id="30"/>
        <w:r w:rsidR="00DC0EA8" w:rsidRPr="00DC0EA8">
          <w:rPr>
            <w:rFonts w:eastAsia="Times New Roman"/>
            <w:color w:val="FF0000"/>
            <w:rPrChange w:id="31" w:author="Andrew MacDougall" w:date="2022-01-06T09:42:00Z">
              <w:rPr>
                <w:rFonts w:eastAsia="Times New Roman"/>
                <w:color w:val="000000"/>
              </w:rPr>
            </w:rPrChange>
          </w:rPr>
          <w:t>citations</w:t>
        </w:r>
      </w:ins>
      <w:commentRangeEnd w:id="30"/>
      <w:ins w:id="32" w:author="Andrew MacDougall" w:date="2022-01-06T10:11:00Z">
        <w:r w:rsidR="00470D41">
          <w:rPr>
            <w:rStyle w:val="CommentReference"/>
          </w:rPr>
          <w:commentReference w:id="30"/>
        </w:r>
      </w:ins>
      <w:ins w:id="33" w:author="Andrew MacDougall" w:date="2022-01-06T09:42:00Z">
        <w:r w:rsidR="00DC0EA8" w:rsidRPr="00DC0EA8">
          <w:rPr>
            <w:rFonts w:eastAsia="Times New Roman"/>
            <w:color w:val="FF0000"/>
            <w:rPrChange w:id="34" w:author="Andrew MacDougall" w:date="2022-01-06T09:42:00Z">
              <w:rPr>
                <w:rFonts w:eastAsia="Times New Roman"/>
                <w:color w:val="000000"/>
              </w:rPr>
            </w:rPrChange>
          </w:rPr>
          <w:t xml:space="preserve">). </w:t>
        </w:r>
      </w:ins>
    </w:p>
    <w:p w14:paraId="1C97A425" w14:textId="3D8D8C2D" w:rsidR="00361685" w:rsidRPr="001B44B1" w:rsidRDefault="00361685" w:rsidP="00B05AC4">
      <w:pPr>
        <w:spacing w:line="480" w:lineRule="auto"/>
        <w:contextualSpacing/>
        <w:rPr>
          <w:rFonts w:eastAsia="Times New Roman"/>
        </w:rPr>
      </w:pPr>
      <w:r w:rsidRPr="00771C52">
        <w:rPr>
          <w:rFonts w:eastAsia="Times New Roman"/>
          <w:color w:val="000000"/>
        </w:rPr>
        <w:lastRenderedPageBreak/>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w:t>
      </w:r>
      <w:commentRangeStart w:id="35"/>
      <w:r w:rsidR="00EC110E">
        <w:rPr>
          <w:rFonts w:eastAsia="Times New Roman"/>
          <w:color w:val="000000"/>
        </w:rPr>
        <w:t>Additionally, data from a</w:t>
      </w:r>
      <w:r w:rsidR="00472FC8">
        <w:rPr>
          <w:rFonts w:eastAsia="Times New Roman"/>
          <w:color w:val="000000"/>
        </w:rPr>
        <w:t xml:space="preserve"> globally distributed experiment</w:t>
      </w:r>
      <w:r w:rsidR="00EC110E">
        <w:rPr>
          <w:rFonts w:eastAsia="Times New Roman"/>
          <w:color w:val="000000"/>
        </w:rPr>
        <w:t xml:space="preserve"> </w:t>
      </w:r>
      <w:del w:id="36" w:author="Andrew MacDougall" w:date="2022-01-06T09:44:00Z">
        <w:r w:rsidR="00EC110E" w:rsidDel="00DC0EA8">
          <w:rPr>
            <w:rFonts w:eastAsia="Times New Roman"/>
            <w:color w:val="000000"/>
          </w:rPr>
          <w:delText>was found to show</w:delText>
        </w:r>
      </w:del>
      <w:ins w:id="37" w:author="Andrew MacDougall" w:date="2022-01-06T09:44:00Z">
        <w:r w:rsidR="00DC0EA8">
          <w:rPr>
            <w:rFonts w:eastAsia="Times New Roman"/>
            <w:color w:val="000000"/>
          </w:rPr>
          <w:t>inferred</w:t>
        </w:r>
      </w:ins>
      <w:r w:rsidR="00EC110E">
        <w:rPr>
          <w:rFonts w:eastAsia="Times New Roman"/>
          <w:color w:val="000000"/>
        </w:rPr>
        <w:t xml:space="preserve"> this positive relationship </w:t>
      </w:r>
      <w:del w:id="38" w:author="Andrew MacDougall" w:date="2022-01-06T09:45:00Z">
        <w:r w:rsidR="00EC110E" w:rsidDel="00DC0EA8">
          <w:rPr>
            <w:rFonts w:eastAsia="Times New Roman"/>
            <w:color w:val="000000"/>
          </w:rPr>
          <w:delText xml:space="preserve">as inferred </w:delText>
        </w:r>
      </w:del>
      <w:ins w:id="39" w:author="Andrew MacDougall" w:date="2022-01-06T09:45:00Z">
        <w:r w:rsidR="00DC0EA8">
          <w:rPr>
            <w:rFonts w:eastAsia="Times New Roman"/>
            <w:color w:val="000000"/>
          </w:rPr>
          <w:t xml:space="preserve">with added soil N driving an </w:t>
        </w:r>
      </w:ins>
      <w:ins w:id="40" w:author="Andrew MacDougall" w:date="2022-01-06T09:46:00Z">
        <w:r w:rsidR="00DC0EA8">
          <w:rPr>
            <w:rFonts w:eastAsia="Times New Roman"/>
            <w:color w:val="000000"/>
          </w:rPr>
          <w:t>i</w:t>
        </w:r>
      </w:ins>
      <w:del w:id="41" w:author="Andrew MacDougall" w:date="2022-01-06T09:45:00Z">
        <w:r w:rsidR="00EC110E" w:rsidDel="00DC0EA8">
          <w:rPr>
            <w:rFonts w:eastAsia="Times New Roman"/>
            <w:color w:val="000000"/>
          </w:rPr>
          <w:delText>from an i</w:delText>
        </w:r>
      </w:del>
      <w:r w:rsidR="00EC110E">
        <w:rPr>
          <w:rFonts w:eastAsia="Times New Roman"/>
          <w:color w:val="000000"/>
        </w:rPr>
        <w:t xml:space="preserve">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xml:space="preserve">) </w:t>
      </w:r>
      <w:ins w:id="42" w:author="Andrew MacDougall" w:date="2022-01-06T09:46:00Z">
        <w:r w:rsidR="00DC0EA8">
          <w:rPr>
            <w:rFonts w:eastAsia="Times New Roman"/>
            <w:color w:val="000000"/>
          </w:rPr>
          <w:t xml:space="preserve">but </w:t>
        </w:r>
      </w:ins>
      <w:del w:id="43" w:author="Andrew MacDougall" w:date="2022-01-06T09:45:00Z">
        <w:r w:rsidR="00EC110E" w:rsidDel="00DC0EA8">
          <w:rPr>
            <w:rFonts w:eastAsia="Times New Roman"/>
            <w:color w:val="000000"/>
          </w:rPr>
          <w:delText xml:space="preserve">with added soil nitrogen, </w:delText>
        </w:r>
      </w:del>
      <w:ins w:id="44" w:author="Andrew MacDougall" w:date="2022-01-06T09:46:00Z">
        <w:r w:rsidR="00DC0EA8">
          <w:rPr>
            <w:rFonts w:eastAsia="Times New Roman"/>
            <w:color w:val="000000"/>
          </w:rPr>
          <w:t xml:space="preserve">with </w:t>
        </w:r>
      </w:ins>
      <w:del w:id="45" w:author="Andrew MacDougall" w:date="2022-01-06T09:46:00Z">
        <w:r w:rsidR="00EC110E" w:rsidDel="00DC0EA8">
          <w:rPr>
            <w:rFonts w:eastAsia="Times New Roman"/>
            <w:color w:val="000000"/>
          </w:rPr>
          <w:delText xml:space="preserve">but no change in </w:delText>
        </w:r>
      </w:del>
      <w:r w:rsidR="00EC110E">
        <w:rPr>
          <w:rFonts w:eastAsia="Times New Roman"/>
          <w:color w:val="000000"/>
        </w:rPr>
        <w:t>leaf mass per area</w:t>
      </w:r>
      <w:r w:rsidR="00472FC8">
        <w:rPr>
          <w:rFonts w:eastAsia="Times New Roman"/>
          <w:color w:val="000000"/>
        </w:rPr>
        <w:t xml:space="preserve"> </w:t>
      </w:r>
      <w:ins w:id="46" w:author="Andrew MacDougall" w:date="2022-01-06T09:46:00Z">
        <w:r w:rsidR="00DC0EA8">
          <w:rPr>
            <w:rFonts w:eastAsia="Times New Roman"/>
            <w:color w:val="000000"/>
          </w:rPr>
          <w:t xml:space="preserve">being unaffected </w:t>
        </w:r>
      </w:ins>
      <w:commentRangeEnd w:id="35"/>
      <w:r w:rsidR="005620C5">
        <w:rPr>
          <w:rStyle w:val="CommentReference"/>
        </w:rPr>
        <w:commentReference w:id="35"/>
      </w:r>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Th</w:t>
      </w:r>
      <w:ins w:id="47" w:author="Andrew MacDougall" w:date="2022-01-06T09:46:00Z">
        <w:r w:rsidR="00E91EB3">
          <w:rPr>
            <w:rFonts w:eastAsia="Times New Roman"/>
            <w:color w:val="000000"/>
          </w:rPr>
          <w:t xml:space="preserve">is </w:t>
        </w:r>
      </w:ins>
      <w:del w:id="48" w:author="Andrew MacDougall" w:date="2022-01-06T09:46:00Z">
        <w:r w:rsidRPr="008531D1" w:rsidDel="00E91EB3">
          <w:rPr>
            <w:rFonts w:eastAsia="Times New Roman"/>
            <w:color w:val="000000"/>
          </w:rPr>
          <w:delText xml:space="preserve">ese </w:delText>
        </w:r>
      </w:del>
      <w:r w:rsidRPr="008531D1">
        <w:rPr>
          <w:rFonts w:eastAsia="Times New Roman"/>
          <w:color w:val="000000"/>
        </w:rPr>
        <w:t>stud</w:t>
      </w:r>
      <w:ins w:id="49" w:author="Andrew MacDougall" w:date="2022-01-06T09:46:00Z">
        <w:r w:rsidR="00E91EB3">
          <w:rPr>
            <w:rFonts w:eastAsia="Times New Roman"/>
            <w:color w:val="000000"/>
          </w:rPr>
          <w:t>y</w:t>
        </w:r>
      </w:ins>
      <w:del w:id="50" w:author="Andrew MacDougall" w:date="2022-01-06T09:46:00Z">
        <w:r w:rsidRPr="008531D1" w:rsidDel="00E91EB3">
          <w:rPr>
            <w:rFonts w:eastAsia="Times New Roman"/>
            <w:color w:val="000000"/>
          </w:rPr>
          <w:delText>ies</w:delText>
        </w:r>
      </w:del>
      <w:r w:rsidRPr="008531D1">
        <w:rPr>
          <w:rFonts w:eastAsia="Times New Roman"/>
          <w:color w:val="000000"/>
        </w:rPr>
        <w:t xml:space="preserve"> </w:t>
      </w:r>
      <w:del w:id="51" w:author="Andrew MacDougall" w:date="2022-01-06T09:46:00Z">
        <w:r w:rsidRPr="008531D1" w:rsidDel="00E91EB3">
          <w:rPr>
            <w:rFonts w:eastAsia="Times New Roman"/>
            <w:color w:val="000000"/>
          </w:rPr>
          <w:delText xml:space="preserve">generally </w:delText>
        </w:r>
      </w:del>
      <w:r w:rsidR="00403D54">
        <w:rPr>
          <w:rFonts w:eastAsia="Times New Roman"/>
          <w:color w:val="000000"/>
        </w:rPr>
        <w:t>posit</w:t>
      </w:r>
      <w:ins w:id="52" w:author="Andrew MacDougall" w:date="2022-01-06T09:47:00Z">
        <w:r w:rsidR="00E91EB3">
          <w:rPr>
            <w:rFonts w:eastAsia="Times New Roman"/>
            <w:color w:val="000000"/>
          </w:rPr>
          <w:t>ed</w:t>
        </w:r>
      </w:ins>
      <w:r w:rsidR="00403D54" w:rsidRPr="008531D1">
        <w:rPr>
          <w:rFonts w:eastAsia="Times New Roman"/>
          <w:color w:val="000000"/>
        </w:rPr>
        <w:t xml:space="preserve"> </w:t>
      </w:r>
      <w:r w:rsidRPr="008531D1">
        <w:rPr>
          <w:rFonts w:eastAsia="Times New Roman"/>
          <w:color w:val="000000"/>
        </w:rPr>
        <w:t xml:space="preserve">that </w:t>
      </w:r>
      <w:del w:id="53" w:author="Perkowski, Evan A" w:date="2022-01-07T12:49:00Z">
        <w:r w:rsidRPr="008531D1" w:rsidDel="00C12409">
          <w:rPr>
            <w:rFonts w:eastAsia="Times New Roman"/>
            <w:color w:val="000000"/>
          </w:rPr>
          <w:delText xml:space="preserve">this </w:delText>
        </w:r>
      </w:del>
      <w:ins w:id="54" w:author="Perkowski, Evan A" w:date="2022-01-07T12:49:00Z">
        <w:r w:rsidR="00C12409" w:rsidRPr="008531D1">
          <w:rPr>
            <w:rFonts w:eastAsia="Times New Roman"/>
            <w:color w:val="000000"/>
          </w:rPr>
          <w:t>th</w:t>
        </w:r>
        <w:r w:rsidR="00C12409">
          <w:rPr>
            <w:rFonts w:eastAsia="Times New Roman"/>
            <w:color w:val="000000"/>
          </w:rPr>
          <w:t>e</w:t>
        </w:r>
        <w:r w:rsidR="00C12409" w:rsidRPr="008531D1">
          <w:rPr>
            <w:rFonts w:eastAsia="Times New Roman"/>
            <w:color w:val="000000"/>
          </w:rPr>
          <w:t xml:space="preserve"> </w:t>
        </w:r>
      </w:ins>
      <w:r w:rsidRPr="008531D1">
        <w:rPr>
          <w:rFonts w:eastAsia="Times New Roman"/>
          <w:color w:val="000000"/>
        </w:rPr>
        <w:t>positive correlation</w:t>
      </w:r>
      <w:r w:rsidR="00403D54">
        <w:rPr>
          <w:rFonts w:eastAsia="Times New Roman"/>
          <w:color w:val="000000"/>
        </w:rPr>
        <w:t xml:space="preserve"> </w:t>
      </w:r>
      <w:ins w:id="55" w:author="Perkowski, Evan A" w:date="2022-01-07T12:49:00Z">
        <w:r w:rsidR="00C12409">
          <w:rPr>
            <w:rFonts w:eastAsia="Times New Roman"/>
            <w:color w:val="000000"/>
          </w:rPr>
          <w:t xml:space="preserve">between </w:t>
        </w:r>
      </w:ins>
      <w:ins w:id="56" w:author="Perkowski, Evan A" w:date="2022-01-07T12:50:00Z">
        <w:r w:rsidR="00C12409">
          <w:rPr>
            <w:rFonts w:eastAsia="Times New Roman"/>
            <w:color w:val="000000"/>
          </w:rPr>
          <w:t xml:space="preserve">added </w:t>
        </w:r>
      </w:ins>
      <w:ins w:id="57" w:author="Perkowski, Evan A" w:date="2022-01-07T12:49:00Z">
        <w:r w:rsidR="00C12409">
          <w:rPr>
            <w:rFonts w:eastAsia="Times New Roman"/>
            <w:color w:val="000000"/>
          </w:rPr>
          <w:t xml:space="preserve">soil nitrogen and </w:t>
        </w:r>
      </w:ins>
      <w:proofErr w:type="spellStart"/>
      <w:ins w:id="58" w:author="Perkowski, Evan A" w:date="2022-01-07T12:50:00Z">
        <w:r w:rsidR="00C12409" w:rsidRPr="00EC110E">
          <w:rPr>
            <w:rFonts w:eastAsia="Times New Roman"/>
            <w:i/>
            <w:color w:val="000000"/>
          </w:rPr>
          <w:t>N</w:t>
        </w:r>
        <w:r w:rsidR="00C12409" w:rsidRPr="00EC110E">
          <w:rPr>
            <w:rFonts w:eastAsia="Times New Roman"/>
            <w:color w:val="000000"/>
            <w:vertAlign w:val="subscript"/>
          </w:rPr>
          <w:t>mass</w:t>
        </w:r>
        <w:proofErr w:type="spellEnd"/>
        <w:r w:rsidR="00C12409">
          <w:rPr>
            <w:rFonts w:eastAsia="Times New Roman"/>
            <w:color w:val="000000"/>
          </w:rPr>
          <w:t xml:space="preserve"> </w:t>
        </w:r>
      </w:ins>
      <w:del w:id="59" w:author="Andrew MacDougall" w:date="2022-01-06T09:44:00Z">
        <w:r w:rsidR="00403D54" w:rsidDel="00DC0EA8">
          <w:delText xml:space="preserve">this positive correlation </w:delText>
        </w:r>
      </w:del>
      <w:r w:rsidR="00403D54">
        <w:t>stems from plants allocating additional nitrogen to build nitrogen-rich proteins</w:t>
      </w:r>
      <w:ins w:id="60" w:author="Perkowski, Evan A" w:date="2022-01-07T12:50:00Z">
        <w:r w:rsidR="00C12409">
          <w:t>,</w:t>
        </w:r>
      </w:ins>
      <w:r w:rsidRPr="008531D1">
        <w:rPr>
          <w:rFonts w:eastAsia="Times New Roman"/>
          <w:color w:val="000000"/>
        </w:rPr>
        <w:t xml:space="preserve"> </w:t>
      </w:r>
      <w:r w:rsidRPr="001B44B1">
        <w:rPr>
          <w:rFonts w:eastAsia="Times New Roman"/>
          <w:color w:val="000000"/>
        </w:rPr>
        <w:t>such as Ribulose-1,5-bisphosphate</w:t>
      </w:r>
      <w:ins w:id="61" w:author="Perkowski, Evan A" w:date="2022-01-07T12:54:00Z">
        <w:r w:rsidR="00453EE2">
          <w:rPr>
            <w:rFonts w:eastAsia="Times New Roman"/>
            <w:color w:val="000000"/>
          </w:rPr>
          <w:t xml:space="preserve"> carboxyl</w:t>
        </w:r>
      </w:ins>
      <w:ins w:id="62" w:author="Perkowski, Evan A" w:date="2022-01-07T12:55:00Z">
        <w:r w:rsidR="00453EE2">
          <w:rPr>
            <w:rFonts w:eastAsia="Times New Roman"/>
            <w:color w:val="000000"/>
          </w:rPr>
          <w:t>ase-oxygenase</w:t>
        </w:r>
      </w:ins>
      <w:r w:rsidRPr="001B44B1">
        <w:rPr>
          <w:rFonts w:eastAsia="Times New Roman"/>
          <w:color w:val="000000"/>
        </w:rPr>
        <w:t xml:space="preserve"> (Rubisco)</w:t>
      </w:r>
      <w:r w:rsidR="00453EE2">
        <w:rPr>
          <w:rFonts w:eastAsia="Times New Roman"/>
          <w:color w:val="000000"/>
        </w:rPr>
        <w:t xml:space="preserve"> </w:t>
      </w:r>
      <w:ins w:id="63" w:author="Perkowski, Evan A" w:date="2022-01-07T12:55:00Z">
        <w:r w:rsidR="00453EE2">
          <w:rPr>
            <w:rFonts w:eastAsia="Times New Roman"/>
            <w:color w:val="000000"/>
          </w:rPr>
          <w:t xml:space="preserve">enzymes </w:t>
        </w:r>
      </w:ins>
      <w:r w:rsidRPr="001B44B1">
        <w:rPr>
          <w:rFonts w:eastAsia="Times New Roman"/>
          <w:color w:val="000000"/>
        </w:rPr>
        <w:t xml:space="preserve">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w:t>
      </w:r>
      <w:ins w:id="64" w:author="Perkowski, Evan A" w:date="2022-01-07T12:51:00Z">
        <w:r w:rsidR="00C12409">
          <w:rPr>
            <w:rFonts w:eastAsia="Times New Roman"/>
            <w:color w:val="000000"/>
          </w:rPr>
          <w:t xml:space="preserve"> under present-day growing conditions</w:t>
        </w:r>
      </w:ins>
      <w:r w:rsidRPr="008531D1">
        <w:rPr>
          <w:rFonts w:eastAsia="Times New Roman"/>
          <w:color w:val="000000"/>
        </w:rPr>
        <w:t xml:space="preserve">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w:t>
      </w:r>
      <w:del w:id="65" w:author="Andrew MacDougall" w:date="2022-01-06T09:47:00Z">
        <w:r w:rsidRPr="001B44B1" w:rsidDel="00E91EB3">
          <w:rPr>
            <w:rFonts w:eastAsia="Times New Roman"/>
            <w:color w:val="000000"/>
          </w:rPr>
          <w:delText xml:space="preserve">a </w:delText>
        </w:r>
      </w:del>
      <w:r w:rsidRPr="001B44B1">
        <w:rPr>
          <w:rFonts w:eastAsia="Times New Roman"/>
          <w:color w:val="000000"/>
        </w:rPr>
        <w:t xml:space="preserve">wasteful </w:t>
      </w:r>
      <w:del w:id="66" w:author="Andrew MacDougall" w:date="2022-01-06T09:47:00Z">
        <w:r w:rsidRPr="001B44B1" w:rsidDel="00E91EB3">
          <w:rPr>
            <w:rFonts w:eastAsia="Times New Roman"/>
            <w:color w:val="000000"/>
          </w:rPr>
          <w:delText xml:space="preserve">process </w:delText>
        </w:r>
      </w:del>
      <w:r w:rsidRPr="001B44B1">
        <w:rPr>
          <w:rFonts w:eastAsia="Times New Roman"/>
          <w:color w:val="000000"/>
        </w:rPr>
        <w:t>in the sense that the extra Rub</w:t>
      </w:r>
      <w:r w:rsidR="00C4492C">
        <w:rPr>
          <w:rFonts w:eastAsia="Times New Roman"/>
          <w:color w:val="000000"/>
        </w:rPr>
        <w:t>i</w:t>
      </w:r>
      <w:r w:rsidRPr="001B44B1">
        <w:rPr>
          <w:rFonts w:eastAsia="Times New Roman"/>
          <w:color w:val="000000"/>
        </w:rPr>
        <w:t xml:space="preserve">sco would not increase photosynthesis unless </w:t>
      </w:r>
      <w:del w:id="67" w:author="Andrew MacDougall" w:date="2022-01-06T09:47:00Z">
        <w:r w:rsidRPr="001B44B1" w:rsidDel="00E91EB3">
          <w:rPr>
            <w:rFonts w:eastAsia="Times New Roman"/>
            <w:color w:val="000000"/>
          </w:rPr>
          <w:delText xml:space="preserve">it was </w:delText>
        </w:r>
      </w:del>
      <w:r w:rsidRPr="001B44B1">
        <w:rPr>
          <w:rFonts w:eastAsia="Times New Roman"/>
          <w:color w:val="000000"/>
        </w:rPr>
        <w:t xml:space="preserve">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 xml:space="preserve">n similar rates of photosynthesis at </w:t>
      </w:r>
      <w:del w:id="68" w:author="Andrew MacDougall" w:date="2022-01-06T09:48:00Z">
        <w:r w:rsidRPr="00771C52" w:rsidDel="00E91EB3">
          <w:rPr>
            <w:rFonts w:eastAsia="Times New Roman"/>
            <w:color w:val="000000"/>
          </w:rPr>
          <w:delText>a</w:delText>
        </w:r>
      </w:del>
      <w:del w:id="69" w:author="Perkowski, Evan A" w:date="2022-01-07T12:56:00Z">
        <w:r w:rsidRPr="00771C52" w:rsidDel="00453EE2">
          <w:rPr>
            <w:rFonts w:eastAsia="Times New Roman"/>
            <w:color w:val="000000"/>
          </w:rPr>
          <w:delText xml:space="preserve"> </w:delText>
        </w:r>
      </w:del>
      <w:r w:rsidRPr="00771C52">
        <w:rPr>
          <w:rFonts w:eastAsia="Times New Roman"/>
          <w:color w:val="000000"/>
        </w:rPr>
        <w:t>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2CFFA9B9"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w:t>
      </w:r>
      <w:commentRangeStart w:id="70"/>
      <w:r w:rsidR="003704D1">
        <w:rPr>
          <w:rFonts w:eastAsia="Times New Roman"/>
          <w:color w:val="000000"/>
        </w:rPr>
        <w:t>aboveground climate</w:t>
      </w:r>
      <w:r w:rsidR="00864535">
        <w:rPr>
          <w:rFonts w:eastAsia="Times New Roman"/>
          <w:color w:val="000000"/>
        </w:rPr>
        <w:t xml:space="preserve"> </w:t>
      </w:r>
      <w:commentRangeEnd w:id="70"/>
      <w:r w:rsidR="009513D3">
        <w:rPr>
          <w:rStyle w:val="CommentReference"/>
        </w:rPr>
        <w:commentReference w:id="70"/>
      </w:r>
      <w:r w:rsidR="00864535">
        <w:rPr>
          <w:rFonts w:eastAsia="Times New Roman"/>
          <w:color w:val="000000"/>
        </w:rPr>
        <w:t>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Both ecophysiological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plant demand for nitrogen to build photosynthetic proteins decreases with </w:t>
      </w:r>
      <w:commentRangeStart w:id="71"/>
      <w:r w:rsidRPr="00E91EB3">
        <w:rPr>
          <w:rFonts w:eastAsia="Times New Roman"/>
          <w:color w:val="000000"/>
          <w:highlight w:val="yellow"/>
          <w:rPrChange w:id="72" w:author="Andrew MacDougall" w:date="2022-01-06T09:49:00Z">
            <w:rPr>
              <w:rFonts w:eastAsia="Times New Roman"/>
              <w:color w:val="000000"/>
            </w:rPr>
          </w:rPrChange>
        </w:rPr>
        <w:t>temperature</w:t>
      </w:r>
      <w:commentRangeEnd w:id="71"/>
      <w:r w:rsidR="00E91EB3">
        <w:rPr>
          <w:rStyle w:val="CommentReference"/>
        </w:rPr>
        <w:commentReference w:id="71"/>
      </w:r>
      <w:r w:rsidR="00403D54">
        <w:rPr>
          <w:rFonts w:eastAsia="Times New Roman"/>
          <w:color w:val="000000"/>
        </w:rPr>
        <w:t xml:space="preserve"> because </w:t>
      </w:r>
      <w:r w:rsidR="00403D54">
        <w:rPr>
          <w:rFonts w:eastAsia="Times New Roman"/>
          <w:color w:val="000000"/>
        </w:rPr>
        <w:lastRenderedPageBreak/>
        <w:t>enzymes work faster at higher temperature</w:t>
      </w:r>
      <w:ins w:id="73" w:author="Perkowski, Evan A" w:date="2022-01-07T12:57:00Z">
        <w:r w:rsidR="00453EE2">
          <w:rPr>
            <w:rFonts w:eastAsia="Times New Roman"/>
            <w:color w:val="000000"/>
          </w:rPr>
          <w:t>s</w:t>
        </w:r>
      </w:ins>
      <w:r w:rsidR="00403D54">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w:t>
      </w:r>
      <w:ins w:id="74" w:author="Perkowski, Evan A" w:date="2022-01-07T13:07:00Z">
        <w:r w:rsidR="00871609">
          <w:rPr>
            <w:rFonts w:eastAsia="Times New Roman"/>
            <w:color w:val="000000"/>
          </w:rPr>
          <w:t xml:space="preserve"> more efficient</w:t>
        </w:r>
      </w:ins>
      <w:r w:rsidR="00403D54">
        <w:rPr>
          <w:rFonts w:eastAsia="Times New Roman"/>
          <w:color w:val="000000"/>
        </w:rPr>
        <w:t xml:space="preserv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w:instrText>
      </w:r>
      <w:r w:rsidR="009A5B56" w:rsidRPr="00172FFF">
        <w:rPr>
          <w:rFonts w:eastAsia="Times New Roman"/>
          <w:color w:val="000000"/>
          <w:lang w:val="sv-SE"/>
        </w:rPr>
        <w:instrText>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172FFF">
        <w:rPr>
          <w:rFonts w:eastAsia="Times New Roman"/>
          <w:noProof/>
          <w:color w:val="000000"/>
          <w:lang w:val="sv-SE"/>
        </w:rPr>
        <w:t xml:space="preserve">(Niinemets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2015; Dong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2017; Smith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2019; Paillassa </w:t>
      </w:r>
      <w:r w:rsidR="009A5B56" w:rsidRPr="00172FFF">
        <w:rPr>
          <w:rFonts w:eastAsia="Times New Roman"/>
          <w:i/>
          <w:noProof/>
          <w:color w:val="000000"/>
          <w:lang w:val="sv-SE"/>
        </w:rPr>
        <w:t>et al.</w:t>
      </w:r>
      <w:r w:rsidR="009A5B56" w:rsidRPr="00172FFF">
        <w:rPr>
          <w:rFonts w:eastAsia="Times New Roman"/>
          <w:noProof/>
          <w:color w:val="000000"/>
          <w:lang w:val="sv-SE"/>
        </w:rPr>
        <w:t>, 2020)</w:t>
      </w:r>
      <w:r w:rsidR="00921E26" w:rsidRPr="008531D1">
        <w:rPr>
          <w:rFonts w:eastAsia="Times New Roman"/>
          <w:color w:val="000000"/>
        </w:rPr>
        <w:fldChar w:fldCharType="end"/>
      </w:r>
      <w:r w:rsidRPr="00172FFF">
        <w:rPr>
          <w:rFonts w:eastAsia="Times New Roman"/>
          <w:color w:val="000000"/>
          <w:lang w:val="sv-SE"/>
        </w:rPr>
        <w:t xml:space="preserve">. </w:t>
      </w:r>
      <w:r w:rsidRPr="008531D1">
        <w:rPr>
          <w:rFonts w:eastAsia="Times New Roman"/>
          <w:color w:val="000000"/>
        </w:rPr>
        <w:t xml:space="preserve">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2F917B40"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gramStart"/>
      <w:r w:rsidRPr="00771C52">
        <w:rPr>
          <w:rFonts w:eastAsia="Times New Roman"/>
          <w:color w:val="000000"/>
        </w:rPr>
        <w:t>as a means to</w:t>
      </w:r>
      <w:proofErr w:type="gramEnd"/>
      <w:r w:rsidRPr="00771C52">
        <w:rPr>
          <w:rFonts w:eastAsia="Times New Roman"/>
          <w:color w:val="000000"/>
        </w:rPr>
        <w:t xml:space="preserve"> increase water use efficiency</w:t>
      </w:r>
      <w:ins w:id="75" w:author="Perkowski, Evan A" w:date="2022-01-07T13:08:00Z">
        <w:r w:rsidR="00871609">
          <w:rPr>
            <w:rFonts w:eastAsia="Times New Roman"/>
            <w:color w:val="000000"/>
          </w:rPr>
          <w:t>, but</w:t>
        </w:r>
      </w:ins>
      <w:r w:rsidRPr="00771C52">
        <w:rPr>
          <w:rFonts w:eastAsia="Times New Roman"/>
          <w:color w:val="000000"/>
        </w:rPr>
        <w:t xml:space="preserve">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w:t>
      </w:r>
      <w:del w:id="76" w:author="Andrew MacDougall" w:date="2022-01-06T09:51:00Z">
        <w:r w:rsidRPr="00771C52" w:rsidDel="00420A4B">
          <w:rPr>
            <w:rFonts w:eastAsia="Times New Roman"/>
            <w:color w:val="000000"/>
          </w:rPr>
          <w:delText xml:space="preserve">environmental </w:delText>
        </w:r>
      </w:del>
      <w:ins w:id="77" w:author="Andrew MacDougall" w:date="2022-01-06T09:51:00Z">
        <w:r w:rsidR="00420A4B">
          <w:rPr>
            <w:rFonts w:eastAsia="Times New Roman"/>
            <w:color w:val="000000"/>
          </w:rPr>
          <w:t>structural</w:t>
        </w:r>
        <w:r w:rsidR="00420A4B" w:rsidRPr="00771C52">
          <w:rPr>
            <w:rFonts w:eastAsia="Times New Roman"/>
            <w:color w:val="000000"/>
          </w:rPr>
          <w:t xml:space="preserve"> </w:t>
        </w:r>
      </w:ins>
      <w:r w:rsidRPr="00771C52">
        <w:rPr>
          <w:rFonts w:eastAsia="Times New Roman"/>
          <w:color w:val="000000"/>
        </w:rPr>
        <w:t>contexts</w:t>
      </w:r>
      <w:ins w:id="78" w:author="Andrew MacDougall" w:date="2022-01-06T09:51:00Z">
        <w:r w:rsidR="00420A4B">
          <w:rPr>
            <w:rFonts w:eastAsia="Times New Roman"/>
            <w:color w:val="000000"/>
          </w:rPr>
          <w:t xml:space="preserve"> within plant communities</w:t>
        </w:r>
      </w:ins>
      <w:r w:rsidRPr="00771C52">
        <w:rPr>
          <w:rFonts w:eastAsia="Times New Roman"/>
          <w:color w:val="000000"/>
        </w:rPr>
        <w:t xml:space="preserve"> (e.g., canopy openness) may </w:t>
      </w:r>
      <w:ins w:id="79" w:author="Perkowski, Evan A" w:date="2022-01-10T15:42:00Z">
        <w:r w:rsidR="00F55DDC">
          <w:rPr>
            <w:rFonts w:eastAsia="Times New Roman"/>
            <w:color w:val="000000"/>
          </w:rPr>
          <w:t xml:space="preserve">also </w:t>
        </w:r>
      </w:ins>
      <w:r w:rsidRPr="00771C52">
        <w:rPr>
          <w:rFonts w:eastAsia="Times New Roman"/>
          <w:color w:val="000000"/>
        </w:rPr>
        <w:t xml:space="preserve">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w:t>
      </w:r>
      <w:del w:id="80" w:author="Perkowski, Evan A" w:date="2022-01-07T13:09:00Z">
        <w:r w:rsidR="002815EB" w:rsidDel="009513D3">
          <w:rPr>
            <w:rFonts w:eastAsia="Times New Roman"/>
            <w:color w:val="000000"/>
          </w:rPr>
          <w:delText>Note that t</w:delText>
        </w:r>
      </w:del>
      <w:ins w:id="81" w:author="Perkowski, Evan A" w:date="2022-01-07T13:09:00Z">
        <w:r w:rsidR="009513D3">
          <w:rPr>
            <w:rFonts w:eastAsia="Times New Roman"/>
            <w:color w:val="000000"/>
          </w:rPr>
          <w:t>T</w:t>
        </w:r>
      </w:ins>
      <w:r w:rsidR="002815EB">
        <w:rPr>
          <w:rFonts w:eastAsia="Times New Roman"/>
          <w:color w:val="000000"/>
        </w:rPr>
        <w:t>he theory, in its most holistic sense, does not differentiate between the types of structures developed (e.g., leaves, stems, roots) and could even be extended to storage or other nitrogen-dependent compounds. However, we focus here on aboveground biomass as a proxy for structural allocation to test our theory</w:t>
      </w:r>
      <w:r w:rsidR="00475F5D">
        <w:rPr>
          <w:rFonts w:eastAsia="Times New Roman"/>
          <w:color w:val="000000"/>
        </w:rPr>
        <w:t>.</w:t>
      </w:r>
    </w:p>
    <w:p w14:paraId="04461849" w14:textId="49258D3E" w:rsidR="004921F3" w:rsidRDefault="00361685" w:rsidP="00B05AC4">
      <w:pPr>
        <w:spacing w:line="480" w:lineRule="auto"/>
        <w:contextualSpacing/>
        <w:rPr>
          <w:rFonts w:eastAsia="Times New Roman"/>
          <w:color w:val="000000"/>
        </w:rPr>
      </w:pPr>
      <w:r w:rsidRPr="00771C52">
        <w:rPr>
          <w:rFonts w:eastAsia="Times New Roman"/>
          <w:color w:val="000000"/>
        </w:rPr>
        <w:lastRenderedPageBreak/>
        <w:tab/>
        <w:t>Here, we use leaf and biomass data from a globally distributed grassland nutrient 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 xml:space="preserve">to test these </w:t>
      </w:r>
      <w:del w:id="82" w:author="Andrew MacDougall" w:date="2022-01-06T10:01:00Z">
        <w:r w:rsidR="00696E90" w:rsidDel="003151FB">
          <w:rPr>
            <w:rFonts w:eastAsia="Times New Roman"/>
            <w:color w:val="000000"/>
          </w:rPr>
          <w:delText xml:space="preserve">ideas about </w:delText>
        </w:r>
      </w:del>
      <w:r w:rsidR="00696E90">
        <w:rPr>
          <w:rFonts w:eastAsia="Times New Roman"/>
          <w:color w:val="000000"/>
        </w:rPr>
        <w:t>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w:t>
      </w:r>
      <w:commentRangeStart w:id="83"/>
      <w:r w:rsidR="00361685" w:rsidRPr="00A76F3A">
        <w:rPr>
          <w:rFonts w:eastAsia="Times New Roman"/>
          <w:color w:val="000000"/>
          <w:highlight w:val="yellow"/>
          <w:rPrChange w:id="84" w:author="Andrew MacDougall" w:date="2022-01-06T10:01:00Z">
            <w:rPr>
              <w:rFonts w:eastAsia="Times New Roman"/>
              <w:color w:val="000000"/>
            </w:rPr>
          </w:rPrChange>
        </w:rPr>
        <w:t>climate</w:t>
      </w:r>
      <w:commentRangeEnd w:id="83"/>
      <w:r w:rsidR="00A76F3A">
        <w:rPr>
          <w:rStyle w:val="CommentReference"/>
        </w:rPr>
        <w:commentReference w:id="83"/>
      </w:r>
      <w:r w:rsidR="00361685" w:rsidRPr="00971CEF">
        <w:rPr>
          <w:rFonts w:eastAsia="Times New Roman"/>
          <w:color w:val="000000"/>
        </w:rPr>
        <w:t xml:space="preserv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nitrogen conditions. </w:t>
      </w:r>
    </w:p>
    <w:p w14:paraId="2E92E822" w14:textId="371327D6" w:rsidR="00074719" w:rsidRPr="00074719" w:rsidRDefault="00361685" w:rsidP="00971CEF">
      <w:pPr>
        <w:spacing w:line="480" w:lineRule="auto"/>
        <w:rPr>
          <w:rFonts w:eastAsia="Times New Roman"/>
          <w:color w:val="000000"/>
        </w:rPr>
      </w:pPr>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w:t>
      </w:r>
      <w:r w:rsidRPr="00A76F3A">
        <w:rPr>
          <w:rFonts w:eastAsia="Times New Roman"/>
          <w:color w:val="000000"/>
          <w:highlight w:val="yellow"/>
          <w:rPrChange w:id="85" w:author="Andrew MacDougall" w:date="2022-01-06T10:01:00Z">
            <w:rPr>
              <w:rFonts w:eastAsia="Times New Roman"/>
              <w:color w:val="000000"/>
            </w:rPr>
          </w:rPrChange>
        </w:rPr>
        <w:t>climate</w:t>
      </w:r>
      <w:r w:rsidRPr="00971CEF">
        <w:rPr>
          <w:rFonts w:eastAsia="Times New Roman"/>
          <w:color w:val="000000"/>
        </w:rPr>
        <w:t xml:space="preserv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w:t>
      </w:r>
      <w:ins w:id="86" w:author="Perkowski, Evan A" w:date="2022-01-07T13:21:00Z">
        <w:r w:rsidR="0009497A">
          <w:rPr>
            <w:rFonts w:eastAsia="Times New Roman"/>
            <w:color w:val="000000"/>
          </w:rPr>
          <w:t xml:space="preserve"> acquire and</w:t>
        </w:r>
      </w:ins>
      <w:r w:rsidRPr="00971CEF">
        <w:rPr>
          <w:rFonts w:eastAsia="Times New Roman"/>
          <w:color w:val="000000"/>
        </w:rPr>
        <w:t xml:space="preserve">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2">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5F799835"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xml:space="preserve">) was added to all K </w:t>
      </w:r>
      <w:ins w:id="87" w:author="Perkowski, Evan A" w:date="2022-01-07T13:27:00Z">
        <w:r w:rsidR="00B062E4">
          <w:rPr>
            <w:rFonts w:eastAsia="Times New Roman"/>
            <w:color w:val="000000"/>
          </w:rPr>
          <w:t xml:space="preserve">addition </w:t>
        </w:r>
      </w:ins>
      <w:r w:rsidRPr="00771C52">
        <w:rPr>
          <w:rFonts w:eastAsia="Times New Roman"/>
          <w:color w:val="000000"/>
        </w:rPr>
        <w:t>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2C9CB5E6"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w:t>
      </w:r>
      <w:ins w:id="88" w:author="Perkowski, Evan A" w:date="2022-01-07T13:32:00Z">
        <w:r w:rsidR="00163D12">
          <w:rPr>
            <w:rFonts w:eastAsia="Times New Roman"/>
            <w:color w:val="000000"/>
          </w:rPr>
          <w:t>“</w:t>
        </w:r>
      </w:ins>
      <w:r w:rsidRPr="00771C52">
        <w:rPr>
          <w:rFonts w:eastAsia="Times New Roman"/>
          <w:color w:val="000000"/>
        </w:rPr>
        <w:t>core</w:t>
      </w:r>
      <w:ins w:id="89" w:author="Perkowski, Evan A" w:date="2022-01-07T13:32:00Z">
        <w:r w:rsidR="00163D12">
          <w:rPr>
            <w:rFonts w:eastAsia="Times New Roman"/>
            <w:color w:val="000000"/>
          </w:rPr>
          <w:t>”</w:t>
        </w:r>
      </w:ins>
      <w:r w:rsidRPr="00771C52">
        <w:rPr>
          <w:rFonts w:eastAsia="Times New Roman"/>
          <w:color w:val="000000"/>
        </w:rPr>
        <w:t xml:space="preserv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of different species</w:t>
      </w:r>
      <w:r w:rsidRPr="00771C52">
        <w:rPr>
          <w:rFonts w:eastAsia="Times New Roman"/>
          <w:color w:val="000000"/>
        </w:rPr>
        <w:t xml:space="preserve"> per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lastRenderedPageBreak/>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0724A090"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r w:rsidR="00743A75">
        <w:rPr>
          <w:rFonts w:eastAsia="Times New Roman"/>
          <w:color w:val="000000"/>
        </w:rPr>
        <w:t xml:space="preserve"> </w:t>
      </w:r>
      <w:commentRangeStart w:id="90"/>
      <w:ins w:id="91" w:author="Perkowski, Evan A" w:date="2022-01-07T13:31:00Z">
        <w:r w:rsidR="00163D12" w:rsidRPr="00771C52">
          <w:rPr>
            <w:rFonts w:eastAsia="Times New Roman"/>
            <w:color w:val="000000"/>
          </w:rPr>
          <w:t>χ values</w:t>
        </w:r>
        <w:r w:rsidR="00163D12">
          <w:rPr>
            <w:rFonts w:eastAsia="Times New Roman"/>
            <w:color w:val="000000"/>
          </w:rPr>
          <w:t xml:space="preserve"> less than 0.2 and greater than 0.95 were </w:t>
        </w:r>
      </w:ins>
      <w:commentRangeEnd w:id="90"/>
      <w:ins w:id="92" w:author="Perkowski, Evan A" w:date="2022-01-07T13:32:00Z">
        <w:r w:rsidR="00163D12">
          <w:rPr>
            <w:rStyle w:val="CommentReference"/>
          </w:rPr>
          <w:commentReference w:id="90"/>
        </w:r>
      </w:ins>
      <w:r w:rsidR="00743A75">
        <w:rPr>
          <w:rFonts w:eastAsia="Times New Roman"/>
          <w:color w:val="000000"/>
        </w:rPr>
        <w:t>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0135EC8D"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2906645A" w:rsidR="00361685" w:rsidRDefault="00361685" w:rsidP="00B05AC4">
      <w:pPr>
        <w:spacing w:line="480" w:lineRule="auto"/>
        <w:contextualSpacing/>
        <w:rPr>
          <w:rFonts w:eastAsia="Times New Roman"/>
          <w:color w:val="000000"/>
        </w:rPr>
      </w:pPr>
      <w:r w:rsidRPr="00771C52">
        <w:rPr>
          <w:rFonts w:eastAsia="Times New Roman"/>
          <w:color w:val="000000"/>
        </w:rPr>
        <w:lastRenderedPageBreak/>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commentRangeStart w:id="93"/>
      <w:commentRangeStart w:id="94"/>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commentRangeEnd w:id="93"/>
      <w:r w:rsidR="00A76F3A">
        <w:rPr>
          <w:rStyle w:val="CommentReference"/>
        </w:rPr>
        <w:commentReference w:id="93"/>
      </w:r>
      <w:commentRangeEnd w:id="94"/>
      <w:r w:rsidR="00FB24A2">
        <w:rPr>
          <w:rStyle w:val="CommentReference"/>
        </w:rPr>
        <w:commentReference w:id="94"/>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)/L                                                                                                                            (6)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-log(</w:t>
      </w:r>
      <w:proofErr w:type="spellStart"/>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proofErr w:type="spellEnd"/>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proofErr w:type="spellStart"/>
      <w:r>
        <w:rPr>
          <w:rFonts w:eastAsia="Times New Roman"/>
          <w:i/>
        </w:rPr>
        <w:t>I</w:t>
      </w:r>
      <w:r>
        <w:rPr>
          <w:rFonts w:eastAsia="Times New Roman"/>
          <w:vertAlign w:val="subscript"/>
        </w:rPr>
        <w:t>above</w:t>
      </w:r>
      <w:proofErr w:type="spellEnd"/>
      <w:r>
        <w:rPr>
          <w:rFonts w:eastAsia="Times New Roman"/>
        </w:rPr>
        <w:t xml:space="preserve"> and </w:t>
      </w:r>
      <w:proofErr w:type="spellStart"/>
      <w:r>
        <w:rPr>
          <w:rFonts w:eastAsia="Times New Roman"/>
          <w:i/>
        </w:rPr>
        <w:t>I</w:t>
      </w:r>
      <w:r>
        <w:rPr>
          <w:rFonts w:eastAsia="Times New Roman"/>
          <w:vertAlign w:val="subscript"/>
        </w:rPr>
        <w:t>below</w:t>
      </w:r>
      <w:proofErr w:type="spellEnd"/>
      <w:r>
        <w:rPr>
          <w:rFonts w:eastAsia="Times New Roman"/>
        </w:rPr>
        <w:t xml:space="preserve"> are above and below canopy PAR, respectively. In our analyses, we used data from 19 </w:t>
      </w:r>
      <w:proofErr w:type="spellStart"/>
      <w:r>
        <w:rPr>
          <w:rFonts w:eastAsia="Times New Roman"/>
        </w:rPr>
        <w:t>NutNet</w:t>
      </w:r>
      <w:proofErr w:type="spellEnd"/>
      <w:r>
        <w:rPr>
          <w:rFonts w:eastAsia="Times New Roman"/>
        </w:rPr>
        <w:t xml:space="preserve"> sites (Figure 2).</w:t>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lastRenderedPageBreak/>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w:t>
      </w:r>
      <w:del w:id="95" w:author="Perkowski, Evan A" w:date="2022-01-07T13:39:00Z">
        <w:r w:rsidRPr="00771C52" w:rsidDel="00442710">
          <w:rPr>
            <w:rFonts w:eastAsia="Times New Roman"/>
            <w:color w:val="000000"/>
          </w:rPr>
          <w:delText>d</w:delText>
        </w:r>
      </w:del>
      <w:r w:rsidRPr="00771C52">
        <w:rPr>
          <w:rFonts w:eastAsia="Times New Roman"/>
          <w:color w:val="000000"/>
        </w:rPr>
        <w:t xml:space="preserve">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proofErr w:type="spellStart"/>
            <w:r w:rsidRPr="00993C6A">
              <w:rPr>
                <w:rFonts w:eastAsia="Times New Roman"/>
                <w:i/>
                <w:iCs/>
                <w:color w:val="000000"/>
              </w:rPr>
              <w:t>N</w:t>
            </w:r>
            <w:r w:rsidRPr="00993C6A">
              <w:rPr>
                <w:rFonts w:eastAsia="Times New Roman"/>
                <w:color w:val="000000"/>
                <w:vertAlign w:val="subscript"/>
              </w:rPr>
              <w:t>Rubisco</w:t>
            </w:r>
            <w:proofErr w:type="spellEnd"/>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r w:rsidRPr="00993C6A">
              <w:rPr>
                <w:rFonts w:eastAsia="Times New Roman"/>
                <w:i/>
                <w:iCs/>
                <w:color w:val="000000"/>
              </w:rPr>
              <w:t>N</w:t>
            </w:r>
            <w:r w:rsidRPr="00993C6A">
              <w:rPr>
                <w:rFonts w:eastAsia="Times New Roman"/>
                <w:color w:val="000000"/>
                <w:vertAlign w:val="subscript"/>
              </w:rPr>
              <w:t>r</w:t>
            </w:r>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proofErr w:type="spellStart"/>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proofErr w:type="spellEnd"/>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w:t>
      </w:r>
      <w:r w:rsidRPr="00771C52">
        <w:rPr>
          <w:rFonts w:eastAsia="Times New Roman"/>
          <w:color w:val="000000"/>
        </w:rPr>
        <w:lastRenderedPageBreak/>
        <w:t>independent categorical variables. Site and site by block were included as categorical random intercept terms. In both cases, dependent variables were natural log transformed to meet normality assumptions.</w:t>
      </w:r>
    </w:p>
    <w:p w14:paraId="5585EA39" w14:textId="13D832A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2CCD69D" w:rsidR="00361685" w:rsidRDefault="00361685" w:rsidP="00B05AC4">
      <w:pPr>
        <w:spacing w:line="480" w:lineRule="auto"/>
        <w:contextualSpacing/>
        <w:rPr>
          <w:rFonts w:eastAsia="Times New Roman"/>
          <w:color w:val="000000"/>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“emmeans”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w:t>
      </w:r>
    </w:p>
    <w:p w14:paraId="175220FA" w14:textId="28F105D1" w:rsidR="00865EC5" w:rsidRPr="00771C52" w:rsidRDefault="00865EC5" w:rsidP="00B05AC4">
      <w:pPr>
        <w:spacing w:line="480" w:lineRule="auto"/>
        <w:contextualSpacing/>
        <w:rPr>
          <w:rFonts w:eastAsia="Times New Roman"/>
        </w:rPr>
      </w:pPr>
      <w:r>
        <w:rPr>
          <w:rFonts w:eastAsia="Times New Roman"/>
        </w:rPr>
        <w:lastRenderedPageBreak/>
        <w:tab/>
        <w:t xml:space="preserve">All data and code used for these analyses can be found </w:t>
      </w:r>
      <w:r w:rsidR="00616107">
        <w:rPr>
          <w:rFonts w:eastAsia="Times New Roman"/>
        </w:rPr>
        <w:t xml:space="preserve">at </w:t>
      </w:r>
      <w:r w:rsidR="00616107" w:rsidRPr="00616107">
        <w:rPr>
          <w:rFonts w:eastAsia="Times New Roman"/>
        </w:rPr>
        <w:t>https://github.com/SmithEcophysLab/NutNet_Narea</w:t>
      </w:r>
      <w:r w:rsidR="00616107">
        <w:rPr>
          <w:rFonts w:eastAsia="Times New Roman"/>
        </w:rPr>
        <w:t xml:space="preserve"> (</w:t>
      </w:r>
      <w:r w:rsidR="00616107" w:rsidRPr="00616107">
        <w:rPr>
          <w:rFonts w:eastAsia="Times New Roman"/>
          <w:highlight w:val="yellow"/>
        </w:rPr>
        <w:t>DOI: XXXX</w:t>
      </w:r>
      <w:r w:rsidR="00616107">
        <w:rPr>
          <w:rFonts w:eastAsia="Times New Roman"/>
        </w:rPr>
        <w:t>).</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28FB0430"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 xml:space="preserve">Leaf </w:t>
      </w:r>
      <w:r w:rsidR="00CA64B3" w:rsidRPr="00367F70">
        <w:rPr>
          <w:rFonts w:eastAsia="Times New Roman"/>
          <w:color w:val="000000"/>
        </w:rPr>
        <w:t>nitrogen on an area basis (</w:t>
      </w:r>
      <w:proofErr w:type="spellStart"/>
      <w:r w:rsidR="00CA64B3" w:rsidRPr="00367F70">
        <w:rPr>
          <w:rFonts w:eastAsia="Times New Roman"/>
          <w:i/>
          <w:color w:val="000000"/>
        </w:rPr>
        <w:t>N</w:t>
      </w:r>
      <w:r w:rsidR="00CA64B3" w:rsidRPr="00993C6A">
        <w:rPr>
          <w:rFonts w:eastAsia="Times New Roman"/>
          <w:color w:val="000000"/>
          <w:vertAlign w:val="subscript"/>
        </w:rPr>
        <w:t>area</w:t>
      </w:r>
      <w:proofErr w:type="spellEnd"/>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r w:rsidR="00CA64B3" w:rsidRPr="00993C6A">
        <w:rPr>
          <w:rFonts w:eastAsia="Times New Roman"/>
          <w:color w:val="000000"/>
        </w:rPr>
        <w:t>).</w:t>
      </w:r>
      <w:r w:rsidR="00CA64B3" w:rsidRPr="00993C6A">
        <w:rPr>
          <w:rFonts w:eastAsia="Times New Roman"/>
          <w:i/>
          <w:color w:val="000000"/>
        </w:rPr>
        <w:t xml:space="preserve"> </w:t>
      </w:r>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proofErr w:type="spellStart"/>
      <w:r w:rsidR="003E3DED" w:rsidRPr="00993C6A">
        <w:rPr>
          <w:rFonts w:eastAsia="Times New Roman"/>
          <w:i/>
          <w:color w:val="000000"/>
        </w:rPr>
        <w:t>N</w:t>
      </w:r>
      <w:r w:rsidR="003E3DED" w:rsidRPr="00993C6A">
        <w:rPr>
          <w:rFonts w:eastAsia="Times New Roman"/>
          <w:color w:val="000000"/>
          <w:vertAlign w:val="subscript"/>
        </w:rPr>
        <w:t>area</w:t>
      </w:r>
      <w:proofErr w:type="spellEnd"/>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Figure 2</w:t>
      </w:r>
      <w:r w:rsidR="003E3DED" w:rsidRPr="00993C6A">
        <w:rPr>
          <w:rFonts w:eastAsia="Times New Roman"/>
          <w:color w:val="000000"/>
        </w:rPr>
        <w:t>).</w:t>
      </w:r>
      <w:r w:rsidR="00D65202" w:rsidRPr="00993C6A">
        <w:rPr>
          <w:rFonts w:eastAsia="Times New Roman"/>
          <w:color w:val="000000"/>
        </w:rPr>
        <w:t xml:space="preserve"> </w:t>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proofErr w:type="spellStart"/>
      <w:r w:rsidR="00BE49D6" w:rsidRPr="00993C6A">
        <w:rPr>
          <w:rFonts w:eastAsia="Times New Roman"/>
          <w:i/>
          <w:color w:val="000000"/>
        </w:rPr>
        <w:t>N</w:t>
      </w:r>
      <w:r w:rsidR="00BE49D6" w:rsidRPr="00993C6A">
        <w:rPr>
          <w:rFonts w:eastAsia="Times New Roman"/>
          <w:color w:val="000000"/>
          <w:vertAlign w:val="subscript"/>
        </w:rPr>
        <w:t>area</w:t>
      </w:r>
      <w:proofErr w:type="spellEnd"/>
      <w:r w:rsidR="0014366E" w:rsidRPr="00993C6A">
        <w:rPr>
          <w:rFonts w:eastAsia="Times New Roman"/>
          <w:color w:val="000000"/>
        </w:rPr>
        <w:t>,</w:t>
      </w:r>
      <w:r w:rsidR="00CA64B3" w:rsidRPr="00993C6A">
        <w:rPr>
          <w:rFonts w:eastAsia="Times New Roman"/>
          <w:color w:val="000000"/>
        </w:rPr>
        <w:t xml:space="preserve"> </w:t>
      </w:r>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proofErr w:type="spellStart"/>
      <w:r w:rsidR="008010AC" w:rsidRPr="00993C6A">
        <w:rPr>
          <w:rFonts w:eastAsia="Times New Roman"/>
          <w:i/>
          <w:iCs/>
          <w:color w:val="000000"/>
        </w:rPr>
        <w:t>M</w:t>
      </w:r>
      <w:r w:rsidR="008010AC" w:rsidRPr="00993C6A">
        <w:rPr>
          <w:rFonts w:eastAsia="Times New Roman"/>
          <w:color w:val="000000"/>
          <w:vertAlign w:val="subscript"/>
        </w:rPr>
        <w:t>area</w:t>
      </w:r>
      <w:proofErr w:type="spellEnd"/>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r w:rsidR="00E3357A" w:rsidRPr="00993C6A">
        <w:rPr>
          <w:rFonts w:eastAsia="Times New Roman"/>
          <w:color w:val="000000"/>
        </w:rPr>
        <w:t xml:space="preserve"> and </w:t>
      </w:r>
      <w:del w:id="96" w:author="Andrew MacDougall" w:date="2022-01-06T10:06:00Z">
        <w:r w:rsidR="00E3357A" w:rsidRPr="00993C6A" w:rsidDel="000158AF">
          <w:rPr>
            <w:rFonts w:eastAsia="Times New Roman"/>
            <w:color w:val="000000"/>
          </w:rPr>
          <w:delText xml:space="preserve">climate </w:delText>
        </w:r>
      </w:del>
      <w:ins w:id="97" w:author="Andrew MacDougall" w:date="2022-01-06T10:06:00Z">
        <w:r w:rsidR="000158AF">
          <w:rPr>
            <w:rFonts w:eastAsia="Times New Roman"/>
            <w:color w:val="000000"/>
          </w:rPr>
          <w:t xml:space="preserve">temperature </w:t>
        </w:r>
      </w:ins>
      <w:r w:rsidR="00E3357A" w:rsidRPr="00993C6A">
        <w:rPr>
          <w:rFonts w:eastAsia="Times New Roman"/>
          <w:color w:val="000000"/>
        </w:rPr>
        <w:t>(</w:t>
      </w:r>
      <w:proofErr w:type="spellStart"/>
      <w:r w:rsidR="00E3357A" w:rsidRPr="00993C6A">
        <w:rPr>
          <w:rFonts w:eastAsia="Times New Roman"/>
          <w:i/>
          <w:iCs/>
          <w:color w:val="000000"/>
        </w:rPr>
        <w:t>T</w:t>
      </w:r>
      <w:r w:rsidR="00E3357A" w:rsidRPr="00993C6A">
        <w:rPr>
          <w:rFonts w:eastAsia="Times New Roman"/>
          <w:color w:val="000000"/>
          <w:vertAlign w:val="subscript"/>
        </w:rPr>
        <w:t>g</w:t>
      </w:r>
      <w:proofErr w:type="spellEnd"/>
      <w:r w:rsidR="00E3357A" w:rsidRPr="00993C6A">
        <w:rPr>
          <w:rFonts w:eastAsia="Times New Roman"/>
          <w:color w:val="000000"/>
        </w:rPr>
        <w:t xml:space="preserve"> = </w:t>
      </w:r>
      <w:r w:rsidR="00F56091" w:rsidRPr="00993C6A">
        <w:rPr>
          <w:rFonts w:eastAsia="Times New Roman"/>
          <w:color w:val="000000"/>
        </w:rPr>
        <w:t>4.9</w:t>
      </w:r>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 </w:t>
      </w:r>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substantially</w:t>
      </w:r>
      <w:r w:rsidR="008010AC" w:rsidRPr="00993C6A">
        <w:rPr>
          <w:rFonts w:eastAsia="Times New Roman"/>
          <w:color w:val="000000"/>
        </w:rPr>
        <w:t xml:space="preserve"> high</w:t>
      </w:r>
      <w:r w:rsidR="00D860B0" w:rsidRPr="00993C6A">
        <w:rPr>
          <w:rFonts w:eastAsia="Times New Roman"/>
          <w:color w:val="000000"/>
        </w:rPr>
        <w:t>er</w:t>
      </w:r>
      <w:r w:rsidR="008010AC" w:rsidRPr="00993C6A">
        <w:rPr>
          <w:rFonts w:eastAsia="Times New Roman"/>
          <w:color w:val="000000"/>
        </w:rPr>
        <w:t xml:space="preserve"> relative importance in the model </w:t>
      </w:r>
      <w:r w:rsidR="00E3357A" w:rsidRPr="00993C6A">
        <w:rPr>
          <w:rFonts w:eastAsia="Times New Roman"/>
          <w:color w:val="000000"/>
        </w:rPr>
        <w:t>than</w:t>
      </w:r>
      <w:r w:rsidR="008010AC" w:rsidRPr="00993C6A">
        <w:rPr>
          <w:rFonts w:eastAsia="Times New Roman"/>
          <w:color w:val="000000"/>
        </w:rPr>
        <w:t xml:space="preserve"> </w:t>
      </w:r>
      <w:r w:rsidR="002B429E" w:rsidRPr="00993C6A">
        <w:rPr>
          <w:rFonts w:eastAsia="Times New Roman"/>
          <w:color w:val="000000"/>
        </w:rPr>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r w:rsidR="00E3357A" w:rsidRPr="00993C6A">
        <w:rPr>
          <w:rFonts w:eastAsia="Times New Roman"/>
          <w:color w:val="000000"/>
        </w:rPr>
        <w:t>&lt;</w:t>
      </w:r>
      <w:r w:rsidR="001609E7" w:rsidRPr="00993C6A">
        <w:rPr>
          <w:rFonts w:eastAsia="Times New Roman"/>
          <w:color w:val="000000"/>
        </w:rPr>
        <w:t>1</w:t>
      </w:r>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Table </w:t>
      </w:r>
      <w:r w:rsidR="00DD3527" w:rsidRPr="00993C6A">
        <w:rPr>
          <w:rFonts w:eastAsia="Times New Roman"/>
          <w:color w:val="000000"/>
        </w:rPr>
        <w:t xml:space="preserve">2 </w:t>
      </w:r>
      <w:r w:rsidRPr="00993C6A">
        <w:rPr>
          <w:rFonts w:eastAsia="Times New Roman"/>
          <w:color w:val="000000"/>
        </w:rPr>
        <w:t xml:space="preserve">and Figure </w:t>
      </w:r>
      <w:r w:rsidR="001F281E" w:rsidRPr="00993C6A">
        <w:rPr>
          <w:rFonts w:eastAsia="Times New Roman"/>
          <w:color w:val="000000"/>
        </w:rPr>
        <w:t>3</w:t>
      </w:r>
      <w:r w:rsidR="008010AC" w:rsidRPr="00993C6A">
        <w:rPr>
          <w:rFonts w:eastAsia="Times New Roman"/>
          <w:color w:val="000000"/>
        </w:rPr>
        <w:t>).</w:t>
      </w:r>
      <w:r w:rsidR="00CA64B3" w:rsidRPr="00993C6A">
        <w:rPr>
          <w:rFonts w:eastAsia="Times New Roman"/>
          <w:color w:val="000000"/>
        </w:rPr>
        <w:t xml:space="preserve"> The</w:t>
      </w:r>
      <w:r w:rsidR="0054351D" w:rsidRPr="00993C6A">
        <w:rPr>
          <w:rFonts w:eastAsia="Times New Roman"/>
          <w:color w:val="000000"/>
        </w:rPr>
        <w:t xml:space="preserve"> positive</w:t>
      </w:r>
      <w:r w:rsidR="00CA64B3" w:rsidRPr="00993C6A">
        <w:rPr>
          <w:rFonts w:eastAsia="Times New Roman"/>
          <w:color w:val="000000"/>
        </w:rPr>
        <w:t xml:space="preserve"> </w:t>
      </w:r>
      <w:proofErr w:type="spellStart"/>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proofErr w:type="spellEnd"/>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not surprising given equation 1.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proofErr w:type="spellStart"/>
      <w:r w:rsidR="00CA64B3" w:rsidRPr="00993C6A">
        <w:rPr>
          <w:rFonts w:eastAsia="Times New Roman"/>
          <w:i/>
          <w:color w:val="000000"/>
        </w:rPr>
        <w:t>T</w:t>
      </w:r>
      <w:r w:rsidR="00CA64B3" w:rsidRPr="00993C6A">
        <w:rPr>
          <w:rFonts w:eastAsia="Times New Roman"/>
          <w:color w:val="000000"/>
          <w:vertAlign w:val="subscript"/>
        </w:rPr>
        <w:t>g</w:t>
      </w:r>
      <w:proofErr w:type="spellEnd"/>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follow</w:t>
      </w:r>
      <w:del w:id="98" w:author="Perkowski, Evan A" w:date="2022-01-07T13:45:00Z">
        <w:r w:rsidR="00F81611" w:rsidRPr="00993C6A" w:rsidDel="00BD4FA0">
          <w:rPr>
            <w:rFonts w:eastAsia="Times New Roman"/>
            <w:color w:val="000000"/>
          </w:rPr>
          <w:delText>s</w:delText>
        </w:r>
      </w:del>
      <w:r w:rsidR="00F81611" w:rsidRPr="00993C6A">
        <w:rPr>
          <w:rFonts w:eastAsia="Times New Roman"/>
          <w:color w:val="000000"/>
        </w:rPr>
        <w:t xml:space="preserve"> </w:t>
      </w:r>
      <w:r w:rsidR="00CA64B3" w:rsidRPr="00993C6A">
        <w:rPr>
          <w:rFonts w:eastAsia="Times New Roman"/>
          <w:color w:val="000000"/>
        </w:rPr>
        <w:t xml:space="preserve">from 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proofErr w:type="spellStart"/>
      <w:r w:rsidR="00893A76" w:rsidRPr="00993C6A">
        <w:rPr>
          <w:rFonts w:eastAsia="Times New Roman"/>
          <w:i/>
          <w:color w:val="000000"/>
        </w:rPr>
        <w:t>N</w:t>
      </w:r>
      <w:r w:rsidR="00893A76" w:rsidRPr="00993C6A">
        <w:rPr>
          <w:rFonts w:eastAsia="Times New Roman"/>
          <w:color w:val="000000"/>
          <w:vertAlign w:val="subscript"/>
        </w:rPr>
        <w:t>area</w:t>
      </w:r>
      <w:proofErr w:type="spellEnd"/>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species without such associations (</w:t>
      </w:r>
      <w:r w:rsidR="00280238" w:rsidRPr="00993C6A">
        <w:rPr>
          <w:rFonts w:eastAsia="Times New Roman"/>
          <w:i/>
          <w:color w:val="000000"/>
        </w:rPr>
        <w:t>p</w:t>
      </w:r>
      <w:r w:rsidR="00280238" w:rsidRPr="00993C6A">
        <w:rPr>
          <w:rFonts w:eastAsia="Times New Roman"/>
          <w:color w:val="000000"/>
        </w:rPr>
        <w:t xml:space="preserve"> &lt; 0.</w:t>
      </w:r>
      <w:del w:id="99" w:author="Perkowski, Evan A" w:date="2022-01-07T13:45:00Z">
        <w:r w:rsidR="00280238" w:rsidRPr="00993C6A" w:rsidDel="00BD4FA0">
          <w:rPr>
            <w:rFonts w:eastAsia="Times New Roman"/>
            <w:color w:val="000000"/>
          </w:rPr>
          <w:delText xml:space="preserve"> </w:delText>
        </w:r>
      </w:del>
      <w:r w:rsidR="00280238" w:rsidRPr="00993C6A">
        <w:rPr>
          <w:rFonts w:eastAsia="Times New Roman"/>
          <w:color w:val="000000"/>
        </w:rPr>
        <w:t xml:space="preserve">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w:t>
      </w:r>
      <w:del w:id="100" w:author="Perkowski, Evan A" w:date="2022-01-07T13:45:00Z">
        <w:r w:rsidR="00280238" w:rsidRPr="00993C6A" w:rsidDel="00BD4FA0">
          <w:rPr>
            <w:rFonts w:eastAsia="Times New Roman"/>
            <w:color w:val="000000"/>
          </w:rPr>
          <w:delText xml:space="preserve"> </w:delText>
        </w:r>
      </w:del>
      <w:r w:rsidR="00280238" w:rsidRPr="00993C6A">
        <w:rPr>
          <w:rFonts w:eastAsia="Times New Roman"/>
          <w:color w:val="000000"/>
        </w:rPr>
        <w:t>001; Table 1). 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 </w:t>
      </w:r>
      <w:proofErr w:type="spellStart"/>
      <w:r w:rsidRPr="003173D1">
        <w:rPr>
          <w:i/>
          <w:iCs/>
        </w:rPr>
        <w:t>T</w:t>
      </w:r>
      <w:r w:rsidRPr="003173D1">
        <w:rPr>
          <w:vertAlign w:val="subscript"/>
        </w:rPr>
        <w:t>g</w:t>
      </w:r>
      <w:proofErr w:type="spellEnd"/>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3D335BFF"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effect reflects the </w:t>
      </w:r>
      <w:del w:id="101" w:author="Andrew MacDougall" w:date="2022-01-06T10:07:00Z">
        <w:r w:rsidR="003A1E67" w:rsidRPr="00900356" w:rsidDel="000158AF">
          <w:rPr>
            <w:rFonts w:eastAsia="Times New Roman"/>
            <w:color w:val="000000"/>
          </w:rPr>
          <w:delText>aboveground climate</w:delText>
        </w:r>
      </w:del>
      <w:ins w:id="102" w:author="Andrew MacDougall" w:date="2022-01-06T10:07:00Z">
        <w:r w:rsidR="000158AF">
          <w:rPr>
            <w:rFonts w:eastAsia="Times New Roman"/>
            <w:color w:val="000000"/>
          </w:rPr>
          <w:t>temperature</w:t>
        </w:r>
      </w:ins>
      <w:r w:rsidR="003A1E67" w:rsidRPr="00900356">
        <w:rPr>
          <w:rFonts w:eastAsia="Times New Roman"/>
          <w:color w:val="000000"/>
        </w:rPr>
        <w:t xml:space="preserv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r w:rsidR="003A1E67" w:rsidRPr="00900356">
        <w:rPr>
          <w:rFonts w:eastAsia="Times New Roman"/>
          <w:color w:val="000000"/>
        </w:rPr>
        <w:t xml:space="preserve">effects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All of these trends were similar to those seen in the first model.</w:t>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effects.*</w:t>
      </w:r>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5DDDBE81"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proofErr w:type="spellStart"/>
      <w:r w:rsidRPr="003173D1">
        <w:rPr>
          <w:rFonts w:eastAsia="Times New Roman"/>
          <w:i/>
          <w:iCs/>
          <w:color w:val="000000"/>
        </w:rPr>
        <w:t>N</w:t>
      </w:r>
      <w:r w:rsidRPr="003173D1">
        <w:rPr>
          <w:rFonts w:eastAsia="Times New Roman"/>
          <w:color w:val="000000"/>
          <w:vertAlign w:val="subscript"/>
        </w:rPr>
        <w:t>photo</w:t>
      </w:r>
      <w:proofErr w:type="spellEnd"/>
      <w:r w:rsidRPr="003173D1">
        <w:rPr>
          <w:rFonts w:eastAsia="Times New Roman"/>
          <w:color w:val="000000"/>
        </w:rPr>
        <w:t xml:space="preserve"> = leaf N used for photosynthesis</w:t>
      </w:r>
      <w:r w:rsidRPr="003173D1">
        <w:t xml:space="preserve">, </w:t>
      </w:r>
      <w:proofErr w:type="spellStart"/>
      <w:r w:rsidRPr="003173D1">
        <w:rPr>
          <w:i/>
          <w:iCs/>
        </w:rPr>
        <w:t>N</w:t>
      </w:r>
      <w:r w:rsidRPr="003173D1">
        <w:rPr>
          <w:vertAlign w:val="subscript"/>
        </w:rPr>
        <w:t>structure</w:t>
      </w:r>
      <w:proofErr w:type="spellEnd"/>
      <w:r w:rsidRPr="003173D1">
        <w:t xml:space="preserve"> = leaf N in structural tissue.</w:t>
      </w:r>
      <w:ins w:id="103" w:author="Perkowski, Evan A" w:date="2022-01-07T13:47:00Z">
        <w:r w:rsidR="00BD4FA0">
          <w:t xml:space="preserve"> </w:t>
        </w:r>
        <w:r w:rsidR="00BD4FA0" w:rsidRPr="003173D1">
          <w:t>Slopes are only included for continuous fixed effects.</w:t>
        </w:r>
      </w:ins>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1A5D3B26"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r w:rsidR="00BD6E25" w:rsidRPr="00993C6A">
        <w:rPr>
          <w:rFonts w:eastAsia="Times New Roman"/>
          <w:color w:val="000000"/>
        </w:rPr>
        <w:t>6</w:t>
      </w:r>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w:t>
      </w:r>
      <w:ins w:id="104" w:author="Perkowski, Evan A" w:date="2022-01-10T15:47:00Z">
        <w:r w:rsidR="00CA4B14">
          <w:rPr>
            <w:rFonts w:eastAsia="Times New Roman"/>
            <w:color w:val="000000"/>
          </w:rPr>
          <w:t>re</w:t>
        </w:r>
      </w:ins>
      <w:r w:rsidR="00387653">
        <w:rPr>
          <w:rFonts w:eastAsia="Times New Roman"/>
          <w:color w:val="000000"/>
        </w:rPr>
        <w:t xml:space="preserv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19349C6C" w:rsidR="00111025" w:rsidRPr="00966EAC" w:rsidRDefault="000158AF" w:rsidP="00237CD4">
            <w:pPr>
              <w:jc w:val="center"/>
              <w:rPr>
                <w:rFonts w:eastAsia="Times New Roman"/>
                <w:b/>
                <w:bCs/>
                <w:color w:val="000000"/>
                <w:sz w:val="20"/>
                <w:szCs w:val="20"/>
              </w:rPr>
            </w:pPr>
            <w:r w:rsidRPr="00966EAC">
              <w:rPr>
                <w:rFonts w:eastAsia="Times New Roman"/>
                <w:b/>
                <w:bCs/>
                <w:color w:val="000000"/>
                <w:sz w:val="20"/>
                <w:szCs w:val="20"/>
              </w:rPr>
              <w:t>D</w:t>
            </w:r>
            <w:r w:rsidR="00111025" w:rsidRPr="00966EAC">
              <w:rPr>
                <w:rFonts w:eastAsia="Times New Roman"/>
                <w:b/>
                <w:bCs/>
                <w:color w:val="000000"/>
                <w:sz w:val="20"/>
                <w:szCs w:val="20"/>
              </w:rPr>
              <w:t>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commentRangeStart w:id="105"/>
      <w:r w:rsidRPr="00414E8D">
        <w:rPr>
          <w:rFonts w:eastAsia="Times New Roman"/>
          <w:b/>
          <w:bCs/>
          <w:color w:val="000000"/>
        </w:rPr>
        <w:lastRenderedPageBreak/>
        <w:t>F</w:t>
      </w:r>
      <w:commentRangeEnd w:id="105"/>
      <w:r w:rsidR="00BD4FA0">
        <w:rPr>
          <w:rStyle w:val="CommentReference"/>
        </w:rPr>
        <w:commentReference w:id="105"/>
      </w:r>
      <w:r w:rsidRPr="00414E8D">
        <w:rPr>
          <w:rFonts w:eastAsia="Times New Roman"/>
          <w:b/>
          <w:bCs/>
          <w:color w:val="000000"/>
        </w:rPr>
        <w:t xml:space="preserve">igure </w:t>
      </w:r>
      <w:r w:rsidR="00342D03" w:rsidRPr="00414E8D">
        <w:rPr>
          <w:rFonts w:eastAsia="Times New Roman"/>
          <w:b/>
          <w:bCs/>
          <w:color w:val="000000"/>
        </w:rPr>
        <w:t>6</w:t>
      </w:r>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67C255D7" w:rsidR="00150B42" w:rsidRPr="00414E8D" w:rsidRDefault="00150B42" w:rsidP="00DA24C9">
      <w:pPr>
        <w:spacing w:line="480" w:lineRule="auto"/>
        <w:contextualSpacing/>
        <w:rPr>
          <w:rFonts w:eastAsia="Times New Roman"/>
          <w:b/>
          <w:bCs/>
          <w:color w:val="000000"/>
        </w:rPr>
      </w:pPr>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3B0750A3"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sidRPr="000158AF">
        <w:rPr>
          <w:rFonts w:eastAsia="Times New Roman"/>
          <w:color w:val="000000"/>
          <w:highlight w:val="yellow"/>
          <w:rPrChange w:id="106" w:author="Andrew MacDougall" w:date="2022-01-06T10:09:00Z">
            <w:rPr>
              <w:rFonts w:eastAsia="Times New Roman"/>
              <w:color w:val="000000"/>
            </w:rPr>
          </w:rPrChange>
        </w:rPr>
        <w:t>T</w:t>
      </w:r>
      <w:r w:rsidR="00A93E29" w:rsidRPr="000158AF">
        <w:rPr>
          <w:rFonts w:eastAsia="Times New Roman"/>
          <w:color w:val="000000"/>
          <w:highlight w:val="yellow"/>
          <w:rPrChange w:id="107" w:author="Andrew MacDougall" w:date="2022-01-06T10:09:00Z">
            <w:rPr>
              <w:rFonts w:eastAsia="Times New Roman"/>
              <w:color w:val="000000"/>
            </w:rPr>
          </w:rPrChange>
        </w:rPr>
        <w:t>he</w:t>
      </w:r>
      <w:r w:rsidR="00880F5C" w:rsidRPr="000158AF">
        <w:rPr>
          <w:rFonts w:eastAsia="Times New Roman"/>
          <w:color w:val="000000"/>
          <w:highlight w:val="yellow"/>
          <w:rPrChange w:id="108" w:author="Andrew MacDougall" w:date="2022-01-06T10:09:00Z">
            <w:rPr>
              <w:rFonts w:eastAsia="Times New Roman"/>
              <w:color w:val="000000"/>
            </w:rPr>
          </w:rPrChange>
        </w:rPr>
        <w:t>re was</w:t>
      </w:r>
      <w:r w:rsidR="00A77D8F" w:rsidRPr="000158AF">
        <w:rPr>
          <w:rFonts w:eastAsia="Times New Roman"/>
          <w:color w:val="000000"/>
          <w:highlight w:val="yellow"/>
          <w:rPrChange w:id="109" w:author="Andrew MacDougall" w:date="2022-01-06T10:09:00Z">
            <w:rPr>
              <w:rFonts w:eastAsia="Times New Roman"/>
              <w:color w:val="000000"/>
            </w:rPr>
          </w:rPrChange>
        </w:rPr>
        <w:t xml:space="preserve"> no significant effect of </w:t>
      </w:r>
      <w:del w:id="110" w:author="Andrew MacDougall" w:date="2022-01-06T10:08:00Z">
        <w:r w:rsidR="00A77D8F" w:rsidRPr="000158AF" w:rsidDel="000158AF">
          <w:rPr>
            <w:rFonts w:eastAsia="Times New Roman"/>
            <w:color w:val="000000"/>
            <w:highlight w:val="yellow"/>
            <w:rPrChange w:id="111" w:author="Andrew MacDougall" w:date="2022-01-06T10:09:00Z">
              <w:rPr>
                <w:rFonts w:eastAsia="Times New Roman"/>
                <w:color w:val="000000"/>
              </w:rPr>
            </w:rPrChange>
          </w:rPr>
          <w:delText xml:space="preserve">the response of </w:delText>
        </w:r>
      </w:del>
      <w:ins w:id="112" w:author="Andrew MacDougall" w:date="2022-01-06T10:08:00Z">
        <w:r w:rsidR="000158AF" w:rsidRPr="000158AF">
          <w:rPr>
            <w:rFonts w:eastAsia="Times New Roman"/>
            <w:color w:val="000000"/>
            <w:highlight w:val="yellow"/>
            <w:rPrChange w:id="113" w:author="Andrew MacDougall" w:date="2022-01-06T10:09:00Z">
              <w:rPr>
                <w:rFonts w:eastAsia="Times New Roman"/>
                <w:color w:val="000000"/>
              </w:rPr>
            </w:rPrChange>
          </w:rPr>
          <w:t xml:space="preserve">higher </w:t>
        </w:r>
      </w:ins>
      <w:r w:rsidR="00A77D8F" w:rsidRPr="000158AF">
        <w:rPr>
          <w:rFonts w:eastAsia="Times New Roman"/>
          <w:color w:val="000000"/>
          <w:highlight w:val="yellow"/>
          <w:rPrChange w:id="114" w:author="Andrew MacDougall" w:date="2022-01-06T10:09:00Z">
            <w:rPr>
              <w:rFonts w:eastAsia="Times New Roman"/>
              <w:color w:val="000000"/>
            </w:rPr>
          </w:rPrChange>
        </w:rPr>
        <w:t xml:space="preserve">aboveground biomass </w:t>
      </w:r>
      <w:del w:id="115" w:author="Andrew MacDougall" w:date="2022-01-06T10:08:00Z">
        <w:r w:rsidR="00A77D8F" w:rsidRPr="000158AF" w:rsidDel="000158AF">
          <w:rPr>
            <w:rFonts w:eastAsia="Times New Roman"/>
            <w:color w:val="000000"/>
            <w:highlight w:val="yellow"/>
            <w:rPrChange w:id="116" w:author="Andrew MacDougall" w:date="2022-01-06T10:09:00Z">
              <w:rPr>
                <w:rFonts w:eastAsia="Times New Roman"/>
                <w:color w:val="000000"/>
              </w:rPr>
            </w:rPrChange>
          </w:rPr>
          <w:delText>to added soil</w:delText>
        </w:r>
      </w:del>
      <w:ins w:id="117" w:author="Andrew MacDougall" w:date="2022-01-06T10:08:00Z">
        <w:r w:rsidR="000158AF" w:rsidRPr="000158AF">
          <w:rPr>
            <w:rFonts w:eastAsia="Times New Roman"/>
            <w:color w:val="000000"/>
            <w:highlight w:val="yellow"/>
            <w:rPrChange w:id="118" w:author="Andrew MacDougall" w:date="2022-01-06T10:09:00Z">
              <w:rPr>
                <w:rFonts w:eastAsia="Times New Roman"/>
                <w:color w:val="000000"/>
              </w:rPr>
            </w:rPrChange>
          </w:rPr>
          <w:t xml:space="preserve">with N </w:t>
        </w:r>
        <w:del w:id="119" w:author="Perkowski, Evan A" w:date="2022-01-10T15:48:00Z">
          <w:r w:rsidR="000158AF" w:rsidRPr="000158AF" w:rsidDel="00CA4B14">
            <w:rPr>
              <w:rFonts w:eastAsia="Times New Roman"/>
              <w:color w:val="000000"/>
              <w:highlight w:val="yellow"/>
              <w:rPrChange w:id="120" w:author="Andrew MacDougall" w:date="2022-01-06T10:09:00Z">
                <w:rPr>
                  <w:rFonts w:eastAsia="Times New Roman"/>
                  <w:color w:val="000000"/>
                </w:rPr>
              </w:rPrChange>
            </w:rPr>
            <w:delText>fertilizaiton</w:delText>
          </w:r>
        </w:del>
      </w:ins>
      <w:ins w:id="121" w:author="Perkowski, Evan A" w:date="2022-01-10T15:48:00Z">
        <w:r w:rsidR="00CA4B14" w:rsidRPr="00CA4B14">
          <w:rPr>
            <w:rFonts w:eastAsia="Times New Roman"/>
            <w:color w:val="000000"/>
            <w:highlight w:val="yellow"/>
          </w:rPr>
          <w:t>fertilization</w:t>
        </w:r>
      </w:ins>
      <w:del w:id="122" w:author="Andrew MacDougall" w:date="2022-01-06T10:08:00Z">
        <w:r w:rsidR="00A77D8F" w:rsidRPr="000158AF" w:rsidDel="000158AF">
          <w:rPr>
            <w:rFonts w:eastAsia="Times New Roman"/>
            <w:color w:val="000000"/>
            <w:highlight w:val="yellow"/>
            <w:rPrChange w:id="123" w:author="Andrew MacDougall" w:date="2022-01-06T10:09:00Z">
              <w:rPr>
                <w:rFonts w:eastAsia="Times New Roman"/>
                <w:color w:val="000000"/>
              </w:rPr>
            </w:rPrChange>
          </w:rPr>
          <w:delText xml:space="preserve"> N</w:delText>
        </w:r>
      </w:del>
      <w:r w:rsidR="00A77D8F" w:rsidRPr="000158AF">
        <w:rPr>
          <w:rFonts w:eastAsia="Times New Roman"/>
          <w:color w:val="000000"/>
          <w:highlight w:val="yellow"/>
          <w:rPrChange w:id="124" w:author="Andrew MacDougall" w:date="2022-01-06T10:09:00Z">
            <w:rPr>
              <w:rFonts w:eastAsia="Times New Roman"/>
              <w:color w:val="000000"/>
            </w:rPr>
          </w:rPrChange>
        </w:rPr>
        <w:t xml:space="preserve"> (∆AGB; %) on </w:t>
      </w:r>
      <w:r w:rsidR="00A77D8F" w:rsidRPr="000158AF">
        <w:rPr>
          <w:rFonts w:eastAsia="Times New Roman"/>
          <w:bCs/>
          <w:color w:val="000000"/>
          <w:highlight w:val="yellow"/>
          <w:rPrChange w:id="125" w:author="Andrew MacDougall" w:date="2022-01-06T10:09:00Z">
            <w:rPr>
              <w:rFonts w:eastAsia="Times New Roman"/>
              <w:bCs/>
              <w:color w:val="000000"/>
            </w:rPr>
          </w:rPrChange>
        </w:rPr>
        <w:t>the</w:t>
      </w:r>
      <w:r w:rsidR="00A77D8F" w:rsidRPr="000158AF">
        <w:rPr>
          <w:rFonts w:eastAsia="Times New Roman"/>
          <w:color w:val="000000"/>
          <w:highlight w:val="yellow"/>
          <w:rPrChange w:id="126" w:author="Andrew MacDougall" w:date="2022-01-06T10:09:00Z">
            <w:rPr>
              <w:rFonts w:eastAsia="Times New Roman"/>
              <w:color w:val="000000"/>
            </w:rPr>
          </w:rPrChange>
        </w:rPr>
        <w:t xml:space="preserve"> response of </w:t>
      </w:r>
      <w:proofErr w:type="spellStart"/>
      <w:r w:rsidR="00A77D8F" w:rsidRPr="000158AF">
        <w:rPr>
          <w:rFonts w:eastAsia="Times New Roman"/>
          <w:i/>
          <w:color w:val="000000"/>
          <w:highlight w:val="yellow"/>
          <w:rPrChange w:id="127" w:author="Andrew MacDougall" w:date="2022-01-06T10:09:00Z">
            <w:rPr>
              <w:rFonts w:eastAsia="Times New Roman"/>
              <w:i/>
              <w:color w:val="000000"/>
            </w:rPr>
          </w:rPrChange>
        </w:rPr>
        <w:t>N</w:t>
      </w:r>
      <w:r w:rsidR="00A77D8F" w:rsidRPr="000158AF">
        <w:rPr>
          <w:rFonts w:eastAsia="Times New Roman"/>
          <w:color w:val="000000"/>
          <w:highlight w:val="yellow"/>
          <w:vertAlign w:val="subscript"/>
          <w:rPrChange w:id="128" w:author="Andrew MacDougall" w:date="2022-01-06T10:09:00Z">
            <w:rPr>
              <w:rFonts w:eastAsia="Times New Roman"/>
              <w:color w:val="000000"/>
              <w:vertAlign w:val="subscript"/>
            </w:rPr>
          </w:rPrChange>
        </w:rPr>
        <w:t>area</w:t>
      </w:r>
      <w:proofErr w:type="spellEnd"/>
      <w:r w:rsidR="00A77D8F" w:rsidRPr="000158AF">
        <w:rPr>
          <w:rFonts w:eastAsia="Times New Roman"/>
          <w:color w:val="000000"/>
          <w:highlight w:val="yellow"/>
          <w:rPrChange w:id="129" w:author="Andrew MacDougall" w:date="2022-01-06T10:09:00Z">
            <w:rPr>
              <w:rFonts w:eastAsia="Times New Roman"/>
              <w:color w:val="000000"/>
            </w:rPr>
          </w:rPrChange>
        </w:rPr>
        <w:t xml:space="preserve"> to added soil </w:t>
      </w:r>
      <w:commentRangeStart w:id="130"/>
      <w:commentRangeStart w:id="131"/>
      <w:r w:rsidR="00A77D8F" w:rsidRPr="000158AF">
        <w:rPr>
          <w:rFonts w:eastAsia="Times New Roman"/>
          <w:color w:val="000000"/>
          <w:highlight w:val="yellow"/>
          <w:rPrChange w:id="132" w:author="Andrew MacDougall" w:date="2022-01-06T10:09:00Z">
            <w:rPr>
              <w:rFonts w:eastAsia="Times New Roman"/>
              <w:color w:val="000000"/>
            </w:rPr>
          </w:rPrChange>
        </w:rPr>
        <w:t>N</w:t>
      </w:r>
      <w:commentRangeEnd w:id="130"/>
      <w:r w:rsidR="000158AF">
        <w:rPr>
          <w:rStyle w:val="CommentReference"/>
        </w:rPr>
        <w:commentReference w:id="130"/>
      </w:r>
      <w:commentRangeEnd w:id="131"/>
      <w:r w:rsidR="00CA4B14">
        <w:rPr>
          <w:rStyle w:val="CommentReference"/>
        </w:rPr>
        <w:commentReference w:id="131"/>
      </w:r>
      <w:r w:rsidR="00A77D8F">
        <w:rPr>
          <w:rFonts w:eastAsia="Times New Roman"/>
          <w:color w:val="000000"/>
        </w:rPr>
        <w:t xml:space="preserve"> (</w:t>
      </w:r>
      <w:r w:rsidR="00A77D8F" w:rsidRPr="001B44B1">
        <w:rPr>
          <w:rFonts w:eastAsia="Times New Roman"/>
          <w:color w:val="000000"/>
        </w:rPr>
        <w:t>∆</w:t>
      </w:r>
      <w:proofErr w:type="spellStart"/>
      <w:r w:rsidR="00A77D8F" w:rsidRPr="001B44B1">
        <w:rPr>
          <w:rFonts w:eastAsia="Times New Roman"/>
          <w:i/>
          <w:iCs/>
          <w:color w:val="000000"/>
        </w:rPr>
        <w:t>N</w:t>
      </w:r>
      <w:r w:rsidR="00A77D8F" w:rsidRPr="00771C52">
        <w:rPr>
          <w:rFonts w:eastAsia="Times New Roman"/>
          <w:color w:val="000000"/>
          <w:vertAlign w:val="subscript"/>
        </w:rPr>
        <w:t>area</w:t>
      </w:r>
      <w:proofErr w:type="spellEnd"/>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r w:rsidR="00A77D8F">
        <w:rPr>
          <w:rFonts w:eastAsia="Times New Roman"/>
          <w:color w:val="000000"/>
        </w:rPr>
        <w:t>337</w:t>
      </w:r>
      <w:r w:rsidR="00A77D8F" w:rsidRPr="001B44B1">
        <w:rPr>
          <w:rFonts w:eastAsia="Times New Roman"/>
          <w:color w:val="000000"/>
        </w:rPr>
        <w:t>; Table 5).</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trend became more negative as </w:t>
      </w:r>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167D08">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w:t>
      </w:r>
      <w:proofErr w:type="gramStart"/>
      <w:r w:rsidR="00167D08">
        <w:rPr>
          <w:rFonts w:eastAsia="Times New Roman"/>
          <w:color w:val="000000"/>
        </w:rPr>
        <w:t>)</w:t>
      </w:r>
      <w:r w:rsidR="00880F5C">
        <w:rPr>
          <w:rFonts w:eastAsia="Times New Roman"/>
          <w:color w:val="000000"/>
        </w:rPr>
        <w:t>, but</w:t>
      </w:r>
      <w:proofErr w:type="gramEnd"/>
      <w:r w:rsidR="00880F5C">
        <w:rPr>
          <w:rFonts w:eastAsia="Times New Roman"/>
          <w:color w:val="000000"/>
        </w:rPr>
        <w:t xml:space="preserve"> became </w:t>
      </w:r>
      <w:del w:id="133" w:author="Perkowski, Evan A" w:date="2022-01-07T13:50:00Z">
        <w:r w:rsidR="00DC7E19" w:rsidRPr="00470D41" w:rsidDel="008137C2">
          <w:rPr>
            <w:rFonts w:eastAsia="Times New Roman"/>
            <w:color w:val="000000"/>
            <w:highlight w:val="yellow"/>
            <w:rPrChange w:id="134" w:author="Andrew MacDougall" w:date="2022-01-06T10:10:00Z">
              <w:rPr>
                <w:rFonts w:eastAsia="Times New Roman"/>
                <w:color w:val="000000"/>
              </w:rPr>
            </w:rPrChange>
          </w:rPr>
          <w:delText xml:space="preserve">slightly </w:delText>
        </w:r>
      </w:del>
      <w:ins w:id="135" w:author="Perkowski, Evan A" w:date="2022-01-07T13:50:00Z">
        <w:r w:rsidR="008137C2">
          <w:rPr>
            <w:rFonts w:eastAsia="Times New Roman"/>
            <w:color w:val="000000"/>
            <w:highlight w:val="yellow"/>
          </w:rPr>
          <w:t>marginally</w:t>
        </w:r>
        <w:r w:rsidR="008137C2" w:rsidRPr="00470D41">
          <w:rPr>
            <w:rFonts w:eastAsia="Times New Roman"/>
            <w:color w:val="000000"/>
            <w:highlight w:val="yellow"/>
            <w:rPrChange w:id="136" w:author="Andrew MacDougall" w:date="2022-01-06T10:10:00Z">
              <w:rPr>
                <w:rFonts w:eastAsia="Times New Roman"/>
                <w:color w:val="000000"/>
              </w:rPr>
            </w:rPrChange>
          </w:rPr>
          <w:t xml:space="preserve"> </w:t>
        </w:r>
      </w:ins>
      <w:r w:rsidR="00880F5C" w:rsidRPr="00470D41">
        <w:rPr>
          <w:rFonts w:eastAsia="Times New Roman"/>
          <w:color w:val="000000"/>
          <w:highlight w:val="yellow"/>
          <w:rPrChange w:id="137" w:author="Andrew MacDougall" w:date="2022-01-06T10:10:00Z">
            <w:rPr>
              <w:rFonts w:eastAsia="Times New Roman"/>
              <w:color w:val="000000"/>
            </w:rPr>
          </w:rPrChange>
        </w:rPr>
        <w:t>negative</w:t>
      </w:r>
      <w:r w:rsidR="00DC7E19" w:rsidRPr="00470D41">
        <w:rPr>
          <w:rFonts w:eastAsia="Times New Roman"/>
          <w:color w:val="000000"/>
          <w:highlight w:val="yellow"/>
          <w:rPrChange w:id="138" w:author="Andrew MacDougall" w:date="2022-01-06T10:10:00Z">
            <w:rPr>
              <w:rFonts w:eastAsia="Times New Roman"/>
              <w:color w:val="000000"/>
            </w:rPr>
          </w:rPrChange>
        </w:rPr>
        <w:t xml:space="preserve"> (</w:t>
      </w:r>
      <w:r w:rsidR="00DC7E19" w:rsidRPr="00470D41">
        <w:rPr>
          <w:rFonts w:eastAsia="Times New Roman"/>
          <w:i/>
          <w:color w:val="000000"/>
          <w:highlight w:val="yellow"/>
          <w:rPrChange w:id="139" w:author="Andrew MacDougall" w:date="2022-01-06T10:10:00Z">
            <w:rPr>
              <w:rFonts w:eastAsia="Times New Roman"/>
              <w:i/>
              <w:color w:val="000000"/>
            </w:rPr>
          </w:rPrChange>
        </w:rPr>
        <w:t>p</w:t>
      </w:r>
      <w:r w:rsidR="00DC7E19" w:rsidRPr="00470D41">
        <w:rPr>
          <w:rFonts w:eastAsia="Times New Roman"/>
          <w:color w:val="000000"/>
          <w:highlight w:val="yellow"/>
          <w:rPrChange w:id="140" w:author="Andrew MacDougall" w:date="2022-01-06T10:10:00Z">
            <w:rPr>
              <w:rFonts w:eastAsia="Times New Roman"/>
              <w:color w:val="000000"/>
            </w:rPr>
          </w:rPrChange>
        </w:rPr>
        <w:t xml:space="preserve"> &lt; 0.</w:t>
      </w:r>
      <w:commentRangeStart w:id="141"/>
      <w:r w:rsidR="00DC7E19" w:rsidRPr="00470D41">
        <w:rPr>
          <w:rFonts w:eastAsia="Times New Roman"/>
          <w:color w:val="000000"/>
          <w:highlight w:val="yellow"/>
          <w:rPrChange w:id="142" w:author="Andrew MacDougall" w:date="2022-01-06T10:10:00Z">
            <w:rPr>
              <w:rFonts w:eastAsia="Times New Roman"/>
              <w:color w:val="000000"/>
            </w:rPr>
          </w:rPrChange>
        </w:rPr>
        <w:t>1</w:t>
      </w:r>
      <w:commentRangeEnd w:id="141"/>
      <w:r w:rsidR="00470D41">
        <w:rPr>
          <w:rStyle w:val="CommentReference"/>
        </w:rPr>
        <w:commentReference w:id="141"/>
      </w:r>
      <w:r w:rsidR="00DC7E19" w:rsidRPr="00470D41">
        <w:rPr>
          <w:rFonts w:eastAsia="Times New Roman"/>
          <w:color w:val="000000"/>
          <w:highlight w:val="yellow"/>
          <w:rPrChange w:id="143" w:author="Andrew MacDougall" w:date="2022-01-06T10:10:00Z">
            <w:rPr>
              <w:rFonts w:eastAsia="Times New Roman"/>
              <w:color w:val="000000"/>
            </w:rPr>
          </w:rPrChange>
        </w:rPr>
        <w:t>)</w:t>
      </w:r>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 </w:t>
      </w:r>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commentRangeStart w:id="144"/>
      <w:del w:id="145" w:author="Perkowski, Evan A" w:date="2022-01-07T13:51:00Z">
        <w:r w:rsidR="007F6C75" w:rsidDel="008137C2">
          <w:rPr>
            <w:rFonts w:eastAsia="Times New Roman"/>
            <w:color w:val="000000"/>
          </w:rPr>
          <w:delText xml:space="preserve">revealed </w:delText>
        </w:r>
      </w:del>
      <w:ins w:id="146" w:author="Perkowski, Evan A" w:date="2022-01-07T13:51:00Z">
        <w:r w:rsidR="008137C2">
          <w:rPr>
            <w:rFonts w:eastAsia="Times New Roman"/>
            <w:color w:val="000000"/>
          </w:rPr>
          <w:t xml:space="preserve">indicate </w:t>
        </w:r>
      </w:ins>
      <w:r w:rsidR="007F6C75">
        <w:rPr>
          <w:rFonts w:eastAsia="Times New Roman"/>
          <w:color w:val="000000"/>
        </w:rPr>
        <w:t>that soil N</w:t>
      </w:r>
      <w:r w:rsidR="00CC4281">
        <w:rPr>
          <w:rFonts w:eastAsia="Times New Roman"/>
          <w:color w:val="000000"/>
        </w:rPr>
        <w:t xml:space="preserve"> addition</w:t>
      </w:r>
      <w:r w:rsidR="007F6C75">
        <w:rPr>
          <w:rFonts w:eastAsia="Times New Roman"/>
          <w:color w:val="000000"/>
        </w:rPr>
        <w:t xml:space="preserve"> </w:t>
      </w:r>
      <w:ins w:id="147" w:author="Perkowski, Evan A" w:date="2022-01-07T13:51:00Z">
        <w:r w:rsidR="008137C2">
          <w:rPr>
            <w:rFonts w:eastAsia="Times New Roman"/>
            <w:color w:val="000000"/>
          </w:rPr>
          <w:t xml:space="preserve">may have </w:t>
        </w:r>
        <w:commentRangeEnd w:id="144"/>
        <w:r w:rsidR="008137C2">
          <w:rPr>
            <w:rStyle w:val="CommentReference"/>
          </w:rPr>
          <w:commentReference w:id="144"/>
        </w:r>
      </w:ins>
      <w:r w:rsidR="007F6C75">
        <w:rPr>
          <w:rFonts w:eastAsia="Times New Roman"/>
          <w:color w:val="000000"/>
        </w:rPr>
        <w:t xml:space="preserve">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proofErr w:type="gram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w:t>
      </w:r>
      <w:proofErr w:type="gramEnd"/>
      <w:r w:rsidR="00D06FFF">
        <w:rPr>
          <w:rFonts w:eastAsia="Times New Roman"/>
          <w:color w:val="000000"/>
        </w:rPr>
        <w:t xml:space="preserve">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4FCD2D14"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 plots</w:t>
      </w:r>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993C6A" w:rsidRDefault="005D276D" w:rsidP="005D276D">
      <w:pPr>
        <w:spacing w:line="480" w:lineRule="auto"/>
        <w:rPr>
          <w:b/>
          <w:bCs/>
          <w:vertAlign w:val="subscript"/>
        </w:rPr>
      </w:pPr>
      <w:r w:rsidRPr="00993C6A">
        <w:rPr>
          <w:b/>
          <w:bCs/>
        </w:rPr>
        <w:lastRenderedPageBreak/>
        <w:t xml:space="preserve">Table 5. </w:t>
      </w:r>
      <w:proofErr w:type="spellStart"/>
      <w:r w:rsidRPr="00993C6A">
        <w:rPr>
          <w:rFonts w:eastAsia="Times New Roman"/>
          <w:color w:val="000000"/>
        </w:rPr>
        <w:t>Anova</w:t>
      </w:r>
      <w:proofErr w:type="spellEnd"/>
      <w:r w:rsidRPr="00993C6A">
        <w:rPr>
          <w:rFonts w:eastAsia="Times New Roman"/>
          <w:color w:val="000000"/>
        </w:rPr>
        <w:t xml:space="preserve"> results for the linear mixed effects model with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as the dependent variable and ∆AGB, ∆χ, and ∆</w:t>
      </w:r>
      <w:proofErr w:type="spellStart"/>
      <w:r w:rsidRPr="00993C6A">
        <w:rPr>
          <w:rFonts w:eastAsia="Times New Roman"/>
          <w:i/>
          <w:iCs/>
          <w:color w:val="000000"/>
        </w:rPr>
        <w:t>M</w:t>
      </w:r>
      <w:r w:rsidRPr="00993C6A">
        <w:rPr>
          <w:rFonts w:eastAsia="Times New Roman"/>
          <w:color w:val="000000"/>
          <w:vertAlign w:val="subscript"/>
        </w:rPr>
        <w:t>area</w:t>
      </w:r>
      <w:proofErr w:type="spellEnd"/>
      <w:r w:rsidRPr="00993C6A">
        <w:rPr>
          <w:rFonts w:eastAsia="Times New Roman"/>
          <w:color w:val="000000"/>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p w14:paraId="317CCD69" w14:textId="21C7C281" w:rsidR="00AE1760" w:rsidRPr="00F60BAA" w:rsidRDefault="005D276D" w:rsidP="00DA24C9">
      <w:pPr>
        <w:spacing w:line="480" w:lineRule="auto"/>
        <w:contextualSpacing/>
      </w:pPr>
      <w:r w:rsidRPr="00993C6A">
        <w:t xml:space="preserve">* P-values &lt; 0.05 are bolded and &lt; 0.1 are italicized. Sample size is </w:t>
      </w:r>
      <w:r w:rsidR="00FE6044">
        <w:t>328</w:t>
      </w:r>
      <w:r w:rsidRPr="00993C6A">
        <w:t xml:space="preserve">. Key: </w:t>
      </w:r>
      <w:r w:rsidRPr="00993C6A">
        <w:rPr>
          <w:rFonts w:eastAsia="Times New Roman"/>
          <w:color w:val="000000"/>
        </w:rPr>
        <w:t>χ = ratio of intercellular to extracellular CO</w:t>
      </w:r>
      <w:r w:rsidRPr="00993C6A">
        <w:rPr>
          <w:rFonts w:eastAsia="Times New Roman"/>
          <w:color w:val="000000"/>
          <w:vertAlign w:val="subscript"/>
        </w:rPr>
        <w:t>2</w:t>
      </w:r>
      <w:r w:rsidRPr="00993C6A">
        <w:rPr>
          <w:rFonts w:eastAsia="Times New Roman"/>
          <w:color w:val="000000"/>
        </w:rPr>
        <w:t xml:space="preserve"> concentration</w:t>
      </w:r>
      <w:r w:rsidRPr="00993C6A">
        <w:t xml:space="preserve">, </w:t>
      </w:r>
      <w:proofErr w:type="spellStart"/>
      <w:r w:rsidRPr="00993C6A">
        <w:rPr>
          <w:i/>
          <w:iCs/>
        </w:rPr>
        <w:t>M</w:t>
      </w:r>
      <w:r w:rsidRPr="00993C6A">
        <w:rPr>
          <w:vertAlign w:val="subscript"/>
        </w:rPr>
        <w:t>area</w:t>
      </w:r>
      <w:proofErr w:type="spellEnd"/>
      <w:r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7AC92A50"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7D07E54B"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del w:id="148" w:author="Andrew MacDougall" w:date="2022-01-06T10:17:00Z">
        <w:r w:rsidR="0056386C" w:rsidDel="001A7B38">
          <w:delText>aboveground climate</w:delText>
        </w:r>
      </w:del>
      <w:ins w:id="149" w:author="Andrew MacDougall" w:date="2022-01-06T10:17:00Z">
        <w:r w:rsidR="001A7B38">
          <w:t>temper</w:t>
        </w:r>
      </w:ins>
      <w:ins w:id="150" w:author="Perkowski, Evan A" w:date="2022-01-07T13:53:00Z">
        <w:r w:rsidR="008137C2">
          <w:t>a</w:t>
        </w:r>
      </w:ins>
      <w:ins w:id="151" w:author="Andrew MacDougall" w:date="2022-01-06T10:17:00Z">
        <w:r w:rsidR="001A7B38">
          <w:t>ture</w:t>
        </w:r>
      </w:ins>
      <w:r w:rsidR="0056386C">
        <w:t xml:space="preserv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w:instrText>
      </w:r>
      <w:r w:rsidR="00550B10" w:rsidRPr="00172FFF">
        <w:rPr>
          <w:lang w:val="sv-SE"/>
        </w:rPr>
        <w:instrText>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172FFF">
        <w:rPr>
          <w:noProof/>
          <w:lang w:val="sv-SE"/>
        </w:rPr>
        <w:t xml:space="preserve">(Reich &amp; Oleksyn, 2004; Borer </w:t>
      </w:r>
      <w:r w:rsidR="0056386C" w:rsidRPr="00172FFF">
        <w:rPr>
          <w:i/>
          <w:noProof/>
          <w:lang w:val="sv-SE"/>
        </w:rPr>
        <w:t>et al.</w:t>
      </w:r>
      <w:r w:rsidR="0056386C" w:rsidRPr="00172FFF">
        <w:rPr>
          <w:noProof/>
          <w:lang w:val="sv-SE"/>
        </w:rPr>
        <w:t xml:space="preserve">, 2013; Dong </w:t>
      </w:r>
      <w:r w:rsidR="0056386C" w:rsidRPr="00172FFF">
        <w:rPr>
          <w:i/>
          <w:noProof/>
          <w:lang w:val="sv-SE"/>
        </w:rPr>
        <w:t>et al.</w:t>
      </w:r>
      <w:r w:rsidR="0056386C" w:rsidRPr="00172FFF">
        <w:rPr>
          <w:noProof/>
          <w:lang w:val="sv-SE"/>
        </w:rPr>
        <w:t xml:space="preserve">, 2017; Firn </w:t>
      </w:r>
      <w:r w:rsidR="0056386C" w:rsidRPr="00172FFF">
        <w:rPr>
          <w:i/>
          <w:noProof/>
          <w:lang w:val="sv-SE"/>
        </w:rPr>
        <w:t>et al.</w:t>
      </w:r>
      <w:r w:rsidR="0056386C" w:rsidRPr="00172FFF">
        <w:rPr>
          <w:noProof/>
          <w:lang w:val="sv-SE"/>
        </w:rPr>
        <w:t>, 2019)</w:t>
      </w:r>
      <w:r w:rsidR="0056386C">
        <w:fldChar w:fldCharType="end"/>
      </w:r>
      <w:r w:rsidR="000D0F58" w:rsidRPr="00172FFF">
        <w:rPr>
          <w:lang w:val="sv-SE"/>
        </w:rPr>
        <w:t xml:space="preserve">. </w:t>
      </w:r>
      <w:r w:rsidR="000D0F58">
        <w:t>Some even suggest that leaf nitrogen</w:t>
      </w:r>
      <w:r w:rsidR="00292985">
        <w:t xml:space="preserve"> can be accurately predicted </w:t>
      </w:r>
      <w:r w:rsidR="009A5B56">
        <w:t xml:space="preserve">from </w:t>
      </w:r>
      <w:r w:rsidR="009A5B56" w:rsidRPr="001A7B38">
        <w:rPr>
          <w:highlight w:val="yellow"/>
          <w:rPrChange w:id="152" w:author="Andrew MacDougall" w:date="2022-01-06T10:17:00Z">
            <w:rPr/>
          </w:rPrChange>
        </w:rPr>
        <w:t xml:space="preserve">aboveground </w:t>
      </w:r>
      <w:commentRangeStart w:id="153"/>
      <w:r w:rsidR="009A5B56" w:rsidRPr="001A7B38">
        <w:rPr>
          <w:highlight w:val="yellow"/>
          <w:rPrChange w:id="154" w:author="Andrew MacDougall" w:date="2022-01-06T10:17:00Z">
            <w:rPr/>
          </w:rPrChange>
        </w:rPr>
        <w:t>conditions</w:t>
      </w:r>
      <w:commentRangeEnd w:id="153"/>
      <w:r w:rsidR="001A7B38">
        <w:rPr>
          <w:rStyle w:val="CommentReference"/>
        </w:rPr>
        <w:commentReference w:id="153"/>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del w:id="155" w:author="Andrew MacDougall" w:date="2022-01-06T10:17:00Z">
        <w:r w:rsidR="0028100D" w:rsidDel="001A7B38">
          <w:delText xml:space="preserve">aboveground </w:delText>
        </w:r>
        <w:r w:rsidR="006B5806" w:rsidDel="001A7B38">
          <w:delText>climate</w:delText>
        </w:r>
      </w:del>
      <w:ins w:id="156" w:author="Andrew MacDougall" w:date="2022-01-06T10:17:00Z">
        <w:r w:rsidR="001A7B38">
          <w:t>tempe</w:t>
        </w:r>
      </w:ins>
      <w:ins w:id="157" w:author="Andrew MacDougall" w:date="2022-01-06T10:18:00Z">
        <w:r w:rsidR="001A7B38">
          <w:t>rature</w:t>
        </w:r>
      </w:ins>
      <w:r w:rsidR="006B5806">
        <w:t xml:space="preserv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059529DC"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w:t>
      </w:r>
      <w:ins w:id="158" w:author="Perkowski, Evan A" w:date="2022-01-07T13:54:00Z">
        <w:r w:rsidR="008137C2">
          <w:t xml:space="preserve"> </w:t>
        </w:r>
        <w:proofErr w:type="spellStart"/>
        <w:r w:rsidR="008137C2">
          <w:rPr>
            <w:i/>
            <w:iCs/>
          </w:rPr>
          <w:t>N</w:t>
        </w:r>
        <w:r w:rsidR="008137C2">
          <w:rPr>
            <w:vertAlign w:val="subscript"/>
          </w:rPr>
          <w:t>mass</w:t>
        </w:r>
      </w:ins>
      <w:proofErr w:type="spellEnd"/>
      <w:del w:id="159" w:author="Perkowski, Evan A" w:date="2022-01-07T13:54:00Z">
        <w:r w:rsidDel="008137C2">
          <w:delText xml:space="preserve"> g g</w:delText>
        </w:r>
        <w:r w:rsidDel="008137C2">
          <w:rPr>
            <w:vertAlign w:val="superscript"/>
          </w:rPr>
          <w:delText>-1</w:delText>
        </w:r>
      </w:del>
      <w:r>
        <w:t>) in leaves when nitrogen was added to soils.</w:t>
      </w:r>
      <w:r w:rsidR="00743306">
        <w:t xml:space="preserve"> 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p>
    <w:p w14:paraId="392AF6E4" w14:textId="42CCF539"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w:t>
      </w:r>
      <w:del w:id="160" w:author="Andrew MacDougall" w:date="2022-01-06T10:19:00Z">
        <w:r w:rsidRPr="001A7B38" w:rsidDel="001A7B38">
          <w:rPr>
            <w:highlight w:val="yellow"/>
            <w:rPrChange w:id="161" w:author="Andrew MacDougall" w:date="2022-01-06T10:19:00Z">
              <w:rPr/>
            </w:rPrChange>
          </w:rPr>
          <w:delText xml:space="preserve">indicators </w:delText>
        </w:r>
      </w:del>
      <w:ins w:id="162" w:author="Andrew MacDougall" w:date="2022-01-06T10:19:00Z">
        <w:r w:rsidR="001A7B38" w:rsidRPr="001A7B38">
          <w:rPr>
            <w:highlight w:val="yellow"/>
            <w:rPrChange w:id="163" w:author="Andrew MacDougall" w:date="2022-01-06T10:19:00Z">
              <w:rPr/>
            </w:rPrChange>
          </w:rPr>
          <w:t xml:space="preserve">predictors? </w:t>
        </w:r>
      </w:ins>
      <w:r w:rsidRPr="001A7B38">
        <w:rPr>
          <w:highlight w:val="yellow"/>
          <w:rPrChange w:id="164" w:author="Andrew MacDougall" w:date="2022-01-06T10:19:00Z">
            <w:rPr/>
          </w:rPrChange>
        </w:rPr>
        <w:t>of</w:t>
      </w:r>
      <w:r>
        <w:t xml:space="preserve">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w:t>
      </w:r>
      <w:ins w:id="165" w:author="Andrew MacDougall" w:date="2022-01-06T10:20:00Z">
        <w:r w:rsidR="0093130A">
          <w:t xml:space="preserve">for </w:t>
        </w:r>
        <w:proofErr w:type="spellStart"/>
        <w:r w:rsidR="0093130A">
          <w:t>N</w:t>
        </w:r>
        <w:r w:rsidR="0093130A" w:rsidRPr="0093130A">
          <w:rPr>
            <w:vertAlign w:val="subscript"/>
            <w:rPrChange w:id="166" w:author="Andrew MacDougall" w:date="2022-01-06T10:21:00Z">
              <w:rPr/>
            </w:rPrChange>
          </w:rPr>
          <w:t>area</w:t>
        </w:r>
        <w:proofErr w:type="spellEnd"/>
        <w:r w:rsidR="0093130A">
          <w:t xml:space="preserve"> </w:t>
        </w:r>
      </w:ins>
      <w:r w:rsidR="00DC7E5B">
        <w:t>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 xml:space="preserve">with a relative importance value of </w:t>
      </w:r>
      <w:r w:rsidR="00E056B8">
        <w:t>44</w:t>
      </w:r>
      <w:r w:rsidR="001F3BE9">
        <w:t>%.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w:t>
      </w:r>
      <w:r w:rsidR="00E056B8">
        <w:t>5</w:t>
      </w:r>
      <w:r w:rsidR="001F3BE9">
        <w:t>%)</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2FE8B736"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w:t>
      </w:r>
      <w:r w:rsidR="00E056B8">
        <w:t>7</w:t>
      </w:r>
      <w:r w:rsidR="001F3BE9">
        <w:t>%</w:t>
      </w:r>
      <w:r>
        <w:t xml:space="preserve">. </w:t>
      </w:r>
      <w:del w:id="167" w:author="Perkowski, Evan A" w:date="2022-01-07T13:59:00Z">
        <w:r w:rsidR="002436D6" w:rsidDel="00A17E82">
          <w:delText>Nitrogen</w:delText>
        </w:r>
        <w:r w:rsidR="004106F9" w:rsidDel="00A17E82">
          <w:delText>-</w:delText>
        </w:r>
        <w:r w:rsidR="002436D6" w:rsidDel="00A17E82">
          <w:delText xml:space="preserve">fixing </w:delText>
        </w:r>
      </w:del>
      <w:ins w:id="168" w:author="Perkowski, Evan A" w:date="2022-01-07T13:59:00Z">
        <w:r w:rsidR="00A17E82">
          <w:t>P</w:t>
        </w:r>
      </w:ins>
      <w:r w:rsidR="002436D6">
        <w:t>lants</w:t>
      </w:r>
      <w:ins w:id="169" w:author="Perkowski, Evan A" w:date="2022-01-07T13:59:00Z">
        <w:r w:rsidR="00A17E82">
          <w:t xml:space="preserve"> capable of forming symbioses with nitrogen-fixing bacteria</w:t>
        </w:r>
      </w:ins>
      <w:r w:rsidR="002436D6">
        <w:t xml:space="preserve"> have been previously shown to have greater </w:t>
      </w:r>
      <w:proofErr w:type="spellStart"/>
      <w:r w:rsidR="002436D6">
        <w:rPr>
          <w:i/>
        </w:rPr>
        <w:t>N</w:t>
      </w:r>
      <w:r w:rsidR="002436D6">
        <w:rPr>
          <w:vertAlign w:val="subscript"/>
        </w:rPr>
        <w:t>area</w:t>
      </w:r>
      <w:proofErr w:type="spellEnd"/>
      <w:r w:rsidR="002436D6">
        <w:t xml:space="preserve"> </w:t>
      </w:r>
      <w:ins w:id="170" w:author="Perkowski, Evan A" w:date="2022-01-07T13:59:00Z">
        <w:r w:rsidR="00A17E82">
          <w:t xml:space="preserve">than those not able to form such associations </w:t>
        </w:r>
      </w:ins>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w:t>
      </w:r>
      <w:r w:rsidR="002436D6">
        <w:lastRenderedPageBreak/>
        <w:t xml:space="preserve">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can also 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E0AC20"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w:t>
      </w:r>
      <w:ins w:id="171" w:author="Perkowski, Evan A" w:date="2022-01-07T14:00:00Z">
        <w:r w:rsidR="00D81A50">
          <w:t>,</w:t>
        </w:r>
      </w:ins>
      <w:r>
        <w:t xml:space="preserve">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343F52DA" w:rsidR="007E26DC" w:rsidRPr="00172FFF" w:rsidRDefault="00296CCE" w:rsidP="000D0F58">
      <w:pPr>
        <w:spacing w:line="480" w:lineRule="auto"/>
        <w:ind w:firstLine="720"/>
        <w:contextualSpacing/>
        <w:rPr>
          <w:lang w:val="sv-SE"/>
        </w:rPr>
      </w:pPr>
      <w:r>
        <w:t xml:space="preserve">Our second approach also supported the importance of non-soil variables for predicting </w:t>
      </w:r>
      <w:proofErr w:type="spellStart"/>
      <w:r>
        <w:rPr>
          <w:i/>
        </w:rPr>
        <w:t>N</w:t>
      </w:r>
      <w:r>
        <w:rPr>
          <w:vertAlign w:val="subscript"/>
        </w:rPr>
        <w:t>area</w:t>
      </w:r>
      <w:proofErr w:type="spellEnd"/>
      <w:r>
        <w:t>.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lastRenderedPageBreak/>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w:t>
      </w:r>
      <w:r w:rsidR="002C65AC">
        <w:t xml:space="preserve">positively </w:t>
      </w:r>
      <w:r>
        <w:t xml:space="preserve">correlated with </w:t>
      </w:r>
      <w:proofErr w:type="spellStart"/>
      <w:r>
        <w:rPr>
          <w:i/>
        </w:rPr>
        <w:t>N</w:t>
      </w:r>
      <w:r>
        <w:rPr>
          <w:vertAlign w:val="subscript"/>
        </w:rPr>
        <w:t>area</w:t>
      </w:r>
      <w:proofErr w:type="spellEnd"/>
      <w:r>
        <w:t xml:space="preserve"> and an important predictor in our model (relative importance = </w:t>
      </w:r>
      <w:r w:rsidR="002C65AC">
        <w:t>11</w:t>
      </w:r>
      <w:r>
        <w:t xml:space="preserve">%).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w:t>
      </w:r>
      <w:r w:rsidR="002C65AC">
        <w:t>20</w:t>
      </w:r>
      <w:r w:rsidR="00D332E5">
        <w:t xml:space="preserve">% of the variability in measured </w:t>
      </w:r>
      <w:proofErr w:type="spellStart"/>
      <w:r w:rsidR="00D332E5">
        <w:rPr>
          <w:i/>
        </w:rPr>
        <w:t>N</w:t>
      </w:r>
      <w:r w:rsidR="00D332E5">
        <w:rPr>
          <w:vertAlign w:val="subscript"/>
        </w:rPr>
        <w:t>area</w:t>
      </w:r>
      <w:proofErr w:type="spellEnd"/>
      <w:r w:rsidR="00D332E5">
        <w:t>. However, a</w:t>
      </w:r>
      <w:r w:rsidR="002C65AC">
        <w:t>n</w:t>
      </w:r>
      <w:r w:rsidR="00A67554">
        <w:t xml:space="preserve"> addition</w:t>
      </w:r>
      <w:r w:rsidR="004F40BE">
        <w:t>al</w:t>
      </w:r>
      <w:r w:rsidR="00A67554">
        <w:t xml:space="preserve"> </w:t>
      </w:r>
      <w:r w:rsidR="002C65AC">
        <w:t>31</w:t>
      </w:r>
      <w:r w:rsidR="00A67554">
        <w:t>%</w:t>
      </w:r>
      <w:ins w:id="172" w:author="Perkowski, Evan A" w:date="2022-01-07T14:01:00Z">
        <w:r w:rsidR="00D81A50">
          <w:t xml:space="preserve"> of variation in </w:t>
        </w:r>
      </w:ins>
      <w:proofErr w:type="spellStart"/>
      <w:ins w:id="173" w:author="Perkowski, Evan A" w:date="2022-01-07T14:02:00Z">
        <w:r w:rsidR="00D81A50">
          <w:rPr>
            <w:i/>
          </w:rPr>
          <w:t>N</w:t>
        </w:r>
        <w:r w:rsidR="00D81A50">
          <w:rPr>
            <w:vertAlign w:val="subscript"/>
          </w:rPr>
          <w:t>area</w:t>
        </w:r>
      </w:ins>
      <w:proofErr w:type="spellEnd"/>
      <w:r w:rsidR="00A67554">
        <w:t xml:space="preserve"> could be </w:t>
      </w:r>
      <w:del w:id="174" w:author="Perkowski, Evan A" w:date="2022-01-07T14:02:00Z">
        <w:r w:rsidR="00A67554" w:rsidDel="00D81A50">
          <w:delText>accounted for from</w:delText>
        </w:r>
      </w:del>
      <w:ins w:id="175" w:author="Perkowski, Evan A" w:date="2022-01-07T14:02:00Z">
        <w:r w:rsidR="00D81A50">
          <w:t>attributed to</w:t>
        </w:r>
      </w:ins>
      <w:r w:rsidR="00A67554">
        <w:t xml:space="preserve"> the soil nutrient treatment</w:t>
      </w:r>
      <w:ins w:id="176" w:author="Perkowski, Evan A" w:date="2022-01-10T15:57:00Z">
        <w:r w:rsidR="003A4A5D">
          <w:t xml:space="preserve"> combinations</w:t>
        </w:r>
      </w:ins>
      <w:del w:id="177" w:author="Perkowski, Evan A" w:date="2022-01-10T15:57:00Z">
        <w:r w:rsidR="00A67554" w:rsidDel="003A4A5D">
          <w:delText>s</w:delText>
        </w:r>
      </w:del>
      <w:r w:rsidR="00A67554">
        <w:t xml:space="preserve">.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w:instrText>
      </w:r>
      <w:r w:rsidR="0007174C" w:rsidRPr="00172FFF">
        <w:rPr>
          <w:lang w:val="sv-SE"/>
        </w:rPr>
        <w:instrText>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172FFF">
        <w:rPr>
          <w:noProof/>
          <w:lang w:val="sv-SE"/>
        </w:rPr>
        <w:t xml:space="preserve">(Maire </w:t>
      </w:r>
      <w:r w:rsidR="00413299" w:rsidRPr="00172FFF">
        <w:rPr>
          <w:i/>
          <w:noProof/>
          <w:lang w:val="sv-SE"/>
        </w:rPr>
        <w:t>et al.</w:t>
      </w:r>
      <w:r w:rsidR="00413299" w:rsidRPr="00172FFF">
        <w:rPr>
          <w:noProof/>
          <w:lang w:val="sv-SE"/>
        </w:rPr>
        <w:t xml:space="preserve">, 2015; Firn </w:t>
      </w:r>
      <w:r w:rsidR="00413299" w:rsidRPr="00172FFF">
        <w:rPr>
          <w:i/>
          <w:noProof/>
          <w:lang w:val="sv-SE"/>
        </w:rPr>
        <w:t>et al.</w:t>
      </w:r>
      <w:r w:rsidR="00413299" w:rsidRPr="00172FFF">
        <w:rPr>
          <w:noProof/>
          <w:lang w:val="sv-SE"/>
        </w:rPr>
        <w:t xml:space="preserve">, 2019; Smith </w:t>
      </w:r>
      <w:r w:rsidR="00413299" w:rsidRPr="00172FFF">
        <w:rPr>
          <w:i/>
          <w:noProof/>
          <w:lang w:val="sv-SE"/>
        </w:rPr>
        <w:t>et al.</w:t>
      </w:r>
      <w:r w:rsidR="00413299" w:rsidRPr="00172FFF">
        <w:rPr>
          <w:noProof/>
          <w:lang w:val="sv-SE"/>
        </w:rPr>
        <w:t xml:space="preserve">, 2019; Paillassa </w:t>
      </w:r>
      <w:r w:rsidR="00413299" w:rsidRPr="00172FFF">
        <w:rPr>
          <w:i/>
          <w:noProof/>
          <w:lang w:val="sv-SE"/>
        </w:rPr>
        <w:t>et al.</w:t>
      </w:r>
      <w:r w:rsidR="00413299" w:rsidRPr="00172FFF">
        <w:rPr>
          <w:noProof/>
          <w:lang w:val="sv-SE"/>
        </w:rPr>
        <w:t>, 2020)</w:t>
      </w:r>
      <w:r w:rsidR="00413299">
        <w:fldChar w:fldCharType="end"/>
      </w:r>
      <w:r w:rsidR="00413299" w:rsidRPr="00172FFF">
        <w:rPr>
          <w:lang w:val="sv-SE"/>
        </w:rPr>
        <w:t>.</w:t>
      </w:r>
    </w:p>
    <w:p w14:paraId="60F5B1C3" w14:textId="77777777" w:rsidR="000D0F58" w:rsidRPr="00172FFF" w:rsidRDefault="000D0F58" w:rsidP="00DA24C9">
      <w:pPr>
        <w:spacing w:line="480" w:lineRule="auto"/>
        <w:contextualSpacing/>
        <w:rPr>
          <w:i/>
          <w:lang w:val="sv-SE"/>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w:t>
      </w:r>
      <w:proofErr w:type="spellStart"/>
      <w:r>
        <w:rPr>
          <w:i/>
        </w:rPr>
        <w:t>N</w:t>
      </w:r>
      <w:r>
        <w:rPr>
          <w:i/>
          <w:vertAlign w:val="subscript"/>
        </w:rPr>
        <w:t>area</w:t>
      </w:r>
      <w:proofErr w:type="spellEnd"/>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337D3EA8"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change in soil nitrogen </w:t>
      </w:r>
      <w:r w:rsidR="002C65AC">
        <w:t>and</w:t>
      </w:r>
      <w:r w:rsidR="000C26ED">
        <w:t xml:space="preserve"> 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w:t>
      </w:r>
      <w:r w:rsidR="00743306">
        <w:lastRenderedPageBreak/>
        <w:t xml:space="preserve">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occurs</w:t>
      </w:r>
      <w:r w:rsidR="002C65AC">
        <w:t xml:space="preserve"> most strongly</w:t>
      </w:r>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4C79356B" w:rsidR="0041032F" w:rsidRPr="00F970D5" w:rsidRDefault="0041032F" w:rsidP="00E81570">
      <w:pPr>
        <w:spacing w:line="480" w:lineRule="auto"/>
        <w:contextualSpacing/>
      </w:pPr>
      <w:r>
        <w:tab/>
        <w:t xml:space="preserve">There were unavoidable limitations to our analyses that should be considered when evaluating our results. First, we necessarily included soil nutrient availability as categorical in our analyses as we did not have data on levels of nutrient availability, only whether nutrients had been added or </w:t>
      </w:r>
      <w:commentRangeStart w:id="178"/>
      <w:r>
        <w:t>not</w:t>
      </w:r>
      <w:commentRangeEnd w:id="178"/>
      <w:r w:rsidR="0093130A">
        <w:rPr>
          <w:rStyle w:val="CommentReference"/>
        </w:rPr>
        <w:commentReference w:id="178"/>
      </w:r>
      <w:r>
        <w:t xml:space="preserve">. Our analyses would have been more robust had we </w:t>
      </w:r>
      <w:del w:id="179" w:author="Andrew MacDougall" w:date="2022-01-06T10:23:00Z">
        <w:r w:rsidDel="0093130A">
          <w:delText xml:space="preserve">been able to use numerical information on </w:delText>
        </w:r>
      </w:del>
      <w:ins w:id="180" w:author="Andrew MacDougall" w:date="2022-01-06T10:23:00Z">
        <w:r w:rsidR="0093130A">
          <w:t xml:space="preserve">had these data on </w:t>
        </w:r>
      </w:ins>
      <w:r>
        <w:t xml:space="preserve">nutrient availability. This is because background nutrient availability was likely highly variable from site to </w:t>
      </w:r>
      <w:commentRangeStart w:id="181"/>
      <w:r>
        <w:t>site</w:t>
      </w:r>
      <w:commentRangeEnd w:id="181"/>
      <w:r w:rsidR="0093130A">
        <w:rPr>
          <w:rStyle w:val="CommentReference"/>
        </w:rPr>
        <w:commentReference w:id="181"/>
      </w:r>
      <w:r>
        <w:t xml:space="preserve">. Future cross-site nutrient addition studies should prioritize obtaining this information. Second, we had to necessarily rely on large scale average </w:t>
      </w:r>
      <w:del w:id="182" w:author="Andrew MacDougall" w:date="2022-01-06T10:24:00Z">
        <w:r w:rsidRPr="0093130A" w:rsidDel="0093130A">
          <w:rPr>
            <w:highlight w:val="yellow"/>
            <w:rPrChange w:id="183" w:author="Andrew MacDougall" w:date="2022-01-06T10:25:00Z">
              <w:rPr/>
            </w:rPrChange>
          </w:rPr>
          <w:delText xml:space="preserve">climate </w:delText>
        </w:r>
      </w:del>
      <w:ins w:id="184" w:author="Andrew MacDougall" w:date="2022-01-06T10:24:00Z">
        <w:r w:rsidR="0093130A" w:rsidRPr="0093130A">
          <w:rPr>
            <w:highlight w:val="yellow"/>
            <w:rPrChange w:id="185" w:author="Andrew MacDougall" w:date="2022-01-06T10:25:00Z">
              <w:rPr/>
            </w:rPrChange>
          </w:rPr>
          <w:t>temperature?</w:t>
        </w:r>
        <w:r w:rsidR="0093130A">
          <w:t xml:space="preserve"> </w:t>
        </w:r>
      </w:ins>
      <w:r>
        <w:t xml:space="preserve">data for each site. As leaf nitrogen allocation is a dynamic process, more acute climate data may have provided more insight into the drivers of </w:t>
      </w:r>
      <w:proofErr w:type="spellStart"/>
      <w:r>
        <w:rPr>
          <w:i/>
        </w:rPr>
        <w:t>N</w:t>
      </w:r>
      <w:r>
        <w:rPr>
          <w:vertAlign w:val="subscript"/>
        </w:rPr>
        <w:t>area</w:t>
      </w:r>
      <w:proofErr w:type="spellEnd"/>
      <w:r>
        <w:t xml:space="preserve">. Finally, we lacked information on the major pools of nitrogen in leaves. Future studies that directly measure structural, photosynthetic, and other (e.g., defense) nitrogen pools would be invaluable for understanding variations in </w:t>
      </w:r>
      <w:proofErr w:type="spellStart"/>
      <w:r>
        <w:rPr>
          <w:i/>
        </w:rPr>
        <w:t>N</w:t>
      </w:r>
      <w:r>
        <w:rPr>
          <w:vertAlign w:val="subscript"/>
        </w:rPr>
        <w:t>area</w:t>
      </w:r>
      <w:proofErr w:type="spellEnd"/>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2D1BBF3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w:t>
      </w:r>
      <w:r w:rsidR="00A54421" w:rsidRPr="00A54421">
        <w:rPr>
          <w:noProof/>
        </w:rPr>
        <w:lastRenderedPageBreak/>
        <w:t xml:space="preserve">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w:instrText>
      </w:r>
      <w:r w:rsidR="0029320F" w:rsidRPr="00172FFF">
        <w:rPr>
          <w:lang w:val="sv-SE"/>
        </w:rPr>
        <w:instrText>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172FFF">
        <w:rPr>
          <w:noProof/>
          <w:lang w:val="sv-SE"/>
        </w:rPr>
        <w:t xml:space="preserve">(Wright </w:t>
      </w:r>
      <w:r w:rsidR="00465750" w:rsidRPr="00172FFF">
        <w:rPr>
          <w:i/>
          <w:noProof/>
          <w:lang w:val="sv-SE"/>
        </w:rPr>
        <w:t>et al.</w:t>
      </w:r>
      <w:r w:rsidR="00465750" w:rsidRPr="00172FFF">
        <w:rPr>
          <w:noProof/>
          <w:lang w:val="sv-SE"/>
        </w:rPr>
        <w:t xml:space="preserve">, 2003; Maire </w:t>
      </w:r>
      <w:r w:rsidR="00465750" w:rsidRPr="00172FFF">
        <w:rPr>
          <w:i/>
          <w:noProof/>
          <w:lang w:val="sv-SE"/>
        </w:rPr>
        <w:t>et al.</w:t>
      </w:r>
      <w:r w:rsidR="00465750" w:rsidRPr="00172FFF">
        <w:rPr>
          <w:noProof/>
          <w:lang w:val="sv-SE"/>
        </w:rPr>
        <w:t xml:space="preserve">, 2015; Onoda </w:t>
      </w:r>
      <w:r w:rsidR="00465750" w:rsidRPr="00172FFF">
        <w:rPr>
          <w:i/>
          <w:noProof/>
          <w:lang w:val="sv-SE"/>
        </w:rPr>
        <w:t>et al.</w:t>
      </w:r>
      <w:r w:rsidR="00465750" w:rsidRPr="00172FFF">
        <w:rPr>
          <w:noProof/>
          <w:lang w:val="sv-SE"/>
        </w:rPr>
        <w:t xml:space="preserve">, 2017; Paillassa </w:t>
      </w:r>
      <w:r w:rsidR="00465750" w:rsidRPr="00172FFF">
        <w:rPr>
          <w:i/>
          <w:noProof/>
          <w:lang w:val="sv-SE"/>
        </w:rPr>
        <w:t>et al.</w:t>
      </w:r>
      <w:r w:rsidR="00465750" w:rsidRPr="00172FFF">
        <w:rPr>
          <w:noProof/>
          <w:lang w:val="sv-SE"/>
        </w:rPr>
        <w:t>, 2020)</w:t>
      </w:r>
      <w:r w:rsidR="00465750">
        <w:fldChar w:fldCharType="end"/>
      </w:r>
      <w:r w:rsidR="00A54421" w:rsidRPr="00172FFF">
        <w:rPr>
          <w:lang w:val="sv-SE"/>
        </w:rPr>
        <w:t xml:space="preserve">. </w:t>
      </w:r>
      <w:r w:rsidR="00A54421">
        <w:t xml:space="preserve">However, our results show that the biomass response to changing soil nitrogen </w:t>
      </w:r>
      <w:ins w:id="186" w:author="Perkowski, Evan A" w:date="2022-01-07T14:05:00Z">
        <w:r w:rsidR="00206C3D">
          <w:t xml:space="preserve">likely also </w:t>
        </w:r>
      </w:ins>
      <w:r w:rsidR="00A54421">
        <w:t>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049A9520" w:rsidR="009A5B56" w:rsidRPr="009A5B56" w:rsidRDefault="002B59BD" w:rsidP="00DA24C9">
      <w:pPr>
        <w:spacing w:line="480" w:lineRule="auto"/>
        <w:contextualSpacing/>
      </w:pPr>
      <w:r w:rsidRPr="002B59BD">
        <w:t>This work was generated using data from the Nutrient Network (</w:t>
      </w:r>
      <w:r w:rsidRPr="00616107">
        <w:t>http://www.nutnet.org</w:t>
      </w:r>
      <w:r w:rsidRPr="002B59BD">
        <w:t xml:space="preserve">) experiment, funded at the site-scale by individual researchers. Coordination and data management have been supported by funding to E. Borer and E. </w:t>
      </w:r>
      <w:proofErr w:type="spellStart"/>
      <w:r w:rsidRPr="002B59BD">
        <w:t>Seabloom</w:t>
      </w:r>
      <w:proofErr w:type="spellEnd"/>
      <w:r w:rsidRPr="002B59BD">
        <w:t xml:space="preserve"> from the National Science Foundation Research Coordination Network (NSF-DEB-1042132) and </w:t>
      </w:r>
      <w:proofErr w:type="gramStart"/>
      <w:r w:rsidRPr="002B59BD">
        <w:t>Long Term</w:t>
      </w:r>
      <w:proofErr w:type="gramEnd"/>
      <w:r w:rsidRPr="002B59BD">
        <w:t xml:space="preserve"> Ecological Research (NSF-DEB-1234162 and NSF-DEB-1831944 to Cedar Creek LTER) programs, and the Institute on the Environment (DG-0001-13). We also thank the Minnesota Supercomputer Institute for hosting project data and the Institute on the Environment for hosting </w:t>
      </w:r>
      <w:r w:rsidRPr="002B59BD">
        <w:lastRenderedPageBreak/>
        <w:t>Network meetings.</w:t>
      </w:r>
      <w:r>
        <w:t xml:space="preserve"> </w:t>
      </w:r>
      <w:r w:rsidR="009A5B56">
        <w:t>NGS acknowledges funding support from</w:t>
      </w:r>
      <w:r w:rsidR="00F33193">
        <w:t xml:space="preserve"> the NSF (</w:t>
      </w:r>
      <w:r w:rsidR="00F33193" w:rsidRPr="00F33193">
        <w:t>DEB-2045968</w:t>
      </w:r>
      <w:r w:rsidR="00F33193">
        <w:t>)</w:t>
      </w:r>
      <w:r w:rsidR="00CB7A5C">
        <w:t>, Eric and Wendy Schmidt and Schmidt Futures,</w:t>
      </w:r>
      <w:r w:rsidR="00F33193">
        <w:t xml:space="preserve"> and</w:t>
      </w:r>
      <w:r w:rsidR="009A5B56">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24243443" w:rsidR="009A5B56" w:rsidRDefault="009A5B56" w:rsidP="00DA24C9">
      <w:pPr>
        <w:spacing w:line="480" w:lineRule="auto"/>
        <w:contextualSpacing/>
      </w:pPr>
    </w:p>
    <w:p w14:paraId="1BF5C123" w14:textId="26238238" w:rsidR="00616107" w:rsidRDefault="00616107" w:rsidP="00DA24C9">
      <w:pPr>
        <w:spacing w:line="480" w:lineRule="auto"/>
        <w:contextualSpacing/>
        <w:rPr>
          <w:b/>
        </w:rPr>
      </w:pPr>
      <w:r>
        <w:rPr>
          <w:b/>
        </w:rPr>
        <w:t>Data and code availability</w:t>
      </w:r>
    </w:p>
    <w:p w14:paraId="3B476753" w14:textId="4621D8FF" w:rsidR="00616107" w:rsidRPr="00616107" w:rsidRDefault="00616107" w:rsidP="00DA24C9">
      <w:pPr>
        <w:spacing w:line="480" w:lineRule="auto"/>
        <w:contextualSpacing/>
      </w:pPr>
      <w:r>
        <w:rPr>
          <w:rFonts w:eastAsia="Times New Roman"/>
        </w:rPr>
        <w:t xml:space="preserve">All data and code used for these analyses can be found at </w:t>
      </w:r>
      <w:r w:rsidRPr="00616107">
        <w:rPr>
          <w:rFonts w:eastAsia="Times New Roman"/>
        </w:rPr>
        <w:t>https://github.com/SmithEcophysLab/NutNet_Narea</w:t>
      </w:r>
      <w:r>
        <w:rPr>
          <w:rFonts w:eastAsia="Times New Roman"/>
        </w:rPr>
        <w:t xml:space="preserve"> (</w:t>
      </w:r>
      <w:r w:rsidRPr="00616107">
        <w:rPr>
          <w:rFonts w:eastAsia="Times New Roman"/>
          <w:highlight w:val="yellow"/>
        </w:rPr>
        <w:t>DOI: XXXX</w:t>
      </w:r>
      <w:r>
        <w:rPr>
          <w:rFonts w:eastAsia="Times New Roman"/>
        </w:rPr>
        <w:t>).</w:t>
      </w:r>
    </w:p>
    <w:p w14:paraId="584341E4" w14:textId="77777777" w:rsidR="00616107" w:rsidRDefault="00616107"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Harpole WS, Adler PB, Lind EM, Orrock JL, Seabloom EW, Smith MD (2014) Finding generality in ecology: a model for globally distributed experiments. </w:t>
      </w:r>
      <w:r w:rsidRPr="000E55C7">
        <w:rPr>
          <w:i/>
          <w:iCs/>
          <w:noProof/>
        </w:rPr>
        <w:t xml:space="preserve">Methods in </w:t>
      </w:r>
      <w:r w:rsidRPr="000E55C7">
        <w:rPr>
          <w:i/>
          <w:iCs/>
          <w:noProof/>
        </w:rPr>
        <w:lastRenderedPageBreak/>
        <w:t>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xml:space="preserve">, </w:t>
      </w:r>
      <w:r w:rsidRPr="000E55C7">
        <w:rPr>
          <w:noProof/>
        </w:rPr>
        <w:lastRenderedPageBreak/>
        <w:t>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Harrison MT, Edwards EJ, Farquhar GD, Nicotra AB, Evans JR (2009) Nitrogen in cell walls of 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Liang X, Zhang T, Lu X et al. (2020) Global response patterns of plant photosynthesis to 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xml:space="preserve">. </w:t>
      </w:r>
      <w:r w:rsidRPr="000E55C7">
        <w:rPr>
          <w:noProof/>
        </w:rPr>
        <w:lastRenderedPageBreak/>
        <w:t>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w:t>
      </w:r>
      <w:r w:rsidRPr="000E55C7">
        <w:rPr>
          <w:noProof/>
        </w:rPr>
        <w:lastRenderedPageBreak/>
        <w:t xml:space="preserve">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Thomas RQ, Brookshire EN, Gerber S (2015) Nitrogen limitation on land: how can it occur in 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Global Biogeochemical 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w:t>
      </w:r>
      <w:r w:rsidRPr="000E55C7">
        <w:rPr>
          <w:noProof/>
        </w:rPr>
        <w:lastRenderedPageBreak/>
        <w:t xml:space="preserve">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955BF3"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20"/>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Andrew MacDougall" w:date="2022-01-06T08:36:00Z" w:initials="AM">
    <w:p w14:paraId="204E7051" w14:textId="6904DCA3" w:rsidR="00172FFF" w:rsidRDefault="00172FFF">
      <w:pPr>
        <w:pStyle w:val="CommentText"/>
      </w:pPr>
      <w:r>
        <w:rPr>
          <w:rStyle w:val="CommentReference"/>
        </w:rPr>
        <w:annotationRef/>
      </w:r>
      <w:r>
        <w:t xml:space="preserve">Climate is so broad, as temperature and precipitation/aridity can both have separate or interacting powerful effects on N dynamics. You only have so much space, but can you devote a sentence to outlining how temp and moisture can variously affect N uptake etc? </w:t>
      </w:r>
    </w:p>
  </w:comment>
  <w:comment w:id="14" w:author="Perkowski, Evan A" w:date="2022-01-07T12:37:00Z" w:initials="PEA">
    <w:p w14:paraId="6B0EAAB5" w14:textId="749E4F7E" w:rsidR="007A31AA" w:rsidRDefault="007A31AA">
      <w:pPr>
        <w:pStyle w:val="CommentText"/>
      </w:pPr>
      <w:r>
        <w:rPr>
          <w:rStyle w:val="CommentReference"/>
        </w:rPr>
        <w:annotationRef/>
      </w:r>
      <w:r>
        <w:t xml:space="preserve">Is there room to note which climate components were better predictors of </w:t>
      </w:r>
      <w:proofErr w:type="spellStart"/>
      <w:r>
        <w:t>Narea</w:t>
      </w:r>
      <w:proofErr w:type="spellEnd"/>
      <w:r>
        <w:t>?</w:t>
      </w:r>
    </w:p>
  </w:comment>
  <w:comment w:id="15" w:author="Perkowski, Evan A" w:date="2022-01-07T12:42:00Z" w:initials="PEA">
    <w:p w14:paraId="067F720D" w14:textId="2E66EC00" w:rsidR="007A31AA" w:rsidRDefault="007A31AA">
      <w:pPr>
        <w:pStyle w:val="CommentText"/>
      </w:pPr>
      <w:r>
        <w:rPr>
          <w:rStyle w:val="CommentReference"/>
        </w:rPr>
        <w:annotationRef/>
      </w:r>
      <w:r>
        <w:t xml:space="preserve">This might be splitting hairs, but I think this </w:t>
      </w:r>
      <w:r w:rsidR="005620C5">
        <w:t xml:space="preserve">verbiage might be too strong to indicate a marginal tradeoff between </w:t>
      </w:r>
      <w:proofErr w:type="spellStart"/>
      <w:r w:rsidR="005620C5">
        <w:t>Narea</w:t>
      </w:r>
      <w:proofErr w:type="spellEnd"/>
      <w:r w:rsidR="005620C5">
        <w:t xml:space="preserve"> and LMA responses to N addition. Perhaps “may be” would be more appropriate here</w:t>
      </w:r>
    </w:p>
  </w:comment>
  <w:comment w:id="30" w:author="Andrew MacDougall" w:date="2022-01-06T09:11:00Z" w:initials="AM">
    <w:p w14:paraId="4CD70F4C" w14:textId="2BD11190" w:rsidR="00470D41" w:rsidRDefault="00470D41">
      <w:pPr>
        <w:pStyle w:val="CommentText"/>
      </w:pPr>
      <w:r>
        <w:rPr>
          <w:rStyle w:val="CommentReference"/>
        </w:rPr>
        <w:annotationRef/>
      </w:r>
      <w:r>
        <w:t xml:space="preserve">Given that soil P appears to feature prominently in some of your results, do you want to introduce it here to, as a potentially important environmental factor? </w:t>
      </w:r>
    </w:p>
  </w:comment>
  <w:comment w:id="35" w:author="Perkowski, Evan A" w:date="2022-01-07T12:47:00Z" w:initials="PEA">
    <w:p w14:paraId="0B97F47E" w14:textId="20896A52" w:rsidR="00C12409" w:rsidRDefault="005620C5">
      <w:pPr>
        <w:pStyle w:val="CommentText"/>
      </w:pPr>
      <w:r>
        <w:rPr>
          <w:rStyle w:val="CommentReference"/>
        </w:rPr>
        <w:annotationRef/>
      </w:r>
      <w:r>
        <w:t>I think re-writing to</w:t>
      </w:r>
      <w:r w:rsidR="00C12409">
        <w:t xml:space="preserve"> the following might read more smoothly:</w:t>
      </w:r>
    </w:p>
    <w:p w14:paraId="357C52A4" w14:textId="77777777" w:rsidR="00C12409" w:rsidRDefault="00C12409">
      <w:pPr>
        <w:pStyle w:val="CommentText"/>
      </w:pPr>
    </w:p>
    <w:p w14:paraId="63EF5E4D" w14:textId="77777777" w:rsidR="005620C5" w:rsidRDefault="005620C5">
      <w:pPr>
        <w:pStyle w:val="CommentText"/>
      </w:pPr>
      <w:r>
        <w:t xml:space="preserve">“Additionally, data from a globally distributed experiment </w:t>
      </w:r>
      <w:r w:rsidR="00C12409">
        <w:t>indicated that soil nitrogen addition drove an increase in leaf nitrogen per unit leaf mass (</w:t>
      </w:r>
      <w:proofErr w:type="spellStart"/>
      <w:r w:rsidR="00C12409">
        <w:rPr>
          <w:i/>
          <w:iCs/>
        </w:rPr>
        <w:t>N</w:t>
      </w:r>
      <w:r w:rsidR="00C12409">
        <w:rPr>
          <w:vertAlign w:val="subscript"/>
        </w:rPr>
        <w:t>mass</w:t>
      </w:r>
      <w:proofErr w:type="spellEnd"/>
      <w:r w:rsidR="00C12409">
        <w:t>), with negligible impacts on leaf mass per area (</w:t>
      </w:r>
      <w:proofErr w:type="spellStart"/>
      <w:r w:rsidR="00C12409">
        <w:rPr>
          <w:i/>
          <w:iCs/>
        </w:rPr>
        <w:t>M</w:t>
      </w:r>
      <w:r w:rsidR="00C12409">
        <w:rPr>
          <w:vertAlign w:val="subscript"/>
        </w:rPr>
        <w:t>area</w:t>
      </w:r>
      <w:proofErr w:type="spellEnd"/>
      <w:r w:rsidR="00C12409">
        <w:t xml:space="preserve">; </w:t>
      </w:r>
      <w:proofErr w:type="spellStart"/>
      <w:r w:rsidR="00C12409">
        <w:t>Firn</w:t>
      </w:r>
      <w:proofErr w:type="spellEnd"/>
      <w:r w:rsidR="00C12409">
        <w:t xml:space="preserve"> et al., 2019)</w:t>
      </w:r>
    </w:p>
    <w:p w14:paraId="6C4CFEA7" w14:textId="1A2480E8" w:rsidR="00C12409" w:rsidRPr="00C12409" w:rsidRDefault="00C12409">
      <w:pPr>
        <w:pStyle w:val="CommentText"/>
      </w:pPr>
    </w:p>
  </w:comment>
  <w:comment w:id="70" w:author="Perkowski, Evan A" w:date="2022-01-07T13:13:00Z" w:initials="PEA">
    <w:p w14:paraId="1935EC5E" w14:textId="7C3658C8" w:rsidR="004F42A7" w:rsidRDefault="009513D3">
      <w:pPr>
        <w:pStyle w:val="CommentText"/>
        <w:rPr>
          <w:rStyle w:val="CommentReference"/>
        </w:rPr>
      </w:pPr>
      <w:r>
        <w:rPr>
          <w:rStyle w:val="CommentReference"/>
        </w:rPr>
        <w:annotationRef/>
      </w:r>
      <w:r w:rsidR="004F42A7">
        <w:rPr>
          <w:rStyle w:val="CommentReference"/>
        </w:rPr>
        <w:t>I think it would be good to note somewhere whether leaf nitrogen allocation is a product of short-term climate/weather or historical</w:t>
      </w:r>
      <w:r w:rsidR="0009497A">
        <w:rPr>
          <w:rStyle w:val="CommentReference"/>
        </w:rPr>
        <w:t xml:space="preserve"> long-term climates, given that a previous paragraph notes the dynamic nature of nitrogen in plant tissues.</w:t>
      </w:r>
    </w:p>
    <w:p w14:paraId="5E5AD10F" w14:textId="4092CB35" w:rsidR="009513D3" w:rsidRDefault="009513D3">
      <w:pPr>
        <w:pStyle w:val="CommentText"/>
      </w:pPr>
    </w:p>
  </w:comment>
  <w:comment w:id="71" w:author="Andrew MacDougall" w:date="2022-01-06T08:49:00Z" w:initials="AM">
    <w:p w14:paraId="1A9258E8" w14:textId="77777777" w:rsidR="003151FB" w:rsidRDefault="00E91EB3">
      <w:pPr>
        <w:pStyle w:val="CommentText"/>
      </w:pPr>
      <w:r>
        <w:rPr>
          <w:rStyle w:val="CommentReference"/>
        </w:rPr>
        <w:annotationRef/>
      </w:r>
      <w:r>
        <w:t xml:space="preserve">If it’s only temperature, with no expected influence of moisture, </w:t>
      </w:r>
      <w:proofErr w:type="gramStart"/>
      <w:r>
        <w:t>than</w:t>
      </w:r>
      <w:proofErr w:type="gramEnd"/>
      <w:r>
        <w:t xml:space="preserve"> I would replace “climate” with “temperature” throughout. </w:t>
      </w:r>
    </w:p>
    <w:p w14:paraId="56BB566B" w14:textId="77777777" w:rsidR="003151FB" w:rsidRDefault="003151FB">
      <w:pPr>
        <w:pStyle w:val="CommentText"/>
      </w:pPr>
    </w:p>
    <w:p w14:paraId="00EB3849" w14:textId="7E879465" w:rsidR="00E91EB3" w:rsidRDefault="00E91EB3">
      <w:pPr>
        <w:pStyle w:val="CommentText"/>
        <w:rPr>
          <w:color w:val="000000" w:themeColor="text1"/>
        </w:rPr>
      </w:pPr>
      <w:r>
        <w:t xml:space="preserve">However, given that water use efficiency is a key player here (line 89-90) then must there not also be a precip/aridity effect of climate? </w:t>
      </w:r>
      <w:r w:rsidR="003151FB">
        <w:t>For example, doesn’t w</w:t>
      </w:r>
      <w:r w:rsidR="003151FB">
        <w:rPr>
          <w:color w:val="000000" w:themeColor="text1"/>
        </w:rPr>
        <w:t xml:space="preserve">ater availability regulate uptake of soluble N by plants via the transpiration stream and bulk flow through the soil? And doesn’t </w:t>
      </w:r>
      <w:r w:rsidR="003151FB">
        <w:rPr>
          <w:color w:val="000000" w:themeColor="text1"/>
          <w:lang w:val="en-CA"/>
        </w:rPr>
        <w:t xml:space="preserve">eutrophication increases foliar N content that promotes photosynthesis ad growth, which in turn can increase water demands…? Not sure if any of this is relevant but I wonder if it might serve some mention? </w:t>
      </w:r>
    </w:p>
    <w:p w14:paraId="484795CE" w14:textId="060B7745" w:rsidR="003151FB" w:rsidRDefault="003151FB">
      <w:pPr>
        <w:pStyle w:val="CommentText"/>
      </w:pPr>
    </w:p>
  </w:comment>
  <w:comment w:id="83" w:author="Andrew MacDougall" w:date="2022-01-06T09:01:00Z" w:initials="AM">
    <w:p w14:paraId="421C9E6E" w14:textId="6C55FCAB" w:rsidR="00A76F3A" w:rsidRDefault="00A76F3A">
      <w:pPr>
        <w:pStyle w:val="CommentText"/>
      </w:pPr>
      <w:r>
        <w:rPr>
          <w:rStyle w:val="CommentReference"/>
        </w:rPr>
        <w:annotationRef/>
      </w:r>
      <w:r>
        <w:t xml:space="preserve">Temperature only? </w:t>
      </w:r>
    </w:p>
  </w:comment>
  <w:comment w:id="90" w:author="Perkowski, Evan A" w:date="2022-01-07T13:32:00Z" w:initials="PEA">
    <w:p w14:paraId="504218F2" w14:textId="27781FB6" w:rsidR="00163D12" w:rsidRDefault="00163D12">
      <w:pPr>
        <w:pStyle w:val="CommentText"/>
      </w:pPr>
      <w:r>
        <w:rPr>
          <w:rStyle w:val="CommentReference"/>
        </w:rPr>
        <w:annotationRef/>
      </w:r>
      <w:r>
        <w:t>Correct if this has changed- I these values from a previous manuscript draft</w:t>
      </w:r>
    </w:p>
  </w:comment>
  <w:comment w:id="93" w:author="Andrew MacDougall" w:date="2022-01-06T09:03:00Z" w:initials="AM">
    <w:p w14:paraId="496E527F" w14:textId="3CB0AC2F" w:rsidR="00A76F3A" w:rsidRDefault="00A76F3A">
      <w:pPr>
        <w:pStyle w:val="CommentText"/>
      </w:pPr>
      <w:r>
        <w:rPr>
          <w:rStyle w:val="CommentReference"/>
        </w:rPr>
        <w:annotationRef/>
      </w:r>
      <w:r>
        <w:t xml:space="preserve">Ok – so no use of precip or aridity at all. Do you need to explain briefly why this isn’t not important? </w:t>
      </w:r>
    </w:p>
  </w:comment>
  <w:comment w:id="94" w:author="Perkowski, Evan A" w:date="2022-01-07T13:34:00Z" w:initials="PEA">
    <w:p w14:paraId="6F96960F" w14:textId="5698ECFF" w:rsidR="00FB24A2" w:rsidRDefault="00FB24A2" w:rsidP="00023430">
      <w:pPr>
        <w:pStyle w:val="CommentText"/>
      </w:pPr>
      <w:r>
        <w:rPr>
          <w:rStyle w:val="CommentReference"/>
        </w:rPr>
        <w:annotationRef/>
      </w:r>
      <w:r>
        <w:t>The eco-evolutionary theory framework</w:t>
      </w:r>
      <w:r w:rsidR="00023430">
        <w:t xml:space="preserve"> </w:t>
      </w:r>
      <w:proofErr w:type="gramStart"/>
      <w:r w:rsidR="00023430">
        <w:t xml:space="preserve">does </w:t>
      </w:r>
      <w:r>
        <w:t xml:space="preserve"> indicate</w:t>
      </w:r>
      <w:proofErr w:type="gramEnd"/>
      <w:r>
        <w:t xml:space="preserve"> that leaf nitrogen allocation is likely a product of aridity and soil nutrient availability</w:t>
      </w:r>
      <w:r w:rsidR="00023430">
        <w:t>. Perhaps</w:t>
      </w:r>
      <w:r>
        <w:t xml:space="preserve"> precipitation or an aridity index might be an important climate variable to include. I think there’s aridity index data for each of the sites, although not sure whether th</w:t>
      </w:r>
      <w:r w:rsidR="00023430">
        <w:t>ese data are</w:t>
      </w:r>
      <w:r>
        <w:t xml:space="preserve"> at the same spatial/temporal scale as the CRU dataset.</w:t>
      </w:r>
    </w:p>
  </w:comment>
  <w:comment w:id="105" w:author="Perkowski, Evan A" w:date="2022-01-07T13:48:00Z" w:initials="PEA">
    <w:p w14:paraId="6BD77ADB" w14:textId="69F62A12" w:rsidR="00BD4FA0" w:rsidRDefault="00BD4FA0">
      <w:pPr>
        <w:pStyle w:val="CommentText"/>
      </w:pPr>
      <w:r>
        <w:rPr>
          <w:rStyle w:val="CommentReference"/>
        </w:rPr>
        <w:annotationRef/>
      </w:r>
      <w:r>
        <w:t xml:space="preserve">Could compact letters be assigned in this plot (like in Fig. 2)? I </w:t>
      </w:r>
      <w:r w:rsidR="00CA4B14">
        <w:t>know</w:t>
      </w:r>
      <w:r>
        <w:t xml:space="preserve"> there was only an </w:t>
      </w:r>
      <w:r w:rsidR="00CA4B14">
        <w:t xml:space="preserve">individual </w:t>
      </w:r>
      <w:r>
        <w:t>N and P effect, but would be useful to see the comparisons across the treatment combos</w:t>
      </w:r>
    </w:p>
  </w:comment>
  <w:comment w:id="130" w:author="Andrew MacDougall" w:date="2022-01-06T09:09:00Z" w:initials="AM">
    <w:p w14:paraId="15C7D920" w14:textId="2BE30519" w:rsidR="000158AF" w:rsidRDefault="000158AF">
      <w:pPr>
        <w:pStyle w:val="CommentText"/>
      </w:pPr>
      <w:r>
        <w:rPr>
          <w:rStyle w:val="CommentReference"/>
        </w:rPr>
        <w:annotationRef/>
      </w:r>
      <w:r>
        <w:t>Re-write this sentence for clarity – I was a bit confused on its meaning</w:t>
      </w:r>
    </w:p>
  </w:comment>
  <w:comment w:id="131" w:author="Perkowski, Evan A" w:date="2022-01-10T15:48:00Z" w:initials="PEA">
    <w:p w14:paraId="1C8C66B4" w14:textId="19426599" w:rsidR="00CA4B14" w:rsidRPr="00D84C9A" w:rsidRDefault="00CA4B14">
      <w:pPr>
        <w:pStyle w:val="CommentText"/>
        <w:rPr>
          <w:rFonts w:eastAsia="Times New Roman"/>
          <w:color w:val="000000"/>
        </w:rPr>
      </w:pPr>
      <w:r>
        <w:rPr>
          <w:rStyle w:val="CommentReference"/>
        </w:rPr>
        <w:annotationRef/>
      </w:r>
      <w:r>
        <w:t>Perhaps “</w:t>
      </w:r>
      <w:r w:rsidR="00D84C9A">
        <w:t>There was no relationship between the observed increase in</w:t>
      </w:r>
      <w:r>
        <w:t xml:space="preserve"> aboveground </w:t>
      </w:r>
      <w:r w:rsidRPr="00CA4B14">
        <w:t>biomass</w:t>
      </w:r>
      <w:r w:rsidR="00D84C9A" w:rsidRPr="00D84C9A">
        <w:rPr>
          <w:rFonts w:eastAsia="Times New Roman"/>
          <w:color w:val="000000"/>
        </w:rPr>
        <w:t xml:space="preserve"> </w:t>
      </w:r>
      <w:r w:rsidR="00D84C9A">
        <w:rPr>
          <w:rFonts w:eastAsia="Times New Roman"/>
          <w:color w:val="000000"/>
        </w:rPr>
        <w:t>due to nitrogen addition</w:t>
      </w:r>
      <w:r w:rsidRPr="00CA4B14">
        <w:t xml:space="preserve"> </w:t>
      </w:r>
      <w:r w:rsidRPr="00CA4B14">
        <w:rPr>
          <w:rFonts w:eastAsia="Times New Roman"/>
          <w:color w:val="000000"/>
        </w:rPr>
        <w:t>(∆AGB; %)</w:t>
      </w:r>
      <w:r w:rsidR="003E30E3">
        <w:rPr>
          <w:rFonts w:eastAsia="Times New Roman"/>
          <w:color w:val="000000"/>
        </w:rPr>
        <w:t xml:space="preserve"> </w:t>
      </w:r>
      <w:r w:rsidR="00D84C9A">
        <w:rPr>
          <w:rFonts w:eastAsia="Times New Roman"/>
          <w:color w:val="000000"/>
        </w:rPr>
        <w:t xml:space="preserve">and the observed increase in </w:t>
      </w:r>
      <w:proofErr w:type="spellStart"/>
      <w:r w:rsidR="00D84C9A">
        <w:rPr>
          <w:rFonts w:eastAsia="Times New Roman"/>
          <w:i/>
          <w:iCs/>
          <w:color w:val="000000"/>
        </w:rPr>
        <w:t>N</w:t>
      </w:r>
      <w:r w:rsidR="00D84C9A">
        <w:rPr>
          <w:rFonts w:eastAsia="Times New Roman"/>
          <w:color w:val="000000"/>
          <w:vertAlign w:val="subscript"/>
        </w:rPr>
        <w:t>area</w:t>
      </w:r>
      <w:proofErr w:type="spellEnd"/>
      <w:r w:rsidR="00D84C9A">
        <w:rPr>
          <w:rFonts w:eastAsia="Times New Roman"/>
          <w:color w:val="000000"/>
        </w:rPr>
        <w:t xml:space="preserve"> due to nitrogen addition </w:t>
      </w:r>
      <w:r w:rsidR="00D84C9A">
        <w:rPr>
          <w:rFonts w:eastAsia="Times New Roman"/>
          <w:color w:val="000000"/>
        </w:rPr>
        <w:t>(</w:t>
      </w:r>
      <w:r w:rsidR="00D84C9A" w:rsidRPr="001B44B1">
        <w:rPr>
          <w:rFonts w:eastAsia="Times New Roman"/>
          <w:color w:val="000000"/>
        </w:rPr>
        <w:t>∆</w:t>
      </w:r>
      <w:proofErr w:type="spellStart"/>
      <w:r w:rsidR="00D84C9A" w:rsidRPr="001B44B1">
        <w:rPr>
          <w:rFonts w:eastAsia="Times New Roman"/>
          <w:i/>
          <w:iCs/>
          <w:color w:val="000000"/>
        </w:rPr>
        <w:t>N</w:t>
      </w:r>
      <w:r w:rsidR="00D84C9A" w:rsidRPr="00771C52">
        <w:rPr>
          <w:rFonts w:eastAsia="Times New Roman"/>
          <w:color w:val="000000"/>
          <w:vertAlign w:val="subscript"/>
        </w:rPr>
        <w:t>area</w:t>
      </w:r>
      <w:proofErr w:type="spellEnd"/>
      <w:r w:rsidR="00D84C9A">
        <w:rPr>
          <w:rFonts w:eastAsia="Times New Roman"/>
          <w:color w:val="000000"/>
        </w:rPr>
        <w:t>; %)</w:t>
      </w:r>
      <w:r w:rsidR="00D84C9A" w:rsidRPr="00880F5C" w:rsidDel="00880F5C">
        <w:rPr>
          <w:rFonts w:eastAsia="Times New Roman"/>
          <w:color w:val="000000"/>
        </w:rPr>
        <w:t xml:space="preserve"> </w:t>
      </w:r>
      <w:r w:rsidR="00D84C9A" w:rsidRPr="001B44B1">
        <w:rPr>
          <w:rFonts w:eastAsia="Times New Roman"/>
          <w:color w:val="000000"/>
        </w:rPr>
        <w:t>(</w:t>
      </w:r>
      <w:r w:rsidR="00D84C9A" w:rsidRPr="001B44B1">
        <w:rPr>
          <w:rFonts w:eastAsia="Times New Roman"/>
          <w:i/>
          <w:iCs/>
          <w:color w:val="000000"/>
        </w:rPr>
        <w:t xml:space="preserve">p </w:t>
      </w:r>
      <w:r w:rsidR="00D84C9A" w:rsidRPr="001B44B1">
        <w:rPr>
          <w:rFonts w:eastAsia="Times New Roman"/>
          <w:color w:val="000000"/>
        </w:rPr>
        <w:t>= 0.</w:t>
      </w:r>
      <w:r w:rsidR="00D84C9A">
        <w:rPr>
          <w:rFonts w:eastAsia="Times New Roman"/>
          <w:color w:val="000000"/>
        </w:rPr>
        <w:t>337</w:t>
      </w:r>
      <w:r w:rsidR="00D84C9A" w:rsidRPr="001B44B1">
        <w:rPr>
          <w:rFonts w:eastAsia="Times New Roman"/>
          <w:color w:val="000000"/>
        </w:rPr>
        <w:t>; Table 5).</w:t>
      </w:r>
      <w:r w:rsidR="00D84C9A">
        <w:rPr>
          <w:rFonts w:eastAsia="Times New Roman"/>
          <w:color w:val="000000"/>
        </w:rPr>
        <w:t xml:space="preserve">” </w:t>
      </w:r>
    </w:p>
  </w:comment>
  <w:comment w:id="141" w:author="Andrew MacDougall" w:date="2022-01-06T09:10:00Z" w:initials="AM">
    <w:p w14:paraId="172ABDAD" w14:textId="17B6DAAC" w:rsidR="00470D41" w:rsidRDefault="00470D41">
      <w:pPr>
        <w:pStyle w:val="CommentText"/>
      </w:pPr>
      <w:r>
        <w:rPr>
          <w:rStyle w:val="CommentReference"/>
        </w:rPr>
        <w:annotationRef/>
      </w:r>
      <w:r>
        <w:t xml:space="preserve">Not sure if this is the best wording…?it’s still statistically insignificant (depending how you feel about alpha = 0.05 </w:t>
      </w:r>
      <w:proofErr w:type="gramStart"/>
      <w:r>
        <w:t>etc)…</w:t>
      </w:r>
      <w:proofErr w:type="gramEnd"/>
    </w:p>
  </w:comment>
  <w:comment w:id="144" w:author="Perkowski, Evan A" w:date="2022-01-07T13:51:00Z" w:initials="PEA">
    <w:p w14:paraId="533853D4" w14:textId="1CB8DB90" w:rsidR="008137C2" w:rsidRDefault="008137C2">
      <w:pPr>
        <w:pStyle w:val="CommentText"/>
      </w:pPr>
      <w:r>
        <w:rPr>
          <w:rStyle w:val="CommentReference"/>
        </w:rPr>
        <w:annotationRef/>
      </w:r>
      <w:r>
        <w:t>Adjusted some of the language here since it seemed a bit strong for a marginal effect</w:t>
      </w:r>
    </w:p>
  </w:comment>
  <w:comment w:id="153" w:author="Andrew MacDougall" w:date="2022-01-06T09:17:00Z" w:initials="AM">
    <w:p w14:paraId="1A59B1B1" w14:textId="098CAE38" w:rsidR="001A7B38" w:rsidRDefault="001A7B38">
      <w:pPr>
        <w:pStyle w:val="CommentText"/>
      </w:pPr>
      <w:r>
        <w:rPr>
          <w:rStyle w:val="CommentReference"/>
        </w:rPr>
        <w:annotationRef/>
      </w:r>
      <w:r>
        <w:t>clarify</w:t>
      </w:r>
    </w:p>
  </w:comment>
  <w:comment w:id="178" w:author="Andrew MacDougall" w:date="2022-01-06T09:22:00Z" w:initials="AM">
    <w:p w14:paraId="09493D11" w14:textId="47A7BFB3" w:rsidR="0093130A" w:rsidRDefault="0093130A">
      <w:pPr>
        <w:pStyle w:val="CommentText"/>
      </w:pPr>
      <w:r>
        <w:rPr>
          <w:rStyle w:val="CommentReference"/>
        </w:rPr>
        <w:annotationRef/>
      </w:r>
      <w:r>
        <w:t xml:space="preserve">we do have year 0 vs year 3 soil nutrient data for many sites – could that be of use? </w:t>
      </w:r>
    </w:p>
  </w:comment>
  <w:comment w:id="181" w:author="Andrew MacDougall" w:date="2022-01-06T09:24:00Z" w:initials="AM">
    <w:p w14:paraId="6403A9E7" w14:textId="0A01D067" w:rsidR="0093130A" w:rsidRDefault="0093130A">
      <w:pPr>
        <w:pStyle w:val="CommentText"/>
      </w:pPr>
      <w:r>
        <w:rPr>
          <w:rStyle w:val="CommentReference"/>
        </w:rPr>
        <w:annotationRef/>
      </w:r>
      <w:r>
        <w:t>Again, we have these data, based on year 0 soil nutrients?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4E7051" w15:done="0"/>
  <w15:commentEx w15:paraId="6B0EAAB5" w15:done="0"/>
  <w15:commentEx w15:paraId="067F720D" w15:done="0"/>
  <w15:commentEx w15:paraId="4CD70F4C" w15:done="0"/>
  <w15:commentEx w15:paraId="6C4CFEA7" w15:done="0"/>
  <w15:commentEx w15:paraId="5E5AD10F" w15:done="0"/>
  <w15:commentEx w15:paraId="484795CE" w15:done="0"/>
  <w15:commentEx w15:paraId="421C9E6E" w15:done="0"/>
  <w15:commentEx w15:paraId="504218F2" w15:done="0"/>
  <w15:commentEx w15:paraId="496E527F" w15:done="0"/>
  <w15:commentEx w15:paraId="6F96960F" w15:paraIdParent="496E527F" w15:done="0"/>
  <w15:commentEx w15:paraId="6BD77ADB" w15:done="0"/>
  <w15:commentEx w15:paraId="15C7D920" w15:done="0"/>
  <w15:commentEx w15:paraId="1C8C66B4" w15:paraIdParent="15C7D920" w15:done="0"/>
  <w15:commentEx w15:paraId="172ABDAD" w15:done="0"/>
  <w15:commentEx w15:paraId="533853D4" w15:done="0"/>
  <w15:commentEx w15:paraId="1A59B1B1" w15:done="0"/>
  <w15:commentEx w15:paraId="09493D11" w15:done="0"/>
  <w15:commentEx w15:paraId="6403A9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3694" w16cex:dateUtc="2022-01-06T14:36:00Z"/>
  <w16cex:commentExtensible w16cex:durableId="2582B295" w16cex:dateUtc="2022-01-07T18:37:00Z"/>
  <w16cex:commentExtensible w16cex:durableId="2582B39B" w16cex:dateUtc="2022-01-07T18:42:00Z"/>
  <w16cex:commentExtensible w16cex:durableId="25813EDF" w16cex:dateUtc="2022-01-06T15:11:00Z"/>
  <w16cex:commentExtensible w16cex:durableId="2582B4E1" w16cex:dateUtc="2022-01-07T18:47:00Z"/>
  <w16cex:commentExtensible w16cex:durableId="2582BAEC" w16cex:dateUtc="2022-01-07T19:13:00Z"/>
  <w16cex:commentExtensible w16cex:durableId="258139A0" w16cex:dateUtc="2022-01-06T14:49:00Z"/>
  <w16cex:commentExtensible w16cex:durableId="25813C78" w16cex:dateUtc="2022-01-06T15:01:00Z"/>
  <w16cex:commentExtensible w16cex:durableId="2582BF57" w16cex:dateUtc="2022-01-07T19:32:00Z"/>
  <w16cex:commentExtensible w16cex:durableId="25813CE6" w16cex:dateUtc="2022-01-06T15:03:00Z"/>
  <w16cex:commentExtensible w16cex:durableId="2582BFDA" w16cex:dateUtc="2022-01-07T19:34:00Z"/>
  <w16cex:commentExtensible w16cex:durableId="2582C32E" w16cex:dateUtc="2022-01-07T19:48:00Z"/>
  <w16cex:commentExtensible w16cex:durableId="25813E40" w16cex:dateUtc="2022-01-06T15:09:00Z"/>
  <w16cex:commentExtensible w16cex:durableId="2586D3C3" w16cex:dateUtc="2022-01-10T21:48:00Z"/>
  <w16cex:commentExtensible w16cex:durableId="25813E90" w16cex:dateUtc="2022-01-06T15:10:00Z"/>
  <w16cex:commentExtensible w16cex:durableId="2582C3F0" w16cex:dateUtc="2022-01-07T19:51:00Z"/>
  <w16cex:commentExtensible w16cex:durableId="25814034" w16cex:dateUtc="2022-01-06T15:17:00Z"/>
  <w16cex:commentExtensible w16cex:durableId="25814180" w16cex:dateUtc="2022-01-06T15:22:00Z"/>
  <w16cex:commentExtensible w16cex:durableId="258141C4" w16cex:dateUtc="2022-01-06T15: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4E7051" w16cid:durableId="25813694"/>
  <w16cid:commentId w16cid:paraId="6B0EAAB5" w16cid:durableId="2582B295"/>
  <w16cid:commentId w16cid:paraId="067F720D" w16cid:durableId="2582B39B"/>
  <w16cid:commentId w16cid:paraId="4CD70F4C" w16cid:durableId="25813EDF"/>
  <w16cid:commentId w16cid:paraId="6C4CFEA7" w16cid:durableId="2582B4E1"/>
  <w16cid:commentId w16cid:paraId="5E5AD10F" w16cid:durableId="2582BAEC"/>
  <w16cid:commentId w16cid:paraId="484795CE" w16cid:durableId="258139A0"/>
  <w16cid:commentId w16cid:paraId="421C9E6E" w16cid:durableId="25813C78"/>
  <w16cid:commentId w16cid:paraId="504218F2" w16cid:durableId="2582BF57"/>
  <w16cid:commentId w16cid:paraId="496E527F" w16cid:durableId="25813CE6"/>
  <w16cid:commentId w16cid:paraId="6F96960F" w16cid:durableId="2582BFDA"/>
  <w16cid:commentId w16cid:paraId="6BD77ADB" w16cid:durableId="2582C32E"/>
  <w16cid:commentId w16cid:paraId="15C7D920" w16cid:durableId="25813E40"/>
  <w16cid:commentId w16cid:paraId="1C8C66B4" w16cid:durableId="2586D3C3"/>
  <w16cid:commentId w16cid:paraId="172ABDAD" w16cid:durableId="25813E90"/>
  <w16cid:commentId w16cid:paraId="533853D4" w16cid:durableId="2582C3F0"/>
  <w16cid:commentId w16cid:paraId="1A59B1B1" w16cid:durableId="25814034"/>
  <w16cid:commentId w16cid:paraId="09493D11" w16cid:durableId="25814180"/>
  <w16cid:commentId w16cid:paraId="6403A9E7" w16cid:durableId="258141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6E397" w14:textId="77777777" w:rsidR="00650AB4" w:rsidRDefault="00650AB4" w:rsidP="001B44B1">
      <w:r>
        <w:separator/>
      </w:r>
    </w:p>
  </w:endnote>
  <w:endnote w:type="continuationSeparator" w:id="0">
    <w:p w14:paraId="28FC2E67" w14:textId="77777777" w:rsidR="00650AB4" w:rsidRDefault="00650AB4"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4780687"/>
      <w:docPartObj>
        <w:docPartGallery w:val="Page Numbers (Bottom of Page)"/>
        <w:docPartUnique/>
      </w:docPartObj>
    </w:sdtPr>
    <w:sdtEndPr>
      <w:rPr>
        <w:rStyle w:val="PageNumber"/>
      </w:rPr>
    </w:sdtEndPr>
    <w:sdtContent>
      <w:p w14:paraId="3164C6C6" w14:textId="327FB48A" w:rsidR="00865EC5" w:rsidRDefault="00865EC5"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865EC5" w:rsidRDefault="00865EC5"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9242791"/>
      <w:docPartObj>
        <w:docPartGallery w:val="Page Numbers (Bottom of Page)"/>
        <w:docPartUnique/>
      </w:docPartObj>
    </w:sdtPr>
    <w:sdtEndPr>
      <w:rPr>
        <w:rStyle w:val="PageNumber"/>
      </w:rPr>
    </w:sdtEndPr>
    <w:sdtContent>
      <w:p w14:paraId="26B0195A" w14:textId="011C7121" w:rsidR="00865EC5" w:rsidRDefault="00865EC5"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865EC5" w:rsidRDefault="00865EC5"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FDE59" w14:textId="77777777" w:rsidR="00650AB4" w:rsidRDefault="00650AB4" w:rsidP="001B44B1">
      <w:r>
        <w:separator/>
      </w:r>
    </w:p>
  </w:footnote>
  <w:footnote w:type="continuationSeparator" w:id="0">
    <w:p w14:paraId="3EC381D6" w14:textId="77777777" w:rsidR="00650AB4" w:rsidRDefault="00650AB4"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MacDougall">
    <w15:presenceInfo w15:providerId="AD" w15:userId="S::amacdo02@uoguelph.ca::29020158-0072-4f98-8d73-cbfeb4293369"/>
  </w15:person>
  <w15:person w15:author="Perkowski, Evan A">
    <w15:presenceInfo w15:providerId="AD" w15:userId="S::evan.a.perkowski@ttu.edu::60f99932-1f8b-47fd-ae71-548bdb6d4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hideGrammaticalError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58AF"/>
    <w:rsid w:val="00016940"/>
    <w:rsid w:val="00023430"/>
    <w:rsid w:val="00024346"/>
    <w:rsid w:val="00026A77"/>
    <w:rsid w:val="00042F1B"/>
    <w:rsid w:val="00053B82"/>
    <w:rsid w:val="00060D75"/>
    <w:rsid w:val="0007174C"/>
    <w:rsid w:val="00074719"/>
    <w:rsid w:val="00074DCD"/>
    <w:rsid w:val="00077C60"/>
    <w:rsid w:val="0008438C"/>
    <w:rsid w:val="000917D2"/>
    <w:rsid w:val="0009497A"/>
    <w:rsid w:val="00096AFD"/>
    <w:rsid w:val="000A7AF1"/>
    <w:rsid w:val="000B15CA"/>
    <w:rsid w:val="000B42B7"/>
    <w:rsid w:val="000C0A8A"/>
    <w:rsid w:val="000C26ED"/>
    <w:rsid w:val="000C4651"/>
    <w:rsid w:val="000C583D"/>
    <w:rsid w:val="000D0F58"/>
    <w:rsid w:val="000D10B1"/>
    <w:rsid w:val="000D3DDB"/>
    <w:rsid w:val="000D62FD"/>
    <w:rsid w:val="000E2A8E"/>
    <w:rsid w:val="000E2B28"/>
    <w:rsid w:val="000E40F2"/>
    <w:rsid w:val="000E55C7"/>
    <w:rsid w:val="000F0BE3"/>
    <w:rsid w:val="00102B2A"/>
    <w:rsid w:val="001042EA"/>
    <w:rsid w:val="00105704"/>
    <w:rsid w:val="00106CD7"/>
    <w:rsid w:val="00111025"/>
    <w:rsid w:val="00111AFB"/>
    <w:rsid w:val="00113188"/>
    <w:rsid w:val="0013288D"/>
    <w:rsid w:val="00135FBB"/>
    <w:rsid w:val="00143637"/>
    <w:rsid w:val="0014366E"/>
    <w:rsid w:val="00145D3D"/>
    <w:rsid w:val="00150B42"/>
    <w:rsid w:val="00152D8D"/>
    <w:rsid w:val="001578C1"/>
    <w:rsid w:val="001609E7"/>
    <w:rsid w:val="00162B52"/>
    <w:rsid w:val="00162DE1"/>
    <w:rsid w:val="00163D12"/>
    <w:rsid w:val="00165EAE"/>
    <w:rsid w:val="00167D08"/>
    <w:rsid w:val="00172FFF"/>
    <w:rsid w:val="00175A1E"/>
    <w:rsid w:val="00175B3C"/>
    <w:rsid w:val="001964F4"/>
    <w:rsid w:val="001A1A51"/>
    <w:rsid w:val="001A2607"/>
    <w:rsid w:val="001A7B38"/>
    <w:rsid w:val="001B0EE0"/>
    <w:rsid w:val="001B44B1"/>
    <w:rsid w:val="001B4836"/>
    <w:rsid w:val="001B6B10"/>
    <w:rsid w:val="001C2672"/>
    <w:rsid w:val="001C5C13"/>
    <w:rsid w:val="001D0C18"/>
    <w:rsid w:val="001D0DC9"/>
    <w:rsid w:val="001D2A99"/>
    <w:rsid w:val="001D5E19"/>
    <w:rsid w:val="001E3889"/>
    <w:rsid w:val="001E6174"/>
    <w:rsid w:val="001F281E"/>
    <w:rsid w:val="001F3BE9"/>
    <w:rsid w:val="001F7DFE"/>
    <w:rsid w:val="002019BC"/>
    <w:rsid w:val="00206C3D"/>
    <w:rsid w:val="002106E3"/>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92985"/>
    <w:rsid w:val="0029320F"/>
    <w:rsid w:val="00296CCE"/>
    <w:rsid w:val="002A1086"/>
    <w:rsid w:val="002A405B"/>
    <w:rsid w:val="002A727E"/>
    <w:rsid w:val="002B1DD3"/>
    <w:rsid w:val="002B2CF0"/>
    <w:rsid w:val="002B429E"/>
    <w:rsid w:val="002B59BD"/>
    <w:rsid w:val="002B7732"/>
    <w:rsid w:val="002C18EF"/>
    <w:rsid w:val="002C4254"/>
    <w:rsid w:val="002C65AC"/>
    <w:rsid w:val="002D1342"/>
    <w:rsid w:val="002D43A0"/>
    <w:rsid w:val="002D469B"/>
    <w:rsid w:val="002D54E6"/>
    <w:rsid w:val="002D5EE3"/>
    <w:rsid w:val="002D600A"/>
    <w:rsid w:val="002D64A7"/>
    <w:rsid w:val="002E0B6F"/>
    <w:rsid w:val="002E41FB"/>
    <w:rsid w:val="002F0AAC"/>
    <w:rsid w:val="002F4BFB"/>
    <w:rsid w:val="00300607"/>
    <w:rsid w:val="003151FB"/>
    <w:rsid w:val="003173D1"/>
    <w:rsid w:val="00320FB0"/>
    <w:rsid w:val="00321077"/>
    <w:rsid w:val="003428DC"/>
    <w:rsid w:val="00342D03"/>
    <w:rsid w:val="00354D81"/>
    <w:rsid w:val="003551AA"/>
    <w:rsid w:val="00356386"/>
    <w:rsid w:val="00361685"/>
    <w:rsid w:val="003640DC"/>
    <w:rsid w:val="00367429"/>
    <w:rsid w:val="00367F70"/>
    <w:rsid w:val="003704D1"/>
    <w:rsid w:val="00381A62"/>
    <w:rsid w:val="00383758"/>
    <w:rsid w:val="00386522"/>
    <w:rsid w:val="00387653"/>
    <w:rsid w:val="003A1D1C"/>
    <w:rsid w:val="003A1E67"/>
    <w:rsid w:val="003A2059"/>
    <w:rsid w:val="003A39A3"/>
    <w:rsid w:val="003A4A5D"/>
    <w:rsid w:val="003A6444"/>
    <w:rsid w:val="003A755A"/>
    <w:rsid w:val="003A75EC"/>
    <w:rsid w:val="003B0008"/>
    <w:rsid w:val="003B0716"/>
    <w:rsid w:val="003B11E5"/>
    <w:rsid w:val="003B4314"/>
    <w:rsid w:val="003B5012"/>
    <w:rsid w:val="003C476D"/>
    <w:rsid w:val="003D09AF"/>
    <w:rsid w:val="003D1A31"/>
    <w:rsid w:val="003E30E3"/>
    <w:rsid w:val="003E3A22"/>
    <w:rsid w:val="003E3DED"/>
    <w:rsid w:val="003F3A2E"/>
    <w:rsid w:val="003F5E65"/>
    <w:rsid w:val="003F70DB"/>
    <w:rsid w:val="00403672"/>
    <w:rsid w:val="00403D54"/>
    <w:rsid w:val="00406371"/>
    <w:rsid w:val="0041032F"/>
    <w:rsid w:val="004106F9"/>
    <w:rsid w:val="00413299"/>
    <w:rsid w:val="00414E8D"/>
    <w:rsid w:val="004167AF"/>
    <w:rsid w:val="0042072E"/>
    <w:rsid w:val="00420A4B"/>
    <w:rsid w:val="00442710"/>
    <w:rsid w:val="004460F8"/>
    <w:rsid w:val="0045053D"/>
    <w:rsid w:val="00453EE2"/>
    <w:rsid w:val="00454773"/>
    <w:rsid w:val="004554C8"/>
    <w:rsid w:val="00464810"/>
    <w:rsid w:val="00465750"/>
    <w:rsid w:val="004661AC"/>
    <w:rsid w:val="00470D41"/>
    <w:rsid w:val="00471979"/>
    <w:rsid w:val="00472FC8"/>
    <w:rsid w:val="004732A7"/>
    <w:rsid w:val="00475F5D"/>
    <w:rsid w:val="00482CAA"/>
    <w:rsid w:val="00484F71"/>
    <w:rsid w:val="004850EF"/>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4F40BE"/>
    <w:rsid w:val="004F42A7"/>
    <w:rsid w:val="004F5AEB"/>
    <w:rsid w:val="005024F9"/>
    <w:rsid w:val="00504217"/>
    <w:rsid w:val="0051460F"/>
    <w:rsid w:val="005223F0"/>
    <w:rsid w:val="00522C0C"/>
    <w:rsid w:val="005239A5"/>
    <w:rsid w:val="00533C21"/>
    <w:rsid w:val="00536B03"/>
    <w:rsid w:val="0053714C"/>
    <w:rsid w:val="00540377"/>
    <w:rsid w:val="0054038D"/>
    <w:rsid w:val="0054351D"/>
    <w:rsid w:val="00550B10"/>
    <w:rsid w:val="00557A9E"/>
    <w:rsid w:val="005620C5"/>
    <w:rsid w:val="00562A58"/>
    <w:rsid w:val="005631B4"/>
    <w:rsid w:val="00563552"/>
    <w:rsid w:val="0056386C"/>
    <w:rsid w:val="00565219"/>
    <w:rsid w:val="00567E4F"/>
    <w:rsid w:val="005702DE"/>
    <w:rsid w:val="005910A0"/>
    <w:rsid w:val="0059163C"/>
    <w:rsid w:val="005948A0"/>
    <w:rsid w:val="005A0E88"/>
    <w:rsid w:val="005A0FAA"/>
    <w:rsid w:val="005A20AC"/>
    <w:rsid w:val="005A5C5B"/>
    <w:rsid w:val="005A731B"/>
    <w:rsid w:val="005B6195"/>
    <w:rsid w:val="005B7274"/>
    <w:rsid w:val="005C0A02"/>
    <w:rsid w:val="005C1F8E"/>
    <w:rsid w:val="005C508E"/>
    <w:rsid w:val="005D276D"/>
    <w:rsid w:val="005D42F3"/>
    <w:rsid w:val="005D7DD2"/>
    <w:rsid w:val="005F0AFC"/>
    <w:rsid w:val="00601147"/>
    <w:rsid w:val="00602177"/>
    <w:rsid w:val="00604C4C"/>
    <w:rsid w:val="00616107"/>
    <w:rsid w:val="00622DF9"/>
    <w:rsid w:val="0063040B"/>
    <w:rsid w:val="00640580"/>
    <w:rsid w:val="00640D61"/>
    <w:rsid w:val="00643107"/>
    <w:rsid w:val="00650AB4"/>
    <w:rsid w:val="00656DF5"/>
    <w:rsid w:val="006618FD"/>
    <w:rsid w:val="0066451D"/>
    <w:rsid w:val="006664CE"/>
    <w:rsid w:val="00666A51"/>
    <w:rsid w:val="00672CC1"/>
    <w:rsid w:val="00696E90"/>
    <w:rsid w:val="006A07A0"/>
    <w:rsid w:val="006A1708"/>
    <w:rsid w:val="006A278F"/>
    <w:rsid w:val="006A3045"/>
    <w:rsid w:val="006B183B"/>
    <w:rsid w:val="006B2B76"/>
    <w:rsid w:val="006B5806"/>
    <w:rsid w:val="006C5E55"/>
    <w:rsid w:val="006D7E9A"/>
    <w:rsid w:val="006E17D6"/>
    <w:rsid w:val="006E4C71"/>
    <w:rsid w:val="006E60EB"/>
    <w:rsid w:val="006F4F82"/>
    <w:rsid w:val="0070307F"/>
    <w:rsid w:val="00710F28"/>
    <w:rsid w:val="00712244"/>
    <w:rsid w:val="00716334"/>
    <w:rsid w:val="0072474D"/>
    <w:rsid w:val="00724D3E"/>
    <w:rsid w:val="007336E0"/>
    <w:rsid w:val="00733782"/>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4A63"/>
    <w:rsid w:val="00796C11"/>
    <w:rsid w:val="007A06B9"/>
    <w:rsid w:val="007A12F1"/>
    <w:rsid w:val="007A1692"/>
    <w:rsid w:val="007A31AA"/>
    <w:rsid w:val="007A6CA7"/>
    <w:rsid w:val="007B0E7E"/>
    <w:rsid w:val="007B3E97"/>
    <w:rsid w:val="007B4434"/>
    <w:rsid w:val="007B4DDA"/>
    <w:rsid w:val="007C24E0"/>
    <w:rsid w:val="007C457D"/>
    <w:rsid w:val="007D124D"/>
    <w:rsid w:val="007D3D72"/>
    <w:rsid w:val="007D52B6"/>
    <w:rsid w:val="007D6AFA"/>
    <w:rsid w:val="007E26DC"/>
    <w:rsid w:val="007F1A75"/>
    <w:rsid w:val="007F1C56"/>
    <w:rsid w:val="007F34AF"/>
    <w:rsid w:val="007F6543"/>
    <w:rsid w:val="007F6C75"/>
    <w:rsid w:val="008010AC"/>
    <w:rsid w:val="00801487"/>
    <w:rsid w:val="008137B9"/>
    <w:rsid w:val="008137C2"/>
    <w:rsid w:val="008257F9"/>
    <w:rsid w:val="00827B83"/>
    <w:rsid w:val="00832B95"/>
    <w:rsid w:val="008348DB"/>
    <w:rsid w:val="00835C7E"/>
    <w:rsid w:val="008371D2"/>
    <w:rsid w:val="00840038"/>
    <w:rsid w:val="008459F2"/>
    <w:rsid w:val="008531D1"/>
    <w:rsid w:val="00864535"/>
    <w:rsid w:val="00865EC5"/>
    <w:rsid w:val="00871609"/>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E0762"/>
    <w:rsid w:val="008E3C9D"/>
    <w:rsid w:val="008E671F"/>
    <w:rsid w:val="008E7B36"/>
    <w:rsid w:val="008F39A5"/>
    <w:rsid w:val="008F481E"/>
    <w:rsid w:val="008F486F"/>
    <w:rsid w:val="008F7D04"/>
    <w:rsid w:val="00900356"/>
    <w:rsid w:val="00921E26"/>
    <w:rsid w:val="0092235C"/>
    <w:rsid w:val="00930A47"/>
    <w:rsid w:val="0093130A"/>
    <w:rsid w:val="009327B1"/>
    <w:rsid w:val="00933841"/>
    <w:rsid w:val="00934597"/>
    <w:rsid w:val="00934623"/>
    <w:rsid w:val="009347FA"/>
    <w:rsid w:val="009361C5"/>
    <w:rsid w:val="00936697"/>
    <w:rsid w:val="00936D50"/>
    <w:rsid w:val="00941572"/>
    <w:rsid w:val="009513D3"/>
    <w:rsid w:val="00951F0E"/>
    <w:rsid w:val="00953EF0"/>
    <w:rsid w:val="00960E74"/>
    <w:rsid w:val="00961478"/>
    <w:rsid w:val="00962F49"/>
    <w:rsid w:val="00967D5A"/>
    <w:rsid w:val="00971CEF"/>
    <w:rsid w:val="009734F0"/>
    <w:rsid w:val="009877F7"/>
    <w:rsid w:val="00992D65"/>
    <w:rsid w:val="00993C6A"/>
    <w:rsid w:val="009A5B56"/>
    <w:rsid w:val="009B2B4B"/>
    <w:rsid w:val="009B768F"/>
    <w:rsid w:val="009B7AC8"/>
    <w:rsid w:val="009C694B"/>
    <w:rsid w:val="009D2AEB"/>
    <w:rsid w:val="009D3535"/>
    <w:rsid w:val="009F1CFE"/>
    <w:rsid w:val="009F343C"/>
    <w:rsid w:val="009F5C18"/>
    <w:rsid w:val="009F6440"/>
    <w:rsid w:val="00A0048F"/>
    <w:rsid w:val="00A06CDF"/>
    <w:rsid w:val="00A07568"/>
    <w:rsid w:val="00A12B99"/>
    <w:rsid w:val="00A151ED"/>
    <w:rsid w:val="00A15679"/>
    <w:rsid w:val="00A17E82"/>
    <w:rsid w:val="00A23605"/>
    <w:rsid w:val="00A24A5B"/>
    <w:rsid w:val="00A24EFB"/>
    <w:rsid w:val="00A25309"/>
    <w:rsid w:val="00A25398"/>
    <w:rsid w:val="00A365F1"/>
    <w:rsid w:val="00A54421"/>
    <w:rsid w:val="00A56E03"/>
    <w:rsid w:val="00A6009F"/>
    <w:rsid w:val="00A62640"/>
    <w:rsid w:val="00A672A9"/>
    <w:rsid w:val="00A67554"/>
    <w:rsid w:val="00A72C40"/>
    <w:rsid w:val="00A76F3A"/>
    <w:rsid w:val="00A77D8F"/>
    <w:rsid w:val="00A841EA"/>
    <w:rsid w:val="00A85915"/>
    <w:rsid w:val="00A90041"/>
    <w:rsid w:val="00A93E29"/>
    <w:rsid w:val="00A975A3"/>
    <w:rsid w:val="00AB0518"/>
    <w:rsid w:val="00AB45DE"/>
    <w:rsid w:val="00AB631C"/>
    <w:rsid w:val="00AB6E48"/>
    <w:rsid w:val="00AB7D42"/>
    <w:rsid w:val="00AC3CF2"/>
    <w:rsid w:val="00AC49CC"/>
    <w:rsid w:val="00AD2B85"/>
    <w:rsid w:val="00AD38D7"/>
    <w:rsid w:val="00AD5AF4"/>
    <w:rsid w:val="00AD69EA"/>
    <w:rsid w:val="00AE040E"/>
    <w:rsid w:val="00AE0C5E"/>
    <w:rsid w:val="00AE1760"/>
    <w:rsid w:val="00AF12A2"/>
    <w:rsid w:val="00AF712B"/>
    <w:rsid w:val="00B024FB"/>
    <w:rsid w:val="00B05AC4"/>
    <w:rsid w:val="00B062E4"/>
    <w:rsid w:val="00B128CC"/>
    <w:rsid w:val="00B16B03"/>
    <w:rsid w:val="00B20AE0"/>
    <w:rsid w:val="00B22FE1"/>
    <w:rsid w:val="00B25CDC"/>
    <w:rsid w:val="00B262CF"/>
    <w:rsid w:val="00B307DE"/>
    <w:rsid w:val="00B341E8"/>
    <w:rsid w:val="00B40B96"/>
    <w:rsid w:val="00B41FE2"/>
    <w:rsid w:val="00B42B31"/>
    <w:rsid w:val="00B43598"/>
    <w:rsid w:val="00B47C59"/>
    <w:rsid w:val="00B50149"/>
    <w:rsid w:val="00B53ABD"/>
    <w:rsid w:val="00B766A8"/>
    <w:rsid w:val="00B76E6C"/>
    <w:rsid w:val="00B83AB1"/>
    <w:rsid w:val="00BA58FF"/>
    <w:rsid w:val="00BA6936"/>
    <w:rsid w:val="00BB0629"/>
    <w:rsid w:val="00BB26B3"/>
    <w:rsid w:val="00BB2DE6"/>
    <w:rsid w:val="00BB64EC"/>
    <w:rsid w:val="00BB749D"/>
    <w:rsid w:val="00BC7659"/>
    <w:rsid w:val="00BD3DF0"/>
    <w:rsid w:val="00BD4FA0"/>
    <w:rsid w:val="00BD6E25"/>
    <w:rsid w:val="00BD7C1B"/>
    <w:rsid w:val="00BE49D6"/>
    <w:rsid w:val="00BE61C3"/>
    <w:rsid w:val="00BE7786"/>
    <w:rsid w:val="00BF1133"/>
    <w:rsid w:val="00BF1177"/>
    <w:rsid w:val="00BF23F2"/>
    <w:rsid w:val="00BF2D7B"/>
    <w:rsid w:val="00BF387F"/>
    <w:rsid w:val="00BF4DED"/>
    <w:rsid w:val="00C00511"/>
    <w:rsid w:val="00C03813"/>
    <w:rsid w:val="00C12409"/>
    <w:rsid w:val="00C22725"/>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93A3A"/>
    <w:rsid w:val="00CA02E8"/>
    <w:rsid w:val="00CA09B3"/>
    <w:rsid w:val="00CA27A5"/>
    <w:rsid w:val="00CA3207"/>
    <w:rsid w:val="00CA4B14"/>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81A50"/>
    <w:rsid w:val="00D84C9A"/>
    <w:rsid w:val="00D860B0"/>
    <w:rsid w:val="00D901A3"/>
    <w:rsid w:val="00DA1940"/>
    <w:rsid w:val="00DA24C9"/>
    <w:rsid w:val="00DA3E12"/>
    <w:rsid w:val="00DB48ED"/>
    <w:rsid w:val="00DB5402"/>
    <w:rsid w:val="00DC0EA8"/>
    <w:rsid w:val="00DC57BB"/>
    <w:rsid w:val="00DC5A2D"/>
    <w:rsid w:val="00DC7E19"/>
    <w:rsid w:val="00DC7E5B"/>
    <w:rsid w:val="00DD3527"/>
    <w:rsid w:val="00DD542E"/>
    <w:rsid w:val="00DD7DE1"/>
    <w:rsid w:val="00DE1890"/>
    <w:rsid w:val="00DF2B7A"/>
    <w:rsid w:val="00E009DE"/>
    <w:rsid w:val="00E019F3"/>
    <w:rsid w:val="00E056B8"/>
    <w:rsid w:val="00E05F61"/>
    <w:rsid w:val="00E111C4"/>
    <w:rsid w:val="00E213DA"/>
    <w:rsid w:val="00E24E01"/>
    <w:rsid w:val="00E2660B"/>
    <w:rsid w:val="00E26DE7"/>
    <w:rsid w:val="00E26FD9"/>
    <w:rsid w:val="00E27931"/>
    <w:rsid w:val="00E3357A"/>
    <w:rsid w:val="00E339EE"/>
    <w:rsid w:val="00E4356B"/>
    <w:rsid w:val="00E438A9"/>
    <w:rsid w:val="00E43AA7"/>
    <w:rsid w:val="00E509F6"/>
    <w:rsid w:val="00E52179"/>
    <w:rsid w:val="00E55919"/>
    <w:rsid w:val="00E56A09"/>
    <w:rsid w:val="00E67E69"/>
    <w:rsid w:val="00E7312B"/>
    <w:rsid w:val="00E752D7"/>
    <w:rsid w:val="00E767F8"/>
    <w:rsid w:val="00E77008"/>
    <w:rsid w:val="00E776DC"/>
    <w:rsid w:val="00E814EA"/>
    <w:rsid w:val="00E81570"/>
    <w:rsid w:val="00E82934"/>
    <w:rsid w:val="00E8456C"/>
    <w:rsid w:val="00E90291"/>
    <w:rsid w:val="00E91EB3"/>
    <w:rsid w:val="00E95E33"/>
    <w:rsid w:val="00E95F37"/>
    <w:rsid w:val="00E96C9A"/>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07E49"/>
    <w:rsid w:val="00F13E07"/>
    <w:rsid w:val="00F178AB"/>
    <w:rsid w:val="00F17CC7"/>
    <w:rsid w:val="00F228A0"/>
    <w:rsid w:val="00F22FAC"/>
    <w:rsid w:val="00F23813"/>
    <w:rsid w:val="00F23922"/>
    <w:rsid w:val="00F25545"/>
    <w:rsid w:val="00F30405"/>
    <w:rsid w:val="00F33193"/>
    <w:rsid w:val="00F36E49"/>
    <w:rsid w:val="00F43C87"/>
    <w:rsid w:val="00F476C2"/>
    <w:rsid w:val="00F55752"/>
    <w:rsid w:val="00F55DDC"/>
    <w:rsid w:val="00F56091"/>
    <w:rsid w:val="00F5638C"/>
    <w:rsid w:val="00F60312"/>
    <w:rsid w:val="00F60BAA"/>
    <w:rsid w:val="00F71EB3"/>
    <w:rsid w:val="00F81611"/>
    <w:rsid w:val="00F838D9"/>
    <w:rsid w:val="00F86558"/>
    <w:rsid w:val="00F9151E"/>
    <w:rsid w:val="00F9454E"/>
    <w:rsid w:val="00F970D5"/>
    <w:rsid w:val="00FA4E60"/>
    <w:rsid w:val="00FB24A2"/>
    <w:rsid w:val="00FB2742"/>
    <w:rsid w:val="00FB380F"/>
    <w:rsid w:val="00FC770E"/>
    <w:rsid w:val="00FE6044"/>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unhideWhenUsed/>
    <w:rsid w:val="004E1503"/>
    <w:rPr>
      <w:sz w:val="20"/>
      <w:szCs w:val="20"/>
    </w:rPr>
  </w:style>
  <w:style w:type="character" w:customStyle="1" w:styleId="CommentTextChar">
    <w:name w:val="Comment Text Char"/>
    <w:basedOn w:val="DefaultParagraphFont"/>
    <w:link w:val="CommentText"/>
    <w:uiPriority w:val="99"/>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 w:type="character" w:styleId="Hyperlink">
    <w:name w:val="Hyperlink"/>
    <w:basedOn w:val="DefaultParagraphFont"/>
    <w:uiPriority w:val="99"/>
    <w:unhideWhenUsed/>
    <w:rsid w:val="002B59BD"/>
    <w:rPr>
      <w:color w:val="0563C1" w:themeColor="hyperlink"/>
      <w:u w:val="single"/>
    </w:rPr>
  </w:style>
  <w:style w:type="character" w:styleId="UnresolvedMention">
    <w:name w:val="Unresolved Mention"/>
    <w:basedOn w:val="DefaultParagraphFont"/>
    <w:uiPriority w:val="99"/>
    <w:rsid w:val="002B5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461847733">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77F96-4B57-8D48-A22C-EF595E19E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46</Pages>
  <Words>71663</Words>
  <Characters>408484</Characters>
  <Application>Microsoft Office Word</Application>
  <DocSecurity>0</DocSecurity>
  <Lines>3404</Lines>
  <Paragraphs>958</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479189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Perkowski, Evan A</cp:lastModifiedBy>
  <cp:revision>3</cp:revision>
  <dcterms:created xsi:type="dcterms:W3CDTF">2022-01-10T22:01:00Z</dcterms:created>
  <dcterms:modified xsi:type="dcterms:W3CDTF">2022-01-10T22:16:00Z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Unable to retrieve uuid - error: 0. Server error 'Connection refused'</vt:lpwstr>
  </property>
  <property fmtid="{D5CDD505-2E9C-101B-9397-08002B2CF9AE}" pid="24" name="Mendeley Citation Style_1">
    <vt:lpwstr>http://www.zotero.org/styles/global-change-biology</vt:lpwstr>
  </property>
</Properties>
</file>