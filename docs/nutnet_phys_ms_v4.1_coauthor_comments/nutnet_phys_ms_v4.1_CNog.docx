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4440F6BF"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13" w:author="Filipe Teixeira" w:date="2022-01-21T18:56:00Z">
        <w:r w:rsidR="00403D54" w:rsidDel="00A71B51">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w:t>
      </w:r>
      <w:commentRangeStart w:id="14"/>
      <w:r w:rsidR="000D10B1">
        <w:rPr>
          <w:rFonts w:eastAsia="Times New Roman"/>
          <w:color w:val="000000"/>
        </w:rPr>
        <w:t>different species</w:t>
      </w:r>
      <w:r w:rsidRPr="00771C52">
        <w:rPr>
          <w:rFonts w:eastAsia="Times New Roman"/>
          <w:color w:val="000000"/>
        </w:rPr>
        <w:t xml:space="preserve"> per plot</w:t>
      </w:r>
      <w:commentRangeEnd w:id="14"/>
      <w:r w:rsidR="00872433">
        <w:rPr>
          <w:rStyle w:val="CommentReference"/>
        </w:rPr>
        <w:commentReference w:id="14"/>
      </w:r>
      <w:r w:rsidRPr="00771C52">
        <w:rPr>
          <w:rFonts w:eastAsia="Times New Roman"/>
          <w:color w:val="000000"/>
        </w:rPr>
        <w: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commentRangeStart w:id="15"/>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commentRangeEnd w:id="15"/>
      <w:proofErr w:type="spellEnd"/>
      <w:r w:rsidR="00A71B51">
        <w:rPr>
          <w:rStyle w:val="CommentReference"/>
        </w:rPr>
        <w:commentReference w:id="15"/>
      </w:r>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3A37F7D"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climate (</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lastRenderedPageBreak/>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commentRangeStart w:id="16"/>
      <w:r w:rsidR="008010AC" w:rsidRPr="00A71B51">
        <w:rPr>
          <w:rFonts w:eastAsia="Times New Roman"/>
          <w:color w:val="000000"/>
        </w:rPr>
        <w:t>(</w:t>
      </w:r>
      <w:r w:rsidR="00E3357A" w:rsidRPr="00A71B51">
        <w:rPr>
          <w:rFonts w:eastAsia="Times New Roman"/>
          <w:color w:val="000000"/>
        </w:rPr>
        <w:t>&lt;</w:t>
      </w:r>
      <w:r w:rsidR="001609E7" w:rsidRPr="00A71B51">
        <w:rPr>
          <w:rFonts w:eastAsia="Times New Roman"/>
          <w:color w:val="000000"/>
        </w:rPr>
        <w:t>1</w:t>
      </w:r>
      <w:r w:rsidR="008010AC" w:rsidRPr="00A71B51">
        <w:rPr>
          <w:rFonts w:eastAsia="Times New Roman"/>
          <w:color w:val="000000"/>
        </w:rPr>
        <w:t>%</w:t>
      </w:r>
      <w:r w:rsidR="00E3357A" w:rsidRPr="00A71B51">
        <w:rPr>
          <w:rFonts w:eastAsia="Times New Roman"/>
          <w:color w:val="000000"/>
        </w:rPr>
        <w:t xml:space="preserve"> </w:t>
      </w:r>
      <w:r w:rsidR="004D1F45" w:rsidRPr="00A71B51">
        <w:rPr>
          <w:rFonts w:eastAsia="Times New Roman"/>
          <w:color w:val="000000"/>
        </w:rPr>
        <w:t>combined</w:t>
      </w:r>
      <w:r w:rsidR="009D2AEB" w:rsidRPr="00A71B51">
        <w:rPr>
          <w:rFonts w:eastAsia="Times New Roman"/>
          <w:color w:val="000000"/>
        </w:rPr>
        <w:t>;</w:t>
      </w:r>
      <w:r w:rsidR="008010AC" w:rsidRPr="00A71B51">
        <w:rPr>
          <w:rFonts w:eastAsia="Times New Roman"/>
          <w:color w:val="000000"/>
        </w:rPr>
        <w:t xml:space="preserve"> </w:t>
      </w:r>
      <w:commentRangeEnd w:id="16"/>
      <w:r w:rsidR="00A71B51">
        <w:rPr>
          <w:rStyle w:val="CommentReference"/>
        </w:rPr>
        <w:commentReference w:id="16"/>
      </w:r>
      <w:r w:rsidR="008010AC" w:rsidRPr="00A71B51">
        <w:rPr>
          <w:rFonts w:eastAsia="Times New Roman"/>
          <w:color w:val="000000"/>
        </w:rPr>
        <w:t xml:space="preserve">Table </w:t>
      </w:r>
      <w:r w:rsidR="00DD3527" w:rsidRPr="00A71B51">
        <w:rPr>
          <w:rFonts w:eastAsia="Times New Roman"/>
          <w:color w:val="000000"/>
        </w:rPr>
        <w:t xml:space="preserve">2 </w:t>
      </w:r>
      <w:r w:rsidRPr="00A71B51">
        <w:rPr>
          <w:rFonts w:eastAsia="Times New Roman"/>
          <w:color w:val="000000"/>
        </w:rPr>
        <w:t xml:space="preserve">and Figure </w:t>
      </w:r>
      <w:r w:rsidR="001F281E" w:rsidRPr="00A71B51">
        <w:rPr>
          <w:rFonts w:eastAsia="Times New Roman"/>
          <w:color w:val="000000"/>
        </w:rPr>
        <w:t>3</w:t>
      </w:r>
      <w:r w:rsidR="008010AC" w:rsidRPr="00A71B51">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E056CF" w:rsidRDefault="005B6195" w:rsidP="00CB7CF7">
            <w:pPr>
              <w:rPr>
                <w:rFonts w:eastAsia="Times New Roman"/>
                <w:color w:val="000000"/>
                <w:sz w:val="20"/>
                <w:szCs w:val="20"/>
                <w:lang w:val="pt-PT"/>
              </w:rPr>
            </w:pPr>
            <w:r w:rsidRPr="00E056CF">
              <w:rPr>
                <w:rFonts w:eastAsia="Times New Roman"/>
                <w:color w:val="000000"/>
                <w:sz w:val="20"/>
                <w:szCs w:val="20"/>
                <w:lang w:val="pt-PT"/>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 xml:space="preserve">*P-values &lt; 0.05 are bolded and </w:t>
      </w:r>
      <w:r w:rsidRPr="00A71B51">
        <w:t>&lt; 0.1 are italicized</w:t>
      </w:r>
      <w:r w:rsidRPr="003173D1">
        <w:t>.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commentRangeStart w:id="17"/>
      <w:r w:rsidRPr="00B05AC4">
        <w:rPr>
          <w:rFonts w:eastAsia="Times New Roman"/>
          <w:b/>
          <w:bCs/>
          <w:color w:val="000000"/>
        </w:rPr>
        <w:t xml:space="preserve">Figure </w:t>
      </w:r>
      <w:r w:rsidR="00077C60" w:rsidRPr="00B05AC4">
        <w:rPr>
          <w:rFonts w:eastAsia="Times New Roman"/>
          <w:b/>
          <w:bCs/>
          <w:color w:val="000000"/>
        </w:rPr>
        <w:t>2</w:t>
      </w:r>
      <w:commentRangeEnd w:id="17"/>
      <w:r w:rsidR="00A71B51">
        <w:rPr>
          <w:rStyle w:val="CommentReference"/>
        </w:rPr>
        <w:commentReference w:id="17"/>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commentRangeStart w:id="18"/>
      <w:proofErr w:type="spellStart"/>
      <w:r w:rsidR="00F178AB" w:rsidRPr="00B05AC4">
        <w:rPr>
          <w:rFonts w:eastAsia="Times New Roman"/>
          <w:color w:val="000000"/>
        </w:rPr>
        <w:t>Treemap</w:t>
      </w:r>
      <w:commentRangeEnd w:id="18"/>
      <w:proofErr w:type="spellEnd"/>
      <w:r w:rsidR="00A71B51">
        <w:rPr>
          <w:rStyle w:val="CommentReference"/>
        </w:rPr>
        <w:commentReference w:id="18"/>
      </w:r>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E056CF" w:rsidRDefault="00AC49CC" w:rsidP="00237CD4">
            <w:pPr>
              <w:rPr>
                <w:rFonts w:eastAsia="Times New Roman"/>
                <w:color w:val="000000"/>
                <w:sz w:val="20"/>
                <w:szCs w:val="20"/>
                <w:lang w:val="pt-PT"/>
              </w:rPr>
            </w:pPr>
            <w:r w:rsidRPr="00E056CF">
              <w:rPr>
                <w:rFonts w:eastAsia="Times New Roman"/>
                <w:color w:val="000000"/>
                <w:sz w:val="20"/>
                <w:szCs w:val="20"/>
                <w:lang w:val="pt-PT"/>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961A6E7"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w:t>
      </w:r>
      <w:ins w:id="19" w:author="Filipe Teixeira" w:date="2022-01-21T19:05:00Z">
        <w:r w:rsidR="008171B2">
          <w:rPr>
            <w:rFonts w:eastAsia="Times New Roman"/>
            <w:color w:val="000000"/>
          </w:rPr>
          <w:t>re</w:t>
        </w:r>
      </w:ins>
      <w:r w:rsidR="00387653">
        <w:rPr>
          <w:rFonts w:eastAsia="Times New Roman"/>
          <w:color w:val="000000"/>
        </w:rPr>
        <w:t xml:space="preserve"> was no effect of the K</w:t>
      </w:r>
      <w:r w:rsidR="00387653">
        <w:rPr>
          <w:rFonts w:eastAsia="Times New Roman"/>
          <w:color w:val="000000"/>
          <w:vertAlign w:val="subscript"/>
        </w:rPr>
        <w:t>+µ</w:t>
      </w:r>
      <w:r w:rsidR="00387653">
        <w:rPr>
          <w:rFonts w:eastAsia="Times New Roman"/>
          <w:color w:val="000000"/>
        </w:rPr>
        <w:t xml:space="preserve"> </w:t>
      </w:r>
      <w:commentRangeStart w:id="20"/>
      <w:r w:rsidR="00387653">
        <w:rPr>
          <w:rFonts w:eastAsia="Times New Roman"/>
          <w:color w:val="000000"/>
        </w:rPr>
        <w:t>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commentRangeEnd w:id="20"/>
      <w:r w:rsidR="008171B2">
        <w:rPr>
          <w:rStyle w:val="CommentReference"/>
        </w:rPr>
        <w:commentReference w:id="20"/>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w:t>
      </w:r>
      <w:commentRangeStart w:id="21"/>
      <w:r w:rsidRPr="003173D1">
        <w:t>AGB; g</w:t>
      </w:r>
      <w:commentRangeEnd w:id="21"/>
      <w:r w:rsidR="008171B2">
        <w:rPr>
          <w:rStyle w:val="CommentReference"/>
        </w:rPr>
        <w:commentReference w:id="21"/>
      </w:r>
      <w:r w:rsidRPr="003173D1">
        <w:t xml:space="preserve">)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E056CF" w:rsidRDefault="00111025" w:rsidP="00237CD4">
            <w:pPr>
              <w:rPr>
                <w:rFonts w:eastAsia="Times New Roman"/>
                <w:color w:val="000000"/>
                <w:sz w:val="20"/>
                <w:szCs w:val="20"/>
                <w:lang w:val="pt-PT"/>
              </w:rPr>
            </w:pPr>
            <w:r w:rsidRPr="00E056CF">
              <w:rPr>
                <w:rFonts w:eastAsia="Times New Roman"/>
                <w:color w:val="000000"/>
                <w:sz w:val="20"/>
                <w:szCs w:val="20"/>
                <w:lang w:val="pt-PT"/>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F3B9A97"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r w:rsidR="00A77D8F">
        <w:rPr>
          <w:rFonts w:eastAsia="Times New Roman"/>
          <w:color w:val="000000"/>
        </w:rPr>
        <w:t xml:space="preserve"> no significant effect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993C6A">
        <w:rPr>
          <w:rFonts w:eastAsia="Times New Roman"/>
          <w:color w:val="000000"/>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Pr>
          <w:rFonts w:eastAsia="Times New Roman"/>
          <w:color w:val="000000"/>
        </w:rPr>
        <w:t xml:space="preserve">slightly </w:t>
      </w:r>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commentRangeStart w:id="22"/>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commentRangeEnd w:id="22"/>
      <w:r w:rsidR="008171B2">
        <w:rPr>
          <w:rStyle w:val="CommentReference"/>
          <w:rFonts w:eastAsiaTheme="minorHAnsi"/>
          <w:b w:val="0"/>
          <w:bCs w:val="0"/>
        </w:rPr>
        <w:commentReference w:id="22"/>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922B35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6BF496B4"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xml:space="preserve">%. </w:t>
      </w:r>
      <w:commentRangeStart w:id="23"/>
      <w:r w:rsidR="001F3BE9">
        <w:t>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commentRangeEnd w:id="23"/>
      <w:r w:rsidR="00B37F38">
        <w:rPr>
          <w:rStyle w:val="CommentReference"/>
        </w:rPr>
        <w:commentReference w:id="23"/>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t>
      </w:r>
      <w:commentRangeStart w:id="24"/>
      <w:r w:rsidR="00CA3207">
        <w:t xml:space="preserve">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commentRangeEnd w:id="24"/>
      <w:r w:rsidR="00B37F38">
        <w:rPr>
          <w:rStyle w:val="CommentReference"/>
        </w:rPr>
        <w:commentReference w:id="24"/>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1F701680"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been able to use numerical information 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ilipe Teixeira" w:date="2022-01-21T19:26:00Z" w:initials="FT">
    <w:p w14:paraId="7D4840AA" w14:textId="470A1663" w:rsidR="00872433" w:rsidRDefault="00872433">
      <w:pPr>
        <w:pStyle w:val="CommentText"/>
      </w:pPr>
      <w:r>
        <w:rPr>
          <w:rStyle w:val="CommentReference"/>
        </w:rPr>
        <w:annotationRef/>
      </w:r>
      <w:r>
        <w:t>That were dominant species, that together made up &gt;80% of species cover??</w:t>
      </w:r>
    </w:p>
  </w:comment>
  <w:comment w:id="15" w:author="Filipe Teixeira" w:date="2022-01-21T18:57:00Z" w:initials="FT">
    <w:p w14:paraId="34571ACC" w14:textId="72782848" w:rsidR="00A71B51" w:rsidRDefault="00A71B51">
      <w:pPr>
        <w:pStyle w:val="CommentText"/>
      </w:pPr>
      <w:r>
        <w:rPr>
          <w:rStyle w:val="CommentReference"/>
        </w:rPr>
        <w:annotationRef/>
      </w:r>
      <w:r>
        <w:t xml:space="preserve">Isn’t there going to be a predictive correlation between M area and N area as N area is driven from </w:t>
      </w:r>
      <w:proofErr w:type="spellStart"/>
      <w:r>
        <w:t>Marea</w:t>
      </w:r>
      <w:proofErr w:type="spellEnd"/>
      <w:r>
        <w:t>?</w:t>
      </w:r>
    </w:p>
  </w:comment>
  <w:comment w:id="16" w:author="Filipe Teixeira" w:date="2022-01-21T18:58:00Z" w:initials="FT">
    <w:p w14:paraId="60917E38" w14:textId="1F3D7A4B" w:rsidR="00A71B51" w:rsidRDefault="00A71B51">
      <w:pPr>
        <w:pStyle w:val="CommentText"/>
      </w:pPr>
      <w:r>
        <w:rPr>
          <w:rStyle w:val="CommentReference"/>
        </w:rPr>
        <w:annotationRef/>
      </w:r>
      <w:r>
        <w:t xml:space="preserve">From table 2 and </w:t>
      </w:r>
      <w:proofErr w:type="spellStart"/>
      <w:r>
        <w:t>treemap</w:t>
      </w:r>
      <w:proofErr w:type="spellEnd"/>
      <w:r>
        <w:t xml:space="preserve"> combined relative importance seems &gt;1%, all soil treatments combined = 3.54% (</w:t>
      </w:r>
      <w:proofErr w:type="gramStart"/>
      <w:r>
        <w:t>N,P</w:t>
      </w:r>
      <w:proofErr w:type="gramEnd"/>
      <w:r>
        <w:t>, K and interactions).</w:t>
      </w:r>
    </w:p>
  </w:comment>
  <w:comment w:id="17" w:author="Filipe Teixeira" w:date="2022-01-21T18:59:00Z" w:initials="FT">
    <w:p w14:paraId="10EDE29F" w14:textId="771AB292" w:rsidR="00A71B51" w:rsidRDefault="00A71B51">
      <w:pPr>
        <w:pStyle w:val="CommentText"/>
      </w:pPr>
      <w:r>
        <w:rPr>
          <w:rStyle w:val="CommentReference"/>
        </w:rPr>
        <w:annotationRef/>
      </w:r>
      <w:r>
        <w:t>Check figure number</w:t>
      </w:r>
      <w:r w:rsidR="00F0632E">
        <w:t>ing</w:t>
      </w:r>
      <w:r>
        <w:t xml:space="preserve">; I think it should be Figure 3 (Figure 2) is the map with </w:t>
      </w:r>
      <w:proofErr w:type="spellStart"/>
      <w:r>
        <w:t>NutNet</w:t>
      </w:r>
      <w:proofErr w:type="spellEnd"/>
      <w:r>
        <w:t xml:space="preserve"> sites. </w:t>
      </w:r>
      <w:r w:rsidR="00F0632E">
        <w:t>Although</w:t>
      </w:r>
      <w:r>
        <w:t xml:space="preserve"> this is a different analysis</w:t>
      </w:r>
      <w:r w:rsidR="00F0632E">
        <w:t>,</w:t>
      </w:r>
      <w:r>
        <w:t xml:space="preserve"> lettering above boxes do not seem to be in line with data from table 2</w:t>
      </w:r>
    </w:p>
  </w:comment>
  <w:comment w:id="18" w:author="Filipe Teixeira" w:date="2022-01-21T19:02:00Z" w:initials="FT">
    <w:p w14:paraId="05BD9135" w14:textId="3A2595A1" w:rsidR="00A71B51" w:rsidRDefault="00A71B51">
      <w:pPr>
        <w:pStyle w:val="CommentText"/>
      </w:pPr>
      <w:r>
        <w:rPr>
          <w:rStyle w:val="CommentReference"/>
        </w:rPr>
        <w:annotationRef/>
      </w:r>
      <w:r>
        <w:t xml:space="preserve">These </w:t>
      </w:r>
      <w:proofErr w:type="spellStart"/>
      <w:r>
        <w:t>treemaps</w:t>
      </w:r>
      <w:proofErr w:type="spellEnd"/>
      <w:r>
        <w:t xml:space="preserve"> are a really nice way to present results!</w:t>
      </w:r>
    </w:p>
  </w:comment>
  <w:comment w:id="20" w:author="Filipe Teixeira" w:date="2022-01-21T19:05:00Z" w:initials="FT">
    <w:p w14:paraId="6EC5849E" w14:textId="093955D8" w:rsidR="008171B2" w:rsidRDefault="008171B2">
      <w:pPr>
        <w:pStyle w:val="CommentText"/>
      </w:pPr>
      <w:r>
        <w:rPr>
          <w:rStyle w:val="CommentReference"/>
        </w:rPr>
        <w:annotationRef/>
      </w:r>
      <w:r>
        <w:t xml:space="preserve">Based on previous </w:t>
      </w:r>
      <w:proofErr w:type="spellStart"/>
      <w:r>
        <w:t>NutNet</w:t>
      </w:r>
      <w:proofErr w:type="spellEnd"/>
      <w:r>
        <w:t xml:space="preserve"> studies, I would expect co-limitation by multiple nutrients</w:t>
      </w:r>
      <w:r>
        <w:t>, at least NP</w:t>
      </w:r>
      <w:r>
        <w:t xml:space="preserve">. </w:t>
      </w:r>
    </w:p>
  </w:comment>
  <w:comment w:id="21" w:author="Filipe Teixeira" w:date="2022-01-21T19:06:00Z" w:initials="FT">
    <w:p w14:paraId="27689CA7" w14:textId="7F79F5AD" w:rsidR="008171B2" w:rsidRDefault="008171B2">
      <w:pPr>
        <w:pStyle w:val="CommentText"/>
      </w:pPr>
      <w:r>
        <w:rPr>
          <w:rStyle w:val="CommentReference"/>
        </w:rPr>
        <w:annotationRef/>
      </w:r>
      <w:r>
        <w:t>g/m2, here and elsewhere</w:t>
      </w:r>
    </w:p>
  </w:comment>
  <w:comment w:id="22" w:author="Filipe Teixeira" w:date="2022-01-21T19:07:00Z" w:initials="FT">
    <w:p w14:paraId="165CC519" w14:textId="6BA59727" w:rsidR="008171B2" w:rsidRDefault="008171B2">
      <w:pPr>
        <w:pStyle w:val="CommentText"/>
      </w:pPr>
      <w:r>
        <w:rPr>
          <w:rStyle w:val="CommentReference"/>
        </w:rPr>
        <w:annotationRef/>
      </w:r>
      <w:r>
        <w:t>I would suggest using a color other than grey</w:t>
      </w:r>
    </w:p>
  </w:comment>
  <w:comment w:id="23" w:author="Filipe Teixeira" w:date="2022-01-21T19:09:00Z" w:initials="FT">
    <w:p w14:paraId="2180051C" w14:textId="6B62CF88" w:rsidR="00B37F38" w:rsidRDefault="00B37F38">
      <w:pPr>
        <w:pStyle w:val="CommentText"/>
      </w:pPr>
      <w:r>
        <w:rPr>
          <w:rStyle w:val="CommentReference"/>
        </w:rPr>
        <w:annotationRef/>
      </w:r>
      <w:r>
        <w:t>This can be a tricky one</w:t>
      </w:r>
      <w:r w:rsidR="00F0632E">
        <w:t>,</w:t>
      </w:r>
      <w:r>
        <w:t xml:space="preserve"> there is strong correlation to begin with.</w:t>
      </w:r>
    </w:p>
  </w:comment>
  <w:comment w:id="24" w:author="Filipe Teixeira" w:date="2022-01-21T19:11:00Z" w:initials="FT">
    <w:p w14:paraId="21351049" w14:textId="13CCD9F3" w:rsidR="00B37F38" w:rsidRDefault="00B37F38">
      <w:pPr>
        <w:pStyle w:val="CommentText"/>
      </w:pPr>
      <w:r>
        <w:rPr>
          <w:rStyle w:val="CommentReference"/>
        </w:rPr>
        <w:annotationRef/>
      </w:r>
      <w:r>
        <w:t xml:space="preserve">Also, with N addition nitrogen-fixing species might loose </w:t>
      </w:r>
      <w:r w:rsidR="00F0632E">
        <w:t xml:space="preserve">there </w:t>
      </w:r>
      <w:proofErr w:type="gramStart"/>
      <w:r>
        <w:t>competitive</w:t>
      </w:r>
      <w:proofErr w:type="gramEnd"/>
      <w:r>
        <w:t xml:space="preserve"> advantage</w:t>
      </w:r>
      <w:r w:rsidR="00F0632E">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4840AA" w15:done="0"/>
  <w15:commentEx w15:paraId="34571ACC" w15:done="0"/>
  <w15:commentEx w15:paraId="60917E38" w15:done="0"/>
  <w15:commentEx w15:paraId="10EDE29F" w15:done="0"/>
  <w15:commentEx w15:paraId="05BD9135" w15:done="0"/>
  <w15:commentEx w15:paraId="6EC5849E" w15:done="0"/>
  <w15:commentEx w15:paraId="27689CA7" w15:done="0"/>
  <w15:commentEx w15:paraId="165CC519" w15:done="0"/>
  <w15:commentEx w15:paraId="2180051C" w15:done="0"/>
  <w15:commentEx w15:paraId="213510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58770" w16cex:dateUtc="2022-01-21T19:26:00Z"/>
  <w16cex:commentExtensible w16cex:durableId="25958081" w16cex:dateUtc="2022-01-21T18:57:00Z"/>
  <w16cex:commentExtensible w16cex:durableId="259580EF" w16cex:dateUtc="2022-01-21T18:58:00Z"/>
  <w16cex:commentExtensible w16cex:durableId="25958126" w16cex:dateUtc="2022-01-21T18:59:00Z"/>
  <w16cex:commentExtensible w16cex:durableId="259581A8" w16cex:dateUtc="2022-01-21T19:02:00Z"/>
  <w16cex:commentExtensible w16cex:durableId="2595828A" w16cex:dateUtc="2022-01-21T19:05:00Z"/>
  <w16cex:commentExtensible w16cex:durableId="259582B4" w16cex:dateUtc="2022-01-21T19:06:00Z"/>
  <w16cex:commentExtensible w16cex:durableId="259582D4" w16cex:dateUtc="2022-01-21T19:07:00Z"/>
  <w16cex:commentExtensible w16cex:durableId="2595835C" w16cex:dateUtc="2022-01-21T19:09:00Z"/>
  <w16cex:commentExtensible w16cex:durableId="259583EC" w16cex:dateUtc="2022-01-21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4840AA" w16cid:durableId="25958770"/>
  <w16cid:commentId w16cid:paraId="34571ACC" w16cid:durableId="25958081"/>
  <w16cid:commentId w16cid:paraId="60917E38" w16cid:durableId="259580EF"/>
  <w16cid:commentId w16cid:paraId="10EDE29F" w16cid:durableId="25958126"/>
  <w16cid:commentId w16cid:paraId="05BD9135" w16cid:durableId="259581A8"/>
  <w16cid:commentId w16cid:paraId="6EC5849E" w16cid:durableId="2595828A"/>
  <w16cid:commentId w16cid:paraId="27689CA7" w16cid:durableId="259582B4"/>
  <w16cid:commentId w16cid:paraId="165CC519" w16cid:durableId="259582D4"/>
  <w16cid:commentId w16cid:paraId="2180051C" w16cid:durableId="2595835C"/>
  <w16cid:commentId w16cid:paraId="21351049" w16cid:durableId="259583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75645" w14:textId="77777777" w:rsidR="00954271" w:rsidRDefault="00954271" w:rsidP="001B44B1">
      <w:r>
        <w:separator/>
      </w:r>
    </w:p>
  </w:endnote>
  <w:endnote w:type="continuationSeparator" w:id="0">
    <w:p w14:paraId="5611E605" w14:textId="77777777" w:rsidR="00954271" w:rsidRDefault="00954271"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865EC5" w:rsidRDefault="00865EC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865EC5" w:rsidRDefault="00865EC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9EF15" w14:textId="77777777" w:rsidR="00954271" w:rsidRDefault="00954271" w:rsidP="001B44B1">
      <w:r>
        <w:separator/>
      </w:r>
    </w:p>
  </w:footnote>
  <w:footnote w:type="continuationSeparator" w:id="0">
    <w:p w14:paraId="2BB7D6F4" w14:textId="77777777" w:rsidR="00954271" w:rsidRDefault="00954271"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lipe Teixeira">
    <w15:presenceInfo w15:providerId="Windows Live" w15:userId="a23161fcac8ec0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GrammaticalErrors/>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2B92"/>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51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59BD"/>
    <w:rsid w:val="002B7732"/>
    <w:rsid w:val="002C153C"/>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16107"/>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D7E9A"/>
    <w:rsid w:val="006E17D6"/>
    <w:rsid w:val="006E4C71"/>
    <w:rsid w:val="006E60EB"/>
    <w:rsid w:val="006F4F82"/>
    <w:rsid w:val="0070307F"/>
    <w:rsid w:val="007109F9"/>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171B2"/>
    <w:rsid w:val="008257F9"/>
    <w:rsid w:val="00827B83"/>
    <w:rsid w:val="00832B95"/>
    <w:rsid w:val="008348DB"/>
    <w:rsid w:val="00835C7E"/>
    <w:rsid w:val="008371D2"/>
    <w:rsid w:val="00840038"/>
    <w:rsid w:val="008459F2"/>
    <w:rsid w:val="008531D1"/>
    <w:rsid w:val="00864535"/>
    <w:rsid w:val="00865EC5"/>
    <w:rsid w:val="00872433"/>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16877"/>
    <w:rsid w:val="00921E26"/>
    <w:rsid w:val="0092235C"/>
    <w:rsid w:val="00930A47"/>
    <w:rsid w:val="009321AB"/>
    <w:rsid w:val="009327B1"/>
    <w:rsid w:val="00933841"/>
    <w:rsid w:val="00934597"/>
    <w:rsid w:val="00934623"/>
    <w:rsid w:val="009347FA"/>
    <w:rsid w:val="009361C5"/>
    <w:rsid w:val="00936697"/>
    <w:rsid w:val="00936D50"/>
    <w:rsid w:val="00941572"/>
    <w:rsid w:val="00946BE1"/>
    <w:rsid w:val="00951F0E"/>
    <w:rsid w:val="00953EF0"/>
    <w:rsid w:val="00954271"/>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1B51"/>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37F3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7281D"/>
    <w:rsid w:val="00D860B0"/>
    <w:rsid w:val="00D901A3"/>
    <w:rsid w:val="00DA1940"/>
    <w:rsid w:val="00DA24C9"/>
    <w:rsid w:val="00DA3E12"/>
    <w:rsid w:val="00DB48ED"/>
    <w:rsid w:val="00DB5402"/>
    <w:rsid w:val="00DC57BB"/>
    <w:rsid w:val="00DC5A2D"/>
    <w:rsid w:val="00DC7E19"/>
    <w:rsid w:val="00DC7E5B"/>
    <w:rsid w:val="00DD3527"/>
    <w:rsid w:val="00DD542E"/>
    <w:rsid w:val="00DD7DE1"/>
    <w:rsid w:val="00DE1890"/>
    <w:rsid w:val="00DF2B7A"/>
    <w:rsid w:val="00E009DE"/>
    <w:rsid w:val="00E019F3"/>
    <w:rsid w:val="00E056B8"/>
    <w:rsid w:val="00E056CF"/>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86334"/>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632E"/>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46</Pages>
  <Words>74880</Words>
  <Characters>404358</Characters>
  <Application>Microsoft Office Word</Application>
  <DocSecurity>0</DocSecurity>
  <Lines>3369</Lines>
  <Paragraphs>956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Filipe Teixeira</cp:lastModifiedBy>
  <cp:revision>4</cp:revision>
  <dcterms:created xsi:type="dcterms:W3CDTF">2022-01-21T18:53:00Z</dcterms:created>
  <dcterms:modified xsi:type="dcterms:W3CDTF">2022-01-21T19:28:00Z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