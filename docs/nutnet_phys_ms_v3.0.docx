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6FFFAD0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ins w:id="0" w:author="Nick Smith" w:date="2021-10-07T15:14:00Z">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w:t>
        </w:r>
      </w:ins>
      <w:ins w:id="1" w:author="Nick Smith" w:date="2021-10-07T15:17:00Z">
        <w:r w:rsidR="00EA24F1">
          <w:rPr>
            <w:rFonts w:eastAsia="Times New Roman"/>
            <w:color w:val="000000"/>
          </w:rPr>
          <w:t xml:space="preserve"> Jason P. Martina</w:t>
        </w:r>
      </w:ins>
      <w:ins w:id="2" w:author="Nick Smith" w:date="2021-10-07T15:18:00Z">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ins>
      <w:ins w:id="3" w:author="Nick Smith" w:date="2021-10-07T15:19:00Z">
        <w:r w:rsidR="00EA24F1">
          <w:rPr>
            <w:rFonts w:eastAsia="Times New Roman"/>
            <w:color w:val="000000"/>
          </w:rPr>
          <w:t>,</w:t>
        </w:r>
      </w:ins>
      <w:ins w:id="4" w:author="Nick Smith" w:date="2021-10-07T15:20:00Z">
        <w:r w:rsidR="00EA24F1">
          <w:rPr>
            <w:rFonts w:eastAsia="Times New Roman"/>
            <w:color w:val="000000"/>
          </w:rPr>
          <w:t xml:space="preserve"> Peter A. Wilfhart</w:t>
        </w:r>
        <w:r w:rsidR="00EA24F1">
          <w:rPr>
            <w:rFonts w:eastAsia="Times New Roman"/>
            <w:color w:val="000000"/>
            <w:vertAlign w:val="superscript"/>
          </w:rPr>
          <w:t>4</w:t>
        </w:r>
        <w:r w:rsidR="00EA24F1">
          <w:rPr>
            <w:rFonts w:eastAsia="Times New Roman"/>
            <w:color w:val="000000"/>
          </w:rPr>
          <w:t>,</w:t>
        </w:r>
      </w:ins>
      <w:ins w:id="5" w:author="Nick Smith" w:date="2021-10-07T15:19:00Z">
        <w:r w:rsidR="00EA24F1">
          <w:rPr>
            <w:rFonts w:eastAsia="Times New Roman"/>
            <w:color w:val="000000"/>
          </w:rPr>
          <w:t xml:space="preserve"> </w:t>
        </w:r>
      </w:ins>
      <w:ins w:id="6" w:author="Nick Smith" w:date="2021-10-07T15:15:00Z">
        <w:r w:rsidR="00EA24F1">
          <w:rPr>
            <w:rFonts w:eastAsia="Times New Roman"/>
            <w:color w:val="000000"/>
          </w:rPr>
          <w:t xml:space="preserve"> Ning Dong</w:t>
        </w:r>
      </w:ins>
      <w:ins w:id="7" w:author="Nick Smith" w:date="2021-10-07T15:21:00Z">
        <w:r w:rsidR="00EA24F1">
          <w:rPr>
            <w:rFonts w:eastAsia="Times New Roman"/>
            <w:color w:val="000000"/>
            <w:vertAlign w:val="superscript"/>
          </w:rPr>
          <w:t>5</w:t>
        </w:r>
      </w:ins>
      <w:ins w:id="8" w:author="Nick Smith" w:date="2021-10-07T15:15:00Z">
        <w:r w:rsidR="00EA24F1">
          <w:rPr>
            <w:rFonts w:eastAsia="Times New Roman"/>
            <w:color w:val="000000"/>
            <w:vertAlign w:val="superscript"/>
          </w:rPr>
          <w:t>,</w:t>
        </w:r>
      </w:ins>
      <w:ins w:id="9" w:author="Nick Smith" w:date="2021-10-07T15:21:00Z">
        <w:r w:rsidR="00EA24F1">
          <w:rPr>
            <w:rFonts w:eastAsia="Times New Roman"/>
            <w:color w:val="000000"/>
            <w:vertAlign w:val="superscript"/>
          </w:rPr>
          <w:t>6</w:t>
        </w:r>
      </w:ins>
      <w:ins w:id="10" w:author="Nick Smith" w:date="2021-10-07T15:15:00Z">
        <w:r w:rsidR="00EA24F1">
          <w:rPr>
            <w:rFonts w:eastAsia="Times New Roman"/>
            <w:color w:val="000000"/>
          </w:rPr>
          <w:t>,</w:t>
        </w:r>
      </w:ins>
      <w:ins w:id="11" w:author="Nick Smith" w:date="2021-10-07T15:14:00Z">
        <w:r w:rsidR="00EA24F1">
          <w:rPr>
            <w:rFonts w:eastAsia="Times New Roman"/>
            <w:color w:val="000000"/>
          </w:rPr>
          <w:t xml:space="preserve"> Iain Colin</w:t>
        </w:r>
      </w:ins>
      <w:r w:rsidRPr="00771C52">
        <w:rPr>
          <w:rFonts w:eastAsia="Times New Roman"/>
          <w:color w:val="000000"/>
        </w:rPr>
        <w:t xml:space="preserve"> </w:t>
      </w:r>
      <w:ins w:id="12" w:author="Nick Smith" w:date="2021-10-07T15:14:00Z">
        <w:r w:rsidR="00EA24F1">
          <w:rPr>
            <w:rFonts w:eastAsia="Times New Roman"/>
            <w:color w:val="000000"/>
          </w:rPr>
          <w:t>Prentice</w:t>
        </w:r>
      </w:ins>
      <w:ins w:id="13" w:author="Nick Smith" w:date="2021-10-07T15:21:00Z">
        <w:r w:rsidR="00EA24F1">
          <w:rPr>
            <w:rFonts w:eastAsia="Times New Roman"/>
            <w:color w:val="000000"/>
            <w:vertAlign w:val="superscript"/>
          </w:rPr>
          <w:t>5</w:t>
        </w:r>
      </w:ins>
      <w:ins w:id="14" w:author="Nick Smith" w:date="2021-10-07T15:16:00Z">
        <w:r w:rsidR="00EA24F1">
          <w:rPr>
            <w:rFonts w:eastAsia="Times New Roman"/>
            <w:color w:val="000000"/>
            <w:vertAlign w:val="superscript"/>
          </w:rPr>
          <w:t>,</w:t>
        </w:r>
      </w:ins>
      <w:ins w:id="15" w:author="Nick Smith" w:date="2021-10-07T15:21:00Z">
        <w:r w:rsidR="00EA24F1">
          <w:rPr>
            <w:rFonts w:eastAsia="Times New Roman"/>
            <w:color w:val="000000"/>
            <w:vertAlign w:val="superscript"/>
          </w:rPr>
          <w:t>6</w:t>
        </w:r>
      </w:ins>
      <w:ins w:id="16" w:author="Nick Smith" w:date="2021-10-07T15:16:00Z">
        <w:r w:rsidR="00EA24F1">
          <w:rPr>
            <w:rFonts w:eastAsia="Times New Roman"/>
            <w:color w:val="000000"/>
            <w:vertAlign w:val="superscript"/>
          </w:rPr>
          <w:t>,</w:t>
        </w:r>
      </w:ins>
      <w:ins w:id="17" w:author="Nick Smith" w:date="2021-10-07T15:21:00Z">
        <w:r w:rsidR="00EA24F1">
          <w:rPr>
            <w:rFonts w:eastAsia="Times New Roman"/>
            <w:color w:val="000000"/>
            <w:vertAlign w:val="superscript"/>
          </w:rPr>
          <w:t>7</w:t>
        </w:r>
      </w:ins>
      <w:ins w:id="18" w:author="Nick Smith" w:date="2021-10-07T15:16:00Z">
        <w:r w:rsidR="00EA24F1">
          <w:rPr>
            <w:rFonts w:eastAsia="Times New Roman"/>
            <w:color w:val="000000"/>
          </w:rPr>
          <w:t>,</w:t>
        </w:r>
      </w:ins>
      <w:ins w:id="19" w:author="Nick Smith" w:date="2021-10-07T15:17:00Z">
        <w:r w:rsidR="00EA24F1">
          <w:rPr>
            <w:rFonts w:eastAsia="Times New Roman"/>
            <w:color w:val="000000"/>
          </w:rPr>
          <w:t xml:space="preserve"> Ian J. Wright</w:t>
        </w:r>
      </w:ins>
      <w:ins w:id="20" w:author="Nick Smith" w:date="2021-10-07T15:21:00Z">
        <w:r w:rsidR="00EA24F1">
          <w:rPr>
            <w:rFonts w:eastAsia="Times New Roman"/>
            <w:color w:val="000000"/>
            <w:vertAlign w:val="superscript"/>
          </w:rPr>
          <w:t>6</w:t>
        </w:r>
      </w:ins>
      <w:ins w:id="21" w:author="Nick Smith" w:date="2021-10-07T15:17:00Z">
        <w:r w:rsidR="00EA24F1">
          <w:rPr>
            <w:rFonts w:eastAsia="Times New Roman"/>
            <w:color w:val="000000"/>
          </w:rPr>
          <w:t>,</w:t>
        </w:r>
      </w:ins>
      <w:ins w:id="22" w:author="Nick Smith" w:date="2021-10-07T15:20:00Z">
        <w:r w:rsidR="00EA24F1">
          <w:rPr>
            <w:rFonts w:eastAsia="Times New Roman"/>
            <w:color w:val="000000"/>
          </w:rPr>
          <w:t xml:space="preserve"> Sally</w:t>
        </w:r>
      </w:ins>
      <w:ins w:id="23" w:author="Nick Smith" w:date="2021-10-07T15:22:00Z">
        <w:r w:rsidR="00EA24F1">
          <w:rPr>
            <w:rFonts w:eastAsia="Times New Roman"/>
            <w:color w:val="000000"/>
          </w:rPr>
          <w:t xml:space="preserve"> A. Power</w:t>
        </w:r>
        <w:r w:rsidR="00EA24F1">
          <w:rPr>
            <w:rFonts w:eastAsia="Times New Roman"/>
            <w:color w:val="000000"/>
            <w:vertAlign w:val="superscript"/>
          </w:rPr>
          <w:t>8</w:t>
        </w:r>
      </w:ins>
      <w:r w:rsidRPr="00771C52">
        <w:rPr>
          <w:rFonts w:eastAsia="Times New Roman"/>
          <w:color w:val="000000"/>
        </w:rPr>
        <w:t xml:space="preserve">…, Nutrient </w:t>
      </w:r>
      <w:del w:id="24" w:author="Nick Smith" w:date="2021-10-07T15:21:00Z">
        <w:r w:rsidRPr="00771C52" w:rsidDel="00EA24F1">
          <w:rPr>
            <w:rFonts w:eastAsia="Times New Roman"/>
            <w:color w:val="000000"/>
          </w:rPr>
          <w:delText>Network</w:delText>
        </w:r>
        <w:r w:rsidR="008E7B36" w:rsidDel="00EA24F1">
          <w:rPr>
            <w:rFonts w:eastAsia="Times New Roman"/>
            <w:color w:val="000000"/>
            <w:vertAlign w:val="superscript"/>
          </w:rPr>
          <w:delText>x</w:delText>
        </w:r>
      </w:del>
      <w:ins w:id="25" w:author="Nick Smith" w:date="2021-10-07T15:21:00Z">
        <w:r w:rsidR="00EA24F1" w:rsidRPr="00771C52">
          <w:rPr>
            <w:rFonts w:eastAsia="Times New Roman"/>
            <w:color w:val="000000"/>
          </w:rPr>
          <w:t>Network</w:t>
        </w:r>
        <w:r w:rsidR="00EA24F1">
          <w:rPr>
            <w:rFonts w:eastAsia="Times New Roman"/>
            <w:color w:val="000000"/>
            <w:vertAlign w:val="superscript"/>
          </w:rPr>
          <w:t>4</w:t>
        </w:r>
      </w:ins>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ins w:id="26" w:author="Nick Smith" w:date="2021-10-07T15:15:00Z"/>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A24F1" w:rsidRDefault="00EA24F1" w:rsidP="00B05AC4">
      <w:pPr>
        <w:spacing w:line="480" w:lineRule="auto"/>
        <w:contextualSpacing/>
        <w:rPr>
          <w:ins w:id="27" w:author="Nick Smith" w:date="2021-10-07T15:18:00Z"/>
          <w:rFonts w:eastAsia="Times New Roman"/>
          <w:rPrChange w:id="28" w:author="Nick Smith" w:date="2021-10-07T15:18:00Z">
            <w:rPr>
              <w:ins w:id="29" w:author="Nick Smith" w:date="2021-10-07T15:18:00Z"/>
              <w:rFonts w:eastAsia="Times New Roman"/>
              <w:vertAlign w:val="superscript"/>
            </w:rPr>
          </w:rPrChange>
        </w:rPr>
      </w:pPr>
      <w:ins w:id="30" w:author="Nick Smith" w:date="2021-10-07T15:18:00Z">
        <w:r>
          <w:rPr>
            <w:rFonts w:eastAsia="Times New Roman"/>
            <w:vertAlign w:val="superscript"/>
          </w:rPr>
          <w:t>3</w:t>
        </w:r>
        <w:r w:rsidRPr="00EA24F1">
          <w:rPr>
            <w:rFonts w:eastAsia="Times New Roman"/>
          </w:rPr>
          <w:t>Department of Biology, Texas State University, San Marcos, TX, 78666, USA</w:t>
        </w:r>
      </w:ins>
    </w:p>
    <w:p w14:paraId="40A9BF46" w14:textId="5E5B116F" w:rsidR="00EA24F1" w:rsidRPr="00EA24F1" w:rsidRDefault="00EA24F1" w:rsidP="00B05AC4">
      <w:pPr>
        <w:spacing w:line="480" w:lineRule="auto"/>
        <w:contextualSpacing/>
        <w:rPr>
          <w:ins w:id="31" w:author="Nick Smith" w:date="2021-10-07T15:19:00Z"/>
          <w:rFonts w:eastAsia="Times New Roman"/>
          <w:rPrChange w:id="32" w:author="Nick Smith" w:date="2021-10-07T15:19:00Z">
            <w:rPr>
              <w:ins w:id="33" w:author="Nick Smith" w:date="2021-10-07T15:19:00Z"/>
              <w:rFonts w:eastAsia="Times New Roman"/>
              <w:vertAlign w:val="superscript"/>
            </w:rPr>
          </w:rPrChange>
        </w:rPr>
      </w:pPr>
      <w:ins w:id="34" w:author="Nick Smith" w:date="2021-10-07T15:19:00Z">
        <w:r>
          <w:rPr>
            <w:rFonts w:eastAsia="Times New Roman"/>
            <w:vertAlign w:val="superscript"/>
          </w:rPr>
          <w:t>4</w:t>
        </w:r>
        <w:r>
          <w:rPr>
            <w:rFonts w:eastAsia="Times New Roman"/>
          </w:rPr>
          <w:t>Department of Ecology, Evolution, and Behavior, University of Minnesota, Saint Paul, MN 55108</w:t>
        </w:r>
      </w:ins>
    </w:p>
    <w:p w14:paraId="473641EA" w14:textId="19C8D9AC" w:rsidR="00EA24F1" w:rsidRPr="00EA24F1" w:rsidRDefault="00EA24F1" w:rsidP="00B05AC4">
      <w:pPr>
        <w:spacing w:line="480" w:lineRule="auto"/>
        <w:contextualSpacing/>
        <w:rPr>
          <w:ins w:id="35" w:author="Nick Smith" w:date="2021-10-07T15:15:00Z"/>
          <w:rFonts w:eastAsia="Times New Roman"/>
        </w:rPr>
      </w:pPr>
      <w:ins w:id="36" w:author="Nick Smith" w:date="2021-10-07T15:21:00Z">
        <w:r>
          <w:rPr>
            <w:rFonts w:eastAsia="Times New Roman"/>
            <w:vertAlign w:val="superscript"/>
          </w:rPr>
          <w:t>5</w:t>
        </w:r>
      </w:ins>
      <w:ins w:id="37" w:author="Nick Smith" w:date="2021-10-07T15:15:00Z">
        <w:r w:rsidRPr="00EA24F1">
          <w:rPr>
            <w:rFonts w:eastAsia="Times New Roman"/>
          </w:rPr>
          <w:t xml:space="preserve">Georgina Mace Centre for the Living Planet, Imperial College London, Department of Life Sciences, </w:t>
        </w:r>
        <w:bookmarkStart w:id="38" w:name="OLE_LINK246"/>
        <w:bookmarkStart w:id="39" w:name="OLE_LINK247"/>
        <w:proofErr w:type="spellStart"/>
        <w:r w:rsidRPr="00EA24F1">
          <w:rPr>
            <w:rFonts w:eastAsia="Times New Roman"/>
          </w:rPr>
          <w:t>Silwood</w:t>
        </w:r>
        <w:proofErr w:type="spellEnd"/>
        <w:r w:rsidRPr="00EA24F1">
          <w:rPr>
            <w:rFonts w:eastAsia="Times New Roman"/>
          </w:rPr>
          <w:t xml:space="preserve"> Park Campus, </w:t>
        </w:r>
        <w:bookmarkStart w:id="40" w:name="OLE_LINK315"/>
        <w:bookmarkStart w:id="41" w:name="OLE_LINK316"/>
        <w:r w:rsidRPr="00EA24F1">
          <w:rPr>
            <w:rFonts w:eastAsia="Times New Roman"/>
          </w:rPr>
          <w:t xml:space="preserve">Ascot </w:t>
        </w:r>
        <w:bookmarkEnd w:id="40"/>
        <w:bookmarkEnd w:id="41"/>
        <w:r w:rsidRPr="00EA24F1">
          <w:rPr>
            <w:rFonts w:eastAsia="Times New Roman"/>
          </w:rPr>
          <w:t>SL5 7PY, UK</w:t>
        </w:r>
        <w:bookmarkEnd w:id="38"/>
        <w:bookmarkEnd w:id="39"/>
      </w:ins>
    </w:p>
    <w:p w14:paraId="6A636A24" w14:textId="58F59D1B" w:rsidR="00EA24F1" w:rsidRPr="00EA24F1" w:rsidRDefault="00EA24F1" w:rsidP="00EA24F1">
      <w:pPr>
        <w:spacing w:line="480" w:lineRule="auto"/>
        <w:contextualSpacing/>
        <w:rPr>
          <w:ins w:id="42" w:author="Nick Smith" w:date="2021-10-07T15:16:00Z"/>
          <w:rFonts w:eastAsia="Times New Roman"/>
        </w:rPr>
      </w:pPr>
      <w:ins w:id="43" w:author="Nick Smith" w:date="2021-10-07T15:21:00Z">
        <w:r>
          <w:rPr>
            <w:rFonts w:eastAsia="Times New Roman"/>
            <w:vertAlign w:val="superscript"/>
          </w:rPr>
          <w:t>6</w:t>
        </w:r>
      </w:ins>
      <w:ins w:id="44" w:author="Nick Smith" w:date="2021-10-07T15:16:00Z">
        <w:r w:rsidRPr="00EA24F1">
          <w:rPr>
            <w:rFonts w:eastAsia="Times New Roman"/>
          </w:rPr>
          <w:t xml:space="preserve">Department of Biological Sciences, </w:t>
        </w:r>
        <w:bookmarkStart w:id="45" w:name="OLE_LINK356"/>
        <w:bookmarkStart w:id="46" w:name="OLE_LINK357"/>
        <w:r w:rsidRPr="00EA24F1">
          <w:rPr>
            <w:rFonts w:eastAsia="Times New Roman"/>
          </w:rPr>
          <w:t>Macquarie University</w:t>
        </w:r>
        <w:bookmarkEnd w:id="45"/>
        <w:bookmarkEnd w:id="46"/>
        <w:r w:rsidRPr="00EA24F1">
          <w:rPr>
            <w:rFonts w:eastAsia="Times New Roman"/>
          </w:rPr>
          <w:t>, North Ryde, NSW 2109, Australia</w:t>
        </w:r>
      </w:ins>
    </w:p>
    <w:p w14:paraId="0B55ACEF" w14:textId="1EEA3155" w:rsidR="00EA24F1" w:rsidRPr="00EA24F1" w:rsidRDefault="00EA24F1" w:rsidP="00B05AC4">
      <w:pPr>
        <w:spacing w:line="480" w:lineRule="auto"/>
        <w:contextualSpacing/>
        <w:rPr>
          <w:rFonts w:eastAsia="Times New Roman"/>
        </w:rPr>
      </w:pPr>
      <w:ins w:id="47" w:author="Nick Smith" w:date="2021-10-07T15:16:00Z">
        <w:r>
          <w:rPr>
            <w:rFonts w:eastAsia="Times New Roman"/>
            <w:vertAlign w:val="superscript"/>
          </w:rPr>
          <w:t>5</w:t>
        </w:r>
        <w:bookmarkStart w:id="48" w:name="OLE_LINK242"/>
        <w:bookmarkStart w:id="49" w:name="OLE_LINK243"/>
        <w:bookmarkStart w:id="50" w:name="OLE_LINK361"/>
        <w:bookmarkStart w:id="51" w:name="OLE_LINK362"/>
        <w:r w:rsidRPr="00EA24F1">
          <w:rPr>
            <w:rFonts w:eastAsia="Times New Roman"/>
            <w:rPrChange w:id="52" w:author="Nick Smith" w:date="2021-10-07T15:16:00Z">
              <w:rPr>
                <w:rFonts w:eastAsia="Times New Roman"/>
                <w:vertAlign w:val="superscript"/>
              </w:rPr>
            </w:rPrChange>
          </w:rPr>
          <w:t>Ministry of Education Key Laboratory for Earth System Modelling, Department of Earth System Science</w:t>
        </w:r>
        <w:bookmarkEnd w:id="48"/>
        <w:bookmarkEnd w:id="49"/>
        <w:bookmarkEnd w:id="50"/>
        <w:bookmarkEnd w:id="51"/>
        <w:r w:rsidRPr="00EA24F1">
          <w:rPr>
            <w:rFonts w:eastAsia="Times New Roman"/>
            <w:rPrChange w:id="53" w:author="Nick Smith" w:date="2021-10-07T15:16:00Z">
              <w:rPr>
                <w:rFonts w:eastAsia="Times New Roman"/>
                <w:vertAlign w:val="superscript"/>
              </w:rPr>
            </w:rPrChange>
          </w:rPr>
          <w:t xml:space="preserve">, </w:t>
        </w:r>
        <w:bookmarkStart w:id="54" w:name="OLE_LINK240"/>
        <w:bookmarkStart w:id="55" w:name="OLE_LINK241"/>
        <w:bookmarkStart w:id="56" w:name="OLE_LINK360"/>
        <w:r w:rsidRPr="00EA24F1">
          <w:rPr>
            <w:rFonts w:eastAsia="Times New Roman"/>
            <w:rPrChange w:id="57" w:author="Nick Smith" w:date="2021-10-07T15:16:00Z">
              <w:rPr>
                <w:rFonts w:eastAsia="Times New Roman"/>
                <w:vertAlign w:val="superscript"/>
              </w:rPr>
            </w:rPrChange>
          </w:rPr>
          <w:t>Tsinghua University</w:t>
        </w:r>
        <w:bookmarkEnd w:id="54"/>
        <w:bookmarkEnd w:id="55"/>
        <w:bookmarkEnd w:id="56"/>
        <w:r w:rsidRPr="00EA24F1">
          <w:rPr>
            <w:rFonts w:eastAsia="Times New Roman"/>
            <w:rPrChange w:id="58" w:author="Nick Smith" w:date="2021-10-07T15:16:00Z">
              <w:rPr>
                <w:rFonts w:eastAsia="Times New Roman"/>
                <w:vertAlign w:val="superscript"/>
              </w:rPr>
            </w:rPrChange>
          </w:rPr>
          <w:t>, Beijing 100084, China</w:t>
        </w:r>
      </w:ins>
    </w:p>
    <w:p w14:paraId="75F34000" w14:textId="6A1F092C" w:rsidR="00361685" w:rsidRPr="00771C52" w:rsidRDefault="008E7B36" w:rsidP="00B05AC4">
      <w:pPr>
        <w:spacing w:line="480" w:lineRule="auto"/>
        <w:contextualSpacing/>
        <w:rPr>
          <w:rFonts w:eastAsia="Times New Roman"/>
        </w:rPr>
      </w:pPr>
      <w:del w:id="59" w:author="Nick Smith" w:date="2021-10-07T15:22:00Z">
        <w:r w:rsidDel="00EA24F1">
          <w:rPr>
            <w:rFonts w:eastAsia="Times New Roman"/>
            <w:color w:val="000000"/>
            <w:vertAlign w:val="superscript"/>
          </w:rPr>
          <w:delText>x</w:delText>
        </w:r>
        <w:r w:rsidR="00361685" w:rsidRPr="00771C52" w:rsidDel="00EA24F1">
          <w:rPr>
            <w:rFonts w:eastAsia="Times New Roman"/>
            <w:color w:val="000000"/>
          </w:rPr>
          <w:delText xml:space="preserve">University </w:delText>
        </w:r>
      </w:del>
      <w:ins w:id="60" w:author="Nick Smith" w:date="2021-10-07T15:22:00Z">
        <w:r w:rsidR="00EA24F1">
          <w:rPr>
            <w:rFonts w:eastAsia="Times New Roman"/>
            <w:color w:val="000000"/>
            <w:vertAlign w:val="superscript"/>
          </w:rPr>
          <w:t>8</w:t>
        </w:r>
        <w:r w:rsidR="00B83AB1">
          <w:rPr>
            <w:rFonts w:eastAsia="Times New Roman"/>
            <w:color w:val="000000"/>
          </w:rPr>
          <w:t>Hawkesbur</w:t>
        </w:r>
      </w:ins>
      <w:ins w:id="61" w:author="Nick Smith" w:date="2021-10-07T15:23:00Z">
        <w:r w:rsidR="00B83AB1">
          <w:rPr>
            <w:rFonts w:eastAsia="Times New Roman"/>
            <w:color w:val="000000"/>
          </w:rPr>
          <w:t xml:space="preserve">y Institute for the Environment, </w:t>
        </w:r>
      </w:ins>
      <w:del w:id="62" w:author="Nick Smith" w:date="2021-10-07T15:22:00Z">
        <w:r w:rsidR="00361685" w:rsidRPr="00771C52" w:rsidDel="00EA24F1">
          <w:rPr>
            <w:rFonts w:eastAsia="Times New Roman"/>
            <w:color w:val="000000"/>
          </w:rPr>
          <w:delText>of Minnesota</w:delText>
        </w:r>
      </w:del>
      <w:ins w:id="63" w:author="Nick Smith" w:date="2021-10-07T15:22:00Z">
        <w:r w:rsidR="00EA24F1">
          <w:rPr>
            <w:rFonts w:eastAsia="Times New Roman"/>
            <w:color w:val="000000"/>
          </w:rPr>
          <w:t>Western Sydney</w:t>
        </w:r>
      </w:ins>
      <w:ins w:id="64" w:author="Nick Smith" w:date="2021-10-07T15:23:00Z">
        <w:r w:rsidR="00B83AB1">
          <w:rPr>
            <w:rFonts w:eastAsia="Times New Roman"/>
            <w:color w:val="000000"/>
          </w:rPr>
          <w:t xml:space="preserve"> University</w:t>
        </w:r>
      </w:ins>
      <w:ins w:id="65" w:author="Nick Smith" w:date="2021-10-07T15:22:00Z">
        <w:r w:rsidR="00B83AB1">
          <w:rPr>
            <w:rFonts w:eastAsia="Times New Roman"/>
            <w:color w:val="000000"/>
          </w:rPr>
          <w:t>,</w:t>
        </w:r>
      </w:ins>
      <w:ins w:id="66" w:author="Nick Smith" w:date="2021-10-07T15:23:00Z">
        <w:r w:rsidR="00B83AB1">
          <w:rPr>
            <w:rFonts w:eastAsia="Times New Roman"/>
            <w:color w:val="000000"/>
          </w:rPr>
          <w:t xml:space="preserve"> Sydney, Australia</w:t>
        </w:r>
      </w:ins>
      <w:ins w:id="67" w:author="Nick Smith" w:date="2021-10-07T15:22:00Z">
        <w:r w:rsidR="00B83AB1">
          <w:rPr>
            <w:rFonts w:eastAsia="Times New Roman"/>
            <w:color w:val="000000"/>
          </w:rPr>
          <w:t xml:space="preserve"> </w:t>
        </w:r>
      </w:ins>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29662A5E"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w:t>
      </w:r>
      <w:del w:id="68" w:author="Nick Smith" w:date="2021-10-07T16:24:00Z">
        <w:r w:rsidRPr="00771C52" w:rsidDel="00BF1177">
          <w:rPr>
            <w:rFonts w:eastAsia="Times New Roman"/>
            <w:color w:val="000000"/>
          </w:rPr>
          <w:delText xml:space="preserve">now </w:delText>
        </w:r>
      </w:del>
      <w:r w:rsidRPr="00771C52">
        <w:rPr>
          <w:rFonts w:eastAsia="Times New Roman"/>
          <w:color w:val="000000"/>
        </w:rPr>
        <w:t>beginning to include explicit nitrogen cycles</w:t>
      </w:r>
      <w:del w:id="69" w:author="Nick Smith" w:date="2021-10-07T15:36:00Z">
        <w:r w:rsidRPr="00771C52" w:rsidDel="006E60EB">
          <w:rPr>
            <w:rFonts w:eastAsia="Times New Roman"/>
            <w:color w:val="000000"/>
          </w:rPr>
          <w:delText xml:space="preserve"> and this </w:delText>
        </w:r>
      </w:del>
      <w:ins w:id="70" w:author="Nick Smith" w:date="2021-10-07T16:25:00Z">
        <w:r w:rsidR="00BF1177">
          <w:rPr>
            <w:rFonts w:eastAsia="Times New Roman"/>
            <w:color w:val="000000"/>
          </w:rPr>
          <w:t xml:space="preserve">, which </w:t>
        </w:r>
      </w:ins>
      <w:del w:id="71" w:author="Nick Smith" w:date="2021-10-07T16:25:00Z">
        <w:r w:rsidRPr="00771C52" w:rsidDel="00BF1177">
          <w:rPr>
            <w:rFonts w:eastAsia="Times New Roman"/>
            <w:color w:val="000000"/>
          </w:rPr>
          <w:delText xml:space="preserve">has been shown to </w:delText>
        </w:r>
      </w:del>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del w:id="72" w:author="Nick Smith" w:date="2021-10-07T16:25:00Z">
        <w:r w:rsidR="007A6CA7" w:rsidRPr="00771C52" w:rsidDel="00BF1177">
          <w:rPr>
            <w:rFonts w:eastAsia="Times New Roman"/>
            <w:color w:val="000000"/>
          </w:rPr>
          <w:delText>that there is a</w:delText>
        </w:r>
      </w:del>
      <w:ins w:id="73" w:author="Nick Smith" w:date="2021-10-07T16:25:00Z">
        <w:r w:rsidR="00BF1177">
          <w:rPr>
            <w:rFonts w:eastAsia="Times New Roman"/>
            <w:color w:val="000000"/>
          </w:rPr>
          <w:t>the</w:t>
        </w:r>
      </w:ins>
      <w:r w:rsidRPr="00771C52">
        <w:rPr>
          <w:rFonts w:eastAsia="Times New Roman"/>
          <w:color w:val="000000"/>
        </w:rPr>
        <w:t xml:space="preserve"> positive correlation</w:t>
      </w:r>
      <w:del w:id="74" w:author="Nick Smith" w:date="2021-10-07T15:36:00Z">
        <w:r w:rsidRPr="00771C52" w:rsidDel="001C2672">
          <w:rPr>
            <w:rFonts w:eastAsia="Times New Roman"/>
            <w:color w:val="000000"/>
          </w:rPr>
          <w:delText>s</w:delText>
        </w:r>
      </w:del>
      <w:r w:rsidRPr="00771C52">
        <w:rPr>
          <w:rFonts w:eastAsia="Times New Roman"/>
          <w:color w:val="000000"/>
        </w:rPr>
        <w:t xml:space="preserve"> between soil nitrogen</w:t>
      </w:r>
      <w:ins w:id="75" w:author="Nick Smith" w:date="2021-10-07T15:23:00Z">
        <w:r w:rsidR="00B83AB1">
          <w:rPr>
            <w:rFonts w:eastAsia="Times New Roman"/>
            <w:color w:val="000000"/>
          </w:rPr>
          <w:t xml:space="preserve"> av</w:t>
        </w:r>
      </w:ins>
      <w:ins w:id="76" w:author="Nick Smith" w:date="2021-10-07T15:24:00Z">
        <w:r w:rsidR="00B83AB1">
          <w:rPr>
            <w:rFonts w:eastAsia="Times New Roman"/>
            <w:color w:val="000000"/>
          </w:rPr>
          <w:t>ailable for uptake by plants</w:t>
        </w:r>
      </w:ins>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del w:id="77" w:author="Nick Smith" w:date="2021-10-07T15:37:00Z">
        <w:r w:rsidRPr="00771C52" w:rsidDel="001C2672">
          <w:rPr>
            <w:rFonts w:eastAsia="Times New Roman"/>
            <w:color w:val="000000"/>
          </w:rPr>
          <w:delText xml:space="preserve">areas </w:delText>
        </w:r>
      </w:del>
      <w:ins w:id="78" w:author="Nick Smith" w:date="2021-10-07T15:37:00Z">
        <w:r w:rsidR="001C2672">
          <w:rPr>
            <w:rFonts w:eastAsia="Times New Roman"/>
            <w:color w:val="000000"/>
          </w:rPr>
          <w:t>systems</w:t>
        </w:r>
        <w:r w:rsidR="001C2672" w:rsidRPr="00771C52">
          <w:rPr>
            <w:rFonts w:eastAsia="Times New Roman"/>
            <w:color w:val="000000"/>
          </w:rPr>
          <w:t xml:space="preserve"> </w:t>
        </w:r>
      </w:ins>
      <w:r w:rsidRPr="00771C52">
        <w:rPr>
          <w:rFonts w:eastAsia="Times New Roman"/>
          <w:color w:val="000000"/>
        </w:rPr>
        <w:t>with more</w:t>
      </w:r>
      <w:ins w:id="79" w:author="Nick Smith" w:date="2021-10-07T15:37:00Z">
        <w:r w:rsidR="001C2672">
          <w:rPr>
            <w:rFonts w:eastAsia="Times New Roman"/>
            <w:color w:val="000000"/>
          </w:rPr>
          <w:t xml:space="preserve"> available</w:t>
        </w:r>
      </w:ins>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del w:id="80" w:author="Nick Smith" w:date="2021-10-08T15:42:00Z">
        <w:r w:rsidR="008C53AA" w:rsidDel="00953EF0">
          <w:rPr>
            <w:rFonts w:eastAsia="Times New Roman"/>
            <w:color w:val="000000"/>
          </w:rPr>
          <w:delText>structural</w:delText>
        </w:r>
        <w:r w:rsidRPr="00771C52" w:rsidDel="00953EF0">
          <w:rPr>
            <w:rFonts w:eastAsia="Times New Roman"/>
            <w:color w:val="000000"/>
          </w:rPr>
          <w:delText xml:space="preserve"> </w:delText>
        </w:r>
      </w:del>
      <w:r w:rsidRPr="00771C52">
        <w:rPr>
          <w:rFonts w:eastAsia="Times New Roman"/>
          <w:color w:val="000000"/>
        </w:rPr>
        <w:t>development</w:t>
      </w:r>
      <w:ins w:id="81" w:author="Nick Smith" w:date="2021-10-08T15:42:00Z">
        <w:r w:rsidR="00953EF0">
          <w:rPr>
            <w:rFonts w:eastAsia="Times New Roman"/>
            <w:color w:val="000000"/>
          </w:rPr>
          <w:t xml:space="preserve"> of new tissues</w:t>
        </w:r>
      </w:ins>
      <w:r w:rsidRPr="00771C52">
        <w:rPr>
          <w:rFonts w:eastAsia="Times New Roman"/>
          <w:color w:val="000000"/>
        </w:rPr>
        <w:t xml:space="preserve"> </w:t>
      </w:r>
      <w:del w:id="82" w:author="Nick Smith" w:date="2021-10-08T16:32:00Z">
        <w:r w:rsidRPr="00771C52" w:rsidDel="00D678C0">
          <w:rPr>
            <w:rFonts w:eastAsia="Times New Roman"/>
            <w:color w:val="000000"/>
          </w:rPr>
          <w:delText>and/</w:delText>
        </w:r>
      </w:del>
      <w:r w:rsidRPr="00771C52">
        <w:rPr>
          <w:rFonts w:eastAsia="Times New Roman"/>
          <w:color w:val="000000"/>
        </w:rPr>
        <w:t xml:space="preserve">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ins w:id="83" w:author="Nick Smith" w:date="2021-10-08T15:42:00Z">
        <w:r w:rsidR="00953EF0">
          <w:rPr>
            <w:rFonts w:eastAsia="Times New Roman"/>
            <w:color w:val="000000"/>
          </w:rPr>
          <w:t>-</w:t>
        </w:r>
      </w:ins>
      <w:del w:id="84" w:author="Nick Smith" w:date="2021-10-08T15:42:00Z">
        <w:r w:rsidRPr="00771C52" w:rsidDel="00953EF0">
          <w:rPr>
            <w:rFonts w:eastAsia="Times New Roman"/>
            <w:color w:val="000000"/>
          </w:rPr>
          <w:delText xml:space="preserve"> </w:delText>
        </w:r>
      </w:del>
      <w:r w:rsidRPr="00771C52">
        <w:rPr>
          <w:rFonts w:eastAsia="Times New Roman"/>
          <w:color w:val="000000"/>
        </w:rPr>
        <w:t>distributed</w:t>
      </w:r>
      <w:ins w:id="85" w:author="Nick Smith" w:date="2021-10-08T15:42:00Z">
        <w:r w:rsidR="00953EF0">
          <w:rPr>
            <w:rFonts w:eastAsia="Times New Roman"/>
            <w:color w:val="000000"/>
          </w:rPr>
          <w:t xml:space="preserve"> network of</w:t>
        </w:r>
      </w:ins>
      <w:r w:rsidRPr="00771C52">
        <w:rPr>
          <w:rFonts w:eastAsia="Times New Roman"/>
          <w:color w:val="000000"/>
        </w:rPr>
        <w:t xml:space="preserve"> </w:t>
      </w:r>
      <w:del w:id="86" w:author="Nick Smith" w:date="2021-10-08T15:43:00Z">
        <w:r w:rsidRPr="00771C52" w:rsidDel="00953EF0">
          <w:rPr>
            <w:rFonts w:eastAsia="Times New Roman"/>
            <w:color w:val="000000"/>
          </w:rPr>
          <w:delText>experimental nitrogen</w:delText>
        </w:r>
      </w:del>
      <w:ins w:id="87" w:author="Nick Smith" w:date="2021-10-08T15:43:00Z">
        <w:r w:rsidR="00953EF0">
          <w:rPr>
            <w:rFonts w:eastAsia="Times New Roman"/>
            <w:color w:val="000000"/>
          </w:rPr>
          <w:t>nutrient</w:t>
        </w:r>
      </w:ins>
      <w:r w:rsidRPr="00771C52">
        <w:rPr>
          <w:rFonts w:eastAsia="Times New Roman"/>
          <w:color w:val="000000"/>
        </w:rPr>
        <w:t xml:space="preserve"> addition </w:t>
      </w:r>
      <w:del w:id="88" w:author="Nick Smith" w:date="2021-10-08T15:43:00Z">
        <w:r w:rsidRPr="00771C52" w:rsidDel="00953EF0">
          <w:rPr>
            <w:rFonts w:eastAsia="Times New Roman"/>
            <w:color w:val="000000"/>
          </w:rPr>
          <w:delText>network</w:delText>
        </w:r>
        <w:r w:rsidR="007D52B6" w:rsidDel="00953EF0">
          <w:rPr>
            <w:rFonts w:eastAsia="Times New Roman"/>
            <w:color w:val="000000"/>
          </w:rPr>
          <w:delText xml:space="preserve"> </w:delText>
        </w:r>
      </w:del>
      <w:ins w:id="89" w:author="Nick Smith" w:date="2021-10-08T15:43:00Z">
        <w:r w:rsidR="00953EF0">
          <w:rPr>
            <w:rFonts w:eastAsia="Times New Roman"/>
            <w:color w:val="000000"/>
          </w:rPr>
          <w:t xml:space="preserve">experiments </w:t>
        </w:r>
      </w:ins>
      <w:r w:rsidR="007D52B6">
        <w:rPr>
          <w:rFonts w:eastAsia="Times New Roman"/>
          <w:color w:val="000000"/>
        </w:rPr>
        <w:t>in grasslands</w:t>
      </w:r>
      <w:r w:rsidRPr="00771C52">
        <w:rPr>
          <w:rFonts w:eastAsia="Times New Roman"/>
          <w:color w:val="000000"/>
        </w:rPr>
        <w:t xml:space="preserve"> (Nutrient Network). </w:t>
      </w:r>
      <w:del w:id="90" w:author="Nick Smith" w:date="2021-10-07T15:24:00Z">
        <w:r w:rsidRPr="00771C52" w:rsidDel="00B83AB1">
          <w:rPr>
            <w:rFonts w:eastAsia="Times New Roman"/>
            <w:color w:val="000000"/>
          </w:rPr>
          <w:delText>We show that, a</w:delText>
        </w:r>
      </w:del>
      <w:ins w:id="91" w:author="Nick Smith" w:date="2021-10-07T15:24:00Z">
        <w:r w:rsidR="00B83AB1">
          <w:rPr>
            <w:rFonts w:eastAsia="Times New Roman"/>
            <w:color w:val="000000"/>
          </w:rPr>
          <w:t>A</w:t>
        </w:r>
      </w:ins>
      <w:r w:rsidRPr="00771C52">
        <w:rPr>
          <w:rFonts w:eastAsia="Times New Roman"/>
          <w:color w:val="000000"/>
        </w:rPr>
        <w:t xml:space="preserve">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del w:id="92" w:author="Nick Smith" w:date="2021-10-07T15:24:00Z">
        <w:r w:rsidRPr="00771C52" w:rsidDel="00B83AB1">
          <w:rPr>
            <w:rFonts w:eastAsia="Times New Roman"/>
            <w:color w:val="000000"/>
          </w:rPr>
          <w:delText>we find that</w:delText>
        </w:r>
        <w:r w:rsidR="008C53AA" w:rsidDel="00B83AB1">
          <w:rPr>
            <w:rFonts w:eastAsia="Times New Roman"/>
            <w:color w:val="000000"/>
          </w:rPr>
          <w:delText xml:space="preserve"> </w:delText>
        </w:r>
      </w:del>
      <w:r w:rsidR="008C53AA">
        <w:rPr>
          <w:rFonts w:eastAsia="Times New Roman"/>
          <w:color w:val="000000"/>
        </w:rPr>
        <w:t xml:space="preserve">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del w:id="93" w:author="Nick Smith" w:date="2021-10-07T15:24:00Z">
        <w:r w:rsidRPr="00771C52" w:rsidDel="00B83AB1">
          <w:rPr>
            <w:rFonts w:eastAsia="Times New Roman"/>
            <w:color w:val="000000"/>
          </w:rPr>
          <w:delText>Additionally, we find that t</w:delText>
        </w:r>
      </w:del>
      <w:ins w:id="94" w:author="Nick Smith" w:date="2021-10-07T15:24:00Z">
        <w:r w:rsidR="00B83AB1">
          <w:rPr>
            <w:rFonts w:eastAsia="Times New Roman"/>
            <w:color w:val="000000"/>
          </w:rPr>
          <w:t>T</w:t>
        </w:r>
      </w:ins>
      <w:r w:rsidRPr="00771C52">
        <w:rPr>
          <w:rFonts w:eastAsia="Times New Roman"/>
          <w:color w:val="000000"/>
        </w:rPr>
        <w:t xml:space="preserve">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ins w:id="95" w:author="Nick Smith" w:date="2021-10-07T16:26:00Z">
        <w:r w:rsidR="00BF1177">
          <w:rPr>
            <w:rFonts w:eastAsia="Times New Roman"/>
            <w:color w:val="000000"/>
          </w:rPr>
          <w:t xml:space="preserve"> addition</w:t>
        </w:r>
      </w:ins>
      <w:r w:rsidR="00D06FFF">
        <w:rPr>
          <w:rFonts w:eastAsia="Times New Roman"/>
          <w:color w:val="000000"/>
        </w:rPr>
        <w:t xml:space="preserve"> is strongest when plants increase allocation to leaf mass per area, but not aboveground biomass</w:t>
      </w:r>
      <w:del w:id="96" w:author="Nick Smith" w:date="2021-10-07T16:26:00Z">
        <w:r w:rsidRPr="00771C52" w:rsidDel="00BF1177">
          <w:rPr>
            <w:rFonts w:eastAsia="Times New Roman"/>
            <w:color w:val="000000"/>
          </w:rPr>
          <w:delText xml:space="preserve"> </w:delText>
        </w:r>
        <w:r w:rsidR="00D06FFF" w:rsidDel="00BF1177">
          <w:rPr>
            <w:rFonts w:eastAsia="Times New Roman"/>
            <w:color w:val="000000"/>
          </w:rPr>
          <w:delText>in response to soil nitrogen addition</w:delText>
        </w:r>
      </w:del>
      <w:r w:rsidRPr="00771C52">
        <w:rPr>
          <w:rFonts w:eastAsia="Times New Roman"/>
          <w:color w:val="000000"/>
        </w:rPr>
        <w:t xml:space="preserve">. These results reconcile discrepancies </w:t>
      </w:r>
      <w:del w:id="97" w:author="Nick Smith" w:date="2021-10-07T16:26:00Z">
        <w:r w:rsidRPr="00771C52" w:rsidDel="00BF1177">
          <w:rPr>
            <w:rFonts w:eastAsia="Times New Roman"/>
            <w:color w:val="000000"/>
          </w:rPr>
          <w:delText xml:space="preserve">between </w:delText>
        </w:r>
      </w:del>
      <w:ins w:id="98" w:author="Nick Smith" w:date="2021-10-07T16:26:00Z">
        <w:r w:rsidR="00BF1177">
          <w:rPr>
            <w:rFonts w:eastAsia="Times New Roman"/>
            <w:color w:val="000000"/>
          </w:rPr>
          <w:t>among</w:t>
        </w:r>
        <w:r w:rsidR="00BF1177" w:rsidRPr="00771C52">
          <w:rPr>
            <w:rFonts w:eastAsia="Times New Roman"/>
            <w:color w:val="000000"/>
          </w:rPr>
          <w:t xml:space="preserve"> </w:t>
        </w:r>
      </w:ins>
      <w:r w:rsidRPr="00771C52">
        <w:rPr>
          <w:rFonts w:eastAsia="Times New Roman"/>
          <w:color w:val="000000"/>
        </w:rPr>
        <w:t>past studies</w:t>
      </w:r>
      <w:ins w:id="99" w:author="Nick Smith" w:date="2021-10-08T15:44:00Z">
        <w:r w:rsidR="00962F49">
          <w:rPr>
            <w:rFonts w:eastAsia="Times New Roman"/>
            <w:color w:val="000000"/>
          </w:rPr>
          <w:t>,</w:t>
        </w:r>
      </w:ins>
      <w:r w:rsidRPr="00771C52">
        <w:rPr>
          <w:rFonts w:eastAsia="Times New Roman"/>
          <w:color w:val="000000"/>
        </w:rPr>
        <w:t xml:space="preserve"> </w:t>
      </w:r>
      <w:del w:id="100" w:author="Nick Smith" w:date="2021-10-08T15:44:00Z">
        <w:r w:rsidRPr="00771C52" w:rsidDel="00962F49">
          <w:rPr>
            <w:rFonts w:eastAsia="Times New Roman"/>
            <w:color w:val="000000"/>
          </w:rPr>
          <w:delText xml:space="preserve">and </w:delText>
        </w:r>
      </w:del>
      <w:r w:rsidRPr="00771C52">
        <w:rPr>
          <w:rFonts w:eastAsia="Times New Roman"/>
          <w:color w:val="000000"/>
        </w:rPr>
        <w:t>show</w:t>
      </w:r>
      <w:ins w:id="101" w:author="Nick Smith" w:date="2021-10-08T15:44:00Z">
        <w:r w:rsidR="00962F49">
          <w:rPr>
            <w:rFonts w:eastAsia="Times New Roman"/>
            <w:color w:val="000000"/>
          </w:rPr>
          <w:t>ing</w:t>
        </w:r>
      </w:ins>
      <w:del w:id="102" w:author="Nick Smith" w:date="2021-10-07T15:37:00Z">
        <w:r w:rsidRPr="00771C52" w:rsidDel="005702DE">
          <w:rPr>
            <w:rFonts w:eastAsia="Times New Roman"/>
            <w:color w:val="000000"/>
          </w:rPr>
          <w:delText>s</w:delText>
        </w:r>
      </w:del>
      <w:r w:rsidRPr="00771C52">
        <w:rPr>
          <w:rFonts w:eastAsia="Times New Roman"/>
          <w:color w:val="000000"/>
        </w:rPr>
        <w:t xml:space="preserve"> that</w:t>
      </w:r>
      <w:ins w:id="103" w:author="Nick Smith" w:date="2021-10-08T15:44:00Z">
        <w:r w:rsidR="00962F49">
          <w:rPr>
            <w:rFonts w:eastAsia="Times New Roman"/>
            <w:color w:val="000000"/>
          </w:rPr>
          <w:t xml:space="preserve"> shifts in</w:t>
        </w:r>
      </w:ins>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del w:id="104" w:author="Nick Smith" w:date="2021-10-08T15:44:00Z">
        <w:r w:rsidRPr="00771C52" w:rsidDel="00962F49">
          <w:rPr>
            <w:rFonts w:eastAsia="Times New Roman"/>
            <w:color w:val="000000"/>
          </w:rPr>
          <w:delText xml:space="preserve">is </w:delText>
        </w:r>
      </w:del>
      <w:ins w:id="105" w:author="Nick Smith" w:date="2021-10-08T15:44:00Z">
        <w:r w:rsidR="00962F49">
          <w:rPr>
            <w:rFonts w:eastAsia="Times New Roman"/>
            <w:color w:val="000000"/>
          </w:rPr>
          <w:t>are</w:t>
        </w:r>
        <w:r w:rsidR="00962F49" w:rsidRPr="00771C52">
          <w:rPr>
            <w:rFonts w:eastAsia="Times New Roman"/>
            <w:color w:val="000000"/>
          </w:rPr>
          <w:t xml:space="preserve"> </w:t>
        </w:r>
      </w:ins>
      <w:r w:rsidRPr="00771C52">
        <w:rPr>
          <w:rFonts w:eastAsia="Times New Roman"/>
          <w:color w:val="000000"/>
        </w:rPr>
        <w:t xml:space="preserve">the </w:t>
      </w:r>
      <w:del w:id="106" w:author="Nick Smith" w:date="2021-10-08T15:44:00Z">
        <w:r w:rsidRPr="00771C52" w:rsidDel="00962F49">
          <w:rPr>
            <w:rFonts w:eastAsia="Times New Roman"/>
            <w:color w:val="000000"/>
          </w:rPr>
          <w:delText xml:space="preserve">product </w:delText>
        </w:r>
      </w:del>
      <w:ins w:id="107" w:author="Nick Smith" w:date="2021-10-08T15:44:00Z">
        <w:r w:rsidR="00962F49">
          <w:rPr>
            <w:rFonts w:eastAsia="Times New Roman"/>
            <w:color w:val="000000"/>
          </w:rPr>
          <w:t>function</w:t>
        </w:r>
        <w:r w:rsidR="00962F49" w:rsidRPr="00771C52">
          <w:rPr>
            <w:rFonts w:eastAsia="Times New Roman"/>
            <w:color w:val="000000"/>
          </w:rPr>
          <w:t xml:space="preserve"> </w:t>
        </w:r>
      </w:ins>
      <w:r w:rsidRPr="00771C52">
        <w:rPr>
          <w:rFonts w:eastAsia="Times New Roman"/>
          <w:color w:val="000000"/>
        </w:rPr>
        <w:t xml:space="preserve">of both soil nitrogen availability </w:t>
      </w:r>
      <w:del w:id="108" w:author="Nick Smith" w:date="2021-10-07T16:26:00Z">
        <w:r w:rsidRPr="00771C52" w:rsidDel="004F5AEB">
          <w:rPr>
            <w:rFonts w:eastAsia="Times New Roman"/>
            <w:color w:val="000000"/>
          </w:rPr>
          <w:delText>as well as</w:delText>
        </w:r>
      </w:del>
      <w:ins w:id="109" w:author="Nick Smith" w:date="2021-10-07T16:26:00Z">
        <w:r w:rsidR="004F5AEB">
          <w:rPr>
            <w:rFonts w:eastAsia="Times New Roman"/>
            <w:color w:val="000000"/>
          </w:rPr>
          <w:t>and</w:t>
        </w:r>
      </w:ins>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w:t>
      </w:r>
      <w:ins w:id="110" w:author="Nick Smith" w:date="2021-10-07T15:25:00Z">
        <w:r w:rsidR="00B83AB1">
          <w:rPr>
            <w:rFonts w:eastAsia="Times New Roman"/>
            <w:color w:val="000000"/>
          </w:rPr>
          <w:t>;</w:t>
        </w:r>
      </w:ins>
      <w:del w:id="111" w:author="Nick Smith" w:date="2021-10-07T15:25:00Z">
        <w:r w:rsidRPr="00771C52" w:rsidDel="00B83AB1">
          <w:rPr>
            <w:rFonts w:eastAsia="Times New Roman"/>
            <w:color w:val="000000"/>
          </w:rPr>
          <w:delText>.</w:delText>
        </w:r>
      </w:del>
      <w:r w:rsidRPr="00771C52">
        <w:rPr>
          <w:rFonts w:eastAsia="Times New Roman"/>
          <w:color w:val="000000"/>
        </w:rPr>
        <w:t xml:space="preserve"> </w:t>
      </w:r>
      <w:del w:id="112" w:author="Nick Smith" w:date="2021-10-07T15:25:00Z">
        <w:r w:rsidRPr="00771C52" w:rsidDel="00B83AB1">
          <w:rPr>
            <w:rFonts w:eastAsia="Times New Roman"/>
            <w:color w:val="000000"/>
          </w:rPr>
          <w:delText>W</w:delText>
        </w:r>
      </w:del>
      <w:ins w:id="113" w:author="Nick Smith" w:date="2021-10-07T15:25:00Z">
        <w:r w:rsidR="00B83AB1">
          <w:rPr>
            <w:rFonts w:eastAsia="Times New Roman"/>
            <w:color w:val="000000"/>
          </w:rPr>
          <w:t>w</w:t>
        </w:r>
      </w:ins>
      <w:r w:rsidRPr="00771C52">
        <w:rPr>
          <w:rFonts w:eastAsia="Times New Roman"/>
          <w:color w:val="000000"/>
        </w:rPr>
        <w:t>hereas</w:t>
      </w:r>
      <w:del w:id="114" w:author="Nick Smith" w:date="2021-10-07T15:25:00Z">
        <w:r w:rsidRPr="00771C52" w:rsidDel="00B83AB1">
          <w:rPr>
            <w:rFonts w:eastAsia="Times New Roman"/>
            <w:color w:val="000000"/>
          </w:rPr>
          <w:delText>,</w:delText>
        </w:r>
      </w:del>
      <w:r w:rsidRPr="00771C52">
        <w:rPr>
          <w:rFonts w:eastAsia="Times New Roman"/>
          <w:color w:val="000000"/>
        </w:rPr>
        <w:t xml:space="preserve"> a positive relationship between soil and leaf nitrogen is observed when added nitrogen is not used for growth. These dynamics will be important to </w:t>
      </w:r>
      <w:del w:id="115" w:author="Nick Smith" w:date="2021-10-07T15:25:00Z">
        <w:r w:rsidRPr="00771C52" w:rsidDel="00B83AB1">
          <w:rPr>
            <w:rFonts w:eastAsia="Times New Roman"/>
            <w:color w:val="000000"/>
          </w:rPr>
          <w:delText xml:space="preserve">include </w:delText>
        </w:r>
      </w:del>
      <w:ins w:id="116" w:author="Nick Smith" w:date="2021-10-07T15:25:00Z">
        <w:r w:rsidR="00B83AB1">
          <w:rPr>
            <w:rFonts w:eastAsia="Times New Roman"/>
            <w:color w:val="000000"/>
          </w:rPr>
          <w:t>consider</w:t>
        </w:r>
        <w:r w:rsidR="00B83AB1" w:rsidRPr="00771C52">
          <w:rPr>
            <w:rFonts w:eastAsia="Times New Roman"/>
            <w:color w:val="000000"/>
          </w:rPr>
          <w:t xml:space="preserve"> </w:t>
        </w:r>
      </w:ins>
      <w:r w:rsidRPr="00771C52">
        <w:rPr>
          <w:rFonts w:eastAsia="Times New Roman"/>
          <w:color w:val="000000"/>
        </w:rPr>
        <w:t>in the</w:t>
      </w:r>
      <w:ins w:id="117" w:author="Nick Smith" w:date="2021-10-07T15:25:00Z">
        <w:r w:rsidR="00B83AB1">
          <w:rPr>
            <w:rFonts w:eastAsia="Times New Roman"/>
            <w:color w:val="000000"/>
          </w:rPr>
          <w:t xml:space="preserve"> development of the</w:t>
        </w:r>
      </w:ins>
      <w:r w:rsidRPr="00771C52">
        <w:rPr>
          <w:rFonts w:eastAsia="Times New Roman"/>
          <w:color w:val="000000"/>
        </w:rPr>
        <w:t xml:space="preserve"> next generation of </w:t>
      </w:r>
      <w:del w:id="118" w:author="Nick Smith" w:date="2021-10-07T15:25:00Z">
        <w:r w:rsidRPr="00771C52" w:rsidDel="00B83AB1">
          <w:rPr>
            <w:rFonts w:eastAsia="Times New Roman"/>
            <w:color w:val="000000"/>
          </w:rPr>
          <w:delText>ESMs</w:delText>
        </w:r>
      </w:del>
      <w:ins w:id="119" w:author="Nick Smith" w:date="2021-10-07T15:25:00Z">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ins>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650509E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ins w:id="120" w:author="Nick Smith" w:date="2021-10-07T16:27:00Z">
        <w:r w:rsidR="002B1DD3">
          <w:rPr>
            <w:rFonts w:eastAsia="Times New Roman"/>
            <w:color w:val="000000"/>
          </w:rPr>
          <w:t xml:space="preserve"> responsible for assimilating CO</w:t>
        </w:r>
        <w:r w:rsidR="002B1DD3">
          <w:rPr>
            <w:rFonts w:eastAsia="Times New Roman"/>
            <w:color w:val="000000"/>
            <w:vertAlign w:val="subscript"/>
          </w:rPr>
          <w:t>2</w:t>
        </w:r>
      </w:ins>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del w:id="121" w:author="Nick Smith" w:date="2021-10-08T16:32:00Z">
        <w:r w:rsidRPr="001B44B1" w:rsidDel="00D678C0">
          <w:rPr>
            <w:rFonts w:eastAsia="Times New Roman"/>
            <w:color w:val="000000"/>
          </w:rPr>
          <w:delText>considered</w:delText>
        </w:r>
        <w:r w:rsidR="00493741" w:rsidRPr="001B44B1" w:rsidDel="00D678C0">
          <w:rPr>
            <w:rFonts w:eastAsia="Times New Roman"/>
            <w:color w:val="000000"/>
          </w:rPr>
          <w:delText xml:space="preserve"> </w:delText>
        </w:r>
      </w:del>
      <w:ins w:id="122" w:author="Nick Smith" w:date="2021-10-08T16:32:00Z">
        <w:r w:rsidR="00D678C0">
          <w:rPr>
            <w:rFonts w:eastAsia="Times New Roman"/>
            <w:color w:val="000000"/>
          </w:rPr>
          <w:t>imposed</w:t>
        </w:r>
        <w:r w:rsidR="00D678C0" w:rsidRPr="001B44B1">
          <w:rPr>
            <w:rFonts w:eastAsia="Times New Roman"/>
            <w:color w:val="000000"/>
          </w:rPr>
          <w:t xml:space="preserve"> </w:t>
        </w:r>
      </w:ins>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74A633CA"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del w:id="123" w:author="Nick Smith" w:date="2021-10-08T16:32:00Z">
        <w:r w:rsidRPr="00771C52" w:rsidDel="00E814EA">
          <w:rPr>
            <w:rFonts w:eastAsia="Times New Roman"/>
            <w:color w:val="000000"/>
          </w:rPr>
          <w:delText>on an</w:delText>
        </w:r>
      </w:del>
      <w:ins w:id="124" w:author="Nick Smith" w:date="2021-10-08T16:32:00Z">
        <w:r w:rsidR="00E814EA">
          <w:rPr>
            <w:rFonts w:eastAsia="Times New Roman"/>
            <w:color w:val="000000"/>
          </w:rPr>
          <w:t>per unit</w:t>
        </w:r>
      </w:ins>
      <w:r w:rsidRPr="00771C52">
        <w:rPr>
          <w:rFonts w:eastAsia="Times New Roman"/>
          <w:color w:val="000000"/>
        </w:rPr>
        <w:t xml:space="preserve"> area </w:t>
      </w:r>
      <w:del w:id="125" w:author="Nick Smith" w:date="2021-10-08T16:32:00Z">
        <w:r w:rsidRPr="00771C52" w:rsidDel="00E814EA">
          <w:rPr>
            <w:rFonts w:eastAsia="Times New Roman"/>
            <w:color w:val="000000"/>
          </w:rPr>
          <w:delText xml:space="preserve">basis </w:delText>
        </w:r>
      </w:del>
      <w:r w:rsidRP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ins w:id="126" w:author="Nick Smith" w:date="2021-10-07T15:26:00Z">
        <w:r w:rsidR="00B83AB1">
          <w:rPr>
            <w:rFonts w:eastAsia="Times New Roman"/>
            <w:color w:val="000000"/>
          </w:rPr>
          <w:t xml:space="preserve"> </w:t>
        </w:r>
      </w:ins>
      <w:ins w:id="127" w:author="Nick Smith" w:date="2021-10-07T15:27:00Z">
        <w:r w:rsidR="00B83AB1">
          <w:rPr>
            <w:rFonts w:eastAsia="Times New Roman"/>
            <w:color w:val="000000"/>
          </w:rPr>
          <w:fldChar w:fldCharType="begin" w:fldLock="1"/>
        </w:r>
      </w:ins>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ins w:id="128" w:author="Nick Smith" w:date="2021-10-07T15:27:00Z">
        <w:r w:rsidR="00B83AB1">
          <w:rPr>
            <w:rFonts w:eastAsia="Times New Roman"/>
            <w:color w:val="000000"/>
          </w:rPr>
          <w:fldChar w:fldCharType="end"/>
        </w:r>
      </w:ins>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del w:id="129" w:author="Nick Smith" w:date="2021-10-07T15:27:00Z">
        <w:r w:rsidRPr="001B44B1" w:rsidDel="00B83AB1">
          <w:rPr>
            <w:rFonts w:eastAsia="Times New Roman"/>
            <w:color w:val="000000"/>
          </w:rPr>
          <w:delText>likely the product</w:delText>
        </w:r>
      </w:del>
      <w:ins w:id="130" w:author="Nick Smith" w:date="2021-10-07T15:27:00Z">
        <w:r w:rsidR="00B83AB1">
          <w:rPr>
            <w:rFonts w:eastAsia="Times New Roman"/>
            <w:color w:val="000000"/>
          </w:rPr>
          <w:t>a consequence</w:t>
        </w:r>
      </w:ins>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del w:id="131" w:author="Nick Smith" w:date="2021-10-07T16:27:00Z">
        <w:r w:rsidRPr="008531D1" w:rsidDel="00241405">
          <w:rPr>
            <w:rFonts w:eastAsia="Times New Roman"/>
            <w:color w:val="000000"/>
          </w:rPr>
          <w:delText xml:space="preserve">is </w:delText>
        </w:r>
      </w:del>
      <w:ins w:id="132" w:author="Nick Smith" w:date="2021-10-07T16:27:00Z">
        <w:r w:rsidR="00241405">
          <w:rPr>
            <w:rFonts w:eastAsia="Times New Roman"/>
            <w:color w:val="000000"/>
          </w:rPr>
          <w:t>can be</w:t>
        </w:r>
        <w:r w:rsidR="00241405" w:rsidRPr="008531D1">
          <w:rPr>
            <w:rFonts w:eastAsia="Times New Roman"/>
            <w:color w:val="000000"/>
          </w:rPr>
          <w:t xml:space="preserve"> </w:t>
        </w:r>
      </w:ins>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C8C8B94"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del w:id="133" w:author="Nick Smith" w:date="2021-10-08T16:34:00Z">
        <w:r w:rsidR="00472FC8" w:rsidRPr="00A72C40" w:rsidDel="00A72C40">
          <w:rPr>
            <w:rFonts w:eastAsia="Times New Roman"/>
            <w:i/>
            <w:iCs/>
            <w:color w:val="000000"/>
            <w:rPrChange w:id="134" w:author="Nick Smith" w:date="2021-10-08T16:34:00Z">
              <w:rPr>
                <w:rFonts w:eastAsia="Times New Roman"/>
                <w:iCs/>
                <w:color w:val="000000"/>
              </w:rPr>
            </w:rPrChange>
          </w:rPr>
          <w:delText>nitrogen</w:delText>
        </w:r>
        <w:r w:rsidR="00472FC8" w:rsidDel="00A72C40">
          <w:rPr>
            <w:rFonts w:eastAsia="Times New Roman"/>
            <w:iCs/>
            <w:color w:val="000000"/>
          </w:rPr>
          <w:delText xml:space="preserve"> </w:delText>
        </w:r>
      </w:del>
      <w:proofErr w:type="spellStart"/>
      <w:ins w:id="135" w:author="Nick Smith" w:date="2021-10-08T16:34:00Z">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ins>
      <w:r w:rsidR="00472FC8">
        <w:rPr>
          <w:rFonts w:eastAsia="Times New Roman"/>
          <w:iCs/>
          <w:color w:val="000000"/>
        </w:rPr>
        <w:t>using meta-</w:t>
      </w:r>
      <w:del w:id="136" w:author="Nick Smith" w:date="2021-10-07T15:38:00Z">
        <w:r w:rsidR="00472FC8" w:rsidDel="00C4492C">
          <w:rPr>
            <w:rFonts w:eastAsia="Times New Roman"/>
            <w:iCs/>
            <w:color w:val="000000"/>
          </w:rPr>
          <w:delText xml:space="preserve">analysis </w:delText>
        </w:r>
      </w:del>
      <w:ins w:id="137" w:author="Nick Smith" w:date="2021-10-07T15:38:00Z">
        <w:r w:rsidR="00C4492C">
          <w:rPr>
            <w:rFonts w:eastAsia="Times New Roman"/>
            <w:iCs/>
            <w:color w:val="000000"/>
          </w:rPr>
          <w:t xml:space="preserve">analyses </w:t>
        </w:r>
      </w:ins>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ins w:id="138" w:author="Nick Smith" w:date="2021-10-08T16:34:00Z">
        <w:r w:rsidR="00EC110E">
          <w:rPr>
            <w:rFonts w:eastAsia="Times New Roman"/>
            <w:color w:val="000000"/>
          </w:rPr>
          <w:t xml:space="preserve">. </w:t>
        </w:r>
        <w:r w:rsidR="00EC110E">
          <w:rPr>
            <w:rFonts w:eastAsia="Times New Roman"/>
            <w:color w:val="000000"/>
          </w:rPr>
          <w:lastRenderedPageBreak/>
          <w:t>Additionally, data from a</w:t>
        </w:r>
      </w:ins>
      <w:r w:rsidR="00472FC8">
        <w:rPr>
          <w:rFonts w:eastAsia="Times New Roman"/>
          <w:color w:val="000000"/>
        </w:rPr>
        <w:t xml:space="preserve"> </w:t>
      </w:r>
      <w:del w:id="139" w:author="Nick Smith" w:date="2021-10-08T16:34:00Z">
        <w:r w:rsidR="00472FC8" w:rsidDel="00EC110E">
          <w:rPr>
            <w:rFonts w:eastAsia="Times New Roman"/>
            <w:color w:val="000000"/>
          </w:rPr>
          <w:delText xml:space="preserve">and </w:delText>
        </w:r>
      </w:del>
      <w:r w:rsidR="00472FC8">
        <w:rPr>
          <w:rFonts w:eastAsia="Times New Roman"/>
          <w:color w:val="000000"/>
        </w:rPr>
        <w:t>globally distributed experiment</w:t>
      </w:r>
      <w:ins w:id="140" w:author="Nick Smith" w:date="2021-10-08T16:34:00Z">
        <w:r w:rsidR="00EC110E">
          <w:rPr>
            <w:rFonts w:eastAsia="Times New Roman"/>
            <w:color w:val="000000"/>
          </w:rPr>
          <w:t xml:space="preserve"> was found to show this positive relationship as inferred from a</w:t>
        </w:r>
      </w:ins>
      <w:ins w:id="141" w:author="Nick Smith" w:date="2021-10-08T16:35:00Z">
        <w:r w:rsidR="00EC110E">
          <w:rPr>
            <w:rFonts w:eastAsia="Times New Roman"/>
            <w:color w:val="000000"/>
          </w:rPr>
          <w:t xml:space="preserve">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with added soil nitrogen, but no change in leaf mass </w:t>
        </w:r>
      </w:ins>
      <w:ins w:id="142" w:author="Nick Smith" w:date="2021-10-08T16:36:00Z">
        <w:r w:rsidR="00EC110E">
          <w:rPr>
            <w:rFonts w:eastAsia="Times New Roman"/>
            <w:color w:val="000000"/>
          </w:rPr>
          <w:t>per area</w:t>
        </w:r>
      </w:ins>
      <w:del w:id="143" w:author="Nick Smith" w:date="2021-10-08T16:34:00Z">
        <w:r w:rsidR="00472FC8" w:rsidRPr="00EC110E" w:rsidDel="00EC110E">
          <w:rPr>
            <w:rFonts w:eastAsia="Times New Roman"/>
            <w:color w:val="000000"/>
          </w:rPr>
          <w:delText>s</w:delText>
        </w:r>
      </w:del>
      <w:r w:rsidR="00472FC8">
        <w:rPr>
          <w:rFonts w:eastAsia="Times New Roman"/>
          <w:color w:val="000000"/>
        </w:rPr>
        <w:t xml:space="preserve"> </w:t>
      </w:r>
      <w:r w:rsidR="00472FC8">
        <w:rPr>
          <w:rFonts w:eastAsia="Times New Roman"/>
          <w:color w:val="000000"/>
        </w:rPr>
        <w:fldChar w:fldCharType="begin" w:fldLock="1"/>
      </w:r>
      <w:ins w:id="144" w:author="Nick Smith" w:date="2021-10-08T16:36:00Z">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ins>
      <w:del w:id="145" w:author="Nick Smith" w:date="2021-10-08T16:36:00Z">
        <w:r w:rsidR="00E2660B" w:rsidDel="00EC110E">
          <w:rPr>
            <w:rFonts w:eastAsia="Times New Roman"/>
            <w:color w:val="000000"/>
          </w:rPr>
          <w:del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delInstrText>
        </w:r>
      </w:del>
      <w:r w:rsidR="00472FC8">
        <w:rPr>
          <w:rFonts w:eastAsia="Times New Roman"/>
          <w:color w:val="000000"/>
        </w:rPr>
        <w:fldChar w:fldCharType="separate"/>
      </w:r>
      <w:r w:rsidR="00472FC8" w:rsidRPr="00472FC8">
        <w:rPr>
          <w:rFonts w:eastAsia="Times New Roman"/>
          <w:noProof/>
          <w:color w:val="000000"/>
        </w:rPr>
        <w:t>(</w:t>
      </w:r>
      <w:ins w:id="146" w:author="Nick Smith" w:date="2021-10-08T16:36:00Z">
        <w:r w:rsidR="00EC110E" w:rsidRPr="00EC110E">
          <w:rPr>
            <w:rFonts w:eastAsia="Times New Roman"/>
            <w:i/>
            <w:noProof/>
            <w:color w:val="000000"/>
            <w:rPrChange w:id="147" w:author="Nick Smith" w:date="2021-10-08T16:36:00Z">
              <w:rPr>
                <w:rFonts w:eastAsia="Times New Roman"/>
                <w:noProof/>
                <w:color w:val="000000"/>
              </w:rPr>
            </w:rPrChange>
          </w:rPr>
          <w:t>M</w:t>
        </w:r>
        <w:r w:rsidR="00EC110E" w:rsidRPr="00EC110E">
          <w:rPr>
            <w:rFonts w:eastAsia="Times New Roman"/>
            <w:noProof/>
            <w:color w:val="000000"/>
            <w:vertAlign w:val="subscript"/>
            <w:rPrChange w:id="148" w:author="Nick Smith" w:date="2021-10-08T16:36:00Z">
              <w:rPr>
                <w:rFonts w:eastAsia="Times New Roman"/>
                <w:noProof/>
                <w:color w:val="000000"/>
              </w:rPr>
            </w:rPrChange>
          </w:rPr>
          <w:t>area</w:t>
        </w:r>
        <w:r w:rsidR="00EC110E">
          <w:rPr>
            <w:rFonts w:eastAsia="Times New Roman"/>
            <w:noProof/>
            <w:color w:val="000000"/>
          </w:rPr>
          <w:t xml:space="preserve">; </w:t>
        </w:r>
      </w:ins>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del w:id="149" w:author="Nick Smith" w:date="2021-10-08T16:36:00Z">
        <w:r w:rsidRPr="008531D1" w:rsidDel="00403D54">
          <w:rPr>
            <w:rFonts w:eastAsia="Times New Roman"/>
            <w:color w:val="000000"/>
          </w:rPr>
          <w:delText xml:space="preserve">reason </w:delText>
        </w:r>
      </w:del>
      <w:ins w:id="150" w:author="Nick Smith" w:date="2021-10-08T16:36:00Z">
        <w:r w:rsidR="00403D54">
          <w:rPr>
            <w:rFonts w:eastAsia="Times New Roman"/>
            <w:color w:val="000000"/>
          </w:rPr>
          <w:t>posit</w:t>
        </w:r>
        <w:r w:rsidR="00403D54" w:rsidRPr="008531D1">
          <w:rPr>
            <w:rFonts w:eastAsia="Times New Roman"/>
            <w:color w:val="000000"/>
          </w:rPr>
          <w:t xml:space="preserve"> </w:t>
        </w:r>
      </w:ins>
      <w:r w:rsidRPr="008531D1">
        <w:rPr>
          <w:rFonts w:eastAsia="Times New Roman"/>
          <w:color w:val="000000"/>
        </w:rPr>
        <w:t>that this positive correlation</w:t>
      </w:r>
      <w:ins w:id="151" w:author="Nick Smith" w:date="2021-10-08T16:37:00Z">
        <w:r w:rsidR="00403D54">
          <w:rPr>
            <w:rFonts w:eastAsia="Times New Roman"/>
            <w:color w:val="000000"/>
          </w:rPr>
          <w:t xml:space="preserve"> </w:t>
        </w:r>
        <w:r w:rsidR="00403D54">
          <w:t>this positive correlation stems from plants allocating additional nitrogen to build nitrogen-rich proteins</w:t>
        </w:r>
      </w:ins>
      <w:r w:rsidRPr="008531D1">
        <w:rPr>
          <w:rFonts w:eastAsia="Times New Roman"/>
          <w:color w:val="000000"/>
        </w:rPr>
        <w:t xml:space="preserve"> </w:t>
      </w:r>
      <w:del w:id="152" w:author="Nick Smith" w:date="2021-10-08T16:37:00Z">
        <w:r w:rsidRPr="008531D1" w:rsidDel="00403D54">
          <w:rPr>
            <w:rFonts w:eastAsia="Times New Roman"/>
            <w:color w:val="000000"/>
          </w:rPr>
          <w:delText xml:space="preserve">stems from </w:delText>
        </w:r>
        <w:r w:rsidRPr="001B44B1" w:rsidDel="00403D54">
          <w:rPr>
            <w:rFonts w:eastAsia="Times New Roman"/>
            <w:color w:val="000000"/>
          </w:rPr>
          <w:delText xml:space="preserve">the fact that leaf photosynthesis is limited by nitrogen available to build nitrogen-rich proteins </w:delText>
        </w:r>
      </w:del>
      <w:r w:rsidRPr="001B44B1">
        <w:rPr>
          <w:rFonts w:eastAsia="Times New Roman"/>
          <w:color w:val="000000"/>
        </w:rPr>
        <w:t xml:space="preserve">such as Ribulose-1,5-bisphosphate (Rubisco) that are involved in carboxylation. </w:t>
      </w:r>
      <w:del w:id="153" w:author="Nick Smith" w:date="2021-10-07T15:28:00Z">
        <w:r w:rsidRPr="001B44B1" w:rsidDel="00B83AB1">
          <w:rPr>
            <w:rFonts w:eastAsia="Times New Roman"/>
            <w:color w:val="000000"/>
          </w:rPr>
          <w:delText xml:space="preserve">This </w:delText>
        </w:r>
      </w:del>
      <w:ins w:id="154" w:author="Nick Smith" w:date="2021-10-07T15:28:00Z">
        <w:r w:rsidR="00B83AB1">
          <w:rPr>
            <w:rFonts w:eastAsia="Times New Roman"/>
            <w:color w:val="000000"/>
          </w:rPr>
          <w:t>Such reasoning</w:t>
        </w:r>
        <w:r w:rsidR="00B83AB1" w:rsidRPr="001B44B1">
          <w:rPr>
            <w:rFonts w:eastAsia="Times New Roman"/>
            <w:color w:val="000000"/>
          </w:rPr>
          <w:t xml:space="preserve"> </w:t>
        </w:r>
      </w:ins>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ins w:id="155" w:author="Nick Smith" w:date="2021-10-07T15:38:00Z">
        <w:r w:rsidR="00C4492C">
          <w:rPr>
            <w:rFonts w:eastAsia="Times New Roman"/>
            <w:color w:val="000000"/>
          </w:rPr>
          <w:t xml:space="preserve"> commonly</w:t>
        </w:r>
      </w:ins>
      <w:r w:rsidRPr="008531D1">
        <w:rPr>
          <w:rFonts w:eastAsia="Times New Roman"/>
          <w:color w:val="000000"/>
        </w:rPr>
        <w:t xml:space="preserve"> carboxylation-limited and are instead </w:t>
      </w:r>
      <w:del w:id="156" w:author="Nick Smith" w:date="2021-10-08T15:47:00Z">
        <w:r w:rsidRPr="008531D1" w:rsidDel="0066451D">
          <w:rPr>
            <w:rFonts w:eastAsia="Times New Roman"/>
            <w:color w:val="000000"/>
          </w:rPr>
          <w:delText>set up</w:delText>
        </w:r>
      </w:del>
      <w:ins w:id="157" w:author="Nick Smith" w:date="2021-10-08T15:47:00Z">
        <w:r w:rsidR="0066451D">
          <w:rPr>
            <w:rFonts w:eastAsia="Times New Roman"/>
            <w:color w:val="000000"/>
          </w:rPr>
          <w:t>b</w:t>
        </w:r>
      </w:ins>
      <w:ins w:id="158" w:author="Nick Smith" w:date="2021-10-08T15:48:00Z">
        <w:r w:rsidR="0066451D">
          <w:rPr>
            <w:rFonts w:eastAsia="Times New Roman"/>
            <w:color w:val="000000"/>
          </w:rPr>
          <w:t>uilt</w:t>
        </w:r>
      </w:ins>
      <w:r w:rsidRPr="008531D1">
        <w:rPr>
          <w:rFonts w:eastAsia="Times New Roman"/>
          <w:color w:val="000000"/>
        </w:rPr>
        <w:t xml:space="preserve"> to maximize the utilization of available light in a given environment</w:t>
      </w:r>
      <w:ins w:id="159" w:author="Nick Smith" w:date="2021-10-08T15:48:00Z">
        <w:r w:rsidR="0066451D">
          <w:rPr>
            <w:rFonts w:eastAsia="Times New Roman"/>
            <w:color w:val="000000"/>
          </w:rPr>
          <w:t xml:space="preserve"> at the lowest amount of Rubisco</w:t>
        </w:r>
      </w:ins>
      <w:r w:rsidR="00493741" w:rsidRPr="001B44B1">
        <w:rPr>
          <w:rFonts w:eastAsia="Times New Roman"/>
          <w:color w:val="000000"/>
        </w:rPr>
        <w:t xml:space="preserve"> </w:t>
      </w:r>
      <w:ins w:id="160" w:author="Nick Smith" w:date="2021-10-07T15:29:00Z">
        <w:r w:rsidR="00B83AB1">
          <w:rPr>
            <w:rFonts w:eastAsia="Times New Roman"/>
            <w:color w:val="000000"/>
          </w:rPr>
          <w:fldChar w:fldCharType="begin" w:fldLock="1"/>
        </w:r>
      </w:ins>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ins w:id="161" w:author="Nick Smith" w:date="2021-10-07T15:29:00Z">
        <w:r w:rsidR="00B83AB1">
          <w:rPr>
            <w:rFonts w:eastAsia="Times New Roman"/>
            <w:color w:val="000000"/>
          </w:rPr>
          <w:fldChar w:fldCharType="end"/>
        </w:r>
      </w:ins>
      <w:del w:id="162" w:author="Nick Smith" w:date="2021-10-07T15:29:00Z">
        <w:r w:rsidR="00493741" w:rsidRPr="008531D1" w:rsidDel="00B83AB1">
          <w:rPr>
            <w:rFonts w:eastAsia="Times New Roman"/>
            <w:color w:val="000000"/>
          </w:rPr>
          <w:fldChar w:fldCharType="begin" w:fldLock="1"/>
        </w:r>
        <w:r w:rsidR="00383758" w:rsidRPr="00771C52" w:rsidDel="00B83AB1">
          <w:rPr>
            <w:rFonts w:eastAsia="Times New Roman"/>
            <w:color w:val="000000"/>
          </w:rPr>
          <w:del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delInstrText>
        </w:r>
        <w:r w:rsidR="00493741" w:rsidRPr="008531D1" w:rsidDel="00B83AB1">
          <w:rPr>
            <w:rFonts w:eastAsia="Times New Roman"/>
            <w:color w:val="000000"/>
          </w:rPr>
          <w:fldChar w:fldCharType="separate"/>
        </w:r>
        <w:r w:rsidR="00493741" w:rsidRPr="008531D1" w:rsidDel="00B83AB1">
          <w:rPr>
            <w:rFonts w:eastAsia="Times New Roman"/>
            <w:noProof/>
            <w:color w:val="000000"/>
          </w:rPr>
          <w:delText xml:space="preserve">(Smith </w:delText>
        </w:r>
        <w:r w:rsidR="00493741" w:rsidRPr="001B44B1" w:rsidDel="00B83AB1">
          <w:rPr>
            <w:rFonts w:eastAsia="Times New Roman"/>
            <w:i/>
            <w:noProof/>
            <w:color w:val="000000"/>
          </w:rPr>
          <w:delText>et al.</w:delText>
        </w:r>
        <w:r w:rsidR="00493741" w:rsidRPr="001B44B1" w:rsidDel="00B83AB1">
          <w:rPr>
            <w:rFonts w:eastAsia="Times New Roman"/>
            <w:noProof/>
            <w:color w:val="000000"/>
          </w:rPr>
          <w:delText xml:space="preserve">, 2019; Peng </w:delText>
        </w:r>
        <w:r w:rsidR="00493741" w:rsidRPr="001B44B1" w:rsidDel="00B83AB1">
          <w:rPr>
            <w:rFonts w:eastAsia="Times New Roman"/>
            <w:i/>
            <w:noProof/>
            <w:color w:val="000000"/>
          </w:rPr>
          <w:delText>et al.</w:delText>
        </w:r>
        <w:r w:rsidR="00493741" w:rsidRPr="00771C52" w:rsidDel="00B83AB1">
          <w:rPr>
            <w:rFonts w:eastAsia="Times New Roman"/>
            <w:noProof/>
            <w:color w:val="000000"/>
          </w:rPr>
          <w:delText>, 2020; Smith &amp; Keenan, 2020)</w:delText>
        </w:r>
        <w:r w:rsidR="00493741" w:rsidRPr="008531D1" w:rsidDel="00B83AB1">
          <w:rPr>
            <w:rFonts w:eastAsia="Times New Roman"/>
            <w:color w:val="000000"/>
          </w:rPr>
          <w:fldChar w:fldCharType="end"/>
        </w:r>
      </w:del>
      <w:r w:rsidRPr="008531D1">
        <w:rPr>
          <w:rFonts w:eastAsia="Times New Roman"/>
          <w:color w:val="000000"/>
        </w:rPr>
        <w:t>. So,</w:t>
      </w:r>
      <w:ins w:id="163" w:author="Nick Smith" w:date="2021-10-08T15:48:00Z">
        <w:r w:rsidR="0066451D">
          <w:rPr>
            <w:rFonts w:eastAsia="Times New Roman"/>
            <w:color w:val="000000"/>
          </w:rPr>
          <w:t xml:space="preserve"> under nitrogen addition,</w:t>
        </w:r>
      </w:ins>
      <w:r w:rsidRPr="008531D1">
        <w:rPr>
          <w:rFonts w:eastAsia="Times New Roman"/>
          <w:color w:val="000000"/>
        </w:rPr>
        <w:t xml:space="preserve"> an increase in leaf nitrogen to build Rubisco </w:t>
      </w:r>
      <w:del w:id="164" w:author="Nick Smith" w:date="2021-10-08T15:48:00Z">
        <w:r w:rsidRPr="008531D1" w:rsidDel="0066451D">
          <w:rPr>
            <w:rFonts w:eastAsia="Times New Roman"/>
            <w:color w:val="000000"/>
          </w:rPr>
          <w:delText xml:space="preserve">under nitrogen addition </w:delText>
        </w:r>
      </w:del>
      <w:r w:rsidRPr="008531D1">
        <w:rPr>
          <w:rFonts w:eastAsia="Times New Roman"/>
          <w:color w:val="000000"/>
        </w:rPr>
        <w:t>would</w:t>
      </w:r>
      <w:r w:rsidRPr="001B44B1">
        <w:rPr>
          <w:rFonts w:eastAsia="Times New Roman"/>
          <w:color w:val="000000"/>
        </w:rPr>
        <w:t xml:space="preserve"> be a wasteful process in the sense that the extra Rub</w:t>
      </w:r>
      <w:ins w:id="165" w:author="Nick Smith" w:date="2021-10-07T15:38:00Z">
        <w:r w:rsidR="00C4492C">
          <w:rPr>
            <w:rFonts w:eastAsia="Times New Roman"/>
            <w:color w:val="000000"/>
          </w:rPr>
          <w:t>i</w:t>
        </w:r>
      </w:ins>
      <w:r w:rsidRPr="001B44B1">
        <w:rPr>
          <w:rFonts w:eastAsia="Times New Roman"/>
          <w:color w:val="000000"/>
        </w:rPr>
        <w:t>s</w:t>
      </w:r>
      <w:del w:id="166" w:author="Nick Smith" w:date="2021-10-07T15:38:00Z">
        <w:r w:rsidRPr="001B44B1" w:rsidDel="00C4492C">
          <w:rPr>
            <w:rFonts w:eastAsia="Times New Roman"/>
            <w:color w:val="000000"/>
          </w:rPr>
          <w:delText>i</w:delText>
        </w:r>
      </w:del>
      <w:r w:rsidRPr="001B44B1">
        <w:rPr>
          <w:rFonts w:eastAsia="Times New Roman"/>
          <w:color w:val="000000"/>
        </w:rPr>
        <w:t xml:space="preserve">co would not increase photosynthesis unless it was accompanied by a similar increase in light energy. Nonetheless, a plant may </w:t>
      </w:r>
      <w:del w:id="167" w:author="Nick Smith" w:date="2021-10-07T15:39:00Z">
        <w:r w:rsidRPr="001B44B1" w:rsidDel="00C4492C">
          <w:rPr>
            <w:rFonts w:eastAsia="Times New Roman"/>
            <w:color w:val="000000"/>
          </w:rPr>
          <w:delText>choose to</w:delText>
        </w:r>
      </w:del>
      <w:ins w:id="168" w:author="Nick Smith" w:date="2021-10-07T15:39:00Z">
        <w:r w:rsidR="00C4492C">
          <w:rPr>
            <w:rFonts w:eastAsia="Times New Roman"/>
            <w:color w:val="000000"/>
          </w:rPr>
          <w:t>allocate</w:t>
        </w:r>
      </w:ins>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1FC19ADC"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ins w:id="169" w:author="Nick Smith" w:date="2021-10-07T16:30:00Z">
        <w:r w:rsidR="00864535">
          <w:rPr>
            <w:rFonts w:eastAsia="Times New Roman"/>
            <w:color w:val="000000"/>
          </w:rPr>
          <w:t xml:space="preserve"> and light</w:t>
        </w:r>
      </w:ins>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ins w:id="170" w:author="Nick Smith" w:date="2021-10-08T16:38:00Z">
        <w:r w:rsidR="00403D54">
          <w:rPr>
            <w:rFonts w:eastAsia="Times New Roman"/>
            <w:color w:val="000000"/>
          </w:rPr>
          <w:t xml:space="preserve"> because enzymes work faster at higher temperature </w:t>
        </w:r>
      </w:ins>
      <w:del w:id="171" w:author="Nick Smith" w:date="2021-10-08T16:39:00Z">
        <w:r w:rsidR="009C694B" w:rsidRPr="001B44B1" w:rsidDel="00403D54">
          <w:rPr>
            <w:rFonts w:eastAsia="Times New Roman"/>
            <w:color w:val="000000"/>
          </w:rPr>
          <w:delText xml:space="preserve"> </w:delText>
        </w:r>
      </w:del>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ins w:id="172" w:author="Nick Smith" w:date="2021-10-08T16:39:00Z">
        <w:r w:rsidR="00403D54">
          <w:rPr>
            <w:rFonts w:eastAsia="Times New Roman"/>
            <w:color w:val="000000"/>
          </w:rPr>
          <w:t xml:space="preserve"> to make use of additional light</w:t>
        </w:r>
      </w:ins>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del w:id="173" w:author="Nick Smith" w:date="2021-10-08T16:40:00Z">
        <w:r w:rsidRPr="008531D1" w:rsidDel="00403D54">
          <w:rPr>
            <w:rFonts w:eastAsia="Times New Roman"/>
            <w:color w:val="000000"/>
          </w:rPr>
          <w:delText>data on</w:delText>
        </w:r>
      </w:del>
      <w:ins w:id="174" w:author="Nick Smith" w:date="2021-10-08T16:40:00Z">
        <w:r w:rsidR="00403D54">
          <w:rPr>
            <w:rFonts w:eastAsia="Times New Roman"/>
            <w:color w:val="000000"/>
          </w:rPr>
          <w:t>analyses of</w:t>
        </w:r>
      </w:ins>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ins w:id="175" w:author="Nick Smith" w:date="2021-10-08T16:40:00Z">
        <w:r w:rsidR="00403D54">
          <w:rPr>
            <w:rFonts w:eastAsia="Times New Roman"/>
            <w:color w:val="000000"/>
          </w:rPr>
          <w:t xml:space="preserve">data </w:t>
        </w:r>
      </w:ins>
      <w:r w:rsidRPr="001B44B1">
        <w:rPr>
          <w:rFonts w:eastAsia="Times New Roman"/>
          <w:color w:val="000000"/>
        </w:rPr>
        <w:t xml:space="preserve">suggest that </w:t>
      </w:r>
      <w:del w:id="176" w:author="Nick Smith" w:date="2021-10-07T15:39:00Z">
        <w:r w:rsidRPr="001B44B1" w:rsidDel="00B128CC">
          <w:rPr>
            <w:rFonts w:eastAsia="Times New Roman"/>
            <w:color w:val="000000"/>
          </w:rPr>
          <w:delText xml:space="preserve">this </w:delText>
        </w:r>
      </w:del>
      <w:r w:rsidRPr="001B44B1">
        <w:rPr>
          <w:rFonts w:eastAsia="Times New Roman"/>
          <w:color w:val="000000"/>
        </w:rPr>
        <w:t>climate</w:t>
      </w:r>
      <w:ins w:id="177" w:author="Nick Smith" w:date="2021-10-07T16:31:00Z">
        <w:r w:rsidR="00864535">
          <w:rPr>
            <w:rFonts w:eastAsia="Times New Roman"/>
            <w:color w:val="000000"/>
          </w:rPr>
          <w:t xml:space="preserve"> and light</w:t>
        </w:r>
      </w:ins>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DB4B696"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del w:id="178" w:author="Nick Smith" w:date="2021-10-08T15:49:00Z">
        <w:r w:rsidRPr="00771C52" w:rsidDel="00F838D9">
          <w:rPr>
            <w:rFonts w:eastAsia="Times New Roman"/>
            <w:color w:val="000000"/>
          </w:rPr>
          <w:delText>This theory suggests</w:delText>
        </w:r>
      </w:del>
      <w:ins w:id="179" w:author="Nick Smith" w:date="2021-10-08T15:50:00Z">
        <w:r w:rsidR="002815EB">
          <w:rPr>
            <w:rFonts w:eastAsia="Times New Roman"/>
            <w:color w:val="000000"/>
          </w:rPr>
          <w:t>Expanding upon this framework, w</w:t>
        </w:r>
      </w:ins>
      <w:ins w:id="180" w:author="Nick Smith" w:date="2021-10-08T15:49:00Z">
        <w:r w:rsidR="00F838D9">
          <w:rPr>
            <w:rFonts w:eastAsia="Times New Roman"/>
            <w:color w:val="000000"/>
          </w:rPr>
          <w:t>e argue</w:t>
        </w:r>
      </w:ins>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del w:id="181" w:author="Nick Smith" w:date="2021-10-08T15:50:00Z">
        <w:r w:rsidR="00771C52" w:rsidDel="002815EB">
          <w:rPr>
            <w:rFonts w:eastAsia="Times New Roman"/>
            <w:color w:val="000000"/>
          </w:rPr>
          <w:delText xml:space="preserve">is </w:delText>
        </w:r>
      </w:del>
      <w:ins w:id="182" w:author="Nick Smith" w:date="2021-10-08T15:50:00Z">
        <w:r w:rsidR="002815EB">
          <w:rPr>
            <w:rFonts w:eastAsia="Times New Roman"/>
            <w:color w:val="000000"/>
          </w:rPr>
          <w:t xml:space="preserve">should be </w:t>
        </w:r>
      </w:ins>
      <w:r w:rsidR="00771C52">
        <w:rPr>
          <w:rFonts w:eastAsia="Times New Roman"/>
          <w:color w:val="000000"/>
        </w:rPr>
        <w:t xml:space="preserve">dependent on </w:t>
      </w:r>
      <w:del w:id="183" w:author="Nick Smith" w:date="2021-10-07T15:39:00Z">
        <w:r w:rsidR="00771C52" w:rsidDel="00B128CC">
          <w:rPr>
            <w:rFonts w:eastAsia="Times New Roman"/>
            <w:color w:val="000000"/>
          </w:rPr>
          <w:delText xml:space="preserve">the </w:delText>
        </w:r>
      </w:del>
      <w:r w:rsidR="00771C52">
        <w:rPr>
          <w:rFonts w:eastAsia="Times New Roman"/>
          <w:color w:val="000000"/>
        </w:rPr>
        <w:t>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ins w:id="184" w:author="Nick Smith" w:date="2021-10-08T15:52:00Z">
        <w:r w:rsidR="002815EB">
          <w:rPr>
            <w:rFonts w:eastAsia="Times New Roman"/>
            <w:color w:val="000000"/>
          </w:rPr>
          <w:t xml:space="preserve"> Note that the theory</w:t>
        </w:r>
      </w:ins>
      <w:ins w:id="185" w:author="Nick Smith" w:date="2021-10-08T15:53:00Z">
        <w:r w:rsidR="002815EB">
          <w:rPr>
            <w:rFonts w:eastAsia="Times New Roman"/>
            <w:color w:val="000000"/>
          </w:rPr>
          <w:t xml:space="preserve">, in its most holistic sense, does not differentiate between the types of structures developed (e.g., leaves, stems, roots) and could even be extended to </w:t>
        </w:r>
      </w:ins>
      <w:ins w:id="186" w:author="Nick Smith" w:date="2021-10-08T15:54:00Z">
        <w:r w:rsidR="002815EB">
          <w:rPr>
            <w:rFonts w:eastAsia="Times New Roman"/>
            <w:color w:val="000000"/>
          </w:rPr>
          <w:t xml:space="preserve">storage or other nitrogen-dependent compounds. However, we focus here on aboveground biomass as a proxy for </w:t>
        </w:r>
      </w:ins>
      <w:ins w:id="187" w:author="Nick Smith" w:date="2021-10-08T15:55:00Z">
        <w:r w:rsidR="002815EB">
          <w:rPr>
            <w:rFonts w:eastAsia="Times New Roman"/>
            <w:color w:val="000000"/>
          </w:rPr>
          <w:t>structural allocation to test our theory</w:t>
        </w:r>
      </w:ins>
      <w:ins w:id="188" w:author="Nick Smith" w:date="2021-10-08T15:56:00Z">
        <w:r w:rsidR="00475F5D">
          <w:rPr>
            <w:rFonts w:eastAsia="Times New Roman"/>
            <w:color w:val="000000"/>
          </w:rPr>
          <w:t>.</w:t>
        </w:r>
      </w:ins>
    </w:p>
    <w:p w14:paraId="04461849" w14:textId="673DC076"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ins w:id="189" w:author="Nick Smith" w:date="2021-10-08T16:40:00Z">
        <w:r w:rsidR="00753A9E">
          <w:rPr>
            <w:rFonts w:eastAsia="Times New Roman"/>
            <w:color w:val="000000"/>
          </w:rPr>
          <w:t xml:space="preserve"> </w:t>
        </w:r>
        <w:r w:rsidR="00753A9E">
          <w:rPr>
            <w:rFonts w:eastAsia="Times New Roman"/>
            <w:color w:val="000000"/>
          </w:rPr>
          <w:fldChar w:fldCharType="begin" w:fldLock="1"/>
        </w:r>
      </w:ins>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ins w:id="190" w:author="Nick Smith" w:date="2021-10-08T16:41:00Z">
        <w:r w:rsidR="00753A9E">
          <w:rPr>
            <w:rFonts w:eastAsia="Times New Roman"/>
            <w:noProof/>
            <w:color w:val="000000"/>
          </w:rPr>
          <w:t xml:space="preserve">NutNet; </w:t>
        </w:r>
      </w:ins>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ins w:id="191" w:author="Nick Smith" w:date="2021-10-08T16:40:00Z">
        <w:r w:rsidR="00753A9E">
          <w:rPr>
            <w:rFonts w:eastAsia="Times New Roman"/>
            <w:color w:val="000000"/>
          </w:rPr>
          <w:fldChar w:fldCharType="end"/>
        </w:r>
      </w:ins>
      <w:del w:id="192" w:author="Nick Smith" w:date="2021-10-08T16:41:00Z">
        <w:r w:rsidRPr="00771C52" w:rsidDel="00753A9E">
          <w:rPr>
            <w:rFonts w:eastAsia="Times New Roman"/>
            <w:color w:val="000000"/>
          </w:rPr>
          <w:delText xml:space="preserve"> (NutNet; Lind 2016)</w:delText>
        </w:r>
      </w:del>
      <w:r w:rsidRPr="00771C52">
        <w:rPr>
          <w:rFonts w:eastAsia="Times New Roman"/>
          <w:color w:val="000000"/>
        </w:rPr>
        <w:t xml:space="preserve">, </w:t>
      </w:r>
      <w:del w:id="193" w:author="Nick Smith" w:date="2021-10-08T15:57:00Z">
        <w:r w:rsidRPr="00771C52" w:rsidDel="00696E90">
          <w:rPr>
            <w:rFonts w:eastAsia="Times New Roman"/>
            <w:color w:val="000000"/>
          </w:rPr>
          <w:delText xml:space="preserve">alongside </w:delText>
        </w:r>
        <w:r w:rsidR="00E2660B" w:rsidDel="00696E90">
          <w:rPr>
            <w:rFonts w:eastAsia="Times New Roman"/>
            <w:color w:val="000000"/>
          </w:rPr>
          <w:delText>eco-evolutionary optimality</w:delText>
        </w:r>
        <w:r w:rsidR="00E2660B" w:rsidRPr="00771C52" w:rsidDel="00696E90">
          <w:rPr>
            <w:rFonts w:eastAsia="Times New Roman"/>
            <w:color w:val="000000"/>
          </w:rPr>
          <w:delText xml:space="preserve"> </w:delText>
        </w:r>
        <w:r w:rsidRPr="00771C52" w:rsidDel="00696E90">
          <w:rPr>
            <w:rFonts w:eastAsia="Times New Roman"/>
            <w:color w:val="000000"/>
          </w:rPr>
          <w:delText xml:space="preserve">theory </w:delText>
        </w:r>
        <w:r w:rsidR="005A0FAA" w:rsidDel="00696E90">
          <w:rPr>
            <w:rFonts w:eastAsia="Times New Roman"/>
            <w:color w:val="000000"/>
          </w:rPr>
          <w:fldChar w:fldCharType="begin" w:fldLock="1"/>
        </w:r>
        <w:r w:rsidR="00B83AB1" w:rsidDel="00696E90">
          <w:rPr>
            <w:rFonts w:eastAsia="Times New Roman"/>
            <w:color w:val="000000"/>
          </w:rPr>
          <w:del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delInstrText>
        </w:r>
        <w:r w:rsidR="005A0FAA" w:rsidDel="00696E90">
          <w:rPr>
            <w:rFonts w:eastAsia="Times New Roman"/>
            <w:color w:val="000000"/>
          </w:rPr>
          <w:fldChar w:fldCharType="separate"/>
        </w:r>
        <w:r w:rsidR="005A0FAA" w:rsidRPr="00E2660B" w:rsidDel="00696E90">
          <w:rPr>
            <w:rFonts w:eastAsia="Times New Roman"/>
            <w:noProof/>
            <w:color w:val="000000"/>
          </w:rPr>
          <w:delText xml:space="preserve">(Franklin </w:delText>
        </w:r>
        <w:r w:rsidR="005A0FAA" w:rsidRPr="00E2660B" w:rsidDel="00696E90">
          <w:rPr>
            <w:rFonts w:eastAsia="Times New Roman"/>
            <w:i/>
            <w:noProof/>
            <w:color w:val="000000"/>
          </w:rPr>
          <w:delText>et al.</w:delText>
        </w:r>
        <w:r w:rsidR="005A0FAA" w:rsidRPr="00E2660B" w:rsidDel="00696E90">
          <w:rPr>
            <w:rFonts w:eastAsia="Times New Roman"/>
            <w:noProof/>
            <w:color w:val="000000"/>
          </w:rPr>
          <w:delText xml:space="preserve">, 2020; Harrison </w:delText>
        </w:r>
        <w:r w:rsidR="005A0FAA" w:rsidRPr="00E2660B" w:rsidDel="00696E90">
          <w:rPr>
            <w:rFonts w:eastAsia="Times New Roman"/>
            <w:i/>
            <w:noProof/>
            <w:color w:val="000000"/>
          </w:rPr>
          <w:delText>et al.</w:delText>
        </w:r>
        <w:r w:rsidR="005A0FAA" w:rsidRPr="00E2660B" w:rsidDel="00696E90">
          <w:rPr>
            <w:rFonts w:eastAsia="Times New Roman"/>
            <w:noProof/>
            <w:color w:val="000000"/>
          </w:rPr>
          <w:delText>, 2021)</w:delText>
        </w:r>
        <w:r w:rsidR="005A0FAA" w:rsidDel="00696E90">
          <w:rPr>
            <w:rFonts w:eastAsia="Times New Roman"/>
            <w:color w:val="000000"/>
          </w:rPr>
          <w:fldChar w:fldCharType="end"/>
        </w:r>
        <w:r w:rsidR="005A0FAA" w:rsidDel="00696E90">
          <w:rPr>
            <w:rFonts w:eastAsia="Times New Roman"/>
            <w:color w:val="000000"/>
          </w:rPr>
          <w:delText xml:space="preserve"> </w:delText>
        </w:r>
        <w:r w:rsidRPr="00771C52" w:rsidDel="00696E90">
          <w:rPr>
            <w:rFonts w:eastAsia="Times New Roman"/>
            <w:color w:val="000000"/>
          </w:rPr>
          <w:delText>to better understand the response of</w:delText>
        </w:r>
      </w:del>
      <w:ins w:id="194" w:author="Nick Smith" w:date="2021-10-08T15:57:00Z">
        <w:r w:rsidR="00696E90">
          <w:rPr>
            <w:rFonts w:eastAsia="Times New Roman"/>
            <w:color w:val="000000"/>
          </w:rPr>
          <w:t>to test these ideas about the relationship between</w:t>
        </w:r>
      </w:ins>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ins w:id="195" w:author="Nick Smith" w:date="2021-10-08T15:57:00Z">
        <w:r w:rsidR="00696E90">
          <w:rPr>
            <w:rFonts w:eastAsia="Times New Roman"/>
            <w:color w:val="000000"/>
          </w:rPr>
          <w:t xml:space="preserve">and structural responses </w:t>
        </w:r>
      </w:ins>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6DC93539"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ins w:id="196" w:author="Nick Smith" w:date="2021-10-08T16:42:00Z">
        <w:r w:rsidR="00753A9E">
          <w:rPr>
            <w:rFonts w:eastAsia="Times New Roman"/>
            <w:color w:val="000000"/>
          </w:rPr>
          <w:t xml:space="preserve">other </w:t>
        </w:r>
      </w:ins>
      <w:r>
        <w:rPr>
          <w:rFonts w:eastAsia="Times New Roman"/>
          <w:color w:val="000000"/>
        </w:rPr>
        <w:t xml:space="preserve">leaf traits alone in comparison to belowground soil nitrogen </w:t>
      </w:r>
      <w:del w:id="197" w:author="Nick Smith" w:date="2021-10-07T15:41:00Z">
        <w:r w:rsidDel="00C530D5">
          <w:rPr>
            <w:rFonts w:eastAsia="Times New Roman"/>
            <w:color w:val="000000"/>
          </w:rPr>
          <w:delText>availability</w:delText>
        </w:r>
      </w:del>
      <w:ins w:id="198" w:author="Nick Smith" w:date="2021-10-07T15:41:00Z">
        <w:r w:rsidR="00C530D5">
          <w:rPr>
            <w:rFonts w:eastAsia="Times New Roman"/>
            <w:color w:val="000000"/>
          </w:rPr>
          <w:t>addition</w:t>
        </w:r>
      </w:ins>
      <w:r>
        <w:rPr>
          <w:rFonts w:eastAsia="Times New Roman"/>
          <w:color w:val="000000"/>
        </w:rPr>
        <w:t>.</w:t>
      </w:r>
    </w:p>
    <w:p w14:paraId="236ABE50" w14:textId="61F3B7A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del w:id="199" w:author="Nick Smith" w:date="2021-10-07T15:41:00Z">
        <w:r w:rsidDel="00C530D5">
          <w:rPr>
            <w:rFonts w:eastAsia="Times New Roman"/>
            <w:color w:val="000000"/>
          </w:rPr>
          <w:delText xml:space="preserve">availability </w:delText>
        </w:r>
      </w:del>
      <w:ins w:id="200" w:author="Nick Smith" w:date="2021-10-07T15:41:00Z">
        <w:r w:rsidR="00C530D5">
          <w:rPr>
            <w:rFonts w:eastAsia="Times New Roman"/>
            <w:color w:val="000000"/>
          </w:rPr>
          <w:t xml:space="preserve">addition </w:t>
        </w:r>
      </w:ins>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0A513BF3"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del w:id="201" w:author="Nick Smith" w:date="2021-10-07T15:41:00Z">
        <w:r w:rsidRPr="00971CEF" w:rsidDel="00C530D5">
          <w:rPr>
            <w:rFonts w:eastAsia="Times New Roman"/>
            <w:color w:val="000000"/>
          </w:rPr>
          <w:delText>availability</w:delText>
        </w:r>
      </w:del>
      <w:ins w:id="202" w:author="Nick Smith" w:date="2021-10-07T15:41:00Z">
        <w:r w:rsidR="00C530D5">
          <w:rPr>
            <w:rFonts w:eastAsia="Times New Roman"/>
            <w:color w:val="000000"/>
          </w:rPr>
          <w:t>addition</w:t>
        </w:r>
      </w:ins>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del w:id="203" w:author="Nick Smith" w:date="2021-10-07T15:41:00Z">
        <w:r w:rsidRPr="00971CEF" w:rsidDel="00C530D5">
          <w:rPr>
            <w:rFonts w:eastAsia="Times New Roman"/>
            <w:color w:val="000000"/>
          </w:rPr>
          <w:delText xml:space="preserve">availability </w:delText>
        </w:r>
      </w:del>
      <w:ins w:id="204" w:author="Nick Smith" w:date="2021-10-07T15:41:00Z">
        <w:r w:rsidR="00C530D5">
          <w:rPr>
            <w:rFonts w:eastAsia="Times New Roman"/>
            <w:color w:val="000000"/>
          </w:rPr>
          <w:t>addition</w:t>
        </w:r>
        <w:r w:rsidR="00C530D5" w:rsidRPr="00971CEF">
          <w:rPr>
            <w:rFonts w:eastAsia="Times New Roman"/>
            <w:color w:val="000000"/>
          </w:rPr>
          <w:t xml:space="preserve"> </w:t>
        </w:r>
      </w:ins>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del w:id="205" w:author="Nick Smith" w:date="2021-10-07T15:41:00Z">
        <w:r w:rsidR="004921F3" w:rsidDel="00C530D5">
          <w:rPr>
            <w:rFonts w:eastAsia="Times New Roman"/>
            <w:color w:val="000000"/>
          </w:rPr>
          <w:delText xml:space="preserve">availability </w:delText>
        </w:r>
      </w:del>
      <w:ins w:id="206" w:author="Nick Smith" w:date="2021-10-07T15:41:00Z">
        <w:r w:rsidR="00C530D5">
          <w:rPr>
            <w:rFonts w:eastAsia="Times New Roman"/>
            <w:color w:val="000000"/>
          </w:rPr>
          <w:t xml:space="preserve">addition </w:t>
        </w:r>
      </w:ins>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ins w:id="207" w:author="Nick Smith" w:date="2021-10-07T15:42:00Z">
        <w:r w:rsidR="005D7DD2">
          <w:rPr>
            <w:rFonts w:eastAsia="Times New Roman"/>
            <w:color w:val="000000"/>
          </w:rPr>
          <w:t xml:space="preserve"> also</w:t>
        </w:r>
      </w:ins>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del w:id="208" w:author="Nick Smith" w:date="2021-10-07T15:42:00Z">
        <w:r w:rsidR="004921F3" w:rsidDel="005D7DD2">
          <w:rPr>
            <w:rFonts w:eastAsia="Times New Roman"/>
            <w:color w:val="000000"/>
          </w:rPr>
          <w:delText>availability</w:delText>
        </w:r>
      </w:del>
      <w:ins w:id="209" w:author="Nick Smith" w:date="2021-10-07T15:42:00Z">
        <w:r w:rsidR="005D7DD2">
          <w:rPr>
            <w:rFonts w:eastAsia="Times New Roman"/>
            <w:color w:val="000000"/>
          </w:rPr>
          <w:t>addition</w:t>
        </w:r>
      </w:ins>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del w:id="210" w:author="Nick Smith" w:date="2021-10-07T15:42:00Z">
        <w:r w:rsidRPr="00971CEF" w:rsidDel="005A0E88">
          <w:rPr>
            <w:rFonts w:eastAsia="Times New Roman"/>
            <w:color w:val="000000"/>
          </w:rPr>
          <w:delText xml:space="preserve">availability </w:delText>
        </w:r>
      </w:del>
      <w:ins w:id="211" w:author="Nick Smith" w:date="2021-10-07T15:42:00Z">
        <w:r w:rsidR="005A0E88">
          <w:rPr>
            <w:rFonts w:eastAsia="Times New Roman"/>
            <w:color w:val="000000"/>
          </w:rPr>
          <w:t>addition</w:t>
        </w:r>
        <w:r w:rsidR="005A0E88" w:rsidRPr="00971CEF">
          <w:rPr>
            <w:rFonts w:eastAsia="Times New Roman"/>
            <w:color w:val="000000"/>
          </w:rPr>
          <w:t xml:space="preserve"> </w:t>
        </w:r>
      </w:ins>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ins w:id="212" w:author="Nick Smith" w:date="2021-10-08T16:26:00Z">
        <w:r w:rsidR="00074719">
          <w:rPr>
            <w:rFonts w:eastAsia="Times New Roman"/>
            <w:color w:val="000000"/>
          </w:rPr>
          <w:t xml:space="preserve"> </w:t>
        </w:r>
      </w:ins>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w:t>
            </w:r>
            <w:proofErr w:type="spellStart"/>
            <w:r w:rsidRPr="00EC7E77">
              <w:rPr>
                <w:rFonts w:eastAsia="Times New Roman"/>
                <w:color w:val="000000"/>
              </w:rPr>
              <w:t>mol</w:t>
            </w:r>
            <w:proofErr w:type="spellEnd"/>
            <w:r w:rsidRPr="00EC7E77">
              <w:rPr>
                <w:rFonts w:eastAsia="Times New Roman"/>
                <w:color w:val="000000"/>
              </w:rPr>
              <w:t xml:space="preserve">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49D50646" w:rsidR="00EC7E77" w:rsidRDefault="00EC7E77" w:rsidP="00EC7E77">
            <w:pPr>
              <w:spacing w:line="480" w:lineRule="auto"/>
              <w:rPr>
                <w:rFonts w:eastAsia="Times New Roman"/>
                <w:b/>
                <w:color w:val="000000"/>
              </w:rPr>
            </w:pPr>
            <w:r w:rsidRPr="00771C52">
              <w:rPr>
                <w:rFonts w:eastAsia="Times New Roman"/>
                <w:color w:val="000000"/>
              </w:rPr>
              <w:t>leaf nitrogen on a</w:t>
            </w:r>
            <w:ins w:id="213" w:author="Nick Smith" w:date="2021-10-07T16:19:00Z">
              <w:r w:rsidR="006C5E55">
                <w:rPr>
                  <w:rFonts w:eastAsia="Times New Roman"/>
                  <w:color w:val="000000"/>
                </w:rPr>
                <w:t xml:space="preserve"> mass</w:t>
              </w:r>
            </w:ins>
            <w:del w:id="214" w:author="Nick Smith" w:date="2021-10-07T16:19:00Z">
              <w:r w:rsidRPr="00771C52" w:rsidDel="006C5E55">
                <w:rPr>
                  <w:rFonts w:eastAsia="Times New Roman"/>
                  <w:color w:val="000000"/>
                </w:rPr>
                <w:delText>n</w:delText>
              </w:r>
            </w:del>
            <w:r w:rsidRPr="00771C52">
              <w:rPr>
                <w:rFonts w:eastAsia="Times New Roman"/>
                <w:color w:val="000000"/>
              </w:rPr>
              <w:t xml:space="preserve"> </w:t>
            </w:r>
            <w:del w:id="215" w:author="Nick Smith" w:date="2021-10-07T16:19:00Z">
              <w:r w:rsidRPr="00771C52" w:rsidDel="006C5E55">
                <w:rPr>
                  <w:rFonts w:eastAsia="Times New Roman"/>
                  <w:color w:val="000000"/>
                </w:rPr>
                <w:delText xml:space="preserve">area </w:delText>
              </w:r>
            </w:del>
            <w:r w:rsidRPr="00771C52">
              <w:rPr>
                <w:rFonts w:eastAsia="Times New Roman"/>
                <w:color w:val="000000"/>
              </w:rPr>
              <w:t>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5528706"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ins w:id="216" w:author="Nick Smith" w:date="2021-10-08T16:44:00Z">
        <w:r w:rsidR="00753A9E">
          <w:rPr>
            <w:rFonts w:eastAsia="Times New Roman"/>
            <w:color w:val="000000"/>
          </w:rPr>
          <w:t xml:space="preserve"> </w:t>
        </w:r>
        <w:r w:rsidR="00753A9E">
          <w:rPr>
            <w:rFonts w:eastAsia="Times New Roman"/>
            <w:color w:val="000000"/>
          </w:rPr>
          <w:fldChar w:fldCharType="begin" w:fldLock="1"/>
        </w:r>
      </w:ins>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ins w:id="217" w:author="Nick Smith" w:date="2021-10-08T16:44:00Z">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ins>
      <w:r w:rsidR="00CE3D9E">
        <w:rPr>
          <w:rFonts w:eastAsia="Times New Roman"/>
          <w:color w:val="000000"/>
        </w:rPr>
        <w:t xml:space="preserve"> </w:t>
      </w:r>
      <w:del w:id="218" w:author="Nick Smith" w:date="2021-10-08T16:44:00Z">
        <w:r w:rsidR="00CE3D9E" w:rsidDel="00753A9E">
          <w:rPr>
            <w:rFonts w:eastAsia="Times New Roman"/>
            <w:color w:val="000000"/>
          </w:rPr>
          <w:fldChar w:fldCharType="begin" w:fldLock="1"/>
        </w:r>
        <w:r w:rsidR="003B0716" w:rsidRPr="00753A9E" w:rsidDel="00753A9E">
          <w:rPr>
            <w:rFonts w:eastAsia="Times New Roman"/>
            <w:color w:val="000000"/>
          </w:rPr>
          <w:del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w:delInstrText>
        </w:r>
        <w:r w:rsidR="003B0716" w:rsidRPr="00FB380F" w:rsidDel="00753A9E">
          <w:rPr>
            <w:rFonts w:eastAsia="Times New Roman"/>
            <w:color w:val="000000"/>
          </w:rPr>
          <w:delInstrText>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delInstrText>
        </w:r>
        <w:r w:rsidR="00CE3D9E" w:rsidDel="00753A9E">
          <w:rPr>
            <w:rFonts w:eastAsia="Times New Roman"/>
            <w:color w:val="000000"/>
          </w:rPr>
          <w:fldChar w:fldCharType="separate"/>
        </w:r>
        <w:r w:rsidR="00CE3D9E" w:rsidRPr="00753A9E" w:rsidDel="00753A9E">
          <w:rPr>
            <w:rFonts w:eastAsia="Times New Roman"/>
            <w:noProof/>
            <w:color w:val="000000"/>
          </w:rPr>
          <w:delText xml:space="preserve">(NutNet; </w:delText>
        </w:r>
        <w:r w:rsidR="00CE3D9E" w:rsidRPr="00FB380F" w:rsidDel="00753A9E">
          <w:rPr>
            <w:rFonts w:eastAsia="Times New Roman"/>
            <w:noProof/>
            <w:color w:val="000000"/>
          </w:rPr>
          <w:delText>Lind, 2016)</w:delText>
        </w:r>
        <w:r w:rsidR="00CE3D9E" w:rsidDel="00753A9E">
          <w:rPr>
            <w:rFonts w:eastAsia="Times New Roman"/>
            <w:color w:val="000000"/>
          </w:rPr>
          <w:fldChar w:fldCharType="end"/>
        </w:r>
        <w:r w:rsidRPr="00771C52" w:rsidDel="00753A9E">
          <w:rPr>
            <w:rFonts w:eastAsia="Times New Roman"/>
            <w:color w:val="000000"/>
          </w:rPr>
          <w:delText xml:space="preserve"> </w:delText>
        </w:r>
      </w:del>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ins w:id="219" w:author="Nick Smith" w:date="2021-10-08T16:43:00Z">
        <w:r w:rsidR="00753A9E">
          <w:rPr>
            <w:rFonts w:eastAsia="Times New Roman"/>
            <w:color w:val="000000"/>
          </w:rPr>
          <w:t xml:space="preserve"> in the first year</w:t>
        </w:r>
      </w:ins>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2E9AA658"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ins w:id="220" w:author="Nick Smith" w:date="2021-10-08T16:44:00Z">
        <w:r w:rsidR="00FB380F">
          <w:rPr>
            <w:rFonts w:eastAsia="Times New Roman"/>
            <w:color w:val="000000"/>
          </w:rPr>
          <w:t xml:space="preserve"> </w:t>
        </w:r>
        <w:r w:rsidR="00FB380F">
          <w:rPr>
            <w:rFonts w:eastAsia="Times New Roman"/>
            <w:color w:val="000000"/>
          </w:rPr>
          <w:fldChar w:fldCharType="begin" w:fldLock="1"/>
        </w:r>
      </w:ins>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ins w:id="221" w:author="Nick Smith" w:date="2021-10-08T16:44:00Z">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ins>
      <w:del w:id="222" w:author="Nick Smith" w:date="2021-10-08T16:44:00Z">
        <w:r w:rsidR="003B0716" w:rsidDel="00FB380F">
          <w:rPr>
            <w:rFonts w:eastAsia="Times New Roman"/>
            <w:color w:val="000000"/>
          </w:rPr>
          <w:delText xml:space="preserve"> </w:delText>
        </w:r>
        <w:r w:rsidR="003B0716" w:rsidDel="00FB380F">
          <w:rPr>
            <w:rFonts w:eastAsia="Times New Roman"/>
            <w:color w:val="000000"/>
          </w:rPr>
          <w:fldChar w:fldCharType="begin" w:fldLock="1"/>
        </w:r>
        <w:r w:rsidR="003B0716" w:rsidRPr="00FB380F" w:rsidDel="00FB380F">
          <w:rPr>
            <w:rFonts w:eastAsia="Times New Roman"/>
            <w:color w:val="000000"/>
          </w:rPr>
          <w:del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w:delInstrText>
        </w:r>
        <w:r w:rsidR="003B0716" w:rsidRPr="0056386C" w:rsidDel="00FB380F">
          <w:rPr>
            <w:rFonts w:eastAsia="Times New Roman"/>
            <w:color w:val="000000"/>
          </w:rPr>
          <w:delInstrText xml:space="preserve">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w:delInstrText>
        </w:r>
        <w:r w:rsidR="003B0716" w:rsidRPr="006B5806" w:rsidDel="00FB380F">
          <w:rPr>
            <w:rFonts w:eastAsia="Times New Roman"/>
            <w:color w:val="000000"/>
          </w:rPr>
          <w:delInstrText>tion":"(Lind, 2016)","previouslyFormattedCitation":"(Lind, 2016)"},"properties":{"noteIndex":0},"schema":"https://github.com/citation-style-language/schema/raw/master/csl-citation.json"}</w:delInstrText>
        </w:r>
        <w:r w:rsidR="003B0716" w:rsidDel="00FB380F">
          <w:rPr>
            <w:rFonts w:eastAsia="Times New Roman"/>
            <w:color w:val="000000"/>
          </w:rPr>
          <w:fldChar w:fldCharType="separate"/>
        </w:r>
        <w:r w:rsidR="003B0716" w:rsidRPr="00FB380F" w:rsidDel="00FB380F">
          <w:rPr>
            <w:rFonts w:eastAsia="Times New Roman"/>
            <w:noProof/>
            <w:color w:val="000000"/>
          </w:rPr>
          <w:delText>(Lind, 2016)</w:delText>
        </w:r>
        <w:r w:rsidR="003B0716" w:rsidDel="00FB380F">
          <w:rPr>
            <w:rFonts w:eastAsia="Times New Roman"/>
            <w:color w:val="000000"/>
          </w:rPr>
          <w:fldChar w:fldCharType="end"/>
        </w:r>
      </w:del>
      <w:r w:rsidRPr="00771C52">
        <w:rPr>
          <w:rFonts w:eastAsia="Times New Roman"/>
          <w:color w:val="000000"/>
        </w:rPr>
        <w:t>. The leaf trait dataset consisted of leaf elemental, isotopic, and morphological variables. Samples were collected from up to five randomly selected individuals</w:t>
      </w:r>
      <w:ins w:id="223" w:author="Nick Smith" w:date="2021-10-07T16:32:00Z">
        <w:r w:rsidR="000D10B1">
          <w:rPr>
            <w:rFonts w:eastAsia="Times New Roman"/>
            <w:color w:val="000000"/>
          </w:rPr>
          <w:t xml:space="preserve"> of different species</w:t>
        </w:r>
      </w:ins>
      <w:r w:rsidRPr="00771C52">
        <w:rPr>
          <w:rFonts w:eastAsia="Times New Roman"/>
          <w:color w:val="000000"/>
        </w:rPr>
        <w:t xml:space="preserve"> per plot, typically 3-4 years after</w:t>
      </w:r>
      <w:ins w:id="224" w:author="Nick Smith" w:date="2021-10-07T16:32:00Z">
        <w:r w:rsidR="000D10B1">
          <w:rPr>
            <w:rFonts w:eastAsia="Times New Roman"/>
            <w:color w:val="000000"/>
          </w:rPr>
          <w:t xml:space="preserve"> the start of</w:t>
        </w:r>
      </w:ins>
      <w:r w:rsidRPr="00771C52">
        <w:rPr>
          <w:rFonts w:eastAsia="Times New Roman"/>
          <w:color w:val="000000"/>
        </w:rPr>
        <w:t xml:space="preserve"> nutrient addition at each site</w:t>
      </w:r>
      <w:ins w:id="225" w:author="Nick Smith" w:date="2021-10-07T15:43:00Z">
        <w:r w:rsidR="006E4C71">
          <w:rPr>
            <w:rFonts w:eastAsia="Times New Roman"/>
            <w:color w:val="000000"/>
          </w:rPr>
          <w:t xml:space="preserve"> during peak biomass</w:t>
        </w:r>
      </w:ins>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ins w:id="226" w:author="Nick Smith" w:date="2021-10-07T16:33:00Z">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ins>
      <w:r w:rsidRPr="00D52FBB">
        <w:rPr>
          <w:rFonts w:eastAsia="Times New Roman"/>
          <w:color w:val="000000"/>
        </w:rPr>
        <w:t>m</w:t>
      </w:r>
      <w:ins w:id="227" w:author="Nick Smith" w:date="2021-10-07T16:33:00Z">
        <w:r w:rsidR="00D52FBB">
          <w:rPr>
            <w:rFonts w:eastAsia="Times New Roman"/>
            <w:color w:val="000000"/>
            <w:vertAlign w:val="superscript"/>
          </w:rPr>
          <w:t>-</w:t>
        </w:r>
      </w:ins>
      <w:r w:rsidRPr="00D52FBB">
        <w:rPr>
          <w:rFonts w:eastAsia="Times New Roman"/>
          <w:color w:val="000000"/>
          <w:vertAlign w:val="superscript"/>
        </w:rPr>
        <w:t>2</w:t>
      </w:r>
      <w:del w:id="228" w:author="Nick Smith" w:date="2021-10-07T16:33:00Z">
        <w:r w:rsidRPr="00771C52" w:rsidDel="00D52FBB">
          <w:rPr>
            <w:rFonts w:eastAsia="Times New Roman"/>
            <w:color w:val="000000"/>
          </w:rPr>
          <w:delText xml:space="preserve"> g</w:delText>
        </w:r>
        <w:r w:rsidRPr="00771C52" w:rsidDel="00D52FBB">
          <w:rPr>
            <w:rFonts w:eastAsia="Times New Roman"/>
            <w:color w:val="000000"/>
            <w:vertAlign w:val="superscript"/>
          </w:rPr>
          <w:delText>-1</w:delText>
        </w:r>
      </w:del>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ins w:id="229" w:author="Nick Smith" w:date="2021-10-07T15:30:00Z">
              <w:r w:rsidR="00B83AB1">
                <w:rPr>
                  <w:rFonts w:eastAsia="Times New Roman"/>
                  <w:color w:val="000000"/>
                </w:rPr>
                <w:t>(</w:t>
              </w:r>
            </w:ins>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ins w:id="230" w:author="Nick Smith" w:date="2021-10-07T15:30:00Z">
              <w:r w:rsidR="00B83AB1">
                <w:rPr>
                  <w:rFonts w:eastAsia="Times New Roman"/>
                  <w:color w:val="000000"/>
                </w:rPr>
                <w:t>)</w:t>
              </w:r>
            </w:ins>
            <w:r w:rsidRPr="00771C52">
              <w:rPr>
                <w:rFonts w:eastAsia="Times New Roman"/>
                <w:color w:val="000000"/>
              </w:rPr>
              <w:t xml:space="preserve"> / </w:t>
            </w:r>
            <w:ins w:id="231" w:author="Nick Smith" w:date="2021-10-07T15:30:00Z">
              <w:r w:rsidR="00B83AB1">
                <w:rPr>
                  <w:rFonts w:eastAsia="Times New Roman"/>
                  <w:color w:val="000000"/>
                </w:rPr>
                <w:t>(</w:t>
              </w:r>
            </w:ins>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ins w:id="232" w:author="Nick Smith" w:date="2021-10-07T15:30:00Z">
              <w:r w:rsidR="00B83AB1">
                <w:rPr>
                  <w:rFonts w:eastAsia="Times New Roman"/>
                  <w:color w:val="000000"/>
                </w:rPr>
                <w:t>)</w:t>
              </w:r>
            </w:ins>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2595905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ins w:id="233" w:author="Nick Smith" w:date="2021-10-07T15:30:00Z">
              <w:r w:rsidR="00B83AB1">
                <w:rPr>
                  <w:rFonts w:eastAsia="Times New Roman"/>
                  <w:color w:val="000000"/>
                </w:rPr>
                <w:t>(</w:t>
              </w:r>
            </w:ins>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del w:id="234" w:author="Nick Smith" w:date="2021-10-07T15:30:00Z">
              <w:r w:rsidRPr="00771C52" w:rsidDel="00B83AB1">
                <w:rPr>
                  <w:rFonts w:eastAsia="Times New Roman"/>
                  <w:color w:val="000000"/>
                </w:rPr>
                <w:delText>-</w:delText>
              </w:r>
            </w:del>
            <w:ins w:id="235" w:author="Nick Smith" w:date="2021-10-07T15:30:00Z">
              <w:r w:rsidR="00B83AB1">
                <w:rPr>
                  <w:rFonts w:eastAsia="Times New Roman"/>
                  <w:color w:val="000000"/>
                </w:rPr>
                <w:t>–</w:t>
              </w:r>
            </w:ins>
            <w:r w:rsidRPr="00771C52">
              <w:rPr>
                <w:rFonts w:eastAsia="Times New Roman"/>
                <w:color w:val="000000"/>
              </w:rPr>
              <w:t xml:space="preserve"> a</w:t>
            </w:r>
            <w:ins w:id="236" w:author="Nick Smith" w:date="2021-10-07T15:31:00Z">
              <w:r w:rsidR="00B83AB1">
                <w:rPr>
                  <w:rFonts w:eastAsia="Times New Roman"/>
                  <w:color w:val="000000"/>
                </w:rPr>
                <w:t>)</w:t>
              </w:r>
            </w:ins>
            <w:r w:rsidRPr="00771C52">
              <w:rPr>
                <w:rFonts w:eastAsia="Times New Roman"/>
                <w:color w:val="000000"/>
              </w:rPr>
              <w:t xml:space="preserve"> / </w:t>
            </w:r>
            <w:ins w:id="237" w:author="Nick Smith" w:date="2021-10-07T15:31:00Z">
              <w:r w:rsidR="00B83AB1">
                <w:rPr>
                  <w:rFonts w:eastAsia="Times New Roman"/>
                  <w:color w:val="000000"/>
                </w:rPr>
                <w:t>(</w:t>
              </w:r>
            </w:ins>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del w:id="238" w:author="Nick Smith" w:date="2021-10-07T15:30:00Z">
              <w:r w:rsidRPr="00771C52" w:rsidDel="00B83AB1">
                <w:rPr>
                  <w:rFonts w:eastAsia="Times New Roman"/>
                  <w:color w:val="000000"/>
                </w:rPr>
                <w:delText>-</w:delText>
              </w:r>
            </w:del>
            <w:ins w:id="239" w:author="Nick Smith" w:date="2021-10-07T15:30:00Z">
              <w:r w:rsidR="00B83AB1">
                <w:rPr>
                  <w:rFonts w:eastAsia="Times New Roman"/>
                  <w:color w:val="000000"/>
                </w:rPr>
                <w:t>–</w:t>
              </w:r>
            </w:ins>
            <w:r w:rsidRPr="00771C52">
              <w:rPr>
                <w:rFonts w:eastAsia="Times New Roman"/>
                <w:color w:val="000000"/>
              </w:rPr>
              <w:t xml:space="preserve"> a</w:t>
            </w:r>
            <w:ins w:id="240" w:author="Nick Smith" w:date="2021-10-07T15:31:00Z">
              <w:r w:rsidR="00B83AB1">
                <w:rPr>
                  <w:rFonts w:eastAsia="Times New Roman"/>
                  <w:color w:val="000000"/>
                </w:rPr>
                <w:t>)</w:t>
              </w:r>
            </w:ins>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4ED2225"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ins w:id="241" w:author="Nick Smith" w:date="2021-10-07T15:31:00Z">
              <w:r w:rsidR="00B83AB1">
                <w:rPr>
                  <w:rFonts w:eastAsia="Times New Roman"/>
                  <w:color w:val="000000"/>
                </w:rPr>
                <w:t>(</w:t>
              </w:r>
            </w:ins>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del w:id="242" w:author="Nick Smith" w:date="2021-10-07T15:30:00Z">
              <w:r w:rsidRPr="00771C52" w:rsidDel="00B83AB1">
                <w:rPr>
                  <w:rFonts w:eastAsia="Times New Roman"/>
                  <w:color w:val="000000"/>
                </w:rPr>
                <w:delText>-</w:delText>
              </w:r>
            </w:del>
            <w:ins w:id="243" w:author="Nick Smith" w:date="2021-10-07T15:30:00Z">
              <w:r w:rsidR="00B83AB1">
                <w:rPr>
                  <w:rFonts w:eastAsia="Times New Roman"/>
                  <w:color w:val="000000"/>
                </w:rPr>
                <w:t>–</w:t>
              </w:r>
            </w:ins>
            <w:r w:rsidRPr="00771C52">
              <w:rPr>
                <w:rFonts w:eastAsia="Times New Roman"/>
                <w:color w:val="000000"/>
              </w:rPr>
              <w:t xml:space="preserve"> a</w:t>
            </w:r>
            <w:ins w:id="244" w:author="Nick Smith" w:date="2021-10-07T15:31:00Z">
              <w:r w:rsidR="00B83AB1">
                <w:rPr>
                  <w:rFonts w:eastAsia="Times New Roman"/>
                  <w:color w:val="000000"/>
                </w:rPr>
                <w:t>)</w:t>
              </w:r>
            </w:ins>
            <w:r w:rsidRPr="00771C52">
              <w:rPr>
                <w:rFonts w:eastAsia="Times New Roman"/>
                <w:color w:val="000000"/>
              </w:rPr>
              <w:t xml:space="preserve"> / </w:t>
            </w:r>
            <w:ins w:id="245" w:author="Nick Smith" w:date="2021-10-07T15:31:00Z">
              <w:r w:rsidR="00B83AB1">
                <w:rPr>
                  <w:rFonts w:eastAsia="Times New Roman"/>
                  <w:color w:val="000000"/>
                </w:rPr>
                <w:t>(</w:t>
              </w:r>
            </w:ins>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del w:id="246" w:author="Nick Smith" w:date="2021-10-07T15:30:00Z">
              <w:r w:rsidRPr="00771C52" w:rsidDel="00B83AB1">
                <w:rPr>
                  <w:rFonts w:eastAsia="Times New Roman"/>
                  <w:color w:val="000000"/>
                </w:rPr>
                <w:delText>-</w:delText>
              </w:r>
            </w:del>
            <w:ins w:id="247" w:author="Nick Smith" w:date="2021-10-07T15:30:00Z">
              <w:r w:rsidR="00B83AB1">
                <w:rPr>
                  <w:rFonts w:eastAsia="Times New Roman"/>
                  <w:color w:val="000000"/>
                </w:rPr>
                <w:t>–</w:t>
              </w:r>
            </w:ins>
            <w:r w:rsidRPr="00771C52">
              <w:rPr>
                <w:rFonts w:eastAsia="Times New Roman"/>
                <w:color w:val="000000"/>
              </w:rPr>
              <w:t xml:space="preserve"> a</w:t>
            </w:r>
            <w:ins w:id="248" w:author="Nick Smith" w:date="2021-10-07T15:31:00Z">
              <w:r w:rsidR="00B83AB1">
                <w:rPr>
                  <w:rFonts w:eastAsia="Times New Roman"/>
                  <w:color w:val="000000"/>
                </w:rPr>
                <w:t>)</w:t>
              </w:r>
            </w:ins>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7CA9929F"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w:t>
      </w:r>
      <w:ins w:id="249" w:author="Nick Smith" w:date="2021-10-07T16:34:00Z">
        <w:r w:rsidR="00743A75">
          <w:rPr>
            <w:rFonts w:eastAsia="Times New Roman"/>
            <w:color w:val="000000"/>
          </w:rPr>
          <w:t>, which were considered to be extreme and possibly outliers resulting from uncertain parameters.</w:t>
        </w:r>
      </w:ins>
      <w:ins w:id="250" w:author="Nick Smith" w:date="2021-10-07T15:43:00Z">
        <w:r w:rsidR="00280797">
          <w:rPr>
            <w:rFonts w:eastAsia="Times New Roman"/>
            <w:color w:val="000000"/>
          </w:rPr>
          <w:t xml:space="preserve"> </w:t>
        </w:r>
      </w:ins>
      <w:del w:id="251" w:author="Nick Smith" w:date="2021-10-07T16:34:00Z">
        <w:r w:rsidRPr="00771C52" w:rsidDel="00743A75">
          <w:rPr>
            <w:rFonts w:eastAsia="Times New Roman"/>
            <w:color w:val="000000"/>
          </w:rPr>
          <w:delText xml:space="preserve">. </w:delText>
        </w:r>
      </w:del>
      <w:r w:rsidRPr="00771C52">
        <w:rPr>
          <w:rFonts w:eastAsia="Times New Roman"/>
          <w:color w:val="000000"/>
        </w:rPr>
        <w:t>This resulted in 2048 individuals from 195 species at 22 sites (Figure 2).</w:t>
      </w:r>
    </w:p>
    <w:p w14:paraId="32B16E36" w14:textId="76719AF7"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del w:id="252" w:author="Nick Smith" w:date="2021-10-08T16:45:00Z">
        <w:r w:rsidRPr="00771C52" w:rsidDel="00CD67A6">
          <w:rPr>
            <w:rFonts w:eastAsia="Times New Roman"/>
            <w:color w:val="000000"/>
          </w:rPr>
          <w:delText>second NutNet dataset used was</w:delText>
        </w:r>
      </w:del>
      <w:proofErr w:type="spellStart"/>
      <w:ins w:id="253" w:author="Nick Smith" w:date="2021-10-08T16:45:00Z">
        <w:r w:rsidR="00CD67A6">
          <w:rPr>
            <w:rFonts w:eastAsia="Times New Roman"/>
            <w:color w:val="000000"/>
          </w:rPr>
          <w:t>NutNet</w:t>
        </w:r>
        <w:proofErr w:type="spellEnd"/>
        <w:r w:rsidR="00CD67A6">
          <w:rPr>
            <w:rFonts w:eastAsia="Times New Roman"/>
            <w:color w:val="000000"/>
          </w:rPr>
          <w:t xml:space="preserve"> leaf trait dataset was paired with</w:t>
        </w:r>
      </w:ins>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del w:id="254" w:author="Nick Smith" w:date="2021-10-07T16:34:00Z">
        <w:r w:rsidRPr="00771C52" w:rsidDel="00743A75">
          <w:rPr>
            <w:rFonts w:eastAsia="Times New Roman"/>
            <w:color w:val="000000"/>
          </w:rPr>
          <w:delText xml:space="preserve">this </w:delText>
        </w:r>
      </w:del>
      <w:ins w:id="255" w:author="Nick Smith" w:date="2021-10-07T16:34:00Z">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ins>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ins w:id="256" w:author="Nick Smith" w:date="2021-10-07T16:35:00Z">
        <w:r w:rsidR="00743A75">
          <w:rPr>
            <w:rFonts w:eastAsia="Times New Roman"/>
            <w:color w:val="000000"/>
          </w:rPr>
          <w:t xml:space="preserve"> peak</w:t>
        </w:r>
      </w:ins>
      <w:r w:rsidRPr="00771C52">
        <w:rPr>
          <w:rFonts w:eastAsia="Times New Roman"/>
          <w:color w:val="000000"/>
        </w:rPr>
        <w:t xml:space="preserve"> biomass</w:t>
      </w:r>
      <w:r w:rsidR="00B16B03">
        <w:rPr>
          <w:rFonts w:eastAsia="Times New Roman"/>
          <w:color w:val="000000"/>
        </w:rPr>
        <w:t xml:space="preserve"> of living tissue </w:t>
      </w:r>
      <w:del w:id="257" w:author="Nick Smith" w:date="2021-10-07T15:44:00Z">
        <w:r w:rsidR="00B16B03" w:rsidDel="00280797">
          <w:rPr>
            <w:rFonts w:eastAsia="Times New Roman"/>
            <w:color w:val="000000"/>
          </w:rPr>
          <w:delText xml:space="preserve">at </w:delText>
        </w:r>
      </w:del>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w:t>
      </w:r>
      <w:r w:rsidRPr="00771C52">
        <w:rPr>
          <w:rFonts w:eastAsia="Times New Roman"/>
          <w:color w:val="000000"/>
        </w:rPr>
        <w:lastRenderedPageBreak/>
        <w:t>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33306C3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ins w:id="258" w:author="Nick Smith" w:date="2021-10-07T16:35:00Z">
        <w:r w:rsidR="00710F28">
          <w:rPr>
            <w:rFonts w:eastAsia="Times New Roman"/>
            <w:color w:val="000000"/>
          </w:rPr>
          <w:t xml:space="preserve"> at the leaf level</w:t>
        </w:r>
      </w:ins>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ins w:id="259" w:author="Nick Smith" w:date="2021-10-07T16:35:00Z">
        <w:r w:rsidR="00743A75">
          <w:rPr>
            <w:rFonts w:eastAsia="Times New Roman"/>
            <w:color w:val="000000"/>
          </w:rPr>
          <w:t xml:space="preserve"> </w:t>
        </w:r>
      </w:ins>
      <w:del w:id="260" w:author="Nick Smith" w:date="2021-10-07T16:35:00Z">
        <w:r w:rsidRPr="00771C52" w:rsidDel="00710F28">
          <w:rPr>
            <w:rFonts w:eastAsia="Times New Roman"/>
            <w:color w:val="000000"/>
          </w:rPr>
          <w:delText xml:space="preserve"> </w:delText>
        </w:r>
      </w:del>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4204B01"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ins w:id="261" w:author="Nick Smith" w:date="2021-10-07T16:36:00Z">
        <w:r w:rsidR="00C3639F">
          <w:rPr>
            <w:rFonts w:eastAsia="Times New Roman"/>
            <w:color w:val="000000"/>
          </w:rPr>
          <w:t xml:space="preserve"> to better reflect an amount of enzym</w:t>
        </w:r>
      </w:ins>
      <w:ins w:id="262" w:author="Nick Smith" w:date="2021-10-07T16:37:00Z">
        <w:r w:rsidR="00C3639F">
          <w:rPr>
            <w:rFonts w:eastAsia="Times New Roman"/>
            <w:color w:val="000000"/>
          </w:rPr>
          <w:t>e in the leaf</w:t>
        </w:r>
      </w:ins>
      <w:ins w:id="263" w:author="Nick Smith" w:date="2021-10-08T16:00:00Z">
        <w:r w:rsidR="0029320F">
          <w:rPr>
            <w:rFonts w:eastAsia="Times New Roman"/>
            <w:color w:val="000000"/>
          </w:rPr>
          <w:t xml:space="preserve"> </w:t>
        </w:r>
        <w:r w:rsidR="0029320F">
          <w:rPr>
            <w:rFonts w:eastAsia="Times New Roman"/>
            <w:color w:val="000000"/>
          </w:rPr>
          <w:fldChar w:fldCharType="begin" w:fldLock="1"/>
        </w:r>
      </w:ins>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ins w:id="264" w:author="Nick Smith" w:date="2021-10-08T16:00:00Z">
        <w:r w:rsidR="0029320F">
          <w:rPr>
            <w:rFonts w:eastAsia="Times New Roman"/>
            <w:color w:val="000000"/>
          </w:rPr>
          <w:fldChar w:fldCharType="end"/>
        </w:r>
      </w:ins>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269C303" w:rsidR="00C22725" w:rsidRPr="00B83AB1"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ins w:id="265" w:author="Nick Smith" w:date="2021-10-07T15:31:00Z">
              <w:r w:rsidR="00B83AB1">
                <w:rPr>
                  <w:rFonts w:eastAsia="Times New Roman"/>
                  <w:color w:val="000000"/>
                </w:rPr>
                <w:t>(</w:t>
              </w:r>
            </w:ins>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w:t>
            </w:r>
            <w:ins w:id="266" w:author="Nick Smith" w:date="2021-10-07T15:31:00Z">
              <w:r w:rsidR="00B83AB1">
                <w:rPr>
                  <w:rFonts w:eastAsia="Times New Roman"/>
                  <w:color w:val="000000"/>
                </w:rPr>
                <w:t>)</w:t>
              </w:r>
            </w:ins>
            <w:r w:rsidRPr="00771C52">
              <w:rPr>
                <w:rFonts w:eastAsia="Times New Roman"/>
                <w:color w:val="000000"/>
              </w:rPr>
              <w:t xml:space="preserve"> / </w:t>
            </w:r>
            <w:ins w:id="267" w:author="Nick Smith" w:date="2021-10-07T15:31:00Z">
              <w:r w:rsidR="00B83AB1">
                <w:rPr>
                  <w:rFonts w:eastAsia="Times New Roman"/>
                  <w:color w:val="000000"/>
                </w:rPr>
                <w:t>(</w:t>
              </w:r>
            </w:ins>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ins w:id="268" w:author="Nick Smith" w:date="2021-10-07T15:31:00Z">
              <w:r w:rsidR="00B83AB1">
                <w:rPr>
                  <w:rFonts w:eastAsia="Times New Roman"/>
                  <w:color w:val="000000"/>
                </w:rPr>
                <w:t>)</w:t>
              </w:r>
            </w:ins>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ins w:id="269" w:author="Nick Smith" w:date="2021-10-07T15:31:00Z">
              <w:r w:rsidR="00B83AB1">
                <w:rPr>
                  <w:rFonts w:eastAsia="Times New Roman"/>
                  <w:color w:val="000000"/>
                </w:rPr>
                <w:t>(</w:t>
              </w:r>
            </w:ins>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ins w:id="270" w:author="Nick Smith" w:date="2021-10-07T15:31:00Z">
              <w:r w:rsidR="00B83AB1">
                <w:rPr>
                  <w:rFonts w:eastAsia="Times New Roman"/>
                  <w:color w:val="000000"/>
                </w:rPr>
                <w:t>)</w:t>
              </w:r>
            </w:ins>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ins w:id="271" w:author="Nick Smith" w:date="2021-10-07T15:31:00Z">
              <w:r w:rsidR="00B83AB1">
                <w:rPr>
                  <w:rFonts w:eastAsia="Times New Roman"/>
                  <w:color w:val="000000"/>
                </w:rPr>
                <w:t>(</w:t>
              </w:r>
            </w:ins>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ins w:id="272" w:author="Nick Smith" w:date="2021-10-07T15:31:00Z">
              <w:r w:rsidR="00B83AB1">
                <w:rPr>
                  <w:rFonts w:eastAsia="Times New Roman"/>
                  <w:color w:val="000000"/>
                </w:rPr>
                <w:t>)</w:t>
              </w:r>
            </w:ins>
            <w:r w:rsidRPr="00771C52">
              <w:rPr>
                <w:rFonts w:eastAsia="Times New Roman"/>
                <w:color w:val="000000"/>
              </w:rPr>
              <w:t xml:space="preserve"> / </w:t>
            </w:r>
            <w:ins w:id="273" w:author="Nick Smith" w:date="2021-10-07T15:31:00Z">
              <w:r w:rsidR="00B83AB1">
                <w:rPr>
                  <w:rFonts w:eastAsia="Times New Roman"/>
                  <w:color w:val="000000"/>
                </w:rPr>
                <w:t>(</w:t>
              </w:r>
            </w:ins>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ins w:id="274" w:author="Nick Smith" w:date="2021-10-07T15:31:00Z">
              <w:r w:rsidR="00B83AB1">
                <w:rPr>
                  <w:rFonts w:eastAsia="Times New Roman"/>
                  <w:color w:val="000000"/>
                </w:rPr>
                <w:t>)</w:t>
              </w:r>
            </w:ins>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ins w:id="275" w:author="Nick Smith" w:date="2021-10-08T16:46:00Z">
        <w:r w:rsidR="00236DDA">
          <w:rPr>
            <w:rFonts w:eastAsia="Times New Roman"/>
            <w:color w:val="000000"/>
          </w:rPr>
          <w:t xml:space="preserve"> community</w:t>
        </w:r>
      </w:ins>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4C3FAB08"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del w:id="276" w:author="Nick Smith" w:date="2021-10-07T15:44:00Z">
        <w:r w:rsidRPr="00771C52" w:rsidDel="00280797">
          <w:rPr>
            <w:rFonts w:eastAsia="Times New Roman"/>
            <w:color w:val="000000"/>
          </w:rPr>
          <w:delText xml:space="preserve">supply </w:delText>
        </w:r>
      </w:del>
      <w:ins w:id="277" w:author="Nick Smith" w:date="2021-10-07T15:44:00Z">
        <w:r w:rsidR="00280797">
          <w:rPr>
            <w:rFonts w:eastAsia="Times New Roman"/>
            <w:color w:val="000000"/>
          </w:rPr>
          <w:t>addition</w:t>
        </w:r>
        <w:r w:rsidR="00280797" w:rsidRPr="00771C52">
          <w:rPr>
            <w:rFonts w:eastAsia="Times New Roman"/>
            <w:color w:val="000000"/>
          </w:rPr>
          <w:t xml:space="preserve"> </w:t>
        </w:r>
      </w:ins>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treatment type average </w:t>
      </w:r>
      <w:proofErr w:type="spellStart"/>
      <w:r w:rsidRPr="00771C52">
        <w:rPr>
          <w:rFonts w:eastAsia="Times New Roman"/>
          <w:i/>
          <w:iCs/>
          <w:color w:val="000000"/>
        </w:rPr>
        <w:lastRenderedPageBreak/>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plots at all sites. Within </w:t>
      </w:r>
      <w:del w:id="278" w:author="Nick Smith" w:date="2021-10-08T16:47:00Z">
        <w:r w:rsidRPr="00771C52" w:rsidDel="00C50265">
          <w:rPr>
            <w:rFonts w:eastAsia="Times New Roman"/>
            <w:color w:val="000000"/>
          </w:rPr>
          <w:delText>a site and</w:delText>
        </w:r>
      </w:del>
      <w:ins w:id="279" w:author="Nick Smith" w:date="2021-10-08T16:47:00Z">
        <w:r w:rsidR="00C50265">
          <w:rPr>
            <w:rFonts w:eastAsia="Times New Roman"/>
            <w:color w:val="000000"/>
          </w:rPr>
          <w:t>each</w:t>
        </w:r>
      </w:ins>
      <w:r w:rsidRPr="00771C52">
        <w:rPr>
          <w:rFonts w:eastAsia="Times New Roman"/>
          <w:color w:val="000000"/>
        </w:rPr>
        <w:t xml:space="preserve"> P by K</w:t>
      </w:r>
      <w:r w:rsidRPr="00771C52">
        <w:rPr>
          <w:rFonts w:eastAsia="Times New Roman"/>
          <w:color w:val="000000"/>
          <w:vertAlign w:val="subscript"/>
        </w:rPr>
        <w:t>+µ</w:t>
      </w:r>
      <w:r w:rsidRPr="00771C52">
        <w:rPr>
          <w:rFonts w:eastAsia="Times New Roman"/>
          <w:color w:val="000000"/>
        </w:rPr>
        <w:t xml:space="preserve"> treatment</w:t>
      </w:r>
      <w:ins w:id="280" w:author="Nick Smith" w:date="2021-10-08T16:47:00Z">
        <w:r w:rsidR="00C50265">
          <w:rPr>
            <w:rFonts w:eastAsia="Times New Roman"/>
            <w:color w:val="000000"/>
          </w:rPr>
          <w:t xml:space="preserve"> combination </w:t>
        </w:r>
      </w:ins>
      <w:ins w:id="281" w:author="Nick Smith" w:date="2021-10-08T16:48:00Z">
        <w:r w:rsidR="00E24E01">
          <w:rPr>
            <w:rFonts w:eastAsia="Times New Roman"/>
            <w:color w:val="000000"/>
          </w:rPr>
          <w:t xml:space="preserve">within each block </w:t>
        </w:r>
      </w:ins>
      <w:ins w:id="282" w:author="Nick Smith" w:date="2021-10-08T16:47:00Z">
        <w:r w:rsidR="00C50265">
          <w:rPr>
            <w:rFonts w:eastAsia="Times New Roman"/>
            <w:color w:val="000000"/>
          </w:rPr>
          <w:t>at each site</w:t>
        </w:r>
      </w:ins>
      <w:r w:rsidRPr="00771C52">
        <w:rPr>
          <w:rFonts w:eastAsia="Times New Roman"/>
          <w:color w:val="000000"/>
        </w:rPr>
        <w:t xml:space="preserve">, we calculated the percent change </w:t>
      </w:r>
      <w:del w:id="283" w:author="Nick Smith" w:date="2021-10-08T16:48:00Z">
        <w:r w:rsidRPr="00771C52" w:rsidDel="005C508E">
          <w:rPr>
            <w:rFonts w:eastAsia="Times New Roman"/>
            <w:color w:val="000000"/>
          </w:rPr>
          <w:delText xml:space="preserve">in </w:delText>
        </w:r>
      </w:del>
      <w:r w:rsidRPr="00771C52">
        <w:rPr>
          <w:rFonts w:eastAsia="Times New Roman"/>
          <w:color w:val="000000"/>
        </w:rPr>
        <w:t xml:space="preserve">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del w:id="284" w:author="Nick Smith" w:date="2021-10-07T16:38:00Z">
        <w:r w:rsidRPr="00771C52" w:rsidDel="00B50149">
          <w:rPr>
            <w:rFonts w:eastAsia="Times New Roman"/>
            <w:color w:val="000000"/>
          </w:rPr>
          <w:delText xml:space="preserve">added </w:delText>
        </w:r>
      </w:del>
      <w:ins w:id="285" w:author="Nick Smith" w:date="2021-10-07T16:38:00Z">
        <w:r w:rsidR="00B50149">
          <w:rPr>
            <w:rFonts w:eastAsia="Times New Roman"/>
            <w:color w:val="000000"/>
          </w:rPr>
          <w:t>ambient</w:t>
        </w:r>
        <w:r w:rsidR="00B50149" w:rsidRPr="00771C52">
          <w:rPr>
            <w:rFonts w:eastAsia="Times New Roman"/>
            <w:color w:val="000000"/>
          </w:rPr>
          <w:t xml:space="preserve"> </w:t>
        </w:r>
      </w:ins>
      <w:r w:rsidRPr="00771C52">
        <w:rPr>
          <w:rFonts w:eastAsia="Times New Roman"/>
          <w:color w:val="000000"/>
        </w:rPr>
        <w:t xml:space="preserve">soil N plots to the </w:t>
      </w:r>
      <w:del w:id="286" w:author="Nick Smith" w:date="2021-10-07T16:38:00Z">
        <w:r w:rsidRPr="00771C52" w:rsidDel="00B50149">
          <w:rPr>
            <w:rFonts w:eastAsia="Times New Roman"/>
            <w:color w:val="000000"/>
          </w:rPr>
          <w:delText xml:space="preserve">ambient </w:delText>
        </w:r>
      </w:del>
      <w:ins w:id="287" w:author="Nick Smith" w:date="2021-10-07T16:38:00Z">
        <w:r w:rsidR="00B50149">
          <w:rPr>
            <w:rFonts w:eastAsia="Times New Roman"/>
            <w:color w:val="000000"/>
          </w:rPr>
          <w:t>added</w:t>
        </w:r>
        <w:r w:rsidR="00B50149" w:rsidRPr="00771C52">
          <w:rPr>
            <w:rFonts w:eastAsia="Times New Roman"/>
            <w:color w:val="000000"/>
          </w:rPr>
          <w:t xml:space="preserve"> </w:t>
        </w:r>
      </w:ins>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ins w:id="288" w:author="Nick Smith" w:date="2021-10-07T15:44:00Z">
        <w:r w:rsidR="008C5C8B">
          <w:rPr>
            <w:rFonts w:eastAsia="Times New Roman"/>
            <w:color w:val="000000"/>
          </w:rPr>
          <w:t>.</w:t>
        </w:r>
      </w:ins>
      <w:r w:rsidRPr="00771C52">
        <w:rPr>
          <w:rFonts w:eastAsia="Times New Roman"/>
          <w:color w:val="000000"/>
        </w:rPr>
        <w:t xml:space="preserve"> </w:t>
      </w:r>
      <w:del w:id="289" w:author="Nick Smith" w:date="2021-10-07T15:44:00Z">
        <w:r w:rsidRPr="00771C52" w:rsidDel="008C5C8B">
          <w:rPr>
            <w:rFonts w:eastAsia="Times New Roman"/>
            <w:color w:val="000000"/>
          </w:rPr>
          <w:delText xml:space="preserve">and </w:delText>
        </w:r>
      </w:del>
      <w:r w:rsidRPr="00771C52">
        <w:rPr>
          <w:rFonts w:eastAsia="Times New Roman"/>
          <w:color w:val="000000"/>
        </w:rPr>
        <w:t>∆AGB,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ins w:id="290" w:author="Nick Smith" w:date="2021-10-07T16:39:00Z">
        <w:r w:rsidR="00AD38D7">
          <w:rPr>
            <w:rFonts w:eastAsia="Times New Roman"/>
            <w:bCs/>
            <w:i/>
            <w:color w:val="000000"/>
          </w:rPr>
          <w:t xml:space="preserve"> (Aim 1)</w:t>
        </w:r>
      </w:ins>
    </w:p>
    <w:p w14:paraId="32D40F42" w14:textId="2B58FA8F"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xml:space="preserve">) was 12.7% greater </w:t>
      </w:r>
      <w:ins w:id="291" w:author="Nick Smith" w:date="2021-10-07T16:39:00Z">
        <w:r w:rsidR="008F7D04">
          <w:rPr>
            <w:rFonts w:eastAsia="Times New Roman"/>
            <w:color w:val="000000"/>
          </w:rPr>
          <w:t>in plots receiving nitrogen compared to plots not receiving nitrogen</w:t>
        </w:r>
      </w:ins>
      <w:del w:id="292" w:author="Nick Smith" w:date="2021-10-07T16:39:00Z">
        <w:r w:rsidR="00CA64B3" w:rsidDel="008F7D04">
          <w:rPr>
            <w:rFonts w:eastAsia="Times New Roman"/>
            <w:color w:val="000000"/>
          </w:rPr>
          <w:delText>in the nitrogen added</w:delText>
        </w:r>
      </w:del>
      <w:del w:id="293" w:author="Nick Smith" w:date="2021-10-07T15:45:00Z">
        <w:r w:rsidR="00CA64B3" w:rsidDel="00D02C41">
          <w:rPr>
            <w:rFonts w:eastAsia="Times New Roman"/>
            <w:color w:val="000000"/>
          </w:rPr>
          <w:delText xml:space="preserve"> than</w:delText>
        </w:r>
      </w:del>
      <w:del w:id="294" w:author="Nick Smith" w:date="2021-10-07T16:39:00Z">
        <w:r w:rsidR="00CA64B3" w:rsidDel="008F7D04">
          <w:rPr>
            <w:rFonts w:eastAsia="Times New Roman"/>
            <w:color w:val="000000"/>
          </w:rPr>
          <w:delText xml:space="preserve"> the</w:delText>
        </w:r>
      </w:del>
      <w:del w:id="295" w:author="Nick Smith" w:date="2021-10-07T15:45:00Z">
        <w:r w:rsidR="00CA64B3" w:rsidDel="00D02C41">
          <w:rPr>
            <w:rFonts w:eastAsia="Times New Roman"/>
            <w:color w:val="000000"/>
          </w:rPr>
          <w:delText xml:space="preserve"> no nitrogen added p</w:delText>
        </w:r>
      </w:del>
      <w:del w:id="296" w:author="Nick Smith" w:date="2021-10-07T15:46:00Z">
        <w:r w:rsidR="00CA64B3" w:rsidDel="00D02C41">
          <w:rPr>
            <w:rFonts w:eastAsia="Times New Roman"/>
            <w:color w:val="000000"/>
          </w:rPr>
          <w:delText>lots</w:delText>
        </w:r>
      </w:del>
      <w:r w:rsidR="00CA64B3">
        <w:rPr>
          <w:rFonts w:eastAsia="Times New Roman"/>
          <w:color w:val="000000"/>
        </w:rPr>
        <w:t xml:space="preserve">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w:t>
      </w:r>
      <w:r w:rsidR="003E3DED">
        <w:rPr>
          <w:rFonts w:eastAsia="Times New Roman"/>
          <w:color w:val="000000"/>
        </w:rPr>
        <w:lastRenderedPageBreak/>
        <w:t>that soil N</w:t>
      </w:r>
      <w:ins w:id="297" w:author="Nick Smith" w:date="2021-10-07T15:46:00Z">
        <w:r w:rsidR="00BE49D6">
          <w:rPr>
            <w:rFonts w:eastAsia="Times New Roman"/>
            <w:color w:val="000000"/>
          </w:rPr>
          <w:t xml:space="preserve"> addition</w:t>
        </w:r>
      </w:ins>
      <w:r w:rsidR="003E3DED">
        <w:rPr>
          <w:rFonts w:eastAsia="Times New Roman"/>
          <w:color w:val="000000"/>
        </w:rPr>
        <w:t xml:space="preserve">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w:t>
      </w:r>
      <w:del w:id="298" w:author="Nick Smith" w:date="2021-10-07T15:46:00Z">
        <w:r w:rsidR="003E3DED" w:rsidDel="00BE49D6">
          <w:rPr>
            <w:rFonts w:eastAsia="Times New Roman"/>
            <w:color w:val="000000"/>
          </w:rPr>
          <w:delText>the ambient</w:delText>
        </w:r>
      </w:del>
      <w:ins w:id="299" w:author="Nick Smith" w:date="2021-10-07T15:46:00Z">
        <w:r w:rsidR="00BE49D6">
          <w:rPr>
            <w:rFonts w:eastAsia="Times New Roman"/>
            <w:color w:val="000000"/>
          </w:rPr>
          <w:t>plots that did not receive P</w:t>
        </w:r>
      </w:ins>
      <w:r w:rsidR="003E3DED">
        <w:rPr>
          <w:rFonts w:eastAsia="Times New Roman"/>
          <w:color w:val="000000"/>
        </w:rPr>
        <w:t xml:space="preserve"> (15.1% increase) and </w:t>
      </w:r>
      <w:del w:id="300" w:author="Nick Smith" w:date="2021-10-07T15:46:00Z">
        <w:r w:rsidR="003E3DED" w:rsidDel="00BE49D6">
          <w:rPr>
            <w:rFonts w:eastAsia="Times New Roman"/>
            <w:color w:val="000000"/>
          </w:rPr>
          <w:delText>added P</w:delText>
        </w:r>
      </w:del>
      <w:ins w:id="301" w:author="Nick Smith" w:date="2021-10-07T15:46:00Z">
        <w:r w:rsidR="00BE49D6">
          <w:rPr>
            <w:rFonts w:eastAsia="Times New Roman"/>
            <w:color w:val="000000"/>
          </w:rPr>
          <w:t>plots that received P</w:t>
        </w:r>
      </w:ins>
      <w:r w:rsidR="003E3DED">
        <w:rPr>
          <w:rFonts w:eastAsia="Times New Roman"/>
          <w:color w:val="000000"/>
        </w:rPr>
        <w:t xml:space="preserve"> (10.2% increase</w:t>
      </w:r>
      <w:del w:id="302" w:author="Nick Smith" w:date="2021-10-07T15:46:00Z">
        <w:r w:rsidR="003E3DED" w:rsidDel="00BE49D6">
          <w:rPr>
            <w:rFonts w:eastAsia="Times New Roman"/>
            <w:color w:val="000000"/>
          </w:rPr>
          <w:delText>) treatments (</w:delText>
        </w:r>
      </w:del>
      <w:ins w:id="303" w:author="Nick Smith" w:date="2021-10-07T15:46:00Z">
        <w:r w:rsidR="00BE49D6">
          <w:rPr>
            <w:rFonts w:eastAsia="Times New Roman"/>
            <w:color w:val="000000"/>
          </w:rPr>
          <w:t xml:space="preserve">; </w:t>
        </w:r>
      </w:ins>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ins w:id="304" w:author="Nick Smith" w:date="2021-10-07T15:47:00Z">
        <w:r w:rsidR="00BE49D6">
          <w:rPr>
            <w:rFonts w:eastAsia="Times New Roman"/>
            <w:color w:val="000000"/>
          </w:rPr>
          <w:t xml:space="preserve"> on </w:t>
        </w:r>
        <w:proofErr w:type="spellStart"/>
        <w:r w:rsidR="00BE49D6">
          <w:rPr>
            <w:rFonts w:eastAsia="Times New Roman"/>
            <w:i/>
            <w:color w:val="000000"/>
          </w:rPr>
          <w:t>N</w:t>
        </w:r>
        <w:r w:rsidR="00BE49D6">
          <w:rPr>
            <w:rFonts w:eastAsia="Times New Roman"/>
            <w:color w:val="000000"/>
            <w:vertAlign w:val="subscript"/>
          </w:rPr>
          <w:t>area</w:t>
        </w:r>
      </w:ins>
      <w:proofErr w:type="spellEnd"/>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w:t>
      </w:r>
      <w:ins w:id="305" w:author="Nick Smith" w:date="2021-10-07T15:32:00Z">
        <w:r w:rsidR="00B83AB1">
          <w:rPr>
            <w:rFonts w:eastAsia="Times New Roman"/>
            <w:color w:val="000000"/>
          </w:rPr>
          <w:t xml:space="preserve"> substantially</w:t>
        </w:r>
      </w:ins>
      <w:r w:rsidR="008010AC" w:rsidRPr="00771C52">
        <w:rPr>
          <w:rFonts w:eastAsia="Times New Roman"/>
          <w:color w:val="000000"/>
        </w:rPr>
        <w:t xml:space="preserve">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w:t>
      </w:r>
      <w:ins w:id="306" w:author="Nick Smith" w:date="2021-10-08T16:02:00Z">
        <w:r w:rsidR="0054351D">
          <w:rPr>
            <w:rFonts w:eastAsia="Times New Roman"/>
            <w:color w:val="000000"/>
          </w:rPr>
          <w:t xml:space="preserve"> positive</w:t>
        </w:r>
      </w:ins>
      <w:r w:rsidR="00CA64B3">
        <w:rPr>
          <w:rFonts w:eastAsia="Times New Roman"/>
          <w:color w:val="000000"/>
        </w:rPr>
        <w:t xml:space="preserv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w:t>
      </w:r>
      <w:ins w:id="307" w:author="Nick Smith" w:date="2021-10-08T16:02:00Z">
        <w:r w:rsidR="0089382F">
          <w:rPr>
            <w:rFonts w:eastAsia="Times New Roman"/>
            <w:color w:val="000000"/>
          </w:rPr>
          <w:t xml:space="preserve"> (Table 2)</w:t>
        </w:r>
      </w:ins>
      <w:r w:rsidR="00CA64B3">
        <w:rPr>
          <w:rFonts w:eastAsia="Times New Roman"/>
          <w:color w:val="000000"/>
        </w:rPr>
        <w:t xml:space="preserve">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w:t>
      </w:r>
      <w:del w:id="308" w:author="Nick Smith" w:date="2021-10-07T16:40:00Z">
        <w:r w:rsidR="00CA64B3" w:rsidDel="00F81611">
          <w:rPr>
            <w:rFonts w:eastAsia="Times New Roman"/>
            <w:color w:val="000000"/>
          </w:rPr>
          <w:delText xml:space="preserve">followed </w:delText>
        </w:r>
      </w:del>
      <w:ins w:id="309" w:author="Nick Smith" w:date="2021-10-07T16:40:00Z">
        <w:r w:rsidR="00F81611">
          <w:rPr>
            <w:rFonts w:eastAsia="Times New Roman"/>
            <w:color w:val="000000"/>
          </w:rPr>
          <w:t xml:space="preserve">follows </w:t>
        </w:r>
      </w:ins>
      <w:r w:rsidR="00CA64B3">
        <w:rPr>
          <w:rFonts w:eastAsia="Times New Roman"/>
          <w:color w:val="000000"/>
        </w:rPr>
        <w:t xml:space="preserve">from theoretical expectations. Note that </w:t>
      </w:r>
      <w:r w:rsidR="00893A76">
        <w:rPr>
          <w:rFonts w:eastAsia="Times New Roman"/>
          <w:color w:val="000000"/>
        </w:rPr>
        <w:t>despite its importance</w:t>
      </w:r>
      <w:r w:rsidR="00604C4C">
        <w:rPr>
          <w:rFonts w:eastAsia="Times New Roman"/>
          <w:color w:val="000000"/>
        </w:rPr>
        <w:t xml:space="preserve"> </w:t>
      </w:r>
      <w:del w:id="310" w:author="Nick Smith" w:date="2021-10-07T15:48:00Z">
        <w:r w:rsidR="00604C4C" w:rsidDel="00BE49D6">
          <w:rPr>
            <w:rFonts w:eastAsia="Times New Roman"/>
            <w:color w:val="000000"/>
          </w:rPr>
          <w:delText>a variable in</w:delText>
        </w:r>
        <w:r w:rsidR="00893A76" w:rsidDel="00BE49D6">
          <w:rPr>
            <w:rFonts w:eastAsia="Times New Roman"/>
            <w:color w:val="000000"/>
          </w:rPr>
          <w:delText xml:space="preserve"> </w:delText>
        </w:r>
      </w:del>
      <w:r w:rsidR="00893A76">
        <w:rPr>
          <w:rFonts w:eastAsia="Times New Roman"/>
          <w:color w:val="000000"/>
        </w:rPr>
        <w:t xml:space="preserve">in the model, the </w:t>
      </w:r>
      <w:del w:id="311" w:author="Nick Smith" w:date="2021-10-08T16:03:00Z">
        <w:r w:rsidR="00893A76" w:rsidDel="0089382F">
          <w:rPr>
            <w:rFonts w:eastAsia="Times New Roman"/>
            <w:color w:val="000000"/>
          </w:rPr>
          <w:delText xml:space="preserve">slope of the </w:delText>
        </w:r>
      </w:del>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t>
      </w:r>
      <w:ins w:id="312" w:author="Nick Smith" w:date="2021-10-08T16:03:00Z">
        <w:r w:rsidR="0089382F">
          <w:rPr>
            <w:rFonts w:eastAsia="Times New Roman"/>
            <w:color w:val="000000"/>
          </w:rPr>
          <w:t xml:space="preserve">slope </w:t>
        </w:r>
      </w:ins>
      <w:r w:rsidR="00893A76">
        <w:rPr>
          <w:rFonts w:eastAsia="Times New Roman"/>
          <w:color w:val="000000"/>
        </w:rPr>
        <w:t>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species capable of symbiotic associations with nitrogen</w:t>
      </w:r>
      <w:ins w:id="313" w:author="Nick Smith" w:date="2021-10-07T15:48:00Z">
        <w:r w:rsidR="00BE49D6">
          <w:rPr>
            <w:rFonts w:eastAsia="Times New Roman"/>
            <w:color w:val="000000"/>
          </w:rPr>
          <w:t>-</w:t>
        </w:r>
      </w:ins>
      <w:del w:id="314" w:author="Nick Smith" w:date="2021-10-07T15:48:00Z">
        <w:r w:rsidR="00280238" w:rsidDel="00BE49D6">
          <w:rPr>
            <w:rFonts w:eastAsia="Times New Roman"/>
            <w:color w:val="000000"/>
          </w:rPr>
          <w:delText xml:space="preserve"> </w:delText>
        </w:r>
      </w:del>
      <w:r w:rsidR="00280238">
        <w:rPr>
          <w:rFonts w:eastAsia="Times New Roman"/>
          <w:color w:val="000000"/>
        </w:rPr>
        <w:t xml:space="preserve">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13719E62" w:rsidR="005B6195" w:rsidRPr="00042F1B" w:rsidRDefault="005B6195" w:rsidP="00AC49CC">
      <w:pPr>
        <w:spacing w:line="480" w:lineRule="auto"/>
        <w:rPr>
          <w:sz w:val="20"/>
          <w:szCs w:val="20"/>
        </w:rPr>
      </w:pPr>
      <w:r w:rsidRPr="00077C60">
        <w:rPr>
          <w:sz w:val="20"/>
          <w:szCs w:val="20"/>
        </w:rPr>
        <w:t>*</w:t>
      </w:r>
      <w:del w:id="315" w:author="Nick Smith" w:date="2021-10-07T15:49:00Z">
        <w:r w:rsidRPr="000D3DDB" w:rsidDel="00BE49D6">
          <w:rPr>
            <w:sz w:val="20"/>
            <w:szCs w:val="20"/>
          </w:rPr>
          <w:delText xml:space="preserve"> </w:delText>
        </w:r>
      </w:del>
      <w:r w:rsidRPr="000D3DDB">
        <w:rPr>
          <w:sz w:val="20"/>
          <w:szCs w:val="20"/>
        </w:rPr>
        <w:t>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ins w:id="316" w:author="Nick Smith" w:date="2021-10-07T15:49:00Z">
        <w:r w:rsidR="00BE49D6">
          <w:rPr>
            <w:sz w:val="20"/>
            <w:szCs w:val="20"/>
          </w:rPr>
          <w:t xml:space="preserve"> Slopes are only included for continuous fixed effects.</w:t>
        </w:r>
      </w:ins>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ins w:id="317" w:author="Nick Smith" w:date="2021-10-07T15:49:00Z">
        <w:r w:rsidR="00835C7E">
          <w:rPr>
            <w:rFonts w:eastAsia="Times New Roman"/>
            <w:color w:val="000000"/>
          </w:rPr>
          <w:t xml:space="preserve"> across all </w:t>
        </w:r>
      </w:ins>
      <w:ins w:id="318" w:author="Nick Smith" w:date="2021-10-07T15:53:00Z">
        <w:r w:rsidR="00835C7E">
          <w:rPr>
            <w:rFonts w:eastAsia="Times New Roman"/>
            <w:color w:val="000000"/>
          </w:rPr>
          <w:t>groups shown</w:t>
        </w:r>
      </w:ins>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65ED2DDA"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w:t>
      </w:r>
      <w:del w:id="319" w:author="Nick Smith" w:date="2021-10-07T16:22:00Z">
        <w:r w:rsidR="005A5C5B" w:rsidDel="00B41FE2">
          <w:rPr>
            <w:rFonts w:eastAsia="Times New Roman"/>
            <w:color w:val="000000"/>
          </w:rPr>
          <w:delText xml:space="preserve">explained </w:delText>
        </w:r>
      </w:del>
      <w:r w:rsidR="005A5C5B">
        <w:rPr>
          <w:rFonts w:eastAsia="Times New Roman"/>
          <w:color w:val="000000"/>
        </w:rPr>
        <w:t xml:space="preserve">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2F6D47B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w:t>
      </w:r>
      <w:del w:id="320" w:author="Nick Smith" w:date="2021-10-07T15:53:00Z">
        <w:r w:rsidR="003A1E67" w:rsidDel="00835C7E">
          <w:rPr>
            <w:rFonts w:eastAsia="Times New Roman"/>
            <w:color w:val="000000"/>
          </w:rPr>
          <w:delText xml:space="preserve">is </w:delText>
        </w:r>
      </w:del>
      <w:r w:rsidR="003A1E67">
        <w:rPr>
          <w:rFonts w:eastAsia="Times New Roman"/>
          <w:color w:val="000000"/>
        </w:rPr>
        <w:t xml:space="preserve">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p</w:t>
      </w:r>
      <w:del w:id="321" w:author="Nick Smith" w:date="2021-10-07T15:53:00Z">
        <w:r w:rsidR="004661AC" w:rsidRPr="00771C52" w:rsidDel="00835C7E">
          <w:rPr>
            <w:rFonts w:eastAsia="Times New Roman"/>
            <w:i/>
            <w:iCs/>
            <w:color w:val="000000"/>
          </w:rPr>
          <w:delText xml:space="preserve"> </w:delText>
        </w:r>
      </w:del>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p</w:t>
      </w:r>
      <w:del w:id="322" w:author="Nick Smith" w:date="2021-10-07T16:43:00Z">
        <w:r w:rsidR="004661AC" w:rsidRPr="00771C52" w:rsidDel="00F5638C">
          <w:rPr>
            <w:rFonts w:eastAsia="Times New Roman"/>
            <w:i/>
            <w:iCs/>
            <w:color w:val="000000"/>
          </w:rPr>
          <w:delText xml:space="preserve"> </w:delText>
        </w:r>
      </w:del>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w:t>
      </w:r>
      <w:ins w:id="323" w:author="Nick Smith" w:date="2021-10-07T15:56:00Z">
        <w:r w:rsidR="00883F77">
          <w:rPr>
            <w:rFonts w:eastAsia="Times New Roman"/>
            <w:color w:val="000000"/>
          </w:rPr>
          <w:t xml:space="preserve"> All of these trends were similar to those seen in the first model.</w:t>
        </w:r>
      </w:ins>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del w:id="324" w:author="Nick Smith" w:date="2021-10-07T15:57:00Z">
        <w:r w:rsidR="004B6018" w:rsidDel="00A56E03">
          <w:rPr>
            <w:rFonts w:eastAsia="Times New Roman"/>
            <w:color w:val="000000"/>
          </w:rPr>
          <w:delText xml:space="preserve">was </w:delText>
        </w:r>
      </w:del>
      <w:ins w:id="325" w:author="Nick Smith" w:date="2021-10-07T15:57:00Z">
        <w:r w:rsidR="00A56E03">
          <w:rPr>
            <w:rFonts w:eastAsia="Times New Roman"/>
            <w:color w:val="000000"/>
          </w:rPr>
          <w:t xml:space="preserve">were </w:t>
        </w:r>
      </w:ins>
      <w:del w:id="326" w:author="Nick Smith" w:date="2021-10-07T15:57:00Z">
        <w:r w:rsidR="004661AC" w:rsidRPr="00771C52" w:rsidDel="00A56E03">
          <w:rPr>
            <w:rFonts w:eastAsia="Times New Roman"/>
            <w:color w:val="000000"/>
          </w:rPr>
          <w:delText>7</w:delText>
        </w:r>
      </w:del>
      <w:ins w:id="327" w:author="Nick Smith" w:date="2021-10-07T15:57:00Z">
        <w:r w:rsidR="00A56E03">
          <w:rPr>
            <w:rFonts w:eastAsia="Times New Roman"/>
            <w:color w:val="000000"/>
          </w:rPr>
          <w:t>9</w:t>
        </w:r>
      </w:ins>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w:t>
      </w:r>
      <w:del w:id="328" w:author="Nick Smith" w:date="2021-10-07T15:57:00Z">
        <w:r w:rsidR="004661AC" w:rsidRPr="00771C52" w:rsidDel="00A56E03">
          <w:rPr>
            <w:rFonts w:eastAsia="Times New Roman"/>
            <w:color w:val="000000"/>
          </w:rPr>
          <w:delText xml:space="preserve">1%; </w:delText>
        </w:r>
      </w:del>
      <w:r w:rsidR="004661AC"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3E214A86"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w:t>
      </w:r>
      <w:ins w:id="329" w:author="Nick Smith" w:date="2021-10-07T15:58:00Z">
        <w:r w:rsidR="00A56E03">
          <w:rPr>
            <w:rFonts w:eastAsia="Times New Roman"/>
            <w:color w:val="000000"/>
          </w:rPr>
          <w:t xml:space="preserve"> (tan)</w:t>
        </w:r>
      </w:ins>
      <w:r w:rsidR="00BF1133" w:rsidRPr="00DA24C9">
        <w:rPr>
          <w:rFonts w:eastAsia="Times New Roman"/>
          <w:color w:val="000000"/>
        </w:rPr>
        <w:t xml:space="preserve"> and added</w:t>
      </w:r>
      <w:ins w:id="330" w:author="Nick Smith" w:date="2021-10-07T15:58:00Z">
        <w:r w:rsidR="00A56E03">
          <w:rPr>
            <w:rFonts w:eastAsia="Times New Roman"/>
            <w:color w:val="000000"/>
          </w:rPr>
          <w:t xml:space="preserve"> (black)</w:t>
        </w:r>
      </w:ins>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ins w:id="331" w:author="Nick Smith" w:date="2021-10-08T16:04:00Z">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ins>
      <w:ins w:id="332" w:author="Nick Smith" w:date="2021-10-08T16:51:00Z">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ins>
      <w:ins w:id="333" w:author="Nick Smith" w:date="2021-10-08T16:04:00Z">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ins>
      <w:proofErr w:type="spellEnd"/>
      <w:ins w:id="334" w:author="Nick Smith" w:date="2021-10-08T16:51:00Z">
        <w:r w:rsidR="005C508E">
          <w:rPr>
            <w:rFonts w:eastAsia="Times New Roman"/>
            <w:color w:val="000000"/>
          </w:rPr>
          <w:t>, so the tight correlation is not surprising</w:t>
        </w:r>
      </w:ins>
      <w:ins w:id="335" w:author="Nick Smith" w:date="2021-10-08T16:04:00Z">
        <w:r w:rsidR="00941572">
          <w:rPr>
            <w:rFonts w:eastAsia="Times New Roman"/>
            <w:color w:val="000000"/>
          </w:rPr>
          <w:t>.</w:t>
        </w:r>
      </w:ins>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w:t>
      </w:r>
      <w:del w:id="336" w:author="Nick Smith" w:date="2021-10-07T15:58:00Z">
        <w:r w:rsidR="00AC49CC" w:rsidDel="00A56E03">
          <w:rPr>
            <w:rFonts w:eastAsia="Times New Roman"/>
            <w:color w:val="000000"/>
          </w:rPr>
          <w:delText xml:space="preserve"> in either the ambient (black) or added (tan) soil treatments</w:delText>
        </w:r>
      </w:del>
      <w:r w:rsidR="00AC49CC">
        <w:rPr>
          <w:rFonts w:eastAsia="Times New Roman"/>
          <w:color w:val="000000"/>
        </w:rPr>
        <w:t>.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3C7A1018"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ins w:id="337" w:author="Nick Smith" w:date="2021-10-07T15:59:00Z">
        <w:r w:rsidR="00540377">
          <w:t xml:space="preserve"> leaf</w:t>
        </w:r>
      </w:ins>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w:t>
      </w:r>
      <w:del w:id="338" w:author="Nick Smith" w:date="2021-10-07T16:22:00Z">
        <w:r w:rsidR="00AC49CC" w:rsidDel="00B41FE2">
          <w:rPr>
            <w:rFonts w:eastAsia="Times New Roman"/>
            <w:color w:val="000000"/>
          </w:rPr>
          <w:delText xml:space="preserve">explained </w:delText>
        </w:r>
      </w:del>
      <w:r w:rsidR="00AC49CC">
        <w:rPr>
          <w:rFonts w:eastAsia="Times New Roman"/>
          <w:color w:val="000000"/>
        </w:rPr>
        <w:t xml:space="preserve">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590C3EEB"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del w:id="339" w:author="Nick Smith" w:date="2021-10-07T16:04:00Z">
        <w:r w:rsidR="0013288D" w:rsidRPr="001B44B1" w:rsidDel="00C46345">
          <w:rPr>
            <w:rFonts w:eastAsia="Times New Roman"/>
            <w:color w:val="000000"/>
          </w:rPr>
          <w:delText xml:space="preserve">significantly </w:delText>
        </w:r>
      </w:del>
      <w:ins w:id="340" w:author="Nick Smith" w:date="2021-10-07T16:04:00Z">
        <w:r w:rsidR="00C46345">
          <w:rPr>
            <w:rFonts w:eastAsia="Times New Roman"/>
            <w:color w:val="000000"/>
          </w:rPr>
          <w:t>positively</w:t>
        </w:r>
        <w:r w:rsidR="00C46345" w:rsidRPr="001B44B1">
          <w:rPr>
            <w:rFonts w:eastAsia="Times New Roman"/>
            <w:color w:val="000000"/>
          </w:rPr>
          <w:t xml:space="preserve"> </w:t>
        </w:r>
      </w:ins>
      <w:r w:rsidR="0013288D" w:rsidRPr="001B44B1">
        <w:rPr>
          <w:rFonts w:eastAsia="Times New Roman"/>
          <w:color w:val="000000"/>
        </w:rPr>
        <w:t xml:space="preserve">impacted by </w:t>
      </w:r>
      <w:del w:id="341" w:author="Nick Smith" w:date="2021-10-07T16:03:00Z">
        <w:r w:rsidR="0013288D" w:rsidRPr="001B44B1" w:rsidDel="00C46345">
          <w:rPr>
            <w:rFonts w:eastAsia="Times New Roman"/>
            <w:color w:val="000000"/>
          </w:rPr>
          <w:delText xml:space="preserve">all three </w:delText>
        </w:r>
      </w:del>
      <w:r w:rsidR="0013288D" w:rsidRPr="001B44B1">
        <w:rPr>
          <w:rFonts w:eastAsia="Times New Roman"/>
          <w:color w:val="000000"/>
        </w:rPr>
        <w:t>soil</w:t>
      </w:r>
      <w:ins w:id="342" w:author="Nick Smith" w:date="2021-10-07T16:03:00Z">
        <w:r w:rsidR="00C46345">
          <w:rPr>
            <w:rFonts w:eastAsia="Times New Roman"/>
            <w:color w:val="000000"/>
          </w:rPr>
          <w:t xml:space="preserve"> N and P</w:t>
        </w:r>
      </w:ins>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ins w:id="343" w:author="Nick Smith" w:date="2021-10-07T16:04:00Z">
        <w:r w:rsidR="00C46345">
          <w:rPr>
            <w:rFonts w:eastAsia="Times New Roman"/>
            <w:color w:val="000000"/>
          </w:rPr>
          <w:t xml:space="preserve">), and there was a marginally significant positive effect of </w:t>
        </w:r>
      </w:ins>
      <w:del w:id="344" w:author="Nick Smith" w:date="2021-10-07T16:04:00Z">
        <w:r w:rsidR="00AF12A2" w:rsidRPr="00771C52" w:rsidDel="00C46345">
          <w:rPr>
            <w:rFonts w:eastAsia="Times New Roman"/>
            <w:color w:val="000000"/>
          </w:rPr>
          <w:delText xml:space="preserve">, and </w:delText>
        </w:r>
      </w:del>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ins w:id="345" w:author="Nick Smith" w:date="2021-10-07T16:04:00Z">
        <w:r w:rsidR="00C46345">
          <w:rPr>
            <w:rFonts w:eastAsia="Times New Roman"/>
            <w:color w:val="000000"/>
          </w:rPr>
          <w:t xml:space="preserve"> addition</w:t>
        </w:r>
      </w:ins>
      <w:del w:id="346" w:author="Nick Smith" w:date="2021-10-07T16:04:00Z">
        <w:r w:rsidR="002A405B" w:rsidRPr="008531D1" w:rsidDel="00C46345">
          <w:rPr>
            <w:rFonts w:eastAsia="Times New Roman"/>
            <w:color w:val="000000"/>
          </w:rPr>
          <w:delText>:</w:delText>
        </w:r>
      </w:del>
      <w:r w:rsidR="00AF12A2" w:rsidRPr="001B44B1">
        <w:rPr>
          <w:rFonts w:eastAsia="Times New Roman"/>
          <w:color w:val="000000"/>
        </w:rPr>
        <w:t xml:space="preserve"> </w:t>
      </w:r>
      <w:ins w:id="347" w:author="Nick Smith" w:date="2021-10-07T16:04:00Z">
        <w:r w:rsidR="00C46345">
          <w:rPr>
            <w:rFonts w:eastAsia="Times New Roman"/>
            <w:color w:val="000000"/>
          </w:rPr>
          <w:t>(</w:t>
        </w:r>
      </w:ins>
      <w:r w:rsidR="00AF12A2" w:rsidRPr="001B44B1">
        <w:rPr>
          <w:rFonts w:eastAsia="Times New Roman"/>
          <w:i/>
          <w:iCs/>
          <w:color w:val="000000"/>
        </w:rPr>
        <w:t xml:space="preserve">p </w:t>
      </w:r>
      <w:r w:rsidR="00AF12A2" w:rsidRPr="001B44B1">
        <w:rPr>
          <w:rFonts w:eastAsia="Times New Roman"/>
          <w:color w:val="000000"/>
        </w:rPr>
        <w:t>= 0.098)</w:t>
      </w:r>
      <w:del w:id="348" w:author="Nick Smith" w:date="2021-10-07T16:04:00Z">
        <w:r w:rsidR="0013288D" w:rsidRPr="00771C52" w:rsidDel="00C46345">
          <w:rPr>
            <w:rFonts w:eastAsia="Times New Roman"/>
            <w:color w:val="000000"/>
          </w:rPr>
          <w:delText xml:space="preserve"> </w:delText>
        </w:r>
      </w:del>
      <w:del w:id="349" w:author="Nick Smith" w:date="2021-10-07T15:59:00Z">
        <w:r w:rsidR="0013288D" w:rsidRPr="00771C52" w:rsidDel="00A12B99">
          <w:rPr>
            <w:rFonts w:eastAsia="Times New Roman"/>
            <w:color w:val="000000"/>
          </w:rPr>
          <w:delText>as well as</w:delText>
        </w:r>
      </w:del>
      <w:ins w:id="350" w:author="Nick Smith" w:date="2021-10-07T16:04:00Z">
        <w:r w:rsidR="00C46345">
          <w:rPr>
            <w:rFonts w:eastAsia="Times New Roman"/>
            <w:color w:val="000000"/>
          </w:rPr>
          <w:t xml:space="preserve">. There was also </w:t>
        </w:r>
      </w:ins>
      <w:ins w:id="351" w:author="Nick Smith" w:date="2021-10-07T15:59:00Z">
        <w:r w:rsidR="00A12B99">
          <w:rPr>
            <w:rFonts w:eastAsia="Times New Roman"/>
            <w:color w:val="000000"/>
          </w:rPr>
          <w:t>an</w:t>
        </w:r>
      </w:ins>
      <w:r w:rsidR="0013288D" w:rsidRPr="00771C52">
        <w:rPr>
          <w:rFonts w:eastAsia="Times New Roman"/>
          <w:color w:val="000000"/>
        </w:rPr>
        <w:t xml:space="preserve"> </w:t>
      </w:r>
      <w:del w:id="352" w:author="Nick Smith" w:date="2021-10-07T15:59:00Z">
        <w:r w:rsidR="0013288D" w:rsidRPr="00771C52" w:rsidDel="00A12B99">
          <w:rPr>
            <w:rFonts w:eastAsia="Times New Roman"/>
            <w:color w:val="000000"/>
          </w:rPr>
          <w:delText xml:space="preserve">the </w:delText>
        </w:r>
      </w:del>
      <w:r w:rsidR="0013288D" w:rsidRPr="00771C52">
        <w:rPr>
          <w:rFonts w:eastAsia="Times New Roman"/>
          <w:color w:val="000000"/>
        </w:rPr>
        <w:t xml:space="preserve">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 xml:space="preserve">Results for linear mixed effects model with aboveground biomass (AGB; g) as the dependent variable and soil treatment variables as independent categorical </w:t>
      </w:r>
      <w:proofErr w:type="gramStart"/>
      <w:r w:rsidRPr="00D361BC">
        <w:rPr>
          <w:sz w:val="20"/>
          <w:szCs w:val="20"/>
        </w:rPr>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w:t>
      </w:r>
      <w:proofErr w:type="spellStart"/>
      <w:r>
        <w:rPr>
          <w:sz w:val="20"/>
          <w:szCs w:val="20"/>
        </w:rPr>
        <w:t>df</w:t>
      </w:r>
      <w:proofErr w:type="spellEnd"/>
      <w:r>
        <w:rPr>
          <w:sz w:val="20"/>
          <w:szCs w:val="20"/>
        </w:rPr>
        <w:t xml:space="preserve">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69BFA6BB"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w:t>
      </w:r>
      <w:ins w:id="353" w:author="Nick Smith" w:date="2021-10-07T15:59:00Z">
        <w:r w:rsidR="00454773">
          <w:rPr>
            <w:rFonts w:eastAsia="Times New Roman"/>
            <w:color w:val="000000"/>
          </w:rPr>
          <w:t xml:space="preserve"> (black boxes)</w:t>
        </w:r>
      </w:ins>
      <w:r w:rsidR="00832B95" w:rsidRPr="00DA24C9">
        <w:rPr>
          <w:rFonts w:eastAsia="Times New Roman"/>
          <w:color w:val="000000"/>
        </w:rPr>
        <w:t xml:space="preserve"> and added soil N</w:t>
      </w:r>
      <w:ins w:id="354" w:author="Nick Smith" w:date="2021-10-07T15:59:00Z">
        <w:r w:rsidR="00454773">
          <w:rPr>
            <w:rFonts w:eastAsia="Times New Roman"/>
            <w:color w:val="000000"/>
          </w:rPr>
          <w:t xml:space="preserve"> (tan boxes)</w:t>
        </w:r>
      </w:ins>
      <w:r w:rsidR="00832B95" w:rsidRPr="00DA24C9">
        <w:rPr>
          <w:rFonts w:eastAsia="Times New Roman"/>
          <w:color w:val="000000"/>
        </w:rPr>
        <w:t xml:space="preserve">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w:t>
      </w:r>
      <w:ins w:id="355" w:author="Nick Smith" w:date="2021-10-07T16:00:00Z">
        <w:r w:rsidR="00454773">
          <w:rPr>
            <w:rFonts w:eastAsia="Times New Roman"/>
            <w:color w:val="000000"/>
          </w:rPr>
          <w:t xml:space="preserve"> combination (x-axis)</w:t>
        </w:r>
      </w:ins>
      <w:r w:rsidR="00832B95" w:rsidRPr="00DA24C9">
        <w:rPr>
          <w:rFonts w:eastAsia="Times New Roman"/>
          <w:color w:val="000000"/>
        </w:rPr>
        <w:t xml:space="preserve">.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w:t>
      </w:r>
      <w:ins w:id="356" w:author="Nick Smith" w:date="2021-10-07T16:00:00Z">
        <w:r w:rsidR="008459F2" w:rsidRPr="008459F2">
          <w:rPr>
            <w:rFonts w:eastAsia="Times New Roman"/>
            <w:color w:val="000000"/>
          </w:rPr>
          <w:t>statistically different groups based on post-hoc Tukey's tests (</w:t>
        </w:r>
        <w:r w:rsidR="008459F2" w:rsidRPr="008459F2">
          <w:rPr>
            <w:rFonts w:eastAsia="Times New Roman"/>
            <w:color w:val="000000"/>
            <w:lang w:val="el-GR"/>
          </w:rPr>
          <w:t>α</w:t>
        </w:r>
        <w:r w:rsidR="008459F2" w:rsidRPr="008459F2">
          <w:rPr>
            <w:rFonts w:eastAsia="Times New Roman"/>
            <w:color w:val="000000"/>
          </w:rPr>
          <w:t xml:space="preserve">=0.05) within and across </w:t>
        </w:r>
      </w:ins>
      <w:ins w:id="357" w:author="Nick Smith" w:date="2021-10-07T16:01:00Z">
        <w:r w:rsidR="008459F2">
          <w:rPr>
            <w:rFonts w:eastAsia="Times New Roman"/>
            <w:color w:val="000000"/>
          </w:rPr>
          <w:t>P</w:t>
        </w:r>
      </w:ins>
      <w:ins w:id="358" w:author="Nick Smith" w:date="2021-10-07T16:00:00Z">
        <w:r w:rsidR="008459F2" w:rsidRPr="008459F2">
          <w:rPr>
            <w:rFonts w:eastAsia="Times New Roman"/>
            <w:color w:val="000000"/>
          </w:rPr>
          <w:t xml:space="preserve"> and </w:t>
        </w:r>
      </w:ins>
      <w:ins w:id="359" w:author="Nick Smith" w:date="2021-10-07T16:01:00Z">
        <w:r w:rsidR="008459F2" w:rsidRPr="00DA24C9">
          <w:rPr>
            <w:rFonts w:eastAsia="Times New Roman"/>
            <w:color w:val="000000"/>
          </w:rPr>
          <w:t>K</w:t>
        </w:r>
        <w:r w:rsidR="008459F2" w:rsidRPr="001B44B1">
          <w:rPr>
            <w:rFonts w:eastAsia="Times New Roman"/>
            <w:color w:val="000000"/>
            <w:vertAlign w:val="subscript"/>
          </w:rPr>
          <w:t>+µ</w:t>
        </w:r>
        <w:r w:rsidR="008459F2" w:rsidRPr="00DA24C9">
          <w:rPr>
            <w:rFonts w:eastAsia="Times New Roman"/>
            <w:color w:val="000000"/>
          </w:rPr>
          <w:t xml:space="preserve"> </w:t>
        </w:r>
      </w:ins>
      <w:ins w:id="360" w:author="Nick Smith" w:date="2021-10-07T16:00:00Z">
        <w:r w:rsidR="008459F2" w:rsidRPr="008459F2">
          <w:rPr>
            <w:rFonts w:eastAsia="Times New Roman"/>
            <w:color w:val="000000"/>
          </w:rPr>
          <w:t>treatment combinations</w:t>
        </w:r>
      </w:ins>
      <w:del w:id="361" w:author="Nick Smith" w:date="2021-10-07T16:00:00Z">
        <w:r w:rsidR="00772303" w:rsidDel="008459F2">
          <w:rPr>
            <w:rFonts w:eastAsia="Times New Roman"/>
            <w:color w:val="000000"/>
          </w:rPr>
          <w:delText xml:space="preserve">groupings based on post-hoc Tukey’s tests, where different letters indicate statistically different groups at </w:delText>
        </w:r>
        <w:r w:rsidR="00772303" w:rsidDel="008459F2">
          <w:rPr>
            <w:rFonts w:eastAsia="Times New Roman"/>
            <w:color w:val="000000"/>
            <w:lang w:val="el-GR"/>
          </w:rPr>
          <w:delText>α</w:delText>
        </w:r>
        <w:r w:rsidR="00772303" w:rsidDel="008459F2">
          <w:rPr>
            <w:rFonts w:eastAsia="Times New Roman"/>
            <w:color w:val="000000"/>
          </w:rPr>
          <w:delText xml:space="preserve"> = 0.05</w:delText>
        </w:r>
      </w:del>
      <w:r w:rsidR="00772303">
        <w:rPr>
          <w:rFonts w:eastAsia="Times New Roman"/>
          <w:color w:val="000000"/>
        </w:rPr>
        <w:t>.</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5204BFCC"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del w:id="362" w:author="Nick Smith" w:date="2021-10-07T16:01:00Z">
        <w:r w:rsidR="00745361" w:rsidRPr="00111025" w:rsidDel="00C40D76">
          <w:rPr>
            <w:rFonts w:eastAsia="Times New Roman"/>
            <w:bCs/>
            <w:i/>
            <w:color w:val="000000"/>
          </w:rPr>
          <w:delText xml:space="preserve">supply </w:delText>
        </w:r>
      </w:del>
      <w:ins w:id="363" w:author="Nick Smith" w:date="2021-10-07T16:01:00Z">
        <w:r w:rsidR="00C40D76">
          <w:rPr>
            <w:rFonts w:eastAsia="Times New Roman"/>
            <w:bCs/>
            <w:i/>
            <w:color w:val="000000"/>
          </w:rPr>
          <w:t>addition</w:t>
        </w:r>
        <w:r w:rsidR="00C40D76" w:rsidRPr="00111025">
          <w:rPr>
            <w:rFonts w:eastAsia="Times New Roman"/>
            <w:bCs/>
            <w:i/>
            <w:color w:val="000000"/>
          </w:rPr>
          <w:t xml:space="preserve"> </w:t>
        </w:r>
      </w:ins>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6B463746"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w:t>
      </w:r>
      <w:del w:id="364" w:author="Nick Smith" w:date="2021-10-07T16:01:00Z">
        <w:r w:rsidR="007F6C75" w:rsidDel="00CC4281">
          <w:rPr>
            <w:rFonts w:eastAsia="Times New Roman"/>
            <w:color w:val="000000"/>
          </w:rPr>
          <w:delText xml:space="preserve">the </w:delText>
        </w:r>
      </w:del>
      <w:r w:rsidR="007F6C75">
        <w:rPr>
          <w:rFonts w:eastAsia="Times New Roman"/>
          <w:color w:val="000000"/>
        </w:rPr>
        <w:t>soil N</w:t>
      </w:r>
      <w:ins w:id="365" w:author="Nick Smith" w:date="2021-10-07T16:01:00Z">
        <w:r w:rsidR="00CC4281">
          <w:rPr>
            <w:rFonts w:eastAsia="Times New Roman"/>
            <w:color w:val="000000"/>
          </w:rPr>
          <w:t xml:space="preserve"> addition</w:t>
        </w:r>
      </w:ins>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5C14726D"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w:t>
      </w:r>
      <w:del w:id="366" w:author="Nick Smith" w:date="2021-10-07T16:01:00Z">
        <w:r w:rsidDel="00CC4281">
          <w:rPr>
            <w:rFonts w:eastAsia="Times New Roman"/>
            <w:color w:val="000000"/>
          </w:rPr>
          <w:delText>the added</w:delText>
        </w:r>
      </w:del>
      <w:ins w:id="367" w:author="Nick Smith" w:date="2021-10-07T16:01:00Z">
        <w:r w:rsidR="00CC4281">
          <w:rPr>
            <w:rFonts w:eastAsia="Times New Roman"/>
            <w:color w:val="000000"/>
          </w:rPr>
          <w:t>plots with added</w:t>
        </w:r>
      </w:ins>
      <w:r>
        <w:rPr>
          <w:rFonts w:eastAsia="Times New Roman"/>
          <w:color w:val="000000"/>
        </w:rPr>
        <w:t xml:space="preserve">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w:t>
      </w:r>
      <w:proofErr w:type="gramStart"/>
      <w:r w:rsidRPr="0070307F">
        <w:rPr>
          <w:rFonts w:eastAsia="Times New Roman"/>
          <w:color w:val="000000"/>
          <w:sz w:val="20"/>
          <w:szCs w:val="2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C60A64" w:rsidRDefault="005D276D" w:rsidP="00237CD4">
            <w:pPr>
              <w:jc w:val="center"/>
              <w:rPr>
                <w:rFonts w:eastAsia="Times New Roman"/>
                <w:b/>
                <w:color w:val="000000"/>
                <w:sz w:val="20"/>
                <w:szCs w:val="20"/>
                <w:rPrChange w:id="368" w:author="Nick Smith" w:date="2021-10-08T16:53:00Z">
                  <w:rPr>
                    <w:rFonts w:eastAsia="Times New Roman"/>
                    <w:color w:val="000000"/>
                    <w:sz w:val="20"/>
                    <w:szCs w:val="20"/>
                  </w:rPr>
                </w:rPrChange>
              </w:rPr>
            </w:pPr>
            <w:r w:rsidRPr="00C60A64">
              <w:rPr>
                <w:rFonts w:eastAsia="Times New Roman"/>
                <w:b/>
                <w:color w:val="000000"/>
                <w:sz w:val="20"/>
                <w:szCs w:val="20"/>
                <w:rPrChange w:id="369" w:author="Nick Smith" w:date="2021-10-08T16:53:00Z">
                  <w:rPr>
                    <w:rFonts w:eastAsia="Times New Roman"/>
                    <w:color w:val="000000"/>
                    <w:sz w:val="20"/>
                    <w:szCs w:val="20"/>
                  </w:rPr>
                </w:rPrChange>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56A4DFCF" w:rsidR="005D276D" w:rsidRPr="00A841EA" w:rsidRDefault="005D276D" w:rsidP="00237CD4">
            <w:pPr>
              <w:rPr>
                <w:rFonts w:eastAsia="Times New Roman"/>
                <w:color w:val="000000"/>
                <w:sz w:val="20"/>
                <w:szCs w:val="20"/>
                <w:vertAlign w:val="subscript"/>
                <w:rPrChange w:id="370" w:author="Nick Smith" w:date="2021-10-07T16:22:00Z">
                  <w:rPr>
                    <w:rFonts w:eastAsia="Times New Roman"/>
                    <w:color w:val="000000"/>
                    <w:sz w:val="20"/>
                    <w:szCs w:val="20"/>
                  </w:rPr>
                </w:rPrChange>
              </w:rPr>
            </w:pPr>
            <w:r w:rsidRPr="00024346">
              <w:rPr>
                <w:rFonts w:eastAsia="Times New Roman"/>
                <w:color w:val="000000"/>
              </w:rPr>
              <w:t>∆</w:t>
            </w:r>
            <w:proofErr w:type="spellStart"/>
            <w:del w:id="371" w:author="Nick Smith" w:date="2021-10-07T16:22:00Z">
              <w:r w:rsidRPr="00A841EA" w:rsidDel="00A841EA">
                <w:rPr>
                  <w:rFonts w:eastAsia="Times New Roman"/>
                  <w:i/>
                  <w:color w:val="000000"/>
                  <w:sz w:val="20"/>
                  <w:szCs w:val="20"/>
                  <w:rPrChange w:id="372" w:author="Nick Smith" w:date="2021-10-07T16:22:00Z">
                    <w:rPr>
                      <w:rFonts w:eastAsia="Times New Roman"/>
                      <w:color w:val="000000"/>
                      <w:sz w:val="20"/>
                      <w:szCs w:val="20"/>
                    </w:rPr>
                  </w:rPrChange>
                </w:rPr>
                <w:delText>LMA</w:delText>
              </w:r>
            </w:del>
            <w:ins w:id="373" w:author="Nick Smith" w:date="2021-10-07T16:22:00Z">
              <w:r w:rsidR="00A841EA">
                <w:rPr>
                  <w:rFonts w:eastAsia="Times New Roman"/>
                  <w:i/>
                  <w:color w:val="000000"/>
                  <w:sz w:val="20"/>
                  <w:szCs w:val="20"/>
                </w:rPr>
                <w:t>M</w:t>
              </w:r>
              <w:r w:rsidR="00A841EA">
                <w:rPr>
                  <w:rFonts w:eastAsia="Times New Roman"/>
                  <w:color w:val="000000"/>
                  <w:sz w:val="20"/>
                  <w:szCs w:val="20"/>
                  <w:vertAlign w:val="subscript"/>
                </w:rPr>
                <w:t>area</w:t>
              </w:r>
            </w:ins>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C60A64" w:rsidRDefault="005D276D" w:rsidP="00237CD4">
            <w:pPr>
              <w:jc w:val="center"/>
              <w:rPr>
                <w:rFonts w:eastAsia="Times New Roman"/>
                <w:b/>
                <w:color w:val="000000"/>
                <w:sz w:val="20"/>
                <w:szCs w:val="20"/>
                <w:rPrChange w:id="374" w:author="Nick Smith" w:date="2021-10-08T16:53:00Z">
                  <w:rPr>
                    <w:rFonts w:eastAsia="Times New Roman"/>
                    <w:color w:val="000000"/>
                    <w:sz w:val="20"/>
                    <w:szCs w:val="20"/>
                  </w:rPr>
                </w:rPrChange>
              </w:rPr>
            </w:pPr>
            <w:r w:rsidRPr="00C60A64">
              <w:rPr>
                <w:rFonts w:eastAsia="Times New Roman"/>
                <w:b/>
                <w:color w:val="000000"/>
                <w:sz w:val="20"/>
                <w:szCs w:val="20"/>
                <w:rPrChange w:id="375" w:author="Nick Smith" w:date="2021-10-08T16:53:00Z">
                  <w:rPr>
                    <w:rFonts w:eastAsia="Times New Roman"/>
                    <w:color w:val="000000"/>
                    <w:sz w:val="20"/>
                    <w:szCs w:val="20"/>
                  </w:rPr>
                </w:rPrChange>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1ED3370C" w:rsidR="005D276D" w:rsidRPr="00457DA7" w:rsidRDefault="005D276D" w:rsidP="00237CD4">
            <w:pPr>
              <w:rPr>
                <w:rFonts w:eastAsia="Times New Roman"/>
                <w:color w:val="000000"/>
                <w:sz w:val="20"/>
                <w:szCs w:val="20"/>
                <w:lang w:val="es-ES"/>
              </w:rPr>
            </w:pPr>
            <w:r w:rsidRPr="00024346">
              <w:rPr>
                <w:rFonts w:eastAsia="Times New Roman"/>
                <w:color w:val="000000"/>
              </w:rPr>
              <w:t>∆</w:t>
            </w:r>
            <w:proofErr w:type="spellStart"/>
            <w:ins w:id="376" w:author="Nick Smith" w:date="2021-10-07T16:22:00Z">
              <w:r w:rsidR="003A39A3">
                <w:rPr>
                  <w:rFonts w:eastAsia="Times New Roman"/>
                  <w:i/>
                  <w:color w:val="000000"/>
                  <w:sz w:val="20"/>
                  <w:szCs w:val="20"/>
                </w:rPr>
                <w:t>M</w:t>
              </w:r>
              <w:r w:rsidR="003A39A3">
                <w:rPr>
                  <w:rFonts w:eastAsia="Times New Roman"/>
                  <w:color w:val="000000"/>
                  <w:sz w:val="20"/>
                  <w:szCs w:val="20"/>
                  <w:vertAlign w:val="subscript"/>
                </w:rPr>
                <w:t>area</w:t>
              </w:r>
              <w:proofErr w:type="spellEnd"/>
              <w:r w:rsidR="003A39A3">
                <w:rPr>
                  <w:rFonts w:eastAsia="Times New Roman"/>
                  <w:color w:val="000000"/>
                  <w:sz w:val="20"/>
                  <w:szCs w:val="20"/>
                  <w:vertAlign w:val="subscript"/>
                </w:rPr>
                <w:t xml:space="preserve"> </w:t>
              </w:r>
            </w:ins>
            <w:del w:id="377" w:author="Nick Smith" w:date="2021-10-07T16:22:00Z">
              <w:r w:rsidRPr="00457DA7" w:rsidDel="003A39A3">
                <w:rPr>
                  <w:rFonts w:eastAsia="Times New Roman"/>
                  <w:color w:val="000000"/>
                  <w:sz w:val="20"/>
                  <w:szCs w:val="20"/>
                  <w:lang w:val="es-ES"/>
                </w:rPr>
                <w:delText xml:space="preserve">LMA </w:delText>
              </w:r>
            </w:del>
            <w:r w:rsidRPr="00457DA7">
              <w:rPr>
                <w:rFonts w:eastAsia="Times New Roman"/>
                <w:color w:val="000000"/>
                <w:sz w:val="20"/>
                <w:szCs w:val="20"/>
                <w:lang w:val="es-ES"/>
              </w:rPr>
              <w:t xml:space="preserve">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6E35B15A"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proofErr w:type="spellStart"/>
            <w:ins w:id="378" w:author="Nick Smith" w:date="2021-10-07T16:22:00Z">
              <w:r w:rsidR="003A39A3">
                <w:rPr>
                  <w:rFonts w:eastAsia="Times New Roman"/>
                  <w:i/>
                  <w:color w:val="000000"/>
                  <w:sz w:val="20"/>
                  <w:szCs w:val="20"/>
                </w:rPr>
                <w:t>M</w:t>
              </w:r>
              <w:r w:rsidR="003A39A3">
                <w:rPr>
                  <w:rFonts w:eastAsia="Times New Roman"/>
                  <w:color w:val="000000"/>
                  <w:sz w:val="20"/>
                  <w:szCs w:val="20"/>
                  <w:vertAlign w:val="subscript"/>
                </w:rPr>
                <w:t>area</w:t>
              </w:r>
            </w:ins>
            <w:proofErr w:type="spellEnd"/>
            <w:del w:id="379" w:author="Nick Smith" w:date="2021-10-07T16:22:00Z">
              <w:r w:rsidRPr="00457DA7" w:rsidDel="003A39A3">
                <w:rPr>
                  <w:rFonts w:eastAsia="Times New Roman"/>
                  <w:color w:val="000000"/>
                  <w:sz w:val="20"/>
                  <w:szCs w:val="20"/>
                </w:rPr>
                <w:delText xml:space="preserve">LMA </w:delText>
              </w:r>
            </w:del>
            <w:ins w:id="380" w:author="Nick Smith" w:date="2021-10-07T16:22:00Z">
              <w:r w:rsidR="003A39A3">
                <w:rPr>
                  <w:rFonts w:eastAsia="Times New Roman"/>
                  <w:color w:val="000000"/>
                  <w:sz w:val="20"/>
                  <w:szCs w:val="20"/>
                </w:rPr>
                <w:t xml:space="preserve"> </w:t>
              </w:r>
            </w:ins>
            <w:r w:rsidRPr="00457DA7">
              <w:rPr>
                <w:rFonts w:eastAsia="Times New Roman"/>
                <w:color w:val="000000"/>
                <w:sz w:val="20"/>
                <w:szCs w:val="20"/>
              </w:rPr>
              <w:t xml:space="preserve">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5B29035D"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del w:id="381" w:author="Nick Smith" w:date="2021-10-07T16:01:00Z">
        <w:r w:rsidR="00B25CDC" w:rsidRPr="00B25CDC" w:rsidDel="00C46345">
          <w:rPr>
            <w:b w:val="0"/>
            <w:bCs w:val="0"/>
            <w:color w:val="000000"/>
            <w:sz w:val="24"/>
            <w:szCs w:val="24"/>
          </w:rPr>
          <w:delText xml:space="preserve">black </w:delText>
        </w:r>
      </w:del>
      <w:ins w:id="382" w:author="Nick Smith" w:date="2021-10-07T16:01:00Z">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ins>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ins w:id="383" w:author="Nick Smith" w:date="2021-10-07T16:02:00Z">
        <w:r w:rsidR="00C46345">
          <w:rPr>
            <w:b w:val="0"/>
            <w:color w:val="000000"/>
            <w:sz w:val="24"/>
            <w:szCs w:val="24"/>
          </w:rPr>
          <w:t>-</w:t>
        </w:r>
      </w:ins>
      <w:del w:id="384" w:author="Nick Smith" w:date="2021-10-07T16:02:00Z">
        <w:r w:rsidR="00B25CDC" w:rsidRPr="00B25CDC" w:rsidDel="00C46345">
          <w:rPr>
            <w:b w:val="0"/>
            <w:color w:val="000000"/>
            <w:sz w:val="24"/>
            <w:szCs w:val="24"/>
          </w:rPr>
          <w:delText xml:space="preserve"> </w:delText>
        </w:r>
      </w:del>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ins w:id="385" w:author="Nick Smith" w:date="2021-10-07T16:02:00Z">
        <w:r w:rsidR="00C46345">
          <w:rPr>
            <w:b w:val="0"/>
            <w:bCs w:val="0"/>
            <w:color w:val="000000"/>
            <w:sz w:val="24"/>
            <w:szCs w:val="24"/>
          </w:rPr>
          <w:t>,</w:t>
        </w:r>
      </w:ins>
      <w:r w:rsidR="00EB379B">
        <w:rPr>
          <w:b w:val="0"/>
          <w:bCs w:val="0"/>
          <w:color w:val="000000"/>
          <w:sz w:val="24"/>
          <w:szCs w:val="24"/>
        </w:rPr>
        <w:t xml:space="preserve"> </w:t>
      </w:r>
      <w:del w:id="386" w:author="Nick Smith" w:date="2021-10-07T16:02:00Z">
        <w:r w:rsidR="00EB379B" w:rsidDel="00C46345">
          <w:rPr>
            <w:b w:val="0"/>
            <w:bCs w:val="0"/>
            <w:color w:val="000000"/>
            <w:sz w:val="24"/>
            <w:szCs w:val="24"/>
          </w:rPr>
          <w:delText xml:space="preserve">and </w:delText>
        </w:r>
        <w:r w:rsidR="00B25CDC" w:rsidRPr="00DA24C9" w:rsidDel="00C46345">
          <w:rPr>
            <w:b w:val="0"/>
            <w:bCs w:val="0"/>
            <w:color w:val="000000"/>
            <w:sz w:val="24"/>
            <w:szCs w:val="24"/>
          </w:rPr>
          <w:delText xml:space="preserve"> </w:delText>
        </w:r>
      </w:del>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commentRangeStart w:id="387"/>
      <w:r w:rsidRPr="001B44B1">
        <w:rPr>
          <w:rFonts w:eastAsia="Times New Roman"/>
          <w:b/>
          <w:bCs/>
          <w:color w:val="000000"/>
        </w:rPr>
        <w:lastRenderedPageBreak/>
        <w:t>Discussion</w:t>
      </w:r>
      <w:commentRangeEnd w:id="387"/>
      <w:r w:rsidR="00C46345">
        <w:rPr>
          <w:rStyle w:val="CommentReference"/>
        </w:rPr>
        <w:commentReference w:id="387"/>
      </w:r>
    </w:p>
    <w:p w14:paraId="14567134" w14:textId="297AE5A4"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del w:id="388" w:author="Nick Smith" w:date="2021-10-08T16:23:00Z">
        <w:r w:rsidR="00292985" w:rsidRPr="00145D3D" w:rsidDel="00145D3D">
          <w:rPr>
            <w:i/>
            <w:rPrChange w:id="389" w:author="Nick Smith" w:date="2021-10-08T16:23:00Z">
              <w:rPr/>
            </w:rPrChange>
          </w:rPr>
          <w:delText>nitrogen</w:delText>
        </w:r>
        <w:r w:rsidR="00292985" w:rsidDel="00145D3D">
          <w:delText xml:space="preserve"> </w:delText>
        </w:r>
      </w:del>
      <w:proofErr w:type="spellStart"/>
      <w:ins w:id="390" w:author="Nick Smith" w:date="2021-10-08T16:23:00Z">
        <w:r w:rsidR="00145D3D">
          <w:rPr>
            <w:i/>
          </w:rPr>
          <w:t>N</w:t>
        </w:r>
        <w:r w:rsidR="00145D3D">
          <w:rPr>
            <w:vertAlign w:val="subscript"/>
          </w:rPr>
          <w:t>area</w:t>
        </w:r>
      </w:ins>
      <w:proofErr w:type="spellEnd"/>
      <w:ins w:id="391" w:author="Nick Smith" w:date="2021-10-08T16:24:00Z">
        <w:r w:rsidR="00145D3D">
          <w:t xml:space="preserve"> through increases in </w:t>
        </w:r>
        <w:proofErr w:type="spellStart"/>
        <w:r w:rsidR="00074719">
          <w:rPr>
            <w:i/>
          </w:rPr>
          <w:t>N</w:t>
        </w:r>
        <w:r w:rsidR="00074719">
          <w:rPr>
            <w:vertAlign w:val="subscript"/>
          </w:rPr>
          <w:t>mass</w:t>
        </w:r>
      </w:ins>
      <w:proofErr w:type="spellEnd"/>
      <w:ins w:id="392" w:author="Nick Smith" w:date="2021-10-08T16:23:00Z">
        <w:r w:rsidR="00145D3D">
          <w:t xml:space="preserve"> </w:t>
        </w:r>
      </w:ins>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w:t>
      </w:r>
      <w:del w:id="393" w:author="Nick Smith" w:date="2021-10-07T16:05:00Z">
        <w:r w:rsidR="00292985" w:rsidDel="00C46345">
          <w:delText>s</w:delText>
        </w:r>
      </w:del>
      <w:r w:rsidR="00292985">
        <w:t xml:space="preserve"> studies have indicated that leaf </w:t>
      </w:r>
      <w:del w:id="394" w:author="Nick Smith" w:date="2021-10-08T16:24:00Z">
        <w:r w:rsidR="00292985" w:rsidRPr="00074719" w:rsidDel="00074719">
          <w:rPr>
            <w:i/>
            <w:rPrChange w:id="395" w:author="Nick Smith" w:date="2021-10-08T16:24:00Z">
              <w:rPr/>
            </w:rPrChange>
          </w:rPr>
          <w:delText>nitrogen</w:delText>
        </w:r>
        <w:r w:rsidR="000D0F58" w:rsidDel="00074719">
          <w:delText xml:space="preserve"> </w:delText>
        </w:r>
      </w:del>
      <w:proofErr w:type="spellStart"/>
      <w:ins w:id="396" w:author="Nick Smith" w:date="2021-10-08T16:24:00Z">
        <w:r w:rsidR="00074719">
          <w:rPr>
            <w:i/>
          </w:rPr>
          <w:t>N</w:t>
        </w:r>
        <w:r w:rsidR="00074719">
          <w:rPr>
            <w:vertAlign w:val="subscript"/>
          </w:rPr>
          <w:t>area</w:t>
        </w:r>
        <w:proofErr w:type="spellEnd"/>
        <w:r w:rsidR="00074719">
          <w:t xml:space="preserve"> </w:t>
        </w:r>
      </w:ins>
      <w:r w:rsidR="000D0F58">
        <w:t xml:space="preserve">is also highly responsive to </w:t>
      </w:r>
      <w:del w:id="397" w:author="Nick Smith" w:date="2021-10-08T16:54:00Z">
        <w:r w:rsidR="000D0F58" w:rsidDel="0056386C">
          <w:delText xml:space="preserve">climate </w:delText>
        </w:r>
      </w:del>
      <w:ins w:id="398" w:author="Nick Smith" w:date="2021-10-08T16:54:00Z">
        <w:r w:rsidR="0056386C">
          <w:t xml:space="preserve">aboveground climate and light </w:t>
        </w:r>
      </w:ins>
      <w:ins w:id="399" w:author="Nick Smith" w:date="2021-10-08T16:55:00Z">
        <w:r w:rsidR="0056386C">
          <w:fldChar w:fldCharType="begin" w:fldLock="1"/>
        </w:r>
      </w:ins>
      <w:r w:rsidR="0056386C">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ins w:id="400" w:author="Nick Smith" w:date="2021-10-08T16:55:00Z">
        <w:r w:rsidR="0056386C">
          <w:fldChar w:fldCharType="end"/>
        </w:r>
      </w:ins>
      <w:del w:id="401" w:author="Nick Smith" w:date="2021-10-08T16:55:00Z">
        <w:r w:rsidR="000D0F58" w:rsidDel="0056386C">
          <w:fldChar w:fldCharType="begin" w:fldLock="1"/>
        </w:r>
        <w:r w:rsidR="00622DF9" w:rsidDel="0056386C">
          <w:del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delInstrText>
        </w:r>
        <w:r w:rsidR="000D0F58" w:rsidDel="0056386C">
          <w:fldChar w:fldCharType="separate"/>
        </w:r>
        <w:r w:rsidR="000D0F58" w:rsidRPr="000D0F58" w:rsidDel="0056386C">
          <w:rPr>
            <w:noProof/>
          </w:rPr>
          <w:delText xml:space="preserve">(Dong </w:delText>
        </w:r>
        <w:r w:rsidR="000D0F58" w:rsidRPr="000D0F58" w:rsidDel="0056386C">
          <w:rPr>
            <w:i/>
            <w:noProof/>
          </w:rPr>
          <w:delText>et al.</w:delText>
        </w:r>
        <w:r w:rsidR="000D0F58" w:rsidRPr="000D0F58" w:rsidDel="0056386C">
          <w:rPr>
            <w:noProof/>
          </w:rPr>
          <w:delText xml:space="preserve">, 2017; Firn </w:delText>
        </w:r>
        <w:r w:rsidR="000D0F58" w:rsidRPr="000D0F58" w:rsidDel="0056386C">
          <w:rPr>
            <w:i/>
            <w:noProof/>
          </w:rPr>
          <w:delText>et al.</w:delText>
        </w:r>
        <w:r w:rsidR="000D0F58" w:rsidRPr="000D0F58" w:rsidDel="0056386C">
          <w:rPr>
            <w:noProof/>
          </w:rPr>
          <w:delText>, 2019)</w:delText>
        </w:r>
        <w:r w:rsidR="000D0F58" w:rsidDel="0056386C">
          <w:fldChar w:fldCharType="end"/>
        </w:r>
      </w:del>
      <w:r w:rsidR="000D0F58">
        <w:t>. Some even suggest that leaf nitrogen</w:t>
      </w:r>
      <w:r w:rsidR="00292985">
        <w:t xml:space="preserve"> can be accurately predicted </w:t>
      </w:r>
      <w:r w:rsidR="009A5B56">
        <w:t xml:space="preserve">from aboveground </w:t>
      </w:r>
      <w:del w:id="402" w:author="Nick Smith" w:date="2021-10-07T16:44:00Z">
        <w:r w:rsidR="009A5B56" w:rsidDel="00CA5FB8">
          <w:delText xml:space="preserve">climatic </w:delText>
        </w:r>
      </w:del>
      <w:r w:rsidR="009A5B56">
        <w:t>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del w:id="403" w:author="Nick Smith" w:date="2021-10-08T16:22:00Z">
        <w:r w:rsidR="00BB64EC" w:rsidRPr="00CC5B41" w:rsidDel="00CC5B41">
          <w:rPr>
            <w:i/>
            <w:rPrChange w:id="404" w:author="Nick Smith" w:date="2021-10-08T16:22:00Z">
              <w:rPr/>
            </w:rPrChange>
          </w:rPr>
          <w:delText>nitrogen</w:delText>
        </w:r>
        <w:r w:rsidR="00563552" w:rsidDel="00CC5B41">
          <w:delText xml:space="preserve"> </w:delText>
        </w:r>
      </w:del>
      <w:proofErr w:type="spellStart"/>
      <w:ins w:id="405" w:author="Nick Smith" w:date="2021-10-08T16:22:00Z">
        <w:r w:rsidR="00CC5B41">
          <w:rPr>
            <w:i/>
          </w:rPr>
          <w:t>N</w:t>
        </w:r>
      </w:ins>
      <w:ins w:id="406" w:author="Nick Smith" w:date="2021-10-08T16:23:00Z">
        <w:r w:rsidR="00CC5B41">
          <w:rPr>
            <w:vertAlign w:val="subscript"/>
          </w:rPr>
          <w:t>area</w:t>
        </w:r>
      </w:ins>
      <w:proofErr w:type="spellEnd"/>
      <w:ins w:id="407" w:author="Nick Smith" w:date="2021-10-08T16:22:00Z">
        <w:r w:rsidR="00CC5B41">
          <w:t xml:space="preserve"> </w:t>
        </w:r>
      </w:ins>
      <w:r w:rsidR="007E26DC">
        <w:t>was</w:t>
      </w:r>
      <w:r w:rsidR="0059163C">
        <w:t xml:space="preserve"> stimulated by soil nitrogen addition</w:t>
      </w:r>
      <w:r w:rsidR="000D0F58">
        <w:t xml:space="preserve">, but </w:t>
      </w:r>
      <w:r w:rsidR="003A2059">
        <w:t xml:space="preserve">that </w:t>
      </w:r>
      <w:r w:rsidR="0028100D">
        <w:t xml:space="preserve">aboveground </w:t>
      </w:r>
      <w:del w:id="408" w:author="Nick Smith" w:date="2021-10-07T16:45:00Z">
        <w:r w:rsidR="0028100D" w:rsidDel="00CA5FB8">
          <w:delText>climate is</w:delText>
        </w:r>
      </w:del>
      <w:ins w:id="409" w:author="Nick Smith" w:date="2021-10-08T16:56:00Z">
        <w:r w:rsidR="006B5806">
          <w:t>climate and light</w:t>
        </w:r>
      </w:ins>
      <w:r w:rsidR="0028100D">
        <w:t xml:space="preserve"> </w:t>
      </w:r>
      <w:del w:id="410" w:author="Nick Smith" w:date="2021-10-08T16:56:00Z">
        <w:r w:rsidR="0028100D" w:rsidDel="006B5806">
          <w:delText>a</w:delText>
        </w:r>
        <w:r w:rsidR="0028100D" w:rsidDel="006B5806">
          <w:rPr>
            <w:rFonts w:eastAsia="Times New Roman"/>
            <w:color w:val="000000"/>
          </w:rPr>
          <w:delText xml:space="preserve"> </w:delText>
        </w:r>
      </w:del>
      <w:ins w:id="411" w:author="Nick Smith" w:date="2021-10-08T16:56:00Z">
        <w:r w:rsidR="006B5806">
          <w:t>were</w:t>
        </w:r>
        <w:r w:rsidR="006B5806">
          <w:rPr>
            <w:rFonts w:eastAsia="Times New Roman"/>
            <w:color w:val="000000"/>
          </w:rPr>
          <w:t xml:space="preserve"> </w:t>
        </w:r>
      </w:ins>
      <w:r w:rsidR="0028100D">
        <w:rPr>
          <w:rFonts w:eastAsia="Times New Roman"/>
          <w:color w:val="000000"/>
        </w:rPr>
        <w:t>stronger predictor</w:t>
      </w:r>
      <w:ins w:id="412" w:author="Nick Smith" w:date="2021-10-07T16:45:00Z">
        <w:r w:rsidR="00CA5FB8">
          <w:rPr>
            <w:rFonts w:eastAsia="Times New Roman"/>
            <w:color w:val="000000"/>
          </w:rPr>
          <w:t>s</w:t>
        </w:r>
      </w:ins>
      <w:r w:rsidR="0028100D">
        <w:rPr>
          <w:rFonts w:eastAsia="Times New Roman"/>
          <w:color w:val="000000"/>
        </w:rPr>
        <w:t xml:space="preserve"> of </w:t>
      </w:r>
      <w:r w:rsidR="00B42B31">
        <w:t>leaf nitrogen</w:t>
      </w:r>
      <w:r w:rsidR="0028100D">
        <w:rPr>
          <w:rFonts w:eastAsia="Times New Roman"/>
          <w:color w:val="000000"/>
        </w:rPr>
        <w:t xml:space="preserve"> than soil nitrogen </w:t>
      </w:r>
      <w:del w:id="413" w:author="Nick Smith" w:date="2021-10-07T16:06:00Z">
        <w:r w:rsidR="0028100D" w:rsidDel="007A12F1">
          <w:rPr>
            <w:rFonts w:eastAsia="Times New Roman"/>
            <w:color w:val="000000"/>
          </w:rPr>
          <w:delText>availability</w:delText>
        </w:r>
      </w:del>
      <w:ins w:id="414" w:author="Nick Smith" w:date="2021-10-07T16:06:00Z">
        <w:r w:rsidR="007A12F1">
          <w:rPr>
            <w:rFonts w:eastAsia="Times New Roman"/>
            <w:color w:val="000000"/>
          </w:rPr>
          <w:t>addition</w:t>
        </w:r>
      </w:ins>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the impact of soil nitrogen</w:t>
      </w:r>
      <w:ins w:id="415" w:author="Nick Smith" w:date="2021-10-07T16:06:00Z">
        <w:r w:rsidR="007A12F1">
          <w:rPr>
            <w:rFonts w:eastAsia="Times New Roman"/>
            <w:color w:val="000000"/>
          </w:rPr>
          <w:t xml:space="preserve"> addition</w:t>
        </w:r>
      </w:ins>
      <w:r w:rsidR="0028100D">
        <w:rPr>
          <w:rFonts w:eastAsia="Times New Roman"/>
          <w:color w:val="000000"/>
        </w:rPr>
        <w:t xml:space="preserve"> on </w:t>
      </w:r>
      <w:r w:rsidR="00B42B31">
        <w:t xml:space="preserve">leaf </w:t>
      </w:r>
      <w:proofErr w:type="spellStart"/>
      <w:ins w:id="416" w:author="Nick Smith" w:date="2021-10-08T16:23:00Z">
        <w:r w:rsidR="00CC5B41">
          <w:rPr>
            <w:i/>
          </w:rPr>
          <w:t>N</w:t>
        </w:r>
        <w:r w:rsidR="00CC5B41">
          <w:rPr>
            <w:vertAlign w:val="subscript"/>
          </w:rPr>
          <w:t>area</w:t>
        </w:r>
        <w:proofErr w:type="spellEnd"/>
        <w:r w:rsidR="00CC5B41" w:rsidDel="00CC5B41">
          <w:t xml:space="preserve"> </w:t>
        </w:r>
      </w:ins>
      <w:del w:id="417" w:author="Nick Smith" w:date="2021-10-08T16:23:00Z">
        <w:r w:rsidR="00B42B31" w:rsidDel="00CC5B41">
          <w:delText xml:space="preserve">nitrogen </w:delText>
        </w:r>
      </w:del>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37981D3"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del w:id="418" w:author="Nick Smith" w:date="2021-10-08T16:24:00Z">
        <w:r w:rsidRPr="00074719" w:rsidDel="00074719">
          <w:rPr>
            <w:i/>
            <w:rPrChange w:id="419" w:author="Nick Smith" w:date="2021-10-08T16:24:00Z">
              <w:rPr/>
            </w:rPrChange>
          </w:rPr>
          <w:delText>nitrogen</w:delText>
        </w:r>
        <w:r w:rsidDel="00074719">
          <w:delText xml:space="preserve"> </w:delText>
        </w:r>
      </w:del>
      <w:proofErr w:type="spellStart"/>
      <w:ins w:id="420" w:author="Nick Smith" w:date="2021-10-08T16:24:00Z">
        <w:r w:rsidR="00074719">
          <w:rPr>
            <w:i/>
          </w:rPr>
          <w:t>N</w:t>
        </w:r>
        <w:r w:rsidR="00074719">
          <w:rPr>
            <w:vertAlign w:val="subscript"/>
          </w:rPr>
          <w:t>area</w:t>
        </w:r>
        <w:proofErr w:type="spellEnd"/>
        <w:r w:rsidR="00074719">
          <w:t xml:space="preserve"> </w:t>
        </w:r>
      </w:ins>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ins w:id="421" w:author="Nick Smith" w:date="2021-10-07T16:07:00Z">
        <w:r w:rsidR="00643107">
          <w:t xml:space="preserve"> response</w:t>
        </w:r>
      </w:ins>
      <w:r>
        <w:t xml:space="preserve"> was primarily the result of an increase </w:t>
      </w:r>
      <w:del w:id="422" w:author="Nick Smith" w:date="2021-10-07T16:07:00Z">
        <w:r w:rsidDel="00643107">
          <w:delText>the concentration of nitrogen</w:delText>
        </w:r>
      </w:del>
      <w:ins w:id="423" w:author="Nick Smith" w:date="2021-10-07T16:07:00Z">
        <w:r w:rsidR="00643107">
          <w:t>in leaf nitrogen concentration</w:t>
        </w:r>
      </w:ins>
      <w:r>
        <w:t xml:space="preserve"> (i.e., g g</w:t>
      </w:r>
      <w:r>
        <w:rPr>
          <w:vertAlign w:val="superscript"/>
        </w:rPr>
        <w:t>-1</w:t>
      </w:r>
      <w:r>
        <w:t>) in leaves when nitrogen was added to soils.</w:t>
      </w:r>
      <w:ins w:id="424" w:author="Nick Smith" w:date="2021-10-08T16:27:00Z">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ins>
      <w:proofErr w:type="spellStart"/>
      <w:ins w:id="425" w:author="Nick Smith" w:date="2021-10-08T16:28:00Z">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ins>
    </w:p>
    <w:p w14:paraId="392AF6E4" w14:textId="339D4A23"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del w:id="426" w:author="Nick Smith" w:date="2021-10-08T16:28:00Z">
        <w:r w:rsidRPr="00743306" w:rsidDel="00743306">
          <w:rPr>
            <w:i/>
            <w:rPrChange w:id="427" w:author="Nick Smith" w:date="2021-10-08T16:28:00Z">
              <w:rPr/>
            </w:rPrChange>
          </w:rPr>
          <w:delText>nitrogen</w:delText>
        </w:r>
      </w:del>
      <w:proofErr w:type="spellStart"/>
      <w:ins w:id="428" w:author="Nick Smith" w:date="2021-10-08T16:28:00Z">
        <w:r w:rsidR="00743306">
          <w:rPr>
            <w:i/>
          </w:rPr>
          <w:t>N</w:t>
        </w:r>
        <w:r w:rsidR="00743306">
          <w:rPr>
            <w:vertAlign w:val="subscript"/>
          </w:rPr>
          <w:t>area</w:t>
        </w:r>
      </w:ins>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The negative relationship</w:t>
      </w:r>
      <w:ins w:id="429" w:author="Nick Smith" w:date="2021-10-07T16:07:00Z">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ins>
      <w:r w:rsidR="005948A0">
        <w:t xml:space="preserve"> confirms theoretical expectations that plants </w:t>
      </w:r>
      <w:del w:id="430" w:author="Nick Smith" w:date="2021-10-08T16:57:00Z">
        <w:r w:rsidR="005948A0" w:rsidDel="006B5806">
          <w:delText xml:space="preserve">that </w:delText>
        </w:r>
      </w:del>
      <w:r w:rsidR="005948A0">
        <w:t xml:space="preserve">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7F752187" w:rsidR="00053B82" w:rsidRDefault="00053B82" w:rsidP="000D0F58">
      <w:pPr>
        <w:spacing w:line="480" w:lineRule="auto"/>
        <w:ind w:firstLine="720"/>
        <w:contextualSpacing/>
      </w:pPr>
      <w:r>
        <w:t>Our model results also indicated that plant traits, specifically the capacity to form symbioses with nitrogen</w:t>
      </w:r>
      <w:ins w:id="431" w:author="Nick Smith" w:date="2021-10-07T16:08:00Z">
        <w:r w:rsidR="00EF3E33">
          <w:t>-</w:t>
        </w:r>
      </w:ins>
      <w:del w:id="432" w:author="Nick Smith" w:date="2021-10-07T16:08:00Z">
        <w:r w:rsidDel="00EF3E33">
          <w:delText xml:space="preserve"> </w:delText>
        </w:r>
      </w:del>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Nitrogen</w:t>
      </w:r>
      <w:ins w:id="433" w:author="Nick Smith" w:date="2021-10-07T16:08:00Z">
        <w:r w:rsidR="004106F9">
          <w:t>-</w:t>
        </w:r>
      </w:ins>
      <w:del w:id="434" w:author="Nick Smith" w:date="2021-10-07T16:08:00Z">
        <w:r w:rsidR="002436D6" w:rsidDel="004106F9">
          <w:delText xml:space="preserve"> </w:delText>
        </w:r>
      </w:del>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ins w:id="435" w:author="Nick Smith" w:date="2021-10-07T16:09:00Z">
        <w:r w:rsidR="00CA3207">
          <w:t xml:space="preserve">However, nitrogen addition can also reduce the nitrogen-fixing capacity of nitrogen-fixing species </w:t>
        </w:r>
      </w:ins>
      <w:ins w:id="436" w:author="Nick Smith" w:date="2021-10-07T16:10:00Z">
        <w:r w:rsidR="001578C1">
          <w:fldChar w:fldCharType="begin" w:fldLock="1"/>
        </w:r>
      </w:ins>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ins w:id="437" w:author="Nick Smith" w:date="2021-10-07T16:10:00Z">
        <w:r w:rsidR="001578C1">
          <w:fldChar w:fldCharType="end"/>
        </w:r>
      </w:ins>
      <w:ins w:id="438" w:author="Nick Smith" w:date="2021-10-07T16:09:00Z">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ins>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ins w:id="439" w:author="Nick Smith" w:date="2021-10-08T16:58:00Z">
        <w:r w:rsidR="006B5806">
          <w:t xml:space="preserve"> reflecting greater nutrient costs to cons</w:t>
        </w:r>
        <w:bookmarkStart w:id="440" w:name="_GoBack"/>
        <w:bookmarkEnd w:id="440"/>
        <w:r w:rsidR="006B5806">
          <w:t>truct C</w:t>
        </w:r>
        <w:r w:rsidR="006B5806">
          <w:rPr>
            <w:vertAlign w:val="subscript"/>
          </w:rPr>
          <w:t>4</w:t>
        </w:r>
        <w:r w:rsidR="006B5806">
          <w:t xml:space="preserve"> leaves,</w:t>
        </w:r>
      </w:ins>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6D13667E"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ins w:id="441" w:author="Nick Smith" w:date="2021-10-07T16:11:00Z">
        <w:r w:rsidR="00F13E07">
          <w:t>. This is</w:t>
        </w:r>
      </w:ins>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ins w:id="442" w:author="Nick Smith" w:date="2021-10-07T16:11:00Z">
        <w:r w:rsidR="00B766A8">
          <w:t xml:space="preserve"> positive</w:t>
        </w:r>
      </w:ins>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4978BEEB"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xml:space="preserve">, 2019; Smith &amp; Keenan, 2020; Scott &amp; Smith, </w:t>
      </w:r>
      <w:r w:rsidR="0007174C" w:rsidRPr="0007174C">
        <w:rPr>
          <w:noProof/>
        </w:rPr>
        <w:lastRenderedPageBreak/>
        <w:t>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gible</w:t>
      </w:r>
      <w:ins w:id="443" w:author="Nick Smith" w:date="2021-10-07T16:12:00Z">
        <w:r w:rsidR="004F40BE">
          <w:t xml:space="preserve"> and</w:t>
        </w:r>
      </w:ins>
      <w:r w:rsidR="00A67554">
        <w:t xml:space="preserve"> addition</w:t>
      </w:r>
      <w:ins w:id="444" w:author="Nick Smith" w:date="2021-10-07T16:12:00Z">
        <w:r w:rsidR="004F40BE">
          <w:t>al</w:t>
        </w:r>
      </w:ins>
      <w:r w:rsidR="00A67554">
        <w:t xml:space="preserve"> </w:t>
      </w:r>
      <w:del w:id="445" w:author="Nick Smith" w:date="2021-10-07T16:11:00Z">
        <w:r w:rsidR="00A67554" w:rsidDel="00BB26B3">
          <w:delText>17</w:delText>
        </w:r>
      </w:del>
      <w:ins w:id="446" w:author="Nick Smith" w:date="2021-10-07T16:11:00Z">
        <w:r w:rsidR="00BB26B3">
          <w:t>13</w:t>
        </w:r>
      </w:ins>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21DC751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w:t>
      </w:r>
      <w:del w:id="447" w:author="Nick Smith" w:date="2021-10-07T16:12:00Z">
        <w:r w:rsidR="00096AFD" w:rsidDel="00277E14">
          <w:delText xml:space="preserve">availability </w:delText>
        </w:r>
      </w:del>
      <w:r w:rsidR="00096AFD">
        <w:t xml:space="preserve">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0B5E9D80"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w:t>
      </w:r>
      <w:r w:rsidR="000C26ED">
        <w:lastRenderedPageBreak/>
        <w:t xml:space="preserve">the </w:t>
      </w:r>
      <w:proofErr w:type="spellStart"/>
      <w:r w:rsidR="000C26ED">
        <w:rPr>
          <w:i/>
        </w:rPr>
        <w:t>N</w:t>
      </w:r>
      <w:r w:rsidR="000C26ED">
        <w:rPr>
          <w:vertAlign w:val="subscript"/>
        </w:rPr>
        <w:t>area</w:t>
      </w:r>
      <w:proofErr w:type="spellEnd"/>
      <w:r w:rsidR="000C26ED">
        <w:t xml:space="preserve"> response to soil nitrogen </w:t>
      </w:r>
      <w:r w:rsidR="00536B03">
        <w:t>availability</w:t>
      </w:r>
      <w:ins w:id="448" w:author="Nick Smith" w:date="2021-10-08T16:29:00Z">
        <w:r w:rsidR="00743306">
          <w:t xml:space="preserve"> when there was a co-occurring increase in </w:t>
        </w:r>
        <w:proofErr w:type="spellStart"/>
        <w:r w:rsidR="00743306">
          <w:rPr>
            <w:i/>
          </w:rPr>
          <w:t>M</w:t>
        </w:r>
        <w:r w:rsidR="00743306">
          <w:rPr>
            <w:vertAlign w:val="subscript"/>
          </w:rPr>
          <w:t>area</w:t>
        </w:r>
      </w:ins>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w:t>
      </w:r>
      <w:ins w:id="449" w:author="Nick Smith" w:date="2021-10-07T16:46:00Z">
        <w:r w:rsidR="00CA5FB8">
          <w:t xml:space="preserve"> availability has </w:t>
        </w:r>
      </w:ins>
      <w:del w:id="450" w:author="Nick Smith" w:date="2021-10-07T16:46:00Z">
        <w:r w:rsidR="001D0C18" w:rsidDel="00CA5FB8">
          <w:delText xml:space="preserve"> is having </w:delText>
        </w:r>
      </w:del>
      <w:r w:rsidR="001D0C18">
        <w:t>a small impact on biomass</w:t>
      </w:r>
      <w:ins w:id="451" w:author="Nick Smith" w:date="2021-10-08T16:30:00Z">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ins>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rPr>
          <w:ins w:id="452" w:author="Nick Smith" w:date="2021-10-07T16:46:00Z"/>
        </w:rPr>
      </w:pPr>
    </w:p>
    <w:p w14:paraId="6C5B6490" w14:textId="4AEFF215" w:rsidR="004732A7" w:rsidRPr="004732A7" w:rsidRDefault="004732A7">
      <w:pPr>
        <w:spacing w:line="480" w:lineRule="auto"/>
        <w:contextualSpacing/>
        <w:rPr>
          <w:ins w:id="453" w:author="Nick Smith" w:date="2021-10-07T16:46:00Z"/>
          <w:i/>
          <w:rPrChange w:id="454" w:author="Nick Smith" w:date="2021-10-07T16:46:00Z">
            <w:rPr>
              <w:ins w:id="455" w:author="Nick Smith" w:date="2021-10-07T16:46:00Z"/>
            </w:rPr>
          </w:rPrChange>
        </w:rPr>
        <w:pPrChange w:id="456" w:author="Nick Smith" w:date="2021-10-07T16:46:00Z">
          <w:pPr>
            <w:spacing w:line="480" w:lineRule="auto"/>
            <w:ind w:firstLine="720"/>
            <w:contextualSpacing/>
          </w:pPr>
        </w:pPrChange>
      </w:pPr>
      <w:ins w:id="457" w:author="Nick Smith" w:date="2021-10-07T16:46:00Z">
        <w:r>
          <w:rPr>
            <w:i/>
          </w:rPr>
          <w:t>Conclusions</w:t>
        </w:r>
      </w:ins>
    </w:p>
    <w:p w14:paraId="6168DDE3" w14:textId="14DB9DBC"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ins w:id="458" w:author="Nick Smith" w:date="2021-10-07T16:13:00Z">
        <w:r w:rsidR="00465750">
          <w:fldChar w:fldCharType="begin" w:fldLock="1"/>
        </w:r>
      </w:ins>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ins w:id="459" w:author="Nick Smith" w:date="2021-10-07T16:13:00Z">
        <w:r w:rsidR="00465750">
          <w:fldChar w:fldCharType="end"/>
        </w:r>
      </w:ins>
      <w:del w:id="460" w:author="Nick Smith" w:date="2021-10-07T16:13:00Z">
        <w:r w:rsidR="00A54421" w:rsidDel="00465750">
          <w:fldChar w:fldCharType="begin" w:fldLock="1"/>
        </w:r>
        <w:r w:rsidR="003704D1" w:rsidDel="00465750">
          <w:del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delInstrText>
        </w:r>
        <w:r w:rsidR="00A54421" w:rsidDel="00465750">
          <w:fldChar w:fldCharType="separate"/>
        </w:r>
        <w:r w:rsidR="00A54421" w:rsidRPr="00A54421" w:rsidDel="00465750">
          <w:rPr>
            <w:noProof/>
          </w:rPr>
          <w:delText xml:space="preserve">(Wright </w:delText>
        </w:r>
        <w:r w:rsidR="00A54421" w:rsidRPr="00A54421" w:rsidDel="00465750">
          <w:rPr>
            <w:i/>
            <w:noProof/>
          </w:rPr>
          <w:delText>et al.</w:delText>
        </w:r>
        <w:r w:rsidR="00A54421" w:rsidRPr="00A54421" w:rsidDel="00465750">
          <w:rPr>
            <w:noProof/>
          </w:rPr>
          <w:delText xml:space="preserve">, 2003; Maire </w:delText>
        </w:r>
        <w:r w:rsidR="00A54421" w:rsidRPr="00A54421" w:rsidDel="00465750">
          <w:rPr>
            <w:i/>
            <w:noProof/>
          </w:rPr>
          <w:delText>et al.</w:delText>
        </w:r>
        <w:r w:rsidR="00A54421" w:rsidRPr="00A54421" w:rsidDel="00465750">
          <w:rPr>
            <w:noProof/>
          </w:rPr>
          <w:delText xml:space="preserve">, 2015; Paillassa </w:delText>
        </w:r>
        <w:r w:rsidR="00A54421" w:rsidRPr="00A54421" w:rsidDel="00465750">
          <w:rPr>
            <w:i/>
            <w:noProof/>
          </w:rPr>
          <w:delText>et al.</w:delText>
        </w:r>
        <w:r w:rsidR="00A54421" w:rsidRPr="00A54421" w:rsidDel="00465750">
          <w:rPr>
            <w:noProof/>
          </w:rPr>
          <w:delText>, 2020)</w:delText>
        </w:r>
        <w:r w:rsidR="00A54421" w:rsidDel="00465750">
          <w:fldChar w:fldCharType="end"/>
        </w:r>
      </w:del>
      <w:r w:rsidR="00A54421">
        <w:t>. However, our results show that the biomass response to changing soil nitrogen plays a critical role</w:t>
      </w:r>
      <w:r w:rsidR="00A151ED">
        <w:t xml:space="preserve">. </w:t>
      </w:r>
    </w:p>
    <w:p w14:paraId="700E820C" w14:textId="390C4FF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del w:id="461" w:author="Nick Smith" w:date="2021-10-07T15:34:00Z">
        <w:r w:rsidR="000E40F2" w:rsidDel="00F33193">
          <w:delText xml:space="preserve">is </w:delText>
        </w:r>
      </w:del>
      <w:ins w:id="462" w:author="Nick Smith" w:date="2021-10-07T15:34:00Z">
        <w:r w:rsidR="00F33193">
          <w:t xml:space="preserve">are </w:t>
        </w:r>
      </w:ins>
      <w:r w:rsidR="000E40F2">
        <w:t xml:space="preserve">needed for </w:t>
      </w:r>
      <w:r w:rsidR="000E40F2">
        <w:lastRenderedPageBreak/>
        <w:t xml:space="preserve">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463"/>
      <w:r>
        <w:rPr>
          <w:b/>
        </w:rPr>
        <w:t>Acknowledgements</w:t>
      </w:r>
      <w:commentRangeEnd w:id="463"/>
      <w:r w:rsidR="00DD7DE1">
        <w:rPr>
          <w:rStyle w:val="CommentReference"/>
        </w:rPr>
        <w:commentReference w:id="463"/>
      </w:r>
    </w:p>
    <w:p w14:paraId="617E933C" w14:textId="00B23711" w:rsidR="009A5B56" w:rsidRPr="009A5B56" w:rsidRDefault="009A5B56" w:rsidP="00DA24C9">
      <w:pPr>
        <w:spacing w:line="480" w:lineRule="auto"/>
        <w:contextualSpacing/>
      </w:pPr>
      <w:r>
        <w:t>NGS acknowledges funding support from</w:t>
      </w:r>
      <w:ins w:id="464" w:author="Nick Smith" w:date="2021-10-07T15:35:00Z">
        <w:r w:rsidR="00F33193">
          <w:t xml:space="preserve"> the NSF (</w:t>
        </w:r>
        <w:r w:rsidR="00F33193" w:rsidRPr="00F33193">
          <w:t>DEB-2045968</w:t>
        </w:r>
        <w:r w:rsidR="00F33193">
          <w:t>) and</w:t>
        </w:r>
      </w:ins>
      <w:r>
        <w:t xml:space="preserve"> Texas Tech University.</w:t>
      </w:r>
      <w:ins w:id="465" w:author="Nick Smith" w:date="2021-10-07T15:34:00Z">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ins>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59050D11" w14:textId="3225A5B6" w:rsidR="0056386C" w:rsidRPr="0056386C" w:rsidRDefault="009A5B56" w:rsidP="0056386C">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6386C" w:rsidRPr="0056386C">
        <w:rPr>
          <w:noProof/>
        </w:rPr>
        <w:t xml:space="preserve">Adams MA, Turnbull TL, Sprent JI, Buchmann N (2016) Legumes are different: Leaf nitrogen, photosynthesis, and water use efficiency. </w:t>
      </w:r>
      <w:r w:rsidR="0056386C" w:rsidRPr="0056386C">
        <w:rPr>
          <w:i/>
          <w:iCs/>
          <w:noProof/>
        </w:rPr>
        <w:t>Proceedings of the National Academy of Sciences</w:t>
      </w:r>
      <w:r w:rsidR="0056386C" w:rsidRPr="0056386C">
        <w:rPr>
          <w:noProof/>
        </w:rPr>
        <w:t xml:space="preserve">, </w:t>
      </w:r>
      <w:r w:rsidR="0056386C" w:rsidRPr="0056386C">
        <w:rPr>
          <w:b/>
          <w:bCs/>
          <w:noProof/>
        </w:rPr>
        <w:t>113</w:t>
      </w:r>
      <w:r w:rsidR="0056386C" w:rsidRPr="0056386C">
        <w:rPr>
          <w:noProof/>
        </w:rPr>
        <w:t>, 4098 LP – 4103.</w:t>
      </w:r>
    </w:p>
    <w:p w14:paraId="31D32F8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Ali AA, Xu C, Rogers A et al. (2015) Global</w:t>
      </w:r>
      <w:r w:rsidRPr="0056386C">
        <w:rPr>
          <w:rFonts w:ascii="Cambria Math" w:hAnsi="Cambria Math" w:cs="Cambria Math"/>
          <w:noProof/>
        </w:rPr>
        <w:t>‐</w:t>
      </w:r>
      <w:r w:rsidRPr="0056386C">
        <w:rPr>
          <w:noProof/>
        </w:rPr>
        <w:t xml:space="preserve">scale environmental control of plant photosynthetic capacity. </w:t>
      </w:r>
      <w:r w:rsidRPr="0056386C">
        <w:rPr>
          <w:i/>
          <w:iCs/>
          <w:noProof/>
        </w:rPr>
        <w:t>Ecological Applications</w:t>
      </w:r>
      <w:r w:rsidRPr="0056386C">
        <w:rPr>
          <w:noProof/>
        </w:rPr>
        <w:t xml:space="preserve">, </w:t>
      </w:r>
      <w:r w:rsidRPr="0056386C">
        <w:rPr>
          <w:b/>
          <w:bCs/>
          <w:noProof/>
        </w:rPr>
        <w:t>25</w:t>
      </w:r>
      <w:r w:rsidRPr="0056386C">
        <w:rPr>
          <w:noProof/>
        </w:rPr>
        <w:t>, 2349–2365.</w:t>
      </w:r>
    </w:p>
    <w:p w14:paraId="0DD211A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Bates D, Maechler M, Bolker B, Walker S (2015) Fitting Linear Mixed-Effects Models Using lme4. </w:t>
      </w:r>
      <w:r w:rsidRPr="0056386C">
        <w:rPr>
          <w:i/>
          <w:iCs/>
          <w:noProof/>
        </w:rPr>
        <w:t>Journal of Statistical Software</w:t>
      </w:r>
      <w:r w:rsidRPr="0056386C">
        <w:rPr>
          <w:noProof/>
        </w:rPr>
        <w:t xml:space="preserve">, </w:t>
      </w:r>
      <w:r w:rsidRPr="0056386C">
        <w:rPr>
          <w:b/>
          <w:bCs/>
          <w:noProof/>
        </w:rPr>
        <w:t>67</w:t>
      </w:r>
      <w:r w:rsidRPr="0056386C">
        <w:rPr>
          <w:noProof/>
        </w:rPr>
        <w:t>, 1–48.</w:t>
      </w:r>
    </w:p>
    <w:p w14:paraId="4EFCDAF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Boardman NK (1977) Comparative photosynthesis of sun and shade plants. </w:t>
      </w:r>
      <w:r w:rsidRPr="0056386C">
        <w:rPr>
          <w:i/>
          <w:iCs/>
          <w:noProof/>
        </w:rPr>
        <w:t>Annual review of plant physiology</w:t>
      </w:r>
      <w:r w:rsidRPr="0056386C">
        <w:rPr>
          <w:noProof/>
        </w:rPr>
        <w:t xml:space="preserve">, </w:t>
      </w:r>
      <w:r w:rsidRPr="0056386C">
        <w:rPr>
          <w:b/>
          <w:bCs/>
          <w:noProof/>
        </w:rPr>
        <w:t>28</w:t>
      </w:r>
      <w:r w:rsidRPr="0056386C">
        <w:rPr>
          <w:noProof/>
        </w:rPr>
        <w:t>, 355–377.</w:t>
      </w:r>
    </w:p>
    <w:p w14:paraId="5568E34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Borer ET, Bracken MES, Seabloom EW et al. (2013) Global biogeography of autotroph chemistry: is insolation a driving force? </w:t>
      </w:r>
      <w:r w:rsidRPr="0056386C">
        <w:rPr>
          <w:i/>
          <w:iCs/>
          <w:noProof/>
        </w:rPr>
        <w:t>Oikos</w:t>
      </w:r>
      <w:r w:rsidRPr="0056386C">
        <w:rPr>
          <w:noProof/>
        </w:rPr>
        <w:t xml:space="preserve">, </w:t>
      </w:r>
      <w:r w:rsidRPr="0056386C">
        <w:rPr>
          <w:b/>
          <w:bCs/>
          <w:noProof/>
        </w:rPr>
        <w:t>122</w:t>
      </w:r>
      <w:r w:rsidRPr="0056386C">
        <w:rPr>
          <w:noProof/>
        </w:rPr>
        <w:t>, 1121–1130.</w:t>
      </w:r>
    </w:p>
    <w:p w14:paraId="33E4522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Borer ET, Harpole WS, Adler PB, Lind EM, Orrock JL, Seabloom EW, Smith MD (2014) Finding generality in ecology: a model for globally distributed experiments. </w:t>
      </w:r>
      <w:r w:rsidRPr="0056386C">
        <w:rPr>
          <w:i/>
          <w:iCs/>
          <w:noProof/>
        </w:rPr>
        <w:t xml:space="preserve">Methods in </w:t>
      </w:r>
      <w:r w:rsidRPr="0056386C">
        <w:rPr>
          <w:i/>
          <w:iCs/>
          <w:noProof/>
        </w:rPr>
        <w:lastRenderedPageBreak/>
        <w:t>Ecology and Evolution</w:t>
      </w:r>
      <w:r w:rsidRPr="0056386C">
        <w:rPr>
          <w:noProof/>
        </w:rPr>
        <w:t xml:space="preserve">, </w:t>
      </w:r>
      <w:r w:rsidRPr="0056386C">
        <w:rPr>
          <w:b/>
          <w:bCs/>
          <w:noProof/>
        </w:rPr>
        <w:t>5</w:t>
      </w:r>
      <w:r w:rsidRPr="0056386C">
        <w:rPr>
          <w:noProof/>
        </w:rPr>
        <w:t>, 65–73.</w:t>
      </w:r>
    </w:p>
    <w:p w14:paraId="59301B2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Boyd RA, Gandin A, Cousins AB (2015) Temperature responses of C4 photosynthesis: biochemical analysis of Rubisco, phosphoenolpyruvate carboxylase, and carbonic anhydrase in Setaria viridis. </w:t>
      </w:r>
      <w:r w:rsidRPr="0056386C">
        <w:rPr>
          <w:i/>
          <w:iCs/>
          <w:noProof/>
        </w:rPr>
        <w:t>Plant Physiology</w:t>
      </w:r>
      <w:r w:rsidRPr="0056386C">
        <w:rPr>
          <w:noProof/>
        </w:rPr>
        <w:t xml:space="preserve">, </w:t>
      </w:r>
      <w:r w:rsidRPr="0056386C">
        <w:rPr>
          <w:b/>
          <w:bCs/>
          <w:noProof/>
        </w:rPr>
        <w:t>169</w:t>
      </w:r>
      <w:r w:rsidRPr="0056386C">
        <w:rPr>
          <w:noProof/>
        </w:rPr>
        <w:t>, 1850–1861.</w:t>
      </w:r>
    </w:p>
    <w:p w14:paraId="258D719E"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Dong N, Prentice IC, Evans BJ, Caddy-Retalic S, Lowe AJ, Wright IJ (2017) Leaf nitrogen from first principles: field evidence for adaptive variation with climate. </w:t>
      </w:r>
      <w:r w:rsidRPr="0056386C">
        <w:rPr>
          <w:i/>
          <w:iCs/>
          <w:noProof/>
        </w:rPr>
        <w:t>Biogeosciences</w:t>
      </w:r>
      <w:r w:rsidRPr="0056386C">
        <w:rPr>
          <w:noProof/>
        </w:rPr>
        <w:t xml:space="preserve">, </w:t>
      </w:r>
      <w:r w:rsidRPr="0056386C">
        <w:rPr>
          <w:b/>
          <w:bCs/>
          <w:noProof/>
        </w:rPr>
        <w:t>14</w:t>
      </w:r>
      <w:r w:rsidRPr="0056386C">
        <w:rPr>
          <w:noProof/>
        </w:rPr>
        <w:t>, 481–495.</w:t>
      </w:r>
    </w:p>
    <w:p w14:paraId="3E4C8FD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Evans JR (1989) Photosynthesis and nitrogen relationships in leaves of C</w:t>
      </w:r>
      <w:r w:rsidRPr="0056386C">
        <w:rPr>
          <w:noProof/>
          <w:vertAlign w:val="subscript"/>
        </w:rPr>
        <w:t>3</w:t>
      </w:r>
      <w:r w:rsidRPr="0056386C">
        <w:rPr>
          <w:noProof/>
        </w:rPr>
        <w:t xml:space="preserve"> plants. </w:t>
      </w:r>
      <w:r w:rsidRPr="0056386C">
        <w:rPr>
          <w:i/>
          <w:iCs/>
          <w:noProof/>
        </w:rPr>
        <w:t>Oecologia</w:t>
      </w:r>
      <w:r w:rsidRPr="0056386C">
        <w:rPr>
          <w:noProof/>
        </w:rPr>
        <w:t xml:space="preserve">, </w:t>
      </w:r>
      <w:r w:rsidRPr="0056386C">
        <w:rPr>
          <w:b/>
          <w:bCs/>
          <w:noProof/>
        </w:rPr>
        <w:t>78</w:t>
      </w:r>
      <w:r w:rsidRPr="0056386C">
        <w:rPr>
          <w:noProof/>
        </w:rPr>
        <w:t>, 9–19.</w:t>
      </w:r>
    </w:p>
    <w:p w14:paraId="1A36217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Evans JR, Clarke VC (2019) The nitrogen cost of photosynthesis. </w:t>
      </w:r>
      <w:r w:rsidRPr="0056386C">
        <w:rPr>
          <w:i/>
          <w:iCs/>
          <w:noProof/>
        </w:rPr>
        <w:t>Journal of Experimental Botany</w:t>
      </w:r>
      <w:r w:rsidRPr="0056386C">
        <w:rPr>
          <w:noProof/>
        </w:rPr>
        <w:t xml:space="preserve">, </w:t>
      </w:r>
      <w:r w:rsidRPr="0056386C">
        <w:rPr>
          <w:b/>
          <w:bCs/>
          <w:noProof/>
        </w:rPr>
        <w:t>70</w:t>
      </w:r>
      <w:r w:rsidRPr="0056386C">
        <w:rPr>
          <w:noProof/>
        </w:rPr>
        <w:t>, 7–15.</w:t>
      </w:r>
    </w:p>
    <w:p w14:paraId="29AE923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Evans JR, Seemann JR (1989) The allocation of protein nitrogen in the photosynthetic apparatus: costs, consequences, and control. </w:t>
      </w:r>
      <w:r w:rsidRPr="0056386C">
        <w:rPr>
          <w:i/>
          <w:iCs/>
          <w:noProof/>
        </w:rPr>
        <w:t>Photosynthesis</w:t>
      </w:r>
      <w:r w:rsidRPr="0056386C">
        <w:rPr>
          <w:noProof/>
        </w:rPr>
        <w:t xml:space="preserve">, </w:t>
      </w:r>
      <w:r w:rsidRPr="0056386C">
        <w:rPr>
          <w:b/>
          <w:bCs/>
          <w:noProof/>
        </w:rPr>
        <w:t>8</w:t>
      </w:r>
      <w:r w:rsidRPr="0056386C">
        <w:rPr>
          <w:noProof/>
        </w:rPr>
        <w:t>, 183–205.</w:t>
      </w:r>
    </w:p>
    <w:p w14:paraId="292C4CD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Farquhar GD, Ehleringer JR, Hubick KT (1989) Carbon Isotope Discrimination and Photosynthesis. </w:t>
      </w:r>
      <w:r w:rsidRPr="0056386C">
        <w:rPr>
          <w:i/>
          <w:iCs/>
          <w:noProof/>
        </w:rPr>
        <w:t>Annual Review of Plant Physiology and Plant Molecular Biology</w:t>
      </w:r>
      <w:r w:rsidRPr="0056386C">
        <w:rPr>
          <w:noProof/>
        </w:rPr>
        <w:t xml:space="preserve">, </w:t>
      </w:r>
      <w:r w:rsidRPr="0056386C">
        <w:rPr>
          <w:b/>
          <w:bCs/>
          <w:noProof/>
        </w:rPr>
        <w:t>40</w:t>
      </w:r>
      <w:r w:rsidRPr="0056386C">
        <w:rPr>
          <w:noProof/>
        </w:rPr>
        <w:t>, 503–537.</w:t>
      </w:r>
    </w:p>
    <w:p w14:paraId="238C3CB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Fay PA, Prober SM, Harpole WS et al. (2015) Grassland productivity limited by multiple nutrients. </w:t>
      </w:r>
      <w:r w:rsidRPr="0056386C">
        <w:rPr>
          <w:i/>
          <w:iCs/>
          <w:noProof/>
        </w:rPr>
        <w:t>Nature Plants</w:t>
      </w:r>
      <w:r w:rsidRPr="0056386C">
        <w:rPr>
          <w:noProof/>
        </w:rPr>
        <w:t xml:space="preserve">, </w:t>
      </w:r>
      <w:r w:rsidRPr="0056386C">
        <w:rPr>
          <w:b/>
          <w:bCs/>
          <w:noProof/>
        </w:rPr>
        <w:t>1</w:t>
      </w:r>
      <w:r w:rsidRPr="0056386C">
        <w:rPr>
          <w:noProof/>
        </w:rPr>
        <w:t>, 15080.</w:t>
      </w:r>
    </w:p>
    <w:p w14:paraId="560291F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Firn J, McGree JM, Harvey E et al. (2019) Leaf nutrients, not specific leaf area, are consistent indicators of elevated nutrient inputs. </w:t>
      </w:r>
      <w:r w:rsidRPr="0056386C">
        <w:rPr>
          <w:i/>
          <w:iCs/>
          <w:noProof/>
        </w:rPr>
        <w:t>Nature Ecology &amp; Evolution</w:t>
      </w:r>
      <w:r w:rsidRPr="0056386C">
        <w:rPr>
          <w:noProof/>
        </w:rPr>
        <w:t xml:space="preserve">, </w:t>
      </w:r>
      <w:r w:rsidRPr="0056386C">
        <w:rPr>
          <w:b/>
          <w:bCs/>
          <w:noProof/>
        </w:rPr>
        <w:t>3</w:t>
      </w:r>
      <w:r w:rsidRPr="0056386C">
        <w:rPr>
          <w:noProof/>
        </w:rPr>
        <w:t>, 400–406.</w:t>
      </w:r>
    </w:p>
    <w:p w14:paraId="3BA7C91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Fox J, Weisberg S (2019) An R Companion to Applied Regression, Third Edition. </w:t>
      </w:r>
      <w:r w:rsidRPr="0056386C">
        <w:rPr>
          <w:i/>
          <w:iCs/>
          <w:noProof/>
        </w:rPr>
        <w:t>Sage</w:t>
      </w:r>
      <w:r w:rsidRPr="0056386C">
        <w:rPr>
          <w:noProof/>
        </w:rPr>
        <w:t>.</w:t>
      </w:r>
    </w:p>
    <w:p w14:paraId="2EDA4EF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Franklin O, Johansson J, Dewar RC, Dieckmann U, McMurtrie RE, Brännström Å, Dybzinski R (2012) Modeling carbon allocation in trees: a search for principles. </w:t>
      </w:r>
      <w:r w:rsidRPr="0056386C">
        <w:rPr>
          <w:i/>
          <w:iCs/>
          <w:noProof/>
        </w:rPr>
        <w:t>Tree Physiology</w:t>
      </w:r>
      <w:r w:rsidRPr="0056386C">
        <w:rPr>
          <w:noProof/>
        </w:rPr>
        <w:t xml:space="preserve">, </w:t>
      </w:r>
      <w:r w:rsidRPr="0056386C">
        <w:rPr>
          <w:b/>
          <w:bCs/>
          <w:noProof/>
        </w:rPr>
        <w:t>32</w:t>
      </w:r>
      <w:r w:rsidRPr="0056386C">
        <w:rPr>
          <w:noProof/>
        </w:rPr>
        <w:t xml:space="preserve">, </w:t>
      </w:r>
      <w:r w:rsidRPr="0056386C">
        <w:rPr>
          <w:noProof/>
        </w:rPr>
        <w:lastRenderedPageBreak/>
        <w:t>648–666.</w:t>
      </w:r>
    </w:p>
    <w:p w14:paraId="081380B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Franklin O, Harrison SP, Dewar R et al. (2020) Organizing principles for vegetation dynamics. </w:t>
      </w:r>
      <w:r w:rsidRPr="0056386C">
        <w:rPr>
          <w:i/>
          <w:iCs/>
          <w:noProof/>
        </w:rPr>
        <w:t>Nature Plants</w:t>
      </w:r>
      <w:r w:rsidRPr="0056386C">
        <w:rPr>
          <w:noProof/>
        </w:rPr>
        <w:t xml:space="preserve">, </w:t>
      </w:r>
      <w:r w:rsidRPr="0056386C">
        <w:rPr>
          <w:b/>
          <w:bCs/>
          <w:noProof/>
        </w:rPr>
        <w:t>6</w:t>
      </w:r>
      <w:r w:rsidRPr="0056386C">
        <w:rPr>
          <w:noProof/>
        </w:rPr>
        <w:t>, 444–453.</w:t>
      </w:r>
    </w:p>
    <w:p w14:paraId="6F3DCE6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Fujikake H, Yamazaki A, Ohtake N et al. (2003) Quick and reversible inhibition of soybean root nodule growth by nitrate involves a decrease in sucrose supply to nodules. </w:t>
      </w:r>
      <w:r w:rsidRPr="0056386C">
        <w:rPr>
          <w:i/>
          <w:iCs/>
          <w:noProof/>
        </w:rPr>
        <w:t>Journal of Experimental Botany</w:t>
      </w:r>
      <w:r w:rsidRPr="0056386C">
        <w:rPr>
          <w:noProof/>
        </w:rPr>
        <w:t xml:space="preserve">, </w:t>
      </w:r>
      <w:r w:rsidRPr="0056386C">
        <w:rPr>
          <w:b/>
          <w:bCs/>
          <w:noProof/>
        </w:rPr>
        <w:t>54</w:t>
      </w:r>
      <w:r w:rsidRPr="0056386C">
        <w:rPr>
          <w:noProof/>
        </w:rPr>
        <w:t>, 1379–1388.</w:t>
      </w:r>
    </w:p>
    <w:p w14:paraId="31247B7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Galloway JN, Dentener FJ, Capone DG et al. (2004) Nitrogen Cycles: Past, Present, and Future. </w:t>
      </w:r>
      <w:r w:rsidRPr="0056386C">
        <w:rPr>
          <w:i/>
          <w:iCs/>
          <w:noProof/>
        </w:rPr>
        <w:t>Biogeochemistry</w:t>
      </w:r>
      <w:r w:rsidRPr="0056386C">
        <w:rPr>
          <w:noProof/>
        </w:rPr>
        <w:t xml:space="preserve">, </w:t>
      </w:r>
      <w:r w:rsidRPr="0056386C">
        <w:rPr>
          <w:b/>
          <w:bCs/>
          <w:noProof/>
        </w:rPr>
        <w:t>70</w:t>
      </w:r>
      <w:r w:rsidRPr="0056386C">
        <w:rPr>
          <w:noProof/>
        </w:rPr>
        <w:t>, 153–226.</w:t>
      </w:r>
    </w:p>
    <w:p w14:paraId="5FA2799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Galloway JN, Townsend AR, Erisman JW et al. (2008) Transformation of the Nitrogen Cycle: Recent Trends, Questions, and Potential Solutions. </w:t>
      </w:r>
      <w:r w:rsidRPr="0056386C">
        <w:rPr>
          <w:i/>
          <w:iCs/>
          <w:noProof/>
        </w:rPr>
        <w:t>Science</w:t>
      </w:r>
      <w:r w:rsidRPr="0056386C">
        <w:rPr>
          <w:noProof/>
        </w:rPr>
        <w:t xml:space="preserve">, </w:t>
      </w:r>
      <w:r w:rsidRPr="0056386C">
        <w:rPr>
          <w:b/>
          <w:bCs/>
          <w:noProof/>
        </w:rPr>
        <w:t>320</w:t>
      </w:r>
      <w:r w:rsidRPr="0056386C">
        <w:rPr>
          <w:noProof/>
        </w:rPr>
        <w:t>, 889–892.</w:t>
      </w:r>
    </w:p>
    <w:p w14:paraId="771FC0D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Ghimire B, Riley WJ, Koven CD, Kattge J, Rogers A, Reich PB, Wright IJ (2017) A global trait-based approach to estimate leaf nitrogen functional allocation from observations. </w:t>
      </w:r>
      <w:r w:rsidRPr="0056386C">
        <w:rPr>
          <w:i/>
          <w:iCs/>
          <w:noProof/>
        </w:rPr>
        <w:t>Ecological Applications</w:t>
      </w:r>
      <w:r w:rsidRPr="0056386C">
        <w:rPr>
          <w:noProof/>
        </w:rPr>
        <w:t xml:space="preserve">, </w:t>
      </w:r>
      <w:r w:rsidRPr="0056386C">
        <w:rPr>
          <w:b/>
          <w:bCs/>
          <w:noProof/>
        </w:rPr>
        <w:t>27</w:t>
      </w:r>
      <w:r w:rsidRPr="0056386C">
        <w:rPr>
          <w:noProof/>
        </w:rPr>
        <w:t>, 1421–1434.</w:t>
      </w:r>
    </w:p>
    <w:p w14:paraId="1835E54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Gibson AH, Harper JE (1985) Nitrate Effect on Nodulation of Soybean by Bradyrhizobium japonicum1. </w:t>
      </w:r>
      <w:r w:rsidRPr="0056386C">
        <w:rPr>
          <w:i/>
          <w:iCs/>
          <w:noProof/>
        </w:rPr>
        <w:t>Crop Science</w:t>
      </w:r>
      <w:r w:rsidRPr="0056386C">
        <w:rPr>
          <w:noProof/>
        </w:rPr>
        <w:t xml:space="preserve">, </w:t>
      </w:r>
      <w:r w:rsidRPr="0056386C">
        <w:rPr>
          <w:b/>
          <w:bCs/>
          <w:noProof/>
        </w:rPr>
        <w:t>25</w:t>
      </w:r>
      <w:r w:rsidRPr="0056386C">
        <w:rPr>
          <w:noProof/>
        </w:rPr>
        <w:t>, cropsci1985.0011183X002500030015x.</w:t>
      </w:r>
    </w:p>
    <w:p w14:paraId="66A9A14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Grömping U (2006) Relative importance for linear regression in R: the package relaimpo. </w:t>
      </w:r>
      <w:r w:rsidRPr="0056386C">
        <w:rPr>
          <w:i/>
          <w:iCs/>
          <w:noProof/>
        </w:rPr>
        <w:t>Journal of statistical software</w:t>
      </w:r>
      <w:r w:rsidRPr="0056386C">
        <w:rPr>
          <w:noProof/>
        </w:rPr>
        <w:t xml:space="preserve">, </w:t>
      </w:r>
      <w:r w:rsidRPr="0056386C">
        <w:rPr>
          <w:b/>
          <w:bCs/>
          <w:noProof/>
        </w:rPr>
        <w:t>17</w:t>
      </w:r>
      <w:r w:rsidRPr="0056386C">
        <w:rPr>
          <w:noProof/>
        </w:rPr>
        <w:t>, 1–27.</w:t>
      </w:r>
    </w:p>
    <w:p w14:paraId="149DA58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Harpole WS, Sullivan LL, Lind EM et al. (2017) Out of the shadows: multiple nutrient limitations drive relationships among biomass, light and plant diversity. </w:t>
      </w:r>
      <w:r w:rsidRPr="0056386C">
        <w:rPr>
          <w:i/>
          <w:iCs/>
          <w:noProof/>
        </w:rPr>
        <w:t>Functional ecology</w:t>
      </w:r>
      <w:r w:rsidRPr="0056386C">
        <w:rPr>
          <w:noProof/>
        </w:rPr>
        <w:t xml:space="preserve">, </w:t>
      </w:r>
      <w:r w:rsidRPr="0056386C">
        <w:rPr>
          <w:b/>
          <w:bCs/>
          <w:noProof/>
        </w:rPr>
        <w:t>31</w:t>
      </w:r>
      <w:r w:rsidRPr="0056386C">
        <w:rPr>
          <w:noProof/>
        </w:rPr>
        <w:t>, 1839–1846.</w:t>
      </w:r>
    </w:p>
    <w:p w14:paraId="7EE4A38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Harris I, Jones PD, Osborn TJ, Lister DH (2014) Updated high-resolution grids of monthly climatic observations – the CRU TS3.10 Dataset. </w:t>
      </w:r>
      <w:r w:rsidRPr="0056386C">
        <w:rPr>
          <w:i/>
          <w:iCs/>
          <w:noProof/>
        </w:rPr>
        <w:t>International Journal of Climatology</w:t>
      </w:r>
      <w:r w:rsidRPr="0056386C">
        <w:rPr>
          <w:noProof/>
        </w:rPr>
        <w:t xml:space="preserve">, </w:t>
      </w:r>
      <w:r w:rsidRPr="0056386C">
        <w:rPr>
          <w:b/>
          <w:bCs/>
          <w:noProof/>
        </w:rPr>
        <w:t>34</w:t>
      </w:r>
      <w:r w:rsidRPr="0056386C">
        <w:rPr>
          <w:noProof/>
        </w:rPr>
        <w:t>, 623–642.</w:t>
      </w:r>
    </w:p>
    <w:p w14:paraId="246270A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lastRenderedPageBreak/>
        <w:t xml:space="preserve">Harrison MT, Edwards EJ, Farquhar GD, Nicotra AB, Evans JR (2009) Nitrogen in cell walls of sclerophyllous leaves accounts for little of the variation in photosynthetic nitrogen-use efficiency. </w:t>
      </w:r>
      <w:r w:rsidRPr="0056386C">
        <w:rPr>
          <w:i/>
          <w:iCs/>
          <w:noProof/>
        </w:rPr>
        <w:t>Plant, Cell &amp; Environment</w:t>
      </w:r>
      <w:r w:rsidRPr="0056386C">
        <w:rPr>
          <w:noProof/>
        </w:rPr>
        <w:t xml:space="preserve">, </w:t>
      </w:r>
      <w:r w:rsidRPr="0056386C">
        <w:rPr>
          <w:b/>
          <w:bCs/>
          <w:noProof/>
        </w:rPr>
        <w:t>32</w:t>
      </w:r>
      <w:r w:rsidRPr="0056386C">
        <w:rPr>
          <w:noProof/>
        </w:rPr>
        <w:t>, 259–270.</w:t>
      </w:r>
    </w:p>
    <w:p w14:paraId="6F894F6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Harrison SP, Cramer W, Franklin O et al. (2021) Eco-evolutionary optimality as a means to improve vegetation and land-surface models. </w:t>
      </w:r>
      <w:r w:rsidRPr="0056386C">
        <w:rPr>
          <w:i/>
          <w:iCs/>
          <w:noProof/>
        </w:rPr>
        <w:t>New Phytologist</w:t>
      </w:r>
      <w:r w:rsidRPr="0056386C">
        <w:rPr>
          <w:noProof/>
        </w:rPr>
        <w:t xml:space="preserve">, </w:t>
      </w:r>
      <w:r w:rsidRPr="0056386C">
        <w:rPr>
          <w:b/>
          <w:bCs/>
          <w:noProof/>
        </w:rPr>
        <w:t>23</w:t>
      </w:r>
      <w:r w:rsidRPr="0056386C">
        <w:rPr>
          <w:noProof/>
        </w:rPr>
        <w:t>, 2125–2141.</w:t>
      </w:r>
    </w:p>
    <w:p w14:paraId="01B8D36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6386C">
        <w:rPr>
          <w:i/>
          <w:iCs/>
          <w:noProof/>
        </w:rPr>
        <w:t>Journal of Arid Environments</w:t>
      </w:r>
      <w:r w:rsidRPr="0056386C">
        <w:rPr>
          <w:noProof/>
        </w:rPr>
        <w:t xml:space="preserve">, </w:t>
      </w:r>
      <w:r w:rsidRPr="0056386C">
        <w:rPr>
          <w:b/>
          <w:bCs/>
          <w:noProof/>
        </w:rPr>
        <w:t>156</w:t>
      </w:r>
      <w:r w:rsidRPr="0056386C">
        <w:rPr>
          <w:noProof/>
        </w:rPr>
        <w:t>, 1–8.</w:t>
      </w:r>
    </w:p>
    <w:p w14:paraId="2A91EE8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Hungate BA, Dukes JS, Shaw MR, Luo Y, Field CB (2003) Nitrogen and Climate Change. </w:t>
      </w:r>
      <w:r w:rsidRPr="0056386C">
        <w:rPr>
          <w:i/>
          <w:iCs/>
          <w:noProof/>
        </w:rPr>
        <w:t>Science</w:t>
      </w:r>
      <w:r w:rsidRPr="0056386C">
        <w:rPr>
          <w:noProof/>
        </w:rPr>
        <w:t xml:space="preserve">, </w:t>
      </w:r>
      <w:r w:rsidRPr="0056386C">
        <w:rPr>
          <w:b/>
          <w:bCs/>
          <w:noProof/>
        </w:rPr>
        <w:t>302</w:t>
      </w:r>
      <w:r w:rsidRPr="0056386C">
        <w:rPr>
          <w:noProof/>
        </w:rPr>
        <w:t>, 1512 LP – 1513.</w:t>
      </w:r>
    </w:p>
    <w:p w14:paraId="3B77A28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Kattge J, Knorr W, Raddatz T, Wirth C (2009) Quantifying photosynthetic capacity and its relationship to leaf nitrogen content for global-scale terrestrial biosphere models. </w:t>
      </w:r>
      <w:r w:rsidRPr="0056386C">
        <w:rPr>
          <w:i/>
          <w:iCs/>
          <w:noProof/>
        </w:rPr>
        <w:t>Global Change Biol.</w:t>
      </w:r>
      <w:r w:rsidRPr="0056386C">
        <w:rPr>
          <w:noProof/>
        </w:rPr>
        <w:t xml:space="preserve">, </w:t>
      </w:r>
      <w:r w:rsidRPr="0056386C">
        <w:rPr>
          <w:b/>
          <w:bCs/>
          <w:noProof/>
        </w:rPr>
        <w:t>15</w:t>
      </w:r>
      <w:r w:rsidRPr="0056386C">
        <w:rPr>
          <w:noProof/>
        </w:rPr>
        <w:t>, 976.</w:t>
      </w:r>
    </w:p>
    <w:p w14:paraId="77A319D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LeBauer DS, Treseder KK (2008) Nitrogen limitation of net primary productivity in terrestrial ecosystems is globally distributed. </w:t>
      </w:r>
      <w:r w:rsidRPr="0056386C">
        <w:rPr>
          <w:i/>
          <w:iCs/>
          <w:noProof/>
        </w:rPr>
        <w:t>Ecology</w:t>
      </w:r>
      <w:r w:rsidRPr="0056386C">
        <w:rPr>
          <w:noProof/>
        </w:rPr>
        <w:t xml:space="preserve">, </w:t>
      </w:r>
      <w:r w:rsidRPr="0056386C">
        <w:rPr>
          <w:b/>
          <w:bCs/>
          <w:noProof/>
        </w:rPr>
        <w:t>89</w:t>
      </w:r>
      <w:r w:rsidRPr="0056386C">
        <w:rPr>
          <w:noProof/>
        </w:rPr>
        <w:t>, 371–379.</w:t>
      </w:r>
    </w:p>
    <w:p w14:paraId="47223BA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Lenth R (2018) emmeans: Estimated Marginal Means, aka Least-Squares Means.</w:t>
      </w:r>
    </w:p>
    <w:p w14:paraId="0757F9B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Li W, Zhang H, Huang G, Liu R, Wu H, Zhao C, McDowell NG (2020) Effects of nitrogen enrichment on tree carbon allocation: A global synthesis. </w:t>
      </w:r>
      <w:r w:rsidRPr="0056386C">
        <w:rPr>
          <w:i/>
          <w:iCs/>
          <w:noProof/>
        </w:rPr>
        <w:t>Global Ecology and Biogeography</w:t>
      </w:r>
      <w:r w:rsidRPr="0056386C">
        <w:rPr>
          <w:noProof/>
        </w:rPr>
        <w:t xml:space="preserve">, </w:t>
      </w:r>
      <w:r w:rsidRPr="0056386C">
        <w:rPr>
          <w:b/>
          <w:bCs/>
          <w:noProof/>
        </w:rPr>
        <w:t>29</w:t>
      </w:r>
      <w:r w:rsidRPr="0056386C">
        <w:rPr>
          <w:noProof/>
        </w:rPr>
        <w:t>, 573–589.</w:t>
      </w:r>
    </w:p>
    <w:p w14:paraId="5514DA1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Liang X, Zhang T, Lu X et al. (2020) Global response patterns of plant photosynthesis to nitrogen addition: A meta</w:t>
      </w:r>
      <w:r w:rsidRPr="0056386C">
        <w:rPr>
          <w:rFonts w:ascii="Cambria Math" w:hAnsi="Cambria Math" w:cs="Cambria Math"/>
          <w:noProof/>
        </w:rPr>
        <w:t>‐</w:t>
      </w:r>
      <w:r w:rsidRPr="0056386C">
        <w:rPr>
          <w:noProof/>
        </w:rPr>
        <w:t xml:space="preserve">analysis. </w:t>
      </w:r>
      <w:r w:rsidRPr="0056386C">
        <w:rPr>
          <w:i/>
          <w:iCs/>
          <w:noProof/>
        </w:rPr>
        <w:t>Global Change Biology</w:t>
      </w:r>
      <w:r w:rsidRPr="0056386C">
        <w:rPr>
          <w:noProof/>
        </w:rPr>
        <w:t xml:space="preserve">, </w:t>
      </w:r>
      <w:r w:rsidRPr="0056386C">
        <w:rPr>
          <w:b/>
          <w:bCs/>
          <w:noProof/>
        </w:rPr>
        <w:t>26</w:t>
      </w:r>
      <w:r w:rsidRPr="0056386C">
        <w:rPr>
          <w:noProof/>
        </w:rPr>
        <w:t>, 3585–3600.</w:t>
      </w:r>
    </w:p>
    <w:p w14:paraId="1BFEBB8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Lindeman RH, Merenda P, Gold R (1979) </w:t>
      </w:r>
      <w:r w:rsidRPr="0056386C">
        <w:rPr>
          <w:i/>
          <w:iCs/>
          <w:noProof/>
        </w:rPr>
        <w:t>Introduction to bivariate and multivariate analysis</w:t>
      </w:r>
      <w:r w:rsidRPr="0056386C">
        <w:rPr>
          <w:noProof/>
        </w:rPr>
        <w:t xml:space="preserve">. </w:t>
      </w:r>
      <w:r w:rsidRPr="0056386C">
        <w:rPr>
          <w:noProof/>
        </w:rPr>
        <w:lastRenderedPageBreak/>
        <w:t>Scott Foresman &amp; Co.</w:t>
      </w:r>
    </w:p>
    <w:p w14:paraId="166D25D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Maire V, Wright IJ, Prentice IC et al. (2015) Global effects of soil and climate on leaf photosynthetic traits and rates. </w:t>
      </w:r>
      <w:r w:rsidRPr="0056386C">
        <w:rPr>
          <w:i/>
          <w:iCs/>
          <w:noProof/>
        </w:rPr>
        <w:t>Global Ecology and Biogeography</w:t>
      </w:r>
      <w:r w:rsidRPr="0056386C">
        <w:rPr>
          <w:noProof/>
        </w:rPr>
        <w:t xml:space="preserve">, </w:t>
      </w:r>
      <w:r w:rsidRPr="0056386C">
        <w:rPr>
          <w:b/>
          <w:bCs/>
          <w:noProof/>
        </w:rPr>
        <w:t>24</w:t>
      </w:r>
      <w:r w:rsidRPr="0056386C">
        <w:rPr>
          <w:noProof/>
        </w:rPr>
        <w:t>, 706–717.</w:t>
      </w:r>
    </w:p>
    <w:p w14:paraId="7450EC3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Niinemets Ü, Tenhunen JD (1997) A model separating leaf structural and physiological effects on carbon gain along light gradients for the shade-tolerant species Acer saccharum. </w:t>
      </w:r>
      <w:r w:rsidRPr="0056386C">
        <w:rPr>
          <w:i/>
          <w:iCs/>
          <w:noProof/>
        </w:rPr>
        <w:t>Plant, Cell &amp; Environment</w:t>
      </w:r>
      <w:r w:rsidRPr="0056386C">
        <w:rPr>
          <w:noProof/>
        </w:rPr>
        <w:t xml:space="preserve">, </w:t>
      </w:r>
      <w:r w:rsidRPr="0056386C">
        <w:rPr>
          <w:b/>
          <w:bCs/>
          <w:noProof/>
        </w:rPr>
        <w:t>20</w:t>
      </w:r>
      <w:r w:rsidRPr="0056386C">
        <w:rPr>
          <w:noProof/>
        </w:rPr>
        <w:t>, 845–866.</w:t>
      </w:r>
    </w:p>
    <w:p w14:paraId="5F81D3CA"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Niinemets Ü, Keenan TF, Hallik L (2015) A worldwide analysis of within-canopy variations in leaf structural, chemical and physiological traits across plant functional types. </w:t>
      </w:r>
      <w:r w:rsidRPr="0056386C">
        <w:rPr>
          <w:i/>
          <w:iCs/>
          <w:noProof/>
        </w:rPr>
        <w:t>New Phytologist</w:t>
      </w:r>
      <w:r w:rsidRPr="0056386C">
        <w:rPr>
          <w:noProof/>
        </w:rPr>
        <w:t xml:space="preserve">, </w:t>
      </w:r>
      <w:r w:rsidRPr="0056386C">
        <w:rPr>
          <w:b/>
          <w:bCs/>
          <w:noProof/>
        </w:rPr>
        <w:t>205</w:t>
      </w:r>
      <w:r w:rsidRPr="0056386C">
        <w:rPr>
          <w:noProof/>
        </w:rPr>
        <w:t>, 973–993.</w:t>
      </w:r>
    </w:p>
    <w:p w14:paraId="12A6CB0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Onoda Y, Wright IJ, Evans JR et al. (2017) Physiological and structural tradeoffs underlying the leaf economics spectrum. </w:t>
      </w:r>
      <w:r w:rsidRPr="0056386C">
        <w:rPr>
          <w:i/>
          <w:iCs/>
          <w:noProof/>
        </w:rPr>
        <w:t>New Phytologist</w:t>
      </w:r>
      <w:r w:rsidRPr="0056386C">
        <w:rPr>
          <w:noProof/>
        </w:rPr>
        <w:t xml:space="preserve">, </w:t>
      </w:r>
      <w:r w:rsidRPr="0056386C">
        <w:rPr>
          <w:b/>
          <w:bCs/>
          <w:noProof/>
        </w:rPr>
        <w:t>241</w:t>
      </w:r>
      <w:r w:rsidRPr="0056386C">
        <w:rPr>
          <w:noProof/>
        </w:rPr>
        <w:t>, 1447–1463.</w:t>
      </w:r>
    </w:p>
    <w:p w14:paraId="23C7421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Paillassa J, Wright IJ, Prentice IC et al. (2020) When and where soil is important to modify the carbon and water economy of leaves. </w:t>
      </w:r>
      <w:r w:rsidRPr="0056386C">
        <w:rPr>
          <w:i/>
          <w:iCs/>
          <w:noProof/>
        </w:rPr>
        <w:t>New Phytologist</w:t>
      </w:r>
      <w:r w:rsidRPr="0056386C">
        <w:rPr>
          <w:noProof/>
        </w:rPr>
        <w:t>.</w:t>
      </w:r>
    </w:p>
    <w:p w14:paraId="2E3FBDA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Peng Y, Bloomfield KJ, Prentice IC (2020) A theory of plant function helps to explain leaf-trait and productivity responses to elevation. </w:t>
      </w:r>
      <w:r w:rsidRPr="0056386C">
        <w:rPr>
          <w:i/>
          <w:iCs/>
          <w:noProof/>
        </w:rPr>
        <w:t>New Phytologist</w:t>
      </w:r>
      <w:r w:rsidRPr="0056386C">
        <w:rPr>
          <w:noProof/>
        </w:rPr>
        <w:t xml:space="preserve">, </w:t>
      </w:r>
      <w:r w:rsidRPr="0056386C">
        <w:rPr>
          <w:b/>
          <w:bCs/>
          <w:noProof/>
        </w:rPr>
        <w:t>226</w:t>
      </w:r>
      <w:r w:rsidRPr="0056386C">
        <w:rPr>
          <w:noProof/>
        </w:rPr>
        <w:t>, 1274–1284.</w:t>
      </w:r>
    </w:p>
    <w:p w14:paraId="5E5AAFB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Peng Y, Bloomfield KJ, Cernusak LA, Domingues TF, Colin Prentice I (2021) Global climate and nutrient controls of photosynthetic capacity. </w:t>
      </w:r>
      <w:r w:rsidRPr="0056386C">
        <w:rPr>
          <w:i/>
          <w:iCs/>
          <w:noProof/>
        </w:rPr>
        <w:t>Communications Biology</w:t>
      </w:r>
      <w:r w:rsidRPr="0056386C">
        <w:rPr>
          <w:noProof/>
        </w:rPr>
        <w:t xml:space="preserve">, </w:t>
      </w:r>
      <w:r w:rsidRPr="0056386C">
        <w:rPr>
          <w:b/>
          <w:bCs/>
          <w:noProof/>
        </w:rPr>
        <w:t>4</w:t>
      </w:r>
      <w:r w:rsidRPr="0056386C">
        <w:rPr>
          <w:noProof/>
        </w:rPr>
        <w:t>, 462.</w:t>
      </w:r>
    </w:p>
    <w:p w14:paraId="5812E9D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Perkowski EA, Waring EF, Smith NG (2021) Root mass carbon costs to acquire nitrogen are determined by nitrogen and light availability in two species with different nitrogen acquisition strategies. </w:t>
      </w:r>
      <w:r w:rsidRPr="0056386C">
        <w:rPr>
          <w:i/>
          <w:iCs/>
          <w:noProof/>
        </w:rPr>
        <w:t>Journal of Experimental Botany</w:t>
      </w:r>
      <w:r w:rsidRPr="0056386C">
        <w:rPr>
          <w:noProof/>
        </w:rPr>
        <w:t>.</w:t>
      </w:r>
    </w:p>
    <w:p w14:paraId="68A20DC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Prentice IC, Dong N, Gleason SM, Maire V, Wright IJ (2014) Balancing the costs of carbon gain and water transport: testing a new theoretical framework for plant functional ecology. </w:t>
      </w:r>
      <w:r w:rsidRPr="0056386C">
        <w:rPr>
          <w:i/>
          <w:iCs/>
          <w:noProof/>
        </w:rPr>
        <w:t>Ecology Letters</w:t>
      </w:r>
      <w:r w:rsidRPr="0056386C">
        <w:rPr>
          <w:noProof/>
        </w:rPr>
        <w:t xml:space="preserve">, </w:t>
      </w:r>
      <w:r w:rsidRPr="0056386C">
        <w:rPr>
          <w:b/>
          <w:bCs/>
          <w:noProof/>
        </w:rPr>
        <w:t>17</w:t>
      </w:r>
      <w:r w:rsidRPr="0056386C">
        <w:rPr>
          <w:noProof/>
        </w:rPr>
        <w:t>, 82–91.</w:t>
      </w:r>
    </w:p>
    <w:p w14:paraId="2BF7BDB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lastRenderedPageBreak/>
        <w:t>R Core Team (2019) R: A Language and Environment for Statistical Computing.</w:t>
      </w:r>
    </w:p>
    <w:p w14:paraId="5A35422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Reich PB, Oleksyn J (2004) Global patterns of plant leaf N and P in relation to temperature and latitude. </w:t>
      </w:r>
      <w:r w:rsidRPr="0056386C">
        <w:rPr>
          <w:i/>
          <w:iCs/>
          <w:noProof/>
        </w:rPr>
        <w:t>Proceedings of the National Academy of Sciences of the United States of America</w:t>
      </w:r>
      <w:r w:rsidRPr="0056386C">
        <w:rPr>
          <w:noProof/>
        </w:rPr>
        <w:t xml:space="preserve">, </w:t>
      </w:r>
      <w:r w:rsidRPr="0056386C">
        <w:rPr>
          <w:b/>
          <w:bCs/>
          <w:noProof/>
        </w:rPr>
        <w:t>101</w:t>
      </w:r>
      <w:r w:rsidRPr="0056386C">
        <w:rPr>
          <w:noProof/>
        </w:rPr>
        <w:t>, 11001–11006.</w:t>
      </w:r>
    </w:p>
    <w:p w14:paraId="4837F95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Rogers A, Serbin SP, Ely KS, Sloan VL, Wullschleger SD (2017) Terrestrial biosphere models underestimate photosynthetic capacity and CO2 assimilation in the Arctic. </w:t>
      </w:r>
      <w:r w:rsidRPr="0056386C">
        <w:rPr>
          <w:i/>
          <w:iCs/>
          <w:noProof/>
        </w:rPr>
        <w:t>New Phytologist</w:t>
      </w:r>
      <w:r w:rsidRPr="0056386C">
        <w:rPr>
          <w:noProof/>
        </w:rPr>
        <w:t xml:space="preserve">, </w:t>
      </w:r>
      <w:r w:rsidRPr="0056386C">
        <w:rPr>
          <w:b/>
          <w:bCs/>
          <w:noProof/>
        </w:rPr>
        <w:t>216</w:t>
      </w:r>
      <w:r w:rsidRPr="0056386C">
        <w:rPr>
          <w:noProof/>
        </w:rPr>
        <w:t>, 1090–1103.</w:t>
      </w:r>
    </w:p>
    <w:p w14:paraId="266514F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Sage RF, Pearcy RW (1987) The nitrogen use efficiency of C3 and C4 plants: II. Leaf nitrogen effects on the gas exchange characteristics of Chenopodium album (L.) and Amaranthus retroflexus (L.). </w:t>
      </w:r>
      <w:r w:rsidRPr="0056386C">
        <w:rPr>
          <w:i/>
          <w:iCs/>
          <w:noProof/>
        </w:rPr>
        <w:t>Plant physiology</w:t>
      </w:r>
      <w:r w:rsidRPr="0056386C">
        <w:rPr>
          <w:noProof/>
        </w:rPr>
        <w:t xml:space="preserve">, </w:t>
      </w:r>
      <w:r w:rsidRPr="0056386C">
        <w:rPr>
          <w:b/>
          <w:bCs/>
          <w:noProof/>
        </w:rPr>
        <w:t>84</w:t>
      </w:r>
      <w:r w:rsidRPr="0056386C">
        <w:rPr>
          <w:noProof/>
        </w:rPr>
        <w:t>, 959–963.</w:t>
      </w:r>
    </w:p>
    <w:p w14:paraId="0EE0F39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Scott HG, Smith NG (2021) A model of C4 photosynthetic acclimation based on least-cost optimality theory suitable for Earth System Model incorporation. </w:t>
      </w:r>
      <w:r w:rsidRPr="0056386C">
        <w:rPr>
          <w:i/>
          <w:iCs/>
          <w:noProof/>
        </w:rPr>
        <w:t>Earth and Space Science Open Archive ESSOAr</w:t>
      </w:r>
      <w:r w:rsidRPr="0056386C">
        <w:rPr>
          <w:noProof/>
        </w:rPr>
        <w:t>.</w:t>
      </w:r>
    </w:p>
    <w:p w14:paraId="66EE78E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Smith NG, Dukes JS (2013) Plant respiration and photosynthesis in global</w:t>
      </w:r>
      <w:r w:rsidRPr="0056386C">
        <w:rPr>
          <w:rFonts w:ascii="Cambria Math" w:hAnsi="Cambria Math" w:cs="Cambria Math"/>
          <w:noProof/>
        </w:rPr>
        <w:t>‐</w:t>
      </w:r>
      <w:r w:rsidRPr="0056386C">
        <w:rPr>
          <w:noProof/>
        </w:rPr>
        <w:t>scale models: incorporating acclimation to temperature and CO</w:t>
      </w:r>
      <w:r w:rsidRPr="0056386C">
        <w:rPr>
          <w:noProof/>
          <w:vertAlign w:val="subscript"/>
        </w:rPr>
        <w:t>2</w:t>
      </w:r>
      <w:r w:rsidRPr="0056386C">
        <w:rPr>
          <w:noProof/>
        </w:rPr>
        <w:t xml:space="preserve">. </w:t>
      </w:r>
      <w:r w:rsidRPr="0056386C">
        <w:rPr>
          <w:i/>
          <w:iCs/>
          <w:noProof/>
        </w:rPr>
        <w:t>Global Change Biology</w:t>
      </w:r>
      <w:r w:rsidRPr="0056386C">
        <w:rPr>
          <w:noProof/>
        </w:rPr>
        <w:t xml:space="preserve">, </w:t>
      </w:r>
      <w:r w:rsidRPr="0056386C">
        <w:rPr>
          <w:b/>
          <w:bCs/>
          <w:noProof/>
        </w:rPr>
        <w:t>19</w:t>
      </w:r>
      <w:r w:rsidRPr="0056386C">
        <w:rPr>
          <w:noProof/>
        </w:rPr>
        <w:t>, 45–63.</w:t>
      </w:r>
    </w:p>
    <w:p w14:paraId="65A0BF2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Dukes JS (2018) Drivers of leaf carbon exchange capacity across biomes at the continental scale. </w:t>
      </w:r>
      <w:r w:rsidRPr="0056386C">
        <w:rPr>
          <w:i/>
          <w:iCs/>
          <w:noProof/>
        </w:rPr>
        <w:t>Ecology</w:t>
      </w:r>
      <w:r w:rsidRPr="0056386C">
        <w:rPr>
          <w:noProof/>
        </w:rPr>
        <w:t xml:space="preserve">, </w:t>
      </w:r>
      <w:r w:rsidRPr="0056386C">
        <w:rPr>
          <w:b/>
          <w:bCs/>
          <w:noProof/>
        </w:rPr>
        <w:t>99</w:t>
      </w:r>
      <w:r w:rsidRPr="0056386C">
        <w:rPr>
          <w:noProof/>
        </w:rPr>
        <w:t>, 1610–1620.</w:t>
      </w:r>
    </w:p>
    <w:p w14:paraId="62D1624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Keenan TF (2020) Mechanisms underlying leaf photosynthetic acclimation to warming and elevated CO2 as inferred from least-cost optimality theory. </w:t>
      </w:r>
      <w:r w:rsidRPr="0056386C">
        <w:rPr>
          <w:i/>
          <w:iCs/>
          <w:noProof/>
        </w:rPr>
        <w:t>Global Change Biology</w:t>
      </w:r>
      <w:r w:rsidRPr="0056386C">
        <w:rPr>
          <w:noProof/>
        </w:rPr>
        <w:t xml:space="preserve">, </w:t>
      </w:r>
      <w:r w:rsidRPr="0056386C">
        <w:rPr>
          <w:b/>
          <w:bCs/>
          <w:noProof/>
        </w:rPr>
        <w:t>26</w:t>
      </w:r>
      <w:r w:rsidRPr="0056386C">
        <w:rPr>
          <w:noProof/>
        </w:rPr>
        <w:t>, 5202–5216.</w:t>
      </w:r>
    </w:p>
    <w:p w14:paraId="15B513D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Keenan TF, Prentice IC et al. (2019) Global photosynthetic capacity is optimized to the environment. </w:t>
      </w:r>
      <w:r w:rsidRPr="0056386C">
        <w:rPr>
          <w:i/>
          <w:iCs/>
          <w:noProof/>
        </w:rPr>
        <w:t>Ecology Letters</w:t>
      </w:r>
      <w:r w:rsidRPr="0056386C">
        <w:rPr>
          <w:noProof/>
        </w:rPr>
        <w:t xml:space="preserve">, </w:t>
      </w:r>
      <w:r w:rsidRPr="0056386C">
        <w:rPr>
          <w:b/>
          <w:bCs/>
          <w:noProof/>
        </w:rPr>
        <w:t>22</w:t>
      </w:r>
      <w:r w:rsidRPr="0056386C">
        <w:rPr>
          <w:noProof/>
        </w:rPr>
        <w:t>, 506–517.</w:t>
      </w:r>
    </w:p>
    <w:p w14:paraId="5EC7003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Terrer C, Vicca S, Stocker BD et al. (2018) Ecosystem responses to elevated CO</w:t>
      </w:r>
      <w:r w:rsidRPr="0056386C">
        <w:rPr>
          <w:noProof/>
          <w:vertAlign w:val="subscript"/>
        </w:rPr>
        <w:t>2</w:t>
      </w:r>
      <w:r w:rsidRPr="0056386C">
        <w:rPr>
          <w:noProof/>
        </w:rPr>
        <w:t xml:space="preserve"> governed by </w:t>
      </w:r>
      <w:r w:rsidRPr="0056386C">
        <w:rPr>
          <w:noProof/>
        </w:rPr>
        <w:lastRenderedPageBreak/>
        <w:t xml:space="preserve">plant–soil interactions and the cost of nitrogen acquisition. </w:t>
      </w:r>
      <w:r w:rsidRPr="0056386C">
        <w:rPr>
          <w:i/>
          <w:iCs/>
          <w:noProof/>
        </w:rPr>
        <w:t>New Phytologist</w:t>
      </w:r>
      <w:r w:rsidRPr="0056386C">
        <w:rPr>
          <w:noProof/>
        </w:rPr>
        <w:t xml:space="preserve">, </w:t>
      </w:r>
      <w:r w:rsidRPr="0056386C">
        <w:rPr>
          <w:b/>
          <w:bCs/>
          <w:noProof/>
        </w:rPr>
        <w:t>217</w:t>
      </w:r>
      <w:r w:rsidRPr="0056386C">
        <w:rPr>
          <w:noProof/>
        </w:rPr>
        <w:t>, 507–522.</w:t>
      </w:r>
    </w:p>
    <w:p w14:paraId="1360010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Thomas RQ, Brookshire EN, Gerber S (2015) Nitrogen limitation on land: how can it occur in Earth system models? </w:t>
      </w:r>
      <w:r w:rsidRPr="0056386C">
        <w:rPr>
          <w:i/>
          <w:iCs/>
          <w:noProof/>
        </w:rPr>
        <w:t>Global change biology</w:t>
      </w:r>
      <w:r w:rsidRPr="0056386C">
        <w:rPr>
          <w:noProof/>
        </w:rPr>
        <w:t xml:space="preserve">, </w:t>
      </w:r>
      <w:r w:rsidRPr="0056386C">
        <w:rPr>
          <w:b/>
          <w:bCs/>
          <w:noProof/>
        </w:rPr>
        <w:t>21</w:t>
      </w:r>
      <w:r w:rsidRPr="0056386C">
        <w:rPr>
          <w:noProof/>
        </w:rPr>
        <w:t>, 1777–1793.</w:t>
      </w:r>
    </w:p>
    <w:p w14:paraId="6514CC4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Thornton PE, Lamarque J-F, Rosenbloom NA, Mahowald NM (2007) Influence of carbon-nitrogen cycle coupling on land model response to CO2 fertilization and climate variability. </w:t>
      </w:r>
      <w:r w:rsidRPr="0056386C">
        <w:rPr>
          <w:i/>
          <w:iCs/>
          <w:noProof/>
        </w:rPr>
        <w:t>Global Biogeochemical Cycles</w:t>
      </w:r>
      <w:r w:rsidRPr="0056386C">
        <w:rPr>
          <w:noProof/>
        </w:rPr>
        <w:t xml:space="preserve">, </w:t>
      </w:r>
      <w:r w:rsidRPr="0056386C">
        <w:rPr>
          <w:b/>
          <w:bCs/>
          <w:noProof/>
        </w:rPr>
        <w:t>21</w:t>
      </w:r>
      <w:r w:rsidRPr="0056386C">
        <w:rPr>
          <w:noProof/>
        </w:rPr>
        <w:t>, GB4018.</w:t>
      </w:r>
    </w:p>
    <w:p w14:paraId="69ED8BFE"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Vitousek PM, Aber JD, Howarth RW et al. (1997) Human alteration of the global nitrogen cycle: sources and consequences. </w:t>
      </w:r>
      <w:r w:rsidRPr="0056386C">
        <w:rPr>
          <w:i/>
          <w:iCs/>
          <w:noProof/>
        </w:rPr>
        <w:t>Ecological applications</w:t>
      </w:r>
      <w:r w:rsidRPr="0056386C">
        <w:rPr>
          <w:noProof/>
        </w:rPr>
        <w:t xml:space="preserve">, </w:t>
      </w:r>
      <w:r w:rsidRPr="0056386C">
        <w:rPr>
          <w:b/>
          <w:bCs/>
          <w:noProof/>
        </w:rPr>
        <w:t>7</w:t>
      </w:r>
      <w:r w:rsidRPr="0056386C">
        <w:rPr>
          <w:noProof/>
        </w:rPr>
        <w:t>, 737–750.</w:t>
      </w:r>
    </w:p>
    <w:p w14:paraId="5920850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Walker AP, Beckerman AP, Gu L et al. (2014) The relationship of leaf photosynthetic traits – Vcmax and Jmax – to leaf nitrogen, leaf phosphorus, and specific leaf area: a meta-analysis and modeling study. </w:t>
      </w:r>
      <w:r w:rsidRPr="0056386C">
        <w:rPr>
          <w:i/>
          <w:iCs/>
          <w:noProof/>
        </w:rPr>
        <w:t>Ecology and Evolution</w:t>
      </w:r>
      <w:r w:rsidRPr="0056386C">
        <w:rPr>
          <w:noProof/>
        </w:rPr>
        <w:t xml:space="preserve">, </w:t>
      </w:r>
      <w:r w:rsidRPr="0056386C">
        <w:rPr>
          <w:b/>
          <w:bCs/>
          <w:noProof/>
        </w:rPr>
        <w:t>4</w:t>
      </w:r>
      <w:r w:rsidRPr="0056386C">
        <w:rPr>
          <w:noProof/>
        </w:rPr>
        <w:t>, 3218–3235.</w:t>
      </w:r>
    </w:p>
    <w:p w14:paraId="4F9D7EF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Prentice IC, Keenan TF et al. (2017) Towards a universal model for carbon dioxide uptake by plants. </w:t>
      </w:r>
      <w:r w:rsidRPr="0056386C">
        <w:rPr>
          <w:i/>
          <w:iCs/>
          <w:noProof/>
        </w:rPr>
        <w:t>Nature Plants</w:t>
      </w:r>
      <w:r w:rsidRPr="0056386C">
        <w:rPr>
          <w:noProof/>
        </w:rPr>
        <w:t xml:space="preserve">, </w:t>
      </w:r>
      <w:r w:rsidRPr="0056386C">
        <w:rPr>
          <w:b/>
          <w:bCs/>
          <w:noProof/>
        </w:rPr>
        <w:t>3</w:t>
      </w:r>
      <w:r w:rsidRPr="0056386C">
        <w:rPr>
          <w:noProof/>
        </w:rPr>
        <w:t>, 734–741.</w:t>
      </w:r>
    </w:p>
    <w:p w14:paraId="681CC6D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Atkin OK, Keenan TF et al. (2020) Acclimation of leaf respiration consistent with optimal photosynthetic capacity. </w:t>
      </w:r>
      <w:r w:rsidRPr="0056386C">
        <w:rPr>
          <w:i/>
          <w:iCs/>
          <w:noProof/>
        </w:rPr>
        <w:t>Global Change Biology</w:t>
      </w:r>
      <w:r w:rsidRPr="0056386C">
        <w:rPr>
          <w:noProof/>
        </w:rPr>
        <w:t xml:space="preserve">, </w:t>
      </w:r>
      <w:r w:rsidRPr="0056386C">
        <w:rPr>
          <w:b/>
          <w:bCs/>
          <w:noProof/>
        </w:rPr>
        <w:t>26</w:t>
      </w:r>
      <w:r w:rsidRPr="0056386C">
        <w:rPr>
          <w:noProof/>
        </w:rPr>
        <w:t>, 2573–2583.</w:t>
      </w:r>
    </w:p>
    <w:p w14:paraId="3305CCC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Colin Prentice I, Wright IJ, Qiao S, Xu X, Kikuzawa K, Stenseth NC (2021) Leaf economics explained by optimality principles. </w:t>
      </w:r>
      <w:r w:rsidRPr="0056386C">
        <w:rPr>
          <w:i/>
          <w:iCs/>
          <w:noProof/>
        </w:rPr>
        <w:t>bioRxiv</w:t>
      </w:r>
      <w:r w:rsidRPr="0056386C">
        <w:rPr>
          <w:noProof/>
        </w:rPr>
        <w:t>, 2021.02.07.430028.</w:t>
      </w:r>
    </w:p>
    <w:p w14:paraId="008E970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Wieder WR, Cleveland CC, Smith WK, Todd-Brown K (2015) Future productivity and carbon storage limited by terrestrial nutrient availability. </w:t>
      </w:r>
      <w:r w:rsidRPr="0056386C">
        <w:rPr>
          <w:i/>
          <w:iCs/>
          <w:noProof/>
        </w:rPr>
        <w:t>Nature Geoscience</w:t>
      </w:r>
      <w:r w:rsidRPr="0056386C">
        <w:rPr>
          <w:noProof/>
        </w:rPr>
        <w:t xml:space="preserve">, </w:t>
      </w:r>
      <w:r w:rsidRPr="0056386C">
        <w:rPr>
          <w:b/>
          <w:bCs/>
          <w:noProof/>
        </w:rPr>
        <w:t>8</w:t>
      </w:r>
      <w:r w:rsidRPr="0056386C">
        <w:rPr>
          <w:noProof/>
        </w:rPr>
        <w:t>, 441.</w:t>
      </w:r>
    </w:p>
    <w:p w14:paraId="79440CF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Wieder WR, Lawrence DM, Fisher RA et al. (2019) Beyond static benchmarking: Using experimental manipulations to evaluate land model assumptions. </w:t>
      </w:r>
      <w:r w:rsidRPr="0056386C">
        <w:rPr>
          <w:i/>
          <w:iCs/>
          <w:noProof/>
        </w:rPr>
        <w:t>Global Biogeochemical Cycles</w:t>
      </w:r>
      <w:r w:rsidRPr="0056386C">
        <w:rPr>
          <w:noProof/>
        </w:rPr>
        <w:t xml:space="preserve">, </w:t>
      </w:r>
      <w:r w:rsidRPr="0056386C">
        <w:rPr>
          <w:b/>
          <w:bCs/>
          <w:noProof/>
        </w:rPr>
        <w:t>33</w:t>
      </w:r>
      <w:r w:rsidRPr="0056386C">
        <w:rPr>
          <w:noProof/>
        </w:rPr>
        <w:t>, 2018GB006141.</w:t>
      </w:r>
    </w:p>
    <w:p w14:paraId="42B1D5B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Wright IJ, Reich PB, Westoby M (2003) Least-cost input mixtures of water and nitrogen for </w:t>
      </w:r>
      <w:r w:rsidRPr="0056386C">
        <w:rPr>
          <w:noProof/>
        </w:rPr>
        <w:lastRenderedPageBreak/>
        <w:t xml:space="preserve">photosynthesis. </w:t>
      </w:r>
      <w:r w:rsidRPr="0056386C">
        <w:rPr>
          <w:i/>
          <w:iCs/>
          <w:noProof/>
        </w:rPr>
        <w:t>The American Naturalist</w:t>
      </w:r>
      <w:r w:rsidRPr="0056386C">
        <w:rPr>
          <w:noProof/>
        </w:rPr>
        <w:t xml:space="preserve">, </w:t>
      </w:r>
      <w:r w:rsidRPr="0056386C">
        <w:rPr>
          <w:b/>
          <w:bCs/>
          <w:noProof/>
        </w:rPr>
        <w:t>161</w:t>
      </w:r>
      <w:r w:rsidRPr="0056386C">
        <w:rPr>
          <w:noProof/>
        </w:rPr>
        <w:t>, 98–111.</w:t>
      </w:r>
    </w:p>
    <w:p w14:paraId="3B5FBFA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Yuan Z, Liu W, Niu S, Wan S (2007) Plant Nitrogen Dynamics and Nitrogen-use Strategies under Altered Nitrogen Seasonality and Competition. </w:t>
      </w:r>
      <w:r w:rsidRPr="0056386C">
        <w:rPr>
          <w:i/>
          <w:iCs/>
          <w:noProof/>
        </w:rPr>
        <w:t>Annals of Botany</w:t>
      </w:r>
      <w:r w:rsidRPr="0056386C">
        <w:rPr>
          <w:noProof/>
        </w:rPr>
        <w:t xml:space="preserve">, </w:t>
      </w:r>
      <w:r w:rsidRPr="0056386C">
        <w:rPr>
          <w:b/>
          <w:bCs/>
          <w:noProof/>
        </w:rPr>
        <w:t>100</w:t>
      </w:r>
      <w:r w:rsidRPr="0056386C">
        <w:rPr>
          <w:noProof/>
        </w:rPr>
        <w:t>, 821–830.</w:t>
      </w:r>
    </w:p>
    <w:p w14:paraId="6347D65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Zaehle S, Medlyn BE, De Kauwe MG et al. (2014) Evaluation of 11 terrestrial carbon–nitrogen cycle models against observations from two temperate Free-Air CO2 Enrichment studies. </w:t>
      </w:r>
      <w:r w:rsidRPr="0056386C">
        <w:rPr>
          <w:i/>
          <w:iCs/>
          <w:noProof/>
        </w:rPr>
        <w:t>New Phytologist</w:t>
      </w:r>
      <w:r w:rsidRPr="0056386C">
        <w:rPr>
          <w:noProof/>
        </w:rPr>
        <w:t xml:space="preserve">, </w:t>
      </w:r>
      <w:r w:rsidRPr="0056386C">
        <w:rPr>
          <w:b/>
          <w:bCs/>
          <w:noProof/>
        </w:rPr>
        <w:t>202</w:t>
      </w:r>
      <w:r w:rsidRPr="0056386C">
        <w:rPr>
          <w:noProof/>
        </w:rPr>
        <w:t>, 803–822.</w:t>
      </w:r>
    </w:p>
    <w:p w14:paraId="55F6805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Zhu Q, Riley WJ, Tang J, Collier N, Hoffman FM, Yang X, Bisht G (2019) Representing Nitrogen, Phosphorus, and Carbon Interactions in the E3SM Land Model: Development and Global Benchmarking. </w:t>
      </w:r>
      <w:r w:rsidRPr="0056386C">
        <w:rPr>
          <w:i/>
          <w:iCs/>
          <w:noProof/>
        </w:rPr>
        <w:t>Journal of Advances in Modeling Earth Systems</w:t>
      </w:r>
      <w:r w:rsidRPr="0056386C">
        <w:rPr>
          <w:noProof/>
        </w:rPr>
        <w:t xml:space="preserve">, </w:t>
      </w:r>
      <w:r w:rsidRPr="0056386C">
        <w:rPr>
          <w:b/>
          <w:bCs/>
          <w:noProof/>
        </w:rPr>
        <w:t>11</w:t>
      </w:r>
      <w:r w:rsidRPr="0056386C">
        <w:rPr>
          <w:noProof/>
        </w:rPr>
        <w:t>, 2238–2258.</w:t>
      </w:r>
    </w:p>
    <w:p w14:paraId="09938461" w14:textId="06774DB8" w:rsidR="009A5B56" w:rsidRPr="009A5B56" w:rsidRDefault="009A5B56" w:rsidP="0056386C">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7" w:author="Nick Smith" w:date="2021-10-07T16:05:00Z" w:initials="NGS">
    <w:p w14:paraId="39556F6B" w14:textId="77777777" w:rsidR="0056386C" w:rsidRDefault="0056386C">
      <w:pPr>
        <w:pStyle w:val="CommentText"/>
      </w:pPr>
      <w:r>
        <w:rPr>
          <w:rStyle w:val="CommentReference"/>
        </w:rPr>
        <w:annotationRef/>
      </w:r>
      <w:r>
        <w:t>Limitations:</w:t>
      </w:r>
    </w:p>
    <w:p w14:paraId="345FDF78" w14:textId="77777777" w:rsidR="0056386C" w:rsidRDefault="0056386C" w:rsidP="00C46345">
      <w:pPr>
        <w:pStyle w:val="CommentText"/>
        <w:numPr>
          <w:ilvl w:val="0"/>
          <w:numId w:val="9"/>
        </w:numPr>
      </w:pPr>
      <w:r>
        <w:t xml:space="preserve"> Categorical soil N, continuous would be better as we don’t know background N</w:t>
      </w:r>
    </w:p>
    <w:p w14:paraId="6D685F99" w14:textId="60FBBBC8" w:rsidR="0056386C" w:rsidRDefault="0056386C" w:rsidP="00C46345">
      <w:pPr>
        <w:pStyle w:val="CommentText"/>
        <w:numPr>
          <w:ilvl w:val="0"/>
          <w:numId w:val="9"/>
        </w:numPr>
      </w:pPr>
    </w:p>
  </w:comment>
  <w:comment w:id="463" w:author="Nick Smith" w:date="2021-06-28T12:09:00Z" w:initials="NGS">
    <w:p w14:paraId="539C3587" w14:textId="5DE6C9A2" w:rsidR="0056386C" w:rsidRDefault="0056386C">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85F99"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85F99" w16cid:durableId="25099963"/>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BADCD" w14:textId="77777777" w:rsidR="00D5681C" w:rsidRDefault="00D5681C" w:rsidP="001B44B1">
      <w:r>
        <w:separator/>
      </w:r>
    </w:p>
  </w:endnote>
  <w:endnote w:type="continuationSeparator" w:id="0">
    <w:p w14:paraId="75DD2A1C" w14:textId="77777777" w:rsidR="00D5681C" w:rsidRDefault="00D5681C"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56386C" w:rsidRDefault="0056386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56386C" w:rsidRDefault="0056386C"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56386C" w:rsidRDefault="0056386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56386C" w:rsidRDefault="0056386C"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A4F41" w14:textId="77777777" w:rsidR="00D5681C" w:rsidRDefault="00D5681C" w:rsidP="001B44B1">
      <w:r>
        <w:separator/>
      </w:r>
    </w:p>
  </w:footnote>
  <w:footnote w:type="continuationSeparator" w:id="0">
    <w:p w14:paraId="54B52B8A" w14:textId="77777777" w:rsidR="00D5681C" w:rsidRDefault="00D5681C"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60D75"/>
    <w:rsid w:val="0007174C"/>
    <w:rsid w:val="00074719"/>
    <w:rsid w:val="00077C60"/>
    <w:rsid w:val="0008438C"/>
    <w:rsid w:val="00096AFD"/>
    <w:rsid w:val="000B15CA"/>
    <w:rsid w:val="000C26ED"/>
    <w:rsid w:val="000C4651"/>
    <w:rsid w:val="000C583D"/>
    <w:rsid w:val="000D0F58"/>
    <w:rsid w:val="000D10B1"/>
    <w:rsid w:val="000D3DDB"/>
    <w:rsid w:val="000E40F2"/>
    <w:rsid w:val="000F0BE3"/>
    <w:rsid w:val="00102B2A"/>
    <w:rsid w:val="001042EA"/>
    <w:rsid w:val="00105704"/>
    <w:rsid w:val="00111025"/>
    <w:rsid w:val="00111AFB"/>
    <w:rsid w:val="0013288D"/>
    <w:rsid w:val="00135FBB"/>
    <w:rsid w:val="00143637"/>
    <w:rsid w:val="0014366E"/>
    <w:rsid w:val="00145D3D"/>
    <w:rsid w:val="00150B42"/>
    <w:rsid w:val="00152D8D"/>
    <w:rsid w:val="001578C1"/>
    <w:rsid w:val="00165EAE"/>
    <w:rsid w:val="00175A1E"/>
    <w:rsid w:val="001A1A51"/>
    <w:rsid w:val="001A2607"/>
    <w:rsid w:val="001B0EE0"/>
    <w:rsid w:val="001B44B1"/>
    <w:rsid w:val="001B6B10"/>
    <w:rsid w:val="001C2672"/>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6DDA"/>
    <w:rsid w:val="00237CD4"/>
    <w:rsid w:val="00241405"/>
    <w:rsid w:val="002436D6"/>
    <w:rsid w:val="00250A39"/>
    <w:rsid w:val="00254541"/>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7732"/>
    <w:rsid w:val="002D5EE3"/>
    <w:rsid w:val="002E0B6F"/>
    <w:rsid w:val="002E41FB"/>
    <w:rsid w:val="00300607"/>
    <w:rsid w:val="003428DC"/>
    <w:rsid w:val="00342D03"/>
    <w:rsid w:val="00354D81"/>
    <w:rsid w:val="003551AA"/>
    <w:rsid w:val="00356386"/>
    <w:rsid w:val="00361685"/>
    <w:rsid w:val="003640DC"/>
    <w:rsid w:val="003704D1"/>
    <w:rsid w:val="00381A62"/>
    <w:rsid w:val="00383758"/>
    <w:rsid w:val="003A1D1C"/>
    <w:rsid w:val="003A1E67"/>
    <w:rsid w:val="003A2059"/>
    <w:rsid w:val="003A39A3"/>
    <w:rsid w:val="003A6444"/>
    <w:rsid w:val="003A755A"/>
    <w:rsid w:val="003B0716"/>
    <w:rsid w:val="003B11E5"/>
    <w:rsid w:val="003B4314"/>
    <w:rsid w:val="003C476D"/>
    <w:rsid w:val="003D09AF"/>
    <w:rsid w:val="003D1A31"/>
    <w:rsid w:val="003E3A22"/>
    <w:rsid w:val="003E3DED"/>
    <w:rsid w:val="003F3A2E"/>
    <w:rsid w:val="003F70DB"/>
    <w:rsid w:val="00403672"/>
    <w:rsid w:val="00403D54"/>
    <w:rsid w:val="00406371"/>
    <w:rsid w:val="004106F9"/>
    <w:rsid w:val="00413299"/>
    <w:rsid w:val="004167AF"/>
    <w:rsid w:val="004460F8"/>
    <w:rsid w:val="0045053D"/>
    <w:rsid w:val="00454773"/>
    <w:rsid w:val="004554C8"/>
    <w:rsid w:val="00464810"/>
    <w:rsid w:val="00465750"/>
    <w:rsid w:val="004661AC"/>
    <w:rsid w:val="00471979"/>
    <w:rsid w:val="00472FC8"/>
    <w:rsid w:val="004732A7"/>
    <w:rsid w:val="00475F5D"/>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223F0"/>
    <w:rsid w:val="00522C0C"/>
    <w:rsid w:val="00533C21"/>
    <w:rsid w:val="00536B03"/>
    <w:rsid w:val="0053714C"/>
    <w:rsid w:val="00540377"/>
    <w:rsid w:val="0054351D"/>
    <w:rsid w:val="00562A58"/>
    <w:rsid w:val="005631B4"/>
    <w:rsid w:val="00563552"/>
    <w:rsid w:val="0056386C"/>
    <w:rsid w:val="00567E4F"/>
    <w:rsid w:val="005702DE"/>
    <w:rsid w:val="005910A0"/>
    <w:rsid w:val="0059163C"/>
    <w:rsid w:val="005948A0"/>
    <w:rsid w:val="005A0E88"/>
    <w:rsid w:val="005A0FAA"/>
    <w:rsid w:val="005A5C5B"/>
    <w:rsid w:val="005A731B"/>
    <w:rsid w:val="005B6195"/>
    <w:rsid w:val="005C1F8E"/>
    <w:rsid w:val="005C508E"/>
    <w:rsid w:val="005D276D"/>
    <w:rsid w:val="005D42F3"/>
    <w:rsid w:val="005D7DD2"/>
    <w:rsid w:val="005F0AFC"/>
    <w:rsid w:val="00601147"/>
    <w:rsid w:val="00604C4C"/>
    <w:rsid w:val="00622DF9"/>
    <w:rsid w:val="0063040B"/>
    <w:rsid w:val="00640580"/>
    <w:rsid w:val="00640D61"/>
    <w:rsid w:val="00643107"/>
    <w:rsid w:val="00656DF5"/>
    <w:rsid w:val="006618FD"/>
    <w:rsid w:val="0066451D"/>
    <w:rsid w:val="006664CE"/>
    <w:rsid w:val="00666A51"/>
    <w:rsid w:val="00672CC1"/>
    <w:rsid w:val="00696E90"/>
    <w:rsid w:val="006A1708"/>
    <w:rsid w:val="006A278F"/>
    <w:rsid w:val="006A3045"/>
    <w:rsid w:val="006B5806"/>
    <w:rsid w:val="006C5E55"/>
    <w:rsid w:val="006D7E9A"/>
    <w:rsid w:val="006E17D6"/>
    <w:rsid w:val="006E4C71"/>
    <w:rsid w:val="006E60EB"/>
    <w:rsid w:val="0070307F"/>
    <w:rsid w:val="00710F28"/>
    <w:rsid w:val="00712244"/>
    <w:rsid w:val="00716334"/>
    <w:rsid w:val="00724D3E"/>
    <w:rsid w:val="00743306"/>
    <w:rsid w:val="00743A75"/>
    <w:rsid w:val="00745361"/>
    <w:rsid w:val="0075092F"/>
    <w:rsid w:val="00750DAC"/>
    <w:rsid w:val="00753733"/>
    <w:rsid w:val="00753A9E"/>
    <w:rsid w:val="00754C0C"/>
    <w:rsid w:val="00762C16"/>
    <w:rsid w:val="007648C5"/>
    <w:rsid w:val="00771C52"/>
    <w:rsid w:val="00772303"/>
    <w:rsid w:val="0078503B"/>
    <w:rsid w:val="00790AB6"/>
    <w:rsid w:val="00796C11"/>
    <w:rsid w:val="007A06B9"/>
    <w:rsid w:val="007A12F1"/>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5C7E"/>
    <w:rsid w:val="008371D2"/>
    <w:rsid w:val="00840038"/>
    <w:rsid w:val="008459F2"/>
    <w:rsid w:val="008531D1"/>
    <w:rsid w:val="00864535"/>
    <w:rsid w:val="00880F5C"/>
    <w:rsid w:val="0088369D"/>
    <w:rsid w:val="00883F77"/>
    <w:rsid w:val="00884269"/>
    <w:rsid w:val="00884696"/>
    <w:rsid w:val="00884CEC"/>
    <w:rsid w:val="00890194"/>
    <w:rsid w:val="0089382F"/>
    <w:rsid w:val="00893A76"/>
    <w:rsid w:val="0089527B"/>
    <w:rsid w:val="0089659F"/>
    <w:rsid w:val="008A5EC2"/>
    <w:rsid w:val="008A6771"/>
    <w:rsid w:val="008A70F6"/>
    <w:rsid w:val="008A7A58"/>
    <w:rsid w:val="008B04B8"/>
    <w:rsid w:val="008C4664"/>
    <w:rsid w:val="008C53AA"/>
    <w:rsid w:val="008C5C8B"/>
    <w:rsid w:val="008C7A1E"/>
    <w:rsid w:val="008D2402"/>
    <w:rsid w:val="008E3C9D"/>
    <w:rsid w:val="008E7B36"/>
    <w:rsid w:val="008F481E"/>
    <w:rsid w:val="008F486F"/>
    <w:rsid w:val="008F7D04"/>
    <w:rsid w:val="00921E26"/>
    <w:rsid w:val="0092235C"/>
    <w:rsid w:val="00930A47"/>
    <w:rsid w:val="00934597"/>
    <w:rsid w:val="00934623"/>
    <w:rsid w:val="009347FA"/>
    <w:rsid w:val="009361C5"/>
    <w:rsid w:val="00936697"/>
    <w:rsid w:val="00941572"/>
    <w:rsid w:val="00951F0E"/>
    <w:rsid w:val="00953EF0"/>
    <w:rsid w:val="00961478"/>
    <w:rsid w:val="00962F49"/>
    <w:rsid w:val="00967D5A"/>
    <w:rsid w:val="00971CEF"/>
    <w:rsid w:val="009734F0"/>
    <w:rsid w:val="00992D65"/>
    <w:rsid w:val="009A5B56"/>
    <w:rsid w:val="009B768F"/>
    <w:rsid w:val="009B7AC8"/>
    <w:rsid w:val="009C694B"/>
    <w:rsid w:val="009D2AEB"/>
    <w:rsid w:val="009D3535"/>
    <w:rsid w:val="009F1CFE"/>
    <w:rsid w:val="009F343C"/>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7554"/>
    <w:rsid w:val="00A72C40"/>
    <w:rsid w:val="00A841EA"/>
    <w:rsid w:val="00A85915"/>
    <w:rsid w:val="00A93E29"/>
    <w:rsid w:val="00A975A3"/>
    <w:rsid w:val="00AB6E48"/>
    <w:rsid w:val="00AB7D42"/>
    <w:rsid w:val="00AC3CF2"/>
    <w:rsid w:val="00AC49CC"/>
    <w:rsid w:val="00AD38D7"/>
    <w:rsid w:val="00AD69EA"/>
    <w:rsid w:val="00AE040E"/>
    <w:rsid w:val="00AE0C5E"/>
    <w:rsid w:val="00AE1760"/>
    <w:rsid w:val="00AF12A2"/>
    <w:rsid w:val="00B024FB"/>
    <w:rsid w:val="00B05AC4"/>
    <w:rsid w:val="00B128CC"/>
    <w:rsid w:val="00B16B03"/>
    <w:rsid w:val="00B20AE0"/>
    <w:rsid w:val="00B22FE1"/>
    <w:rsid w:val="00B25CDC"/>
    <w:rsid w:val="00B262CF"/>
    <w:rsid w:val="00B40B96"/>
    <w:rsid w:val="00B41FE2"/>
    <w:rsid w:val="00B42B31"/>
    <w:rsid w:val="00B47C59"/>
    <w:rsid w:val="00B50149"/>
    <w:rsid w:val="00B766A8"/>
    <w:rsid w:val="00B76E6C"/>
    <w:rsid w:val="00B83AB1"/>
    <w:rsid w:val="00BA58FF"/>
    <w:rsid w:val="00BB26B3"/>
    <w:rsid w:val="00BB2DE6"/>
    <w:rsid w:val="00BB64EC"/>
    <w:rsid w:val="00BB749D"/>
    <w:rsid w:val="00BC7659"/>
    <w:rsid w:val="00BD3DF0"/>
    <w:rsid w:val="00BD6E25"/>
    <w:rsid w:val="00BD7C1B"/>
    <w:rsid w:val="00BE49D6"/>
    <w:rsid w:val="00BE61C3"/>
    <w:rsid w:val="00BE7786"/>
    <w:rsid w:val="00BF1133"/>
    <w:rsid w:val="00BF1177"/>
    <w:rsid w:val="00BF387F"/>
    <w:rsid w:val="00BF4DED"/>
    <w:rsid w:val="00C22725"/>
    <w:rsid w:val="00C3639F"/>
    <w:rsid w:val="00C40D76"/>
    <w:rsid w:val="00C41EA2"/>
    <w:rsid w:val="00C4492C"/>
    <w:rsid w:val="00C46345"/>
    <w:rsid w:val="00C50265"/>
    <w:rsid w:val="00C530D5"/>
    <w:rsid w:val="00C60A64"/>
    <w:rsid w:val="00C64CEB"/>
    <w:rsid w:val="00C71459"/>
    <w:rsid w:val="00C71FEE"/>
    <w:rsid w:val="00C93A3A"/>
    <w:rsid w:val="00CA02E8"/>
    <w:rsid w:val="00CA27A5"/>
    <w:rsid w:val="00CA3207"/>
    <w:rsid w:val="00CA5FB8"/>
    <w:rsid w:val="00CA64B3"/>
    <w:rsid w:val="00CA6CFC"/>
    <w:rsid w:val="00CB5801"/>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6FFF"/>
    <w:rsid w:val="00D10DE1"/>
    <w:rsid w:val="00D16F1C"/>
    <w:rsid w:val="00D332E5"/>
    <w:rsid w:val="00D47B46"/>
    <w:rsid w:val="00D52FBB"/>
    <w:rsid w:val="00D5681C"/>
    <w:rsid w:val="00D60C62"/>
    <w:rsid w:val="00D61309"/>
    <w:rsid w:val="00D65202"/>
    <w:rsid w:val="00D678C0"/>
    <w:rsid w:val="00D7113F"/>
    <w:rsid w:val="00D860B0"/>
    <w:rsid w:val="00D901A3"/>
    <w:rsid w:val="00DA1940"/>
    <w:rsid w:val="00DA24C9"/>
    <w:rsid w:val="00DA3E12"/>
    <w:rsid w:val="00DB48ED"/>
    <w:rsid w:val="00DB5402"/>
    <w:rsid w:val="00DC5A2D"/>
    <w:rsid w:val="00DC7E5B"/>
    <w:rsid w:val="00DD3527"/>
    <w:rsid w:val="00DD7DE1"/>
    <w:rsid w:val="00E009DE"/>
    <w:rsid w:val="00E019F3"/>
    <w:rsid w:val="00E05F61"/>
    <w:rsid w:val="00E213DA"/>
    <w:rsid w:val="00E24E01"/>
    <w:rsid w:val="00E2660B"/>
    <w:rsid w:val="00E26DE7"/>
    <w:rsid w:val="00E26FD9"/>
    <w:rsid w:val="00E3357A"/>
    <w:rsid w:val="00E339EE"/>
    <w:rsid w:val="00E4356B"/>
    <w:rsid w:val="00E438A9"/>
    <w:rsid w:val="00E509F6"/>
    <w:rsid w:val="00E52179"/>
    <w:rsid w:val="00E55919"/>
    <w:rsid w:val="00E67E69"/>
    <w:rsid w:val="00E7312B"/>
    <w:rsid w:val="00E752D7"/>
    <w:rsid w:val="00E77008"/>
    <w:rsid w:val="00E814EA"/>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F1D"/>
    <w:rsid w:val="00EF60BF"/>
    <w:rsid w:val="00F01F6F"/>
    <w:rsid w:val="00F13E07"/>
    <w:rsid w:val="00F178AB"/>
    <w:rsid w:val="00F17CC7"/>
    <w:rsid w:val="00F25545"/>
    <w:rsid w:val="00F30405"/>
    <w:rsid w:val="00F33193"/>
    <w:rsid w:val="00F36E49"/>
    <w:rsid w:val="00F476C2"/>
    <w:rsid w:val="00F5638C"/>
    <w:rsid w:val="00F60312"/>
    <w:rsid w:val="00F81611"/>
    <w:rsid w:val="00F838D9"/>
    <w:rsid w:val="00F86558"/>
    <w:rsid w:val="00F9151E"/>
    <w:rsid w:val="00FB2742"/>
    <w:rsid w:val="00FB380F"/>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8/08/relationships/commentsExtensible" Target="commentsExtensible.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57042-AB4D-E147-976B-BF037DF46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44</Pages>
  <Words>78233</Words>
  <Characters>445931</Characters>
  <Application>Microsoft Office Word</Application>
  <DocSecurity>0</DocSecurity>
  <Lines>3716</Lines>
  <Paragraphs>1046</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523118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80</cp:revision>
  <dcterms:created xsi:type="dcterms:W3CDTF">2021-10-07T20:11:00Z</dcterms:created>
  <dcterms:modified xsi:type="dcterms:W3CDTF">2021-10-08T21:59:00Z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