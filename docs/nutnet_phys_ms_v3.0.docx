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FFFAD0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ins w:id="0" w:author="Nick Smith" w:date="2021-10-07T15:14:00Z">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w:t>
        </w:r>
      </w:ins>
      <w:ins w:id="1" w:author="Nick Smith" w:date="2021-10-07T15:17:00Z">
        <w:r w:rsidR="00EA24F1">
          <w:rPr>
            <w:rFonts w:eastAsia="Times New Roman"/>
            <w:color w:val="000000"/>
          </w:rPr>
          <w:t xml:space="preserve"> Jason P. Martina</w:t>
        </w:r>
      </w:ins>
      <w:ins w:id="2" w:author="Nick Smith" w:date="2021-10-07T15:18:00Z">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ins>
      <w:ins w:id="3" w:author="Nick Smith" w:date="2021-10-07T15:19:00Z">
        <w:r w:rsidR="00EA24F1">
          <w:rPr>
            <w:rFonts w:eastAsia="Times New Roman"/>
            <w:color w:val="000000"/>
          </w:rPr>
          <w:t>,</w:t>
        </w:r>
      </w:ins>
      <w:ins w:id="4" w:author="Nick Smith" w:date="2021-10-07T15:20:00Z">
        <w:r w:rsidR="00EA24F1">
          <w:rPr>
            <w:rFonts w:eastAsia="Times New Roman"/>
            <w:color w:val="000000"/>
          </w:rPr>
          <w:t xml:space="preserve"> Peter A. Wilfhart</w:t>
        </w:r>
        <w:r w:rsidR="00EA24F1">
          <w:rPr>
            <w:rFonts w:eastAsia="Times New Roman"/>
            <w:color w:val="000000"/>
            <w:vertAlign w:val="superscript"/>
          </w:rPr>
          <w:t>4</w:t>
        </w:r>
        <w:r w:rsidR="00EA24F1">
          <w:rPr>
            <w:rFonts w:eastAsia="Times New Roman"/>
            <w:color w:val="000000"/>
          </w:rPr>
          <w:t>,</w:t>
        </w:r>
      </w:ins>
      <w:ins w:id="5" w:author="Nick Smith" w:date="2021-10-07T15:19:00Z">
        <w:r w:rsidR="00EA24F1">
          <w:rPr>
            <w:rFonts w:eastAsia="Times New Roman"/>
            <w:color w:val="000000"/>
          </w:rPr>
          <w:t xml:space="preserve"> </w:t>
        </w:r>
      </w:ins>
      <w:ins w:id="6" w:author="Nick Smith" w:date="2021-10-07T15:15:00Z">
        <w:r w:rsidR="00EA24F1">
          <w:rPr>
            <w:rFonts w:eastAsia="Times New Roman"/>
            <w:color w:val="000000"/>
          </w:rPr>
          <w:t xml:space="preserve"> Ning Dong</w:t>
        </w:r>
      </w:ins>
      <w:ins w:id="7" w:author="Nick Smith" w:date="2021-10-07T15:21:00Z">
        <w:r w:rsidR="00EA24F1">
          <w:rPr>
            <w:rFonts w:eastAsia="Times New Roman"/>
            <w:color w:val="000000"/>
            <w:vertAlign w:val="superscript"/>
          </w:rPr>
          <w:t>5</w:t>
        </w:r>
      </w:ins>
      <w:ins w:id="8" w:author="Nick Smith" w:date="2021-10-07T15:15:00Z">
        <w:r w:rsidR="00EA24F1">
          <w:rPr>
            <w:rFonts w:eastAsia="Times New Roman"/>
            <w:color w:val="000000"/>
            <w:vertAlign w:val="superscript"/>
          </w:rPr>
          <w:t>,</w:t>
        </w:r>
      </w:ins>
      <w:ins w:id="9" w:author="Nick Smith" w:date="2021-10-07T15:21:00Z">
        <w:r w:rsidR="00EA24F1">
          <w:rPr>
            <w:rFonts w:eastAsia="Times New Roman"/>
            <w:color w:val="000000"/>
            <w:vertAlign w:val="superscript"/>
          </w:rPr>
          <w:t>6</w:t>
        </w:r>
      </w:ins>
      <w:ins w:id="10" w:author="Nick Smith" w:date="2021-10-07T15:15:00Z">
        <w:r w:rsidR="00EA24F1">
          <w:rPr>
            <w:rFonts w:eastAsia="Times New Roman"/>
            <w:color w:val="000000"/>
          </w:rPr>
          <w:t>,</w:t>
        </w:r>
      </w:ins>
      <w:ins w:id="11" w:author="Nick Smith" w:date="2021-10-07T15:14:00Z">
        <w:r w:rsidR="00EA24F1">
          <w:rPr>
            <w:rFonts w:eastAsia="Times New Roman"/>
            <w:color w:val="000000"/>
          </w:rPr>
          <w:t xml:space="preserve"> Iain Colin</w:t>
        </w:r>
      </w:ins>
      <w:r w:rsidRPr="00771C52">
        <w:rPr>
          <w:rFonts w:eastAsia="Times New Roman"/>
          <w:color w:val="000000"/>
        </w:rPr>
        <w:t xml:space="preserve"> </w:t>
      </w:r>
      <w:ins w:id="12" w:author="Nick Smith" w:date="2021-10-07T15:14:00Z">
        <w:r w:rsidR="00EA24F1">
          <w:rPr>
            <w:rFonts w:eastAsia="Times New Roman"/>
            <w:color w:val="000000"/>
          </w:rPr>
          <w:t>Prentice</w:t>
        </w:r>
      </w:ins>
      <w:ins w:id="13" w:author="Nick Smith" w:date="2021-10-07T15:21:00Z">
        <w:r w:rsidR="00EA24F1">
          <w:rPr>
            <w:rFonts w:eastAsia="Times New Roman"/>
            <w:color w:val="000000"/>
            <w:vertAlign w:val="superscript"/>
          </w:rPr>
          <w:t>5</w:t>
        </w:r>
      </w:ins>
      <w:ins w:id="14" w:author="Nick Smith" w:date="2021-10-07T15:16:00Z">
        <w:r w:rsidR="00EA24F1">
          <w:rPr>
            <w:rFonts w:eastAsia="Times New Roman"/>
            <w:color w:val="000000"/>
            <w:vertAlign w:val="superscript"/>
          </w:rPr>
          <w:t>,</w:t>
        </w:r>
      </w:ins>
      <w:ins w:id="15" w:author="Nick Smith" w:date="2021-10-07T15:21:00Z">
        <w:r w:rsidR="00EA24F1">
          <w:rPr>
            <w:rFonts w:eastAsia="Times New Roman"/>
            <w:color w:val="000000"/>
            <w:vertAlign w:val="superscript"/>
          </w:rPr>
          <w:t>6</w:t>
        </w:r>
      </w:ins>
      <w:ins w:id="16" w:author="Nick Smith" w:date="2021-10-07T15:16:00Z">
        <w:r w:rsidR="00EA24F1">
          <w:rPr>
            <w:rFonts w:eastAsia="Times New Roman"/>
            <w:color w:val="000000"/>
            <w:vertAlign w:val="superscript"/>
          </w:rPr>
          <w:t>,</w:t>
        </w:r>
      </w:ins>
      <w:ins w:id="17" w:author="Nick Smith" w:date="2021-10-07T15:21:00Z">
        <w:r w:rsidR="00EA24F1">
          <w:rPr>
            <w:rFonts w:eastAsia="Times New Roman"/>
            <w:color w:val="000000"/>
            <w:vertAlign w:val="superscript"/>
          </w:rPr>
          <w:t>7</w:t>
        </w:r>
      </w:ins>
      <w:ins w:id="18" w:author="Nick Smith" w:date="2021-10-07T15:16:00Z">
        <w:r w:rsidR="00EA24F1">
          <w:rPr>
            <w:rFonts w:eastAsia="Times New Roman"/>
            <w:color w:val="000000"/>
          </w:rPr>
          <w:t>,</w:t>
        </w:r>
      </w:ins>
      <w:ins w:id="19" w:author="Nick Smith" w:date="2021-10-07T15:17:00Z">
        <w:r w:rsidR="00EA24F1">
          <w:rPr>
            <w:rFonts w:eastAsia="Times New Roman"/>
            <w:color w:val="000000"/>
          </w:rPr>
          <w:t xml:space="preserve"> Ian J. Wright</w:t>
        </w:r>
      </w:ins>
      <w:ins w:id="20" w:author="Nick Smith" w:date="2021-10-07T15:21:00Z">
        <w:r w:rsidR="00EA24F1">
          <w:rPr>
            <w:rFonts w:eastAsia="Times New Roman"/>
            <w:color w:val="000000"/>
            <w:vertAlign w:val="superscript"/>
          </w:rPr>
          <w:t>6</w:t>
        </w:r>
      </w:ins>
      <w:ins w:id="21" w:author="Nick Smith" w:date="2021-10-07T15:17:00Z">
        <w:r w:rsidR="00EA24F1">
          <w:rPr>
            <w:rFonts w:eastAsia="Times New Roman"/>
            <w:color w:val="000000"/>
          </w:rPr>
          <w:t>,</w:t>
        </w:r>
      </w:ins>
      <w:ins w:id="22" w:author="Nick Smith" w:date="2021-10-07T15:20:00Z">
        <w:r w:rsidR="00EA24F1">
          <w:rPr>
            <w:rFonts w:eastAsia="Times New Roman"/>
            <w:color w:val="000000"/>
          </w:rPr>
          <w:t xml:space="preserve"> Sally</w:t>
        </w:r>
      </w:ins>
      <w:ins w:id="23" w:author="Nick Smith" w:date="2021-10-07T15:22:00Z">
        <w:r w:rsidR="00EA24F1">
          <w:rPr>
            <w:rFonts w:eastAsia="Times New Roman"/>
            <w:color w:val="000000"/>
          </w:rPr>
          <w:t xml:space="preserve"> A. Power</w:t>
        </w:r>
        <w:r w:rsidR="00EA24F1">
          <w:rPr>
            <w:rFonts w:eastAsia="Times New Roman"/>
            <w:color w:val="000000"/>
            <w:vertAlign w:val="superscript"/>
          </w:rPr>
          <w:t>8</w:t>
        </w:r>
      </w:ins>
      <w:r w:rsidRPr="00771C52">
        <w:rPr>
          <w:rFonts w:eastAsia="Times New Roman"/>
          <w:color w:val="000000"/>
        </w:rPr>
        <w:t xml:space="preserve">…, Nutrient </w:t>
      </w:r>
      <w:del w:id="24" w:author="Nick Smith" w:date="2021-10-07T15:21:00Z">
        <w:r w:rsidRPr="00771C52" w:rsidDel="00EA24F1">
          <w:rPr>
            <w:rFonts w:eastAsia="Times New Roman"/>
            <w:color w:val="000000"/>
          </w:rPr>
          <w:delText>Network</w:delText>
        </w:r>
        <w:r w:rsidR="008E7B36" w:rsidDel="00EA24F1">
          <w:rPr>
            <w:rFonts w:eastAsia="Times New Roman"/>
            <w:color w:val="000000"/>
            <w:vertAlign w:val="superscript"/>
          </w:rPr>
          <w:delText>x</w:delText>
        </w:r>
      </w:del>
      <w:ins w:id="25" w:author="Nick Smith" w:date="2021-10-07T15:21:00Z">
        <w:r w:rsidR="00EA24F1" w:rsidRPr="00771C52">
          <w:rPr>
            <w:rFonts w:eastAsia="Times New Roman"/>
            <w:color w:val="000000"/>
          </w:rPr>
          <w:t>Network</w:t>
        </w:r>
        <w:r w:rsidR="00EA24F1">
          <w:rPr>
            <w:rFonts w:eastAsia="Times New Roman"/>
            <w:color w:val="000000"/>
            <w:vertAlign w:val="superscript"/>
          </w:rPr>
          <w:t>4</w:t>
        </w:r>
      </w:ins>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ins w:id="26" w:author="Nick Smith" w:date="2021-10-07T15:15:00Z"/>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A24F1" w:rsidRDefault="00EA24F1" w:rsidP="00B05AC4">
      <w:pPr>
        <w:spacing w:line="480" w:lineRule="auto"/>
        <w:contextualSpacing/>
        <w:rPr>
          <w:ins w:id="27" w:author="Nick Smith" w:date="2021-10-07T15:18:00Z"/>
          <w:rFonts w:eastAsia="Times New Roman"/>
          <w:rPrChange w:id="28" w:author="Nick Smith" w:date="2021-10-07T15:18:00Z">
            <w:rPr>
              <w:ins w:id="29" w:author="Nick Smith" w:date="2021-10-07T15:18:00Z"/>
              <w:rFonts w:eastAsia="Times New Roman"/>
              <w:vertAlign w:val="superscript"/>
            </w:rPr>
          </w:rPrChange>
        </w:rPr>
      </w:pPr>
      <w:ins w:id="30" w:author="Nick Smith" w:date="2021-10-07T15:18:00Z">
        <w:r>
          <w:rPr>
            <w:rFonts w:eastAsia="Times New Roman"/>
            <w:vertAlign w:val="superscript"/>
          </w:rPr>
          <w:t>3</w:t>
        </w:r>
        <w:r w:rsidRPr="00EA24F1">
          <w:rPr>
            <w:rFonts w:eastAsia="Times New Roman"/>
          </w:rPr>
          <w:t>Department of Biology, Texas State University, San Marcos, TX, 78666, USA</w:t>
        </w:r>
      </w:ins>
    </w:p>
    <w:p w14:paraId="40A9BF46" w14:textId="5E5B116F" w:rsidR="00EA24F1" w:rsidRPr="00EA24F1" w:rsidRDefault="00EA24F1" w:rsidP="00B05AC4">
      <w:pPr>
        <w:spacing w:line="480" w:lineRule="auto"/>
        <w:contextualSpacing/>
        <w:rPr>
          <w:ins w:id="31" w:author="Nick Smith" w:date="2021-10-07T15:19:00Z"/>
          <w:rFonts w:eastAsia="Times New Roman"/>
          <w:rPrChange w:id="32" w:author="Nick Smith" w:date="2021-10-07T15:19:00Z">
            <w:rPr>
              <w:ins w:id="33" w:author="Nick Smith" w:date="2021-10-07T15:19:00Z"/>
              <w:rFonts w:eastAsia="Times New Roman"/>
              <w:vertAlign w:val="superscript"/>
            </w:rPr>
          </w:rPrChange>
        </w:rPr>
      </w:pPr>
      <w:ins w:id="34" w:author="Nick Smith" w:date="2021-10-07T15:19:00Z">
        <w:r>
          <w:rPr>
            <w:rFonts w:eastAsia="Times New Roman"/>
            <w:vertAlign w:val="superscript"/>
          </w:rPr>
          <w:t>4</w:t>
        </w:r>
        <w:r>
          <w:rPr>
            <w:rFonts w:eastAsia="Times New Roman"/>
          </w:rPr>
          <w:t>Department of Ecology, Evolution, and Behavior, University of Minnesota, Saint Paul, MN 55108</w:t>
        </w:r>
      </w:ins>
    </w:p>
    <w:p w14:paraId="473641EA" w14:textId="19C8D9AC" w:rsidR="00EA24F1" w:rsidRPr="00EA24F1" w:rsidRDefault="00EA24F1" w:rsidP="00B05AC4">
      <w:pPr>
        <w:spacing w:line="480" w:lineRule="auto"/>
        <w:contextualSpacing/>
        <w:rPr>
          <w:ins w:id="35" w:author="Nick Smith" w:date="2021-10-07T15:15:00Z"/>
          <w:rFonts w:eastAsia="Times New Roman"/>
        </w:rPr>
      </w:pPr>
      <w:ins w:id="36" w:author="Nick Smith" w:date="2021-10-07T15:21:00Z">
        <w:r>
          <w:rPr>
            <w:rFonts w:eastAsia="Times New Roman"/>
            <w:vertAlign w:val="superscript"/>
          </w:rPr>
          <w:t>5</w:t>
        </w:r>
      </w:ins>
      <w:ins w:id="37" w:author="Nick Smith" w:date="2021-10-07T15:15:00Z">
        <w:r w:rsidRPr="00EA24F1">
          <w:rPr>
            <w:rFonts w:eastAsia="Times New Roman"/>
          </w:rPr>
          <w:t xml:space="preserve">Georgina Mace Centre for the Living Planet, Imperial College London, Department of Life Sciences, </w:t>
        </w:r>
        <w:bookmarkStart w:id="38" w:name="OLE_LINK246"/>
        <w:bookmarkStart w:id="39" w:name="OLE_LINK247"/>
        <w:proofErr w:type="spellStart"/>
        <w:r w:rsidRPr="00EA24F1">
          <w:rPr>
            <w:rFonts w:eastAsia="Times New Roman"/>
          </w:rPr>
          <w:t>Silwood</w:t>
        </w:r>
        <w:proofErr w:type="spellEnd"/>
        <w:r w:rsidRPr="00EA24F1">
          <w:rPr>
            <w:rFonts w:eastAsia="Times New Roman"/>
          </w:rPr>
          <w:t xml:space="preserve"> Park Campus, </w:t>
        </w:r>
        <w:bookmarkStart w:id="40" w:name="OLE_LINK315"/>
        <w:bookmarkStart w:id="41" w:name="OLE_LINK316"/>
        <w:r w:rsidRPr="00EA24F1">
          <w:rPr>
            <w:rFonts w:eastAsia="Times New Roman"/>
          </w:rPr>
          <w:t xml:space="preserve">Ascot </w:t>
        </w:r>
        <w:bookmarkEnd w:id="40"/>
        <w:bookmarkEnd w:id="41"/>
        <w:r w:rsidRPr="00EA24F1">
          <w:rPr>
            <w:rFonts w:eastAsia="Times New Roman"/>
          </w:rPr>
          <w:t>SL5 7PY, UK</w:t>
        </w:r>
        <w:bookmarkEnd w:id="38"/>
        <w:bookmarkEnd w:id="39"/>
      </w:ins>
    </w:p>
    <w:p w14:paraId="6A636A24" w14:textId="58F59D1B" w:rsidR="00EA24F1" w:rsidRPr="00EA24F1" w:rsidRDefault="00EA24F1" w:rsidP="00EA24F1">
      <w:pPr>
        <w:spacing w:line="480" w:lineRule="auto"/>
        <w:contextualSpacing/>
        <w:rPr>
          <w:ins w:id="42" w:author="Nick Smith" w:date="2021-10-07T15:16:00Z"/>
          <w:rFonts w:eastAsia="Times New Roman"/>
        </w:rPr>
      </w:pPr>
      <w:ins w:id="43" w:author="Nick Smith" w:date="2021-10-07T15:21:00Z">
        <w:r>
          <w:rPr>
            <w:rFonts w:eastAsia="Times New Roman"/>
            <w:vertAlign w:val="superscript"/>
          </w:rPr>
          <w:t>6</w:t>
        </w:r>
      </w:ins>
      <w:ins w:id="44" w:author="Nick Smith" w:date="2021-10-07T15:16:00Z">
        <w:r w:rsidRPr="00EA24F1">
          <w:rPr>
            <w:rFonts w:eastAsia="Times New Roman"/>
          </w:rPr>
          <w:t xml:space="preserve">Department of Biological Sciences, </w:t>
        </w:r>
        <w:bookmarkStart w:id="45" w:name="OLE_LINK356"/>
        <w:bookmarkStart w:id="46" w:name="OLE_LINK357"/>
        <w:r w:rsidRPr="00EA24F1">
          <w:rPr>
            <w:rFonts w:eastAsia="Times New Roman"/>
          </w:rPr>
          <w:t>Macquarie University</w:t>
        </w:r>
        <w:bookmarkEnd w:id="45"/>
        <w:bookmarkEnd w:id="46"/>
        <w:r w:rsidRPr="00EA24F1">
          <w:rPr>
            <w:rFonts w:eastAsia="Times New Roman"/>
          </w:rPr>
          <w:t>, North Ryde, NSW 2109, Australia</w:t>
        </w:r>
      </w:ins>
    </w:p>
    <w:p w14:paraId="0B55ACEF" w14:textId="1EEA3155" w:rsidR="00EA24F1" w:rsidRPr="00EA24F1" w:rsidRDefault="00EA24F1" w:rsidP="00B05AC4">
      <w:pPr>
        <w:spacing w:line="480" w:lineRule="auto"/>
        <w:contextualSpacing/>
        <w:rPr>
          <w:rFonts w:eastAsia="Times New Roman"/>
        </w:rPr>
      </w:pPr>
      <w:ins w:id="47" w:author="Nick Smith" w:date="2021-10-07T15:16:00Z">
        <w:r>
          <w:rPr>
            <w:rFonts w:eastAsia="Times New Roman"/>
            <w:vertAlign w:val="superscript"/>
          </w:rPr>
          <w:t>5</w:t>
        </w:r>
        <w:bookmarkStart w:id="48" w:name="OLE_LINK242"/>
        <w:bookmarkStart w:id="49" w:name="OLE_LINK243"/>
        <w:bookmarkStart w:id="50" w:name="OLE_LINK361"/>
        <w:bookmarkStart w:id="51" w:name="OLE_LINK362"/>
        <w:r w:rsidRPr="00EA24F1">
          <w:rPr>
            <w:rFonts w:eastAsia="Times New Roman"/>
            <w:rPrChange w:id="52" w:author="Nick Smith" w:date="2021-10-07T15:16:00Z">
              <w:rPr>
                <w:rFonts w:eastAsia="Times New Roman"/>
                <w:vertAlign w:val="superscript"/>
              </w:rPr>
            </w:rPrChange>
          </w:rPr>
          <w:t>Ministry of Education Key Laboratory for Earth System Modelling, Department of Earth System Science</w:t>
        </w:r>
        <w:bookmarkEnd w:id="48"/>
        <w:bookmarkEnd w:id="49"/>
        <w:bookmarkEnd w:id="50"/>
        <w:bookmarkEnd w:id="51"/>
        <w:r w:rsidRPr="00EA24F1">
          <w:rPr>
            <w:rFonts w:eastAsia="Times New Roman"/>
            <w:rPrChange w:id="53" w:author="Nick Smith" w:date="2021-10-07T15:16:00Z">
              <w:rPr>
                <w:rFonts w:eastAsia="Times New Roman"/>
                <w:vertAlign w:val="superscript"/>
              </w:rPr>
            </w:rPrChange>
          </w:rPr>
          <w:t xml:space="preserve">, </w:t>
        </w:r>
        <w:bookmarkStart w:id="54" w:name="OLE_LINK240"/>
        <w:bookmarkStart w:id="55" w:name="OLE_LINK241"/>
        <w:bookmarkStart w:id="56" w:name="OLE_LINK360"/>
        <w:r w:rsidRPr="00EA24F1">
          <w:rPr>
            <w:rFonts w:eastAsia="Times New Roman"/>
            <w:rPrChange w:id="57" w:author="Nick Smith" w:date="2021-10-07T15:16:00Z">
              <w:rPr>
                <w:rFonts w:eastAsia="Times New Roman"/>
                <w:vertAlign w:val="superscript"/>
              </w:rPr>
            </w:rPrChange>
          </w:rPr>
          <w:t>Tsinghua University</w:t>
        </w:r>
        <w:bookmarkEnd w:id="54"/>
        <w:bookmarkEnd w:id="55"/>
        <w:bookmarkEnd w:id="56"/>
        <w:r w:rsidRPr="00EA24F1">
          <w:rPr>
            <w:rFonts w:eastAsia="Times New Roman"/>
            <w:rPrChange w:id="58" w:author="Nick Smith" w:date="2021-10-07T15:16:00Z">
              <w:rPr>
                <w:rFonts w:eastAsia="Times New Roman"/>
                <w:vertAlign w:val="superscript"/>
              </w:rPr>
            </w:rPrChange>
          </w:rPr>
          <w:t>, Beijing 100084, China</w:t>
        </w:r>
      </w:ins>
    </w:p>
    <w:p w14:paraId="75F34000" w14:textId="6A1F092C" w:rsidR="00361685" w:rsidRPr="00771C52" w:rsidRDefault="008E7B36" w:rsidP="00B05AC4">
      <w:pPr>
        <w:spacing w:line="480" w:lineRule="auto"/>
        <w:contextualSpacing/>
        <w:rPr>
          <w:rFonts w:eastAsia="Times New Roman"/>
        </w:rPr>
      </w:pPr>
      <w:del w:id="59" w:author="Nick Smith" w:date="2021-10-07T15:22:00Z">
        <w:r w:rsidDel="00EA24F1">
          <w:rPr>
            <w:rFonts w:eastAsia="Times New Roman"/>
            <w:color w:val="000000"/>
            <w:vertAlign w:val="superscript"/>
          </w:rPr>
          <w:delText>x</w:delText>
        </w:r>
        <w:r w:rsidR="00361685" w:rsidRPr="00771C52" w:rsidDel="00EA24F1">
          <w:rPr>
            <w:rFonts w:eastAsia="Times New Roman"/>
            <w:color w:val="000000"/>
          </w:rPr>
          <w:delText xml:space="preserve">University </w:delText>
        </w:r>
      </w:del>
      <w:ins w:id="60" w:author="Nick Smith" w:date="2021-10-07T15:22:00Z">
        <w:r w:rsidR="00EA24F1">
          <w:rPr>
            <w:rFonts w:eastAsia="Times New Roman"/>
            <w:color w:val="000000"/>
            <w:vertAlign w:val="superscript"/>
          </w:rPr>
          <w:t>8</w:t>
        </w:r>
        <w:r w:rsidR="00B83AB1">
          <w:rPr>
            <w:rFonts w:eastAsia="Times New Roman"/>
            <w:color w:val="000000"/>
          </w:rPr>
          <w:t>Hawkesbur</w:t>
        </w:r>
      </w:ins>
      <w:ins w:id="61" w:author="Nick Smith" w:date="2021-10-07T15:23:00Z">
        <w:r w:rsidR="00B83AB1">
          <w:rPr>
            <w:rFonts w:eastAsia="Times New Roman"/>
            <w:color w:val="000000"/>
          </w:rPr>
          <w:t xml:space="preserve">y Institute for the Environment, </w:t>
        </w:r>
      </w:ins>
      <w:del w:id="62" w:author="Nick Smith" w:date="2021-10-07T15:22:00Z">
        <w:r w:rsidR="00361685" w:rsidRPr="00771C52" w:rsidDel="00EA24F1">
          <w:rPr>
            <w:rFonts w:eastAsia="Times New Roman"/>
            <w:color w:val="000000"/>
          </w:rPr>
          <w:delText>of Minnesota</w:delText>
        </w:r>
      </w:del>
      <w:ins w:id="63" w:author="Nick Smith" w:date="2021-10-07T15:22:00Z">
        <w:r w:rsidR="00EA24F1">
          <w:rPr>
            <w:rFonts w:eastAsia="Times New Roman"/>
            <w:color w:val="000000"/>
          </w:rPr>
          <w:t>Western Sydney</w:t>
        </w:r>
      </w:ins>
      <w:ins w:id="64" w:author="Nick Smith" w:date="2021-10-07T15:23:00Z">
        <w:r w:rsidR="00B83AB1">
          <w:rPr>
            <w:rFonts w:eastAsia="Times New Roman"/>
            <w:color w:val="000000"/>
          </w:rPr>
          <w:t xml:space="preserve"> University</w:t>
        </w:r>
      </w:ins>
      <w:ins w:id="65" w:author="Nick Smith" w:date="2021-10-07T15:22:00Z">
        <w:r w:rsidR="00B83AB1">
          <w:rPr>
            <w:rFonts w:eastAsia="Times New Roman"/>
            <w:color w:val="000000"/>
          </w:rPr>
          <w:t>,</w:t>
        </w:r>
      </w:ins>
      <w:ins w:id="66" w:author="Nick Smith" w:date="2021-10-07T15:23:00Z">
        <w:r w:rsidR="00B83AB1">
          <w:rPr>
            <w:rFonts w:eastAsia="Times New Roman"/>
            <w:color w:val="000000"/>
          </w:rPr>
          <w:t xml:space="preserve"> Sydney, Australia</w:t>
        </w:r>
      </w:ins>
      <w:ins w:id="67" w:author="Nick Smith" w:date="2021-10-07T15:22:00Z">
        <w:r w:rsidR="00B83AB1">
          <w:rPr>
            <w:rFonts w:eastAsia="Times New Roman"/>
            <w:color w:val="000000"/>
          </w:rPr>
          <w:t xml:space="preserve"> </w:t>
        </w:r>
      </w:ins>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1D272796"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w:t>
      </w:r>
      <w:del w:id="68" w:author="Nick Smith" w:date="2021-10-07T16:24:00Z">
        <w:r w:rsidRPr="00771C52" w:rsidDel="00BF1177">
          <w:rPr>
            <w:rFonts w:eastAsia="Times New Roman"/>
            <w:color w:val="000000"/>
          </w:rPr>
          <w:delText xml:space="preserve">now </w:delText>
        </w:r>
      </w:del>
      <w:r w:rsidRPr="00771C52">
        <w:rPr>
          <w:rFonts w:eastAsia="Times New Roman"/>
          <w:color w:val="000000"/>
        </w:rPr>
        <w:t>beginning to include explicit nitrogen cycles</w:t>
      </w:r>
      <w:del w:id="69" w:author="Nick Smith" w:date="2021-10-07T15:36:00Z">
        <w:r w:rsidRPr="00771C52" w:rsidDel="006E60EB">
          <w:rPr>
            <w:rFonts w:eastAsia="Times New Roman"/>
            <w:color w:val="000000"/>
          </w:rPr>
          <w:delText xml:space="preserve"> and this </w:delText>
        </w:r>
      </w:del>
      <w:ins w:id="70" w:author="Nick Smith" w:date="2021-10-07T16:25:00Z">
        <w:r w:rsidR="00BF1177">
          <w:rPr>
            <w:rFonts w:eastAsia="Times New Roman"/>
            <w:color w:val="000000"/>
          </w:rPr>
          <w:t xml:space="preserve">, which </w:t>
        </w:r>
      </w:ins>
      <w:del w:id="71" w:author="Nick Smith" w:date="2021-10-07T16:25:00Z">
        <w:r w:rsidRPr="00771C52" w:rsidDel="00BF1177">
          <w:rPr>
            <w:rFonts w:eastAsia="Times New Roman"/>
            <w:color w:val="000000"/>
          </w:rPr>
          <w:delText xml:space="preserve">has been shown to </w:delText>
        </w:r>
      </w:del>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del w:id="72" w:author="Nick Smith" w:date="2021-10-07T16:25:00Z">
        <w:r w:rsidR="007A6CA7" w:rsidRPr="00771C52" w:rsidDel="00BF1177">
          <w:rPr>
            <w:rFonts w:eastAsia="Times New Roman"/>
            <w:color w:val="000000"/>
          </w:rPr>
          <w:delText>that there is a</w:delText>
        </w:r>
      </w:del>
      <w:ins w:id="73" w:author="Nick Smith" w:date="2021-10-07T16:25:00Z">
        <w:r w:rsidR="00BF1177">
          <w:rPr>
            <w:rFonts w:eastAsia="Times New Roman"/>
            <w:color w:val="000000"/>
          </w:rPr>
          <w:t>the</w:t>
        </w:r>
      </w:ins>
      <w:r w:rsidRPr="00771C52">
        <w:rPr>
          <w:rFonts w:eastAsia="Times New Roman"/>
          <w:color w:val="000000"/>
        </w:rPr>
        <w:t xml:space="preserve"> positive correlation</w:t>
      </w:r>
      <w:del w:id="74" w:author="Nick Smith" w:date="2021-10-07T15:36:00Z">
        <w:r w:rsidRPr="00771C52" w:rsidDel="001C2672">
          <w:rPr>
            <w:rFonts w:eastAsia="Times New Roman"/>
            <w:color w:val="000000"/>
          </w:rPr>
          <w:delText>s</w:delText>
        </w:r>
      </w:del>
      <w:r w:rsidRPr="00771C52">
        <w:rPr>
          <w:rFonts w:eastAsia="Times New Roman"/>
          <w:color w:val="000000"/>
        </w:rPr>
        <w:t xml:space="preserve"> between soil nitrogen</w:t>
      </w:r>
      <w:ins w:id="75" w:author="Nick Smith" w:date="2021-10-07T15:23:00Z">
        <w:r w:rsidR="00B83AB1">
          <w:rPr>
            <w:rFonts w:eastAsia="Times New Roman"/>
            <w:color w:val="000000"/>
          </w:rPr>
          <w:t xml:space="preserve"> av</w:t>
        </w:r>
      </w:ins>
      <w:ins w:id="76" w:author="Nick Smith" w:date="2021-10-07T15:24:00Z">
        <w:r w:rsidR="00B83AB1">
          <w:rPr>
            <w:rFonts w:eastAsia="Times New Roman"/>
            <w:color w:val="000000"/>
          </w:rPr>
          <w:t>ailable for uptake by plants</w:t>
        </w:r>
      </w:ins>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del w:id="77" w:author="Nick Smith" w:date="2021-10-07T15:37:00Z">
        <w:r w:rsidRPr="00771C52" w:rsidDel="001C2672">
          <w:rPr>
            <w:rFonts w:eastAsia="Times New Roman"/>
            <w:color w:val="000000"/>
          </w:rPr>
          <w:delText xml:space="preserve">areas </w:delText>
        </w:r>
      </w:del>
      <w:ins w:id="78" w:author="Nick Smith" w:date="2021-10-07T15:37:00Z">
        <w:r w:rsidR="001C2672">
          <w:rPr>
            <w:rFonts w:eastAsia="Times New Roman"/>
            <w:color w:val="000000"/>
          </w:rPr>
          <w:t>systems</w:t>
        </w:r>
        <w:r w:rsidR="001C2672" w:rsidRPr="00771C52">
          <w:rPr>
            <w:rFonts w:eastAsia="Times New Roman"/>
            <w:color w:val="000000"/>
          </w:rPr>
          <w:t xml:space="preserve"> </w:t>
        </w:r>
      </w:ins>
      <w:r w:rsidRPr="00771C52">
        <w:rPr>
          <w:rFonts w:eastAsia="Times New Roman"/>
          <w:color w:val="000000"/>
        </w:rPr>
        <w:t>with more</w:t>
      </w:r>
      <w:ins w:id="79" w:author="Nick Smith" w:date="2021-10-07T15:37:00Z">
        <w:r w:rsidR="001C2672">
          <w:rPr>
            <w:rFonts w:eastAsia="Times New Roman"/>
            <w:color w:val="000000"/>
          </w:rPr>
          <w:t xml:space="preserve"> available</w:t>
        </w:r>
      </w:ins>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t>
      </w:r>
      <w:del w:id="80" w:author="Nick Smith" w:date="2021-10-07T15:24:00Z">
        <w:r w:rsidRPr="00771C52" w:rsidDel="00B83AB1">
          <w:rPr>
            <w:rFonts w:eastAsia="Times New Roman"/>
            <w:color w:val="000000"/>
          </w:rPr>
          <w:delText>We show that, a</w:delText>
        </w:r>
      </w:del>
      <w:ins w:id="81" w:author="Nick Smith" w:date="2021-10-07T15:24:00Z">
        <w:r w:rsidR="00B83AB1">
          <w:rPr>
            <w:rFonts w:eastAsia="Times New Roman"/>
            <w:color w:val="000000"/>
          </w:rPr>
          <w:t>A</w:t>
        </w:r>
      </w:ins>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del w:id="82" w:author="Nick Smith" w:date="2021-10-07T15:24:00Z">
        <w:r w:rsidRPr="00771C52" w:rsidDel="00B83AB1">
          <w:rPr>
            <w:rFonts w:eastAsia="Times New Roman"/>
            <w:color w:val="000000"/>
          </w:rPr>
          <w:delText>we find that</w:delText>
        </w:r>
        <w:r w:rsidR="008C53AA" w:rsidDel="00B83AB1">
          <w:rPr>
            <w:rFonts w:eastAsia="Times New Roman"/>
            <w:color w:val="000000"/>
          </w:rPr>
          <w:delText xml:space="preserve"> </w:delText>
        </w:r>
      </w:del>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del w:id="83" w:author="Nick Smith" w:date="2021-10-07T15:24:00Z">
        <w:r w:rsidRPr="00771C52" w:rsidDel="00B83AB1">
          <w:rPr>
            <w:rFonts w:eastAsia="Times New Roman"/>
            <w:color w:val="000000"/>
          </w:rPr>
          <w:delText>Additionally, we find that t</w:delText>
        </w:r>
      </w:del>
      <w:ins w:id="84" w:author="Nick Smith" w:date="2021-10-07T15:24:00Z">
        <w:r w:rsidR="00B83AB1">
          <w:rPr>
            <w:rFonts w:eastAsia="Times New Roman"/>
            <w:color w:val="000000"/>
          </w:rPr>
          <w:t>T</w:t>
        </w:r>
      </w:ins>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ins w:id="85" w:author="Nick Smith" w:date="2021-10-07T16:26:00Z">
        <w:r w:rsidR="00BF1177">
          <w:rPr>
            <w:rFonts w:eastAsia="Times New Roman"/>
            <w:color w:val="000000"/>
          </w:rPr>
          <w:t xml:space="preserve"> addition</w:t>
        </w:r>
      </w:ins>
      <w:r w:rsidR="00D06FFF">
        <w:rPr>
          <w:rFonts w:eastAsia="Times New Roman"/>
          <w:color w:val="000000"/>
        </w:rPr>
        <w:t xml:space="preserve"> is strongest when plants increase allocation to leaf mass per area, but not aboveground biomass</w:t>
      </w:r>
      <w:del w:id="86" w:author="Nick Smith" w:date="2021-10-07T16:26:00Z">
        <w:r w:rsidRPr="00771C52" w:rsidDel="00BF1177">
          <w:rPr>
            <w:rFonts w:eastAsia="Times New Roman"/>
            <w:color w:val="000000"/>
          </w:rPr>
          <w:delText xml:space="preserve"> </w:delText>
        </w:r>
        <w:r w:rsidR="00D06FFF" w:rsidDel="00BF1177">
          <w:rPr>
            <w:rFonts w:eastAsia="Times New Roman"/>
            <w:color w:val="000000"/>
          </w:rPr>
          <w:delText>in response to soil nitrogen addition</w:delText>
        </w:r>
      </w:del>
      <w:r w:rsidRPr="00771C52">
        <w:rPr>
          <w:rFonts w:eastAsia="Times New Roman"/>
          <w:color w:val="000000"/>
        </w:rPr>
        <w:t xml:space="preserve">. These results reconcile discrepancies </w:t>
      </w:r>
      <w:del w:id="87" w:author="Nick Smith" w:date="2021-10-07T16:26:00Z">
        <w:r w:rsidRPr="00771C52" w:rsidDel="00BF1177">
          <w:rPr>
            <w:rFonts w:eastAsia="Times New Roman"/>
            <w:color w:val="000000"/>
          </w:rPr>
          <w:delText xml:space="preserve">between </w:delText>
        </w:r>
      </w:del>
      <w:ins w:id="88" w:author="Nick Smith" w:date="2021-10-07T16:26:00Z">
        <w:r w:rsidR="00BF1177">
          <w:rPr>
            <w:rFonts w:eastAsia="Times New Roman"/>
            <w:color w:val="000000"/>
          </w:rPr>
          <w:t>among</w:t>
        </w:r>
        <w:r w:rsidR="00BF1177" w:rsidRPr="00771C52">
          <w:rPr>
            <w:rFonts w:eastAsia="Times New Roman"/>
            <w:color w:val="000000"/>
          </w:rPr>
          <w:t xml:space="preserve"> </w:t>
        </w:r>
      </w:ins>
      <w:r w:rsidRPr="00771C52">
        <w:rPr>
          <w:rFonts w:eastAsia="Times New Roman"/>
          <w:color w:val="000000"/>
        </w:rPr>
        <w:t>past studies and show</w:t>
      </w:r>
      <w:del w:id="89" w:author="Nick Smith" w:date="2021-10-07T15:37:00Z">
        <w:r w:rsidRPr="00771C52" w:rsidDel="005702DE">
          <w:rPr>
            <w:rFonts w:eastAsia="Times New Roman"/>
            <w:color w:val="000000"/>
          </w:rPr>
          <w:delText>s</w:delText>
        </w:r>
      </w:del>
      <w:r w:rsidRPr="00771C52">
        <w:rPr>
          <w:rFonts w:eastAsia="Times New Roman"/>
          <w:color w:val="000000"/>
        </w:rPr>
        <w:t xml:space="preserve">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w:t>
      </w:r>
      <w:del w:id="90" w:author="Nick Smith" w:date="2021-10-07T16:26:00Z">
        <w:r w:rsidRPr="00771C52" w:rsidDel="004F5AEB">
          <w:rPr>
            <w:rFonts w:eastAsia="Times New Roman"/>
            <w:color w:val="000000"/>
          </w:rPr>
          <w:delText>as well as</w:delText>
        </w:r>
      </w:del>
      <w:ins w:id="91" w:author="Nick Smith" w:date="2021-10-07T16:26:00Z">
        <w:r w:rsidR="004F5AEB">
          <w:rPr>
            <w:rFonts w:eastAsia="Times New Roman"/>
            <w:color w:val="000000"/>
          </w:rPr>
          <w:t>and</w:t>
        </w:r>
      </w:ins>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ins w:id="92" w:author="Nick Smith" w:date="2021-10-07T15:25:00Z">
        <w:r w:rsidR="00B83AB1">
          <w:rPr>
            <w:rFonts w:eastAsia="Times New Roman"/>
            <w:color w:val="000000"/>
          </w:rPr>
          <w:t>;</w:t>
        </w:r>
      </w:ins>
      <w:del w:id="93" w:author="Nick Smith" w:date="2021-10-07T15:25:00Z">
        <w:r w:rsidRPr="00771C52" w:rsidDel="00B83AB1">
          <w:rPr>
            <w:rFonts w:eastAsia="Times New Roman"/>
            <w:color w:val="000000"/>
          </w:rPr>
          <w:delText>.</w:delText>
        </w:r>
      </w:del>
      <w:r w:rsidRPr="00771C52">
        <w:rPr>
          <w:rFonts w:eastAsia="Times New Roman"/>
          <w:color w:val="000000"/>
        </w:rPr>
        <w:t xml:space="preserve"> </w:t>
      </w:r>
      <w:del w:id="94" w:author="Nick Smith" w:date="2021-10-07T15:25:00Z">
        <w:r w:rsidRPr="00771C52" w:rsidDel="00B83AB1">
          <w:rPr>
            <w:rFonts w:eastAsia="Times New Roman"/>
            <w:color w:val="000000"/>
          </w:rPr>
          <w:delText>W</w:delText>
        </w:r>
      </w:del>
      <w:ins w:id="95" w:author="Nick Smith" w:date="2021-10-07T15:25:00Z">
        <w:r w:rsidR="00B83AB1">
          <w:rPr>
            <w:rFonts w:eastAsia="Times New Roman"/>
            <w:color w:val="000000"/>
          </w:rPr>
          <w:t>w</w:t>
        </w:r>
      </w:ins>
      <w:r w:rsidRPr="00771C52">
        <w:rPr>
          <w:rFonts w:eastAsia="Times New Roman"/>
          <w:color w:val="000000"/>
        </w:rPr>
        <w:t>hereas</w:t>
      </w:r>
      <w:del w:id="96" w:author="Nick Smith" w:date="2021-10-07T15:25:00Z">
        <w:r w:rsidRPr="00771C52" w:rsidDel="00B83AB1">
          <w:rPr>
            <w:rFonts w:eastAsia="Times New Roman"/>
            <w:color w:val="000000"/>
          </w:rPr>
          <w:delText>,</w:delText>
        </w:r>
      </w:del>
      <w:r w:rsidRPr="00771C52">
        <w:rPr>
          <w:rFonts w:eastAsia="Times New Roman"/>
          <w:color w:val="000000"/>
        </w:rPr>
        <w:t xml:space="preserve"> a positive relationship between soil and leaf nitrogen is observed when added nitrogen is not used for growth. These dynamics will be important to </w:t>
      </w:r>
      <w:del w:id="97" w:author="Nick Smith" w:date="2021-10-07T15:25:00Z">
        <w:r w:rsidRPr="00771C52" w:rsidDel="00B83AB1">
          <w:rPr>
            <w:rFonts w:eastAsia="Times New Roman"/>
            <w:color w:val="000000"/>
          </w:rPr>
          <w:delText xml:space="preserve">include </w:delText>
        </w:r>
      </w:del>
      <w:ins w:id="98" w:author="Nick Smith" w:date="2021-10-07T15:25:00Z">
        <w:r w:rsidR="00B83AB1">
          <w:rPr>
            <w:rFonts w:eastAsia="Times New Roman"/>
            <w:color w:val="000000"/>
          </w:rPr>
          <w:t>consider</w:t>
        </w:r>
        <w:r w:rsidR="00B83AB1" w:rsidRPr="00771C52">
          <w:rPr>
            <w:rFonts w:eastAsia="Times New Roman"/>
            <w:color w:val="000000"/>
          </w:rPr>
          <w:t xml:space="preserve"> </w:t>
        </w:r>
      </w:ins>
      <w:r w:rsidRPr="00771C52">
        <w:rPr>
          <w:rFonts w:eastAsia="Times New Roman"/>
          <w:color w:val="000000"/>
        </w:rPr>
        <w:t>in the</w:t>
      </w:r>
      <w:ins w:id="99" w:author="Nick Smith" w:date="2021-10-07T15:25:00Z">
        <w:r w:rsidR="00B83AB1">
          <w:rPr>
            <w:rFonts w:eastAsia="Times New Roman"/>
            <w:color w:val="000000"/>
          </w:rPr>
          <w:t xml:space="preserve"> development of the</w:t>
        </w:r>
      </w:ins>
      <w:r w:rsidRPr="00771C52">
        <w:rPr>
          <w:rFonts w:eastAsia="Times New Roman"/>
          <w:color w:val="000000"/>
        </w:rPr>
        <w:t xml:space="preserve"> next generation of </w:t>
      </w:r>
      <w:del w:id="100" w:author="Nick Smith" w:date="2021-10-07T15:25:00Z">
        <w:r w:rsidRPr="00771C52" w:rsidDel="00B83AB1">
          <w:rPr>
            <w:rFonts w:eastAsia="Times New Roman"/>
            <w:color w:val="000000"/>
          </w:rPr>
          <w:delText>ESMs</w:delText>
        </w:r>
      </w:del>
      <w:ins w:id="101" w:author="Nick Smith" w:date="2021-10-07T15:25:00Z">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ins>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27891F9"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ins w:id="102" w:author="Nick Smith" w:date="2021-10-07T16:27:00Z">
        <w:r w:rsidR="002B1DD3">
          <w:rPr>
            <w:rFonts w:eastAsia="Times New Roman"/>
            <w:color w:val="000000"/>
          </w:rPr>
          <w:t xml:space="preserve"> responsible for assimilating CO</w:t>
        </w:r>
        <w:r w:rsidR="002B1DD3">
          <w:rPr>
            <w:rFonts w:eastAsia="Times New Roman"/>
            <w:color w:val="000000"/>
            <w:vertAlign w:val="subscript"/>
          </w:rPr>
          <w:t>2</w:t>
        </w:r>
      </w:ins>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380E3FB5"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ins w:id="103" w:author="Nick Smith" w:date="2021-10-07T15:26:00Z">
        <w:r w:rsidR="00B83AB1">
          <w:rPr>
            <w:rFonts w:eastAsia="Times New Roman"/>
            <w:color w:val="000000"/>
          </w:rPr>
          <w:t xml:space="preserve"> </w:t>
        </w:r>
      </w:ins>
      <w:ins w:id="104" w:author="Nick Smith" w:date="2021-10-07T15:27:00Z">
        <w:r w:rsidR="00B83AB1">
          <w:rPr>
            <w:rFonts w:eastAsia="Times New Roman"/>
            <w:color w:val="000000"/>
          </w:rPr>
          <w:fldChar w:fldCharType="begin" w:fldLock="1"/>
        </w:r>
      </w:ins>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ins w:id="105" w:author="Nick Smith" w:date="2021-10-07T15:27:00Z">
        <w:r w:rsidR="00B83AB1">
          <w:rPr>
            <w:rFonts w:eastAsia="Times New Roman"/>
            <w:color w:val="000000"/>
          </w:rPr>
          <w:fldChar w:fldCharType="end"/>
        </w:r>
      </w:ins>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del w:id="106" w:author="Nick Smith" w:date="2021-10-07T15:27:00Z">
        <w:r w:rsidRPr="001B44B1" w:rsidDel="00B83AB1">
          <w:rPr>
            <w:rFonts w:eastAsia="Times New Roman"/>
            <w:color w:val="000000"/>
          </w:rPr>
          <w:delText>likely the product</w:delText>
        </w:r>
      </w:del>
      <w:ins w:id="107" w:author="Nick Smith" w:date="2021-10-07T15:27:00Z">
        <w:r w:rsidR="00B83AB1">
          <w:rPr>
            <w:rFonts w:eastAsia="Times New Roman"/>
            <w:color w:val="000000"/>
          </w:rPr>
          <w:t>a consequence</w:t>
        </w:r>
      </w:ins>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del w:id="108" w:author="Nick Smith" w:date="2021-10-07T16:27:00Z">
        <w:r w:rsidRPr="008531D1" w:rsidDel="00241405">
          <w:rPr>
            <w:rFonts w:eastAsia="Times New Roman"/>
            <w:color w:val="000000"/>
          </w:rPr>
          <w:delText xml:space="preserve">is </w:delText>
        </w:r>
      </w:del>
      <w:ins w:id="109" w:author="Nick Smith" w:date="2021-10-07T16:27:00Z">
        <w:r w:rsidR="00241405">
          <w:rPr>
            <w:rFonts w:eastAsia="Times New Roman"/>
            <w:color w:val="000000"/>
          </w:rPr>
          <w:t>can be</w:t>
        </w:r>
        <w:r w:rsidR="00241405" w:rsidRPr="008531D1">
          <w:rPr>
            <w:rFonts w:eastAsia="Times New Roman"/>
            <w:color w:val="000000"/>
          </w:rPr>
          <w:t xml:space="preserve"> </w:t>
        </w:r>
      </w:ins>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3D2F8B08"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leaf nitrogen using meta-</w:t>
      </w:r>
      <w:del w:id="110" w:author="Nick Smith" w:date="2021-10-07T15:38:00Z">
        <w:r w:rsidR="00472FC8" w:rsidDel="00C4492C">
          <w:rPr>
            <w:rFonts w:eastAsia="Times New Roman"/>
            <w:iCs/>
            <w:color w:val="000000"/>
          </w:rPr>
          <w:delText xml:space="preserve">analysis </w:delText>
        </w:r>
      </w:del>
      <w:ins w:id="111" w:author="Nick Smith" w:date="2021-10-07T15:38:00Z">
        <w:r w:rsidR="00C4492C">
          <w:rPr>
            <w:rFonts w:eastAsia="Times New Roman"/>
            <w:iCs/>
            <w:color w:val="000000"/>
          </w:rPr>
          <w:t xml:space="preserve">analyses </w:t>
        </w:r>
      </w:ins>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(Rubisco) that are involved in carboxylation. </w:t>
      </w:r>
      <w:del w:id="112" w:author="Nick Smith" w:date="2021-10-07T15:28:00Z">
        <w:r w:rsidRPr="001B44B1" w:rsidDel="00B83AB1">
          <w:rPr>
            <w:rFonts w:eastAsia="Times New Roman"/>
            <w:color w:val="000000"/>
          </w:rPr>
          <w:delText xml:space="preserve">This </w:delText>
        </w:r>
      </w:del>
      <w:ins w:id="113" w:author="Nick Smith" w:date="2021-10-07T15:28:00Z">
        <w:r w:rsidR="00B83AB1">
          <w:rPr>
            <w:rFonts w:eastAsia="Times New Roman"/>
            <w:color w:val="000000"/>
          </w:rPr>
          <w:t>Such reasoning</w:t>
        </w:r>
        <w:r w:rsidR="00B83AB1" w:rsidRPr="001B44B1">
          <w:rPr>
            <w:rFonts w:eastAsia="Times New Roman"/>
            <w:color w:val="000000"/>
          </w:rPr>
          <w:t xml:space="preserve"> </w:t>
        </w:r>
      </w:ins>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ins w:id="114" w:author="Nick Smith" w:date="2021-10-07T15:38:00Z">
        <w:r w:rsidR="00C4492C">
          <w:rPr>
            <w:rFonts w:eastAsia="Times New Roman"/>
            <w:color w:val="000000"/>
          </w:rPr>
          <w:t xml:space="preserve"> commonly</w:t>
        </w:r>
      </w:ins>
      <w:r w:rsidRPr="008531D1">
        <w:rPr>
          <w:rFonts w:eastAsia="Times New Roman"/>
          <w:color w:val="000000"/>
        </w:rPr>
        <w:t xml:space="preserve"> carboxylation-limited and are instead set up to maximize the utilization of available light in a given environment</w:t>
      </w:r>
      <w:r w:rsidR="00493741" w:rsidRPr="001B44B1">
        <w:rPr>
          <w:rFonts w:eastAsia="Times New Roman"/>
          <w:color w:val="000000"/>
        </w:rPr>
        <w:t xml:space="preserve"> </w:t>
      </w:r>
      <w:ins w:id="115" w:author="Nick Smith" w:date="2021-10-07T15:29:00Z">
        <w:r w:rsidR="00B83AB1">
          <w:rPr>
            <w:rFonts w:eastAsia="Times New Roman"/>
            <w:color w:val="000000"/>
          </w:rPr>
          <w:fldChar w:fldCharType="begin" w:fldLock="1"/>
        </w:r>
      </w:ins>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ins w:id="116" w:author="Nick Smith" w:date="2021-10-07T15:29:00Z">
        <w:r w:rsidR="00B83AB1">
          <w:rPr>
            <w:rFonts w:eastAsia="Times New Roman"/>
            <w:color w:val="000000"/>
          </w:rPr>
          <w:fldChar w:fldCharType="end"/>
        </w:r>
      </w:ins>
      <w:del w:id="117" w:author="Nick Smith" w:date="2021-10-07T15:29:00Z">
        <w:r w:rsidR="00493741" w:rsidRPr="008531D1" w:rsidDel="00B83AB1">
          <w:rPr>
            <w:rFonts w:eastAsia="Times New Roman"/>
            <w:color w:val="000000"/>
          </w:rPr>
          <w:fldChar w:fldCharType="begin" w:fldLock="1"/>
        </w:r>
        <w:r w:rsidR="00383758" w:rsidRPr="00771C52" w:rsidDel="00B83AB1">
          <w:rPr>
            <w:rFonts w:eastAsia="Times New Roman"/>
            <w:color w:val="000000"/>
          </w:rPr>
          <w:del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delInstrText>
        </w:r>
        <w:r w:rsidR="00493741" w:rsidRPr="008531D1" w:rsidDel="00B83AB1">
          <w:rPr>
            <w:rFonts w:eastAsia="Times New Roman"/>
            <w:color w:val="000000"/>
          </w:rPr>
          <w:fldChar w:fldCharType="separate"/>
        </w:r>
        <w:r w:rsidR="00493741" w:rsidRPr="008531D1" w:rsidDel="00B83AB1">
          <w:rPr>
            <w:rFonts w:eastAsia="Times New Roman"/>
            <w:noProof/>
            <w:color w:val="000000"/>
          </w:rPr>
          <w:delText xml:space="preserve">(Smith </w:delText>
        </w:r>
        <w:r w:rsidR="00493741" w:rsidRPr="001B44B1" w:rsidDel="00B83AB1">
          <w:rPr>
            <w:rFonts w:eastAsia="Times New Roman"/>
            <w:i/>
            <w:noProof/>
            <w:color w:val="000000"/>
          </w:rPr>
          <w:delText>et al.</w:delText>
        </w:r>
        <w:r w:rsidR="00493741" w:rsidRPr="001B44B1" w:rsidDel="00B83AB1">
          <w:rPr>
            <w:rFonts w:eastAsia="Times New Roman"/>
            <w:noProof/>
            <w:color w:val="000000"/>
          </w:rPr>
          <w:delText xml:space="preserve">, 2019; Peng </w:delText>
        </w:r>
        <w:r w:rsidR="00493741" w:rsidRPr="001B44B1" w:rsidDel="00B83AB1">
          <w:rPr>
            <w:rFonts w:eastAsia="Times New Roman"/>
            <w:i/>
            <w:noProof/>
            <w:color w:val="000000"/>
          </w:rPr>
          <w:delText>et al.</w:delText>
        </w:r>
        <w:r w:rsidR="00493741" w:rsidRPr="00771C52" w:rsidDel="00B83AB1">
          <w:rPr>
            <w:rFonts w:eastAsia="Times New Roman"/>
            <w:noProof/>
            <w:color w:val="000000"/>
          </w:rPr>
          <w:delText>, 2020; Smith &amp; Keenan, 2020)</w:delText>
        </w:r>
        <w:r w:rsidR="00493741" w:rsidRPr="008531D1" w:rsidDel="00B83AB1">
          <w:rPr>
            <w:rFonts w:eastAsia="Times New Roman"/>
            <w:color w:val="000000"/>
          </w:rPr>
          <w:fldChar w:fldCharType="end"/>
        </w:r>
      </w:del>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Rub</w:t>
      </w:r>
      <w:ins w:id="118" w:author="Nick Smith" w:date="2021-10-07T15:38:00Z">
        <w:r w:rsidR="00C4492C">
          <w:rPr>
            <w:rFonts w:eastAsia="Times New Roman"/>
            <w:color w:val="000000"/>
          </w:rPr>
          <w:t>i</w:t>
        </w:r>
      </w:ins>
      <w:r w:rsidRPr="001B44B1">
        <w:rPr>
          <w:rFonts w:eastAsia="Times New Roman"/>
          <w:color w:val="000000"/>
        </w:rPr>
        <w:t>s</w:t>
      </w:r>
      <w:del w:id="119" w:author="Nick Smith" w:date="2021-10-07T15:38:00Z">
        <w:r w:rsidRPr="001B44B1" w:rsidDel="00C4492C">
          <w:rPr>
            <w:rFonts w:eastAsia="Times New Roman"/>
            <w:color w:val="000000"/>
          </w:rPr>
          <w:delText>i</w:delText>
        </w:r>
      </w:del>
      <w:r w:rsidRPr="001B44B1">
        <w:rPr>
          <w:rFonts w:eastAsia="Times New Roman"/>
          <w:color w:val="000000"/>
        </w:rPr>
        <w:t xml:space="preserve">co would not increase photosynthesis unless it was accompanied by a similar increase in light energy. Nonetheless, a plant may </w:t>
      </w:r>
      <w:del w:id="120" w:author="Nick Smith" w:date="2021-10-07T15:39:00Z">
        <w:r w:rsidRPr="001B44B1" w:rsidDel="00C4492C">
          <w:rPr>
            <w:rFonts w:eastAsia="Times New Roman"/>
            <w:color w:val="000000"/>
          </w:rPr>
          <w:delText>choose to</w:delText>
        </w:r>
      </w:del>
      <w:ins w:id="121" w:author="Nick Smith" w:date="2021-10-07T15:39:00Z">
        <w:r w:rsidR="00C4492C">
          <w:rPr>
            <w:rFonts w:eastAsia="Times New Roman"/>
            <w:color w:val="000000"/>
          </w:rPr>
          <w:t>allocate</w:t>
        </w:r>
      </w:ins>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2ADE903E"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ins w:id="122" w:author="Nick Smith" w:date="2021-10-07T16:30:00Z">
        <w:r w:rsidR="00864535">
          <w:rPr>
            <w:rFonts w:eastAsia="Times New Roman"/>
            <w:color w:val="000000"/>
          </w:rPr>
          <w:t xml:space="preserve"> and light</w:t>
        </w:r>
      </w:ins>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w:t>
      </w:r>
      <w:r w:rsidR="009A5B56" w:rsidRPr="009A5B56">
        <w:rPr>
          <w:rFonts w:eastAsia="Times New Roman"/>
          <w:noProof/>
          <w:color w:val="000000"/>
        </w:rPr>
        <w:lastRenderedPageBreak/>
        <w:t xml:space="preserve">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w:t>
      </w:r>
      <w:del w:id="123" w:author="Nick Smith" w:date="2021-10-07T15:39:00Z">
        <w:r w:rsidRPr="001B44B1" w:rsidDel="00B128CC">
          <w:rPr>
            <w:rFonts w:eastAsia="Times New Roman"/>
            <w:color w:val="000000"/>
          </w:rPr>
          <w:delText xml:space="preserve">this </w:delText>
        </w:r>
      </w:del>
      <w:r w:rsidRPr="001B44B1">
        <w:rPr>
          <w:rFonts w:eastAsia="Times New Roman"/>
          <w:color w:val="000000"/>
        </w:rPr>
        <w:t>climate</w:t>
      </w:r>
      <w:ins w:id="124" w:author="Nick Smith" w:date="2021-10-07T16:31:00Z">
        <w:r w:rsidR="00864535">
          <w:rPr>
            <w:rFonts w:eastAsia="Times New Roman"/>
            <w:color w:val="000000"/>
          </w:rPr>
          <w:t xml:space="preserve"> and light</w:t>
        </w:r>
      </w:ins>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7E715AC0"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w:t>
      </w:r>
      <w:del w:id="125" w:author="Nick Smith" w:date="2021-10-07T15:39:00Z">
        <w:r w:rsidR="00771C52" w:rsidDel="00B128CC">
          <w:rPr>
            <w:rFonts w:eastAsia="Times New Roman"/>
            <w:color w:val="000000"/>
          </w:rPr>
          <w:delText xml:space="preserve">the </w:delText>
        </w:r>
      </w:del>
      <w:r w:rsidR="00771C52">
        <w:rPr>
          <w:rFonts w:eastAsia="Times New Roman"/>
          <w:color w:val="000000"/>
        </w:rPr>
        <w:t>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ins w:id="126" w:author="Nick Smith" w:date="2021-10-07T15:39:00Z">
        <w:r w:rsidR="00B128CC">
          <w:rPr>
            <w:rFonts w:eastAsia="Times New Roman"/>
            <w:color w:val="000000"/>
          </w:rPr>
          <w:t xml:space="preserve"> These patter</w:t>
        </w:r>
      </w:ins>
      <w:ins w:id="127" w:author="Nick Smith" w:date="2021-10-07T15:40:00Z">
        <w:r w:rsidR="00B128CC">
          <w:rPr>
            <w:rFonts w:eastAsia="Times New Roman"/>
            <w:color w:val="000000"/>
          </w:rPr>
          <w:t>ns have not been explicitly tested in the field.</w:t>
        </w:r>
      </w:ins>
    </w:p>
    <w:p w14:paraId="04461849" w14:textId="1A26EBA3"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C0B6F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leaf traits alone in comparison to belowground soil nitrogen </w:t>
      </w:r>
      <w:del w:id="128" w:author="Nick Smith" w:date="2021-10-07T15:41:00Z">
        <w:r w:rsidDel="00C530D5">
          <w:rPr>
            <w:rFonts w:eastAsia="Times New Roman"/>
            <w:color w:val="000000"/>
          </w:rPr>
          <w:delText>availability</w:delText>
        </w:r>
      </w:del>
      <w:ins w:id="129" w:author="Nick Smith" w:date="2021-10-07T15:41:00Z">
        <w:r w:rsidR="00C530D5">
          <w:rPr>
            <w:rFonts w:eastAsia="Times New Roman"/>
            <w:color w:val="000000"/>
          </w:rPr>
          <w:t>addition</w:t>
        </w:r>
      </w:ins>
      <w:r>
        <w:rPr>
          <w:rFonts w:eastAsia="Times New Roman"/>
          <w:color w:val="000000"/>
        </w:rPr>
        <w:t>.</w:t>
      </w:r>
    </w:p>
    <w:p w14:paraId="236ABE50" w14:textId="61F3B7A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del w:id="130" w:author="Nick Smith" w:date="2021-10-07T15:41:00Z">
        <w:r w:rsidDel="00C530D5">
          <w:rPr>
            <w:rFonts w:eastAsia="Times New Roman"/>
            <w:color w:val="000000"/>
          </w:rPr>
          <w:delText xml:space="preserve">availability </w:delText>
        </w:r>
      </w:del>
      <w:ins w:id="131" w:author="Nick Smith" w:date="2021-10-07T15:41:00Z">
        <w:r w:rsidR="00C530D5">
          <w:rPr>
            <w:rFonts w:eastAsia="Times New Roman"/>
            <w:color w:val="000000"/>
          </w:rPr>
          <w:t xml:space="preserve">addition </w:t>
        </w:r>
      </w:ins>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02B56D63" w14:textId="171FE6FE"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del w:id="132" w:author="Nick Smith" w:date="2021-10-07T15:41:00Z">
        <w:r w:rsidRPr="00971CEF" w:rsidDel="00C530D5">
          <w:rPr>
            <w:rFonts w:eastAsia="Times New Roman"/>
            <w:color w:val="000000"/>
          </w:rPr>
          <w:delText>availability</w:delText>
        </w:r>
      </w:del>
      <w:ins w:id="133" w:author="Nick Smith" w:date="2021-10-07T15:41:00Z">
        <w:r w:rsidR="00C530D5">
          <w:rPr>
            <w:rFonts w:eastAsia="Times New Roman"/>
            <w:color w:val="000000"/>
          </w:rPr>
          <w:t>addition</w:t>
        </w:r>
      </w:ins>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del w:id="134" w:author="Nick Smith" w:date="2021-10-07T15:41:00Z">
        <w:r w:rsidRPr="00971CEF" w:rsidDel="00C530D5">
          <w:rPr>
            <w:rFonts w:eastAsia="Times New Roman"/>
            <w:color w:val="000000"/>
          </w:rPr>
          <w:delText xml:space="preserve">availability </w:delText>
        </w:r>
      </w:del>
      <w:ins w:id="135" w:author="Nick Smith" w:date="2021-10-07T15:41:00Z">
        <w:r w:rsidR="00C530D5">
          <w:rPr>
            <w:rFonts w:eastAsia="Times New Roman"/>
            <w:color w:val="000000"/>
          </w:rPr>
          <w:t>addition</w:t>
        </w:r>
        <w:r w:rsidR="00C530D5" w:rsidRPr="00971CEF">
          <w:rPr>
            <w:rFonts w:eastAsia="Times New Roman"/>
            <w:color w:val="000000"/>
          </w:rPr>
          <w:t xml:space="preserve"> </w:t>
        </w:r>
      </w:ins>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del w:id="136" w:author="Nick Smith" w:date="2021-10-07T15:41:00Z">
        <w:r w:rsidR="004921F3" w:rsidDel="00C530D5">
          <w:rPr>
            <w:rFonts w:eastAsia="Times New Roman"/>
            <w:color w:val="000000"/>
          </w:rPr>
          <w:delText xml:space="preserve">availability </w:delText>
        </w:r>
      </w:del>
      <w:ins w:id="137" w:author="Nick Smith" w:date="2021-10-07T15:41:00Z">
        <w:r w:rsidR="00C530D5">
          <w:rPr>
            <w:rFonts w:eastAsia="Times New Roman"/>
            <w:color w:val="000000"/>
          </w:rPr>
          <w:t xml:space="preserve">addition </w:t>
        </w:r>
      </w:ins>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ins w:id="138" w:author="Nick Smith" w:date="2021-10-07T15:42:00Z">
        <w:r w:rsidR="005D7DD2">
          <w:rPr>
            <w:rFonts w:eastAsia="Times New Roman"/>
            <w:color w:val="000000"/>
          </w:rPr>
          <w:t xml:space="preserve"> also</w:t>
        </w:r>
      </w:ins>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del w:id="139" w:author="Nick Smith" w:date="2021-10-07T15:42:00Z">
        <w:r w:rsidR="004921F3" w:rsidDel="005D7DD2">
          <w:rPr>
            <w:rFonts w:eastAsia="Times New Roman"/>
            <w:color w:val="000000"/>
          </w:rPr>
          <w:delText>availability</w:delText>
        </w:r>
      </w:del>
      <w:ins w:id="140" w:author="Nick Smith" w:date="2021-10-07T15:42:00Z">
        <w:r w:rsidR="005D7DD2">
          <w:rPr>
            <w:rFonts w:eastAsia="Times New Roman"/>
            <w:color w:val="000000"/>
          </w:rPr>
          <w:t>addition</w:t>
        </w:r>
      </w:ins>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del w:id="141" w:author="Nick Smith" w:date="2021-10-07T15:42:00Z">
        <w:r w:rsidRPr="00971CEF" w:rsidDel="005A0E88">
          <w:rPr>
            <w:rFonts w:eastAsia="Times New Roman"/>
            <w:color w:val="000000"/>
          </w:rPr>
          <w:delText xml:space="preserve">availability </w:delText>
        </w:r>
      </w:del>
      <w:ins w:id="142" w:author="Nick Smith" w:date="2021-10-07T15:42:00Z">
        <w:r w:rsidR="005A0E88">
          <w:rPr>
            <w:rFonts w:eastAsia="Times New Roman"/>
            <w:color w:val="000000"/>
          </w:rPr>
          <w:t>addition</w:t>
        </w:r>
        <w:r w:rsidR="005A0E88" w:rsidRPr="00971CEF">
          <w:rPr>
            <w:rFonts w:eastAsia="Times New Roman"/>
            <w:color w:val="000000"/>
          </w:rPr>
          <w:t xml:space="preserve"> </w:t>
        </w:r>
      </w:ins>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49D50646" w:rsidR="00EC7E77" w:rsidRDefault="00EC7E77" w:rsidP="00EC7E77">
            <w:pPr>
              <w:spacing w:line="480" w:lineRule="auto"/>
              <w:rPr>
                <w:rFonts w:eastAsia="Times New Roman"/>
                <w:b/>
                <w:color w:val="000000"/>
              </w:rPr>
            </w:pPr>
            <w:r w:rsidRPr="00771C52">
              <w:rPr>
                <w:rFonts w:eastAsia="Times New Roman"/>
                <w:color w:val="000000"/>
              </w:rPr>
              <w:t>leaf nitrogen on a</w:t>
            </w:r>
            <w:ins w:id="143" w:author="Nick Smith" w:date="2021-10-07T16:19:00Z">
              <w:r w:rsidR="006C5E55">
                <w:rPr>
                  <w:rFonts w:eastAsia="Times New Roman"/>
                  <w:color w:val="000000"/>
                </w:rPr>
                <w:t xml:space="preserve"> mass</w:t>
              </w:r>
            </w:ins>
            <w:del w:id="144" w:author="Nick Smith" w:date="2021-10-07T16:19:00Z">
              <w:r w:rsidRPr="00771C52" w:rsidDel="006C5E55">
                <w:rPr>
                  <w:rFonts w:eastAsia="Times New Roman"/>
                  <w:color w:val="000000"/>
                </w:rPr>
                <w:delText>n</w:delText>
              </w:r>
            </w:del>
            <w:r w:rsidRPr="00771C52">
              <w:rPr>
                <w:rFonts w:eastAsia="Times New Roman"/>
                <w:color w:val="000000"/>
              </w:rPr>
              <w:t xml:space="preserve"> </w:t>
            </w:r>
            <w:del w:id="145" w:author="Nick Smith" w:date="2021-10-07T16:19:00Z">
              <w:r w:rsidRPr="00771C52" w:rsidDel="006C5E55">
                <w:rPr>
                  <w:rFonts w:eastAsia="Times New Roman"/>
                  <w:color w:val="000000"/>
                </w:rPr>
                <w:delText xml:space="preserve">area </w:delText>
              </w:r>
            </w:del>
            <w:r w:rsidRPr="00771C52">
              <w:rPr>
                <w:rFonts w:eastAsia="Times New Roman"/>
                <w:color w:val="000000"/>
              </w:rPr>
              <w:t>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6753DF75"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ins w:id="146" w:author="Nick Smith" w:date="2021-10-07T16:32:00Z">
        <w:r w:rsidR="000D10B1">
          <w:rPr>
            <w:rFonts w:eastAsia="Times New Roman"/>
            <w:color w:val="000000"/>
          </w:rPr>
          <w:t xml:space="preserve"> of different species</w:t>
        </w:r>
      </w:ins>
      <w:r w:rsidRPr="00771C52">
        <w:rPr>
          <w:rFonts w:eastAsia="Times New Roman"/>
          <w:color w:val="000000"/>
        </w:rPr>
        <w:t xml:space="preserve"> per plot, typically 3-4 years after</w:t>
      </w:r>
      <w:ins w:id="147" w:author="Nick Smith" w:date="2021-10-07T16:32:00Z">
        <w:r w:rsidR="000D10B1">
          <w:rPr>
            <w:rFonts w:eastAsia="Times New Roman"/>
            <w:color w:val="000000"/>
          </w:rPr>
          <w:t xml:space="preserve"> the start of</w:t>
        </w:r>
      </w:ins>
      <w:r w:rsidRPr="00771C52">
        <w:rPr>
          <w:rFonts w:eastAsia="Times New Roman"/>
          <w:color w:val="000000"/>
        </w:rPr>
        <w:t xml:space="preserve"> nutrient addition at each site</w:t>
      </w:r>
      <w:ins w:id="148" w:author="Nick Smith" w:date="2021-10-07T15:43:00Z">
        <w:r w:rsidR="006E4C71">
          <w:rPr>
            <w:rFonts w:eastAsia="Times New Roman"/>
            <w:color w:val="000000"/>
          </w:rPr>
          <w:t xml:space="preserve"> during peak biomass</w:t>
        </w:r>
      </w:ins>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ins w:id="149" w:author="Nick Smith" w:date="2021-10-07T16:33:00Z">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ins>
      <w:r w:rsidRPr="00D52FBB">
        <w:rPr>
          <w:rFonts w:eastAsia="Times New Roman"/>
          <w:color w:val="000000"/>
        </w:rPr>
        <w:t>m</w:t>
      </w:r>
      <w:ins w:id="150" w:author="Nick Smith" w:date="2021-10-07T16:33:00Z">
        <w:r w:rsidR="00D52FBB">
          <w:rPr>
            <w:rFonts w:eastAsia="Times New Roman"/>
            <w:color w:val="000000"/>
            <w:vertAlign w:val="superscript"/>
          </w:rPr>
          <w:t>-</w:t>
        </w:r>
      </w:ins>
      <w:r w:rsidRPr="00D52FBB">
        <w:rPr>
          <w:rFonts w:eastAsia="Times New Roman"/>
          <w:color w:val="000000"/>
          <w:vertAlign w:val="superscript"/>
        </w:rPr>
        <w:t>2</w:t>
      </w:r>
      <w:del w:id="151" w:author="Nick Smith" w:date="2021-10-07T16:33:00Z">
        <w:r w:rsidRPr="00771C52" w:rsidDel="00D52FBB">
          <w:rPr>
            <w:rFonts w:eastAsia="Times New Roman"/>
            <w:color w:val="000000"/>
          </w:rPr>
          <w:delText xml:space="preserve"> g</w:delText>
        </w:r>
        <w:r w:rsidRPr="00771C52" w:rsidDel="00D52FBB">
          <w:rPr>
            <w:rFonts w:eastAsia="Times New Roman"/>
            <w:color w:val="000000"/>
            <w:vertAlign w:val="superscript"/>
          </w:rPr>
          <w:delText>-1</w:delText>
        </w:r>
      </w:del>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ins w:id="152" w:author="Nick Smith" w:date="2021-10-07T15:30:00Z">
              <w:r w:rsidR="00B83AB1">
                <w:rPr>
                  <w:rFonts w:eastAsia="Times New Roman"/>
                  <w:color w:val="000000"/>
                </w:rPr>
                <w:t>(</w:t>
              </w:r>
            </w:ins>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ins w:id="153" w:author="Nick Smith" w:date="2021-10-07T15:30:00Z">
              <w:r w:rsidR="00B83AB1">
                <w:rPr>
                  <w:rFonts w:eastAsia="Times New Roman"/>
                  <w:color w:val="000000"/>
                </w:rPr>
                <w:t>)</w:t>
              </w:r>
            </w:ins>
            <w:r w:rsidRPr="00771C52">
              <w:rPr>
                <w:rFonts w:eastAsia="Times New Roman"/>
                <w:color w:val="000000"/>
              </w:rPr>
              <w:t xml:space="preserve"> / </w:t>
            </w:r>
            <w:ins w:id="154" w:author="Nick Smith" w:date="2021-10-07T15:30:00Z">
              <w:r w:rsidR="00B83AB1">
                <w:rPr>
                  <w:rFonts w:eastAsia="Times New Roman"/>
                  <w:color w:val="000000"/>
                </w:rPr>
                <w:t>(</w:t>
              </w:r>
            </w:ins>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ins w:id="155" w:author="Nick Smith" w:date="2021-10-07T15:30:00Z">
              <w:r w:rsidR="00B83AB1">
                <w:rPr>
                  <w:rFonts w:eastAsia="Times New Roman"/>
                  <w:color w:val="000000"/>
                </w:rPr>
                <w:t>)</w:t>
              </w:r>
            </w:ins>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2595905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ins w:id="156" w:author="Nick Smith" w:date="2021-10-07T15:30:00Z">
              <w:r w:rsidR="00B83AB1">
                <w:rPr>
                  <w:rFonts w:eastAsia="Times New Roman"/>
                  <w:color w:val="000000"/>
                </w:rPr>
                <w:t>(</w:t>
              </w:r>
            </w:ins>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del w:id="157" w:author="Nick Smith" w:date="2021-10-07T15:30:00Z">
              <w:r w:rsidRPr="00771C52" w:rsidDel="00B83AB1">
                <w:rPr>
                  <w:rFonts w:eastAsia="Times New Roman"/>
                  <w:color w:val="000000"/>
                </w:rPr>
                <w:delText>-</w:delText>
              </w:r>
            </w:del>
            <w:ins w:id="158" w:author="Nick Smith" w:date="2021-10-07T15:30:00Z">
              <w:r w:rsidR="00B83AB1">
                <w:rPr>
                  <w:rFonts w:eastAsia="Times New Roman"/>
                  <w:color w:val="000000"/>
                </w:rPr>
                <w:t>–</w:t>
              </w:r>
            </w:ins>
            <w:r w:rsidRPr="00771C52">
              <w:rPr>
                <w:rFonts w:eastAsia="Times New Roman"/>
                <w:color w:val="000000"/>
              </w:rPr>
              <w:t xml:space="preserve"> a</w:t>
            </w:r>
            <w:ins w:id="159" w:author="Nick Smith" w:date="2021-10-07T15:31:00Z">
              <w:r w:rsidR="00B83AB1">
                <w:rPr>
                  <w:rFonts w:eastAsia="Times New Roman"/>
                  <w:color w:val="000000"/>
                </w:rPr>
                <w:t>)</w:t>
              </w:r>
            </w:ins>
            <w:r w:rsidRPr="00771C52">
              <w:rPr>
                <w:rFonts w:eastAsia="Times New Roman"/>
                <w:color w:val="000000"/>
              </w:rPr>
              <w:t xml:space="preserve"> / </w:t>
            </w:r>
            <w:ins w:id="160" w:author="Nick Smith" w:date="2021-10-07T15:31:00Z">
              <w:r w:rsidR="00B83AB1">
                <w:rPr>
                  <w:rFonts w:eastAsia="Times New Roman"/>
                  <w:color w:val="000000"/>
                </w:rPr>
                <w:t>(</w:t>
              </w:r>
            </w:ins>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del w:id="161" w:author="Nick Smith" w:date="2021-10-07T15:30:00Z">
              <w:r w:rsidRPr="00771C52" w:rsidDel="00B83AB1">
                <w:rPr>
                  <w:rFonts w:eastAsia="Times New Roman"/>
                  <w:color w:val="000000"/>
                </w:rPr>
                <w:delText>-</w:delText>
              </w:r>
            </w:del>
            <w:ins w:id="162" w:author="Nick Smith" w:date="2021-10-07T15:30:00Z">
              <w:r w:rsidR="00B83AB1">
                <w:rPr>
                  <w:rFonts w:eastAsia="Times New Roman"/>
                  <w:color w:val="000000"/>
                </w:rPr>
                <w:t>–</w:t>
              </w:r>
            </w:ins>
            <w:r w:rsidRPr="00771C52">
              <w:rPr>
                <w:rFonts w:eastAsia="Times New Roman"/>
                <w:color w:val="000000"/>
              </w:rPr>
              <w:t xml:space="preserve"> a</w:t>
            </w:r>
            <w:ins w:id="163" w:author="Nick Smith" w:date="2021-10-07T15:31:00Z">
              <w:r w:rsidR="00B83AB1">
                <w:rPr>
                  <w:rFonts w:eastAsia="Times New Roman"/>
                  <w:color w:val="000000"/>
                </w:rPr>
                <w:t>)</w:t>
              </w:r>
            </w:ins>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4ED2225"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ins w:id="164" w:author="Nick Smith" w:date="2021-10-07T15:31:00Z">
              <w:r w:rsidR="00B83AB1">
                <w:rPr>
                  <w:rFonts w:eastAsia="Times New Roman"/>
                  <w:color w:val="000000"/>
                </w:rPr>
                <w:t>(</w:t>
              </w:r>
            </w:ins>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del w:id="165" w:author="Nick Smith" w:date="2021-10-07T15:30:00Z">
              <w:r w:rsidRPr="00771C52" w:rsidDel="00B83AB1">
                <w:rPr>
                  <w:rFonts w:eastAsia="Times New Roman"/>
                  <w:color w:val="000000"/>
                </w:rPr>
                <w:delText>-</w:delText>
              </w:r>
            </w:del>
            <w:ins w:id="166" w:author="Nick Smith" w:date="2021-10-07T15:30:00Z">
              <w:r w:rsidR="00B83AB1">
                <w:rPr>
                  <w:rFonts w:eastAsia="Times New Roman"/>
                  <w:color w:val="000000"/>
                </w:rPr>
                <w:t>–</w:t>
              </w:r>
            </w:ins>
            <w:r w:rsidRPr="00771C52">
              <w:rPr>
                <w:rFonts w:eastAsia="Times New Roman"/>
                <w:color w:val="000000"/>
              </w:rPr>
              <w:t xml:space="preserve"> a</w:t>
            </w:r>
            <w:ins w:id="167" w:author="Nick Smith" w:date="2021-10-07T15:31:00Z">
              <w:r w:rsidR="00B83AB1">
                <w:rPr>
                  <w:rFonts w:eastAsia="Times New Roman"/>
                  <w:color w:val="000000"/>
                </w:rPr>
                <w:t>)</w:t>
              </w:r>
            </w:ins>
            <w:r w:rsidRPr="00771C52">
              <w:rPr>
                <w:rFonts w:eastAsia="Times New Roman"/>
                <w:color w:val="000000"/>
              </w:rPr>
              <w:t xml:space="preserve"> / </w:t>
            </w:r>
            <w:ins w:id="168" w:author="Nick Smith" w:date="2021-10-07T15:31:00Z">
              <w:r w:rsidR="00B83AB1">
                <w:rPr>
                  <w:rFonts w:eastAsia="Times New Roman"/>
                  <w:color w:val="000000"/>
                </w:rPr>
                <w:t>(</w:t>
              </w:r>
            </w:ins>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del w:id="169" w:author="Nick Smith" w:date="2021-10-07T15:30:00Z">
              <w:r w:rsidRPr="00771C52" w:rsidDel="00B83AB1">
                <w:rPr>
                  <w:rFonts w:eastAsia="Times New Roman"/>
                  <w:color w:val="000000"/>
                </w:rPr>
                <w:delText>-</w:delText>
              </w:r>
            </w:del>
            <w:ins w:id="170" w:author="Nick Smith" w:date="2021-10-07T15:30:00Z">
              <w:r w:rsidR="00B83AB1">
                <w:rPr>
                  <w:rFonts w:eastAsia="Times New Roman"/>
                  <w:color w:val="000000"/>
                </w:rPr>
                <w:t>–</w:t>
              </w:r>
            </w:ins>
            <w:r w:rsidRPr="00771C52">
              <w:rPr>
                <w:rFonts w:eastAsia="Times New Roman"/>
                <w:color w:val="000000"/>
              </w:rPr>
              <w:t xml:space="preserve"> a</w:t>
            </w:r>
            <w:ins w:id="171" w:author="Nick Smith" w:date="2021-10-07T15:31:00Z">
              <w:r w:rsidR="00B83AB1">
                <w:rPr>
                  <w:rFonts w:eastAsia="Times New Roman"/>
                  <w:color w:val="000000"/>
                </w:rPr>
                <w:t>)</w:t>
              </w:r>
            </w:ins>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7CA9929F"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w:t>
      </w:r>
      <w:ins w:id="172" w:author="Nick Smith" w:date="2021-10-07T16:34:00Z">
        <w:r w:rsidR="00743A75">
          <w:rPr>
            <w:rFonts w:eastAsia="Times New Roman"/>
            <w:color w:val="000000"/>
          </w:rPr>
          <w:t>, which were considered to be extreme and possibly outliers resulting from uncertain parameters.</w:t>
        </w:r>
      </w:ins>
      <w:ins w:id="173" w:author="Nick Smith" w:date="2021-10-07T15:43:00Z">
        <w:r w:rsidR="00280797">
          <w:rPr>
            <w:rFonts w:eastAsia="Times New Roman"/>
            <w:color w:val="000000"/>
          </w:rPr>
          <w:t xml:space="preserve"> </w:t>
        </w:r>
      </w:ins>
      <w:del w:id="174" w:author="Nick Smith" w:date="2021-10-07T16:34:00Z">
        <w:r w:rsidRPr="00771C52" w:rsidDel="00743A75">
          <w:rPr>
            <w:rFonts w:eastAsia="Times New Roman"/>
            <w:color w:val="000000"/>
          </w:rPr>
          <w:delText xml:space="preserve">. </w:delText>
        </w:r>
      </w:del>
      <w:r w:rsidRPr="00771C52">
        <w:rPr>
          <w:rFonts w:eastAsia="Times New Roman"/>
          <w:color w:val="000000"/>
        </w:rPr>
        <w:t>This resulted in 2048 individuals from 195 species at 22 sites (Figure 2).</w:t>
      </w:r>
    </w:p>
    <w:p w14:paraId="32B16E36" w14:textId="0EFBEBA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del w:id="175" w:author="Nick Smith" w:date="2021-10-07T16:34:00Z">
        <w:r w:rsidRPr="00771C52" w:rsidDel="00743A75">
          <w:rPr>
            <w:rFonts w:eastAsia="Times New Roman"/>
            <w:color w:val="000000"/>
          </w:rPr>
          <w:delText xml:space="preserve">this </w:delText>
        </w:r>
      </w:del>
      <w:ins w:id="176" w:author="Nick Smith" w:date="2021-10-07T16:34:00Z">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ins>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ins w:id="177" w:author="Nick Smith" w:date="2021-10-07T16:35:00Z">
        <w:r w:rsidR="00743A75">
          <w:rPr>
            <w:rFonts w:eastAsia="Times New Roman"/>
            <w:color w:val="000000"/>
          </w:rPr>
          <w:t xml:space="preserve"> peak</w:t>
        </w:r>
      </w:ins>
      <w:r w:rsidRPr="00771C52">
        <w:rPr>
          <w:rFonts w:eastAsia="Times New Roman"/>
          <w:color w:val="000000"/>
        </w:rPr>
        <w:t xml:space="preserve"> biomass</w:t>
      </w:r>
      <w:r w:rsidR="00B16B03">
        <w:rPr>
          <w:rFonts w:eastAsia="Times New Roman"/>
          <w:color w:val="000000"/>
        </w:rPr>
        <w:t xml:space="preserve"> of living tissue </w:t>
      </w:r>
      <w:del w:id="178" w:author="Nick Smith" w:date="2021-10-07T15:44:00Z">
        <w:r w:rsidR="00B16B03" w:rsidDel="00280797">
          <w:rPr>
            <w:rFonts w:eastAsia="Times New Roman"/>
            <w:color w:val="000000"/>
          </w:rPr>
          <w:delText xml:space="preserve">at </w:delText>
        </w:r>
      </w:del>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w:t>
      </w:r>
      <w:r w:rsidRPr="00771C52">
        <w:rPr>
          <w:rFonts w:eastAsia="Times New Roman"/>
          <w:color w:val="000000"/>
        </w:rPr>
        <w:lastRenderedPageBreak/>
        <w:t>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33306C3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ins w:id="179" w:author="Nick Smith" w:date="2021-10-07T16:35:00Z">
        <w:r w:rsidR="00710F28">
          <w:rPr>
            <w:rFonts w:eastAsia="Times New Roman"/>
            <w:color w:val="000000"/>
          </w:rPr>
          <w:t xml:space="preserve"> </w:t>
        </w:r>
        <w:r w:rsidR="00710F28">
          <w:rPr>
            <w:rFonts w:eastAsia="Times New Roman"/>
            <w:color w:val="000000"/>
          </w:rPr>
          <w:t>at the leaf level</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ins w:id="180" w:author="Nick Smith" w:date="2021-10-07T16:35:00Z">
        <w:r w:rsidR="00743A75">
          <w:rPr>
            <w:rFonts w:eastAsia="Times New Roman"/>
            <w:color w:val="000000"/>
          </w:rPr>
          <w:t xml:space="preserve"> </w:t>
        </w:r>
      </w:ins>
      <w:del w:id="181" w:author="Nick Smith" w:date="2021-10-07T16:35:00Z">
        <w:r w:rsidRPr="00771C52" w:rsidDel="00710F28">
          <w:rPr>
            <w:rFonts w:eastAsia="Times New Roman"/>
            <w:color w:val="000000"/>
          </w:rPr>
          <w:delText xml:space="preserve"> </w:delText>
        </w:r>
      </w:del>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1C7541A4"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ins w:id="182" w:author="Nick Smith" w:date="2021-10-07T16:36:00Z">
        <w:r w:rsidR="00C3639F">
          <w:rPr>
            <w:rFonts w:eastAsia="Times New Roman"/>
            <w:color w:val="000000"/>
          </w:rPr>
          <w:t xml:space="preserve"> to better reflect an amount of enzym</w:t>
        </w:r>
      </w:ins>
      <w:ins w:id="183" w:author="Nick Smith" w:date="2021-10-07T16:37:00Z">
        <w:r w:rsidR="00C3639F">
          <w:rPr>
            <w:rFonts w:eastAsia="Times New Roman"/>
            <w:color w:val="000000"/>
          </w:rPr>
          <w:t>e in the leaf</w:t>
        </w:r>
      </w:ins>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269C303" w:rsidR="00C22725" w:rsidRPr="00B83AB1"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ins w:id="184" w:author="Nick Smith" w:date="2021-10-07T15:31:00Z">
              <w:r w:rsidR="00B83AB1">
                <w:rPr>
                  <w:rFonts w:eastAsia="Times New Roman"/>
                  <w:color w:val="000000"/>
                </w:rPr>
                <w:t>(</w:t>
              </w:r>
            </w:ins>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w:t>
            </w:r>
            <w:ins w:id="185" w:author="Nick Smith" w:date="2021-10-07T15:31:00Z">
              <w:r w:rsidR="00B83AB1">
                <w:rPr>
                  <w:rFonts w:eastAsia="Times New Roman"/>
                  <w:color w:val="000000"/>
                </w:rPr>
                <w:t>)</w:t>
              </w:r>
            </w:ins>
            <w:r w:rsidRPr="00771C52">
              <w:rPr>
                <w:rFonts w:eastAsia="Times New Roman"/>
                <w:color w:val="000000"/>
              </w:rPr>
              <w:t xml:space="preserve"> / </w:t>
            </w:r>
            <w:ins w:id="186" w:author="Nick Smith" w:date="2021-10-07T15:31:00Z">
              <w:r w:rsidR="00B83AB1">
                <w:rPr>
                  <w:rFonts w:eastAsia="Times New Roman"/>
                  <w:color w:val="000000"/>
                </w:rPr>
                <w:t>(</w:t>
              </w:r>
            </w:ins>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ins w:id="187" w:author="Nick Smith" w:date="2021-10-07T15:31:00Z">
              <w:r w:rsidR="00B83AB1">
                <w:rPr>
                  <w:rFonts w:eastAsia="Times New Roman"/>
                  <w:color w:val="000000"/>
                </w:rPr>
                <w:t>)</w:t>
              </w:r>
            </w:ins>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ins w:id="188" w:author="Nick Smith" w:date="2021-10-07T15:31:00Z">
              <w:r w:rsidR="00B83AB1">
                <w:rPr>
                  <w:rFonts w:eastAsia="Times New Roman"/>
                  <w:color w:val="000000"/>
                </w:rPr>
                <w:t>(</w:t>
              </w:r>
            </w:ins>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ins w:id="189" w:author="Nick Smith" w:date="2021-10-07T15:31:00Z">
              <w:r w:rsidR="00B83AB1">
                <w:rPr>
                  <w:rFonts w:eastAsia="Times New Roman"/>
                  <w:color w:val="000000"/>
                </w:rPr>
                <w:t>)</w:t>
              </w:r>
            </w:ins>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ins w:id="190" w:author="Nick Smith" w:date="2021-10-07T15:31:00Z">
              <w:r w:rsidR="00B83AB1">
                <w:rPr>
                  <w:rFonts w:eastAsia="Times New Roman"/>
                  <w:color w:val="000000"/>
                </w:rPr>
                <w:t>(</w:t>
              </w:r>
            </w:ins>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ins w:id="191" w:author="Nick Smith" w:date="2021-10-07T15:31:00Z">
              <w:r w:rsidR="00B83AB1">
                <w:rPr>
                  <w:rFonts w:eastAsia="Times New Roman"/>
                  <w:color w:val="000000"/>
                </w:rPr>
                <w:t>)</w:t>
              </w:r>
            </w:ins>
            <w:r w:rsidRPr="00771C52">
              <w:rPr>
                <w:rFonts w:eastAsia="Times New Roman"/>
                <w:color w:val="000000"/>
              </w:rPr>
              <w:t xml:space="preserve"> / </w:t>
            </w:r>
            <w:ins w:id="192" w:author="Nick Smith" w:date="2021-10-07T15:31:00Z">
              <w:r w:rsidR="00B83AB1">
                <w:rPr>
                  <w:rFonts w:eastAsia="Times New Roman"/>
                  <w:color w:val="000000"/>
                </w:rPr>
                <w:t>(</w:t>
              </w:r>
            </w:ins>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ins w:id="193" w:author="Nick Smith" w:date="2021-10-07T15:31:00Z">
              <w:r w:rsidR="00B83AB1">
                <w:rPr>
                  <w:rFonts w:eastAsia="Times New Roman"/>
                  <w:color w:val="000000"/>
                </w:rPr>
                <w:t>)</w:t>
              </w:r>
            </w:ins>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081F89A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del w:id="194" w:author="Nick Smith" w:date="2021-10-07T15:44:00Z">
        <w:r w:rsidRPr="00771C52" w:rsidDel="00280797">
          <w:rPr>
            <w:rFonts w:eastAsia="Times New Roman"/>
            <w:color w:val="000000"/>
          </w:rPr>
          <w:delText xml:space="preserve">supply </w:delText>
        </w:r>
      </w:del>
      <w:ins w:id="195" w:author="Nick Smith" w:date="2021-10-07T15:44:00Z">
        <w:r w:rsidR="00280797">
          <w:rPr>
            <w:rFonts w:eastAsia="Times New Roman"/>
            <w:color w:val="000000"/>
          </w:rPr>
          <w:t>addition</w:t>
        </w:r>
        <w:r w:rsidR="00280797" w:rsidRPr="00771C52">
          <w:rPr>
            <w:rFonts w:eastAsia="Times New Roman"/>
            <w:color w:val="000000"/>
          </w:rPr>
          <w:t xml:space="preserve"> </w:t>
        </w:r>
      </w:ins>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lastRenderedPageBreak/>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del w:id="196" w:author="Nick Smith" w:date="2021-10-07T16:38:00Z">
        <w:r w:rsidRPr="00771C52" w:rsidDel="00B50149">
          <w:rPr>
            <w:rFonts w:eastAsia="Times New Roman"/>
            <w:color w:val="000000"/>
          </w:rPr>
          <w:delText xml:space="preserve">added </w:delText>
        </w:r>
      </w:del>
      <w:ins w:id="197" w:author="Nick Smith" w:date="2021-10-07T16:38:00Z">
        <w:r w:rsidR="00B50149">
          <w:rPr>
            <w:rFonts w:eastAsia="Times New Roman"/>
            <w:color w:val="000000"/>
          </w:rPr>
          <w:t>ambient</w:t>
        </w:r>
        <w:r w:rsidR="00B50149" w:rsidRPr="00771C52">
          <w:rPr>
            <w:rFonts w:eastAsia="Times New Roman"/>
            <w:color w:val="000000"/>
          </w:rPr>
          <w:t xml:space="preserve"> </w:t>
        </w:r>
      </w:ins>
      <w:r w:rsidRPr="00771C52">
        <w:rPr>
          <w:rFonts w:eastAsia="Times New Roman"/>
          <w:color w:val="000000"/>
        </w:rPr>
        <w:t xml:space="preserve">soil N plots to the </w:t>
      </w:r>
      <w:del w:id="198" w:author="Nick Smith" w:date="2021-10-07T16:38:00Z">
        <w:r w:rsidRPr="00771C52" w:rsidDel="00B50149">
          <w:rPr>
            <w:rFonts w:eastAsia="Times New Roman"/>
            <w:color w:val="000000"/>
          </w:rPr>
          <w:delText xml:space="preserve">ambient </w:delText>
        </w:r>
      </w:del>
      <w:ins w:id="199" w:author="Nick Smith" w:date="2021-10-07T16:38:00Z">
        <w:r w:rsidR="00B50149">
          <w:rPr>
            <w:rFonts w:eastAsia="Times New Roman"/>
            <w:color w:val="000000"/>
          </w:rPr>
          <w:t>added</w:t>
        </w:r>
        <w:r w:rsidR="00B50149" w:rsidRPr="00771C52">
          <w:rPr>
            <w:rFonts w:eastAsia="Times New Roman"/>
            <w:color w:val="000000"/>
          </w:rPr>
          <w:t xml:space="preserve"> </w:t>
        </w:r>
      </w:ins>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ins w:id="200" w:author="Nick Smith" w:date="2021-10-07T15:44:00Z">
        <w:r w:rsidR="008C5C8B">
          <w:rPr>
            <w:rFonts w:eastAsia="Times New Roman"/>
            <w:color w:val="000000"/>
          </w:rPr>
          <w:t>.</w:t>
        </w:r>
      </w:ins>
      <w:r w:rsidRPr="00771C52">
        <w:rPr>
          <w:rFonts w:eastAsia="Times New Roman"/>
          <w:color w:val="000000"/>
        </w:rPr>
        <w:t xml:space="preserve"> </w:t>
      </w:r>
      <w:del w:id="201" w:author="Nick Smith" w:date="2021-10-07T15:44:00Z">
        <w:r w:rsidRPr="00771C52" w:rsidDel="008C5C8B">
          <w:rPr>
            <w:rFonts w:eastAsia="Times New Roman"/>
            <w:color w:val="000000"/>
          </w:rPr>
          <w:delText xml:space="preserve">and </w:delText>
        </w:r>
      </w:del>
      <w:r w:rsidRPr="00771C52">
        <w:rPr>
          <w:rFonts w:eastAsia="Times New Roman"/>
          <w:color w:val="000000"/>
        </w:rPr>
        <w:t>∆AGB,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ins w:id="202" w:author="Nick Smith" w:date="2021-10-07T16:39:00Z">
        <w:r w:rsidR="00AD38D7">
          <w:rPr>
            <w:rFonts w:eastAsia="Times New Roman"/>
            <w:bCs/>
            <w:i/>
            <w:color w:val="000000"/>
          </w:rPr>
          <w:t xml:space="preserve"> (Aim 1)</w:t>
        </w:r>
      </w:ins>
    </w:p>
    <w:p w14:paraId="32D40F42" w14:textId="15DC65C2"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12.7% greater </w:t>
      </w:r>
      <w:ins w:id="203" w:author="Nick Smith" w:date="2021-10-07T16:39:00Z">
        <w:r w:rsidR="008F7D04">
          <w:rPr>
            <w:rFonts w:eastAsia="Times New Roman"/>
            <w:color w:val="000000"/>
          </w:rPr>
          <w:t>in plots receiving nitrogen compared to plots not receiving nitrogen</w:t>
        </w:r>
      </w:ins>
      <w:del w:id="204" w:author="Nick Smith" w:date="2021-10-07T16:39:00Z">
        <w:r w:rsidR="00CA64B3" w:rsidDel="008F7D04">
          <w:rPr>
            <w:rFonts w:eastAsia="Times New Roman"/>
            <w:color w:val="000000"/>
          </w:rPr>
          <w:delText>in the nitrogen added</w:delText>
        </w:r>
      </w:del>
      <w:del w:id="205" w:author="Nick Smith" w:date="2021-10-07T15:45:00Z">
        <w:r w:rsidR="00CA64B3" w:rsidDel="00D02C41">
          <w:rPr>
            <w:rFonts w:eastAsia="Times New Roman"/>
            <w:color w:val="000000"/>
          </w:rPr>
          <w:delText xml:space="preserve"> than</w:delText>
        </w:r>
      </w:del>
      <w:del w:id="206" w:author="Nick Smith" w:date="2021-10-07T16:39:00Z">
        <w:r w:rsidR="00CA64B3" w:rsidDel="008F7D04">
          <w:rPr>
            <w:rFonts w:eastAsia="Times New Roman"/>
            <w:color w:val="000000"/>
          </w:rPr>
          <w:delText xml:space="preserve"> the</w:delText>
        </w:r>
      </w:del>
      <w:del w:id="207" w:author="Nick Smith" w:date="2021-10-07T15:45:00Z">
        <w:r w:rsidR="00CA64B3" w:rsidDel="00D02C41">
          <w:rPr>
            <w:rFonts w:eastAsia="Times New Roman"/>
            <w:color w:val="000000"/>
          </w:rPr>
          <w:delText xml:space="preserve"> no nitrogen added p</w:delText>
        </w:r>
      </w:del>
      <w:del w:id="208" w:author="Nick Smith" w:date="2021-10-07T15:46:00Z">
        <w:r w:rsidR="00CA64B3" w:rsidDel="00D02C41">
          <w:rPr>
            <w:rFonts w:eastAsia="Times New Roman"/>
            <w:color w:val="000000"/>
          </w:rPr>
          <w:delText>lots</w:delText>
        </w:r>
      </w:del>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but post-hoc Tukey’s tests confirmed that soil N</w:t>
      </w:r>
      <w:ins w:id="209" w:author="Nick Smith" w:date="2021-10-07T15:46:00Z">
        <w:r w:rsidR="00BE49D6">
          <w:rPr>
            <w:rFonts w:eastAsia="Times New Roman"/>
            <w:color w:val="000000"/>
          </w:rPr>
          <w:t xml:space="preserve"> addition</w:t>
        </w:r>
      </w:ins>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del w:id="210" w:author="Nick Smith" w:date="2021-10-07T15:46:00Z">
        <w:r w:rsidR="003E3DED" w:rsidDel="00BE49D6">
          <w:rPr>
            <w:rFonts w:eastAsia="Times New Roman"/>
            <w:color w:val="000000"/>
          </w:rPr>
          <w:delText>the ambient</w:delText>
        </w:r>
      </w:del>
      <w:ins w:id="211" w:author="Nick Smith" w:date="2021-10-07T15:46:00Z">
        <w:r w:rsidR="00BE49D6">
          <w:rPr>
            <w:rFonts w:eastAsia="Times New Roman"/>
            <w:color w:val="000000"/>
          </w:rPr>
          <w:t>plots that did not receive P</w:t>
        </w:r>
      </w:ins>
      <w:r w:rsidR="003E3DED">
        <w:rPr>
          <w:rFonts w:eastAsia="Times New Roman"/>
          <w:color w:val="000000"/>
        </w:rPr>
        <w:t xml:space="preserve"> (15.1% increase) </w:t>
      </w:r>
      <w:r w:rsidR="003E3DED">
        <w:rPr>
          <w:rFonts w:eastAsia="Times New Roman"/>
          <w:color w:val="000000"/>
        </w:rPr>
        <w:lastRenderedPageBreak/>
        <w:t xml:space="preserve">and </w:t>
      </w:r>
      <w:del w:id="212" w:author="Nick Smith" w:date="2021-10-07T15:46:00Z">
        <w:r w:rsidR="003E3DED" w:rsidDel="00BE49D6">
          <w:rPr>
            <w:rFonts w:eastAsia="Times New Roman"/>
            <w:color w:val="000000"/>
          </w:rPr>
          <w:delText>added P</w:delText>
        </w:r>
      </w:del>
      <w:ins w:id="213" w:author="Nick Smith" w:date="2021-10-07T15:46:00Z">
        <w:r w:rsidR="00BE49D6">
          <w:rPr>
            <w:rFonts w:eastAsia="Times New Roman"/>
            <w:color w:val="000000"/>
          </w:rPr>
          <w:t>plots that received P</w:t>
        </w:r>
      </w:ins>
      <w:r w:rsidR="003E3DED">
        <w:rPr>
          <w:rFonts w:eastAsia="Times New Roman"/>
          <w:color w:val="000000"/>
        </w:rPr>
        <w:t xml:space="preserve"> (10.2% increase</w:t>
      </w:r>
      <w:del w:id="214" w:author="Nick Smith" w:date="2021-10-07T15:46:00Z">
        <w:r w:rsidR="003E3DED" w:rsidDel="00BE49D6">
          <w:rPr>
            <w:rFonts w:eastAsia="Times New Roman"/>
            <w:color w:val="000000"/>
          </w:rPr>
          <w:delText>) treatments (</w:delText>
        </w:r>
      </w:del>
      <w:ins w:id="215" w:author="Nick Smith" w:date="2021-10-07T15:46:00Z">
        <w:r w:rsidR="00BE49D6">
          <w:rPr>
            <w:rFonts w:eastAsia="Times New Roman"/>
            <w:color w:val="000000"/>
          </w:rPr>
          <w:t xml:space="preserve">; </w:t>
        </w:r>
      </w:ins>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ins w:id="216" w:author="Nick Smith" w:date="2021-10-07T15:47:00Z">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ins>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ins w:id="217" w:author="Nick Smith" w:date="2021-10-07T15:32:00Z">
        <w:r w:rsidR="00B83AB1">
          <w:rPr>
            <w:rFonts w:eastAsia="Times New Roman"/>
            <w:color w:val="000000"/>
          </w:rPr>
          <w:t xml:space="preserve"> substantially</w:t>
        </w:r>
      </w:ins>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del w:id="218" w:author="Nick Smith" w:date="2021-10-07T16:40:00Z">
        <w:r w:rsidR="00CA64B3" w:rsidDel="00F81611">
          <w:rPr>
            <w:rFonts w:eastAsia="Times New Roman"/>
            <w:color w:val="000000"/>
          </w:rPr>
          <w:delText xml:space="preserve">followed </w:delText>
        </w:r>
      </w:del>
      <w:ins w:id="219" w:author="Nick Smith" w:date="2021-10-07T16:40:00Z">
        <w:r w:rsidR="00F81611">
          <w:rPr>
            <w:rFonts w:eastAsia="Times New Roman"/>
            <w:color w:val="000000"/>
          </w:rPr>
          <w:t>follow</w:t>
        </w:r>
        <w:r w:rsidR="00F81611">
          <w:rPr>
            <w:rFonts w:eastAsia="Times New Roman"/>
            <w:color w:val="000000"/>
          </w:rPr>
          <w:t>s</w:t>
        </w:r>
        <w:r w:rsidR="00F81611">
          <w:rPr>
            <w:rFonts w:eastAsia="Times New Roman"/>
            <w:color w:val="000000"/>
          </w:rPr>
          <w:t xml:space="preserve"> </w:t>
        </w:r>
      </w:ins>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del w:id="220" w:author="Nick Smith" w:date="2021-10-07T15:48:00Z">
        <w:r w:rsidR="00604C4C" w:rsidDel="00BE49D6">
          <w:rPr>
            <w:rFonts w:eastAsia="Times New Roman"/>
            <w:color w:val="000000"/>
          </w:rPr>
          <w:delText>a variable in</w:delText>
        </w:r>
        <w:r w:rsidR="00893A76" w:rsidDel="00BE49D6">
          <w:rPr>
            <w:rFonts w:eastAsia="Times New Roman"/>
            <w:color w:val="000000"/>
          </w:rPr>
          <w:delText xml:space="preserve"> </w:delText>
        </w:r>
      </w:del>
      <w:r w:rsidR="00893A76">
        <w:rPr>
          <w:rFonts w:eastAsia="Times New Roman"/>
          <w:color w:val="000000"/>
        </w:rPr>
        <w:t xml:space="preserve">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ins w:id="221" w:author="Nick Smith" w:date="2021-10-07T15:48:00Z">
        <w:r w:rsidR="00BE49D6">
          <w:rPr>
            <w:rFonts w:eastAsia="Times New Roman"/>
            <w:color w:val="000000"/>
          </w:rPr>
          <w:t>-</w:t>
        </w:r>
      </w:ins>
      <w:del w:id="222" w:author="Nick Smith" w:date="2021-10-07T15:48:00Z">
        <w:r w:rsidR="00280238" w:rsidDel="00BE49D6">
          <w:rPr>
            <w:rFonts w:eastAsia="Times New Roman"/>
            <w:color w:val="000000"/>
          </w:rPr>
          <w:delText xml:space="preserve"> </w:delText>
        </w:r>
      </w:del>
      <w:r w:rsidR="00280238">
        <w:rPr>
          <w:rFonts w:eastAsia="Times New Roman"/>
          <w:color w:val="000000"/>
        </w:rPr>
        <w:t xml:space="preserve">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13719E62" w:rsidR="005B6195" w:rsidRPr="00042F1B" w:rsidRDefault="005B6195" w:rsidP="00AC49CC">
      <w:pPr>
        <w:spacing w:line="480" w:lineRule="auto"/>
        <w:rPr>
          <w:sz w:val="20"/>
          <w:szCs w:val="20"/>
        </w:rPr>
      </w:pPr>
      <w:r w:rsidRPr="00077C60">
        <w:rPr>
          <w:sz w:val="20"/>
          <w:szCs w:val="20"/>
        </w:rPr>
        <w:t>*</w:t>
      </w:r>
      <w:del w:id="223" w:author="Nick Smith" w:date="2021-10-07T15:49:00Z">
        <w:r w:rsidRPr="000D3DDB" w:rsidDel="00BE49D6">
          <w:rPr>
            <w:sz w:val="20"/>
            <w:szCs w:val="20"/>
          </w:rPr>
          <w:delText xml:space="preserve"> </w:delText>
        </w:r>
      </w:del>
      <w:r w:rsidRPr="000D3DDB">
        <w:rPr>
          <w:sz w:val="20"/>
          <w:szCs w:val="20"/>
        </w:rPr>
        <w:t>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ins w:id="224" w:author="Nick Smith" w:date="2021-10-07T15:49:00Z">
        <w:r w:rsidR="00BE49D6">
          <w:rPr>
            <w:sz w:val="20"/>
            <w:szCs w:val="20"/>
          </w:rPr>
          <w:t xml:space="preserve"> Slopes are only included for continuous fixed effects.</w:t>
        </w:r>
      </w:ins>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ins w:id="225" w:author="Nick Smith" w:date="2021-10-07T15:49:00Z">
        <w:r w:rsidR="00835C7E">
          <w:rPr>
            <w:rFonts w:eastAsia="Times New Roman"/>
            <w:color w:val="000000"/>
          </w:rPr>
          <w:t xml:space="preserve"> across all </w:t>
        </w:r>
      </w:ins>
      <w:ins w:id="226" w:author="Nick Smith" w:date="2021-10-07T15:53:00Z">
        <w:r w:rsidR="00835C7E">
          <w:rPr>
            <w:rFonts w:eastAsia="Times New Roman"/>
            <w:color w:val="000000"/>
          </w:rPr>
          <w:t>groups shown</w:t>
        </w:r>
      </w:ins>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65ED2DDA"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w:t>
      </w:r>
      <w:del w:id="227" w:author="Nick Smith" w:date="2021-10-07T16:22:00Z">
        <w:r w:rsidR="005A5C5B" w:rsidDel="00B41FE2">
          <w:rPr>
            <w:rFonts w:eastAsia="Times New Roman"/>
            <w:color w:val="000000"/>
          </w:rPr>
          <w:delText xml:space="preserve">explained </w:delText>
        </w:r>
      </w:del>
      <w:r w:rsidR="005A5C5B">
        <w:rPr>
          <w:rFonts w:eastAsia="Times New Roman"/>
          <w:color w:val="000000"/>
        </w:rPr>
        <w:t xml:space="preserve">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2F6D47B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228" w:author="Nick Smith" w:date="2021-10-07T15:53:00Z">
        <w:r w:rsidR="003A1E67" w:rsidDel="00835C7E">
          <w:rPr>
            <w:rFonts w:eastAsia="Times New Roman"/>
            <w:color w:val="000000"/>
          </w:rPr>
          <w:delText xml:space="preserve">is </w:delText>
        </w:r>
      </w:del>
      <w:r w:rsidR="003A1E67">
        <w:rPr>
          <w:rFonts w:eastAsia="Times New Roman"/>
          <w:color w:val="000000"/>
        </w:rPr>
        <w:t xml:space="preserve">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p</w:t>
      </w:r>
      <w:del w:id="229" w:author="Nick Smith" w:date="2021-10-07T15:53:00Z">
        <w:r w:rsidR="004661AC" w:rsidRPr="00771C52" w:rsidDel="00835C7E">
          <w:rPr>
            <w:rFonts w:eastAsia="Times New Roman"/>
            <w:i/>
            <w:iCs/>
            <w:color w:val="000000"/>
          </w:rPr>
          <w:delText xml:space="preserve"> </w:delText>
        </w:r>
      </w:del>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p</w:t>
      </w:r>
      <w:del w:id="230" w:author="Nick Smith" w:date="2021-10-07T16:43:00Z">
        <w:r w:rsidR="004661AC" w:rsidRPr="00771C52" w:rsidDel="00F5638C">
          <w:rPr>
            <w:rFonts w:eastAsia="Times New Roman"/>
            <w:i/>
            <w:iCs/>
            <w:color w:val="000000"/>
          </w:rPr>
          <w:delText xml:space="preserve"> </w:delText>
        </w:r>
      </w:del>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w:t>
      </w:r>
      <w:ins w:id="231" w:author="Nick Smith" w:date="2021-10-07T15:56:00Z">
        <w:r w:rsidR="00883F77">
          <w:rPr>
            <w:rFonts w:eastAsia="Times New Roman"/>
            <w:color w:val="000000"/>
          </w:rPr>
          <w:t xml:space="preserve"> All of these trends were similar to those seen in the first model.</w:t>
        </w:r>
      </w:ins>
      <w:r w:rsidR="004661AC" w:rsidRPr="00771C52">
        <w:rPr>
          <w:rFonts w:eastAsia="Times New Roman"/>
          <w:color w:val="000000"/>
        </w:rPr>
        <w:t xml:space="preserve"> </w:t>
      </w:r>
      <w:proofErr w:type="gramStart"/>
      <w:r w:rsidR="004B6018">
        <w:rPr>
          <w:rFonts w:eastAsia="Times New Roman"/>
          <w:color w:val="000000"/>
        </w:rPr>
        <w:t>The</w:t>
      </w:r>
      <w:proofErr w:type="gramEnd"/>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del w:id="232" w:author="Nick Smith" w:date="2021-10-07T15:57:00Z">
        <w:r w:rsidR="004B6018" w:rsidDel="00A56E03">
          <w:rPr>
            <w:rFonts w:eastAsia="Times New Roman"/>
            <w:color w:val="000000"/>
          </w:rPr>
          <w:delText xml:space="preserve">was </w:delText>
        </w:r>
      </w:del>
      <w:ins w:id="233" w:author="Nick Smith" w:date="2021-10-07T15:57:00Z">
        <w:r w:rsidR="00A56E03">
          <w:rPr>
            <w:rFonts w:eastAsia="Times New Roman"/>
            <w:color w:val="000000"/>
          </w:rPr>
          <w:t xml:space="preserve">were </w:t>
        </w:r>
      </w:ins>
      <w:del w:id="234" w:author="Nick Smith" w:date="2021-10-07T15:57:00Z">
        <w:r w:rsidR="004661AC" w:rsidRPr="00771C52" w:rsidDel="00A56E03">
          <w:rPr>
            <w:rFonts w:eastAsia="Times New Roman"/>
            <w:color w:val="000000"/>
          </w:rPr>
          <w:delText>7</w:delText>
        </w:r>
      </w:del>
      <w:ins w:id="235" w:author="Nick Smith" w:date="2021-10-07T15:57:00Z">
        <w:r w:rsidR="00A56E03">
          <w:rPr>
            <w:rFonts w:eastAsia="Times New Roman"/>
            <w:color w:val="000000"/>
          </w:rPr>
          <w:t>9</w:t>
        </w:r>
      </w:ins>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w:t>
      </w:r>
      <w:del w:id="236" w:author="Nick Smith" w:date="2021-10-07T15:57:00Z">
        <w:r w:rsidR="004661AC" w:rsidRPr="00771C52" w:rsidDel="00A56E03">
          <w:rPr>
            <w:rFonts w:eastAsia="Times New Roman"/>
            <w:color w:val="000000"/>
          </w:rPr>
          <w:delText xml:space="preserve">1%; </w:delText>
        </w:r>
      </w:del>
      <w:r w:rsidR="004661AC"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488C39C2"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w:t>
      </w:r>
      <w:ins w:id="237" w:author="Nick Smith" w:date="2021-10-07T15:58:00Z">
        <w:r w:rsidR="00A56E03">
          <w:rPr>
            <w:rFonts w:eastAsia="Times New Roman"/>
            <w:color w:val="000000"/>
          </w:rPr>
          <w:t xml:space="preserve"> (tan)</w:t>
        </w:r>
      </w:ins>
      <w:r w:rsidR="00BF1133" w:rsidRPr="00DA24C9">
        <w:rPr>
          <w:rFonts w:eastAsia="Times New Roman"/>
          <w:color w:val="000000"/>
        </w:rPr>
        <w:t xml:space="preserve"> and added</w:t>
      </w:r>
      <w:ins w:id="238" w:author="Nick Smith" w:date="2021-10-07T15:58:00Z">
        <w:r w:rsidR="00A56E03">
          <w:rPr>
            <w:rFonts w:eastAsia="Times New Roman"/>
            <w:color w:val="000000"/>
          </w:rPr>
          <w:t xml:space="preserve"> (black)</w:t>
        </w:r>
      </w:ins>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w:t>
      </w:r>
      <w:del w:id="239" w:author="Nick Smith" w:date="2021-10-07T15:58:00Z">
        <w:r w:rsidR="00AC49CC" w:rsidDel="00A56E03">
          <w:rPr>
            <w:rFonts w:eastAsia="Times New Roman"/>
            <w:color w:val="000000"/>
          </w:rPr>
          <w:delText xml:space="preserve"> in either the ambient (black) or added (tan) soil treatments</w:delText>
        </w:r>
      </w:del>
      <w:r w:rsidR="00AC49CC">
        <w:rPr>
          <w:rFonts w:eastAsia="Times New Roman"/>
          <w:color w:val="000000"/>
        </w:rPr>
        <w:t>.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3C7A1018"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ins w:id="240" w:author="Nick Smith" w:date="2021-10-07T15:59:00Z">
        <w:r w:rsidR="00540377">
          <w:t xml:space="preserve"> leaf</w:t>
        </w:r>
      </w:ins>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w:t>
      </w:r>
      <w:del w:id="241" w:author="Nick Smith" w:date="2021-10-07T16:22:00Z">
        <w:r w:rsidR="00AC49CC" w:rsidDel="00B41FE2">
          <w:rPr>
            <w:rFonts w:eastAsia="Times New Roman"/>
            <w:color w:val="000000"/>
          </w:rPr>
          <w:delText xml:space="preserve">explained </w:delText>
        </w:r>
      </w:del>
      <w:r w:rsidR="00AC49CC">
        <w:rPr>
          <w:rFonts w:eastAsia="Times New Roman"/>
          <w:color w:val="000000"/>
        </w:rPr>
        <w:t xml:space="preserve">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590C3EEB"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del w:id="242" w:author="Nick Smith" w:date="2021-10-07T16:04:00Z">
        <w:r w:rsidR="0013288D" w:rsidRPr="001B44B1" w:rsidDel="00C46345">
          <w:rPr>
            <w:rFonts w:eastAsia="Times New Roman"/>
            <w:color w:val="000000"/>
          </w:rPr>
          <w:delText xml:space="preserve">significantly </w:delText>
        </w:r>
      </w:del>
      <w:ins w:id="243" w:author="Nick Smith" w:date="2021-10-07T16:04:00Z">
        <w:r w:rsidR="00C46345">
          <w:rPr>
            <w:rFonts w:eastAsia="Times New Roman"/>
            <w:color w:val="000000"/>
          </w:rPr>
          <w:t>positively</w:t>
        </w:r>
        <w:r w:rsidR="00C46345" w:rsidRPr="001B44B1">
          <w:rPr>
            <w:rFonts w:eastAsia="Times New Roman"/>
            <w:color w:val="000000"/>
          </w:rPr>
          <w:t xml:space="preserve"> </w:t>
        </w:r>
      </w:ins>
      <w:r w:rsidR="0013288D" w:rsidRPr="001B44B1">
        <w:rPr>
          <w:rFonts w:eastAsia="Times New Roman"/>
          <w:color w:val="000000"/>
        </w:rPr>
        <w:t xml:space="preserve">impacted by </w:t>
      </w:r>
      <w:del w:id="244" w:author="Nick Smith" w:date="2021-10-07T16:03:00Z">
        <w:r w:rsidR="0013288D" w:rsidRPr="001B44B1" w:rsidDel="00C46345">
          <w:rPr>
            <w:rFonts w:eastAsia="Times New Roman"/>
            <w:color w:val="000000"/>
          </w:rPr>
          <w:delText xml:space="preserve">all three </w:delText>
        </w:r>
      </w:del>
      <w:r w:rsidR="0013288D" w:rsidRPr="001B44B1">
        <w:rPr>
          <w:rFonts w:eastAsia="Times New Roman"/>
          <w:color w:val="000000"/>
        </w:rPr>
        <w:t>soil</w:t>
      </w:r>
      <w:ins w:id="245" w:author="Nick Smith" w:date="2021-10-07T16:03:00Z">
        <w:r w:rsidR="00C46345">
          <w:rPr>
            <w:rFonts w:eastAsia="Times New Roman"/>
            <w:color w:val="000000"/>
          </w:rPr>
          <w:t xml:space="preserve"> N and P</w:t>
        </w:r>
      </w:ins>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ins w:id="246" w:author="Nick Smith" w:date="2021-10-07T16:04:00Z">
        <w:r w:rsidR="00C46345">
          <w:rPr>
            <w:rFonts w:eastAsia="Times New Roman"/>
            <w:color w:val="000000"/>
          </w:rPr>
          <w:t xml:space="preserve">), and there was a marginally significant positive effect of </w:t>
        </w:r>
      </w:ins>
      <w:del w:id="247" w:author="Nick Smith" w:date="2021-10-07T16:04:00Z">
        <w:r w:rsidR="00AF12A2" w:rsidRPr="00771C52" w:rsidDel="00C46345">
          <w:rPr>
            <w:rFonts w:eastAsia="Times New Roman"/>
            <w:color w:val="000000"/>
          </w:rPr>
          <w:delText xml:space="preserve">, and </w:delText>
        </w:r>
      </w:del>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ins w:id="248" w:author="Nick Smith" w:date="2021-10-07T16:04:00Z">
        <w:r w:rsidR="00C46345">
          <w:rPr>
            <w:rFonts w:eastAsia="Times New Roman"/>
            <w:color w:val="000000"/>
          </w:rPr>
          <w:t xml:space="preserve"> addition</w:t>
        </w:r>
      </w:ins>
      <w:del w:id="249" w:author="Nick Smith" w:date="2021-10-07T16:04:00Z">
        <w:r w:rsidR="002A405B" w:rsidRPr="008531D1" w:rsidDel="00C46345">
          <w:rPr>
            <w:rFonts w:eastAsia="Times New Roman"/>
            <w:color w:val="000000"/>
          </w:rPr>
          <w:delText>:</w:delText>
        </w:r>
      </w:del>
      <w:r w:rsidR="00AF12A2" w:rsidRPr="001B44B1">
        <w:rPr>
          <w:rFonts w:eastAsia="Times New Roman"/>
          <w:color w:val="000000"/>
        </w:rPr>
        <w:t xml:space="preserve"> </w:t>
      </w:r>
      <w:ins w:id="250" w:author="Nick Smith" w:date="2021-10-07T16:04:00Z">
        <w:r w:rsidR="00C46345">
          <w:rPr>
            <w:rFonts w:eastAsia="Times New Roman"/>
            <w:color w:val="000000"/>
          </w:rPr>
          <w:t>(</w:t>
        </w:r>
      </w:ins>
      <w:r w:rsidR="00AF12A2" w:rsidRPr="001B44B1">
        <w:rPr>
          <w:rFonts w:eastAsia="Times New Roman"/>
          <w:i/>
          <w:iCs/>
          <w:color w:val="000000"/>
        </w:rPr>
        <w:t xml:space="preserve">p </w:t>
      </w:r>
      <w:r w:rsidR="00AF12A2" w:rsidRPr="001B44B1">
        <w:rPr>
          <w:rFonts w:eastAsia="Times New Roman"/>
          <w:color w:val="000000"/>
        </w:rPr>
        <w:t>= 0.098)</w:t>
      </w:r>
      <w:del w:id="251" w:author="Nick Smith" w:date="2021-10-07T16:04:00Z">
        <w:r w:rsidR="0013288D" w:rsidRPr="00771C52" w:rsidDel="00C46345">
          <w:rPr>
            <w:rFonts w:eastAsia="Times New Roman"/>
            <w:color w:val="000000"/>
          </w:rPr>
          <w:delText xml:space="preserve"> </w:delText>
        </w:r>
      </w:del>
      <w:del w:id="252" w:author="Nick Smith" w:date="2021-10-07T15:59:00Z">
        <w:r w:rsidR="0013288D" w:rsidRPr="00771C52" w:rsidDel="00A12B99">
          <w:rPr>
            <w:rFonts w:eastAsia="Times New Roman"/>
            <w:color w:val="000000"/>
          </w:rPr>
          <w:delText>as well as</w:delText>
        </w:r>
      </w:del>
      <w:ins w:id="253" w:author="Nick Smith" w:date="2021-10-07T16:04:00Z">
        <w:r w:rsidR="00C46345">
          <w:rPr>
            <w:rFonts w:eastAsia="Times New Roman"/>
            <w:color w:val="000000"/>
          </w:rPr>
          <w:t xml:space="preserve">. There was also </w:t>
        </w:r>
      </w:ins>
      <w:ins w:id="254" w:author="Nick Smith" w:date="2021-10-07T15:59:00Z">
        <w:r w:rsidR="00A12B99">
          <w:rPr>
            <w:rFonts w:eastAsia="Times New Roman"/>
            <w:color w:val="000000"/>
          </w:rPr>
          <w:t>an</w:t>
        </w:r>
      </w:ins>
      <w:r w:rsidR="0013288D" w:rsidRPr="00771C52">
        <w:rPr>
          <w:rFonts w:eastAsia="Times New Roman"/>
          <w:color w:val="000000"/>
        </w:rPr>
        <w:t xml:space="preserve"> </w:t>
      </w:r>
      <w:del w:id="255" w:author="Nick Smith" w:date="2021-10-07T15:59:00Z">
        <w:r w:rsidR="0013288D" w:rsidRPr="00771C52" w:rsidDel="00A12B99">
          <w:rPr>
            <w:rFonts w:eastAsia="Times New Roman"/>
            <w:color w:val="000000"/>
          </w:rPr>
          <w:delText xml:space="preserve">the </w:delText>
        </w:r>
      </w:del>
      <w:r w:rsidR="0013288D" w:rsidRPr="00771C52">
        <w:rPr>
          <w:rFonts w:eastAsia="Times New Roman"/>
          <w:color w:val="000000"/>
        </w:rPr>
        <w:t xml:space="preserve">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69BFA6BB"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w:t>
      </w:r>
      <w:ins w:id="256" w:author="Nick Smith" w:date="2021-10-07T15:59:00Z">
        <w:r w:rsidR="00454773">
          <w:rPr>
            <w:rFonts w:eastAsia="Times New Roman"/>
            <w:color w:val="000000"/>
          </w:rPr>
          <w:t xml:space="preserve"> (black boxes)</w:t>
        </w:r>
      </w:ins>
      <w:r w:rsidR="00832B95" w:rsidRPr="00DA24C9">
        <w:rPr>
          <w:rFonts w:eastAsia="Times New Roman"/>
          <w:color w:val="000000"/>
        </w:rPr>
        <w:t xml:space="preserve"> and added soil N</w:t>
      </w:r>
      <w:ins w:id="257" w:author="Nick Smith" w:date="2021-10-07T15:59:00Z">
        <w:r w:rsidR="00454773">
          <w:rPr>
            <w:rFonts w:eastAsia="Times New Roman"/>
            <w:color w:val="000000"/>
          </w:rPr>
          <w:t xml:space="preserve"> (tan boxes)</w:t>
        </w:r>
      </w:ins>
      <w:r w:rsidR="00832B95" w:rsidRPr="00DA24C9">
        <w:rPr>
          <w:rFonts w:eastAsia="Times New Roman"/>
          <w:color w:val="000000"/>
        </w:rPr>
        <w:t xml:space="preserve">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w:t>
      </w:r>
      <w:ins w:id="258" w:author="Nick Smith" w:date="2021-10-07T16:00:00Z">
        <w:r w:rsidR="00454773">
          <w:rPr>
            <w:rFonts w:eastAsia="Times New Roman"/>
            <w:color w:val="000000"/>
          </w:rPr>
          <w:t xml:space="preserve"> combination (x-axis)</w:t>
        </w:r>
      </w:ins>
      <w:r w:rsidR="00832B95" w:rsidRPr="00DA24C9">
        <w:rPr>
          <w:rFonts w:eastAsia="Times New Roman"/>
          <w:color w:val="000000"/>
        </w:rPr>
        <w:t xml:space="preserve">.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w:t>
      </w:r>
      <w:ins w:id="259" w:author="Nick Smith" w:date="2021-10-07T16:00:00Z">
        <w:r w:rsidR="008459F2" w:rsidRPr="008459F2">
          <w:rPr>
            <w:rFonts w:eastAsia="Times New Roman"/>
            <w:color w:val="000000"/>
          </w:rPr>
          <w:t>statistically different groups based on post-hoc Tukey's tests (</w:t>
        </w:r>
        <w:r w:rsidR="008459F2" w:rsidRPr="008459F2">
          <w:rPr>
            <w:rFonts w:eastAsia="Times New Roman"/>
            <w:color w:val="000000"/>
            <w:lang w:val="el-GR"/>
          </w:rPr>
          <w:t>α</w:t>
        </w:r>
        <w:r w:rsidR="008459F2" w:rsidRPr="008459F2">
          <w:rPr>
            <w:rFonts w:eastAsia="Times New Roman"/>
            <w:color w:val="000000"/>
          </w:rPr>
          <w:t xml:space="preserve">=0.05) within and across </w:t>
        </w:r>
      </w:ins>
      <w:ins w:id="260" w:author="Nick Smith" w:date="2021-10-07T16:01:00Z">
        <w:r w:rsidR="008459F2">
          <w:rPr>
            <w:rFonts w:eastAsia="Times New Roman"/>
            <w:color w:val="000000"/>
          </w:rPr>
          <w:t>P</w:t>
        </w:r>
      </w:ins>
      <w:ins w:id="261" w:author="Nick Smith" w:date="2021-10-07T16:00:00Z">
        <w:r w:rsidR="008459F2" w:rsidRPr="008459F2">
          <w:rPr>
            <w:rFonts w:eastAsia="Times New Roman"/>
            <w:color w:val="000000"/>
          </w:rPr>
          <w:t xml:space="preserve"> and </w:t>
        </w:r>
      </w:ins>
      <w:ins w:id="262" w:author="Nick Smith" w:date="2021-10-07T16:01:00Z">
        <w:r w:rsidR="008459F2" w:rsidRPr="00DA24C9">
          <w:rPr>
            <w:rFonts w:eastAsia="Times New Roman"/>
            <w:color w:val="000000"/>
          </w:rPr>
          <w:t>K</w:t>
        </w:r>
        <w:r w:rsidR="008459F2" w:rsidRPr="001B44B1">
          <w:rPr>
            <w:rFonts w:eastAsia="Times New Roman"/>
            <w:color w:val="000000"/>
            <w:vertAlign w:val="subscript"/>
          </w:rPr>
          <w:t>+µ</w:t>
        </w:r>
        <w:r w:rsidR="008459F2" w:rsidRPr="00DA24C9">
          <w:rPr>
            <w:rFonts w:eastAsia="Times New Roman"/>
            <w:color w:val="000000"/>
          </w:rPr>
          <w:t xml:space="preserve"> </w:t>
        </w:r>
      </w:ins>
      <w:ins w:id="263" w:author="Nick Smith" w:date="2021-10-07T16:00:00Z">
        <w:r w:rsidR="008459F2" w:rsidRPr="008459F2">
          <w:rPr>
            <w:rFonts w:eastAsia="Times New Roman"/>
            <w:color w:val="000000"/>
          </w:rPr>
          <w:t>treatment combinations</w:t>
        </w:r>
      </w:ins>
      <w:del w:id="264" w:author="Nick Smith" w:date="2021-10-07T16:00:00Z">
        <w:r w:rsidR="00772303" w:rsidDel="008459F2">
          <w:rPr>
            <w:rFonts w:eastAsia="Times New Roman"/>
            <w:color w:val="000000"/>
          </w:rPr>
          <w:delText xml:space="preserve">groupings based on post-hoc Tukey’s tests, where different letters indicate statistically different groups at </w:delText>
        </w:r>
        <w:r w:rsidR="00772303" w:rsidDel="008459F2">
          <w:rPr>
            <w:rFonts w:eastAsia="Times New Roman"/>
            <w:color w:val="000000"/>
            <w:lang w:val="el-GR"/>
          </w:rPr>
          <w:delText>α</w:delText>
        </w:r>
        <w:r w:rsidR="00772303" w:rsidDel="008459F2">
          <w:rPr>
            <w:rFonts w:eastAsia="Times New Roman"/>
            <w:color w:val="000000"/>
          </w:rPr>
          <w:delText xml:space="preserve"> = 0.05</w:delText>
        </w:r>
      </w:del>
      <w:r w:rsidR="00772303">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5204BFCC"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del w:id="265" w:author="Nick Smith" w:date="2021-10-07T16:01:00Z">
        <w:r w:rsidR="00745361" w:rsidRPr="00111025" w:rsidDel="00C40D76">
          <w:rPr>
            <w:rFonts w:eastAsia="Times New Roman"/>
            <w:bCs/>
            <w:i/>
            <w:color w:val="000000"/>
          </w:rPr>
          <w:delText xml:space="preserve">supply </w:delText>
        </w:r>
      </w:del>
      <w:ins w:id="266" w:author="Nick Smith" w:date="2021-10-07T16:01:00Z">
        <w:r w:rsidR="00C40D76">
          <w:rPr>
            <w:rFonts w:eastAsia="Times New Roman"/>
            <w:bCs/>
            <w:i/>
            <w:color w:val="000000"/>
          </w:rPr>
          <w:t>addition</w:t>
        </w:r>
        <w:r w:rsidR="00C40D76" w:rsidRPr="00111025">
          <w:rPr>
            <w:rFonts w:eastAsia="Times New Roman"/>
            <w:bCs/>
            <w:i/>
            <w:color w:val="000000"/>
          </w:rPr>
          <w:t xml:space="preserve"> </w:t>
        </w:r>
      </w:ins>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6B463746"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w:t>
      </w:r>
      <w:del w:id="267" w:author="Nick Smith" w:date="2021-10-07T16:01:00Z">
        <w:r w:rsidR="007F6C75" w:rsidDel="00CC4281">
          <w:rPr>
            <w:rFonts w:eastAsia="Times New Roman"/>
            <w:color w:val="000000"/>
          </w:rPr>
          <w:delText xml:space="preserve">the </w:delText>
        </w:r>
      </w:del>
      <w:r w:rsidR="007F6C75">
        <w:rPr>
          <w:rFonts w:eastAsia="Times New Roman"/>
          <w:color w:val="000000"/>
        </w:rPr>
        <w:t>soil N</w:t>
      </w:r>
      <w:ins w:id="268" w:author="Nick Smith" w:date="2021-10-07T16:01:00Z">
        <w:r w:rsidR="00CC4281">
          <w:rPr>
            <w:rFonts w:eastAsia="Times New Roman"/>
            <w:color w:val="000000"/>
          </w:rPr>
          <w:t xml:space="preserve"> addition</w:t>
        </w:r>
      </w:ins>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5C14726D"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w:t>
      </w:r>
      <w:del w:id="269" w:author="Nick Smith" w:date="2021-10-07T16:01:00Z">
        <w:r w:rsidDel="00CC4281">
          <w:rPr>
            <w:rFonts w:eastAsia="Times New Roman"/>
            <w:color w:val="000000"/>
          </w:rPr>
          <w:delText>the added</w:delText>
        </w:r>
      </w:del>
      <w:ins w:id="270" w:author="Nick Smith" w:date="2021-10-07T16:01:00Z">
        <w:r w:rsidR="00CC4281">
          <w:rPr>
            <w:rFonts w:eastAsia="Times New Roman"/>
            <w:color w:val="000000"/>
          </w:rPr>
          <w:t>plots with added</w:t>
        </w:r>
      </w:ins>
      <w:r>
        <w:rPr>
          <w:rFonts w:eastAsia="Times New Roman"/>
          <w:color w:val="000000"/>
        </w:rPr>
        <w:t xml:space="preserve">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56A4DFCF" w:rsidR="005D276D" w:rsidRPr="00A841EA" w:rsidRDefault="005D276D" w:rsidP="00237CD4">
            <w:pPr>
              <w:rPr>
                <w:rFonts w:eastAsia="Times New Roman"/>
                <w:color w:val="000000"/>
                <w:sz w:val="20"/>
                <w:szCs w:val="20"/>
                <w:vertAlign w:val="subscript"/>
                <w:rPrChange w:id="271" w:author="Nick Smith" w:date="2021-10-07T16:22:00Z">
                  <w:rPr>
                    <w:rFonts w:eastAsia="Times New Roman"/>
                    <w:color w:val="000000"/>
                    <w:sz w:val="20"/>
                    <w:szCs w:val="20"/>
                  </w:rPr>
                </w:rPrChange>
              </w:rPr>
            </w:pPr>
            <w:r w:rsidRPr="00024346">
              <w:rPr>
                <w:rFonts w:eastAsia="Times New Roman"/>
                <w:color w:val="000000"/>
              </w:rPr>
              <w:t>∆</w:t>
            </w:r>
            <w:proofErr w:type="spellStart"/>
            <w:del w:id="272" w:author="Nick Smith" w:date="2021-10-07T16:22:00Z">
              <w:r w:rsidRPr="00A841EA" w:rsidDel="00A841EA">
                <w:rPr>
                  <w:rFonts w:eastAsia="Times New Roman"/>
                  <w:i/>
                  <w:color w:val="000000"/>
                  <w:sz w:val="20"/>
                  <w:szCs w:val="20"/>
                  <w:rPrChange w:id="273" w:author="Nick Smith" w:date="2021-10-07T16:22:00Z">
                    <w:rPr>
                      <w:rFonts w:eastAsia="Times New Roman"/>
                      <w:color w:val="000000"/>
                      <w:sz w:val="20"/>
                      <w:szCs w:val="20"/>
                    </w:rPr>
                  </w:rPrChange>
                </w:rPr>
                <w:delText>LMA</w:delText>
              </w:r>
            </w:del>
            <w:ins w:id="274" w:author="Nick Smith" w:date="2021-10-07T16:22:00Z">
              <w:r w:rsidR="00A841EA">
                <w:rPr>
                  <w:rFonts w:eastAsia="Times New Roman"/>
                  <w:i/>
                  <w:color w:val="000000"/>
                  <w:sz w:val="20"/>
                  <w:szCs w:val="20"/>
                </w:rPr>
                <w:t>M</w:t>
              </w:r>
              <w:r w:rsidR="00A841EA">
                <w:rPr>
                  <w:rFonts w:eastAsia="Times New Roman"/>
                  <w:color w:val="000000"/>
                  <w:sz w:val="20"/>
                  <w:szCs w:val="20"/>
                  <w:vertAlign w:val="subscript"/>
                </w:rPr>
                <w:t>area</w:t>
              </w:r>
            </w:ins>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1ED3370C" w:rsidR="005D276D" w:rsidRPr="00457DA7" w:rsidRDefault="005D276D" w:rsidP="00237CD4">
            <w:pPr>
              <w:rPr>
                <w:rFonts w:eastAsia="Times New Roman"/>
                <w:color w:val="000000"/>
                <w:sz w:val="20"/>
                <w:szCs w:val="20"/>
                <w:lang w:val="es-ES"/>
              </w:rPr>
            </w:pPr>
            <w:r w:rsidRPr="00024346">
              <w:rPr>
                <w:rFonts w:eastAsia="Times New Roman"/>
                <w:color w:val="000000"/>
              </w:rPr>
              <w:t>∆</w:t>
            </w:r>
            <w:proofErr w:type="spellStart"/>
            <w:ins w:id="275" w:author="Nick Smith" w:date="2021-10-07T16:22:00Z">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vertAlign w:val="subscript"/>
                </w:rPr>
                <w:t xml:space="preserve"> </w:t>
              </w:r>
            </w:ins>
            <w:del w:id="276" w:author="Nick Smith" w:date="2021-10-07T16:22:00Z">
              <w:r w:rsidRPr="00457DA7" w:rsidDel="003A39A3">
                <w:rPr>
                  <w:rFonts w:eastAsia="Times New Roman"/>
                  <w:color w:val="000000"/>
                  <w:sz w:val="20"/>
                  <w:szCs w:val="20"/>
                  <w:lang w:val="es-ES"/>
                </w:rPr>
                <w:delText xml:space="preserve">LMA </w:delText>
              </w:r>
            </w:del>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6E35B15A"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proofErr w:type="spellStart"/>
            <w:ins w:id="277" w:author="Nick Smith" w:date="2021-10-07T16:22:00Z">
              <w:r w:rsidR="003A39A3">
                <w:rPr>
                  <w:rFonts w:eastAsia="Times New Roman"/>
                  <w:i/>
                  <w:color w:val="000000"/>
                  <w:sz w:val="20"/>
                  <w:szCs w:val="20"/>
                </w:rPr>
                <w:t>M</w:t>
              </w:r>
              <w:r w:rsidR="003A39A3">
                <w:rPr>
                  <w:rFonts w:eastAsia="Times New Roman"/>
                  <w:color w:val="000000"/>
                  <w:sz w:val="20"/>
                  <w:szCs w:val="20"/>
                  <w:vertAlign w:val="subscript"/>
                </w:rPr>
                <w:t>area</w:t>
              </w:r>
            </w:ins>
            <w:proofErr w:type="spellEnd"/>
            <w:del w:id="278" w:author="Nick Smith" w:date="2021-10-07T16:22:00Z">
              <w:r w:rsidRPr="00457DA7" w:rsidDel="003A39A3">
                <w:rPr>
                  <w:rFonts w:eastAsia="Times New Roman"/>
                  <w:color w:val="000000"/>
                  <w:sz w:val="20"/>
                  <w:szCs w:val="20"/>
                </w:rPr>
                <w:delText xml:space="preserve">LMA </w:delText>
              </w:r>
            </w:del>
            <w:ins w:id="279" w:author="Nick Smith" w:date="2021-10-07T16:22:00Z">
              <w:r w:rsidR="003A39A3">
                <w:rPr>
                  <w:rFonts w:eastAsia="Times New Roman"/>
                  <w:color w:val="000000"/>
                  <w:sz w:val="20"/>
                  <w:szCs w:val="20"/>
                </w:rPr>
                <w:t xml:space="preserve"> </w:t>
              </w:r>
            </w:ins>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5B29035D"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del w:id="280" w:author="Nick Smith" w:date="2021-10-07T16:01:00Z">
        <w:r w:rsidR="00B25CDC" w:rsidRPr="00B25CDC" w:rsidDel="00C46345">
          <w:rPr>
            <w:b w:val="0"/>
            <w:bCs w:val="0"/>
            <w:color w:val="000000"/>
            <w:sz w:val="24"/>
            <w:szCs w:val="24"/>
          </w:rPr>
          <w:delText xml:space="preserve">black </w:delText>
        </w:r>
      </w:del>
      <w:ins w:id="281" w:author="Nick Smith" w:date="2021-10-07T16:01:00Z">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ins>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ins w:id="282" w:author="Nick Smith" w:date="2021-10-07T16:02:00Z">
        <w:r w:rsidR="00C46345">
          <w:rPr>
            <w:b w:val="0"/>
            <w:color w:val="000000"/>
            <w:sz w:val="24"/>
            <w:szCs w:val="24"/>
          </w:rPr>
          <w:t>-</w:t>
        </w:r>
      </w:ins>
      <w:del w:id="283" w:author="Nick Smith" w:date="2021-10-07T16:02:00Z">
        <w:r w:rsidR="00B25CDC" w:rsidRPr="00B25CDC" w:rsidDel="00C46345">
          <w:rPr>
            <w:b w:val="0"/>
            <w:color w:val="000000"/>
            <w:sz w:val="24"/>
            <w:szCs w:val="24"/>
          </w:rPr>
          <w:delText xml:space="preserve"> </w:delText>
        </w:r>
      </w:del>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ins w:id="284" w:author="Nick Smith" w:date="2021-10-07T16:02:00Z">
        <w:r w:rsidR="00C46345">
          <w:rPr>
            <w:b w:val="0"/>
            <w:bCs w:val="0"/>
            <w:color w:val="000000"/>
            <w:sz w:val="24"/>
            <w:szCs w:val="24"/>
          </w:rPr>
          <w:t>,</w:t>
        </w:r>
      </w:ins>
      <w:r w:rsidR="00EB379B">
        <w:rPr>
          <w:b w:val="0"/>
          <w:bCs w:val="0"/>
          <w:color w:val="000000"/>
          <w:sz w:val="24"/>
          <w:szCs w:val="24"/>
        </w:rPr>
        <w:t xml:space="preserve"> </w:t>
      </w:r>
      <w:del w:id="285" w:author="Nick Smith" w:date="2021-10-07T16:02:00Z">
        <w:r w:rsidR="00EB379B" w:rsidDel="00C46345">
          <w:rPr>
            <w:b w:val="0"/>
            <w:bCs w:val="0"/>
            <w:color w:val="000000"/>
            <w:sz w:val="24"/>
            <w:szCs w:val="24"/>
          </w:rPr>
          <w:delText xml:space="preserve">and </w:delText>
        </w:r>
        <w:r w:rsidR="00B25CDC" w:rsidRPr="00DA24C9" w:rsidDel="00C46345">
          <w:rPr>
            <w:b w:val="0"/>
            <w:bCs w:val="0"/>
            <w:color w:val="000000"/>
            <w:sz w:val="24"/>
            <w:szCs w:val="24"/>
          </w:rPr>
          <w:delText xml:space="preserve"> </w:delText>
        </w:r>
      </w:del>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commentRangeStart w:id="286"/>
      <w:r w:rsidRPr="001B44B1">
        <w:rPr>
          <w:rFonts w:eastAsia="Times New Roman"/>
          <w:b/>
          <w:bCs/>
          <w:color w:val="000000"/>
        </w:rPr>
        <w:lastRenderedPageBreak/>
        <w:t>Discussion</w:t>
      </w:r>
      <w:commentRangeEnd w:id="286"/>
      <w:r w:rsidR="00C46345">
        <w:rPr>
          <w:rStyle w:val="CommentReference"/>
        </w:rPr>
        <w:commentReference w:id="286"/>
      </w:r>
    </w:p>
    <w:p w14:paraId="14567134" w14:textId="40381397"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w:t>
      </w:r>
      <w:del w:id="287" w:author="Nick Smith" w:date="2021-10-07T16:05:00Z">
        <w:r w:rsidR="00292985" w:rsidDel="00C46345">
          <w:delText>s</w:delText>
        </w:r>
      </w:del>
      <w:r w:rsidR="00292985">
        <w:t xml:space="preserve">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 xml:space="preserve">from aboveground </w:t>
      </w:r>
      <w:del w:id="288" w:author="Nick Smith" w:date="2021-10-07T16:44:00Z">
        <w:r w:rsidR="009A5B56" w:rsidDel="00CA5FB8">
          <w:delText xml:space="preserve">climatic </w:delText>
        </w:r>
      </w:del>
      <w:r w:rsidR="009A5B56">
        <w:t>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del w:id="289" w:author="Nick Smith" w:date="2021-10-07T16:45:00Z">
        <w:r w:rsidR="0028100D" w:rsidDel="00CA5FB8">
          <w:delText>climate is</w:delText>
        </w:r>
      </w:del>
      <w:ins w:id="290" w:author="Nick Smith" w:date="2021-10-07T16:45:00Z">
        <w:r w:rsidR="00CA5FB8">
          <w:t>conditions</w:t>
        </w:r>
      </w:ins>
      <w:r w:rsidR="0028100D">
        <w:t xml:space="preserve"> a</w:t>
      </w:r>
      <w:r w:rsidR="0028100D">
        <w:rPr>
          <w:rFonts w:eastAsia="Times New Roman"/>
          <w:color w:val="000000"/>
        </w:rPr>
        <w:t xml:space="preserve"> stronger predictor</w:t>
      </w:r>
      <w:ins w:id="291" w:author="Nick Smith" w:date="2021-10-07T16:45:00Z">
        <w:r w:rsidR="00CA5FB8">
          <w:rPr>
            <w:rFonts w:eastAsia="Times New Roman"/>
            <w:color w:val="000000"/>
          </w:rPr>
          <w:t>s</w:t>
        </w:r>
      </w:ins>
      <w:r w:rsidR="0028100D">
        <w:rPr>
          <w:rFonts w:eastAsia="Times New Roman"/>
          <w:color w:val="000000"/>
        </w:rPr>
        <w:t xml:space="preserve"> of </w:t>
      </w:r>
      <w:r w:rsidR="00B42B31">
        <w:t>leaf nitrogen</w:t>
      </w:r>
      <w:r w:rsidR="0028100D">
        <w:rPr>
          <w:rFonts w:eastAsia="Times New Roman"/>
          <w:color w:val="000000"/>
        </w:rPr>
        <w:t xml:space="preserve"> than soil nitrogen </w:t>
      </w:r>
      <w:del w:id="292" w:author="Nick Smith" w:date="2021-10-07T16:06:00Z">
        <w:r w:rsidR="0028100D" w:rsidDel="007A12F1">
          <w:rPr>
            <w:rFonts w:eastAsia="Times New Roman"/>
            <w:color w:val="000000"/>
          </w:rPr>
          <w:delText>availability</w:delText>
        </w:r>
      </w:del>
      <w:ins w:id="293" w:author="Nick Smith" w:date="2021-10-07T16:06:00Z">
        <w:r w:rsidR="007A12F1">
          <w:rPr>
            <w:rFonts w:eastAsia="Times New Roman"/>
            <w:color w:val="000000"/>
          </w:rPr>
          <w:t>addition</w:t>
        </w:r>
      </w:ins>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ins w:id="294" w:author="Nick Smith" w:date="2021-10-07T16:06:00Z">
        <w:r w:rsidR="007A12F1">
          <w:rPr>
            <w:rFonts w:eastAsia="Times New Roman"/>
            <w:color w:val="000000"/>
          </w:rPr>
          <w:t xml:space="preserve"> addition</w:t>
        </w:r>
      </w:ins>
      <w:r w:rsidR="0028100D">
        <w:rPr>
          <w:rFonts w:eastAsia="Times New Roman"/>
          <w:color w:val="000000"/>
        </w:rPr>
        <w:t xml:space="preserve">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1125F82D"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ins w:id="295" w:author="Nick Smith" w:date="2021-10-07T16:07:00Z">
        <w:r w:rsidR="00643107">
          <w:t xml:space="preserve"> response</w:t>
        </w:r>
      </w:ins>
      <w:r>
        <w:t xml:space="preserve"> was primarily the result of an increase </w:t>
      </w:r>
      <w:del w:id="296" w:author="Nick Smith" w:date="2021-10-07T16:07:00Z">
        <w:r w:rsidDel="00643107">
          <w:delText>the concentration of nitrogen</w:delText>
        </w:r>
      </w:del>
      <w:ins w:id="297" w:author="Nick Smith" w:date="2021-10-07T16:07:00Z">
        <w:r w:rsidR="00643107">
          <w:t>in leaf nitrogen concentration</w:t>
        </w:r>
      </w:ins>
      <w:r>
        <w:t xml:space="preserve"> (i.e., g g</w:t>
      </w:r>
      <w:r>
        <w:rPr>
          <w:vertAlign w:val="superscript"/>
        </w:rPr>
        <w:t>-1</w:t>
      </w:r>
      <w:r>
        <w:t>) in leaves when nitrogen was added to soils.</w:t>
      </w:r>
    </w:p>
    <w:p w14:paraId="392AF6E4" w14:textId="0F2EA9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ins w:id="298" w:author="Nick Smith" w:date="2021-10-07T16:07:00Z">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ins>
      <w:r w:rsidR="005948A0">
        <w:t xml:space="preserve">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953FF7A" w:rsidR="00053B82" w:rsidRDefault="00053B82" w:rsidP="000D0F58">
      <w:pPr>
        <w:spacing w:line="480" w:lineRule="auto"/>
        <w:ind w:firstLine="720"/>
        <w:contextualSpacing/>
      </w:pPr>
      <w:r>
        <w:t>Our model results also indicated that plant traits, specifically the capacity to form symbioses with nitrogen</w:t>
      </w:r>
      <w:ins w:id="299" w:author="Nick Smith" w:date="2021-10-07T16:08:00Z">
        <w:r w:rsidR="00EF3E33">
          <w:t>-</w:t>
        </w:r>
      </w:ins>
      <w:del w:id="300" w:author="Nick Smith" w:date="2021-10-07T16:08:00Z">
        <w:r w:rsidDel="00EF3E33">
          <w:delText xml:space="preserve"> </w:delText>
        </w:r>
      </w:del>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ins w:id="301" w:author="Nick Smith" w:date="2021-10-07T16:08:00Z">
        <w:r w:rsidR="004106F9">
          <w:t>-</w:t>
        </w:r>
      </w:ins>
      <w:del w:id="302" w:author="Nick Smith" w:date="2021-10-07T16:08:00Z">
        <w:r w:rsidR="002436D6" w:rsidDel="004106F9">
          <w:delText xml:space="preserve"> </w:delText>
        </w:r>
      </w:del>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ins w:id="303" w:author="Nick Smith" w:date="2021-10-07T16:09:00Z">
        <w:r w:rsidR="00CA3207">
          <w:t xml:space="preserve">However, nitrogen addition can also reduce the nitrogen-fixing capacity of nitrogen-fixing </w:t>
        </w:r>
        <w:r w:rsidR="00CA3207">
          <w:lastRenderedPageBreak/>
          <w:t xml:space="preserve">species </w:t>
        </w:r>
      </w:ins>
      <w:ins w:id="304" w:author="Nick Smith" w:date="2021-10-07T16:10:00Z">
        <w:r w:rsidR="001578C1">
          <w:fldChar w:fldCharType="begin" w:fldLock="1"/>
        </w:r>
      </w:ins>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ins w:id="305" w:author="Nick Smith" w:date="2021-10-07T16:10:00Z">
        <w:r w:rsidR="001578C1">
          <w:fldChar w:fldCharType="end"/>
        </w:r>
      </w:ins>
      <w:ins w:id="306" w:author="Nick Smith" w:date="2021-10-07T16:09:00Z">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ins>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ins w:id="307" w:author="Nick Smith" w:date="2021-10-07T16:11:00Z">
        <w:r w:rsidR="00F13E07">
          <w:t>. This is</w:t>
        </w:r>
      </w:ins>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ins w:id="308" w:author="Nick Smith" w:date="2021-10-07T16:11:00Z">
        <w:r w:rsidR="00B766A8">
          <w:t xml:space="preserve"> positive</w:t>
        </w:r>
      </w:ins>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4978BEEB"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w:t>
      </w:r>
      <w:r>
        <w:lastRenderedPageBreak/>
        <w:t xml:space="preserve">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ins w:id="309" w:author="Nick Smith" w:date="2021-10-07T16:12:00Z">
        <w:r w:rsidR="004F40BE">
          <w:t xml:space="preserve"> and</w:t>
        </w:r>
      </w:ins>
      <w:r w:rsidR="00A67554">
        <w:t xml:space="preserve"> addition</w:t>
      </w:r>
      <w:ins w:id="310" w:author="Nick Smith" w:date="2021-10-07T16:12:00Z">
        <w:r w:rsidR="004F40BE">
          <w:t>al</w:t>
        </w:r>
      </w:ins>
      <w:r w:rsidR="00A67554">
        <w:t xml:space="preserve"> </w:t>
      </w:r>
      <w:del w:id="311" w:author="Nick Smith" w:date="2021-10-07T16:11:00Z">
        <w:r w:rsidR="00A67554" w:rsidDel="00BB26B3">
          <w:delText>17</w:delText>
        </w:r>
      </w:del>
      <w:ins w:id="312" w:author="Nick Smith" w:date="2021-10-07T16:11:00Z">
        <w:r w:rsidR="00BB26B3">
          <w:t>13</w:t>
        </w:r>
      </w:ins>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21DC751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w:t>
      </w:r>
      <w:del w:id="313" w:author="Nick Smith" w:date="2021-10-07T16:12:00Z">
        <w:r w:rsidR="00096AFD" w:rsidDel="00277E14">
          <w:delText xml:space="preserve">availability </w:delText>
        </w:r>
      </w:del>
      <w:r w:rsidR="00096AFD">
        <w:t xml:space="preserve">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F2B7B5B"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ins w:id="314" w:author="Nick Smith" w:date="2021-10-07T16:46:00Z">
        <w:r w:rsidR="00CA5FB8">
          <w:t xml:space="preserve"> availability has </w:t>
        </w:r>
      </w:ins>
      <w:del w:id="315" w:author="Nick Smith" w:date="2021-10-07T16:46:00Z">
        <w:r w:rsidR="001D0C18" w:rsidDel="00CA5FB8">
          <w:delText xml:space="preserve"> is having </w:delText>
        </w:r>
      </w:del>
      <w:r w:rsidR="001D0C18">
        <w:t>a small impact on biomass.</w:t>
      </w:r>
      <w:r w:rsidR="008F481E">
        <w:t xml:space="preserve"> This shows that </w:t>
      </w:r>
      <w:r w:rsidR="008F481E">
        <w:lastRenderedPageBreak/>
        <w:t xml:space="preserve">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rPr>
          <w:ins w:id="316" w:author="Nick Smith" w:date="2021-10-07T16:46:00Z"/>
        </w:rPr>
      </w:pPr>
    </w:p>
    <w:p w14:paraId="6C5B6490" w14:textId="4AEFF215" w:rsidR="004732A7" w:rsidRPr="004732A7" w:rsidRDefault="004732A7" w:rsidP="004732A7">
      <w:pPr>
        <w:spacing w:line="480" w:lineRule="auto"/>
        <w:contextualSpacing/>
        <w:rPr>
          <w:ins w:id="317" w:author="Nick Smith" w:date="2021-10-07T16:46:00Z"/>
          <w:i/>
          <w:rPrChange w:id="318" w:author="Nick Smith" w:date="2021-10-07T16:46:00Z">
            <w:rPr>
              <w:ins w:id="319" w:author="Nick Smith" w:date="2021-10-07T16:46:00Z"/>
            </w:rPr>
          </w:rPrChange>
        </w:rPr>
        <w:pPrChange w:id="320" w:author="Nick Smith" w:date="2021-10-07T16:46:00Z">
          <w:pPr>
            <w:spacing w:line="480" w:lineRule="auto"/>
            <w:ind w:firstLine="720"/>
            <w:contextualSpacing/>
          </w:pPr>
        </w:pPrChange>
      </w:pPr>
      <w:ins w:id="321" w:author="Nick Smith" w:date="2021-10-07T16:46:00Z">
        <w:r>
          <w:rPr>
            <w:i/>
          </w:rPr>
          <w:t>Conclusions</w:t>
        </w:r>
        <w:bookmarkStart w:id="322" w:name="_GoBack"/>
        <w:bookmarkEnd w:id="322"/>
      </w:ins>
    </w:p>
    <w:p w14:paraId="6168DDE3" w14:textId="2746516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ins w:id="323" w:author="Nick Smith" w:date="2021-10-07T16:13:00Z">
        <w:r w:rsidR="00465750">
          <w:fldChar w:fldCharType="begin" w:fldLock="1"/>
        </w:r>
      </w:ins>
      <w:r w:rsidR="00465750">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ins w:id="324" w:author="Nick Smith" w:date="2021-10-07T16:13:00Z">
        <w:r w:rsidR="00465750">
          <w:fldChar w:fldCharType="end"/>
        </w:r>
      </w:ins>
      <w:del w:id="325" w:author="Nick Smith" w:date="2021-10-07T16:13:00Z">
        <w:r w:rsidR="00A54421" w:rsidDel="00465750">
          <w:fldChar w:fldCharType="begin" w:fldLock="1"/>
        </w:r>
        <w:r w:rsidR="003704D1" w:rsidDel="00465750">
          <w:del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delInstrText>
        </w:r>
        <w:r w:rsidR="00A54421" w:rsidDel="00465750">
          <w:fldChar w:fldCharType="separate"/>
        </w:r>
        <w:r w:rsidR="00A54421" w:rsidRPr="00A54421" w:rsidDel="00465750">
          <w:rPr>
            <w:noProof/>
          </w:rPr>
          <w:delText xml:space="preserve">(Wright </w:delText>
        </w:r>
        <w:r w:rsidR="00A54421" w:rsidRPr="00A54421" w:rsidDel="00465750">
          <w:rPr>
            <w:i/>
            <w:noProof/>
          </w:rPr>
          <w:delText>et al.</w:delText>
        </w:r>
        <w:r w:rsidR="00A54421" w:rsidRPr="00A54421" w:rsidDel="00465750">
          <w:rPr>
            <w:noProof/>
          </w:rPr>
          <w:delText xml:space="preserve">, 2003; Maire </w:delText>
        </w:r>
        <w:r w:rsidR="00A54421" w:rsidRPr="00A54421" w:rsidDel="00465750">
          <w:rPr>
            <w:i/>
            <w:noProof/>
          </w:rPr>
          <w:delText>et al.</w:delText>
        </w:r>
        <w:r w:rsidR="00A54421" w:rsidRPr="00A54421" w:rsidDel="00465750">
          <w:rPr>
            <w:noProof/>
          </w:rPr>
          <w:delText xml:space="preserve">, 2015; Paillassa </w:delText>
        </w:r>
        <w:r w:rsidR="00A54421" w:rsidRPr="00A54421" w:rsidDel="00465750">
          <w:rPr>
            <w:i/>
            <w:noProof/>
          </w:rPr>
          <w:delText>et al.</w:delText>
        </w:r>
        <w:r w:rsidR="00A54421" w:rsidRPr="00A54421" w:rsidDel="00465750">
          <w:rPr>
            <w:noProof/>
          </w:rPr>
          <w:delText>, 2020)</w:delText>
        </w:r>
        <w:r w:rsidR="00A54421" w:rsidDel="00465750">
          <w:fldChar w:fldCharType="end"/>
        </w:r>
      </w:del>
      <w:r w:rsidR="00A54421">
        <w:t>. However, our results show that the biomass response to changing soil nitrogen plays a critical role</w:t>
      </w:r>
      <w:r w:rsidR="00A151ED">
        <w:t xml:space="preserve">. </w:t>
      </w:r>
    </w:p>
    <w:p w14:paraId="700E820C" w14:textId="390C4FF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del w:id="326" w:author="Nick Smith" w:date="2021-10-07T15:34:00Z">
        <w:r w:rsidR="000E40F2" w:rsidDel="00F33193">
          <w:delText xml:space="preserve">is </w:delText>
        </w:r>
      </w:del>
      <w:ins w:id="327" w:author="Nick Smith" w:date="2021-10-07T15:34:00Z">
        <w:r w:rsidR="00F33193">
          <w:t xml:space="preserve">are </w:t>
        </w:r>
      </w:ins>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328"/>
      <w:r>
        <w:rPr>
          <w:b/>
        </w:rPr>
        <w:lastRenderedPageBreak/>
        <w:t>Acknowledgements</w:t>
      </w:r>
      <w:commentRangeEnd w:id="328"/>
      <w:r w:rsidR="00DD7DE1">
        <w:rPr>
          <w:rStyle w:val="CommentReference"/>
        </w:rPr>
        <w:commentReference w:id="328"/>
      </w:r>
    </w:p>
    <w:p w14:paraId="617E933C" w14:textId="00B23711" w:rsidR="009A5B56" w:rsidRPr="009A5B56" w:rsidRDefault="009A5B56" w:rsidP="00DA24C9">
      <w:pPr>
        <w:spacing w:line="480" w:lineRule="auto"/>
        <w:contextualSpacing/>
      </w:pPr>
      <w:r>
        <w:t>NGS acknowledges funding support from</w:t>
      </w:r>
      <w:ins w:id="329" w:author="Nick Smith" w:date="2021-10-07T15:35:00Z">
        <w:r w:rsidR="00F33193">
          <w:t xml:space="preserve"> the NSF (</w:t>
        </w:r>
        <w:r w:rsidR="00F33193" w:rsidRPr="00F33193">
          <w:t>DEB-2045968</w:t>
        </w:r>
        <w:r w:rsidR="00F33193">
          <w:t>) and</w:t>
        </w:r>
      </w:ins>
      <w:r>
        <w:t xml:space="preserve"> Texas Tech University.</w:t>
      </w:r>
      <w:ins w:id="330" w:author="Nick Smith" w:date="2021-10-07T15:34:00Z">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ins>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4D83AF6E" w14:textId="0996D503" w:rsidR="00465750" w:rsidRPr="00465750" w:rsidRDefault="009A5B56" w:rsidP="00465750">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465750" w:rsidRPr="00465750">
        <w:rPr>
          <w:noProof/>
        </w:rPr>
        <w:t xml:space="preserve">Adams MA, Turnbull TL, Sprent JI, Buchmann N (2016) Legumes are different: Leaf nitrogen, photosynthesis, and water use efficiency. </w:t>
      </w:r>
      <w:r w:rsidR="00465750" w:rsidRPr="00465750">
        <w:rPr>
          <w:i/>
          <w:iCs/>
          <w:noProof/>
        </w:rPr>
        <w:t>Proceedings of the National Academy of Sciences</w:t>
      </w:r>
      <w:r w:rsidR="00465750" w:rsidRPr="00465750">
        <w:rPr>
          <w:noProof/>
        </w:rPr>
        <w:t xml:space="preserve">, </w:t>
      </w:r>
      <w:r w:rsidR="00465750" w:rsidRPr="00465750">
        <w:rPr>
          <w:b/>
          <w:bCs/>
          <w:noProof/>
        </w:rPr>
        <w:t>113</w:t>
      </w:r>
      <w:r w:rsidR="00465750" w:rsidRPr="00465750">
        <w:rPr>
          <w:noProof/>
        </w:rPr>
        <w:t>, 4098 LP – 4103.</w:t>
      </w:r>
    </w:p>
    <w:p w14:paraId="4FEDDB5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Ali AA, Xu C, Rogers A et al. (2015) Global</w:t>
      </w:r>
      <w:r w:rsidRPr="00465750">
        <w:rPr>
          <w:rFonts w:ascii="Cambria Math" w:hAnsi="Cambria Math" w:cs="Cambria Math"/>
          <w:noProof/>
        </w:rPr>
        <w:t>‐</w:t>
      </w:r>
      <w:r w:rsidRPr="00465750">
        <w:rPr>
          <w:noProof/>
        </w:rPr>
        <w:t xml:space="preserve">scale environmental control of plant photosynthetic capacity. </w:t>
      </w:r>
      <w:r w:rsidRPr="00465750">
        <w:rPr>
          <w:i/>
          <w:iCs/>
          <w:noProof/>
        </w:rPr>
        <w:t>Ecological Applications</w:t>
      </w:r>
      <w:r w:rsidRPr="00465750">
        <w:rPr>
          <w:noProof/>
        </w:rPr>
        <w:t xml:space="preserve">, </w:t>
      </w:r>
      <w:r w:rsidRPr="00465750">
        <w:rPr>
          <w:b/>
          <w:bCs/>
          <w:noProof/>
        </w:rPr>
        <w:t>25</w:t>
      </w:r>
      <w:r w:rsidRPr="00465750">
        <w:rPr>
          <w:noProof/>
        </w:rPr>
        <w:t>, 2349–2365.</w:t>
      </w:r>
    </w:p>
    <w:p w14:paraId="7303696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Bates D, Maechler M, Bolker B, Walker S (2015) Fitting Linear Mixed-Effects Models Using lme4. </w:t>
      </w:r>
      <w:r w:rsidRPr="00465750">
        <w:rPr>
          <w:i/>
          <w:iCs/>
          <w:noProof/>
        </w:rPr>
        <w:t>Journal of Statistical Software</w:t>
      </w:r>
      <w:r w:rsidRPr="00465750">
        <w:rPr>
          <w:noProof/>
        </w:rPr>
        <w:t xml:space="preserve">, </w:t>
      </w:r>
      <w:r w:rsidRPr="00465750">
        <w:rPr>
          <w:b/>
          <w:bCs/>
          <w:noProof/>
        </w:rPr>
        <w:t>67</w:t>
      </w:r>
      <w:r w:rsidRPr="00465750">
        <w:rPr>
          <w:noProof/>
        </w:rPr>
        <w:t>, 1–48.</w:t>
      </w:r>
    </w:p>
    <w:p w14:paraId="64F03A82"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Boardman NK (1977) Comparative photosynthesis of sun and shade plants. </w:t>
      </w:r>
      <w:r w:rsidRPr="00465750">
        <w:rPr>
          <w:i/>
          <w:iCs/>
          <w:noProof/>
        </w:rPr>
        <w:t>Annual review of plant physiology</w:t>
      </w:r>
      <w:r w:rsidRPr="00465750">
        <w:rPr>
          <w:noProof/>
        </w:rPr>
        <w:t xml:space="preserve">, </w:t>
      </w:r>
      <w:r w:rsidRPr="00465750">
        <w:rPr>
          <w:b/>
          <w:bCs/>
          <w:noProof/>
        </w:rPr>
        <w:t>28</w:t>
      </w:r>
      <w:r w:rsidRPr="00465750">
        <w:rPr>
          <w:noProof/>
        </w:rPr>
        <w:t>, 355–377.</w:t>
      </w:r>
    </w:p>
    <w:p w14:paraId="6F018B2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Boyd RA, Gandin A, Cousins AB (2015) Temperature responses of C4 photosynthesis: biochemical analysis of Rubisco, phosphoenolpyruvate carboxylase, and carbonic anhydrase in Setaria viridis. </w:t>
      </w:r>
      <w:r w:rsidRPr="00465750">
        <w:rPr>
          <w:i/>
          <w:iCs/>
          <w:noProof/>
        </w:rPr>
        <w:t>Plant Physiology</w:t>
      </w:r>
      <w:r w:rsidRPr="00465750">
        <w:rPr>
          <w:noProof/>
        </w:rPr>
        <w:t xml:space="preserve">, </w:t>
      </w:r>
      <w:r w:rsidRPr="00465750">
        <w:rPr>
          <w:b/>
          <w:bCs/>
          <w:noProof/>
        </w:rPr>
        <w:t>169</w:t>
      </w:r>
      <w:r w:rsidRPr="00465750">
        <w:rPr>
          <w:noProof/>
        </w:rPr>
        <w:t>, 1850–1861.</w:t>
      </w:r>
    </w:p>
    <w:p w14:paraId="29454A84"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Dong N, Prentice IC, Evans BJ, Caddy-Retalic S, Lowe AJ, Wright IJ (2017) Leaf nitrogen from first principles: field evidence for adaptive variation with climate. </w:t>
      </w:r>
      <w:r w:rsidRPr="00465750">
        <w:rPr>
          <w:i/>
          <w:iCs/>
          <w:noProof/>
        </w:rPr>
        <w:t>Biogeosciences</w:t>
      </w:r>
      <w:r w:rsidRPr="00465750">
        <w:rPr>
          <w:noProof/>
        </w:rPr>
        <w:t xml:space="preserve">, </w:t>
      </w:r>
      <w:r w:rsidRPr="00465750">
        <w:rPr>
          <w:b/>
          <w:bCs/>
          <w:noProof/>
        </w:rPr>
        <w:t>14</w:t>
      </w:r>
      <w:r w:rsidRPr="00465750">
        <w:rPr>
          <w:noProof/>
        </w:rPr>
        <w:t>, 481–495.</w:t>
      </w:r>
    </w:p>
    <w:p w14:paraId="62486585"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Evans JR (1989) Photosynthesis and nitrogen relationships in leaves of C</w:t>
      </w:r>
      <w:r w:rsidRPr="00465750">
        <w:rPr>
          <w:noProof/>
          <w:vertAlign w:val="subscript"/>
        </w:rPr>
        <w:t>3</w:t>
      </w:r>
      <w:r w:rsidRPr="00465750">
        <w:rPr>
          <w:noProof/>
        </w:rPr>
        <w:t xml:space="preserve"> plants. </w:t>
      </w:r>
      <w:r w:rsidRPr="00465750">
        <w:rPr>
          <w:i/>
          <w:iCs/>
          <w:noProof/>
        </w:rPr>
        <w:t>Oecologia</w:t>
      </w:r>
      <w:r w:rsidRPr="00465750">
        <w:rPr>
          <w:noProof/>
        </w:rPr>
        <w:t xml:space="preserve">, </w:t>
      </w:r>
      <w:r w:rsidRPr="00465750">
        <w:rPr>
          <w:b/>
          <w:bCs/>
          <w:noProof/>
        </w:rPr>
        <w:t>78</w:t>
      </w:r>
      <w:r w:rsidRPr="00465750">
        <w:rPr>
          <w:noProof/>
        </w:rPr>
        <w:t xml:space="preserve">, </w:t>
      </w:r>
      <w:r w:rsidRPr="00465750">
        <w:rPr>
          <w:noProof/>
        </w:rPr>
        <w:lastRenderedPageBreak/>
        <w:t>9–19.</w:t>
      </w:r>
    </w:p>
    <w:p w14:paraId="0E6B88AB"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Evans JR, Clarke VC (2019) The nitrogen cost of photosynthesis. </w:t>
      </w:r>
      <w:r w:rsidRPr="00465750">
        <w:rPr>
          <w:i/>
          <w:iCs/>
          <w:noProof/>
        </w:rPr>
        <w:t>Journal of Experimental Botany</w:t>
      </w:r>
      <w:r w:rsidRPr="00465750">
        <w:rPr>
          <w:noProof/>
        </w:rPr>
        <w:t xml:space="preserve">, </w:t>
      </w:r>
      <w:r w:rsidRPr="00465750">
        <w:rPr>
          <w:b/>
          <w:bCs/>
          <w:noProof/>
        </w:rPr>
        <w:t>70</w:t>
      </w:r>
      <w:r w:rsidRPr="00465750">
        <w:rPr>
          <w:noProof/>
        </w:rPr>
        <w:t>, 7–15.</w:t>
      </w:r>
    </w:p>
    <w:p w14:paraId="4E66CA6F"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Evans JR, Seemann JR (1989) The allocation of protein nitrogen in the photosynthetic apparatus: costs, consequences, and control. </w:t>
      </w:r>
      <w:r w:rsidRPr="00465750">
        <w:rPr>
          <w:i/>
          <w:iCs/>
          <w:noProof/>
        </w:rPr>
        <w:t>Photosynthesis</w:t>
      </w:r>
      <w:r w:rsidRPr="00465750">
        <w:rPr>
          <w:noProof/>
        </w:rPr>
        <w:t xml:space="preserve">, </w:t>
      </w:r>
      <w:r w:rsidRPr="00465750">
        <w:rPr>
          <w:b/>
          <w:bCs/>
          <w:noProof/>
        </w:rPr>
        <w:t>8</w:t>
      </w:r>
      <w:r w:rsidRPr="00465750">
        <w:rPr>
          <w:noProof/>
        </w:rPr>
        <w:t>, 183–205.</w:t>
      </w:r>
    </w:p>
    <w:p w14:paraId="5870D4A5"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Farquhar GD, Ehleringer JR, Hubick KT (1989) Carbon Isotope Discrimination and Photosynthesis. </w:t>
      </w:r>
      <w:r w:rsidRPr="00465750">
        <w:rPr>
          <w:i/>
          <w:iCs/>
          <w:noProof/>
        </w:rPr>
        <w:t>Annual Review of Plant Physiology and Plant Molecular Biology</w:t>
      </w:r>
      <w:r w:rsidRPr="00465750">
        <w:rPr>
          <w:noProof/>
        </w:rPr>
        <w:t xml:space="preserve">, </w:t>
      </w:r>
      <w:r w:rsidRPr="00465750">
        <w:rPr>
          <w:b/>
          <w:bCs/>
          <w:noProof/>
        </w:rPr>
        <w:t>40</w:t>
      </w:r>
      <w:r w:rsidRPr="00465750">
        <w:rPr>
          <w:noProof/>
        </w:rPr>
        <w:t>, 503–537.</w:t>
      </w:r>
    </w:p>
    <w:p w14:paraId="7B9AB35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Fay PA, Prober SM, Harpole WS et al. (2015) Grassland productivity limited by multiple nutrients. </w:t>
      </w:r>
      <w:r w:rsidRPr="00465750">
        <w:rPr>
          <w:i/>
          <w:iCs/>
          <w:noProof/>
        </w:rPr>
        <w:t>Nature Plants</w:t>
      </w:r>
      <w:r w:rsidRPr="00465750">
        <w:rPr>
          <w:noProof/>
        </w:rPr>
        <w:t xml:space="preserve">, </w:t>
      </w:r>
      <w:r w:rsidRPr="00465750">
        <w:rPr>
          <w:b/>
          <w:bCs/>
          <w:noProof/>
        </w:rPr>
        <w:t>1</w:t>
      </w:r>
      <w:r w:rsidRPr="00465750">
        <w:rPr>
          <w:noProof/>
        </w:rPr>
        <w:t>, 15080.</w:t>
      </w:r>
    </w:p>
    <w:p w14:paraId="78DF75B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Firn J, McGree JM, Harvey E et al. (2019) Leaf nutrients, not specific leaf area, are consistent indicators of elevated nutrient inputs. </w:t>
      </w:r>
      <w:r w:rsidRPr="00465750">
        <w:rPr>
          <w:i/>
          <w:iCs/>
          <w:noProof/>
        </w:rPr>
        <w:t>Nature Ecology &amp; Evolution</w:t>
      </w:r>
      <w:r w:rsidRPr="00465750">
        <w:rPr>
          <w:noProof/>
        </w:rPr>
        <w:t xml:space="preserve">, </w:t>
      </w:r>
      <w:r w:rsidRPr="00465750">
        <w:rPr>
          <w:b/>
          <w:bCs/>
          <w:noProof/>
        </w:rPr>
        <w:t>3</w:t>
      </w:r>
      <w:r w:rsidRPr="00465750">
        <w:rPr>
          <w:noProof/>
        </w:rPr>
        <w:t>, 400–406.</w:t>
      </w:r>
    </w:p>
    <w:p w14:paraId="2FB498D2"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Fox J, Weisberg S (2019) An R Companion to Applied Regression, Third Edition. </w:t>
      </w:r>
      <w:r w:rsidRPr="00465750">
        <w:rPr>
          <w:i/>
          <w:iCs/>
          <w:noProof/>
        </w:rPr>
        <w:t>Sage</w:t>
      </w:r>
      <w:r w:rsidRPr="00465750">
        <w:rPr>
          <w:noProof/>
        </w:rPr>
        <w:t>.</w:t>
      </w:r>
    </w:p>
    <w:p w14:paraId="3E577CF1"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Franklin O, Johansson J, Dewar RC, Dieckmann U, McMurtrie RE, Brännström Å, Dybzinski R (2012) Modeling carbon allocation in trees: a search for principles. </w:t>
      </w:r>
      <w:r w:rsidRPr="00465750">
        <w:rPr>
          <w:i/>
          <w:iCs/>
          <w:noProof/>
        </w:rPr>
        <w:t>Tree Physiology</w:t>
      </w:r>
      <w:r w:rsidRPr="00465750">
        <w:rPr>
          <w:noProof/>
        </w:rPr>
        <w:t xml:space="preserve">, </w:t>
      </w:r>
      <w:r w:rsidRPr="00465750">
        <w:rPr>
          <w:b/>
          <w:bCs/>
          <w:noProof/>
        </w:rPr>
        <w:t>32</w:t>
      </w:r>
      <w:r w:rsidRPr="00465750">
        <w:rPr>
          <w:noProof/>
        </w:rPr>
        <w:t>, 648–666.</w:t>
      </w:r>
    </w:p>
    <w:p w14:paraId="3D60FC6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Franklin O, Harrison SP, Dewar R et al. (2020) Organizing principles for vegetation dynamics. </w:t>
      </w:r>
      <w:r w:rsidRPr="00465750">
        <w:rPr>
          <w:i/>
          <w:iCs/>
          <w:noProof/>
        </w:rPr>
        <w:t>Nature Plants</w:t>
      </w:r>
      <w:r w:rsidRPr="00465750">
        <w:rPr>
          <w:noProof/>
        </w:rPr>
        <w:t xml:space="preserve">, </w:t>
      </w:r>
      <w:r w:rsidRPr="00465750">
        <w:rPr>
          <w:b/>
          <w:bCs/>
          <w:noProof/>
        </w:rPr>
        <w:t>6</w:t>
      </w:r>
      <w:r w:rsidRPr="00465750">
        <w:rPr>
          <w:noProof/>
        </w:rPr>
        <w:t>, 444–453.</w:t>
      </w:r>
    </w:p>
    <w:p w14:paraId="4CC09107"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Fujikake H, Yamazaki A, Ohtake N et al. (2003) Quick and reversible inhibition of soybean root nodule growth by nitrate involves a decrease in sucrose supply to nodules. </w:t>
      </w:r>
      <w:r w:rsidRPr="00465750">
        <w:rPr>
          <w:i/>
          <w:iCs/>
          <w:noProof/>
        </w:rPr>
        <w:t>Journal of Experimental Botany</w:t>
      </w:r>
      <w:r w:rsidRPr="00465750">
        <w:rPr>
          <w:noProof/>
        </w:rPr>
        <w:t xml:space="preserve">, </w:t>
      </w:r>
      <w:r w:rsidRPr="00465750">
        <w:rPr>
          <w:b/>
          <w:bCs/>
          <w:noProof/>
        </w:rPr>
        <w:t>54</w:t>
      </w:r>
      <w:r w:rsidRPr="00465750">
        <w:rPr>
          <w:noProof/>
        </w:rPr>
        <w:t>, 1379–1388.</w:t>
      </w:r>
    </w:p>
    <w:p w14:paraId="1288929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Galloway JN, Dentener FJ, Capone DG et al. (2004) Nitrogen Cycles: Past, Present, and Future. </w:t>
      </w:r>
      <w:r w:rsidRPr="00465750">
        <w:rPr>
          <w:i/>
          <w:iCs/>
          <w:noProof/>
        </w:rPr>
        <w:t>Biogeochemistry</w:t>
      </w:r>
      <w:r w:rsidRPr="00465750">
        <w:rPr>
          <w:noProof/>
        </w:rPr>
        <w:t xml:space="preserve">, </w:t>
      </w:r>
      <w:r w:rsidRPr="00465750">
        <w:rPr>
          <w:b/>
          <w:bCs/>
          <w:noProof/>
        </w:rPr>
        <w:t>70</w:t>
      </w:r>
      <w:r w:rsidRPr="00465750">
        <w:rPr>
          <w:noProof/>
        </w:rPr>
        <w:t>, 153–226.</w:t>
      </w:r>
    </w:p>
    <w:p w14:paraId="1C6B49B3"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lastRenderedPageBreak/>
        <w:t xml:space="preserve">Galloway JN, Townsend AR, Erisman JW et al. (2008) Transformation of the Nitrogen Cycle: Recent Trends, Questions, and Potential Solutions. </w:t>
      </w:r>
      <w:r w:rsidRPr="00465750">
        <w:rPr>
          <w:i/>
          <w:iCs/>
          <w:noProof/>
        </w:rPr>
        <w:t>Science</w:t>
      </w:r>
      <w:r w:rsidRPr="00465750">
        <w:rPr>
          <w:noProof/>
        </w:rPr>
        <w:t xml:space="preserve">, </w:t>
      </w:r>
      <w:r w:rsidRPr="00465750">
        <w:rPr>
          <w:b/>
          <w:bCs/>
          <w:noProof/>
        </w:rPr>
        <w:t>320</w:t>
      </w:r>
      <w:r w:rsidRPr="00465750">
        <w:rPr>
          <w:noProof/>
        </w:rPr>
        <w:t>, 889–892.</w:t>
      </w:r>
    </w:p>
    <w:p w14:paraId="5AF71205"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Ghimire B, Riley WJ, Koven CD, Kattge J, Rogers A, Reich PB, Wright IJ (2017) A global trait-based approach to estimate leaf nitrogen functional allocation from observations. </w:t>
      </w:r>
      <w:r w:rsidRPr="00465750">
        <w:rPr>
          <w:i/>
          <w:iCs/>
          <w:noProof/>
        </w:rPr>
        <w:t>Ecological Applications</w:t>
      </w:r>
      <w:r w:rsidRPr="00465750">
        <w:rPr>
          <w:noProof/>
        </w:rPr>
        <w:t xml:space="preserve">, </w:t>
      </w:r>
      <w:r w:rsidRPr="00465750">
        <w:rPr>
          <w:b/>
          <w:bCs/>
          <w:noProof/>
        </w:rPr>
        <w:t>27</w:t>
      </w:r>
      <w:r w:rsidRPr="00465750">
        <w:rPr>
          <w:noProof/>
        </w:rPr>
        <w:t>, 1421–1434.</w:t>
      </w:r>
    </w:p>
    <w:p w14:paraId="537B3A48"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Gibson AH, Harper JE (1985) Nitrate Effect on Nodulation of Soybean by Bradyrhizobium japonicum1. </w:t>
      </w:r>
      <w:r w:rsidRPr="00465750">
        <w:rPr>
          <w:i/>
          <w:iCs/>
          <w:noProof/>
        </w:rPr>
        <w:t>Crop Science</w:t>
      </w:r>
      <w:r w:rsidRPr="00465750">
        <w:rPr>
          <w:noProof/>
        </w:rPr>
        <w:t xml:space="preserve">, </w:t>
      </w:r>
      <w:r w:rsidRPr="00465750">
        <w:rPr>
          <w:b/>
          <w:bCs/>
          <w:noProof/>
        </w:rPr>
        <w:t>25</w:t>
      </w:r>
      <w:r w:rsidRPr="00465750">
        <w:rPr>
          <w:noProof/>
        </w:rPr>
        <w:t>, cropsci1985.0011183X002500030015x.</w:t>
      </w:r>
    </w:p>
    <w:p w14:paraId="3977CEA6"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Grömping U (2006) Relative importance for linear regression in R: the package relaimpo. </w:t>
      </w:r>
      <w:r w:rsidRPr="00465750">
        <w:rPr>
          <w:i/>
          <w:iCs/>
          <w:noProof/>
        </w:rPr>
        <w:t>Journal of statistical software</w:t>
      </w:r>
      <w:r w:rsidRPr="00465750">
        <w:rPr>
          <w:noProof/>
        </w:rPr>
        <w:t xml:space="preserve">, </w:t>
      </w:r>
      <w:r w:rsidRPr="00465750">
        <w:rPr>
          <w:b/>
          <w:bCs/>
          <w:noProof/>
        </w:rPr>
        <w:t>17</w:t>
      </w:r>
      <w:r w:rsidRPr="00465750">
        <w:rPr>
          <w:noProof/>
        </w:rPr>
        <w:t>, 1–27.</w:t>
      </w:r>
    </w:p>
    <w:p w14:paraId="443F7EC3"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Harpole WS, Sullivan LL, Lind EM et al. (2017) Out of the shadows: multiple nutrient limitations drive relationships among biomass, light and plant diversity. </w:t>
      </w:r>
      <w:r w:rsidRPr="00465750">
        <w:rPr>
          <w:i/>
          <w:iCs/>
          <w:noProof/>
        </w:rPr>
        <w:t>Functional ecology</w:t>
      </w:r>
      <w:r w:rsidRPr="00465750">
        <w:rPr>
          <w:noProof/>
        </w:rPr>
        <w:t xml:space="preserve">, </w:t>
      </w:r>
      <w:r w:rsidRPr="00465750">
        <w:rPr>
          <w:b/>
          <w:bCs/>
          <w:noProof/>
        </w:rPr>
        <w:t>31</w:t>
      </w:r>
      <w:r w:rsidRPr="00465750">
        <w:rPr>
          <w:noProof/>
        </w:rPr>
        <w:t>, 1839–1846.</w:t>
      </w:r>
    </w:p>
    <w:p w14:paraId="52EECB1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Harris I, Jones PD, Osborn TJ, Lister DH (2014) Updated high-resolution grids of monthly climatic observations – the CRU TS3.10 Dataset. </w:t>
      </w:r>
      <w:r w:rsidRPr="00465750">
        <w:rPr>
          <w:i/>
          <w:iCs/>
          <w:noProof/>
        </w:rPr>
        <w:t>International Journal of Climatology</w:t>
      </w:r>
      <w:r w:rsidRPr="00465750">
        <w:rPr>
          <w:noProof/>
        </w:rPr>
        <w:t xml:space="preserve">, </w:t>
      </w:r>
      <w:r w:rsidRPr="00465750">
        <w:rPr>
          <w:b/>
          <w:bCs/>
          <w:noProof/>
        </w:rPr>
        <w:t>34</w:t>
      </w:r>
      <w:r w:rsidRPr="00465750">
        <w:rPr>
          <w:noProof/>
        </w:rPr>
        <w:t>, 623–642.</w:t>
      </w:r>
    </w:p>
    <w:p w14:paraId="2DF3144B"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Harrison MT, Edwards EJ, Farquhar GD, Nicotra AB, Evans JR (2009) Nitrogen in cell walls of sclerophyllous leaves accounts for little of the variation in photosynthetic nitrogen-use efficiency. </w:t>
      </w:r>
      <w:r w:rsidRPr="00465750">
        <w:rPr>
          <w:i/>
          <w:iCs/>
          <w:noProof/>
        </w:rPr>
        <w:t>Plant, Cell &amp; Environment</w:t>
      </w:r>
      <w:r w:rsidRPr="00465750">
        <w:rPr>
          <w:noProof/>
        </w:rPr>
        <w:t xml:space="preserve">, </w:t>
      </w:r>
      <w:r w:rsidRPr="00465750">
        <w:rPr>
          <w:b/>
          <w:bCs/>
          <w:noProof/>
        </w:rPr>
        <w:t>32</w:t>
      </w:r>
      <w:r w:rsidRPr="00465750">
        <w:rPr>
          <w:noProof/>
        </w:rPr>
        <w:t>, 259–270.</w:t>
      </w:r>
    </w:p>
    <w:p w14:paraId="615E4547"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Harrison SP, Cramer W, Franklin O et al. (2021) Eco-evolutionary optimality as a means to improve vegetation and land-surface models. </w:t>
      </w:r>
      <w:r w:rsidRPr="00465750">
        <w:rPr>
          <w:i/>
          <w:iCs/>
          <w:noProof/>
        </w:rPr>
        <w:t>New Phytologist</w:t>
      </w:r>
      <w:r w:rsidRPr="00465750">
        <w:rPr>
          <w:noProof/>
        </w:rPr>
        <w:t xml:space="preserve">, </w:t>
      </w:r>
      <w:r w:rsidRPr="00465750">
        <w:rPr>
          <w:b/>
          <w:bCs/>
          <w:noProof/>
        </w:rPr>
        <w:t>23</w:t>
      </w:r>
      <w:r w:rsidRPr="00465750">
        <w:rPr>
          <w:noProof/>
        </w:rPr>
        <w:t>, 2125–2141.</w:t>
      </w:r>
    </w:p>
    <w:p w14:paraId="7894B24B"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465750">
        <w:rPr>
          <w:i/>
          <w:iCs/>
          <w:noProof/>
        </w:rPr>
        <w:t>Journal of Arid Environments</w:t>
      </w:r>
      <w:r w:rsidRPr="00465750">
        <w:rPr>
          <w:noProof/>
        </w:rPr>
        <w:t xml:space="preserve">, </w:t>
      </w:r>
      <w:r w:rsidRPr="00465750">
        <w:rPr>
          <w:b/>
          <w:bCs/>
          <w:noProof/>
        </w:rPr>
        <w:lastRenderedPageBreak/>
        <w:t>156</w:t>
      </w:r>
      <w:r w:rsidRPr="00465750">
        <w:rPr>
          <w:noProof/>
        </w:rPr>
        <w:t>, 1–8.</w:t>
      </w:r>
    </w:p>
    <w:p w14:paraId="7B88F0F6"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Hungate BA, Dukes JS, Shaw MR, Luo Y, Field CB (2003) Nitrogen and Climate Change. </w:t>
      </w:r>
      <w:r w:rsidRPr="00465750">
        <w:rPr>
          <w:i/>
          <w:iCs/>
          <w:noProof/>
        </w:rPr>
        <w:t>Science</w:t>
      </w:r>
      <w:r w:rsidRPr="00465750">
        <w:rPr>
          <w:noProof/>
        </w:rPr>
        <w:t xml:space="preserve">, </w:t>
      </w:r>
      <w:r w:rsidRPr="00465750">
        <w:rPr>
          <w:b/>
          <w:bCs/>
          <w:noProof/>
        </w:rPr>
        <w:t>302</w:t>
      </w:r>
      <w:r w:rsidRPr="00465750">
        <w:rPr>
          <w:noProof/>
        </w:rPr>
        <w:t>, 1512 LP – 1513.</w:t>
      </w:r>
    </w:p>
    <w:p w14:paraId="4F91082D"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Kattge J, Knorr W, Raddatz T, Wirth C (2009) Quantifying photosynthetic capacity and its relationship to leaf nitrogen content for global-scale terrestrial biosphere models. </w:t>
      </w:r>
      <w:r w:rsidRPr="00465750">
        <w:rPr>
          <w:i/>
          <w:iCs/>
          <w:noProof/>
        </w:rPr>
        <w:t>Global Change Biol.</w:t>
      </w:r>
      <w:r w:rsidRPr="00465750">
        <w:rPr>
          <w:noProof/>
        </w:rPr>
        <w:t xml:space="preserve">, </w:t>
      </w:r>
      <w:r w:rsidRPr="00465750">
        <w:rPr>
          <w:b/>
          <w:bCs/>
          <w:noProof/>
        </w:rPr>
        <w:t>15</w:t>
      </w:r>
      <w:r w:rsidRPr="00465750">
        <w:rPr>
          <w:noProof/>
        </w:rPr>
        <w:t>, 976.</w:t>
      </w:r>
    </w:p>
    <w:p w14:paraId="09F3751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LeBauer DS, Treseder KK (2008) Nitrogen limitation of net primary productivity in terrestrial ecosystems is globally distributed. </w:t>
      </w:r>
      <w:r w:rsidRPr="00465750">
        <w:rPr>
          <w:i/>
          <w:iCs/>
          <w:noProof/>
        </w:rPr>
        <w:t>Ecology</w:t>
      </w:r>
      <w:r w:rsidRPr="00465750">
        <w:rPr>
          <w:noProof/>
        </w:rPr>
        <w:t xml:space="preserve">, </w:t>
      </w:r>
      <w:r w:rsidRPr="00465750">
        <w:rPr>
          <w:b/>
          <w:bCs/>
          <w:noProof/>
        </w:rPr>
        <w:t>89</w:t>
      </w:r>
      <w:r w:rsidRPr="00465750">
        <w:rPr>
          <w:noProof/>
        </w:rPr>
        <w:t>, 371–379.</w:t>
      </w:r>
    </w:p>
    <w:p w14:paraId="5BE0164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Lenth R (2018) emmeans: Estimated Marginal Means, aka Least-Squares Means.</w:t>
      </w:r>
    </w:p>
    <w:p w14:paraId="3EC26AB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Li W, Zhang H, Huang G, Liu R, Wu H, Zhao C, McDowell NG (2020) Effects of nitrogen enrichment on tree carbon allocation: A global synthesis. </w:t>
      </w:r>
      <w:r w:rsidRPr="00465750">
        <w:rPr>
          <w:i/>
          <w:iCs/>
          <w:noProof/>
        </w:rPr>
        <w:t>Global Ecology and Biogeography</w:t>
      </w:r>
      <w:r w:rsidRPr="00465750">
        <w:rPr>
          <w:noProof/>
        </w:rPr>
        <w:t xml:space="preserve">, </w:t>
      </w:r>
      <w:r w:rsidRPr="00465750">
        <w:rPr>
          <w:b/>
          <w:bCs/>
          <w:noProof/>
        </w:rPr>
        <w:t>29</w:t>
      </w:r>
      <w:r w:rsidRPr="00465750">
        <w:rPr>
          <w:noProof/>
        </w:rPr>
        <w:t>, 573–589.</w:t>
      </w:r>
    </w:p>
    <w:p w14:paraId="4385DE87"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Liang X, Zhang T, Lu X et al. (2020) Global response patterns of plant photosynthesis to nitrogen addition: A meta</w:t>
      </w:r>
      <w:r w:rsidRPr="00465750">
        <w:rPr>
          <w:rFonts w:ascii="Cambria Math" w:hAnsi="Cambria Math" w:cs="Cambria Math"/>
          <w:noProof/>
        </w:rPr>
        <w:t>‐</w:t>
      </w:r>
      <w:r w:rsidRPr="00465750">
        <w:rPr>
          <w:noProof/>
        </w:rPr>
        <w:t xml:space="preserve">analysis. </w:t>
      </w:r>
      <w:r w:rsidRPr="00465750">
        <w:rPr>
          <w:i/>
          <w:iCs/>
          <w:noProof/>
        </w:rPr>
        <w:t>Global Change Biology</w:t>
      </w:r>
      <w:r w:rsidRPr="00465750">
        <w:rPr>
          <w:noProof/>
        </w:rPr>
        <w:t xml:space="preserve">, </w:t>
      </w:r>
      <w:r w:rsidRPr="00465750">
        <w:rPr>
          <w:b/>
          <w:bCs/>
          <w:noProof/>
        </w:rPr>
        <w:t>26</w:t>
      </w:r>
      <w:r w:rsidRPr="00465750">
        <w:rPr>
          <w:noProof/>
        </w:rPr>
        <w:t>, 3585–3600.</w:t>
      </w:r>
    </w:p>
    <w:p w14:paraId="01B6C347"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Lind EM (2016) Unified data management for distributed experiments: A model for collaborative grassroots scientific networks. </w:t>
      </w:r>
      <w:r w:rsidRPr="00465750">
        <w:rPr>
          <w:i/>
          <w:iCs/>
          <w:noProof/>
        </w:rPr>
        <w:t>Ecological Informatics</w:t>
      </w:r>
      <w:r w:rsidRPr="00465750">
        <w:rPr>
          <w:noProof/>
        </w:rPr>
        <w:t xml:space="preserve">, </w:t>
      </w:r>
      <w:r w:rsidRPr="00465750">
        <w:rPr>
          <w:b/>
          <w:bCs/>
          <w:noProof/>
        </w:rPr>
        <w:t>36</w:t>
      </w:r>
      <w:r w:rsidRPr="00465750">
        <w:rPr>
          <w:noProof/>
        </w:rPr>
        <w:t>, 231–236.</w:t>
      </w:r>
    </w:p>
    <w:p w14:paraId="5B6E334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Lindeman RH, Merenda P, Gold R (1979) </w:t>
      </w:r>
      <w:r w:rsidRPr="00465750">
        <w:rPr>
          <w:i/>
          <w:iCs/>
          <w:noProof/>
        </w:rPr>
        <w:t>Introduction to bivariate and multivariate analysis</w:t>
      </w:r>
      <w:r w:rsidRPr="00465750">
        <w:rPr>
          <w:noProof/>
        </w:rPr>
        <w:t>. Scott Foresman &amp; Co.</w:t>
      </w:r>
    </w:p>
    <w:p w14:paraId="2DB27614"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Maire V, Wright IJ, Prentice IC et al. (2015) Global effects of soil and climate on leaf photosynthetic traits and rates. </w:t>
      </w:r>
      <w:r w:rsidRPr="00465750">
        <w:rPr>
          <w:i/>
          <w:iCs/>
          <w:noProof/>
        </w:rPr>
        <w:t>Global Ecology and Biogeography</w:t>
      </w:r>
      <w:r w:rsidRPr="00465750">
        <w:rPr>
          <w:noProof/>
        </w:rPr>
        <w:t xml:space="preserve">, </w:t>
      </w:r>
      <w:r w:rsidRPr="00465750">
        <w:rPr>
          <w:b/>
          <w:bCs/>
          <w:noProof/>
        </w:rPr>
        <w:t>24</w:t>
      </w:r>
      <w:r w:rsidRPr="00465750">
        <w:rPr>
          <w:noProof/>
        </w:rPr>
        <w:t>, 706–717.</w:t>
      </w:r>
    </w:p>
    <w:p w14:paraId="32689FB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Niinemets Ü, Tenhunen JD (1997) A model separating leaf structural and physiological effects on carbon gain along light gradients for the shade-tolerant species Acer saccharum. </w:t>
      </w:r>
      <w:r w:rsidRPr="00465750">
        <w:rPr>
          <w:i/>
          <w:iCs/>
          <w:noProof/>
        </w:rPr>
        <w:t>Plant, Cell &amp; Environment</w:t>
      </w:r>
      <w:r w:rsidRPr="00465750">
        <w:rPr>
          <w:noProof/>
        </w:rPr>
        <w:t xml:space="preserve">, </w:t>
      </w:r>
      <w:r w:rsidRPr="00465750">
        <w:rPr>
          <w:b/>
          <w:bCs/>
          <w:noProof/>
        </w:rPr>
        <w:t>20</w:t>
      </w:r>
      <w:r w:rsidRPr="00465750">
        <w:rPr>
          <w:noProof/>
        </w:rPr>
        <w:t>, 845–866.</w:t>
      </w:r>
    </w:p>
    <w:p w14:paraId="72C480D4"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lastRenderedPageBreak/>
        <w:t xml:space="preserve">Niinemets Ü, Keenan TF, Hallik L (2015) A worldwide analysis of within-canopy variations in leaf structural, chemical and physiological traits across plant functional types. </w:t>
      </w:r>
      <w:r w:rsidRPr="00465750">
        <w:rPr>
          <w:i/>
          <w:iCs/>
          <w:noProof/>
        </w:rPr>
        <w:t>New Phytologist</w:t>
      </w:r>
      <w:r w:rsidRPr="00465750">
        <w:rPr>
          <w:noProof/>
        </w:rPr>
        <w:t xml:space="preserve">, </w:t>
      </w:r>
      <w:r w:rsidRPr="00465750">
        <w:rPr>
          <w:b/>
          <w:bCs/>
          <w:noProof/>
        </w:rPr>
        <w:t>205</w:t>
      </w:r>
      <w:r w:rsidRPr="00465750">
        <w:rPr>
          <w:noProof/>
        </w:rPr>
        <w:t>, 973–993.</w:t>
      </w:r>
    </w:p>
    <w:p w14:paraId="778F322F"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Onoda Y, Wright IJ, Evans JR et al. (2017) Physiological and structural tradeoffs underlying the leaf economics spectrum. </w:t>
      </w:r>
      <w:r w:rsidRPr="00465750">
        <w:rPr>
          <w:i/>
          <w:iCs/>
          <w:noProof/>
        </w:rPr>
        <w:t>New Phytologist</w:t>
      </w:r>
      <w:r w:rsidRPr="00465750">
        <w:rPr>
          <w:noProof/>
        </w:rPr>
        <w:t xml:space="preserve">, </w:t>
      </w:r>
      <w:r w:rsidRPr="00465750">
        <w:rPr>
          <w:b/>
          <w:bCs/>
          <w:noProof/>
        </w:rPr>
        <w:t>241</w:t>
      </w:r>
      <w:r w:rsidRPr="00465750">
        <w:rPr>
          <w:noProof/>
        </w:rPr>
        <w:t>, 1447–1463.</w:t>
      </w:r>
    </w:p>
    <w:p w14:paraId="4B8527F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Paillassa J, Wright IJ, Prentice IC et al. (2020) When and where soil is important to modify the carbon and water economy of leaves. </w:t>
      </w:r>
      <w:r w:rsidRPr="00465750">
        <w:rPr>
          <w:i/>
          <w:iCs/>
          <w:noProof/>
        </w:rPr>
        <w:t>New Phytologist</w:t>
      </w:r>
      <w:r w:rsidRPr="00465750">
        <w:rPr>
          <w:noProof/>
        </w:rPr>
        <w:t>.</w:t>
      </w:r>
    </w:p>
    <w:p w14:paraId="4E5A0D8F"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Peng Y, Bloomfield KJ, Prentice IC (2020) A theory of plant function helps to explain leaf-trait and productivity responses to elevation. </w:t>
      </w:r>
      <w:r w:rsidRPr="00465750">
        <w:rPr>
          <w:i/>
          <w:iCs/>
          <w:noProof/>
        </w:rPr>
        <w:t>New Phytologist</w:t>
      </w:r>
      <w:r w:rsidRPr="00465750">
        <w:rPr>
          <w:noProof/>
        </w:rPr>
        <w:t xml:space="preserve">, </w:t>
      </w:r>
      <w:r w:rsidRPr="00465750">
        <w:rPr>
          <w:b/>
          <w:bCs/>
          <w:noProof/>
        </w:rPr>
        <w:t>226</w:t>
      </w:r>
      <w:r w:rsidRPr="00465750">
        <w:rPr>
          <w:noProof/>
        </w:rPr>
        <w:t>, 1274–1284.</w:t>
      </w:r>
    </w:p>
    <w:p w14:paraId="6FC70BF3"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Peng Y, Bloomfield KJ, Cernusak LA, Domingues TF, Colin Prentice I (2021) Global climate and nutrient controls of photosynthetic capacity. </w:t>
      </w:r>
      <w:r w:rsidRPr="00465750">
        <w:rPr>
          <w:i/>
          <w:iCs/>
          <w:noProof/>
        </w:rPr>
        <w:t>Communications Biology</w:t>
      </w:r>
      <w:r w:rsidRPr="00465750">
        <w:rPr>
          <w:noProof/>
        </w:rPr>
        <w:t xml:space="preserve">, </w:t>
      </w:r>
      <w:r w:rsidRPr="00465750">
        <w:rPr>
          <w:b/>
          <w:bCs/>
          <w:noProof/>
        </w:rPr>
        <w:t>4</w:t>
      </w:r>
      <w:r w:rsidRPr="00465750">
        <w:rPr>
          <w:noProof/>
        </w:rPr>
        <w:t>, 462.</w:t>
      </w:r>
    </w:p>
    <w:p w14:paraId="422263C9"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Perkowski EA, Waring EF, Smith NG (2021) Root mass carbon costs to acquire nitrogen are determined by nitrogen and light availability in two species with different nitrogen acquisition strategies. </w:t>
      </w:r>
      <w:r w:rsidRPr="00465750">
        <w:rPr>
          <w:i/>
          <w:iCs/>
          <w:noProof/>
        </w:rPr>
        <w:t>Journal of Experimental Botany</w:t>
      </w:r>
      <w:r w:rsidRPr="00465750">
        <w:rPr>
          <w:noProof/>
        </w:rPr>
        <w:t>.</w:t>
      </w:r>
    </w:p>
    <w:p w14:paraId="3C5AEF42"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Prentice IC, Dong N, Gleason SM, Maire V, Wright IJ (2014) Balancing the costs of carbon gain and water transport: testing a new theoretical framework for plant functional ecology. </w:t>
      </w:r>
      <w:r w:rsidRPr="00465750">
        <w:rPr>
          <w:i/>
          <w:iCs/>
          <w:noProof/>
        </w:rPr>
        <w:t>Ecology Letters</w:t>
      </w:r>
      <w:r w:rsidRPr="00465750">
        <w:rPr>
          <w:noProof/>
        </w:rPr>
        <w:t xml:space="preserve">, </w:t>
      </w:r>
      <w:r w:rsidRPr="00465750">
        <w:rPr>
          <w:b/>
          <w:bCs/>
          <w:noProof/>
        </w:rPr>
        <w:t>17</w:t>
      </w:r>
      <w:r w:rsidRPr="00465750">
        <w:rPr>
          <w:noProof/>
        </w:rPr>
        <w:t>, 82–91.</w:t>
      </w:r>
    </w:p>
    <w:p w14:paraId="07999DA2"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R Core Team (2019) R: A Language and Environment for Statistical Computing.</w:t>
      </w:r>
    </w:p>
    <w:p w14:paraId="2B40FD7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Rogers A, Serbin SP, Ely KS, Sloan VL, Wullschleger SD (2017) Terrestrial biosphere models underestimate photosynthetic capacity and CO2 assimilation in the Arctic. </w:t>
      </w:r>
      <w:r w:rsidRPr="00465750">
        <w:rPr>
          <w:i/>
          <w:iCs/>
          <w:noProof/>
        </w:rPr>
        <w:t>New Phytologist</w:t>
      </w:r>
      <w:r w:rsidRPr="00465750">
        <w:rPr>
          <w:noProof/>
        </w:rPr>
        <w:t xml:space="preserve">, </w:t>
      </w:r>
      <w:r w:rsidRPr="00465750">
        <w:rPr>
          <w:b/>
          <w:bCs/>
          <w:noProof/>
        </w:rPr>
        <w:t>216</w:t>
      </w:r>
      <w:r w:rsidRPr="00465750">
        <w:rPr>
          <w:noProof/>
        </w:rPr>
        <w:t>, 1090–1103.</w:t>
      </w:r>
    </w:p>
    <w:p w14:paraId="77494946"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Sage RF, Pearcy RW (1987) The nitrogen use efficiency of C3 and C4 plants: II. Leaf nitrogen effects on the gas exchange characteristics of Chenopodium album (L.) and Amaranthus </w:t>
      </w:r>
      <w:r w:rsidRPr="00465750">
        <w:rPr>
          <w:noProof/>
        </w:rPr>
        <w:lastRenderedPageBreak/>
        <w:t xml:space="preserve">retroflexus (L.). </w:t>
      </w:r>
      <w:r w:rsidRPr="00465750">
        <w:rPr>
          <w:i/>
          <w:iCs/>
          <w:noProof/>
        </w:rPr>
        <w:t>Plant physiology</w:t>
      </w:r>
      <w:r w:rsidRPr="00465750">
        <w:rPr>
          <w:noProof/>
        </w:rPr>
        <w:t xml:space="preserve">, </w:t>
      </w:r>
      <w:r w:rsidRPr="00465750">
        <w:rPr>
          <w:b/>
          <w:bCs/>
          <w:noProof/>
        </w:rPr>
        <w:t>84</w:t>
      </w:r>
      <w:r w:rsidRPr="00465750">
        <w:rPr>
          <w:noProof/>
        </w:rPr>
        <w:t>, 959–963.</w:t>
      </w:r>
    </w:p>
    <w:p w14:paraId="518CEA5B"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Scott HG, Smith NG (2021) A model of C4 photosynthetic acclimation based on least-cost optimality theory suitable for Earth System Model incorporation. </w:t>
      </w:r>
      <w:r w:rsidRPr="00465750">
        <w:rPr>
          <w:i/>
          <w:iCs/>
          <w:noProof/>
        </w:rPr>
        <w:t>Earth and Space Science Open Archive ESSOAr</w:t>
      </w:r>
      <w:r w:rsidRPr="00465750">
        <w:rPr>
          <w:noProof/>
        </w:rPr>
        <w:t>.</w:t>
      </w:r>
    </w:p>
    <w:p w14:paraId="26077C8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Smith NG, Dukes JS (2013) Plant respiration and photosynthesis in global</w:t>
      </w:r>
      <w:r w:rsidRPr="00465750">
        <w:rPr>
          <w:rFonts w:ascii="Cambria Math" w:hAnsi="Cambria Math" w:cs="Cambria Math"/>
          <w:noProof/>
        </w:rPr>
        <w:t>‐</w:t>
      </w:r>
      <w:r w:rsidRPr="00465750">
        <w:rPr>
          <w:noProof/>
        </w:rPr>
        <w:t>scale models: incorporating acclimation to temperature and CO</w:t>
      </w:r>
      <w:r w:rsidRPr="00465750">
        <w:rPr>
          <w:noProof/>
          <w:vertAlign w:val="subscript"/>
        </w:rPr>
        <w:t>2</w:t>
      </w:r>
      <w:r w:rsidRPr="00465750">
        <w:rPr>
          <w:noProof/>
        </w:rPr>
        <w:t xml:space="preserve">. </w:t>
      </w:r>
      <w:r w:rsidRPr="00465750">
        <w:rPr>
          <w:i/>
          <w:iCs/>
          <w:noProof/>
        </w:rPr>
        <w:t>Global Change Biology</w:t>
      </w:r>
      <w:r w:rsidRPr="00465750">
        <w:rPr>
          <w:noProof/>
        </w:rPr>
        <w:t xml:space="preserve">, </w:t>
      </w:r>
      <w:r w:rsidRPr="00465750">
        <w:rPr>
          <w:b/>
          <w:bCs/>
          <w:noProof/>
        </w:rPr>
        <w:t>19</w:t>
      </w:r>
      <w:r w:rsidRPr="00465750">
        <w:rPr>
          <w:noProof/>
        </w:rPr>
        <w:t>, 45–63.</w:t>
      </w:r>
    </w:p>
    <w:p w14:paraId="0840135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Smith NG, Dukes JS (2018) Drivers of leaf carbon exchange capacity across biomes at the continental scale. </w:t>
      </w:r>
      <w:r w:rsidRPr="00465750">
        <w:rPr>
          <w:i/>
          <w:iCs/>
          <w:noProof/>
        </w:rPr>
        <w:t>Ecology</w:t>
      </w:r>
      <w:r w:rsidRPr="00465750">
        <w:rPr>
          <w:noProof/>
        </w:rPr>
        <w:t xml:space="preserve">, </w:t>
      </w:r>
      <w:r w:rsidRPr="00465750">
        <w:rPr>
          <w:b/>
          <w:bCs/>
          <w:noProof/>
        </w:rPr>
        <w:t>99</w:t>
      </w:r>
      <w:r w:rsidRPr="00465750">
        <w:rPr>
          <w:noProof/>
        </w:rPr>
        <w:t>, 1610–1620.</w:t>
      </w:r>
    </w:p>
    <w:p w14:paraId="1D33C0F6"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Smith NG, Keenan TF (2020) Mechanisms underlying leaf photosynthetic acclimation to warming and elevated CO2 as inferred from least-cost optimality theory. </w:t>
      </w:r>
      <w:r w:rsidRPr="00465750">
        <w:rPr>
          <w:i/>
          <w:iCs/>
          <w:noProof/>
        </w:rPr>
        <w:t>Global Change Biology</w:t>
      </w:r>
      <w:r w:rsidRPr="00465750">
        <w:rPr>
          <w:noProof/>
        </w:rPr>
        <w:t xml:space="preserve">, </w:t>
      </w:r>
      <w:r w:rsidRPr="00465750">
        <w:rPr>
          <w:b/>
          <w:bCs/>
          <w:noProof/>
        </w:rPr>
        <w:t>26</w:t>
      </w:r>
      <w:r w:rsidRPr="00465750">
        <w:rPr>
          <w:noProof/>
        </w:rPr>
        <w:t>, 5202–5216.</w:t>
      </w:r>
    </w:p>
    <w:p w14:paraId="657E5F9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Smith NG, Keenan TF, Prentice IC et al. (2019) Global photosynthetic capacity is optimized to the environment. </w:t>
      </w:r>
      <w:r w:rsidRPr="00465750">
        <w:rPr>
          <w:i/>
          <w:iCs/>
          <w:noProof/>
        </w:rPr>
        <w:t>Ecology Letters</w:t>
      </w:r>
      <w:r w:rsidRPr="00465750">
        <w:rPr>
          <w:noProof/>
        </w:rPr>
        <w:t xml:space="preserve">, </w:t>
      </w:r>
      <w:r w:rsidRPr="00465750">
        <w:rPr>
          <w:b/>
          <w:bCs/>
          <w:noProof/>
        </w:rPr>
        <w:t>22</w:t>
      </w:r>
      <w:r w:rsidRPr="00465750">
        <w:rPr>
          <w:noProof/>
        </w:rPr>
        <w:t>, 506–517.</w:t>
      </w:r>
    </w:p>
    <w:p w14:paraId="3C2686AA"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Terrer C, Vicca S, Stocker BD et al. (2018) Ecosystem responses to elevated CO</w:t>
      </w:r>
      <w:r w:rsidRPr="00465750">
        <w:rPr>
          <w:noProof/>
          <w:vertAlign w:val="subscript"/>
        </w:rPr>
        <w:t>2</w:t>
      </w:r>
      <w:r w:rsidRPr="00465750">
        <w:rPr>
          <w:noProof/>
        </w:rPr>
        <w:t xml:space="preserve"> governed by plant–soil interactions and the cost of nitrogen acquisition. </w:t>
      </w:r>
      <w:r w:rsidRPr="00465750">
        <w:rPr>
          <w:i/>
          <w:iCs/>
          <w:noProof/>
        </w:rPr>
        <w:t>New Phytologist</w:t>
      </w:r>
      <w:r w:rsidRPr="00465750">
        <w:rPr>
          <w:noProof/>
        </w:rPr>
        <w:t xml:space="preserve">, </w:t>
      </w:r>
      <w:r w:rsidRPr="00465750">
        <w:rPr>
          <w:b/>
          <w:bCs/>
          <w:noProof/>
        </w:rPr>
        <w:t>217</w:t>
      </w:r>
      <w:r w:rsidRPr="00465750">
        <w:rPr>
          <w:noProof/>
        </w:rPr>
        <w:t>, 507–522.</w:t>
      </w:r>
    </w:p>
    <w:p w14:paraId="2D08FAE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Thomas RQ, Brookshire EN, Gerber S (2015) Nitrogen limitation on land: how can it occur in Earth system models? </w:t>
      </w:r>
      <w:r w:rsidRPr="00465750">
        <w:rPr>
          <w:i/>
          <w:iCs/>
          <w:noProof/>
        </w:rPr>
        <w:t>Global change biology</w:t>
      </w:r>
      <w:r w:rsidRPr="00465750">
        <w:rPr>
          <w:noProof/>
        </w:rPr>
        <w:t xml:space="preserve">, </w:t>
      </w:r>
      <w:r w:rsidRPr="00465750">
        <w:rPr>
          <w:b/>
          <w:bCs/>
          <w:noProof/>
        </w:rPr>
        <w:t>21</w:t>
      </w:r>
      <w:r w:rsidRPr="00465750">
        <w:rPr>
          <w:noProof/>
        </w:rPr>
        <w:t>, 1777–1793.</w:t>
      </w:r>
    </w:p>
    <w:p w14:paraId="4C8F47C3"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Thornton PE, Lamarque J-F, Rosenbloom NA, Mahowald NM (2007) Influence of carbon-nitrogen cycle coupling on land model response to CO2 fertilization and climate variability. </w:t>
      </w:r>
      <w:r w:rsidRPr="00465750">
        <w:rPr>
          <w:i/>
          <w:iCs/>
          <w:noProof/>
        </w:rPr>
        <w:t>Global Biogeochemical Cycles</w:t>
      </w:r>
      <w:r w:rsidRPr="00465750">
        <w:rPr>
          <w:noProof/>
        </w:rPr>
        <w:t xml:space="preserve">, </w:t>
      </w:r>
      <w:r w:rsidRPr="00465750">
        <w:rPr>
          <w:b/>
          <w:bCs/>
          <w:noProof/>
        </w:rPr>
        <w:t>21</w:t>
      </w:r>
      <w:r w:rsidRPr="00465750">
        <w:rPr>
          <w:noProof/>
        </w:rPr>
        <w:t>, GB4018.</w:t>
      </w:r>
    </w:p>
    <w:p w14:paraId="2FC0F2B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Vitousek PM, Aber JD, Howarth RW et al. (1997) Human alteration of the global nitrogen cycle: sources and consequences. </w:t>
      </w:r>
      <w:r w:rsidRPr="00465750">
        <w:rPr>
          <w:i/>
          <w:iCs/>
          <w:noProof/>
        </w:rPr>
        <w:t>Ecological applications</w:t>
      </w:r>
      <w:r w:rsidRPr="00465750">
        <w:rPr>
          <w:noProof/>
        </w:rPr>
        <w:t xml:space="preserve">, </w:t>
      </w:r>
      <w:r w:rsidRPr="00465750">
        <w:rPr>
          <w:b/>
          <w:bCs/>
          <w:noProof/>
        </w:rPr>
        <w:t>7</w:t>
      </w:r>
      <w:r w:rsidRPr="00465750">
        <w:rPr>
          <w:noProof/>
        </w:rPr>
        <w:t>, 737–750.</w:t>
      </w:r>
    </w:p>
    <w:p w14:paraId="182CE98C"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Walker AP, Beckerman AP, Gu L et al. (2014) The relationship of leaf photosynthetic traits – </w:t>
      </w:r>
      <w:r w:rsidRPr="00465750">
        <w:rPr>
          <w:noProof/>
        </w:rPr>
        <w:lastRenderedPageBreak/>
        <w:t xml:space="preserve">Vcmax and Jmax – to leaf nitrogen, leaf phosphorus, and specific leaf area: a meta-analysis and modeling study. </w:t>
      </w:r>
      <w:r w:rsidRPr="00465750">
        <w:rPr>
          <w:i/>
          <w:iCs/>
          <w:noProof/>
        </w:rPr>
        <w:t>Ecology and Evolution</w:t>
      </w:r>
      <w:r w:rsidRPr="00465750">
        <w:rPr>
          <w:noProof/>
        </w:rPr>
        <w:t xml:space="preserve">, </w:t>
      </w:r>
      <w:r w:rsidRPr="00465750">
        <w:rPr>
          <w:b/>
          <w:bCs/>
          <w:noProof/>
        </w:rPr>
        <w:t>4</w:t>
      </w:r>
      <w:r w:rsidRPr="00465750">
        <w:rPr>
          <w:noProof/>
        </w:rPr>
        <w:t>, 3218–3235.</w:t>
      </w:r>
    </w:p>
    <w:p w14:paraId="0E084BC5"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Wang H, Prentice IC, Keenan TF et al. (2017) Towards a universal model for carbon dioxide uptake by plants. </w:t>
      </w:r>
      <w:r w:rsidRPr="00465750">
        <w:rPr>
          <w:i/>
          <w:iCs/>
          <w:noProof/>
        </w:rPr>
        <w:t>Nature Plants</w:t>
      </w:r>
      <w:r w:rsidRPr="00465750">
        <w:rPr>
          <w:noProof/>
        </w:rPr>
        <w:t xml:space="preserve">, </w:t>
      </w:r>
      <w:r w:rsidRPr="00465750">
        <w:rPr>
          <w:b/>
          <w:bCs/>
          <w:noProof/>
        </w:rPr>
        <w:t>3</w:t>
      </w:r>
      <w:r w:rsidRPr="00465750">
        <w:rPr>
          <w:noProof/>
        </w:rPr>
        <w:t>, 734–741.</w:t>
      </w:r>
    </w:p>
    <w:p w14:paraId="6F4F88F9"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Wang H, Atkin OK, Keenan TF et al. (2020) Acclimation of leaf respiration consistent with optimal photosynthetic capacity. </w:t>
      </w:r>
      <w:r w:rsidRPr="00465750">
        <w:rPr>
          <w:i/>
          <w:iCs/>
          <w:noProof/>
        </w:rPr>
        <w:t>Global Change Biology</w:t>
      </w:r>
      <w:r w:rsidRPr="00465750">
        <w:rPr>
          <w:noProof/>
        </w:rPr>
        <w:t xml:space="preserve">, </w:t>
      </w:r>
      <w:r w:rsidRPr="00465750">
        <w:rPr>
          <w:b/>
          <w:bCs/>
          <w:noProof/>
        </w:rPr>
        <w:t>26</w:t>
      </w:r>
      <w:r w:rsidRPr="00465750">
        <w:rPr>
          <w:noProof/>
        </w:rPr>
        <w:t>, 2573–2583.</w:t>
      </w:r>
    </w:p>
    <w:p w14:paraId="5946B270"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Wang H, Colin Prentice I, Wright IJ, Qiao S, Xu X, Kikuzawa K, Stenseth NC (2021) Leaf economics explained by optimality principles. </w:t>
      </w:r>
      <w:r w:rsidRPr="00465750">
        <w:rPr>
          <w:i/>
          <w:iCs/>
          <w:noProof/>
        </w:rPr>
        <w:t>bioRxiv</w:t>
      </w:r>
      <w:r w:rsidRPr="00465750">
        <w:rPr>
          <w:noProof/>
        </w:rPr>
        <w:t>, 2021.02.07.430028.</w:t>
      </w:r>
    </w:p>
    <w:p w14:paraId="083867CE"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Wieder WR, Cleveland CC, Smith WK, Todd-Brown K (2015) Future productivity and carbon storage limited by terrestrial nutrient availability. </w:t>
      </w:r>
      <w:r w:rsidRPr="00465750">
        <w:rPr>
          <w:i/>
          <w:iCs/>
          <w:noProof/>
        </w:rPr>
        <w:t>Nature Geoscience</w:t>
      </w:r>
      <w:r w:rsidRPr="00465750">
        <w:rPr>
          <w:noProof/>
        </w:rPr>
        <w:t xml:space="preserve">, </w:t>
      </w:r>
      <w:r w:rsidRPr="00465750">
        <w:rPr>
          <w:b/>
          <w:bCs/>
          <w:noProof/>
        </w:rPr>
        <w:t>8</w:t>
      </w:r>
      <w:r w:rsidRPr="00465750">
        <w:rPr>
          <w:noProof/>
        </w:rPr>
        <w:t>, 441.</w:t>
      </w:r>
    </w:p>
    <w:p w14:paraId="76F2F9A3"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Wieder WR, Lawrence DM, Fisher RA et al. (2019) Beyond static benchmarking: Using experimental manipulations to evaluate land model assumptions. </w:t>
      </w:r>
      <w:r w:rsidRPr="00465750">
        <w:rPr>
          <w:i/>
          <w:iCs/>
          <w:noProof/>
        </w:rPr>
        <w:t>Global Biogeochemical Cycles</w:t>
      </w:r>
      <w:r w:rsidRPr="00465750">
        <w:rPr>
          <w:noProof/>
        </w:rPr>
        <w:t xml:space="preserve">, </w:t>
      </w:r>
      <w:r w:rsidRPr="00465750">
        <w:rPr>
          <w:b/>
          <w:bCs/>
          <w:noProof/>
        </w:rPr>
        <w:t>33</w:t>
      </w:r>
      <w:r w:rsidRPr="00465750">
        <w:rPr>
          <w:noProof/>
        </w:rPr>
        <w:t>, 2018GB006141.</w:t>
      </w:r>
    </w:p>
    <w:p w14:paraId="625FDE12"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Wright IJ, Reich PB, Westoby M (2003) Least-cost input mixtures of water and nitrogen for photosynthesis. </w:t>
      </w:r>
      <w:r w:rsidRPr="00465750">
        <w:rPr>
          <w:i/>
          <w:iCs/>
          <w:noProof/>
        </w:rPr>
        <w:t>The American Naturalist</w:t>
      </w:r>
      <w:r w:rsidRPr="00465750">
        <w:rPr>
          <w:noProof/>
        </w:rPr>
        <w:t xml:space="preserve">, </w:t>
      </w:r>
      <w:r w:rsidRPr="00465750">
        <w:rPr>
          <w:b/>
          <w:bCs/>
          <w:noProof/>
        </w:rPr>
        <w:t>161</w:t>
      </w:r>
      <w:r w:rsidRPr="00465750">
        <w:rPr>
          <w:noProof/>
        </w:rPr>
        <w:t>, 98–111.</w:t>
      </w:r>
    </w:p>
    <w:p w14:paraId="12D73C1F"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Yuan Z, Liu W, Niu S, Wan S (2007) Plant Nitrogen Dynamics and Nitrogen-use Strategies under Altered Nitrogen Seasonality and Competition. </w:t>
      </w:r>
      <w:r w:rsidRPr="00465750">
        <w:rPr>
          <w:i/>
          <w:iCs/>
          <w:noProof/>
        </w:rPr>
        <w:t>Annals of Botany</w:t>
      </w:r>
      <w:r w:rsidRPr="00465750">
        <w:rPr>
          <w:noProof/>
        </w:rPr>
        <w:t xml:space="preserve">, </w:t>
      </w:r>
      <w:r w:rsidRPr="00465750">
        <w:rPr>
          <w:b/>
          <w:bCs/>
          <w:noProof/>
        </w:rPr>
        <w:t>100</w:t>
      </w:r>
      <w:r w:rsidRPr="00465750">
        <w:rPr>
          <w:noProof/>
        </w:rPr>
        <w:t>, 821–830.</w:t>
      </w:r>
    </w:p>
    <w:p w14:paraId="662A3419"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Zaehle S, Medlyn BE, De Kauwe MG et al. (2014) Evaluation of 11 terrestrial carbon–nitrogen cycle models against observations from two temperate Free-Air CO2 Enrichment studies. </w:t>
      </w:r>
      <w:r w:rsidRPr="00465750">
        <w:rPr>
          <w:i/>
          <w:iCs/>
          <w:noProof/>
        </w:rPr>
        <w:t>New Phytologist</w:t>
      </w:r>
      <w:r w:rsidRPr="00465750">
        <w:rPr>
          <w:noProof/>
        </w:rPr>
        <w:t xml:space="preserve">, </w:t>
      </w:r>
      <w:r w:rsidRPr="00465750">
        <w:rPr>
          <w:b/>
          <w:bCs/>
          <w:noProof/>
        </w:rPr>
        <w:t>202</w:t>
      </w:r>
      <w:r w:rsidRPr="00465750">
        <w:rPr>
          <w:noProof/>
        </w:rPr>
        <w:t>, 803–822.</w:t>
      </w:r>
    </w:p>
    <w:p w14:paraId="7C1D7DD1" w14:textId="77777777" w:rsidR="00465750" w:rsidRPr="00465750" w:rsidRDefault="00465750" w:rsidP="00465750">
      <w:pPr>
        <w:widowControl w:val="0"/>
        <w:autoSpaceDE w:val="0"/>
        <w:autoSpaceDN w:val="0"/>
        <w:adjustRightInd w:val="0"/>
        <w:spacing w:line="480" w:lineRule="auto"/>
        <w:ind w:left="480" w:hanging="480"/>
        <w:rPr>
          <w:noProof/>
        </w:rPr>
      </w:pPr>
      <w:r w:rsidRPr="00465750">
        <w:rPr>
          <w:noProof/>
        </w:rPr>
        <w:t xml:space="preserve">Zhu Q, Riley WJ, Tang J, Collier N, Hoffman FM, Yang X, Bisht G (2019) Representing Nitrogen, Phosphorus, and Carbon Interactions in the E3SM Land Model: Development and Global Benchmarking. </w:t>
      </w:r>
      <w:r w:rsidRPr="00465750">
        <w:rPr>
          <w:i/>
          <w:iCs/>
          <w:noProof/>
        </w:rPr>
        <w:t>Journal of Advances in Modeling Earth Systems</w:t>
      </w:r>
      <w:r w:rsidRPr="00465750">
        <w:rPr>
          <w:noProof/>
        </w:rPr>
        <w:t xml:space="preserve">, </w:t>
      </w:r>
      <w:r w:rsidRPr="00465750">
        <w:rPr>
          <w:b/>
          <w:bCs/>
          <w:noProof/>
        </w:rPr>
        <w:t>11</w:t>
      </w:r>
      <w:r w:rsidRPr="00465750">
        <w:rPr>
          <w:noProof/>
        </w:rPr>
        <w:t>, 2238–2258.</w:t>
      </w:r>
    </w:p>
    <w:p w14:paraId="09938461" w14:textId="1F603716" w:rsidR="009A5B56" w:rsidRPr="009A5B56" w:rsidRDefault="009A5B56" w:rsidP="00465750">
      <w:pPr>
        <w:widowControl w:val="0"/>
        <w:autoSpaceDE w:val="0"/>
        <w:autoSpaceDN w:val="0"/>
        <w:adjustRightInd w:val="0"/>
        <w:spacing w:line="480" w:lineRule="auto"/>
        <w:ind w:left="480" w:hanging="480"/>
      </w:pPr>
      <w:r>
        <w:lastRenderedPageBreak/>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6" w:author="Nick Smith" w:date="2021-10-07T16:05:00Z" w:initials="NGS">
    <w:p w14:paraId="39556F6B" w14:textId="77777777" w:rsidR="00B41FE2" w:rsidRDefault="00B41FE2">
      <w:pPr>
        <w:pStyle w:val="CommentText"/>
      </w:pPr>
      <w:r>
        <w:rPr>
          <w:rStyle w:val="CommentReference"/>
        </w:rPr>
        <w:annotationRef/>
      </w:r>
      <w:r>
        <w:t>Limitations:</w:t>
      </w:r>
    </w:p>
    <w:p w14:paraId="345FDF78" w14:textId="77777777" w:rsidR="00B41FE2" w:rsidRDefault="00B41FE2" w:rsidP="00C46345">
      <w:pPr>
        <w:pStyle w:val="CommentText"/>
        <w:numPr>
          <w:ilvl w:val="0"/>
          <w:numId w:val="9"/>
        </w:numPr>
      </w:pPr>
      <w:r>
        <w:t xml:space="preserve"> Categorical soil N, continuous would be better as we don’t know background N</w:t>
      </w:r>
    </w:p>
    <w:p w14:paraId="6D685F99" w14:textId="60FBBBC8" w:rsidR="00B41FE2" w:rsidRDefault="00B41FE2" w:rsidP="00C46345">
      <w:pPr>
        <w:pStyle w:val="CommentText"/>
        <w:numPr>
          <w:ilvl w:val="0"/>
          <w:numId w:val="9"/>
        </w:numPr>
      </w:pPr>
    </w:p>
  </w:comment>
  <w:comment w:id="328" w:author="Nick Smith" w:date="2021-06-28T12:09:00Z" w:initials="NGS">
    <w:p w14:paraId="539C3587" w14:textId="5DE6C9A2" w:rsidR="00B41FE2" w:rsidRDefault="00B41FE2">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69419" w14:textId="77777777" w:rsidR="003551AA" w:rsidRDefault="003551AA" w:rsidP="001B44B1">
      <w:r>
        <w:separator/>
      </w:r>
    </w:p>
  </w:endnote>
  <w:endnote w:type="continuationSeparator" w:id="0">
    <w:p w14:paraId="74214665" w14:textId="77777777" w:rsidR="003551AA" w:rsidRDefault="003551AA"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B41FE2" w:rsidRDefault="00B41FE2"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B41FE2" w:rsidRDefault="00B41FE2"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B41FE2" w:rsidRDefault="00B41FE2"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B41FE2" w:rsidRDefault="00B41FE2"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DB733" w14:textId="77777777" w:rsidR="003551AA" w:rsidRDefault="003551AA" w:rsidP="001B44B1">
      <w:r>
        <w:separator/>
      </w:r>
    </w:p>
  </w:footnote>
  <w:footnote w:type="continuationSeparator" w:id="0">
    <w:p w14:paraId="02CDFF7C" w14:textId="77777777" w:rsidR="003551AA" w:rsidRDefault="003551AA"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7C60"/>
    <w:rsid w:val="0008438C"/>
    <w:rsid w:val="00096AFD"/>
    <w:rsid w:val="000B15CA"/>
    <w:rsid w:val="000C26ED"/>
    <w:rsid w:val="000C4651"/>
    <w:rsid w:val="000C583D"/>
    <w:rsid w:val="000D0F58"/>
    <w:rsid w:val="000D10B1"/>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578C1"/>
    <w:rsid w:val="00165EAE"/>
    <w:rsid w:val="00175A1E"/>
    <w:rsid w:val="001A1A51"/>
    <w:rsid w:val="001A2607"/>
    <w:rsid w:val="001B0EE0"/>
    <w:rsid w:val="001B44B1"/>
    <w:rsid w:val="001B6B10"/>
    <w:rsid w:val="001C2672"/>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1405"/>
    <w:rsid w:val="002436D6"/>
    <w:rsid w:val="00250A39"/>
    <w:rsid w:val="00254541"/>
    <w:rsid w:val="00277E14"/>
    <w:rsid w:val="00280238"/>
    <w:rsid w:val="00280797"/>
    <w:rsid w:val="0028100D"/>
    <w:rsid w:val="00292985"/>
    <w:rsid w:val="00296CCE"/>
    <w:rsid w:val="002A1086"/>
    <w:rsid w:val="002A405B"/>
    <w:rsid w:val="002A727E"/>
    <w:rsid w:val="002B1DD3"/>
    <w:rsid w:val="002B2CF0"/>
    <w:rsid w:val="002B429E"/>
    <w:rsid w:val="002B7732"/>
    <w:rsid w:val="002D5EE3"/>
    <w:rsid w:val="002E0B6F"/>
    <w:rsid w:val="002E41FB"/>
    <w:rsid w:val="00300607"/>
    <w:rsid w:val="003428DC"/>
    <w:rsid w:val="00342D03"/>
    <w:rsid w:val="00354D81"/>
    <w:rsid w:val="003551AA"/>
    <w:rsid w:val="00356386"/>
    <w:rsid w:val="00361685"/>
    <w:rsid w:val="003640DC"/>
    <w:rsid w:val="003704D1"/>
    <w:rsid w:val="00381A62"/>
    <w:rsid w:val="00383758"/>
    <w:rsid w:val="003A1D1C"/>
    <w:rsid w:val="003A1E67"/>
    <w:rsid w:val="003A2059"/>
    <w:rsid w:val="003A39A3"/>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06F9"/>
    <w:rsid w:val="00413299"/>
    <w:rsid w:val="004167AF"/>
    <w:rsid w:val="004460F8"/>
    <w:rsid w:val="0045053D"/>
    <w:rsid w:val="00454773"/>
    <w:rsid w:val="004554C8"/>
    <w:rsid w:val="00464810"/>
    <w:rsid w:val="00465750"/>
    <w:rsid w:val="004661AC"/>
    <w:rsid w:val="00471979"/>
    <w:rsid w:val="00472FC8"/>
    <w:rsid w:val="004732A7"/>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223F0"/>
    <w:rsid w:val="00522C0C"/>
    <w:rsid w:val="00533C21"/>
    <w:rsid w:val="00536B03"/>
    <w:rsid w:val="0053714C"/>
    <w:rsid w:val="00540377"/>
    <w:rsid w:val="00562A58"/>
    <w:rsid w:val="005631B4"/>
    <w:rsid w:val="00563552"/>
    <w:rsid w:val="00567E4F"/>
    <w:rsid w:val="005702DE"/>
    <w:rsid w:val="005910A0"/>
    <w:rsid w:val="0059163C"/>
    <w:rsid w:val="005948A0"/>
    <w:rsid w:val="005A0E88"/>
    <w:rsid w:val="005A0FAA"/>
    <w:rsid w:val="005A5C5B"/>
    <w:rsid w:val="005A731B"/>
    <w:rsid w:val="005B6195"/>
    <w:rsid w:val="005C1F8E"/>
    <w:rsid w:val="005D276D"/>
    <w:rsid w:val="005D42F3"/>
    <w:rsid w:val="005D7DD2"/>
    <w:rsid w:val="005F0AFC"/>
    <w:rsid w:val="00601147"/>
    <w:rsid w:val="00604C4C"/>
    <w:rsid w:val="00622DF9"/>
    <w:rsid w:val="0063040B"/>
    <w:rsid w:val="00640580"/>
    <w:rsid w:val="00640D61"/>
    <w:rsid w:val="00643107"/>
    <w:rsid w:val="00656DF5"/>
    <w:rsid w:val="006618FD"/>
    <w:rsid w:val="006664CE"/>
    <w:rsid w:val="00666A51"/>
    <w:rsid w:val="00672CC1"/>
    <w:rsid w:val="006A1708"/>
    <w:rsid w:val="006A278F"/>
    <w:rsid w:val="006A3045"/>
    <w:rsid w:val="006C5E55"/>
    <w:rsid w:val="006D7E9A"/>
    <w:rsid w:val="006E17D6"/>
    <w:rsid w:val="006E4C71"/>
    <w:rsid w:val="006E60EB"/>
    <w:rsid w:val="0070307F"/>
    <w:rsid w:val="00710F28"/>
    <w:rsid w:val="00712244"/>
    <w:rsid w:val="00716334"/>
    <w:rsid w:val="00724D3E"/>
    <w:rsid w:val="00743A75"/>
    <w:rsid w:val="00745361"/>
    <w:rsid w:val="0075092F"/>
    <w:rsid w:val="00750DAC"/>
    <w:rsid w:val="00753733"/>
    <w:rsid w:val="00754C0C"/>
    <w:rsid w:val="00762C16"/>
    <w:rsid w:val="007648C5"/>
    <w:rsid w:val="00771C52"/>
    <w:rsid w:val="00772303"/>
    <w:rsid w:val="0078503B"/>
    <w:rsid w:val="00790AB6"/>
    <w:rsid w:val="00796C11"/>
    <w:rsid w:val="007A06B9"/>
    <w:rsid w:val="007A12F1"/>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5C8B"/>
    <w:rsid w:val="008C7A1E"/>
    <w:rsid w:val="008D2402"/>
    <w:rsid w:val="008E3C9D"/>
    <w:rsid w:val="008E7B36"/>
    <w:rsid w:val="008F481E"/>
    <w:rsid w:val="008F486F"/>
    <w:rsid w:val="008F7D04"/>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7554"/>
    <w:rsid w:val="00A841EA"/>
    <w:rsid w:val="00A85915"/>
    <w:rsid w:val="00A93E29"/>
    <w:rsid w:val="00A975A3"/>
    <w:rsid w:val="00AB6E48"/>
    <w:rsid w:val="00AB7D42"/>
    <w:rsid w:val="00AC3CF2"/>
    <w:rsid w:val="00AC49CC"/>
    <w:rsid w:val="00AD38D7"/>
    <w:rsid w:val="00AD69EA"/>
    <w:rsid w:val="00AE040E"/>
    <w:rsid w:val="00AE0C5E"/>
    <w:rsid w:val="00AE1760"/>
    <w:rsid w:val="00AF12A2"/>
    <w:rsid w:val="00B024FB"/>
    <w:rsid w:val="00B05AC4"/>
    <w:rsid w:val="00B128CC"/>
    <w:rsid w:val="00B16B03"/>
    <w:rsid w:val="00B20AE0"/>
    <w:rsid w:val="00B22FE1"/>
    <w:rsid w:val="00B25CDC"/>
    <w:rsid w:val="00B262CF"/>
    <w:rsid w:val="00B40B96"/>
    <w:rsid w:val="00B41FE2"/>
    <w:rsid w:val="00B42B31"/>
    <w:rsid w:val="00B47C59"/>
    <w:rsid w:val="00B50149"/>
    <w:rsid w:val="00B766A8"/>
    <w:rsid w:val="00B76E6C"/>
    <w:rsid w:val="00B83AB1"/>
    <w:rsid w:val="00BA58FF"/>
    <w:rsid w:val="00BB26B3"/>
    <w:rsid w:val="00BB2DE6"/>
    <w:rsid w:val="00BB64EC"/>
    <w:rsid w:val="00BB749D"/>
    <w:rsid w:val="00BC7659"/>
    <w:rsid w:val="00BD3DF0"/>
    <w:rsid w:val="00BD6E25"/>
    <w:rsid w:val="00BD7C1B"/>
    <w:rsid w:val="00BE49D6"/>
    <w:rsid w:val="00BE61C3"/>
    <w:rsid w:val="00BE7786"/>
    <w:rsid w:val="00BF1133"/>
    <w:rsid w:val="00BF1177"/>
    <w:rsid w:val="00BF387F"/>
    <w:rsid w:val="00BF4DED"/>
    <w:rsid w:val="00C22725"/>
    <w:rsid w:val="00C3639F"/>
    <w:rsid w:val="00C40D76"/>
    <w:rsid w:val="00C41EA2"/>
    <w:rsid w:val="00C4492C"/>
    <w:rsid w:val="00C46345"/>
    <w:rsid w:val="00C530D5"/>
    <w:rsid w:val="00C64CEB"/>
    <w:rsid w:val="00C71459"/>
    <w:rsid w:val="00C71FEE"/>
    <w:rsid w:val="00C93A3A"/>
    <w:rsid w:val="00CA02E8"/>
    <w:rsid w:val="00CA27A5"/>
    <w:rsid w:val="00CA3207"/>
    <w:rsid w:val="00CA5FB8"/>
    <w:rsid w:val="00CA64B3"/>
    <w:rsid w:val="00CA6CFC"/>
    <w:rsid w:val="00CB5801"/>
    <w:rsid w:val="00CB7CF7"/>
    <w:rsid w:val="00CC076E"/>
    <w:rsid w:val="00CC0CAA"/>
    <w:rsid w:val="00CC3A73"/>
    <w:rsid w:val="00CC4281"/>
    <w:rsid w:val="00CD0265"/>
    <w:rsid w:val="00CD0AB6"/>
    <w:rsid w:val="00CD6729"/>
    <w:rsid w:val="00CE37E7"/>
    <w:rsid w:val="00CE3D9E"/>
    <w:rsid w:val="00CF0686"/>
    <w:rsid w:val="00D02C41"/>
    <w:rsid w:val="00D06FFF"/>
    <w:rsid w:val="00D10DE1"/>
    <w:rsid w:val="00D16F1C"/>
    <w:rsid w:val="00D332E5"/>
    <w:rsid w:val="00D47B46"/>
    <w:rsid w:val="00D52FBB"/>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A24F1"/>
    <w:rsid w:val="00EB1FEE"/>
    <w:rsid w:val="00EB379B"/>
    <w:rsid w:val="00EB6190"/>
    <w:rsid w:val="00EC7E77"/>
    <w:rsid w:val="00EE6CB1"/>
    <w:rsid w:val="00EF2641"/>
    <w:rsid w:val="00EF31EA"/>
    <w:rsid w:val="00EF3E33"/>
    <w:rsid w:val="00EF4F1D"/>
    <w:rsid w:val="00EF60BF"/>
    <w:rsid w:val="00F01F6F"/>
    <w:rsid w:val="00F13E07"/>
    <w:rsid w:val="00F178AB"/>
    <w:rsid w:val="00F17CC7"/>
    <w:rsid w:val="00F25545"/>
    <w:rsid w:val="00F30405"/>
    <w:rsid w:val="00F33193"/>
    <w:rsid w:val="00F36E49"/>
    <w:rsid w:val="00F476C2"/>
    <w:rsid w:val="00F5638C"/>
    <w:rsid w:val="00F60312"/>
    <w:rsid w:val="00F81611"/>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9445E-3AE9-0145-8931-6307678E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44</Pages>
  <Words>71459</Words>
  <Characters>407320</Characters>
  <Application>Microsoft Office Word</Application>
  <DocSecurity>0</DocSecurity>
  <Lines>3394</Lines>
  <Paragraphs>955</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56</cp:revision>
  <dcterms:created xsi:type="dcterms:W3CDTF">2021-10-07T20:11:00Z</dcterms:created>
  <dcterms:modified xsi:type="dcterms:W3CDTF">2021-10-07T21:46:00Z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