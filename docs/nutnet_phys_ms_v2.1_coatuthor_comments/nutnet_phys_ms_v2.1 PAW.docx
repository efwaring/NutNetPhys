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292A900C"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2</w:t>
      </w:r>
      <w:r w:rsidRPr="00771C52">
        <w:rPr>
          <w:rFonts w:eastAsia="Times New Roman"/>
          <w:color w:val="000000"/>
        </w:rPr>
        <w:t>Northeastern State University</w:t>
      </w:r>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48F062AD"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now beginning to include explicit nitrogen cycles and this has been shown to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7A6CA7" w:rsidRPr="00771C52">
        <w:rPr>
          <w:rFonts w:eastAsia="Times New Roman"/>
          <w:color w:val="000000"/>
        </w:rPr>
        <w:t>that there is a</w:t>
      </w:r>
      <w:r w:rsidRPr="00771C52">
        <w:rPr>
          <w:rFonts w:eastAsia="Times New Roman"/>
          <w:color w:val="000000"/>
        </w:rPr>
        <w:t xml:space="preserve"> </w:t>
      </w:r>
      <w:proofErr w:type="gramStart"/>
      <w:r w:rsidRPr="00771C52">
        <w:rPr>
          <w:rFonts w:eastAsia="Times New Roman"/>
          <w:color w:val="000000"/>
        </w:rPr>
        <w:t>positive correlations</w:t>
      </w:r>
      <w:proofErr w:type="gramEnd"/>
      <w:r w:rsidRPr="00771C52">
        <w:rPr>
          <w:rFonts w:eastAsia="Times New Roman"/>
          <w:color w:val="000000"/>
        </w:rPr>
        <w:t xml:space="preserve">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areas 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that 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w:t>
      </w:r>
      <w:r w:rsidR="00D06FFF">
        <w:rPr>
          <w:rFonts w:eastAsia="Times New Roman"/>
          <w:color w:val="000000"/>
        </w:rPr>
        <w:t>in response to soil nitrogen addition</w:t>
      </w:r>
      <w:r w:rsidRPr="00771C52">
        <w:rPr>
          <w:rFonts w:eastAsia="Times New Roman"/>
          <w:color w:val="000000"/>
        </w:rPr>
        <w:t xml:space="preserve">. These results reconcile discrepancies between 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as well as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7E902D4"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del w:id="1" w:author="Peter A Wilfahrt" w:date="2021-07-21T10:45:00Z">
        <w:r w:rsidRPr="001B44B1" w:rsidDel="001F50DA">
          <w:rPr>
            <w:rFonts w:eastAsia="Times New Roman"/>
            <w:color w:val="000000"/>
          </w:rPr>
          <w:delText>considered</w:delText>
        </w:r>
        <w:r w:rsidR="00493741" w:rsidRPr="001B44B1" w:rsidDel="001F50DA">
          <w:rPr>
            <w:rFonts w:eastAsia="Times New Roman"/>
            <w:color w:val="000000"/>
          </w:rPr>
          <w:delText xml:space="preserve"> </w:delText>
        </w:r>
      </w:del>
      <w:ins w:id="2" w:author="Peter A Wilfahrt" w:date="2021-07-21T10:45:00Z">
        <w:r w:rsidR="001F50DA">
          <w:rPr>
            <w:rFonts w:eastAsia="Times New Roman"/>
            <w:color w:val="000000"/>
          </w:rPr>
          <w:t>modeled/imposed/increased</w:t>
        </w:r>
        <w:r w:rsidR="001F50DA" w:rsidRPr="001B44B1">
          <w:rPr>
            <w:rFonts w:eastAsia="Times New Roman"/>
            <w:color w:val="000000"/>
          </w:rPr>
          <w:t xml:space="preserve"> </w:t>
        </w:r>
      </w:ins>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48AFB018"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del w:id="3" w:author="Peter A Wilfahrt" w:date="2021-07-21T10:48:00Z">
        <w:r w:rsidRPr="00771C52" w:rsidDel="001F50DA">
          <w:rPr>
            <w:rFonts w:eastAsia="Times New Roman"/>
            <w:color w:val="000000"/>
          </w:rPr>
          <w:delText>on an area basis</w:delText>
        </w:r>
      </w:del>
      <w:ins w:id="4" w:author="Peter A Wilfahrt" w:date="2021-07-21T10:48:00Z">
        <w:r w:rsidR="001F50DA">
          <w:rPr>
            <w:rFonts w:eastAsia="Times New Roman"/>
            <w:color w:val="000000"/>
          </w:rPr>
          <w:t xml:space="preserve">per unit </w:t>
        </w:r>
        <w:commentRangeStart w:id="5"/>
        <w:r w:rsidR="001F50DA">
          <w:rPr>
            <w:rFonts w:eastAsia="Times New Roman"/>
            <w:color w:val="000000"/>
          </w:rPr>
          <w:t>area</w:t>
        </w:r>
        <w:commentRangeEnd w:id="5"/>
        <w:r w:rsidR="001F50DA">
          <w:rPr>
            <w:rStyle w:val="CommentReference"/>
          </w:rPr>
          <w:commentReference w:id="5"/>
        </w:r>
      </w:ins>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w:t>
      </w:r>
      <w:commentRangeStart w:id="6"/>
      <w:r w:rsidRPr="008531D1">
        <w:rPr>
          <w:rFonts w:eastAsia="Times New Roman"/>
          <w:color w:val="000000"/>
        </w:rPr>
        <w:t xml:space="preserve">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w:t>
      </w:r>
      <w:commentRangeEnd w:id="6"/>
      <w:r w:rsidR="001F50DA">
        <w:rPr>
          <w:rStyle w:val="CommentReference"/>
        </w:rPr>
        <w:commentReference w:id="6"/>
      </w:r>
      <w:r w:rsidRPr="00771C52">
        <w:rPr>
          <w:rFonts w:eastAsia="Times New Roman"/>
          <w:color w:val="000000"/>
        </w:rPr>
        <w:t>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which itself is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58CE8D08"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leaf nitrogen</w:t>
      </w:r>
      <w:ins w:id="7" w:author="Peter A Wilfahrt" w:date="2021-07-21T10:50:00Z">
        <w:r w:rsidR="001F50DA">
          <w:rPr>
            <w:rFonts w:eastAsia="Times New Roman"/>
            <w:iCs/>
            <w:color w:val="000000"/>
          </w:rPr>
          <w:t xml:space="preserve"> content</w:t>
        </w:r>
      </w:ins>
      <w:r w:rsidR="00472FC8">
        <w:rPr>
          <w:rFonts w:eastAsia="Times New Roman"/>
          <w:iCs/>
          <w:color w:val="000000"/>
        </w:rPr>
        <w:t xml:space="preserve"> using meta-analys</w:t>
      </w:r>
      <w:ins w:id="8" w:author="Peter A Wilfahrt" w:date="2021-07-21T10:50:00Z">
        <w:r w:rsidR="001F50DA">
          <w:rPr>
            <w:rFonts w:eastAsia="Times New Roman"/>
            <w:iCs/>
            <w:color w:val="000000"/>
          </w:rPr>
          <w:t>e</w:t>
        </w:r>
      </w:ins>
      <w:del w:id="9" w:author="Peter A Wilfahrt" w:date="2021-07-21T10:50:00Z">
        <w:r w:rsidR="00472FC8" w:rsidDel="001F50DA">
          <w:rPr>
            <w:rFonts w:eastAsia="Times New Roman"/>
            <w:iCs/>
            <w:color w:val="000000"/>
          </w:rPr>
          <w:delText>i</w:delText>
        </w:r>
      </w:del>
      <w:r w:rsidR="00472FC8">
        <w:rPr>
          <w:rFonts w:eastAsia="Times New Roman"/>
          <w:iCs/>
          <w:color w:val="000000"/>
        </w:rPr>
        <w:t xml:space="preserv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xml:space="preserve">, </w:t>
      </w:r>
      <w:r w:rsidR="00493741" w:rsidRPr="00771C52">
        <w:rPr>
          <w:rFonts w:eastAsia="Times New Roman"/>
          <w:noProof/>
          <w:color w:val="000000"/>
        </w:rPr>
        <w:lastRenderedPageBreak/>
        <w:t>2020)</w:t>
      </w:r>
      <w:r w:rsidR="00493741" w:rsidRPr="008531D1">
        <w:rPr>
          <w:rFonts w:eastAsia="Times New Roman"/>
          <w:color w:val="000000"/>
        </w:rPr>
        <w:fldChar w:fldCharType="end"/>
      </w:r>
      <w:r w:rsidR="00472FC8">
        <w:rPr>
          <w:rFonts w:eastAsia="Times New Roman"/>
          <w:color w:val="000000"/>
        </w:rPr>
        <w:t xml:space="preserve"> 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w:t>
      </w:r>
      <w:commentRangeStart w:id="10"/>
      <w:r w:rsidRPr="001B44B1">
        <w:rPr>
          <w:rFonts w:eastAsia="Times New Roman"/>
          <w:color w:val="000000"/>
        </w:rPr>
        <w:t xml:space="preserve">that leaf photosynthesis is limited </w:t>
      </w:r>
      <w:commentRangeEnd w:id="10"/>
      <w:r w:rsidR="001F50DA">
        <w:rPr>
          <w:rStyle w:val="CommentReference"/>
        </w:rPr>
        <w:commentReference w:id="10"/>
      </w:r>
      <w:r w:rsidRPr="001B44B1">
        <w:rPr>
          <w:rFonts w:eastAsia="Times New Roman"/>
          <w:color w:val="000000"/>
        </w:rPr>
        <w:t>by nitrogen available to build nitrogen-rich proteins 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 Nonetheless, a plant may choose to </w:t>
      </w:r>
      <w:ins w:id="11" w:author="Peter A Wilfahrt" w:date="2021-07-21T10:55:00Z">
        <w:r w:rsidR="00346CD5">
          <w:rPr>
            <w:rFonts w:eastAsia="Times New Roman"/>
            <w:color w:val="000000"/>
          </w:rPr>
          <w:t xml:space="preserve">allocate </w:t>
        </w:r>
      </w:ins>
      <w:r w:rsidRPr="001B44B1">
        <w:rPr>
          <w:rFonts w:eastAsia="Times New Roman"/>
          <w:color w:val="000000"/>
        </w:rPr>
        <w:t>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67F36FDD"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climate-driven</w:t>
      </w:r>
      <w:r w:rsidRPr="00771C52">
        <w:rPr>
          <w:rFonts w:eastAsia="Times New Roman"/>
          <w:color w:val="000000"/>
        </w:rPr>
        <w:t xml:space="preserve"> nitrogen </w:t>
      </w:r>
      <w:commentRangeStart w:id="12"/>
      <w:r w:rsidRPr="00771C52">
        <w:rPr>
          <w:rFonts w:eastAsia="Times New Roman"/>
          <w:color w:val="000000"/>
        </w:rPr>
        <w:t xml:space="preserve">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commentRangeEnd w:id="12"/>
      <w:r w:rsidR="00346CD5">
        <w:rPr>
          <w:rStyle w:val="CommentReference"/>
        </w:rPr>
        <w:commentReference w:id="12"/>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w:t>
      </w:r>
      <w:commentRangeStart w:id="13"/>
      <w:r w:rsidRPr="001B44B1">
        <w:rPr>
          <w:rFonts w:eastAsia="Times New Roman"/>
          <w:color w:val="000000"/>
        </w:rPr>
        <w:t>build photosynthetic proteins decreases with temperature</w:t>
      </w:r>
      <w:r w:rsidR="009C694B" w:rsidRPr="001B44B1">
        <w:rPr>
          <w:rFonts w:eastAsia="Times New Roman"/>
          <w:color w:val="000000"/>
        </w:rPr>
        <w:t xml:space="preserve"> </w:t>
      </w:r>
      <w:commentRangeEnd w:id="13"/>
      <w:r w:rsidR="00346CD5">
        <w:rPr>
          <w:rStyle w:val="CommentReference"/>
        </w:rPr>
        <w:commentReference w:id="13"/>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w:t>
      </w:r>
      <w:commentRangeStart w:id="14"/>
      <w:r w:rsidRPr="008531D1">
        <w:rPr>
          <w:rFonts w:eastAsia="Times New Roman"/>
          <w:color w:val="000000"/>
        </w:rPr>
        <w:t>increases with light availability</w:t>
      </w:r>
      <w:r w:rsidR="009C694B" w:rsidRPr="001B44B1">
        <w:rPr>
          <w:rFonts w:eastAsia="Times New Roman"/>
          <w:color w:val="000000"/>
        </w:rPr>
        <w:t xml:space="preserve"> </w:t>
      </w:r>
      <w:commentRangeEnd w:id="14"/>
      <w:r w:rsidR="00346CD5">
        <w:rPr>
          <w:rStyle w:val="CommentReference"/>
        </w:rPr>
        <w:commentReference w:id="14"/>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this climate-driven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w:t>
      </w:r>
      <w:commentRangeStart w:id="15"/>
      <w:r w:rsidRPr="00771C52">
        <w:rPr>
          <w:rFonts w:eastAsia="Times New Roman"/>
          <w:color w:val="000000"/>
        </w:rPr>
        <w:t>Lind 2016</w:t>
      </w:r>
      <w:commentRangeEnd w:id="15"/>
      <w:r w:rsidR="00346CD5">
        <w:rPr>
          <w:rStyle w:val="CommentReference"/>
        </w:rPr>
        <w:commentReference w:id="15"/>
      </w:r>
      <w:r w:rsidRPr="00771C52">
        <w:rPr>
          <w:rFonts w:eastAsia="Times New Roman"/>
          <w:color w:val="000000"/>
        </w:rPr>
        <w:t xml:space="preserve">),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w:t>
      </w:r>
      <w:commentRangeStart w:id="16"/>
      <w:r>
        <w:rPr>
          <w:rFonts w:eastAsia="Times New Roman"/>
          <w:color w:val="000000"/>
        </w:rPr>
        <w:t xml:space="preserve">and leaf traits </w:t>
      </w:r>
      <w:commentRangeEnd w:id="16"/>
      <w:r w:rsidR="004A62EF">
        <w:rPr>
          <w:rStyle w:val="CommentReference"/>
        </w:rPr>
        <w:commentReference w:id="16"/>
      </w:r>
      <w:r>
        <w:rPr>
          <w:rFonts w:eastAsia="Times New Roman"/>
          <w:color w:val="000000"/>
        </w:rPr>
        <w:t>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w:t>
      </w:r>
      <w:commentRangeStart w:id="17"/>
      <w:r w:rsidRPr="00971CEF">
        <w:rPr>
          <w:rFonts w:eastAsia="Times New Roman"/>
          <w:color w:val="000000"/>
        </w:rPr>
        <w:t xml:space="preserve">soil nitrogen availability,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commentRangeEnd w:id="17"/>
      <w:proofErr w:type="spellEnd"/>
      <w:r w:rsidR="004A62EF">
        <w:rPr>
          <w:rStyle w:val="CommentReference"/>
        </w:rPr>
        <w:commentReference w:id="17"/>
      </w:r>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We expected that soil nitrogen availability 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nitrogen availability.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commentRangeStart w:id="18"/>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commentRangeEnd w:id="18"/>
            <w:r w:rsidR="004A62EF">
              <w:rPr>
                <w:rStyle w:val="CommentReference"/>
              </w:rPr>
              <w:commentReference w:id="18"/>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commentRangeStart w:id="19"/>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3D188825" w:rsidR="00EC7E77" w:rsidRDefault="00EC7E77" w:rsidP="00EC7E77">
            <w:pPr>
              <w:spacing w:line="480" w:lineRule="auto"/>
              <w:rPr>
                <w:rFonts w:eastAsia="Times New Roman"/>
                <w:b/>
                <w:color w:val="000000"/>
              </w:rPr>
            </w:pPr>
            <w:r w:rsidRPr="00771C52">
              <w:rPr>
                <w:rFonts w:eastAsia="Times New Roman"/>
                <w:color w:val="000000"/>
              </w:rPr>
              <w:t>leaf nitrogen on an area basis</w:t>
            </w:r>
            <w:commentRangeEnd w:id="19"/>
            <w:r w:rsidR="004A62EF">
              <w:rPr>
                <w:rStyle w:val="CommentReference"/>
              </w:rPr>
              <w:commentReference w:id="19"/>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4F74166A"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ins w:id="20" w:author="Peter A Wilfahrt" w:date="2021-07-21T14:16:00Z">
        <w:r w:rsidR="00542D4D">
          <w:rPr>
            <w:rFonts w:eastAsia="Times New Roman"/>
            <w:color w:val="000000"/>
          </w:rPr>
          <w:t xml:space="preserve"> in the first year</w:t>
        </w:r>
      </w:ins>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52ED567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selected individuals per plot, typically 3-4 years after 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The bundle sheath leakiness term (φ) was assumed to be 0.4. For use in our analyses, we selected individuals with χ values between 0.2 and 0.95. This resulted in 2048 individuals from 195 species at 22 sites (Figure 2).</w:t>
      </w:r>
    </w:p>
    <w:p w14:paraId="32B16E36" w14:textId="484DCD81" w:rsidR="008A5EC2" w:rsidRPr="00771C52" w:rsidRDefault="00361685" w:rsidP="008A5EC2">
      <w:pPr>
        <w:spacing w:line="480" w:lineRule="auto"/>
        <w:contextualSpacing/>
        <w:rPr>
          <w:rFonts w:eastAsia="Times New Roman"/>
        </w:rPr>
      </w:pPr>
      <w:r w:rsidRPr="00771C52">
        <w:rPr>
          <w:rFonts w:eastAsia="Times New Roman"/>
          <w:color w:val="000000"/>
        </w:rPr>
        <w:tab/>
      </w:r>
      <w:commentRangeStart w:id="21"/>
      <w:r w:rsidRPr="00771C52">
        <w:rPr>
          <w:rFonts w:eastAsia="Times New Roman"/>
          <w:color w:val="000000"/>
        </w:rPr>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this data</w:t>
      </w:r>
      <w:r w:rsidR="00D16F1C" w:rsidRPr="00771C52">
        <w:rPr>
          <w:rFonts w:eastAsia="Times New Roman"/>
          <w:color w:val="000000"/>
        </w:rPr>
        <w:t>,</w:t>
      </w:r>
      <w:r w:rsidRPr="00771C52">
        <w:rPr>
          <w:rFonts w:eastAsia="Times New Roman"/>
          <w:color w:val="000000"/>
        </w:rPr>
        <w:t xml:space="preserve"> we selected plot level biomass</w:t>
      </w:r>
      <w:r w:rsidR="00B16B03">
        <w:rPr>
          <w:rFonts w:eastAsia="Times New Roman"/>
          <w:color w:val="000000"/>
        </w:rPr>
        <w:t xml:space="preserve"> of living tissue at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commentRangeEnd w:id="21"/>
      <w:r w:rsidR="00542D4D">
        <w:rPr>
          <w:rStyle w:val="CommentReference"/>
        </w:rPr>
        <w:commentReference w:id="21"/>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w:t>
      </w:r>
      <w:commentRangeStart w:id="22"/>
      <w:r w:rsidRPr="00771C52">
        <w:rPr>
          <w:rFonts w:eastAsia="Times New Roman"/>
          <w:color w:val="000000"/>
        </w:rPr>
        <w:t xml:space="preserve">photosynthetic pathway </w:t>
      </w:r>
      <w:commentRangeEnd w:id="22"/>
      <w:r w:rsidR="0019122A">
        <w:rPr>
          <w:rStyle w:val="CommentReference"/>
        </w:rPr>
        <w:commentReference w:id="22"/>
      </w:r>
      <w:r w:rsidRPr="00771C52">
        <w:rPr>
          <w:rFonts w:eastAsia="Times New Roman"/>
          <w:color w:val="000000"/>
        </w:rPr>
        <w:t xml:space="preserve">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w:t>
      </w:r>
      <w:commentRangeStart w:id="23"/>
      <w:r w:rsidRPr="00771C52">
        <w:rPr>
          <w:rFonts w:eastAsia="Times New Roman"/>
          <w:color w:val="000000"/>
        </w:rPr>
        <w:t xml:space="preserve">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commentRangeEnd w:id="23"/>
      <w:r w:rsidR="0012381D">
        <w:rPr>
          <w:rStyle w:val="CommentReference"/>
        </w:rPr>
        <w:commentReference w:id="23"/>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5B0F391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examine the response of </w:t>
      </w:r>
      <w:commentRangeStart w:id="24"/>
      <w:r w:rsidRPr="00771C52">
        <w:rPr>
          <w:rFonts w:eastAsia="Times New Roman"/>
          <w:color w:val="000000"/>
        </w:rPr>
        <w:t xml:space="preserve">AGB </w:t>
      </w:r>
      <w:commentRangeEnd w:id="24"/>
      <w:r w:rsidR="00361AA0">
        <w:rPr>
          <w:rStyle w:val="CommentReference"/>
        </w:rPr>
        <w:commentReference w:id="24"/>
      </w:r>
      <w:r w:rsidRPr="00771C52">
        <w:rPr>
          <w:rFonts w:eastAsia="Times New Roman"/>
          <w:color w:val="000000"/>
        </w:rPr>
        <w:t>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5D815BCB"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plots at all sites. </w:t>
      </w:r>
      <w:commentRangeStart w:id="25"/>
      <w:r w:rsidRPr="00771C52">
        <w:rPr>
          <w:rFonts w:eastAsia="Times New Roman"/>
          <w:color w:val="000000"/>
        </w:rPr>
        <w:t>Within a site and P by K</w:t>
      </w:r>
      <w:r w:rsidRPr="00771C52">
        <w:rPr>
          <w:rFonts w:eastAsia="Times New Roman"/>
          <w:color w:val="000000"/>
          <w:vertAlign w:val="subscript"/>
        </w:rPr>
        <w:t>+µ</w:t>
      </w:r>
      <w:r w:rsidRPr="00771C52">
        <w:rPr>
          <w:rFonts w:eastAsia="Times New Roman"/>
          <w:color w:val="000000"/>
        </w:rPr>
        <w:t xml:space="preserve"> treatment</w:t>
      </w:r>
      <w:commentRangeEnd w:id="25"/>
      <w:r w:rsidR="0012381D">
        <w:rPr>
          <w:rStyle w:val="CommentReference"/>
        </w:rPr>
        <w:commentReference w:id="25"/>
      </w:r>
      <w:r w:rsidRPr="00771C52">
        <w:rPr>
          <w:rFonts w:eastAsia="Times New Roman"/>
          <w:color w:val="000000"/>
        </w:rPr>
        <w:t xml:space="preserve">, we calculated the percent change </w:t>
      </w:r>
      <w:del w:id="26" w:author="Peter A Wilfahrt" w:date="2021-07-21T14:54:00Z">
        <w:r w:rsidRPr="00771C52" w:rsidDel="0012381D">
          <w:rPr>
            <w:rFonts w:eastAsia="Times New Roman"/>
            <w:color w:val="000000"/>
          </w:rPr>
          <w:delText xml:space="preserve">in </w:delText>
        </w:r>
      </w:del>
      <w:r w:rsidRPr="00771C52">
        <w:rPr>
          <w:rFonts w:eastAsia="Times New Roman"/>
          <w:color w:val="000000"/>
        </w:rPr>
        <w:t xml:space="preserve">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added soil N plots to the ambient soil N plots. We used mean absolute deviation (Leys et al., 2013) to remove instances where any ∆ values were 3 times higher than the </w:t>
      </w:r>
      <w:r w:rsidR="007B0E7E">
        <w:rPr>
          <w:rFonts w:eastAsia="Times New Roman"/>
          <w:color w:val="000000"/>
        </w:rPr>
        <w:t xml:space="preserve">mean </w:t>
      </w:r>
      <w:r w:rsidR="007B0E7E">
        <w:rPr>
          <w:rFonts w:eastAsia="Times New Roman"/>
          <w:color w:val="000000"/>
        </w:rPr>
        <w:lastRenderedPageBreak/>
        <w:t>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1B97FE44"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p>
    <w:p w14:paraId="32D40F42" w14:textId="387F69C7"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was 12.7% greater in the nitrogen added than the no nitrogen added plots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w:t>
      </w:r>
      <w:r w:rsidR="00CA64B3">
        <w:rPr>
          <w:rFonts w:eastAsia="Times New Roman"/>
          <w:color w:val="000000"/>
        </w:rPr>
        <w:lastRenderedPageBreak/>
        <w:t xml:space="preserve">(negative),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followed from theoretical expectations. Note that </w:t>
      </w:r>
      <w:r w:rsidR="00893A76">
        <w:rPr>
          <w:rFonts w:eastAsia="Times New Roman"/>
          <w:color w:val="000000"/>
        </w:rPr>
        <w:t>despite its importance</w:t>
      </w:r>
      <w:r w:rsidR="00604C4C">
        <w:rPr>
          <w:rFonts w:eastAsia="Times New Roman"/>
          <w:color w:val="000000"/>
        </w:rPr>
        <w:t xml:space="preserve"> </w:t>
      </w:r>
      <w:ins w:id="27" w:author="Peter A Wilfahrt" w:date="2021-07-21T14:58:00Z">
        <w:r w:rsidR="00EA41B4">
          <w:rPr>
            <w:rFonts w:eastAsia="Times New Roman"/>
            <w:color w:val="000000"/>
          </w:rPr>
          <w:t xml:space="preserve">as </w:t>
        </w:r>
      </w:ins>
      <w:r w:rsidR="00604C4C">
        <w:rPr>
          <w:rFonts w:eastAsia="Times New Roman"/>
          <w:color w:val="000000"/>
        </w:rPr>
        <w:t>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as fixed effects</w:t>
      </w:r>
      <w:r>
        <w:rPr>
          <w:sz w:val="20"/>
          <w:szCs w:val="20"/>
        </w:rPr>
        <w:t>.*</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r w:rsidRPr="001A720B">
              <w:rPr>
                <w:color w:val="000000"/>
                <w:sz w:val="20"/>
                <w:szCs w:val="20"/>
              </w:rPr>
              <w:t>-0.2</w:t>
            </w:r>
            <w:r>
              <w:rPr>
                <w:color w:val="000000"/>
                <w:sz w:val="20"/>
                <w:szCs w:val="20"/>
              </w:rPr>
              <w:t xml:space="preserve">95 </w:t>
            </w:r>
            <w:r>
              <w:rPr>
                <w:rFonts w:eastAsia="Times New Roman"/>
                <w:color w:val="000000"/>
                <w:sz w:val="20"/>
                <w:szCs w:val="20"/>
              </w:rPr>
              <w:t>± 0.120</w:t>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commentRangeStart w:id="28"/>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commentRangeEnd w:id="28"/>
      <w:r w:rsidR="00EA41B4">
        <w:rPr>
          <w:rStyle w:val="CommentReference"/>
        </w:rPr>
        <w:commentReference w:id="28"/>
      </w:r>
    </w:p>
    <w:p w14:paraId="7E71DB76" w14:textId="04C8717E"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w:t>
      </w:r>
      <w:commentRangeStart w:id="29"/>
      <w:r w:rsidR="005A5C5B">
        <w:rPr>
          <w:rFonts w:eastAsia="Times New Roman"/>
          <w:color w:val="000000"/>
        </w:rPr>
        <w:t xml:space="preserve">represents 100% of the explained variance </w:t>
      </w:r>
      <w:commentRangeEnd w:id="29"/>
      <w:r w:rsidR="00361AA0">
        <w:rPr>
          <w:rStyle w:val="CommentReference"/>
        </w:rPr>
        <w:commentReference w:id="29"/>
      </w:r>
      <w:r w:rsidR="005A5C5B">
        <w:rPr>
          <w:rFonts w:eastAsia="Times New Roman"/>
          <w:color w:val="000000"/>
        </w:rPr>
        <w:t xml:space="preserve">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885F5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30" w:author="Peter A Wilfahrt" w:date="2021-07-21T15:05:00Z">
        <w:r w:rsidR="003A1E67" w:rsidDel="00EA41B4">
          <w:rPr>
            <w:rFonts w:eastAsia="Times New Roman"/>
            <w:color w:val="000000"/>
          </w:rPr>
          <w:delText xml:space="preserve">is </w:delText>
        </w:r>
      </w:del>
      <w:r w:rsidR="003A1E67">
        <w:rPr>
          <w:rFonts w:eastAsia="Times New Roman"/>
          <w:color w:val="000000"/>
        </w:rPr>
        <w:t xml:space="preserve">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effects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r w:rsidR="004661AC" w:rsidRPr="00771C52">
        <w:rPr>
          <w:rFonts w:eastAsia="Times New Roman"/>
          <w:i/>
          <w:iCs/>
          <w:color w:val="000000"/>
        </w:rPr>
        <w:t xml:space="preserve">p </w:t>
      </w:r>
      <w:r w:rsidR="004661AC" w:rsidRPr="00771C52">
        <w:rPr>
          <w:rFonts w:eastAsia="Times New Roman"/>
          <w:color w:val="000000"/>
        </w:rPr>
        <w:t xml:space="preserve"> &lt;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effects</w:t>
      </w:r>
      <w:r>
        <w:rPr>
          <w:sz w:val="20"/>
          <w:szCs w:val="20"/>
        </w:rPr>
        <w:t>.*</w:t>
      </w:r>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commentRangeStart w:id="31"/>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commentRangeEnd w:id="31"/>
      <w:r w:rsidR="00EA41B4">
        <w:rPr>
          <w:rStyle w:val="CommentReference"/>
        </w:rPr>
        <w:commentReference w:id="31"/>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commentRangeStart w:id="32"/>
      <w:r w:rsidR="0013288D" w:rsidRPr="00DA24C9">
        <w:rPr>
          <w:rFonts w:eastAsia="Times New Roman"/>
          <w:color w:val="000000"/>
        </w:rPr>
        <w:t>AGB</w:t>
      </w:r>
      <w:commentRangeEnd w:id="32"/>
      <w:r w:rsidR="00361AA0">
        <w:rPr>
          <w:rStyle w:val="CommentReference"/>
        </w:rPr>
        <w:commentReference w:id="32"/>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25EDB306"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commentRangeStart w:id="33"/>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commentRangeEnd w:id="33"/>
      <w:r w:rsidR="00505CE2">
        <w:rPr>
          <w:rStyle w:val="CommentReference"/>
        </w:rPr>
        <w:commentReference w:id="33"/>
      </w:r>
      <w:r w:rsidR="00D10DE1" w:rsidRPr="001B44B1">
        <w:rPr>
          <w:rFonts w:eastAsia="Times New Roman"/>
          <w:color w:val="000000"/>
        </w:rPr>
        <w:t>.</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commentRangeStart w:id="34"/>
            <w:r w:rsidRPr="00966EAC">
              <w:rPr>
                <w:rFonts w:eastAsia="Times New Roman"/>
                <w:b/>
                <w:bCs/>
                <w:i/>
                <w:iCs/>
                <w:color w:val="000000"/>
                <w:sz w:val="20"/>
                <w:szCs w:val="20"/>
              </w:rPr>
              <w:t>p</w:t>
            </w:r>
            <w:commentRangeEnd w:id="34"/>
            <w:r w:rsidR="00505CE2">
              <w:rPr>
                <w:rStyle w:val="CommentReference"/>
              </w:rPr>
              <w:commentReference w:id="34"/>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LMA</w:t>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commentRangeStart w:id="35"/>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commentRangeEnd w:id="35"/>
      <w:r w:rsidR="00505CE2">
        <w:rPr>
          <w:rStyle w:val="CommentReference"/>
        </w:rPr>
        <w:commentReference w:id="35"/>
      </w:r>
    </w:p>
    <w:p w14:paraId="78443806" w14:textId="118AA8B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and </w:t>
      </w:r>
      <w:r w:rsidR="00B25CDC" w:rsidRPr="00DA24C9">
        <w:rPr>
          <w:b w:val="0"/>
          <w:bCs w:val="0"/>
          <w:color w:val="000000"/>
          <w:sz w:val="24"/>
          <w:szCs w:val="24"/>
        </w:rPr>
        <w:t xml:space="preserve"> 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71D31C0C"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from aboveground 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r w:rsidR="0028100D">
        <w:t>aboveground 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w:t>
      </w:r>
      <w:commentRangeStart w:id="36"/>
      <w:r w:rsidR="0028100D">
        <w:rPr>
          <w:rFonts w:eastAsia="Times New Roman"/>
          <w:color w:val="000000"/>
        </w:rPr>
        <w:t>soil nitrogen availability</w:t>
      </w:r>
      <w:commentRangeEnd w:id="36"/>
      <w:r w:rsidR="00505CE2">
        <w:rPr>
          <w:rStyle w:val="CommentReference"/>
        </w:rPr>
        <w:commentReference w:id="36"/>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t>
      </w:r>
      <w:commentRangeStart w:id="37"/>
      <w:r w:rsidR="0028100D">
        <w:rPr>
          <w:rFonts w:eastAsia="Times New Roman"/>
          <w:color w:val="000000"/>
        </w:rPr>
        <w:t xml:space="preserve">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commentRangeEnd w:id="37"/>
      <w:r w:rsidR="00751753">
        <w:rPr>
          <w:rStyle w:val="CommentReference"/>
        </w:rPr>
        <w:commentReference w:id="37"/>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59DE1DD2"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01E7D0C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w:t>
      </w:r>
      <w:del w:id="38" w:author="Peter A Wilfahrt" w:date="2021-07-21T15:39:00Z">
        <w:r w:rsidR="009F1CFE" w:rsidDel="00751753">
          <w:delText xml:space="preserve">to </w:delText>
        </w:r>
      </w:del>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55F304C"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commentRangeStart w:id="39"/>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commentRangeEnd w:id="39"/>
      <w:r w:rsidR="00751753">
        <w:rPr>
          <w:rStyle w:val="CommentReference"/>
        </w:rPr>
        <w:commentReference w:id="39"/>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w:t>
      </w:r>
      <w:commentRangeStart w:id="40"/>
      <w:r w:rsidR="00E213DA">
        <w:t>r</w:t>
      </w:r>
      <w:r w:rsidR="00E213DA">
        <w:rPr>
          <w:vertAlign w:val="superscript"/>
        </w:rPr>
        <w:t>2</w:t>
      </w:r>
      <w:commentRangeEnd w:id="40"/>
      <w:r w:rsidR="00751753">
        <w:rPr>
          <w:rStyle w:val="CommentReference"/>
        </w:rPr>
        <w:commentReference w:id="40"/>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6373407F"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 xml:space="preserve">gible addition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47F4C4F6"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is having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6168DDE3" w14:textId="77777777"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w:t>
      </w:r>
      <w:r w:rsidR="00A54421">
        <w:lastRenderedPageBreak/>
        <w:t xml:space="preserve">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41"/>
      <w:r>
        <w:rPr>
          <w:b/>
        </w:rPr>
        <w:t>Acknowledgements</w:t>
      </w:r>
      <w:commentRangeEnd w:id="41"/>
      <w:r w:rsidR="00DD7DE1">
        <w:rPr>
          <w:rStyle w:val="CommentReference"/>
        </w:rPr>
        <w:commentReference w:id="41"/>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w:t>
      </w:r>
      <w:r w:rsidRPr="005A0FAA">
        <w:rPr>
          <w:noProof/>
        </w:rPr>
        <w:lastRenderedPageBreak/>
        <w:t xml:space="preserve">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w:t>
      </w:r>
      <w:r w:rsidRPr="005A0FAA">
        <w:rPr>
          <w:noProof/>
        </w:rPr>
        <w:lastRenderedPageBreak/>
        <w:t xml:space="preserve">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w:t>
      </w:r>
      <w:r w:rsidRPr="005A0FAA">
        <w:rPr>
          <w:noProof/>
        </w:rPr>
        <w:lastRenderedPageBreak/>
        <w:t xml:space="preserve">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Liang X, Zhang T, Lu X et al. (2020) Global response patterns of plant photosynthesis to 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5" w:author="Peter A Wilfahrt" w:date="2021-07-21T10:48:00Z" w:initials="PAW">
    <w:p w14:paraId="2D652C82" w14:textId="27365B20" w:rsidR="001F50DA" w:rsidRDefault="001F50DA">
      <w:pPr>
        <w:pStyle w:val="CommentText"/>
      </w:pPr>
      <w:r>
        <w:rPr>
          <w:rStyle w:val="CommentReference"/>
        </w:rPr>
        <w:annotationRef/>
      </w:r>
      <w:r>
        <w:t>Right?</w:t>
      </w:r>
    </w:p>
  </w:comment>
  <w:comment w:id="6" w:author="Peter A Wilfahrt" w:date="2021-07-21T10:49:00Z" w:initials="PAW">
    <w:p w14:paraId="4AC28289" w14:textId="7CCC9100" w:rsidR="001F50DA" w:rsidRDefault="001F50DA">
      <w:pPr>
        <w:pStyle w:val="CommentText"/>
      </w:pPr>
      <w:r>
        <w:rPr>
          <w:rStyle w:val="CommentReference"/>
        </w:rPr>
        <w:annotationRef/>
      </w:r>
      <w:r>
        <w:t xml:space="preserve">I think a sentence establishing why </w:t>
      </w:r>
      <w:proofErr w:type="spellStart"/>
      <w:r>
        <w:t>Narea</w:t>
      </w:r>
      <w:proofErr w:type="spellEnd"/>
      <w:r>
        <w:t xml:space="preserve"> is of physiological interest is needed to make this a compelling conundrum</w:t>
      </w:r>
    </w:p>
  </w:comment>
  <w:comment w:id="10" w:author="Peter A Wilfahrt" w:date="2021-07-21T10:50:00Z" w:initials="PAW">
    <w:p w14:paraId="35563155" w14:textId="77777777" w:rsidR="001F50DA" w:rsidRDefault="001F50DA">
      <w:pPr>
        <w:pStyle w:val="CommentText"/>
      </w:pPr>
      <w:r>
        <w:rPr>
          <w:rStyle w:val="CommentReference"/>
        </w:rPr>
        <w:annotationRef/>
      </w:r>
      <w:r>
        <w:t>I don’t see the (direct) relevance of photosynthesis in establishing this relationship – do you mean that because photosynthesis is such a primary process that any additional N is preferentially allocated to leaves (due to Rubisco being N rich)?</w:t>
      </w:r>
    </w:p>
    <w:p w14:paraId="5B945A7D" w14:textId="77777777" w:rsidR="001F50DA" w:rsidRDefault="001F50DA">
      <w:pPr>
        <w:pStyle w:val="CommentText"/>
      </w:pPr>
    </w:p>
    <w:p w14:paraId="76F26152" w14:textId="66E2C244" w:rsidR="001F50DA" w:rsidRDefault="001F50DA">
      <w:pPr>
        <w:pStyle w:val="CommentText"/>
      </w:pPr>
      <w:proofErr w:type="spellStart"/>
      <w:r>
        <w:t>Somehting</w:t>
      </w:r>
      <w:proofErr w:type="spellEnd"/>
      <w:r>
        <w:t xml:space="preserve"> like:</w:t>
      </w:r>
    </w:p>
    <w:p w14:paraId="5F1DEF2A" w14:textId="77777777" w:rsidR="001F50DA" w:rsidRDefault="001F50DA">
      <w:pPr>
        <w:pStyle w:val="CommentText"/>
      </w:pPr>
    </w:p>
    <w:p w14:paraId="699AAB16" w14:textId="67984EE7" w:rsidR="001F50DA" w:rsidRDefault="001F50DA">
      <w:pPr>
        <w:pStyle w:val="CommentText"/>
      </w:pPr>
      <w:r>
        <w:t>These studies generally reason that this positive correlation stems from plants allocating additional N to build nitrogen-rich proteins… carboxylation thereby increasing their photosynthetic capacity.</w:t>
      </w:r>
    </w:p>
  </w:comment>
  <w:comment w:id="12" w:author="Peter A Wilfahrt" w:date="2021-07-21T10:57:00Z" w:initials="PAW">
    <w:p w14:paraId="55CE4D03" w14:textId="23C7F48D" w:rsidR="00346CD5" w:rsidRDefault="00346CD5">
      <w:pPr>
        <w:pStyle w:val="CommentText"/>
      </w:pPr>
      <w:r>
        <w:rPr>
          <w:rStyle w:val="CommentReference"/>
        </w:rPr>
        <w:annotationRef/>
      </w:r>
      <w:r>
        <w:t xml:space="preserve">This topic sentence seems dissociated from the rest of the paragraph. At least it reads like you’re shifting back to talking about N content (irrespective of area). Maybe this would help by establishing what </w:t>
      </w:r>
      <w:proofErr w:type="spellStart"/>
      <w:r>
        <w:t>Narea</w:t>
      </w:r>
      <w:proofErr w:type="spellEnd"/>
      <w:r>
        <w:t xml:space="preserve"> is and means at my earlier comment.</w:t>
      </w:r>
    </w:p>
  </w:comment>
  <w:comment w:id="13" w:author="Peter A Wilfahrt" w:date="2021-07-21T10:56:00Z" w:initials="PAW">
    <w:p w14:paraId="7EC4EF51" w14:textId="0710E98A" w:rsidR="00346CD5" w:rsidRDefault="00346CD5">
      <w:pPr>
        <w:pStyle w:val="CommentText"/>
      </w:pPr>
      <w:r>
        <w:rPr>
          <w:rStyle w:val="CommentReference"/>
        </w:rPr>
        <w:annotationRef/>
      </w:r>
      <w:r>
        <w:t>This could also benefit from a short explanation of why this relationship exists</w:t>
      </w:r>
    </w:p>
  </w:comment>
  <w:comment w:id="14" w:author="Peter A Wilfahrt" w:date="2021-07-21T10:56:00Z" w:initials="PAW">
    <w:p w14:paraId="199EEF6B" w14:textId="4C8D012D" w:rsidR="00346CD5" w:rsidRDefault="00346CD5">
      <w:pPr>
        <w:pStyle w:val="CommentText"/>
      </w:pPr>
      <w:r>
        <w:rPr>
          <w:rStyle w:val="CommentReference"/>
        </w:rPr>
        <w:annotationRef/>
      </w:r>
      <w:r>
        <w:t>…While this seems more self-evident</w:t>
      </w:r>
    </w:p>
  </w:comment>
  <w:comment w:id="15" w:author="Peter A Wilfahrt" w:date="2021-07-21T10:58:00Z" w:initials="PAW">
    <w:p w14:paraId="1C30FDF7" w14:textId="0C1DB68A" w:rsidR="00346CD5" w:rsidRDefault="00346CD5">
      <w:pPr>
        <w:pStyle w:val="CommentText"/>
      </w:pPr>
      <w:r>
        <w:rPr>
          <w:rStyle w:val="CommentReference"/>
        </w:rPr>
        <w:annotationRef/>
      </w:r>
      <w:r>
        <w:t>I think Elizabeth’s 2014 (?) paper on seeking generality is a better reference then Eric’s Ecoinformatic paper</w:t>
      </w:r>
      <w:r w:rsidR="00542D4D">
        <w:t>, which is more on databasing, here and throughout</w:t>
      </w:r>
    </w:p>
  </w:comment>
  <w:comment w:id="16" w:author="Peter A Wilfahrt" w:date="2021-07-21T13:20:00Z" w:initials="PAW">
    <w:p w14:paraId="71CA6F51" w14:textId="65075276" w:rsidR="004A62EF" w:rsidRDefault="004A62EF">
      <w:pPr>
        <w:pStyle w:val="CommentText"/>
      </w:pPr>
      <w:r>
        <w:rPr>
          <w:rStyle w:val="CommentReference"/>
        </w:rPr>
        <w:annotationRef/>
      </w:r>
      <w:r>
        <w:t xml:space="preserve">Seems potentially circular as </w:t>
      </w:r>
      <w:proofErr w:type="spellStart"/>
      <w:r>
        <w:t>Narea</w:t>
      </w:r>
      <w:proofErr w:type="spellEnd"/>
      <w:r>
        <w:t xml:space="preserve"> is a leaf trait, but I’ll read on!</w:t>
      </w:r>
    </w:p>
  </w:comment>
  <w:comment w:id="17" w:author="Peter A Wilfahrt" w:date="2021-07-21T13:22:00Z" w:initials="PAW">
    <w:p w14:paraId="0EBF35A7" w14:textId="70FE253F" w:rsidR="004A62EF" w:rsidRDefault="004A62EF">
      <w:pPr>
        <w:pStyle w:val="CommentText"/>
      </w:pPr>
      <w:r>
        <w:rPr>
          <w:rStyle w:val="CommentReference"/>
        </w:rPr>
        <w:annotationRef/>
      </w:r>
      <w:r>
        <w:t>This feels a little wishy-washy for grounding the paper – can these be crystallized a bit more?</w:t>
      </w:r>
    </w:p>
  </w:comment>
  <w:comment w:id="18" w:author="Peter A Wilfahrt" w:date="2021-07-21T13:23:00Z" w:initials="PAW">
    <w:p w14:paraId="324784E4" w14:textId="77D71A72" w:rsidR="004A62EF" w:rsidRDefault="004A62EF">
      <w:pPr>
        <w:pStyle w:val="CommentText"/>
      </w:pPr>
      <w:r>
        <w:rPr>
          <w:rStyle w:val="CommentReference"/>
        </w:rPr>
        <w:annotationRef/>
      </w:r>
      <w:r>
        <w:t xml:space="preserve">Isn’t this LMA? Is this a common abbreviation in </w:t>
      </w:r>
      <w:r w:rsidR="00EA41B4">
        <w:t xml:space="preserve">the physio </w:t>
      </w:r>
      <w:r>
        <w:t>literature?</w:t>
      </w:r>
    </w:p>
  </w:comment>
  <w:comment w:id="19" w:author="Peter A Wilfahrt" w:date="2021-07-21T13:24:00Z" w:initials="PAW">
    <w:p w14:paraId="57B77637" w14:textId="69FC13DE" w:rsidR="004A62EF" w:rsidRDefault="004A62EF">
      <w:pPr>
        <w:pStyle w:val="CommentText"/>
      </w:pPr>
      <w:r>
        <w:rPr>
          <w:rStyle w:val="CommentReference"/>
        </w:rPr>
        <w:annotationRef/>
      </w:r>
      <w:r>
        <w:t>Isn’t this leaf N content (% N)?</w:t>
      </w:r>
    </w:p>
  </w:comment>
  <w:comment w:id="21" w:author="Peter A Wilfahrt" w:date="2021-07-21T14:19:00Z" w:initials="PAW">
    <w:p w14:paraId="60DDDF83" w14:textId="42D5A249" w:rsidR="00542D4D" w:rsidRDefault="00542D4D">
      <w:pPr>
        <w:pStyle w:val="CommentText"/>
      </w:pPr>
      <w:r>
        <w:rPr>
          <w:rStyle w:val="CommentReference"/>
        </w:rPr>
        <w:annotationRef/>
      </w:r>
      <w:r>
        <w:t xml:space="preserve">I don’t see a strong reason to refer to these as two separate datasets. The biomass data is paired with the </w:t>
      </w:r>
      <w:proofErr w:type="spellStart"/>
      <w:r>
        <w:t>Firn</w:t>
      </w:r>
      <w:proofErr w:type="spellEnd"/>
      <w:r>
        <w:t xml:space="preserve"> data as much as cover data ever is and I wouldn’t invite the criticism that they’re separated somehow</w:t>
      </w:r>
    </w:p>
  </w:comment>
  <w:comment w:id="22" w:author="Peter A Wilfahrt" w:date="2021-07-21T14:39:00Z" w:initials="PAW">
    <w:p w14:paraId="06B72F98" w14:textId="73251959" w:rsidR="0019122A" w:rsidRDefault="0019122A">
      <w:pPr>
        <w:pStyle w:val="CommentText"/>
      </w:pPr>
      <w:r>
        <w:rPr>
          <w:rStyle w:val="CommentReference"/>
        </w:rPr>
        <w:annotationRef/>
      </w:r>
      <w:r>
        <w:t>How did you deal with the large number of NAs (</w:t>
      </w:r>
      <w:proofErr w:type="gramStart"/>
      <w:r>
        <w:t>i.e.</w:t>
      </w:r>
      <w:proofErr w:type="gramEnd"/>
      <w:r>
        <w:t xml:space="preserve"> non-grasses)?</w:t>
      </w:r>
    </w:p>
  </w:comment>
  <w:comment w:id="23" w:author="Peter A Wilfahrt" w:date="2021-07-21T14:51:00Z" w:initials="PAW">
    <w:p w14:paraId="1B80009C" w14:textId="50120035" w:rsidR="0012381D" w:rsidRDefault="0012381D">
      <w:pPr>
        <w:pStyle w:val="CommentText"/>
      </w:pPr>
      <w:r>
        <w:rPr>
          <w:rStyle w:val="CommentReference"/>
        </w:rPr>
        <w:annotationRef/>
      </w:r>
      <w:r>
        <w:t>I haven’t read the paper, but is this conversion assumed to hold up across sites and after fertilization?</w:t>
      </w:r>
    </w:p>
  </w:comment>
  <w:comment w:id="24" w:author="Peter A Wilfahrt" w:date="2021-07-21T15:13:00Z" w:initials="PAW">
    <w:p w14:paraId="5C5F82A4" w14:textId="5A55653C" w:rsidR="00361AA0" w:rsidRDefault="00361AA0">
      <w:pPr>
        <w:pStyle w:val="CommentText"/>
      </w:pPr>
      <w:r>
        <w:rPr>
          <w:rStyle w:val="CommentReference"/>
        </w:rPr>
        <w:annotationRef/>
      </w:r>
      <w:r>
        <w:t>Good to mention here that this is community AGB, not species specific anymore</w:t>
      </w:r>
    </w:p>
  </w:comment>
  <w:comment w:id="25" w:author="Peter A Wilfahrt" w:date="2021-07-21T14:55:00Z" w:initials="PAW">
    <w:p w14:paraId="6508D96A" w14:textId="10E3D010" w:rsidR="0012381D" w:rsidRDefault="0012381D">
      <w:pPr>
        <w:pStyle w:val="CommentText"/>
      </w:pPr>
      <w:r>
        <w:rPr>
          <w:rStyle w:val="CommentReference"/>
        </w:rPr>
        <w:annotationRef/>
      </w:r>
      <w:r>
        <w:t>I don’t follow</w:t>
      </w:r>
    </w:p>
  </w:comment>
  <w:comment w:id="28" w:author="Peter A Wilfahrt" w:date="2021-07-21T15:01:00Z" w:initials="PAW">
    <w:p w14:paraId="0FE0C2DE" w14:textId="6EADAF7B" w:rsidR="00EA41B4" w:rsidRDefault="00EA41B4">
      <w:pPr>
        <w:pStyle w:val="CommentText"/>
      </w:pPr>
      <w:r>
        <w:rPr>
          <w:rStyle w:val="CommentReference"/>
        </w:rPr>
        <w:annotationRef/>
      </w:r>
      <w:r>
        <w:t xml:space="preserve">I wonder if something like a violin plot would make the difference in </w:t>
      </w:r>
      <w:proofErr w:type="gramStart"/>
      <w:r>
        <w:t>these pop</w:t>
      </w:r>
      <w:proofErr w:type="gramEnd"/>
      <w:r>
        <w:t xml:space="preserve"> out a bit more. </w:t>
      </w:r>
    </w:p>
  </w:comment>
  <w:comment w:id="29" w:author="Peter A Wilfahrt" w:date="2021-07-21T15:11:00Z" w:initials="PAW">
    <w:p w14:paraId="08E26D69" w14:textId="64D0424C" w:rsidR="00361AA0" w:rsidRDefault="00361AA0">
      <w:pPr>
        <w:pStyle w:val="CommentText"/>
      </w:pPr>
      <w:r>
        <w:rPr>
          <w:rStyle w:val="CommentReference"/>
        </w:rPr>
        <w:annotationRef/>
      </w:r>
      <w:r>
        <w:t>Why is there an unexplained box, then?</w:t>
      </w:r>
    </w:p>
  </w:comment>
  <w:comment w:id="31" w:author="Peter A Wilfahrt" w:date="2021-07-21T15:08:00Z" w:initials="PAW">
    <w:p w14:paraId="4C5B2800" w14:textId="7610C49B" w:rsidR="00EA41B4" w:rsidRDefault="00EA41B4">
      <w:pPr>
        <w:pStyle w:val="CommentText"/>
      </w:pPr>
      <w:r>
        <w:rPr>
          <w:rStyle w:val="CommentReference"/>
        </w:rPr>
        <w:annotationRef/>
      </w:r>
      <w:r w:rsidR="00361AA0">
        <w:t xml:space="preserve">Since N structure and </w:t>
      </w:r>
      <w:proofErr w:type="spellStart"/>
      <w:r w:rsidR="00361AA0">
        <w:t>Narea</w:t>
      </w:r>
      <w:proofErr w:type="spellEnd"/>
      <w:r w:rsidR="00361AA0">
        <w:t xml:space="preserve"> are both derived from </w:t>
      </w:r>
      <w:proofErr w:type="spellStart"/>
      <w:r w:rsidR="00361AA0">
        <w:t>Marea</w:t>
      </w:r>
      <w:proofErr w:type="spellEnd"/>
      <w:r w:rsidR="00361AA0">
        <w:t>, I’m a little skeptical about how strong of an effect this actually is. Or rather, it seems hard to separate if this result is mathematical or biological.</w:t>
      </w:r>
    </w:p>
  </w:comment>
  <w:comment w:id="32" w:author="Peter A Wilfahrt" w:date="2021-07-21T15:12:00Z" w:initials="PAW">
    <w:p w14:paraId="4E07CD60" w14:textId="77777777" w:rsidR="00361AA0" w:rsidRDefault="00361AA0">
      <w:pPr>
        <w:pStyle w:val="CommentText"/>
      </w:pPr>
      <w:r>
        <w:rPr>
          <w:rStyle w:val="CommentReference"/>
        </w:rPr>
        <w:annotationRef/>
      </w:r>
      <w:r>
        <w:t xml:space="preserve">This is result is surprising, given how strongly AGB has responded to </w:t>
      </w:r>
      <w:proofErr w:type="spellStart"/>
      <w:r>
        <w:t>NutNet</w:t>
      </w:r>
      <w:proofErr w:type="spellEnd"/>
      <w:r>
        <w:t xml:space="preserve"> treatments in the past, particularly NPK together.</w:t>
      </w:r>
    </w:p>
    <w:p w14:paraId="5F616F8A" w14:textId="77777777" w:rsidR="00361AA0" w:rsidRDefault="00361AA0">
      <w:pPr>
        <w:pStyle w:val="CommentText"/>
      </w:pPr>
    </w:p>
    <w:p w14:paraId="7369EE73" w14:textId="4E9BCD9C" w:rsidR="00361AA0" w:rsidRDefault="00361AA0">
      <w:pPr>
        <w:pStyle w:val="CommentText"/>
      </w:pPr>
      <w:r>
        <w:t>Any idea on why we have such strong divergence of results here?</w:t>
      </w:r>
    </w:p>
  </w:comment>
  <w:comment w:id="33" w:author="Peter A Wilfahrt" w:date="2021-07-21T15:23:00Z" w:initials="PAW">
    <w:p w14:paraId="01355433" w14:textId="77777777" w:rsidR="00505CE2" w:rsidRDefault="00505CE2">
      <w:pPr>
        <w:pStyle w:val="CommentText"/>
      </w:pPr>
      <w:r>
        <w:rPr>
          <w:rStyle w:val="CommentReference"/>
        </w:rPr>
        <w:annotationRef/>
      </w:r>
      <w:r>
        <w:t xml:space="preserve">Oof, I get it after a reread or two, but this is a difficult sentence to parse. One way to avoid could be to reverse what’s in </w:t>
      </w:r>
      <w:proofErr w:type="spellStart"/>
      <w:r>
        <w:t>parenthetics</w:t>
      </w:r>
      <w:proofErr w:type="spellEnd"/>
      <w:r>
        <w:t>, e.g. :</w:t>
      </w:r>
    </w:p>
    <w:p w14:paraId="061696B3" w14:textId="47214F76" w:rsidR="00505CE2" w:rsidRDefault="00505CE2">
      <w:pPr>
        <w:pStyle w:val="CommentText"/>
      </w:pPr>
      <w:r>
        <w:t xml:space="preserve">There was a significant interaction between </w:t>
      </w:r>
      <w:proofErr w:type="spellStart"/>
      <w:r>
        <w:t>DELTAMarea</w:t>
      </w:r>
      <w:proofErr w:type="spellEnd"/>
      <w:r>
        <w:t xml:space="preserve"> (the response of </w:t>
      </w:r>
      <w:proofErr w:type="spellStart"/>
      <w:r>
        <w:t>Marea</w:t>
      </w:r>
      <w:proofErr w:type="spellEnd"/>
      <w:r>
        <w:t xml:space="preserve"> to added soil N) and…</w:t>
      </w:r>
    </w:p>
  </w:comment>
  <w:comment w:id="34" w:author="Peter A Wilfahrt" w:date="2021-07-21T15:28:00Z" w:initials="PAW">
    <w:p w14:paraId="59B29A02" w14:textId="7C9E05F2" w:rsidR="00505CE2" w:rsidRDefault="00505CE2">
      <w:pPr>
        <w:pStyle w:val="CommentText"/>
      </w:pPr>
      <w:r>
        <w:rPr>
          <w:rStyle w:val="CommentReference"/>
        </w:rPr>
        <w:annotationRef/>
      </w:r>
      <w:r>
        <w:t xml:space="preserve">A few </w:t>
      </w:r>
      <w:proofErr w:type="spellStart"/>
      <w:r>
        <w:t>unbolded</w:t>
      </w:r>
      <w:proofErr w:type="spellEnd"/>
      <w:r>
        <w:t xml:space="preserve"> terms in here</w:t>
      </w:r>
    </w:p>
  </w:comment>
  <w:comment w:id="35" w:author="Peter A Wilfahrt" w:date="2021-07-21T15:29:00Z" w:initials="PAW">
    <w:p w14:paraId="0C09B57D" w14:textId="77777777" w:rsidR="00505CE2" w:rsidRDefault="00505CE2">
      <w:pPr>
        <w:pStyle w:val="CommentText"/>
      </w:pPr>
      <w:r>
        <w:rPr>
          <w:rStyle w:val="CommentReference"/>
        </w:rPr>
        <w:annotationRef/>
      </w:r>
      <w:r>
        <w:t xml:space="preserve">I like this graph and think it’s a clean way to show </w:t>
      </w:r>
      <w:proofErr w:type="gramStart"/>
      <w:r>
        <w:t>the an</w:t>
      </w:r>
      <w:proofErr w:type="gramEnd"/>
      <w:r>
        <w:t xml:space="preserve"> interaction between continuous variables. </w:t>
      </w:r>
    </w:p>
    <w:p w14:paraId="36B2C987" w14:textId="77777777" w:rsidR="00505CE2" w:rsidRDefault="00505CE2">
      <w:pPr>
        <w:pStyle w:val="CommentText"/>
      </w:pPr>
    </w:p>
    <w:p w14:paraId="422A9CF4" w14:textId="77777777" w:rsidR="00505CE2" w:rsidRDefault="00505CE2">
      <w:pPr>
        <w:pStyle w:val="CommentText"/>
      </w:pPr>
      <w:r>
        <w:t>You can also check out Johnson-</w:t>
      </w:r>
      <w:proofErr w:type="spellStart"/>
      <w:r>
        <w:t>Neyman</w:t>
      </w:r>
      <w:proofErr w:type="spellEnd"/>
      <w:r>
        <w:t xml:space="preserve"> plots which are another approach to this – I think they’re more difficult to explain but have a little more clarity on where the relationship switches from 0 to positive.</w:t>
      </w:r>
    </w:p>
    <w:p w14:paraId="07AF6C8E" w14:textId="77777777" w:rsidR="00505CE2" w:rsidRDefault="00505CE2">
      <w:pPr>
        <w:pStyle w:val="CommentText"/>
      </w:pPr>
    </w:p>
    <w:p w14:paraId="33221BB2" w14:textId="7DA29DC2" w:rsidR="00505CE2" w:rsidRDefault="00505CE2">
      <w:pPr>
        <w:pStyle w:val="CommentText"/>
      </w:pPr>
      <w:r>
        <w:t xml:space="preserve">I don’t </w:t>
      </w:r>
      <w:proofErr w:type="spellStart"/>
      <w:r>
        <w:t>necesaarily</w:t>
      </w:r>
      <w:proofErr w:type="spellEnd"/>
      <w:r>
        <w:t xml:space="preserve"> think you should do this, just throwing it out there</w:t>
      </w:r>
    </w:p>
  </w:comment>
  <w:comment w:id="36" w:author="Peter A Wilfahrt" w:date="2021-07-21T15:32:00Z" w:initials="PAW">
    <w:p w14:paraId="06D96ECA" w14:textId="064DA21D" w:rsidR="00505CE2" w:rsidRDefault="00505CE2">
      <w:pPr>
        <w:pStyle w:val="CommentText"/>
      </w:pPr>
      <w:r>
        <w:rPr>
          <w:rStyle w:val="CommentReference"/>
        </w:rPr>
        <w:annotationRef/>
      </w:r>
      <w:r>
        <w:t xml:space="preserve">This is a term we need to be careful with. </w:t>
      </w:r>
      <w:r w:rsidR="00751753">
        <w:t>As we’ve discussed at the meetings, soil N =/= plant available soil N. Even the fertilization treatment is a little dicey as we don’t know what proportion is leached away or immobilized by microbes, though I think it’s fair to assume that we’ve alleviated any limitation of soil N to the plant.</w:t>
      </w:r>
    </w:p>
  </w:comment>
  <w:comment w:id="37" w:author="Peter A Wilfahrt" w:date="2021-07-21T15:36:00Z" w:initials="PAW">
    <w:p w14:paraId="71F11A6F" w14:textId="4965E823" w:rsidR="00751753" w:rsidRDefault="00751753">
      <w:pPr>
        <w:pStyle w:val="CommentText"/>
      </w:pPr>
      <w:r>
        <w:rPr>
          <w:rStyle w:val="CommentReference"/>
        </w:rPr>
        <w:annotationRef/>
      </w:r>
      <w:r>
        <w:t>This is a really cool result!</w:t>
      </w:r>
    </w:p>
  </w:comment>
  <w:comment w:id="39" w:author="Peter A Wilfahrt" w:date="2021-07-21T15:40:00Z" w:initials="PAW">
    <w:p w14:paraId="52D80CDE" w14:textId="4B5F45E0" w:rsidR="00751753" w:rsidRDefault="00751753">
      <w:pPr>
        <w:pStyle w:val="CommentText"/>
      </w:pPr>
      <w:r>
        <w:rPr>
          <w:rStyle w:val="CommentReference"/>
        </w:rPr>
        <w:annotationRef/>
      </w:r>
      <w:r>
        <w:t xml:space="preserve">I’d add a sentence here explaining </w:t>
      </w:r>
      <w:proofErr w:type="spellStart"/>
      <w:r>
        <w:t>signifiance</w:t>
      </w:r>
      <w:proofErr w:type="spellEnd"/>
    </w:p>
  </w:comment>
  <w:comment w:id="40" w:author="Peter A Wilfahrt" w:date="2021-07-21T15:41:00Z" w:initials="PAW">
    <w:p w14:paraId="4B8BC2A5" w14:textId="4F85AE53" w:rsidR="00751753" w:rsidRDefault="00751753">
      <w:pPr>
        <w:pStyle w:val="CommentText"/>
      </w:pPr>
      <w:r>
        <w:rPr>
          <w:rStyle w:val="CommentReference"/>
        </w:rPr>
        <w:annotationRef/>
      </w:r>
      <w:r>
        <w:t>R2 or r?</w:t>
      </w:r>
    </w:p>
  </w:comment>
  <w:comment w:id="41"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B99683" w15:done="0"/>
  <w15:commentEx w15:paraId="2D652C82" w15:done="0"/>
  <w15:commentEx w15:paraId="4AC28289" w15:done="0"/>
  <w15:commentEx w15:paraId="699AAB16" w15:done="0"/>
  <w15:commentEx w15:paraId="55CE4D03" w15:done="0"/>
  <w15:commentEx w15:paraId="7EC4EF51" w15:done="0"/>
  <w15:commentEx w15:paraId="199EEF6B" w15:done="0"/>
  <w15:commentEx w15:paraId="1C30FDF7" w15:done="0"/>
  <w15:commentEx w15:paraId="71CA6F51" w15:done="0"/>
  <w15:commentEx w15:paraId="0EBF35A7" w15:done="0"/>
  <w15:commentEx w15:paraId="324784E4" w15:done="0"/>
  <w15:commentEx w15:paraId="57B77637" w15:done="0"/>
  <w15:commentEx w15:paraId="60DDDF83" w15:done="0"/>
  <w15:commentEx w15:paraId="06B72F98" w15:done="0"/>
  <w15:commentEx w15:paraId="1B80009C" w15:done="0"/>
  <w15:commentEx w15:paraId="5C5F82A4" w15:done="0"/>
  <w15:commentEx w15:paraId="6508D96A" w15:done="0"/>
  <w15:commentEx w15:paraId="0FE0C2DE" w15:done="0"/>
  <w15:commentEx w15:paraId="08E26D69" w15:done="0"/>
  <w15:commentEx w15:paraId="4C5B2800" w15:done="0"/>
  <w15:commentEx w15:paraId="7369EE73" w15:done="0"/>
  <w15:commentEx w15:paraId="061696B3" w15:done="0"/>
  <w15:commentEx w15:paraId="59B29A02" w15:done="0"/>
  <w15:commentEx w15:paraId="33221BB2" w15:done="0"/>
  <w15:commentEx w15:paraId="06D96ECA" w15:done="0"/>
  <w15:commentEx w15:paraId="71F11A6F" w15:done="0"/>
  <w15:commentEx w15:paraId="52D80CDE" w15:done="0"/>
  <w15:commentEx w15:paraId="4B8BC2A5"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279F3" w16cex:dateUtc="2021-07-21T15:48:00Z"/>
  <w16cex:commentExtensible w16cex:durableId="24A27A25" w16cex:dateUtc="2021-07-21T15:49:00Z"/>
  <w16cex:commentExtensible w16cex:durableId="24A27A91" w16cex:dateUtc="2021-07-21T15:50:00Z"/>
  <w16cex:commentExtensible w16cex:durableId="24A27C06" w16cex:dateUtc="2021-07-21T15:57:00Z"/>
  <w16cex:commentExtensible w16cex:durableId="24A27BC4" w16cex:dateUtc="2021-07-21T15:56:00Z"/>
  <w16cex:commentExtensible w16cex:durableId="24A27BE1" w16cex:dateUtc="2021-07-21T15:56:00Z"/>
  <w16cex:commentExtensible w16cex:durableId="24A27C6C" w16cex:dateUtc="2021-07-21T15:58:00Z"/>
  <w16cex:commentExtensible w16cex:durableId="24A29DA6" w16cex:dateUtc="2021-07-21T18:20:00Z"/>
  <w16cex:commentExtensible w16cex:durableId="24A29DFA" w16cex:dateUtc="2021-07-21T18:22:00Z"/>
  <w16cex:commentExtensible w16cex:durableId="24A29E52" w16cex:dateUtc="2021-07-21T18:23:00Z"/>
  <w16cex:commentExtensible w16cex:durableId="24A29E87" w16cex:dateUtc="2021-07-21T18:24:00Z"/>
  <w16cex:commentExtensible w16cex:durableId="24A2AB62" w16cex:dateUtc="2021-07-21T19:19:00Z"/>
  <w16cex:commentExtensible w16cex:durableId="24A2B02E" w16cex:dateUtc="2021-07-21T19:39:00Z"/>
  <w16cex:commentExtensible w16cex:durableId="24A2B2E4" w16cex:dateUtc="2021-07-21T19:51:00Z"/>
  <w16cex:commentExtensible w16cex:durableId="24A2B828" w16cex:dateUtc="2021-07-21T20:13:00Z"/>
  <w16cex:commentExtensible w16cex:durableId="24A2B3DA" w16cex:dateUtc="2021-07-21T19:55:00Z"/>
  <w16cex:commentExtensible w16cex:durableId="24A2B530" w16cex:dateUtc="2021-07-21T20:01:00Z"/>
  <w16cex:commentExtensible w16cex:durableId="24A2B798" w16cex:dateUtc="2021-07-21T20:11:00Z"/>
  <w16cex:commentExtensible w16cex:durableId="24A2B6D2" w16cex:dateUtc="2021-07-21T20:08:00Z"/>
  <w16cex:commentExtensible w16cex:durableId="24A2B7DF" w16cex:dateUtc="2021-07-21T20:12:00Z"/>
  <w16cex:commentExtensible w16cex:durableId="24A2BA79" w16cex:dateUtc="2021-07-21T20:23:00Z"/>
  <w16cex:commentExtensible w16cex:durableId="24A2BBA0" w16cex:dateUtc="2021-07-21T20:28:00Z"/>
  <w16cex:commentExtensible w16cex:durableId="24A2BBBD" w16cex:dateUtc="2021-07-21T20:29:00Z"/>
  <w16cex:commentExtensible w16cex:durableId="24A2BCA4" w16cex:dateUtc="2021-07-21T20:32:00Z"/>
  <w16cex:commentExtensible w16cex:durableId="24A2BD65" w16cex:dateUtc="2021-07-21T20:36:00Z"/>
  <w16cex:commentExtensible w16cex:durableId="24A2BE7E" w16cex:dateUtc="2021-07-21T20:40:00Z"/>
  <w16cex:commentExtensible w16cex:durableId="24A2BEB5" w16cex:dateUtc="2021-07-21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B99683" w16cid:durableId="24843A68"/>
  <w16cid:commentId w16cid:paraId="2D652C82" w16cid:durableId="24A279F3"/>
  <w16cid:commentId w16cid:paraId="4AC28289" w16cid:durableId="24A27A25"/>
  <w16cid:commentId w16cid:paraId="699AAB16" w16cid:durableId="24A27A91"/>
  <w16cid:commentId w16cid:paraId="55CE4D03" w16cid:durableId="24A27C06"/>
  <w16cid:commentId w16cid:paraId="7EC4EF51" w16cid:durableId="24A27BC4"/>
  <w16cid:commentId w16cid:paraId="199EEF6B" w16cid:durableId="24A27BE1"/>
  <w16cid:commentId w16cid:paraId="1C30FDF7" w16cid:durableId="24A27C6C"/>
  <w16cid:commentId w16cid:paraId="71CA6F51" w16cid:durableId="24A29DA6"/>
  <w16cid:commentId w16cid:paraId="0EBF35A7" w16cid:durableId="24A29DFA"/>
  <w16cid:commentId w16cid:paraId="324784E4" w16cid:durableId="24A29E52"/>
  <w16cid:commentId w16cid:paraId="57B77637" w16cid:durableId="24A29E87"/>
  <w16cid:commentId w16cid:paraId="60DDDF83" w16cid:durableId="24A2AB62"/>
  <w16cid:commentId w16cid:paraId="06B72F98" w16cid:durableId="24A2B02E"/>
  <w16cid:commentId w16cid:paraId="1B80009C" w16cid:durableId="24A2B2E4"/>
  <w16cid:commentId w16cid:paraId="5C5F82A4" w16cid:durableId="24A2B828"/>
  <w16cid:commentId w16cid:paraId="6508D96A" w16cid:durableId="24A2B3DA"/>
  <w16cid:commentId w16cid:paraId="0FE0C2DE" w16cid:durableId="24A2B530"/>
  <w16cid:commentId w16cid:paraId="08E26D69" w16cid:durableId="24A2B798"/>
  <w16cid:commentId w16cid:paraId="4C5B2800" w16cid:durableId="24A2B6D2"/>
  <w16cid:commentId w16cid:paraId="7369EE73" w16cid:durableId="24A2B7DF"/>
  <w16cid:commentId w16cid:paraId="061696B3" w16cid:durableId="24A2BA79"/>
  <w16cid:commentId w16cid:paraId="59B29A02" w16cid:durableId="24A2BBA0"/>
  <w16cid:commentId w16cid:paraId="33221BB2" w16cid:durableId="24A2BBBD"/>
  <w16cid:commentId w16cid:paraId="06D96ECA" w16cid:durableId="24A2BCA4"/>
  <w16cid:commentId w16cid:paraId="71F11A6F" w16cid:durableId="24A2BD65"/>
  <w16cid:commentId w16cid:paraId="52D80CDE" w16cid:durableId="24A2BE7E"/>
  <w16cid:commentId w16cid:paraId="4B8BC2A5" w16cid:durableId="24A2BEB5"/>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04F7" w14:textId="77777777" w:rsidR="009F236E" w:rsidRDefault="009F236E" w:rsidP="001B44B1">
      <w:r>
        <w:separator/>
      </w:r>
    </w:p>
  </w:endnote>
  <w:endnote w:type="continuationSeparator" w:id="0">
    <w:p w14:paraId="13E0357F" w14:textId="77777777" w:rsidR="009F236E" w:rsidRDefault="009F236E"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6DB1C" w14:textId="77777777" w:rsidR="009F236E" w:rsidRDefault="009F236E" w:rsidP="001B44B1">
      <w:r>
        <w:separator/>
      </w:r>
    </w:p>
  </w:footnote>
  <w:footnote w:type="continuationSeparator" w:id="0">
    <w:p w14:paraId="70BA6313" w14:textId="77777777" w:rsidR="009F236E" w:rsidRDefault="009F236E"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rson w15:author="Peter A Wilfahrt">
    <w15:presenceInfo w15:providerId="AD" w15:userId="S::wilf0020@umn.edu::91db5563-2fe0-41eb-90b0-83cda765da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7174C"/>
    <w:rsid w:val="00077C60"/>
    <w:rsid w:val="0008438C"/>
    <w:rsid w:val="00096AFD"/>
    <w:rsid w:val="000B15CA"/>
    <w:rsid w:val="000C26ED"/>
    <w:rsid w:val="000C4651"/>
    <w:rsid w:val="000C583D"/>
    <w:rsid w:val="000D0F58"/>
    <w:rsid w:val="000D3DDB"/>
    <w:rsid w:val="000E40F2"/>
    <w:rsid w:val="000F0BE3"/>
    <w:rsid w:val="00102B2A"/>
    <w:rsid w:val="001042EA"/>
    <w:rsid w:val="00105704"/>
    <w:rsid w:val="00111025"/>
    <w:rsid w:val="00111AFB"/>
    <w:rsid w:val="0012381D"/>
    <w:rsid w:val="0013288D"/>
    <w:rsid w:val="00135FBB"/>
    <w:rsid w:val="00143637"/>
    <w:rsid w:val="0014366E"/>
    <w:rsid w:val="00150B42"/>
    <w:rsid w:val="00152D8D"/>
    <w:rsid w:val="00165EAE"/>
    <w:rsid w:val="00175A1E"/>
    <w:rsid w:val="0019122A"/>
    <w:rsid w:val="001A1A51"/>
    <w:rsid w:val="001A2607"/>
    <w:rsid w:val="001B0EE0"/>
    <w:rsid w:val="001B44B1"/>
    <w:rsid w:val="001B6B10"/>
    <w:rsid w:val="001C5C13"/>
    <w:rsid w:val="001D0C18"/>
    <w:rsid w:val="001D0DC9"/>
    <w:rsid w:val="001D2A99"/>
    <w:rsid w:val="001D5E19"/>
    <w:rsid w:val="001E6174"/>
    <w:rsid w:val="001F281E"/>
    <w:rsid w:val="001F3BE9"/>
    <w:rsid w:val="001F50DA"/>
    <w:rsid w:val="001F7DFE"/>
    <w:rsid w:val="002019BC"/>
    <w:rsid w:val="002106E3"/>
    <w:rsid w:val="002269FF"/>
    <w:rsid w:val="00226FA7"/>
    <w:rsid w:val="0023259A"/>
    <w:rsid w:val="002327DA"/>
    <w:rsid w:val="00237CD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300607"/>
    <w:rsid w:val="003428DC"/>
    <w:rsid w:val="00342D03"/>
    <w:rsid w:val="00346CD5"/>
    <w:rsid w:val="00354D81"/>
    <w:rsid w:val="00356386"/>
    <w:rsid w:val="00361685"/>
    <w:rsid w:val="00361AA0"/>
    <w:rsid w:val="003640DC"/>
    <w:rsid w:val="003704D1"/>
    <w:rsid w:val="00381A62"/>
    <w:rsid w:val="00383758"/>
    <w:rsid w:val="003A1D1C"/>
    <w:rsid w:val="003A1E67"/>
    <w:rsid w:val="003A2059"/>
    <w:rsid w:val="003A6444"/>
    <w:rsid w:val="003A755A"/>
    <w:rsid w:val="003B0716"/>
    <w:rsid w:val="003B11E5"/>
    <w:rsid w:val="003B4314"/>
    <w:rsid w:val="003C476D"/>
    <w:rsid w:val="003D09AF"/>
    <w:rsid w:val="003D1A31"/>
    <w:rsid w:val="003E3A22"/>
    <w:rsid w:val="003E3DED"/>
    <w:rsid w:val="003F3A2E"/>
    <w:rsid w:val="003F70DB"/>
    <w:rsid w:val="00403672"/>
    <w:rsid w:val="00406371"/>
    <w:rsid w:val="00413299"/>
    <w:rsid w:val="004167AF"/>
    <w:rsid w:val="004460F8"/>
    <w:rsid w:val="0045053D"/>
    <w:rsid w:val="004554C8"/>
    <w:rsid w:val="00464810"/>
    <w:rsid w:val="004661AC"/>
    <w:rsid w:val="00471979"/>
    <w:rsid w:val="00472FC8"/>
    <w:rsid w:val="00482CAA"/>
    <w:rsid w:val="004921F3"/>
    <w:rsid w:val="00492B6E"/>
    <w:rsid w:val="00493741"/>
    <w:rsid w:val="0049730B"/>
    <w:rsid w:val="004A62EF"/>
    <w:rsid w:val="004B1332"/>
    <w:rsid w:val="004B6018"/>
    <w:rsid w:val="004C345D"/>
    <w:rsid w:val="004C3644"/>
    <w:rsid w:val="004C5B4A"/>
    <w:rsid w:val="004D1F45"/>
    <w:rsid w:val="004D217C"/>
    <w:rsid w:val="004E0353"/>
    <w:rsid w:val="004E1503"/>
    <w:rsid w:val="004E69E5"/>
    <w:rsid w:val="004E72F0"/>
    <w:rsid w:val="004F2CA3"/>
    <w:rsid w:val="005024F9"/>
    <w:rsid w:val="00504217"/>
    <w:rsid w:val="00505CE2"/>
    <w:rsid w:val="005223F0"/>
    <w:rsid w:val="00522C0C"/>
    <w:rsid w:val="00533C21"/>
    <w:rsid w:val="00536B03"/>
    <w:rsid w:val="0053714C"/>
    <w:rsid w:val="00542D4D"/>
    <w:rsid w:val="00562A58"/>
    <w:rsid w:val="005631B4"/>
    <w:rsid w:val="00563552"/>
    <w:rsid w:val="00567E4F"/>
    <w:rsid w:val="005910A0"/>
    <w:rsid w:val="0059163C"/>
    <w:rsid w:val="005948A0"/>
    <w:rsid w:val="005A0FAA"/>
    <w:rsid w:val="005A5C5B"/>
    <w:rsid w:val="005A731B"/>
    <w:rsid w:val="005B6195"/>
    <w:rsid w:val="005C1F8E"/>
    <w:rsid w:val="005D276D"/>
    <w:rsid w:val="005D42F3"/>
    <w:rsid w:val="005F0AFC"/>
    <w:rsid w:val="00601147"/>
    <w:rsid w:val="00604C4C"/>
    <w:rsid w:val="00622DF9"/>
    <w:rsid w:val="0063040B"/>
    <w:rsid w:val="00640580"/>
    <w:rsid w:val="00640D61"/>
    <w:rsid w:val="00656DF5"/>
    <w:rsid w:val="006618FD"/>
    <w:rsid w:val="006664CE"/>
    <w:rsid w:val="00672CC1"/>
    <w:rsid w:val="006A1708"/>
    <w:rsid w:val="006A278F"/>
    <w:rsid w:val="006A3045"/>
    <w:rsid w:val="006D7E9A"/>
    <w:rsid w:val="006E17D6"/>
    <w:rsid w:val="0070307F"/>
    <w:rsid w:val="00712244"/>
    <w:rsid w:val="00716334"/>
    <w:rsid w:val="00724D3E"/>
    <w:rsid w:val="00745361"/>
    <w:rsid w:val="0075092F"/>
    <w:rsid w:val="00750DAC"/>
    <w:rsid w:val="00751753"/>
    <w:rsid w:val="00753733"/>
    <w:rsid w:val="00754C0C"/>
    <w:rsid w:val="00762C16"/>
    <w:rsid w:val="007648C5"/>
    <w:rsid w:val="00771C52"/>
    <w:rsid w:val="00772303"/>
    <w:rsid w:val="0078503B"/>
    <w:rsid w:val="00790AB6"/>
    <w:rsid w:val="00796C11"/>
    <w:rsid w:val="007A06B9"/>
    <w:rsid w:val="007A1692"/>
    <w:rsid w:val="007A6CA7"/>
    <w:rsid w:val="007B0E7E"/>
    <w:rsid w:val="007B4434"/>
    <w:rsid w:val="007B4DDA"/>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71D2"/>
    <w:rsid w:val="00840038"/>
    <w:rsid w:val="008531D1"/>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E3C9D"/>
    <w:rsid w:val="008E7B36"/>
    <w:rsid w:val="008F481E"/>
    <w:rsid w:val="008F486F"/>
    <w:rsid w:val="00921E26"/>
    <w:rsid w:val="0092235C"/>
    <w:rsid w:val="00930A47"/>
    <w:rsid w:val="0093447B"/>
    <w:rsid w:val="00934597"/>
    <w:rsid w:val="00934623"/>
    <w:rsid w:val="009347FA"/>
    <w:rsid w:val="009361C5"/>
    <w:rsid w:val="00936697"/>
    <w:rsid w:val="00951F0E"/>
    <w:rsid w:val="00961478"/>
    <w:rsid w:val="00967D5A"/>
    <w:rsid w:val="00971CEF"/>
    <w:rsid w:val="009734F0"/>
    <w:rsid w:val="00992D65"/>
    <w:rsid w:val="009A5B56"/>
    <w:rsid w:val="009B768F"/>
    <w:rsid w:val="009B7AC8"/>
    <w:rsid w:val="009C694B"/>
    <w:rsid w:val="009D2AEB"/>
    <w:rsid w:val="009D3535"/>
    <w:rsid w:val="009F1CFE"/>
    <w:rsid w:val="009F236E"/>
    <w:rsid w:val="009F343C"/>
    <w:rsid w:val="00A0048F"/>
    <w:rsid w:val="00A06CDF"/>
    <w:rsid w:val="00A07568"/>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D42"/>
    <w:rsid w:val="00AC3CF2"/>
    <w:rsid w:val="00AC49CC"/>
    <w:rsid w:val="00AD69EA"/>
    <w:rsid w:val="00AE040E"/>
    <w:rsid w:val="00AE0C5E"/>
    <w:rsid w:val="00AE1760"/>
    <w:rsid w:val="00AF12A2"/>
    <w:rsid w:val="00B024FB"/>
    <w:rsid w:val="00B05AC4"/>
    <w:rsid w:val="00B16B03"/>
    <w:rsid w:val="00B20AE0"/>
    <w:rsid w:val="00B22FE1"/>
    <w:rsid w:val="00B25CDC"/>
    <w:rsid w:val="00B262CF"/>
    <w:rsid w:val="00B40B96"/>
    <w:rsid w:val="00B42B31"/>
    <w:rsid w:val="00B47C59"/>
    <w:rsid w:val="00B76E6C"/>
    <w:rsid w:val="00BA58FF"/>
    <w:rsid w:val="00BB2DE6"/>
    <w:rsid w:val="00BB64EC"/>
    <w:rsid w:val="00BB749D"/>
    <w:rsid w:val="00BC7659"/>
    <w:rsid w:val="00BD3DF0"/>
    <w:rsid w:val="00BD6E25"/>
    <w:rsid w:val="00BD7C1B"/>
    <w:rsid w:val="00BE61C3"/>
    <w:rsid w:val="00BE7786"/>
    <w:rsid w:val="00BF1133"/>
    <w:rsid w:val="00BF387F"/>
    <w:rsid w:val="00BF4DED"/>
    <w:rsid w:val="00C22725"/>
    <w:rsid w:val="00C41EA2"/>
    <w:rsid w:val="00C64CEB"/>
    <w:rsid w:val="00C71459"/>
    <w:rsid w:val="00C71FEE"/>
    <w:rsid w:val="00C93A3A"/>
    <w:rsid w:val="00CA02E8"/>
    <w:rsid w:val="00CA27A5"/>
    <w:rsid w:val="00CA64B3"/>
    <w:rsid w:val="00CA6CFC"/>
    <w:rsid w:val="00CB5801"/>
    <w:rsid w:val="00CB7CF7"/>
    <w:rsid w:val="00CC076E"/>
    <w:rsid w:val="00CC0CAA"/>
    <w:rsid w:val="00CC3A73"/>
    <w:rsid w:val="00CD0265"/>
    <w:rsid w:val="00CD0AB6"/>
    <w:rsid w:val="00CD6729"/>
    <w:rsid w:val="00CE37E7"/>
    <w:rsid w:val="00CE3D9E"/>
    <w:rsid w:val="00CF0686"/>
    <w:rsid w:val="00D06FFF"/>
    <w:rsid w:val="00D10DE1"/>
    <w:rsid w:val="00D16F1C"/>
    <w:rsid w:val="00D332E5"/>
    <w:rsid w:val="00D47B46"/>
    <w:rsid w:val="00D60C62"/>
    <w:rsid w:val="00D61309"/>
    <w:rsid w:val="00D65202"/>
    <w:rsid w:val="00D7113F"/>
    <w:rsid w:val="00D860B0"/>
    <w:rsid w:val="00D901A3"/>
    <w:rsid w:val="00DA1940"/>
    <w:rsid w:val="00DA24C9"/>
    <w:rsid w:val="00DA3E12"/>
    <w:rsid w:val="00DB48ED"/>
    <w:rsid w:val="00DB5402"/>
    <w:rsid w:val="00DC5A2D"/>
    <w:rsid w:val="00DC7E5B"/>
    <w:rsid w:val="00DD3527"/>
    <w:rsid w:val="00DD7DE1"/>
    <w:rsid w:val="00E009DE"/>
    <w:rsid w:val="00E019F3"/>
    <w:rsid w:val="00E05F61"/>
    <w:rsid w:val="00E213DA"/>
    <w:rsid w:val="00E2660B"/>
    <w:rsid w:val="00E26DE7"/>
    <w:rsid w:val="00E26FD9"/>
    <w:rsid w:val="00E3357A"/>
    <w:rsid w:val="00E339EE"/>
    <w:rsid w:val="00E4356B"/>
    <w:rsid w:val="00E438A9"/>
    <w:rsid w:val="00E509F6"/>
    <w:rsid w:val="00E52179"/>
    <w:rsid w:val="00E55919"/>
    <w:rsid w:val="00E67E69"/>
    <w:rsid w:val="00E7312B"/>
    <w:rsid w:val="00E752D7"/>
    <w:rsid w:val="00E77008"/>
    <w:rsid w:val="00E82934"/>
    <w:rsid w:val="00E8456C"/>
    <w:rsid w:val="00E90291"/>
    <w:rsid w:val="00E95E33"/>
    <w:rsid w:val="00E95F37"/>
    <w:rsid w:val="00EA41B4"/>
    <w:rsid w:val="00EB1FEE"/>
    <w:rsid w:val="00EB379B"/>
    <w:rsid w:val="00EB6190"/>
    <w:rsid w:val="00EC7E77"/>
    <w:rsid w:val="00EE6CB1"/>
    <w:rsid w:val="00EF2641"/>
    <w:rsid w:val="00EF31EA"/>
    <w:rsid w:val="00EF4F1D"/>
    <w:rsid w:val="00EF60BF"/>
    <w:rsid w:val="00F01F6F"/>
    <w:rsid w:val="00F178AB"/>
    <w:rsid w:val="00F17CC7"/>
    <w:rsid w:val="00F30405"/>
    <w:rsid w:val="00F36E49"/>
    <w:rsid w:val="00F476C2"/>
    <w:rsid w:val="00F86558"/>
    <w:rsid w:val="00F9151E"/>
    <w:rsid w:val="00FB2742"/>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65840</Words>
  <Characters>375293</Characters>
  <Application>Microsoft Office Word</Application>
  <DocSecurity>0</DocSecurity>
  <Lines>3127</Lines>
  <Paragraphs>880</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Peter A Wilfahrt</cp:lastModifiedBy>
  <cp:revision>2</cp:revision>
  <dcterms:created xsi:type="dcterms:W3CDTF">2021-07-21T20:52:00Z</dcterms:created>
  <dcterms:modified xsi:type="dcterms:W3CDTF">2021-07-21T20:52:00Z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