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292A900C"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commentRangeStart w:id="0"/>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r w:rsidRPr="00771C52">
        <w:rPr>
          <w:rFonts w:eastAsia="Times New Roman"/>
          <w:color w:val="000000"/>
        </w:rPr>
        <w:t xml:space="preserve"> …, </w:t>
      </w:r>
      <w:commentRangeEnd w:id="0"/>
      <w:r w:rsidR="003D09AF">
        <w:rPr>
          <w:rStyle w:val="CommentReference"/>
        </w:rPr>
        <w:commentReference w:id="0"/>
      </w:r>
      <w:r w:rsidRPr="00771C52">
        <w:rPr>
          <w:rFonts w:eastAsia="Times New Roman"/>
          <w:color w:val="000000"/>
        </w:rPr>
        <w:t>Nutrient Network</w:t>
      </w:r>
      <w:r w:rsidR="008E7B36">
        <w:rPr>
          <w:rFonts w:eastAsia="Times New Roman"/>
          <w:color w:val="000000"/>
          <w:vertAlign w:val="superscript"/>
        </w:rPr>
        <w:t>x</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2</w:t>
      </w:r>
      <w:r w:rsidRPr="00771C52">
        <w:rPr>
          <w:rFonts w:eastAsia="Times New Roman"/>
          <w:color w:val="000000"/>
        </w:rPr>
        <w:t>Northeastern State University</w:t>
      </w:r>
    </w:p>
    <w:p w14:paraId="75F34000" w14:textId="3DF8283C" w:rsidR="00361685" w:rsidRPr="00771C52" w:rsidRDefault="008E7B36" w:rsidP="00B05AC4">
      <w:pPr>
        <w:spacing w:line="480" w:lineRule="auto"/>
        <w:contextualSpacing/>
        <w:rPr>
          <w:rFonts w:eastAsia="Times New Roman"/>
        </w:rPr>
      </w:pPr>
      <w:r>
        <w:rPr>
          <w:rFonts w:eastAsia="Times New Roman"/>
          <w:color w:val="000000"/>
          <w:vertAlign w:val="superscript"/>
        </w:rPr>
        <w:t>x</w:t>
      </w:r>
      <w:r w:rsidR="00361685" w:rsidRPr="00771C52">
        <w:rPr>
          <w:rFonts w:eastAsia="Times New Roman"/>
          <w:color w:val="000000"/>
        </w:rPr>
        <w:t>University of Minnesota</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6DC0B6B2" w:rsidR="00361685" w:rsidRDefault="00361685" w:rsidP="00B05AC4">
      <w:pPr>
        <w:spacing w:line="480" w:lineRule="auto"/>
        <w:contextualSpacing/>
        <w:rPr>
          <w:ins w:id="1" w:author="Sally Power" w:date="2021-07-09T12:31:00Z"/>
          <w:rFonts w:eastAsia="Times New Roman"/>
          <w:color w:val="000000"/>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now beginning to include explicit nitrogen cycles and this has been shown to 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7A6CA7" w:rsidRPr="00771C52">
        <w:rPr>
          <w:rFonts w:eastAsia="Times New Roman"/>
          <w:color w:val="000000"/>
        </w:rPr>
        <w:t>that there is a</w:t>
      </w:r>
      <w:r w:rsidRPr="00771C52">
        <w:rPr>
          <w:rFonts w:eastAsia="Times New Roman"/>
          <w:color w:val="000000"/>
        </w:rPr>
        <w:t xml:space="preserve"> positive correlations between soil nitrogen, leaf nitrogen per leaf area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areas with more soil nitrogen. While these relationships have some empirical support, other studies have shown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are primarily determined by climate and that soil nitrogen availability, instead, leads to increased </w:t>
      </w:r>
      <w:r w:rsidR="008C53AA">
        <w:rPr>
          <w:rFonts w:eastAsia="Times New Roman"/>
          <w:color w:val="000000"/>
        </w:rPr>
        <w:t>structural</w:t>
      </w:r>
      <w:r w:rsidRPr="00771C52">
        <w:rPr>
          <w:rFonts w:eastAsia="Times New Roman"/>
          <w:color w:val="000000"/>
        </w:rPr>
        <w:t xml:space="preserve"> development and/or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 distributed experimental nitrogen addition network</w:t>
      </w:r>
      <w:r w:rsidR="007D52B6">
        <w:rPr>
          <w:rFonts w:eastAsia="Times New Roman"/>
          <w:color w:val="000000"/>
        </w:rPr>
        <w:t xml:space="preserve"> in grasslands</w:t>
      </w:r>
      <w:r w:rsidRPr="00771C52">
        <w:rPr>
          <w:rFonts w:eastAsia="Times New Roman"/>
          <w:color w:val="000000"/>
        </w:rPr>
        <w:t xml:space="preserve"> (Nutrient Network). We show that, across the network, soil nitrogen addition increases both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aboveground plant biomass. However, we find that</w:t>
      </w:r>
      <w:r w:rsidR="008C53AA">
        <w:rPr>
          <w:rFonts w:eastAsia="Times New Roman"/>
          <w:color w:val="000000"/>
        </w:rPr>
        <w:t xml:space="preserve"> leaf traits and climate are better predictors of </w:t>
      </w:r>
      <w:r w:rsidR="008C53AA">
        <w:rPr>
          <w:rFonts w:eastAsia="Times New Roman"/>
          <w:i/>
          <w:color w:val="000000"/>
        </w:rPr>
        <w:t>N</w:t>
      </w:r>
      <w:r w:rsidR="008C53AA">
        <w:rPr>
          <w:rFonts w:eastAsia="Times New Roman"/>
          <w:color w:val="000000"/>
          <w:vertAlign w:val="subscript"/>
        </w:rPr>
        <w:t>area</w:t>
      </w:r>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commentRangeStart w:id="2"/>
      <w:r w:rsidRPr="00771C52">
        <w:rPr>
          <w:rFonts w:eastAsia="Times New Roman"/>
          <w:color w:val="000000"/>
        </w:rPr>
        <w:t xml:space="preserve">Additionally, we find that the positive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response to soil nitrogen</w:t>
      </w:r>
      <w:r w:rsidR="00D06FFF">
        <w:rPr>
          <w:rFonts w:eastAsia="Times New Roman"/>
          <w:color w:val="000000"/>
        </w:rPr>
        <w:t xml:space="preserve"> is strongest when plants increase allocation to leaf mass per area, but not aboveground biomass</w:t>
      </w:r>
      <w:r w:rsidRPr="00771C52">
        <w:rPr>
          <w:rFonts w:eastAsia="Times New Roman"/>
          <w:color w:val="000000"/>
        </w:rPr>
        <w:t xml:space="preserve"> </w:t>
      </w:r>
      <w:r w:rsidR="00D06FFF">
        <w:rPr>
          <w:rFonts w:eastAsia="Times New Roman"/>
          <w:color w:val="000000"/>
        </w:rPr>
        <w:t>in response to soil nitrogen addition</w:t>
      </w:r>
      <w:commentRangeEnd w:id="2"/>
      <w:r w:rsidR="0089589C">
        <w:rPr>
          <w:rStyle w:val="CommentReference"/>
        </w:rPr>
        <w:commentReference w:id="2"/>
      </w:r>
      <w:r w:rsidRPr="00771C52">
        <w:rPr>
          <w:rFonts w:eastAsia="Times New Roman"/>
          <w:color w:val="000000"/>
        </w:rPr>
        <w:t xml:space="preserve">. </w:t>
      </w:r>
      <w:commentRangeStart w:id="3"/>
      <w:r w:rsidRPr="00771C52">
        <w:rPr>
          <w:rFonts w:eastAsia="Times New Roman"/>
          <w:color w:val="000000"/>
        </w:rPr>
        <w:t xml:space="preserve">These results reconcile discrepancies between past studies and shows that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the product of both soil nitrogen availability as well as plant nitrogen demand</w:t>
      </w:r>
      <w:r w:rsidR="008C53AA">
        <w:rPr>
          <w:rFonts w:eastAsia="Times New Roman"/>
          <w:color w:val="000000"/>
        </w:rPr>
        <w:t xml:space="preserve"> to build biomass</w:t>
      </w:r>
      <w:commentRangeEnd w:id="3"/>
      <w:r w:rsidR="00CE714A">
        <w:rPr>
          <w:rStyle w:val="CommentReference"/>
        </w:rPr>
        <w:commentReference w:id="3"/>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primarily the </w:t>
      </w:r>
      <w:commentRangeStart w:id="4"/>
      <w:r w:rsidRPr="00771C52">
        <w:rPr>
          <w:rFonts w:eastAsia="Times New Roman"/>
          <w:color w:val="000000"/>
        </w:rPr>
        <w:t xml:space="preserve">product of climate </w:t>
      </w:r>
      <w:commentRangeEnd w:id="4"/>
      <w:r w:rsidR="00CE714A">
        <w:rPr>
          <w:rStyle w:val="CommentReference"/>
        </w:rPr>
        <w:commentReference w:id="4"/>
      </w:r>
      <w:r w:rsidRPr="00771C52">
        <w:rPr>
          <w:rFonts w:eastAsia="Times New Roman"/>
          <w:color w:val="000000"/>
        </w:rPr>
        <w:t xml:space="preserve">and leaf structure. Whereas, a positive relationship between soil and leaf nitrogen is observed when added nitrogen is not used for growth. These dynamics will be important to include in the next generation of </w:t>
      </w:r>
      <w:commentRangeStart w:id="5"/>
      <w:r w:rsidRPr="00771C52">
        <w:rPr>
          <w:rFonts w:eastAsia="Times New Roman"/>
          <w:color w:val="000000"/>
        </w:rPr>
        <w:t>ESMs</w:t>
      </w:r>
      <w:commentRangeEnd w:id="5"/>
      <w:r w:rsidR="00127FBB">
        <w:rPr>
          <w:rStyle w:val="CommentReference"/>
        </w:rPr>
        <w:commentReference w:id="5"/>
      </w:r>
      <w:r w:rsidRPr="00771C52">
        <w:rPr>
          <w:rFonts w:eastAsia="Times New Roman"/>
          <w:color w:val="000000"/>
        </w:rPr>
        <w:t>.</w:t>
      </w:r>
    </w:p>
    <w:p w14:paraId="152DB883" w14:textId="77777777" w:rsidR="00127FBB" w:rsidRPr="00771C52" w:rsidRDefault="00127FBB" w:rsidP="00B05AC4">
      <w:pPr>
        <w:spacing w:line="480" w:lineRule="auto"/>
        <w:contextualSpacing/>
        <w:rPr>
          <w:rFonts w:eastAsia="Times New Roman"/>
        </w:rPr>
      </w:pP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lastRenderedPageBreak/>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0AACFA8A"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2C4D82A0" w:rsidR="00361685" w:rsidRPr="00771C52" w:rsidRDefault="00361685" w:rsidP="00B05AC4">
      <w:pPr>
        <w:spacing w:line="480" w:lineRule="auto"/>
        <w:contextualSpacing/>
        <w:rPr>
          <w:rFonts w:eastAsia="Times New Roman"/>
        </w:rPr>
      </w:pPr>
      <w:r w:rsidRPr="00771C52">
        <w:rPr>
          <w:rFonts w:eastAsia="Times New Roman"/>
          <w:color w:val="000000"/>
        </w:rPr>
        <w:tab/>
        <w:t>ESMs typically assume a positive relationship between soil nitrogen availability, leaf nitrogen on an area basis (</w:t>
      </w:r>
      <w:r w:rsidRPr="00771C52">
        <w:rPr>
          <w:rFonts w:eastAsia="Times New Roman"/>
          <w:i/>
          <w:iCs/>
          <w:color w:val="000000"/>
        </w:rPr>
        <w:t>N</w:t>
      </w:r>
      <w:r w:rsidRPr="00771C52">
        <w:rPr>
          <w:rFonts w:eastAsia="Times New Roman"/>
          <w:color w:val="000000"/>
          <w:vertAlign w:val="subscript"/>
        </w:rPr>
        <w:t>area</w:t>
      </w:r>
      <w:r w:rsidR="00DC5A2D">
        <w:rPr>
          <w:rFonts w:eastAsia="Times New Roman"/>
          <w:color w:val="000000"/>
        </w:rPr>
        <w:t>; description of key abbreviated terms can be found in Table 1</w:t>
      </w:r>
      <w:r w:rsidRPr="00771C52">
        <w:rPr>
          <w:rFonts w:eastAsia="Times New Roman"/>
          <w:color w:val="000000"/>
        </w:rPr>
        <w:t xml:space="preserve">), and photosynthetic capacity. The positive correlation between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r w:rsidRPr="001B44B1">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likely the product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which itself is 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62B596C3"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nitrogen using meta-analysis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472FC8">
        <w:rPr>
          <w:rFonts w:eastAsia="Times New Roman"/>
          <w:color w:val="000000"/>
        </w:rPr>
        <w:t xml:space="preserve"> </w:t>
      </w:r>
      <w:r w:rsidR="00472FC8">
        <w:rPr>
          <w:rFonts w:eastAsia="Times New Roman"/>
          <w:color w:val="000000"/>
        </w:rPr>
        <w:lastRenderedPageBreak/>
        <w:t xml:space="preserve">and globally distributed experiments </w:t>
      </w:r>
      <w:r w:rsidR="00472FC8">
        <w:rPr>
          <w:rFonts w:eastAsia="Times New Roman"/>
          <w:color w:val="000000"/>
        </w:rPr>
        <w:fldChar w:fldCharType="begin" w:fldLock="1"/>
      </w:r>
      <w:r w:rsidR="00E2660B">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the fact that leaf photosynthesis is limited by nitrogen available to build nitrogen-rich proteins such as Ribulose-1,5-bisphosphate (Rubisco) that are involved in carboxylation. This 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 carboxylation-limited and are instead set up to maximize the utilization of available light in a given environment</w:t>
      </w:r>
      <w:r w:rsidR="00493741" w:rsidRPr="001B44B1">
        <w:rPr>
          <w:rFonts w:eastAsia="Times New Roman"/>
          <w:color w:val="000000"/>
        </w:rPr>
        <w:t xml:space="preserve"> </w:t>
      </w:r>
      <w:r w:rsidR="00493741" w:rsidRPr="008531D1">
        <w:rPr>
          <w:rFonts w:eastAsia="Times New Roman"/>
          <w:color w:val="000000"/>
        </w:rPr>
        <w:fldChar w:fldCharType="begin" w:fldLock="1"/>
      </w:r>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r w:rsidR="00493741" w:rsidRPr="008531D1">
        <w:rPr>
          <w:rFonts w:eastAsia="Times New Roman"/>
          <w:color w:val="000000"/>
        </w:rPr>
        <w:fldChar w:fldCharType="end"/>
      </w:r>
      <w:r w:rsidRPr="008531D1">
        <w:rPr>
          <w:rFonts w:eastAsia="Times New Roman"/>
          <w:color w:val="000000"/>
        </w:rPr>
        <w:t xml:space="preserve">. </w:t>
      </w:r>
      <w:commentRangeStart w:id="6"/>
      <w:r w:rsidRPr="008531D1">
        <w:rPr>
          <w:rFonts w:eastAsia="Times New Roman"/>
          <w:color w:val="000000"/>
        </w:rPr>
        <w:t>So, an increase in leaf nitrogen to build Rubisco under nitrogen addition would</w:t>
      </w:r>
      <w:r w:rsidRPr="001B44B1">
        <w:rPr>
          <w:rFonts w:eastAsia="Times New Roman"/>
          <w:color w:val="000000"/>
        </w:rPr>
        <w:t xml:space="preserve"> be a wasteful process in the sense that the extra Rubsico would not increase photosynthesis unless it was accompanied by a similar increase in light energy. </w:t>
      </w:r>
      <w:commentRangeEnd w:id="6"/>
      <w:r w:rsidR="005967D7">
        <w:rPr>
          <w:rStyle w:val="CommentReference"/>
        </w:rPr>
        <w:commentReference w:id="6"/>
      </w:r>
      <w:r w:rsidRPr="001B44B1">
        <w:rPr>
          <w:rFonts w:eastAsia="Times New Roman"/>
          <w:color w:val="000000"/>
        </w:rPr>
        <w:t>Nonetheless, a plant may choose to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67F36FDD"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climate-driven</w:t>
      </w:r>
      <w:r w:rsidRPr="00771C52">
        <w:rPr>
          <w:rFonts w:eastAsia="Times New Roman"/>
          <w:color w:val="000000"/>
        </w:rPr>
        <w:t xml:space="preserve"> nitrogen demand for predicting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Both ecophysiological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 xml:space="preserve">et </w:t>
      </w:r>
      <w:r w:rsidR="009A5B56" w:rsidRPr="009A5B56">
        <w:rPr>
          <w:rFonts w:eastAsia="Times New Roman"/>
          <w:i/>
          <w:noProof/>
          <w:color w:val="000000"/>
        </w:rPr>
        <w:lastRenderedPageBreak/>
        <w:t>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this climate-driven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17EFB183"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r w:rsidRPr="001B44B1">
        <w:rPr>
          <w:rFonts w:eastAsia="Times New Roman"/>
          <w:i/>
          <w:iCs/>
          <w:color w:val="000000"/>
        </w:rPr>
        <w:t>N</w:t>
      </w:r>
      <w:r w:rsidRPr="001B44B1">
        <w:rPr>
          <w:rFonts w:eastAsia="Times New Roman"/>
          <w:color w:val="000000"/>
          <w:vertAlign w:val="subscript"/>
        </w:rPr>
        <w:t>area</w:t>
      </w:r>
      <w:r w:rsidRPr="00771C52">
        <w:rPr>
          <w:rFonts w:eastAsia="Times New Roman"/>
          <w:color w:val="000000"/>
        </w:rPr>
        <w:t>. This theory suggests that</w:t>
      </w:r>
      <w:r w:rsidR="00771C52">
        <w:rPr>
          <w:rFonts w:eastAsia="Times New Roman"/>
          <w:color w:val="000000"/>
        </w:rPr>
        <w:t xml:space="preserve"> the response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is dependent on the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area</w:t>
      </w:r>
      <w:r w:rsidR="00771C52">
        <w:rPr>
          <w:rFonts w:eastAsia="Times New Roman"/>
          <w:color w:val="000000"/>
        </w:rPr>
        <w:t xml:space="preserve"> relationship</w:t>
      </w:r>
      <w:r w:rsidRPr="00771C52">
        <w:rPr>
          <w:rFonts w:eastAsia="Times New Roman"/>
          <w:color w:val="000000"/>
        </w:rPr>
        <w:t>.</w:t>
      </w:r>
    </w:p>
    <w:p w14:paraId="04461849" w14:textId="5C6133EB" w:rsidR="004921F3" w:rsidRDefault="00361685" w:rsidP="00B05AC4">
      <w:pPr>
        <w:spacing w:line="480" w:lineRule="auto"/>
        <w:contextualSpacing/>
        <w:rPr>
          <w:rFonts w:eastAsia="Times New Roman"/>
          <w:color w:val="000000"/>
        </w:rPr>
      </w:pPr>
      <w:r w:rsidRPr="00771C52">
        <w:rPr>
          <w:rFonts w:eastAsia="Times New Roman"/>
          <w:color w:val="000000"/>
        </w:rPr>
        <w:tab/>
        <w:t xml:space="preserve">Here, we use leaf and biomass data from a globally distributed grassland nutrient addition experiment, Nutrient Network (NutNet; Lind 2016), alongside </w:t>
      </w:r>
      <w:r w:rsidR="00E2660B">
        <w:rPr>
          <w:rFonts w:eastAsia="Times New Roman"/>
          <w:color w:val="000000"/>
        </w:rPr>
        <w:t>eco-evolutionary optimality</w:t>
      </w:r>
      <w:r w:rsidR="00E2660B" w:rsidRPr="00771C52">
        <w:rPr>
          <w:rFonts w:eastAsia="Times New Roman"/>
          <w:color w:val="000000"/>
        </w:rPr>
        <w:t xml:space="preserve"> </w:t>
      </w:r>
      <w:r w:rsidRPr="00771C52">
        <w:rPr>
          <w:rFonts w:eastAsia="Times New Roman"/>
          <w:color w:val="000000"/>
        </w:rPr>
        <w:t xml:space="preserve">theory </w:t>
      </w:r>
      <w:r w:rsidR="005A0FAA">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5A0FAA">
        <w:rPr>
          <w:rFonts w:eastAsia="Times New Roman"/>
          <w:color w:val="000000"/>
        </w:rPr>
        <w:fldChar w:fldCharType="separate"/>
      </w:r>
      <w:r w:rsidR="005A0FAA" w:rsidRPr="00E2660B">
        <w:rPr>
          <w:rFonts w:eastAsia="Times New Roman"/>
          <w:noProof/>
          <w:color w:val="000000"/>
        </w:rPr>
        <w:t xml:space="preserve">(Franklin </w:t>
      </w:r>
      <w:r w:rsidR="005A0FAA" w:rsidRPr="00E2660B">
        <w:rPr>
          <w:rFonts w:eastAsia="Times New Roman"/>
          <w:i/>
          <w:noProof/>
          <w:color w:val="000000"/>
        </w:rPr>
        <w:t>et al.</w:t>
      </w:r>
      <w:r w:rsidR="005A0FAA" w:rsidRPr="00E2660B">
        <w:rPr>
          <w:rFonts w:eastAsia="Times New Roman"/>
          <w:noProof/>
          <w:color w:val="000000"/>
        </w:rPr>
        <w:t xml:space="preserve">, 2020; Harrison </w:t>
      </w:r>
      <w:r w:rsidR="005A0FAA" w:rsidRPr="00E2660B">
        <w:rPr>
          <w:rFonts w:eastAsia="Times New Roman"/>
          <w:i/>
          <w:noProof/>
          <w:color w:val="000000"/>
        </w:rPr>
        <w:t>et al.</w:t>
      </w:r>
      <w:r w:rsidR="005A0FAA" w:rsidRPr="00E2660B">
        <w:rPr>
          <w:rFonts w:eastAsia="Times New Roman"/>
          <w:noProof/>
          <w:color w:val="000000"/>
        </w:rPr>
        <w:t>, 2021)</w:t>
      </w:r>
      <w:r w:rsidR="005A0FAA">
        <w:rPr>
          <w:rFonts w:eastAsia="Times New Roman"/>
          <w:color w:val="000000"/>
        </w:rPr>
        <w:fldChar w:fldCharType="end"/>
      </w:r>
      <w:r w:rsidR="005A0FAA">
        <w:rPr>
          <w:rFonts w:eastAsia="Times New Roman"/>
          <w:color w:val="000000"/>
        </w:rPr>
        <w:t xml:space="preserve"> </w:t>
      </w:r>
      <w:r w:rsidRPr="00771C52">
        <w:rPr>
          <w:rFonts w:eastAsia="Times New Roman"/>
          <w:color w:val="000000"/>
        </w:rPr>
        <w:t xml:space="preserve">to better understand the response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r w:rsidR="00361685" w:rsidRPr="00971CEF">
        <w:rPr>
          <w:rFonts w:eastAsia="Times New Roman"/>
          <w:i/>
          <w:iCs/>
          <w:color w:val="000000"/>
        </w:rPr>
        <w:t>N</w:t>
      </w:r>
      <w:r w:rsidR="00361685" w:rsidRPr="00971CEF">
        <w:rPr>
          <w:rFonts w:eastAsia="Times New Roman"/>
          <w:color w:val="000000"/>
          <w:vertAlign w:val="subscript"/>
        </w:rPr>
        <w:t>area</w:t>
      </w:r>
      <w:r>
        <w:rPr>
          <w:rFonts w:eastAsia="Times New Roman"/>
          <w:color w:val="000000"/>
        </w:rPr>
        <w:t>.</w:t>
      </w:r>
      <w:r w:rsidR="00361685" w:rsidRPr="00971CEF">
        <w:rPr>
          <w:rFonts w:eastAsia="Times New Roman"/>
          <w:color w:val="000000"/>
        </w:rPr>
        <w:t xml:space="preserve"> </w:t>
      </w:r>
    </w:p>
    <w:p w14:paraId="06DF94B7" w14:textId="1A681EE6"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r>
        <w:rPr>
          <w:rFonts w:eastAsia="Times New Roman"/>
          <w:i/>
          <w:color w:val="000000"/>
        </w:rPr>
        <w:t>N</w:t>
      </w:r>
      <w:r>
        <w:rPr>
          <w:rFonts w:eastAsia="Times New Roman"/>
          <w:color w:val="000000"/>
          <w:vertAlign w:val="subscript"/>
        </w:rPr>
        <w:t xml:space="preserve">area </w:t>
      </w:r>
      <w:r>
        <w:rPr>
          <w:rFonts w:eastAsia="Times New Roman"/>
          <w:color w:val="000000"/>
        </w:rPr>
        <w:t>from theory using aboveground climate and leaf traits alone in comparison to belowground soil nitrogen availability.</w:t>
      </w:r>
    </w:p>
    <w:p w14:paraId="236ABE50" w14:textId="6FD5109C"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Quantify the impacts of soil nitrogen availability 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r>
        <w:rPr>
          <w:rFonts w:eastAsia="Times New Roman"/>
          <w:i/>
          <w:color w:val="000000"/>
        </w:rPr>
        <w:t>N</w:t>
      </w:r>
      <w:r>
        <w:rPr>
          <w:rFonts w:eastAsia="Times New Roman"/>
          <w:color w:val="000000"/>
          <w:vertAlign w:val="subscript"/>
        </w:rPr>
        <w:t>area</w:t>
      </w:r>
      <w:r>
        <w:rPr>
          <w:rFonts w:eastAsia="Times New Roman"/>
          <w:color w:val="000000"/>
        </w:rPr>
        <w:t xml:space="preserve"> under different soil nitrogen conditions. </w:t>
      </w:r>
    </w:p>
    <w:p w14:paraId="02B56D63" w14:textId="206CA4D5" w:rsidR="00361685" w:rsidRPr="00971CEF" w:rsidRDefault="00361685" w:rsidP="00971CEF">
      <w:pPr>
        <w:spacing w:line="480" w:lineRule="auto"/>
        <w:rPr>
          <w:rFonts w:eastAsia="Times New Roman"/>
          <w:color w:val="000000"/>
        </w:rPr>
      </w:pPr>
      <w:r w:rsidRPr="00971CEF">
        <w:rPr>
          <w:rFonts w:eastAsia="Times New Roman"/>
          <w:color w:val="000000"/>
        </w:rPr>
        <w:t xml:space="preserve">We hypothesized that soil nitrogen availability, leaf traits, and climate would have significant separate impacts on </w:t>
      </w:r>
      <w:r w:rsidRPr="00971CEF">
        <w:rPr>
          <w:rFonts w:eastAsia="Times New Roman"/>
          <w:i/>
          <w:iCs/>
          <w:color w:val="000000"/>
        </w:rPr>
        <w:t>N</w:t>
      </w:r>
      <w:r w:rsidRPr="00971CEF">
        <w:rPr>
          <w:rFonts w:eastAsia="Times New Roman"/>
          <w:color w:val="000000"/>
          <w:vertAlign w:val="subscript"/>
        </w:rPr>
        <w:t>area</w:t>
      </w:r>
      <w:r w:rsidRPr="00971CEF">
        <w:rPr>
          <w:rFonts w:eastAsia="Times New Roman"/>
          <w:color w:val="000000"/>
        </w:rPr>
        <w:t xml:space="preserve">, but that the effect of soil nitrogen availability would be relatively weak </w:t>
      </w:r>
      <w:r w:rsidRPr="00971CEF">
        <w:rPr>
          <w:rFonts w:eastAsia="Times New Roman"/>
          <w:color w:val="000000"/>
        </w:rPr>
        <w:lastRenderedPageBreak/>
        <w:t>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r w:rsidR="004921F3">
        <w:rPr>
          <w:rFonts w:eastAsia="Times New Roman"/>
          <w:i/>
          <w:color w:val="000000"/>
        </w:rPr>
        <w:t>N</w:t>
      </w:r>
      <w:r w:rsidR="004921F3">
        <w:rPr>
          <w:rFonts w:eastAsia="Times New Roman"/>
          <w:color w:val="000000"/>
          <w:vertAlign w:val="subscript"/>
        </w:rPr>
        <w:t>area</w:t>
      </w:r>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t>
      </w:r>
      <w:commentRangeStart w:id="7"/>
      <w:r w:rsidR="004921F3">
        <w:rPr>
          <w:rFonts w:eastAsia="Times New Roman"/>
          <w:color w:val="000000"/>
        </w:rPr>
        <w:t>We expected that soil nitrogen availability would be positively correlated with aboveground biomass on average</w:t>
      </w:r>
      <w:r w:rsidR="00A6009F">
        <w:rPr>
          <w:rFonts w:eastAsia="Times New Roman"/>
          <w:color w:val="000000"/>
        </w:rPr>
        <w:t xml:space="preserve"> </w:t>
      </w:r>
      <w:commentRangeEnd w:id="7"/>
      <w:r w:rsidR="00BD6E26">
        <w:rPr>
          <w:rStyle w:val="CommentReference"/>
        </w:rPr>
        <w:commentReference w:id="7"/>
      </w:r>
      <w:r w:rsidR="00A6009F">
        <w:rPr>
          <w:rFonts w:eastAsia="Times New Roman"/>
          <w:color w:val="000000"/>
        </w:rPr>
        <w:t>(Aim 3).</w:t>
      </w:r>
      <w:r w:rsidR="004921F3">
        <w:rPr>
          <w:rFonts w:eastAsia="Times New Roman"/>
          <w:color w:val="000000"/>
        </w:rPr>
        <w:t xml:space="preserve"> </w:t>
      </w:r>
      <w:r w:rsidR="00A6009F">
        <w:rPr>
          <w:rFonts w:eastAsia="Times New Roman"/>
          <w:color w:val="000000"/>
        </w:rPr>
        <w:t xml:space="preserve">We expected </w:t>
      </w:r>
      <w:r w:rsidR="004921F3">
        <w:rPr>
          <w:rFonts w:eastAsia="Times New Roman"/>
          <w:color w:val="000000"/>
        </w:rPr>
        <w:t xml:space="preserve">that site-level variability in this response would influence the response of </w:t>
      </w:r>
      <w:r w:rsidR="004921F3">
        <w:rPr>
          <w:rFonts w:eastAsia="Times New Roman"/>
          <w:i/>
          <w:color w:val="000000"/>
        </w:rPr>
        <w:t>N</w:t>
      </w:r>
      <w:r w:rsidR="004921F3">
        <w:rPr>
          <w:rFonts w:eastAsia="Times New Roman"/>
          <w:color w:val="000000"/>
          <w:vertAlign w:val="subscript"/>
        </w:rPr>
        <w:t xml:space="preserve">area </w:t>
      </w:r>
      <w:r w:rsidR="004921F3">
        <w:rPr>
          <w:rFonts w:eastAsia="Times New Roman"/>
          <w:color w:val="000000"/>
        </w:rPr>
        <w:t>to soil nitrogen availability. Specifically</w:t>
      </w:r>
      <w:r w:rsidRPr="00971CEF">
        <w:rPr>
          <w:rFonts w:eastAsia="Times New Roman"/>
          <w:color w:val="000000"/>
        </w:rPr>
        <w:t xml:space="preserve">, we hypothesized that the </w:t>
      </w:r>
      <w:r w:rsidRPr="00971CEF">
        <w:rPr>
          <w:rFonts w:eastAsia="Times New Roman"/>
          <w:i/>
          <w:iCs/>
          <w:color w:val="000000"/>
        </w:rPr>
        <w:t>N</w:t>
      </w:r>
      <w:r w:rsidRPr="00971CEF">
        <w:rPr>
          <w:rFonts w:eastAsia="Times New Roman"/>
          <w:color w:val="000000"/>
          <w:vertAlign w:val="subscript"/>
        </w:rPr>
        <w:t>area</w:t>
      </w:r>
      <w:r w:rsidRPr="00971CEF">
        <w:rPr>
          <w:rFonts w:eastAsia="Times New Roman"/>
          <w:color w:val="000000"/>
        </w:rPr>
        <w:t xml:space="preserve"> response to soil nitrogen availability would be </w:t>
      </w:r>
      <w:commentRangeStart w:id="8"/>
      <w:r w:rsidRPr="00971CEF">
        <w:rPr>
          <w:rFonts w:eastAsia="Times New Roman"/>
          <w:color w:val="000000"/>
        </w:rPr>
        <w:t xml:space="preserve">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commentRangeEnd w:id="8"/>
      <w:r w:rsidR="00BD6E26">
        <w:rPr>
          <w:rStyle w:val="CommentReference"/>
        </w:rPr>
        <w:commentReference w:id="8"/>
      </w:r>
      <w:r w:rsidR="00A6009F">
        <w:rPr>
          <w:rFonts w:eastAsia="Times New Roman"/>
          <w:color w:val="000000"/>
        </w:rPr>
        <w:t xml:space="preserve"> (Aim 4)</w:t>
      </w:r>
      <w:r w:rsidRPr="00971CEF">
        <w:rPr>
          <w:rFonts w:eastAsia="Times New Roman"/>
          <w:color w:val="000000"/>
        </w:rPr>
        <w:t>.</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r>
              <w:rPr>
                <w:rFonts w:eastAsia="Times New Roman"/>
                <w:i/>
                <w:color w:val="000000"/>
              </w:rPr>
              <w:t>M</w:t>
            </w:r>
            <w:r w:rsidRPr="00853A49">
              <w:rPr>
                <w:rFonts w:eastAsia="Times New Roman"/>
                <w:color w:val="000000"/>
                <w:vertAlign w:val="subscript"/>
              </w:rPr>
              <w:t>area</w:t>
            </w:r>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r w:rsidRPr="00971CEF">
              <w:rPr>
                <w:rFonts w:eastAsia="Times New Roman"/>
                <w:i/>
                <w:color w:val="000000"/>
              </w:rPr>
              <w:t>N</w:t>
            </w:r>
            <w:r w:rsidRPr="00971CEF">
              <w:rPr>
                <w:rFonts w:eastAsia="Times New Roman"/>
                <w:color w:val="000000"/>
                <w:vertAlign w:val="subscript"/>
              </w:rPr>
              <w:t>area</w:t>
            </w:r>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r w:rsidRPr="00853A49">
              <w:rPr>
                <w:rFonts w:eastAsia="Times New Roman"/>
                <w:i/>
                <w:color w:val="000000"/>
              </w:rPr>
              <w:t>N</w:t>
            </w:r>
            <w:r w:rsidRPr="00971CEF">
              <w:rPr>
                <w:rFonts w:eastAsia="Times New Roman"/>
                <w:color w:val="000000"/>
                <w:vertAlign w:val="subscript"/>
              </w:rPr>
              <w:t>mass</w:t>
            </w:r>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2EC41B7C" w:rsidR="00EC7E77" w:rsidRDefault="00EC7E77" w:rsidP="00EC7E77">
            <w:pPr>
              <w:spacing w:line="480" w:lineRule="auto"/>
              <w:rPr>
                <w:rFonts w:eastAsia="Times New Roman"/>
                <w:b/>
                <w:color w:val="000000"/>
              </w:rPr>
            </w:pPr>
            <w:r w:rsidRPr="00771C52">
              <w:rPr>
                <w:rFonts w:eastAsia="Times New Roman"/>
                <w:color w:val="000000"/>
              </w:rPr>
              <w:t>leaf nitrogen on a</w:t>
            </w:r>
            <w:ins w:id="9" w:author="Sally Power" w:date="2021-07-09T12:24:00Z">
              <w:r w:rsidR="00127FBB">
                <w:rPr>
                  <w:rFonts w:eastAsia="Times New Roman"/>
                  <w:color w:val="000000"/>
                </w:rPr>
                <w:t xml:space="preserve"> mass </w:t>
              </w:r>
            </w:ins>
            <w:del w:id="10" w:author="Sally Power" w:date="2021-07-09T12:24:00Z">
              <w:r w:rsidRPr="00771C52" w:rsidDel="00127FBB">
                <w:rPr>
                  <w:rFonts w:eastAsia="Times New Roman"/>
                  <w:color w:val="000000"/>
                </w:rPr>
                <w:delText xml:space="preserve">n area </w:delText>
              </w:r>
            </w:del>
            <w:r w:rsidRPr="00771C52">
              <w:rPr>
                <w:rFonts w:eastAsia="Times New Roman"/>
                <w:color w:val="000000"/>
              </w:rPr>
              <w:t>basis</w:t>
            </w:r>
          </w:p>
        </w:tc>
      </w:tr>
      <w:tr w:rsidR="007D6AFA" w14:paraId="2E82A35A" w14:textId="77777777" w:rsidTr="00853A49">
        <w:tc>
          <w:tcPr>
            <w:tcW w:w="1800" w:type="dxa"/>
          </w:tcPr>
          <w:p w14:paraId="31877BFD" w14:textId="2014CDFF" w:rsidR="007D6AFA" w:rsidRDefault="007D6AFA" w:rsidP="00853A49">
            <w:pPr>
              <w:spacing w:line="480" w:lineRule="auto"/>
              <w:rPr>
                <w:rFonts w:eastAsia="Times New Roman"/>
                <w:b/>
                <w:color w:val="000000"/>
              </w:rPr>
            </w:pPr>
            <w:r w:rsidRPr="00853A49">
              <w:rPr>
                <w:rFonts w:eastAsia="Times New Roman"/>
                <w:i/>
                <w:color w:val="000000"/>
              </w:rPr>
              <w:t>N</w:t>
            </w:r>
            <w:r>
              <w:rPr>
                <w:rFonts w:eastAsia="Times New Roman"/>
                <w:color w:val="000000"/>
                <w:vertAlign w:val="subscript"/>
              </w:rPr>
              <w:t>photo</w:t>
            </w:r>
          </w:p>
        </w:tc>
        <w:tc>
          <w:tcPr>
            <w:tcW w:w="1515" w:type="dxa"/>
          </w:tcPr>
          <w:p w14:paraId="35AC627E" w14:textId="4006E438" w:rsidR="007D6AFA" w:rsidRDefault="007D6AFA" w:rsidP="00853A49">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853A49">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r w:rsidRPr="00853A49">
              <w:rPr>
                <w:rFonts w:eastAsia="Times New Roman"/>
                <w:i/>
                <w:color w:val="000000"/>
              </w:rPr>
              <w:t>N</w:t>
            </w:r>
            <w:r>
              <w:rPr>
                <w:rFonts w:eastAsia="Times New Roman"/>
                <w:color w:val="000000"/>
                <w:vertAlign w:val="subscript"/>
              </w:rPr>
              <w:t>structure</w:t>
            </w:r>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r w:rsidRPr="00971CEF">
              <w:rPr>
                <w:rFonts w:eastAsia="Times New Roman"/>
                <w:i/>
                <w:color w:val="000000"/>
              </w:rPr>
              <w:t>T</w:t>
            </w:r>
            <w:r w:rsidRPr="00971CEF">
              <w:rPr>
                <w:rFonts w:eastAsia="Times New Roman"/>
                <w:color w:val="000000"/>
                <w:vertAlign w:val="subscript"/>
              </w:rPr>
              <w:t>g</w:t>
            </w:r>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2">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r w:rsidR="00771C52" w:rsidRPr="00771C52">
        <w:rPr>
          <w:rFonts w:eastAsia="Times New Roman"/>
          <w:bCs/>
          <w:i/>
        </w:rPr>
        <w:t>N</w:t>
      </w:r>
      <w:r w:rsidR="00771C52">
        <w:rPr>
          <w:rFonts w:eastAsia="Times New Roman"/>
          <w:bCs/>
          <w:vertAlign w:val="subscript"/>
        </w:rPr>
        <w:t>availability</w:t>
      </w:r>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r w:rsidR="001B44B1">
        <w:rPr>
          <w:rFonts w:eastAsia="Times New Roman"/>
          <w:bCs/>
          <w:i/>
        </w:rPr>
        <w:t>N</w:t>
      </w:r>
      <w:r w:rsidR="001B44B1">
        <w:rPr>
          <w:rFonts w:eastAsia="Times New Roman"/>
          <w:bCs/>
          <w:vertAlign w:val="subscript"/>
        </w:rPr>
        <w:t>area</w:t>
      </w:r>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r w:rsidR="00F9151E" w:rsidRPr="00771C52">
        <w:rPr>
          <w:rFonts w:eastAsia="Times New Roman"/>
          <w:bCs/>
          <w:i/>
        </w:rPr>
        <w:t>N</w:t>
      </w:r>
      <w:r w:rsidR="00F9151E">
        <w:rPr>
          <w:rFonts w:eastAsia="Times New Roman"/>
          <w:bCs/>
          <w:vertAlign w:val="subscript"/>
        </w:rPr>
        <w:t xml:space="preserve">availability </w:t>
      </w:r>
      <w:r w:rsidR="00F9151E">
        <w:rPr>
          <w:rFonts w:eastAsia="Times New Roman"/>
          <w:bCs/>
        </w:rPr>
        <w:t xml:space="preserve">is not reflected in changes in leaf </w:t>
      </w:r>
      <w:r w:rsidR="00F9151E">
        <w:rPr>
          <w:rFonts w:eastAsia="Times New Roman"/>
          <w:bCs/>
          <w:i/>
        </w:rPr>
        <w:t>N</w:t>
      </w:r>
      <w:r w:rsidR="00F9151E">
        <w:rPr>
          <w:rFonts w:eastAsia="Times New Roman"/>
          <w:bCs/>
          <w:vertAlign w:val="subscript"/>
        </w:rPr>
        <w:t>area</w:t>
      </w:r>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r w:rsidR="00F9151E" w:rsidRPr="00771C52">
        <w:rPr>
          <w:rFonts w:eastAsia="Times New Roman"/>
          <w:bCs/>
          <w:i/>
        </w:rPr>
        <w:t>N</w:t>
      </w:r>
      <w:r w:rsidR="00F9151E">
        <w:rPr>
          <w:rFonts w:eastAsia="Times New Roman"/>
          <w:bCs/>
          <w:vertAlign w:val="subscript"/>
        </w:rPr>
        <w:t>availability</w:t>
      </w:r>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r w:rsidR="00F9151E">
        <w:rPr>
          <w:rFonts w:eastAsia="Times New Roman"/>
          <w:bCs/>
          <w:i/>
        </w:rPr>
        <w:t>N</w:t>
      </w:r>
      <w:r w:rsidR="00F9151E">
        <w:rPr>
          <w:rFonts w:eastAsia="Times New Roman"/>
          <w:bCs/>
          <w:vertAlign w:val="subscript"/>
        </w:rPr>
        <w:t>area</w:t>
      </w:r>
      <w:r w:rsidR="00F9151E">
        <w:rPr>
          <w:rFonts w:eastAsia="Times New Roman"/>
          <w:bCs/>
        </w:rPr>
        <w:t xml:space="preserve">. Combined, this leads to the hypothesis that the </w:t>
      </w:r>
      <w:r w:rsidR="00F9151E" w:rsidRPr="00771C52">
        <w:rPr>
          <w:rFonts w:eastAsia="Times New Roman"/>
          <w:bCs/>
          <w:i/>
        </w:rPr>
        <w:t>N</w:t>
      </w:r>
      <w:r w:rsidR="00F9151E">
        <w:rPr>
          <w:rFonts w:eastAsia="Times New Roman"/>
          <w:bCs/>
          <w:vertAlign w:val="subscript"/>
        </w:rPr>
        <w:t>availability</w:t>
      </w:r>
      <w:r w:rsidR="00F9151E">
        <w:rPr>
          <w:rFonts w:eastAsia="Times New Roman"/>
          <w:color w:val="000000"/>
        </w:rPr>
        <w:t xml:space="preserve"> -</w:t>
      </w:r>
      <w:r w:rsidR="00BD3DF0">
        <w:rPr>
          <w:rFonts w:eastAsia="Times New Roman"/>
          <w:color w:val="000000"/>
        </w:rPr>
        <w:t xml:space="preserve"> </w:t>
      </w:r>
      <w:r w:rsidR="00F9151E" w:rsidRPr="00771C52">
        <w:rPr>
          <w:rFonts w:eastAsia="Times New Roman"/>
          <w:i/>
          <w:iCs/>
          <w:color w:val="000000"/>
        </w:rPr>
        <w:t>N</w:t>
      </w:r>
      <w:r w:rsidR="00F9151E" w:rsidRPr="00771C52">
        <w:rPr>
          <w:rFonts w:eastAsia="Times New Roman"/>
          <w:color w:val="000000"/>
          <w:vertAlign w:val="subscript"/>
        </w:rPr>
        <w:t>area</w:t>
      </w:r>
      <w:r w:rsidR="00F9151E">
        <w:rPr>
          <w:rFonts w:eastAsia="Times New Roman"/>
          <w:color w:val="000000"/>
        </w:rPr>
        <w:t xml:space="preserve"> relationship should be negatively correlated with the </w:t>
      </w:r>
      <w:r w:rsidR="00F9151E" w:rsidRPr="00771C52">
        <w:rPr>
          <w:rFonts w:eastAsia="Times New Roman"/>
          <w:bCs/>
          <w:i/>
        </w:rPr>
        <w:t>N</w:t>
      </w:r>
      <w:r w:rsidR="00F9151E">
        <w:rPr>
          <w:rFonts w:eastAsia="Times New Roman"/>
          <w:bCs/>
          <w:vertAlign w:val="subscript"/>
        </w:rPr>
        <w:t>availability</w:t>
      </w:r>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commentRangeStart w:id="11"/>
      <w:r w:rsidRPr="008531D1">
        <w:rPr>
          <w:rFonts w:eastAsia="Times New Roman"/>
          <w:b/>
          <w:bCs/>
          <w:color w:val="000000"/>
        </w:rPr>
        <w:lastRenderedPageBreak/>
        <w:t>Methods</w:t>
      </w:r>
      <w:commentRangeEnd w:id="11"/>
      <w:r w:rsidR="00AB2213">
        <w:rPr>
          <w:rStyle w:val="CommentReference"/>
        </w:rPr>
        <w:commentReference w:id="11"/>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02FC515B"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52ED567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NutNet: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NutNet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 per plot, typically 3-4 years after nutrient addition at each site (see Firn et al., 2019). For our analyses, we selected samples that contained each of nitrogen concentration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r w:rsidRPr="00771C52">
        <w:rPr>
          <w:rFonts w:eastAsia="Times New Roman"/>
          <w:color w:val="000000"/>
        </w:rPr>
        <w:t xml:space="preserve">), </w:t>
      </w:r>
      <w:commentRangeStart w:id="12"/>
      <w:r w:rsidRPr="00771C52">
        <w:rPr>
          <w:rFonts w:eastAsia="Times New Roman"/>
          <w:color w:val="000000"/>
        </w:rPr>
        <w:t>and δ</w:t>
      </w:r>
      <w:r w:rsidRPr="00771C52">
        <w:rPr>
          <w:rFonts w:eastAsia="Times New Roman"/>
          <w:color w:val="000000"/>
          <w:vertAlign w:val="superscript"/>
        </w:rPr>
        <w:t>13</w:t>
      </w:r>
      <w:r w:rsidRPr="00771C52">
        <w:rPr>
          <w:rFonts w:eastAsia="Times New Roman"/>
          <w:color w:val="000000"/>
        </w:rPr>
        <w:t xml:space="preserve">C (‰). </w:t>
      </w:r>
      <w:commentRangeEnd w:id="12"/>
      <w:r w:rsidR="00127FBB">
        <w:rPr>
          <w:rStyle w:val="CommentReference"/>
        </w:rPr>
        <w:commentReference w:id="12"/>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xml:space="preserve"> was converted to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mass</w:t>
            </w:r>
            <w:r w:rsidRPr="00771C52">
              <w:rPr>
                <w:rFonts w:eastAsia="Times New Roman"/>
                <w:color w:val="000000"/>
              </w:rPr>
              <w:t xml:space="preserve"> / </w:t>
            </w:r>
            <w:r w:rsidRPr="00771C52">
              <w:rPr>
                <w:rFonts w:eastAsia="Times New Roman"/>
                <w:i/>
                <w:iCs/>
                <w:color w:val="000000"/>
              </w:rPr>
              <w:t>M</w:t>
            </w:r>
            <w:r w:rsidRPr="00771C52">
              <w:rPr>
                <w:rFonts w:eastAsia="Times New Roman"/>
                <w:color w:val="000000"/>
                <w:vertAlign w:val="subscript"/>
              </w:rPr>
              <w:t>area</w:t>
            </w:r>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32E01F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B0740F3"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76371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dφ</w:t>
            </w:r>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AC93E8C"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commentRangeStart w:id="13"/>
      <w:r w:rsidRPr="00771C52">
        <w:rPr>
          <w:rFonts w:eastAsia="Times New Roman"/>
          <w:color w:val="000000"/>
        </w:rPr>
        <w:t>For use in our analyses, we selected individuals with χ values between 0.2 and 0.95. This resulted in 2048 individuals from 195 species at 22 sites (Figure 2).</w:t>
      </w:r>
      <w:commentRangeEnd w:id="13"/>
      <w:r w:rsidR="00127FBB">
        <w:rPr>
          <w:rStyle w:val="CommentReference"/>
        </w:rPr>
        <w:commentReference w:id="13"/>
      </w:r>
    </w:p>
    <w:p w14:paraId="32B16E36" w14:textId="484DCD81" w:rsidR="008A5EC2" w:rsidRPr="00771C52" w:rsidRDefault="00361685" w:rsidP="008A5EC2">
      <w:pPr>
        <w:spacing w:line="480" w:lineRule="auto"/>
        <w:contextualSpacing/>
        <w:rPr>
          <w:rFonts w:eastAsia="Times New Roman"/>
        </w:rPr>
      </w:pPr>
      <w:r w:rsidRPr="00771C52">
        <w:rPr>
          <w:rFonts w:eastAsia="Times New Roman"/>
          <w:color w:val="000000"/>
        </w:rPr>
        <w:tab/>
        <w:t>The second NutNet dataset used was the NutNet “core” dataset. This dataset consisted of data collected similarly at each NutNet site, typically on a yearly basis. From this data</w:t>
      </w:r>
      <w:r w:rsidR="00D16F1C" w:rsidRPr="00771C52">
        <w:rPr>
          <w:rFonts w:eastAsia="Times New Roman"/>
          <w:color w:val="000000"/>
        </w:rPr>
        <w:t>,</w:t>
      </w:r>
      <w:r w:rsidRPr="00771C52">
        <w:rPr>
          <w:rFonts w:eastAsia="Times New Roman"/>
          <w:color w:val="000000"/>
        </w:rPr>
        <w:t xml:space="preserve"> we selected plot level biomass</w:t>
      </w:r>
      <w:r w:rsidR="00B16B03">
        <w:rPr>
          <w:rFonts w:eastAsia="Times New Roman"/>
          <w:color w:val="000000"/>
        </w:rPr>
        <w:t xml:space="preserve"> of living tissue at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69BB8353"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r w:rsidRPr="00771C52">
        <w:rPr>
          <w:rFonts w:eastAsia="Times New Roman"/>
          <w:i/>
          <w:iCs/>
          <w:color w:val="000000"/>
        </w:rPr>
        <w:t>T</w:t>
      </w:r>
      <w:r w:rsidRPr="00771C52">
        <w:rPr>
          <w:rFonts w:eastAsia="Times New Roman"/>
          <w:color w:val="000000"/>
          <w:vertAlign w:val="subscript"/>
        </w:rPr>
        <w:t>g</w:t>
      </w:r>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w:t>
      </w:r>
      <w:commentRangeStart w:id="14"/>
      <w:r w:rsidRPr="00771C52">
        <w:rPr>
          <w:rFonts w:eastAsia="Times New Roman"/>
          <w:color w:val="000000"/>
        </w:rPr>
        <w:t xml:space="preserve">First, we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w:t>
      </w:r>
      <w:commentRangeEnd w:id="14"/>
      <w:r w:rsidR="00127FBB">
        <w:rPr>
          <w:rStyle w:val="CommentReference"/>
        </w:rPr>
        <w:commentReference w:id="14"/>
      </w:r>
      <w:r w:rsidRPr="00771C52">
        <w:rPr>
          <w:rFonts w:eastAsia="Times New Roman"/>
          <w:color w:val="000000"/>
        </w:rPr>
        <w:t>, climate (</w:t>
      </w:r>
      <w:r w:rsidRPr="00771C52">
        <w:rPr>
          <w:rFonts w:eastAsia="Times New Roman"/>
          <w:i/>
          <w:iCs/>
          <w:color w:val="000000"/>
        </w:rPr>
        <w:t>T</w:t>
      </w:r>
      <w:r w:rsidRPr="00771C52">
        <w:rPr>
          <w:rFonts w:eastAsia="Times New Roman"/>
          <w:color w:val="000000"/>
          <w:vertAlign w:val="subscript"/>
        </w:rPr>
        <w:t>g</w:t>
      </w:r>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area</w:t>
      </w:r>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2D68B094"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 (</w:t>
      </w: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 xml:space="preserve">Rubisco </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bioenergetics</w:t>
            </w:r>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photo</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 xml:space="preserve">Rubisco </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bioenergetics</w:t>
            </w:r>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076CA7FC"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w:t>
      </w:r>
      <w:r w:rsidRPr="00771C52">
        <w:rPr>
          <w:rFonts w:eastAsia="Times New Roman"/>
          <w:color w:val="000000"/>
        </w:rPr>
        <w:lastRenderedPageBreak/>
        <w:t>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Then, we calculated the predicted amount of nitrogen in Rubisco (</w:t>
      </w:r>
      <w:r w:rsidRPr="00771C52">
        <w:rPr>
          <w:rFonts w:eastAsia="Times New Roman"/>
          <w:i/>
          <w:iCs/>
          <w:color w:val="000000"/>
        </w:rPr>
        <w:t>N</w:t>
      </w:r>
      <w:r w:rsidRPr="00771C52">
        <w:rPr>
          <w:rFonts w:eastAsia="Times New Roman"/>
          <w:color w:val="000000"/>
          <w:vertAlign w:val="subscript"/>
        </w:rPr>
        <w:t>Rubisco</w:t>
      </w:r>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91C47C9"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Rubisco</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 </w:t>
            </w:r>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
        </w:tc>
        <w:tc>
          <w:tcPr>
            <w:tcW w:w="4675" w:type="dxa"/>
          </w:tcPr>
          <w:p w14:paraId="2617D4AC" w14:textId="5ED58D4D"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8</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r w:rsidRPr="00771C52">
        <w:rPr>
          <w:rFonts w:eastAsia="Times New Roman"/>
          <w:i/>
          <w:iCs/>
          <w:color w:val="000000"/>
        </w:rPr>
        <w:t>M</w:t>
      </w:r>
      <w:r w:rsidRPr="00771C52">
        <w:rPr>
          <w:rFonts w:eastAsia="Times New Roman"/>
          <w:color w:val="000000"/>
          <w:vertAlign w:val="subscript"/>
        </w:rPr>
        <w:t>r</w:t>
      </w:r>
      <w:r w:rsidRPr="00771C52">
        <w:rPr>
          <w:rFonts w:eastAsia="Times New Roman"/>
          <w:color w:val="000000"/>
        </w:rPr>
        <w:t xml:space="preserve"> is the molecular mass of Rubisco, 0.55 g Rubisco (μmol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r w:rsidRPr="001B44B1">
        <w:rPr>
          <w:rFonts w:eastAsia="Times New Roman"/>
          <w:i/>
          <w:iCs/>
          <w:color w:val="000000"/>
        </w:rPr>
        <w:t>k</w:t>
      </w:r>
      <w:r w:rsidRPr="001B44B1">
        <w:rPr>
          <w:rFonts w:eastAsia="Times New Roman"/>
          <w:color w:val="000000"/>
          <w:vertAlign w:val="subscript"/>
        </w:rPr>
        <w:t>cat</w:t>
      </w:r>
      <w:r w:rsidRPr="001B44B1">
        <w:rPr>
          <w:rFonts w:eastAsia="Times New Roman"/>
          <w:color w:val="000000"/>
        </w:rPr>
        <w:t xml:space="preserve"> is the catalytic turnover at 25°C, 3,500,000 μmol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r w:rsidRPr="00771C52">
        <w:rPr>
          <w:rFonts w:eastAsia="Times New Roman"/>
          <w:i/>
          <w:iCs/>
          <w:color w:val="000000"/>
        </w:rPr>
        <w:t>N</w:t>
      </w:r>
      <w:r w:rsidRPr="00771C52">
        <w:rPr>
          <w:rFonts w:eastAsia="Times New Roman"/>
          <w:color w:val="000000"/>
          <w:vertAlign w:val="subscript"/>
        </w:rPr>
        <w:t>bioenergetics</w:t>
      </w:r>
      <w:r w:rsidRPr="00771C52">
        <w:rPr>
          <w:rFonts w:eastAsia="Times New Roman"/>
          <w:color w:val="000000"/>
        </w:rPr>
        <w:t>) following the approach by Niinemets and Tenhunen</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18C03D0C"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bioenergetics</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r w:rsidRPr="00771C52">
              <w:rPr>
                <w:rFonts w:eastAsia="Times New Roman"/>
                <w:i/>
                <w:iCs/>
                <w:color w:val="000000"/>
              </w:rPr>
              <w:t>j</w:t>
            </w:r>
            <w:r w:rsidRPr="00771C52">
              <w:rPr>
                <w:rFonts w:eastAsia="Times New Roman"/>
                <w:color w:val="000000"/>
                <w:vertAlign w:val="subscript"/>
              </w:rPr>
              <w:t>mc</w:t>
            </w:r>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is the nitrogen investment in bioenergetics (0.124 g N (μmol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j</w:t>
      </w:r>
      <w:r w:rsidRPr="00771C52">
        <w:rPr>
          <w:rFonts w:eastAsia="Times New Roman"/>
          <w:color w:val="000000"/>
          <w:vertAlign w:val="subscript"/>
        </w:rPr>
        <w:t>mc</w:t>
      </w:r>
      <w:r w:rsidRPr="00771C52">
        <w:rPr>
          <w:rFonts w:eastAsia="Times New Roman"/>
          <w:color w:val="000000"/>
        </w:rPr>
        <w:t xml:space="preserve"> is the activity of electron transport at 25°C (156 μmol e</w:t>
      </w:r>
      <w:r w:rsidR="000C4651" w:rsidRPr="00771C52">
        <w:rPr>
          <w:rFonts w:eastAsia="Times New Roman"/>
          <w:color w:val="000000"/>
        </w:rPr>
        <w:t>lectrons</w:t>
      </w:r>
      <w:r w:rsidRPr="00771C52">
        <w:rPr>
          <w:rFonts w:eastAsia="Times New Roman"/>
          <w:color w:val="000000"/>
        </w:rPr>
        <w:t xml:space="preserve"> (μmol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r w:rsidRPr="00771C52">
        <w:rPr>
          <w:rFonts w:eastAsia="Times New Roman"/>
          <w:i/>
          <w:iCs/>
          <w:color w:val="000000"/>
        </w:rPr>
        <w:t>N</w:t>
      </w:r>
      <w:r w:rsidRPr="00771C52">
        <w:rPr>
          <w:rFonts w:eastAsia="Times New Roman"/>
          <w:color w:val="000000"/>
          <w:vertAlign w:val="subscript"/>
        </w:rPr>
        <w:t>Rubisco</w:t>
      </w:r>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4522A42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r w:rsidRPr="00771C52">
        <w:rPr>
          <w:rFonts w:eastAsia="Times New Roman"/>
          <w:i/>
          <w:iCs/>
          <w:color w:val="000000"/>
        </w:rPr>
        <w:t>M</w:t>
      </w:r>
      <w:r w:rsidRPr="00771C52">
        <w:rPr>
          <w:rFonts w:eastAsia="Times New Roman"/>
          <w:color w:val="000000"/>
          <w:vertAlign w:val="subscript"/>
        </w:rPr>
        <w:t>p</w:t>
      </w:r>
      <w:r w:rsidRPr="00771C52">
        <w:rPr>
          <w:rFonts w:eastAsia="Times New Roman"/>
          <w:color w:val="000000"/>
        </w:rPr>
        <w:t xml:space="preserve"> is the molecular mass of PEP, 0.41 g PEP (μmol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k</w:t>
      </w:r>
      <w:r w:rsidRPr="00771C52">
        <w:rPr>
          <w:rFonts w:eastAsia="Times New Roman"/>
          <w:color w:val="000000"/>
          <w:vertAlign w:val="subscript"/>
        </w:rPr>
        <w:t>cat</w:t>
      </w:r>
      <w:r w:rsidRPr="00771C52">
        <w:rPr>
          <w:rFonts w:eastAsia="Times New Roman"/>
          <w:color w:val="000000"/>
        </w:rPr>
        <w:t xml:space="preserve"> is the catalytic turnover at 25°C, 5,440,000 μmol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w:t>
      </w:r>
      <w:r w:rsidRPr="00771C52">
        <w:rPr>
          <w:rFonts w:eastAsia="Times New Roman"/>
          <w:color w:val="000000"/>
        </w:rPr>
        <w:lastRenderedPageBreak/>
        <w:t>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using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r w:rsidRPr="00771C52">
        <w:rPr>
          <w:rFonts w:eastAsia="Times New Roman"/>
          <w:i/>
          <w:iCs/>
          <w:color w:val="000000"/>
        </w:rPr>
        <w:t>N</w:t>
      </w:r>
      <w:r w:rsidRPr="00771C52">
        <w:rPr>
          <w:rFonts w:eastAsia="Times New Roman"/>
          <w:color w:val="000000"/>
          <w:vertAlign w:val="subscript"/>
        </w:rPr>
        <w:t xml:space="preserve">photo </w:t>
      </w:r>
      <w:r w:rsidRPr="00771C52">
        <w:rPr>
          <w:rFonts w:eastAsia="Times New Roman"/>
          <w:color w:val="000000"/>
        </w:rPr>
        <w:t xml:space="preserve">and </w:t>
      </w:r>
      <w:r w:rsidRPr="00771C52">
        <w:rPr>
          <w:rFonts w:eastAsia="Times New Roman"/>
          <w:i/>
          <w:iCs/>
          <w:color w:val="000000"/>
        </w:rPr>
        <w:t>N</w:t>
      </w:r>
      <w:r w:rsidRPr="00771C52">
        <w:rPr>
          <w:rFonts w:eastAsia="Times New Roman"/>
          <w:color w:val="000000"/>
          <w:vertAlign w:val="subscript"/>
        </w:rPr>
        <w:t>structure</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r w:rsidRPr="00771C52">
        <w:rPr>
          <w:rFonts w:eastAsia="Times New Roman"/>
          <w:i/>
          <w:iCs/>
          <w:color w:val="000000"/>
        </w:rPr>
        <w:t>N</w:t>
      </w:r>
      <w:r w:rsidRPr="00771C52">
        <w:rPr>
          <w:rFonts w:eastAsia="Times New Roman"/>
          <w:color w:val="000000"/>
          <w:vertAlign w:val="subscript"/>
        </w:rPr>
        <w:t xml:space="preserve">area </w:t>
      </w:r>
      <w:r w:rsidRPr="00771C52">
        <w:rPr>
          <w:rFonts w:eastAsia="Times New Roman"/>
          <w:color w:val="000000"/>
        </w:rPr>
        <w:t>was natural log transformed to meet normality assumptions.</w:t>
      </w:r>
    </w:p>
    <w:p w14:paraId="030E4551" w14:textId="5B0F391B"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720E9CB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supply in relation to community nitrogen demand on </w:t>
      </w:r>
      <w:r w:rsidRPr="00771C52">
        <w:rPr>
          <w:rFonts w:eastAsia="Times New Roman"/>
          <w:i/>
          <w:iCs/>
          <w:color w:val="000000"/>
        </w:rPr>
        <w:t>N</w:t>
      </w:r>
      <w:r w:rsidRPr="00771C52">
        <w:rPr>
          <w:rFonts w:eastAsia="Times New Roman"/>
          <w:color w:val="000000"/>
          <w:vertAlign w:val="subscript"/>
        </w:rPr>
        <w:t>area</w:t>
      </w:r>
      <w:r w:rsidR="00C93A3A">
        <w:rPr>
          <w:rFonts w:eastAsia="Times New Roman"/>
          <w:color w:val="000000"/>
        </w:rPr>
        <w:t xml:space="preserve"> (Aim 4)</w:t>
      </w:r>
      <w:r w:rsidRPr="00771C52">
        <w:rPr>
          <w:rFonts w:eastAsia="Times New Roman"/>
          <w:color w:val="000000"/>
        </w:rPr>
        <w:t xml:space="preserve">. To do this, we calculated treatment type average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χ,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 χ (∆χ; %),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xml:space="preserve">; %), and AGB (∆AGB; %) from the added soil N plots to the ambient soil N plots. We used mean absolute deviation (Leys et al., 2013) to remove instances where any ∆ values were 3 times higher than </w:t>
      </w:r>
      <w:r w:rsidRPr="00771C52">
        <w:rPr>
          <w:rFonts w:eastAsia="Times New Roman"/>
          <w:color w:val="000000"/>
        </w:rPr>
        <w:lastRenderedPageBreak/>
        <w:t xml:space="preserve">the </w:t>
      </w:r>
      <w:r w:rsidR="007B0E7E">
        <w:rPr>
          <w:rFonts w:eastAsia="Times New Roman"/>
          <w:color w:val="000000"/>
        </w:rPr>
        <w:t>mean absolute deviation</w:t>
      </w:r>
      <w:r w:rsidRPr="00771C52">
        <w:rPr>
          <w:rFonts w:eastAsia="Times New Roman"/>
          <w:color w:val="000000"/>
        </w:rPr>
        <w:t>. We then fit a linear mixed effects model with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as the dependent variable and ∆AGB, ∆χ, ∆</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1E50F26"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“lmer”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r w:rsidR="00250A39">
        <w:rPr>
          <w:rFonts w:eastAsia="Times New Roman"/>
          <w:color w:val="000000"/>
        </w:rPr>
        <w:fldChar w:fldCharType="end"/>
      </w:r>
      <w:r w:rsidRPr="00771C52">
        <w:rPr>
          <w:rFonts w:eastAsia="Times New Roman"/>
          <w:color w:val="000000"/>
        </w:rPr>
        <w:t xml:space="preserve"> in R. Post hoc analyses were done using the “emmeans”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“calc.relimp” function in the “relaimpo”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1B97FE44"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r w:rsidR="00042F1B" w:rsidRPr="001F281E">
        <w:rPr>
          <w:rFonts w:eastAsia="Times New Roman"/>
          <w:bCs/>
          <w:i/>
          <w:iCs/>
          <w:color w:val="000000"/>
        </w:rPr>
        <w:t>N</w:t>
      </w:r>
      <w:r w:rsidR="00042F1B" w:rsidRPr="001F281E">
        <w:rPr>
          <w:rFonts w:eastAsia="Times New Roman"/>
          <w:bCs/>
          <w:i/>
          <w:color w:val="000000"/>
          <w:vertAlign w:val="subscript"/>
        </w:rPr>
        <w:t>area</w:t>
      </w:r>
      <w:r w:rsidR="00042F1B" w:rsidRPr="001F281E">
        <w:rPr>
          <w:rFonts w:eastAsia="Times New Roman"/>
          <w:bCs/>
          <w:i/>
          <w:color w:val="000000"/>
        </w:rPr>
        <w:t xml:space="preserve"> and their relative importance</w:t>
      </w:r>
    </w:p>
    <w:p w14:paraId="32D40F42" w14:textId="79BEB978"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 was 12.7% greater in the nitrogen added than the no nitrogen added plots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 xml:space="preserve">Table </w:t>
      </w:r>
      <w:r w:rsidR="00DD3527">
        <w:rPr>
          <w:rFonts w:eastAsia="Times New Roman"/>
          <w:color w:val="000000"/>
        </w:rPr>
        <w:t>2</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 xml:space="preserve">Table </w:t>
      </w:r>
      <w:r w:rsidR="00DD3527">
        <w:rPr>
          <w:rFonts w:eastAsia="Times New Roman"/>
          <w:color w:val="000000"/>
        </w:rPr>
        <w:t>2</w:t>
      </w:r>
      <w:r w:rsidR="00D65202">
        <w:rPr>
          <w:rFonts w:eastAsia="Times New Roman"/>
          <w:color w:val="000000"/>
        </w:rPr>
        <w:t>)</w:t>
      </w:r>
      <w:r w:rsidR="003E3DED">
        <w:rPr>
          <w:rFonts w:eastAsia="Times New Roman"/>
          <w:color w:val="000000"/>
        </w:rPr>
        <w:t xml:space="preserve">, but post-hoc Tukey’s tests confirmed that soil N positively impacted </w:t>
      </w:r>
      <w:r w:rsidR="003E3DED">
        <w:rPr>
          <w:rFonts w:eastAsia="Times New Roman"/>
          <w:i/>
          <w:color w:val="000000"/>
        </w:rPr>
        <w:t>N</w:t>
      </w:r>
      <w:r w:rsidR="003E3DED">
        <w:rPr>
          <w:rFonts w:eastAsia="Times New Roman"/>
          <w:color w:val="000000"/>
          <w:vertAlign w:val="subscript"/>
        </w:rPr>
        <w:t>area</w:t>
      </w:r>
      <w:r w:rsidR="003E3DED">
        <w:rPr>
          <w:rFonts w:eastAsia="Times New Roman"/>
          <w:color w:val="000000"/>
        </w:rPr>
        <w:t xml:space="preserve"> in both the ambient (15.1% increase) and added P (10.2% increase) treatments (</w:t>
      </w:r>
      <w:r w:rsidR="003E3DED">
        <w:rPr>
          <w:rFonts w:eastAsia="Times New Roman"/>
          <w:i/>
          <w:color w:val="000000"/>
        </w:rPr>
        <w:t>p</w:t>
      </w:r>
      <w:r w:rsidR="003E3DED">
        <w:rPr>
          <w:rFonts w:eastAsia="Times New Roman"/>
          <w:color w:val="000000"/>
        </w:rPr>
        <w:t xml:space="preserve"> &lt;0.001 in both cases</w:t>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14366E" w:rsidRPr="00771C52">
        <w:rPr>
          <w:rFonts w:eastAsia="Times New Roman"/>
          <w:color w:val="000000"/>
        </w:rPr>
        <w:t>,</w:t>
      </w:r>
      <w:r w:rsidR="00CA64B3">
        <w:rPr>
          <w:rFonts w:eastAsia="Times New Roman"/>
          <w:color w:val="000000"/>
        </w:rPr>
        <w:t xml:space="preserve"> </w:t>
      </w:r>
      <w:commentRangeStart w:id="15"/>
      <w:r w:rsidR="00CA64B3">
        <w:rPr>
          <w:rFonts w:eastAsia="Times New Roman"/>
          <w:color w:val="000000"/>
          <w:lang w:val="el-GR"/>
        </w:rPr>
        <w:t>χ</w:t>
      </w:r>
      <w:r w:rsidR="00CA64B3">
        <w:rPr>
          <w:rFonts w:eastAsia="Times New Roman"/>
          <w:color w:val="000000"/>
        </w:rPr>
        <w:t xml:space="preserve"> (6%),</w:t>
      </w:r>
      <w:r w:rsidR="0014366E" w:rsidRPr="00771C52">
        <w:rPr>
          <w:rFonts w:eastAsia="Times New Roman"/>
          <w:color w:val="000000"/>
        </w:rPr>
        <w:t xml:space="preserve"> </w:t>
      </w:r>
      <w:commentRangeEnd w:id="15"/>
      <w:r w:rsidR="00C213CE">
        <w:rPr>
          <w:rStyle w:val="CommentReference"/>
        </w:rPr>
        <w:commentReference w:id="15"/>
      </w:r>
      <w:r w:rsidR="008010AC" w:rsidRPr="00771C52">
        <w:rPr>
          <w:rFonts w:eastAsia="Times New Roman"/>
          <w:i/>
          <w:iCs/>
          <w:color w:val="000000"/>
        </w:rPr>
        <w:t>M</w:t>
      </w:r>
      <w:r w:rsidR="008010AC" w:rsidRPr="00771C52">
        <w:rPr>
          <w:rFonts w:eastAsia="Times New Roman"/>
          <w:color w:val="000000"/>
          <w:vertAlign w:val="subscript"/>
        </w:rPr>
        <w:t>area</w:t>
      </w:r>
      <w:r w:rsidR="008010AC" w:rsidRPr="00771C52">
        <w:rPr>
          <w:rFonts w:eastAsia="Times New Roman"/>
          <w:color w:val="000000"/>
        </w:rPr>
        <w:t xml:space="preserve"> </w:t>
      </w:r>
      <w:r w:rsidR="00E3357A" w:rsidRPr="00771C52">
        <w:rPr>
          <w:rFonts w:eastAsia="Times New Roman"/>
          <w:color w:val="000000"/>
        </w:rPr>
        <w:t>(</w:t>
      </w:r>
      <w:r w:rsidR="00CA64B3">
        <w:rPr>
          <w:rFonts w:eastAsia="Times New Roman"/>
          <w:color w:val="000000"/>
        </w:rPr>
        <w:t>53</w:t>
      </w:r>
      <w:r w:rsidR="00E3357A" w:rsidRPr="00771C52">
        <w:rPr>
          <w:rFonts w:eastAsia="Times New Roman"/>
          <w:color w:val="000000"/>
        </w:rPr>
        <w:t>%)</w:t>
      </w:r>
      <w:r w:rsidR="00CA64B3">
        <w:rPr>
          <w:rFonts w:eastAsia="Times New Roman"/>
          <w:color w:val="000000"/>
        </w:rPr>
        <w:t>,</w:t>
      </w:r>
      <w:r w:rsidR="00E3357A">
        <w:rPr>
          <w:rFonts w:eastAsia="Times New Roman"/>
          <w:color w:val="000000"/>
        </w:rPr>
        <w:t xml:space="preserve"> and climate (</w:t>
      </w:r>
      <w:r w:rsidR="00E3357A" w:rsidRPr="00771C52">
        <w:rPr>
          <w:rFonts w:eastAsia="Times New Roman"/>
          <w:i/>
          <w:iCs/>
          <w:color w:val="000000"/>
        </w:rPr>
        <w:t>T</w:t>
      </w:r>
      <w:r w:rsidR="00E3357A" w:rsidRPr="00771C52">
        <w:rPr>
          <w:rFonts w:eastAsia="Times New Roman"/>
          <w:color w:val="000000"/>
          <w:vertAlign w:val="subscript"/>
        </w:rPr>
        <w:t>g</w:t>
      </w:r>
      <w:r w:rsidR="00E3357A" w:rsidRPr="00771C52">
        <w:rPr>
          <w:rFonts w:eastAsia="Times New Roman"/>
          <w:color w:val="000000"/>
        </w:rPr>
        <w:t xml:space="preserve"> = </w:t>
      </w:r>
      <w:r w:rsidR="00CA64B3">
        <w:rPr>
          <w:rFonts w:eastAsia="Times New Roman"/>
          <w:color w:val="000000"/>
        </w:rPr>
        <w:t>7</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CA64B3">
        <w:rPr>
          <w:rFonts w:eastAsia="Times New Roman"/>
          <w:color w:val="000000"/>
        </w:rPr>
        <w:t>20</w:t>
      </w:r>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4D1F45">
        <w:rPr>
          <w:rFonts w:eastAsia="Times New Roman"/>
          <w:color w:val="000000"/>
        </w:rPr>
        <w:t>2</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w:t>
      </w:r>
      <w:r w:rsidR="00DD3527">
        <w:rPr>
          <w:rFonts w:eastAsia="Times New Roman"/>
          <w:color w:val="000000"/>
        </w:rPr>
        <w:t>2</w:t>
      </w:r>
      <w:r w:rsidR="00DD3527" w:rsidRPr="00771C52">
        <w:rPr>
          <w:rFonts w:eastAsia="Times New Roman"/>
          <w:color w:val="000000"/>
        </w:rPr>
        <w:t xml:space="preserve"> </w:t>
      </w:r>
      <w:r w:rsidRPr="00771C52">
        <w:rPr>
          <w:rFonts w:eastAsia="Times New Roman"/>
          <w:color w:val="000000"/>
        </w:rPr>
        <w:t xml:space="preserve">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The </w:t>
      </w:r>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r w:rsidR="00CA64B3">
        <w:rPr>
          <w:rFonts w:eastAsia="Times New Roman"/>
          <w:color w:val="000000"/>
        </w:rPr>
        <w:t xml:space="preserve"> correlation was not surprising given equation 1. 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(negative), </w:t>
      </w:r>
      <w:r w:rsidR="00CA64B3">
        <w:rPr>
          <w:rFonts w:eastAsia="Times New Roman"/>
          <w:i/>
          <w:color w:val="000000"/>
        </w:rPr>
        <w:t>T</w:t>
      </w:r>
      <w:r w:rsidR="00CA64B3">
        <w:rPr>
          <w:rFonts w:eastAsia="Times New Roman"/>
          <w:color w:val="000000"/>
          <w:vertAlign w:val="subscript"/>
        </w:rPr>
        <w:t>g</w:t>
      </w:r>
      <w:r w:rsidR="00CA64B3">
        <w:rPr>
          <w:rFonts w:eastAsia="Times New Roman"/>
          <w:color w:val="000000"/>
        </w:rPr>
        <w:t xml:space="preserve"> </w:t>
      </w:r>
      <w:r w:rsidR="00CA64B3">
        <w:rPr>
          <w:rFonts w:eastAsia="Times New Roman"/>
          <w:color w:val="000000"/>
        </w:rPr>
        <w:lastRenderedPageBreak/>
        <w:t xml:space="preserve">(negative),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w:t>
      </w:r>
      <w:r w:rsidR="00DD3527">
        <w:rPr>
          <w:rFonts w:eastAsia="Times New Roman"/>
          <w:color w:val="000000"/>
        </w:rPr>
        <w:t>2</w:t>
      </w:r>
      <w:r w:rsidR="00CA64B3">
        <w:rPr>
          <w:rFonts w:eastAsia="Times New Roman"/>
          <w:color w:val="000000"/>
        </w:rPr>
        <w:t xml:space="preserve">) followed from theoretical expectations. Note that </w:t>
      </w:r>
      <w:r w:rsidR="00893A76">
        <w:rPr>
          <w:rFonts w:eastAsia="Times New Roman"/>
          <w:color w:val="000000"/>
        </w:rPr>
        <w:t>despite its importance</w:t>
      </w:r>
      <w:r w:rsidR="00604C4C">
        <w:rPr>
          <w:rFonts w:eastAsia="Times New Roman"/>
          <w:color w:val="000000"/>
        </w:rPr>
        <w:t xml:space="preserve"> a variable in</w:t>
      </w:r>
      <w:r w:rsidR="00893A76">
        <w:rPr>
          <w:rFonts w:eastAsia="Times New Roman"/>
          <w:color w:val="000000"/>
        </w:rPr>
        <w:t xml:space="preserve"> in the model, the slope of the </w:t>
      </w:r>
      <w:r w:rsidR="00893A76">
        <w:rPr>
          <w:rFonts w:eastAsia="Times New Roman"/>
          <w:i/>
          <w:color w:val="000000"/>
        </w:rPr>
        <w:t>N</w:t>
      </w:r>
      <w:r w:rsidR="00893A76">
        <w:rPr>
          <w:rFonts w:eastAsia="Times New Roman"/>
          <w:color w:val="000000"/>
          <w:vertAlign w:val="subscript"/>
        </w:rPr>
        <w:t>area</w:t>
      </w:r>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w:t>
      </w:r>
      <w:r w:rsidR="00DD3527">
        <w:rPr>
          <w:rFonts w:eastAsia="Times New Roman"/>
          <w:color w:val="000000"/>
        </w:rPr>
        <w:t>2</w:t>
      </w:r>
      <w:r w:rsidR="00893A76">
        <w:rPr>
          <w:rFonts w:eastAsia="Times New Roman"/>
          <w:color w:val="000000"/>
        </w:rPr>
        <w:t xml:space="preserve">). </w:t>
      </w:r>
      <w:commentRangeStart w:id="16"/>
      <w:r w:rsidR="00893A76">
        <w:rPr>
          <w:rFonts w:eastAsia="Times New Roman"/>
          <w:color w:val="000000"/>
        </w:rPr>
        <w:t xml:space="preserve">Our analysis also found that </w:t>
      </w:r>
      <w:r w:rsidR="00280238">
        <w:rPr>
          <w:rFonts w:eastAsia="Times New Roman"/>
          <w:color w:val="000000"/>
        </w:rPr>
        <w:t xml:space="preserve">species capable of symbiotic associations with nitrogen fixing bacteria had 44.7% higher </w:t>
      </w:r>
      <w:r w:rsidR="00280238">
        <w:rPr>
          <w:rFonts w:eastAsia="Times New Roman"/>
          <w:i/>
          <w:color w:val="000000"/>
        </w:rPr>
        <w:t>N</w:t>
      </w:r>
      <w:r w:rsidR="00280238">
        <w:rPr>
          <w:rFonts w:eastAsia="Times New Roman"/>
          <w:color w:val="000000"/>
          <w:vertAlign w:val="subscript"/>
        </w:rPr>
        <w:t>area</w:t>
      </w:r>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w:t>
      </w:r>
      <w:r w:rsidR="00DD3527">
        <w:rPr>
          <w:rFonts w:eastAsia="Times New Roman"/>
          <w:color w:val="000000"/>
        </w:rPr>
        <w:t>2</w:t>
      </w:r>
      <w:r w:rsidR="00280238">
        <w:rPr>
          <w:rFonts w:eastAsia="Times New Roman"/>
          <w:color w:val="000000"/>
        </w:rPr>
        <w:t>). We also found that C</w:t>
      </w:r>
      <w:r w:rsidR="00280238">
        <w:rPr>
          <w:rFonts w:eastAsia="Times New Roman"/>
          <w:color w:val="000000"/>
          <w:vertAlign w:val="subscript"/>
        </w:rPr>
        <w:t>3</w:t>
      </w:r>
      <w:r w:rsidR="00280238">
        <w:rPr>
          <w:rFonts w:eastAsia="Times New Roman"/>
          <w:color w:val="000000"/>
        </w:rPr>
        <w:t xml:space="preserve"> plants had 30% higher </w:t>
      </w:r>
      <w:r w:rsidR="00280238">
        <w:rPr>
          <w:rFonts w:eastAsia="Times New Roman"/>
          <w:i/>
          <w:color w:val="000000"/>
        </w:rPr>
        <w:t>N</w:t>
      </w:r>
      <w:r w:rsidR="00280238">
        <w:rPr>
          <w:rFonts w:eastAsia="Times New Roman"/>
          <w:color w:val="000000"/>
          <w:vertAlign w:val="subscript"/>
        </w:rPr>
        <w:t>area</w:t>
      </w:r>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w:t>
      </w:r>
      <w:commentRangeEnd w:id="16"/>
      <w:r w:rsidR="002838E2">
        <w:rPr>
          <w:rStyle w:val="CommentReference"/>
        </w:rPr>
        <w:commentReference w:id="16"/>
      </w:r>
      <w:r w:rsidR="00280238">
        <w:rPr>
          <w:rFonts w:eastAsia="Times New Roman"/>
          <w:color w:val="000000"/>
        </w:rPr>
        <w:t xml:space="preserve"> Both nitrogen fixation capacity (5.4%) and photosynthesis type (3.7%) were more important predictors in our model than the soil treatments</w:t>
      </w:r>
      <w:r w:rsidR="00604C4C">
        <w:rPr>
          <w:rFonts w:eastAsia="Times New Roman"/>
          <w:color w:val="000000"/>
        </w:rPr>
        <w:t xml:space="preserve"> (Table </w:t>
      </w:r>
      <w:r w:rsidR="00DD3527">
        <w:rPr>
          <w:rFonts w:eastAsia="Times New Roman"/>
          <w:color w:val="000000"/>
        </w:rPr>
        <w:t>2</w:t>
      </w:r>
      <w:r w:rsidR="00604C4C">
        <w:rPr>
          <w:rFonts w:eastAsia="Times New Roman"/>
          <w:color w:val="000000"/>
        </w:rPr>
        <w:t>)</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1A720B" w:rsidRDefault="005B6195" w:rsidP="00AC49CC">
      <w:pPr>
        <w:spacing w:line="480" w:lineRule="auto"/>
        <w:rPr>
          <w:sz w:val="20"/>
          <w:szCs w:val="20"/>
        </w:rPr>
      </w:pPr>
      <w:r w:rsidRPr="001A720B">
        <w:rPr>
          <w:b/>
          <w:bCs/>
          <w:sz w:val="20"/>
          <w:szCs w:val="20"/>
        </w:rPr>
        <w:lastRenderedPageBreak/>
        <w:t xml:space="preserve">Table </w:t>
      </w:r>
      <w:r w:rsidR="00DD3527">
        <w:rPr>
          <w:b/>
          <w:bCs/>
          <w:sz w:val="20"/>
          <w:szCs w:val="20"/>
        </w:rPr>
        <w:t>2</w:t>
      </w:r>
      <w:r w:rsidRPr="001A720B">
        <w:rPr>
          <w:b/>
          <w:bCs/>
          <w:sz w:val="20"/>
          <w:szCs w:val="20"/>
        </w:rPr>
        <w:t>.</w:t>
      </w:r>
      <w:r w:rsidRPr="001A720B">
        <w:rPr>
          <w:sz w:val="20"/>
          <w:szCs w:val="20"/>
        </w:rPr>
        <w:t xml:space="preserve"> Regression coefficients for </w:t>
      </w:r>
      <w:r w:rsidRPr="00742554">
        <w:rPr>
          <w:sz w:val="20"/>
          <w:szCs w:val="20"/>
        </w:rPr>
        <w:t>linear mixed effects model with</w:t>
      </w:r>
      <w:r>
        <w:rPr>
          <w:sz w:val="20"/>
          <w:szCs w:val="20"/>
        </w:rPr>
        <w:t xml:space="preserve"> ln</w:t>
      </w:r>
      <w:r w:rsidRPr="00742554">
        <w:rPr>
          <w:sz w:val="20"/>
          <w:szCs w:val="20"/>
        </w:rPr>
        <w:t xml:space="preserve"> </w:t>
      </w:r>
      <w:r w:rsidRPr="00742554">
        <w:rPr>
          <w:i/>
          <w:iCs/>
          <w:sz w:val="20"/>
          <w:szCs w:val="20"/>
        </w:rPr>
        <w:t>N</w:t>
      </w:r>
      <w:r w:rsidRPr="00742554">
        <w:rPr>
          <w:sz w:val="20"/>
          <w:szCs w:val="20"/>
          <w:vertAlign w:val="subscript"/>
        </w:rPr>
        <w:t>area</w:t>
      </w:r>
      <w:r w:rsidRPr="00742554">
        <w:rPr>
          <w:sz w:val="20"/>
          <w:szCs w:val="20"/>
        </w:rPr>
        <w:t xml:space="preserve"> as the dependent variable and soil treatment variables, climate</w:t>
      </w:r>
      <w:r>
        <w:rPr>
          <w:sz w:val="20"/>
          <w:szCs w:val="20"/>
        </w:rPr>
        <w:t xml:space="preserve">, </w:t>
      </w:r>
      <w:r w:rsidRPr="00742554">
        <w:rPr>
          <w:sz w:val="20"/>
          <w:szCs w:val="20"/>
        </w:rPr>
        <w:t>leaf traits, and species characteristics</w:t>
      </w:r>
      <w:r>
        <w:rPr>
          <w:sz w:val="20"/>
          <w:szCs w:val="20"/>
        </w:rPr>
        <w:t xml:space="preserve"> </w:t>
      </w:r>
      <w:r w:rsidRPr="00742554">
        <w:rPr>
          <w:sz w:val="20"/>
          <w:szCs w:val="20"/>
        </w:rPr>
        <w:t>as fixed effects</w:t>
      </w:r>
      <w:r>
        <w:rPr>
          <w:sz w:val="20"/>
          <w:szCs w:val="20"/>
        </w:rPr>
        <w:t>.*</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77777777" w:rsidR="005B6195" w:rsidRPr="001A720B" w:rsidRDefault="005B6195" w:rsidP="00CB7CF7">
            <w:pPr>
              <w:jc w:val="center"/>
              <w:rPr>
                <w:rFonts w:eastAsia="Times New Roman"/>
                <w:color w:val="000000"/>
                <w:sz w:val="20"/>
                <w:szCs w:val="20"/>
              </w:rPr>
            </w:pPr>
            <w:r>
              <w:rPr>
                <w:color w:val="000000"/>
                <w:sz w:val="20"/>
                <w:szCs w:val="20"/>
              </w:rPr>
              <w:t>0.98</w:t>
            </w:r>
            <w:r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77777777" w:rsidR="005B6195" w:rsidRPr="001A720B" w:rsidRDefault="005B6195" w:rsidP="00CB7CF7">
            <w:pPr>
              <w:jc w:val="center"/>
              <w:rPr>
                <w:rFonts w:eastAsia="Times New Roman"/>
                <w:color w:val="000000"/>
                <w:sz w:val="20"/>
                <w:szCs w:val="20"/>
              </w:rPr>
            </w:pPr>
            <w:r w:rsidRPr="001A720B">
              <w:rPr>
                <w:color w:val="000000"/>
                <w:sz w:val="20"/>
                <w:szCs w:val="20"/>
              </w:rPr>
              <w:t>0.72</w:t>
            </w:r>
            <w:r>
              <w:rPr>
                <w:color w:val="000000"/>
                <w:sz w:val="20"/>
                <w:szCs w:val="20"/>
              </w:rPr>
              <w:t>8</w:t>
            </w:r>
          </w:p>
        </w:tc>
        <w:tc>
          <w:tcPr>
            <w:tcW w:w="1050" w:type="pct"/>
            <w:tcBorders>
              <w:top w:val="nil"/>
              <w:left w:val="nil"/>
              <w:bottom w:val="nil"/>
              <w:right w:val="nil"/>
            </w:tcBorders>
            <w:shd w:val="clear" w:color="auto" w:fill="auto"/>
            <w:noWrap/>
            <w:vAlign w:val="center"/>
            <w:hideMark/>
          </w:tcPr>
          <w:p w14:paraId="3E611600"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77777777" w:rsidR="005B6195" w:rsidRPr="001A720B" w:rsidRDefault="005B6195" w:rsidP="00CB7CF7">
            <w:pPr>
              <w:jc w:val="center"/>
              <w:rPr>
                <w:rFonts w:eastAsia="Times New Roman"/>
                <w:color w:val="000000"/>
                <w:sz w:val="20"/>
                <w:szCs w:val="20"/>
              </w:rPr>
            </w:pPr>
            <w:r w:rsidRPr="001A720B">
              <w:rPr>
                <w:color w:val="000000"/>
                <w:sz w:val="20"/>
                <w:szCs w:val="20"/>
              </w:rPr>
              <w:t>0.48</w:t>
            </w:r>
            <w:r>
              <w:rPr>
                <w:color w:val="000000"/>
                <w:sz w:val="20"/>
                <w:szCs w:val="20"/>
              </w:rPr>
              <w:t>3</w:t>
            </w:r>
          </w:p>
        </w:tc>
        <w:tc>
          <w:tcPr>
            <w:tcW w:w="1050" w:type="pct"/>
            <w:tcBorders>
              <w:top w:val="nil"/>
              <w:left w:val="nil"/>
              <w:bottom w:val="nil"/>
              <w:right w:val="nil"/>
            </w:tcBorders>
            <w:shd w:val="clear" w:color="auto" w:fill="auto"/>
            <w:noWrap/>
            <w:vAlign w:val="center"/>
            <w:hideMark/>
          </w:tcPr>
          <w:p w14:paraId="1FF68B41"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r>
              <w:rPr>
                <w:rFonts w:eastAsia="Times New Roman"/>
                <w:i/>
                <w:iCs/>
                <w:color w:val="000000"/>
                <w:sz w:val="20"/>
                <w:szCs w:val="20"/>
              </w:rPr>
              <w:t>T</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77777777" w:rsidR="005B6195" w:rsidRPr="001A720B" w:rsidRDefault="005B6195" w:rsidP="00CB7CF7">
            <w:pPr>
              <w:jc w:val="center"/>
              <w:rPr>
                <w:rFonts w:eastAsia="Times New Roman"/>
                <w:color w:val="000000"/>
                <w:sz w:val="20"/>
                <w:szCs w:val="20"/>
              </w:rPr>
            </w:pPr>
            <w:r w:rsidRPr="001A720B">
              <w:rPr>
                <w:color w:val="000000"/>
                <w:sz w:val="20"/>
                <w:szCs w:val="20"/>
              </w:rPr>
              <w:t>-0.0</w:t>
            </w:r>
            <w:r>
              <w:rPr>
                <w:color w:val="000000"/>
                <w:sz w:val="20"/>
                <w:szCs w:val="20"/>
              </w:rPr>
              <w:t xml:space="preserve">40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7.37</w:t>
            </w:r>
            <w:r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77777777"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 xml:space="preserve">020 ± </w:t>
            </w:r>
            <w:r w:rsidRPr="00D9114B">
              <w:rPr>
                <w:rFonts w:eastAsia="Times New Roman"/>
                <w:color w:val="000000"/>
                <w:sz w:val="20"/>
                <w:szCs w:val="20"/>
              </w:rPr>
              <w:t>0.</w:t>
            </w:r>
            <w:r>
              <w:rPr>
                <w:rFonts w:eastAsia="Times New Roman"/>
                <w:color w:val="000000"/>
                <w:sz w:val="20"/>
                <w:szCs w:val="20"/>
              </w:rPr>
              <w:t>143</w:t>
            </w:r>
          </w:p>
        </w:tc>
        <w:tc>
          <w:tcPr>
            <w:tcW w:w="809" w:type="pct"/>
            <w:tcBorders>
              <w:top w:val="nil"/>
              <w:left w:val="nil"/>
              <w:bottom w:val="nil"/>
              <w:right w:val="nil"/>
            </w:tcBorders>
            <w:shd w:val="clear" w:color="auto" w:fill="auto"/>
            <w:noWrap/>
            <w:vAlign w:val="center"/>
            <w:hideMark/>
          </w:tcPr>
          <w:p w14:paraId="3FA20B9A" w14:textId="77777777" w:rsidR="005B6195" w:rsidRPr="001A720B" w:rsidRDefault="005B6195" w:rsidP="00CB7CF7">
            <w:pPr>
              <w:jc w:val="center"/>
              <w:rPr>
                <w:rFonts w:eastAsia="Times New Roman"/>
                <w:color w:val="000000"/>
                <w:sz w:val="20"/>
                <w:szCs w:val="20"/>
              </w:rPr>
            </w:pPr>
            <w:r w:rsidRPr="001A720B">
              <w:rPr>
                <w:color w:val="000000"/>
                <w:sz w:val="20"/>
                <w:szCs w:val="20"/>
              </w:rPr>
              <w:t>0.</w:t>
            </w:r>
            <w:r>
              <w:rPr>
                <w:color w:val="000000"/>
                <w:sz w:val="20"/>
                <w:szCs w:val="20"/>
              </w:rPr>
              <w:t>889</w:t>
            </w:r>
          </w:p>
        </w:tc>
        <w:tc>
          <w:tcPr>
            <w:tcW w:w="1050" w:type="pct"/>
            <w:tcBorders>
              <w:top w:val="nil"/>
              <w:left w:val="nil"/>
              <w:bottom w:val="nil"/>
              <w:right w:val="nil"/>
            </w:tcBorders>
            <w:shd w:val="clear" w:color="auto" w:fill="auto"/>
            <w:noWrap/>
            <w:vAlign w:val="center"/>
            <w:hideMark/>
          </w:tcPr>
          <w:p w14:paraId="46A3F986" w14:textId="77777777" w:rsidR="005B6195" w:rsidRPr="001A720B" w:rsidRDefault="005B6195" w:rsidP="00CB7CF7">
            <w:pPr>
              <w:jc w:val="center"/>
              <w:rPr>
                <w:rFonts w:eastAsia="Times New Roman"/>
                <w:color w:val="000000"/>
                <w:sz w:val="20"/>
                <w:szCs w:val="20"/>
              </w:rPr>
            </w:pPr>
            <w:r>
              <w:rPr>
                <w:color w:val="000000"/>
                <w:sz w:val="20"/>
                <w:szCs w:val="20"/>
              </w:rPr>
              <w:t>20.26</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M</w:t>
            </w:r>
            <w:r>
              <w:rPr>
                <w:rFonts w:eastAsia="Times New Roman"/>
                <w:color w:val="000000"/>
                <w:sz w:val="20"/>
                <w:szCs w:val="20"/>
                <w:vertAlign w:val="subscript"/>
              </w:rPr>
              <w:t>area</w:t>
            </w:r>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77777777" w:rsidR="005B6195" w:rsidRPr="00D9114B" w:rsidRDefault="005B6195" w:rsidP="00CB7CF7">
            <w:pPr>
              <w:jc w:val="center"/>
              <w:rPr>
                <w:color w:val="000000"/>
                <w:sz w:val="20"/>
                <w:szCs w:val="20"/>
              </w:rPr>
            </w:pPr>
            <w:r w:rsidRPr="00D9114B">
              <w:rPr>
                <w:color w:val="000000"/>
                <w:sz w:val="20"/>
                <w:szCs w:val="20"/>
              </w:rPr>
              <w:t>0.93</w:t>
            </w:r>
            <w:r>
              <w:rPr>
                <w:color w:val="000000"/>
                <w:sz w:val="20"/>
                <w:szCs w:val="20"/>
              </w:rPr>
              <w:t xml:space="preserve">7 </w:t>
            </w:r>
            <w:r>
              <w:rPr>
                <w:rFonts w:eastAsia="Times New Roman"/>
                <w:color w:val="000000"/>
                <w:sz w:val="20"/>
                <w:szCs w:val="20"/>
              </w:rPr>
              <w:t xml:space="preserve">± </w:t>
            </w:r>
            <w:r w:rsidRPr="00D9114B">
              <w:rPr>
                <w:rFonts w:eastAsia="Times New Roman"/>
                <w:color w:val="000000"/>
                <w:sz w:val="20"/>
                <w:szCs w:val="20"/>
              </w:rPr>
              <w:t>0.00</w:t>
            </w:r>
            <w:r>
              <w:rPr>
                <w:rFonts w:eastAsia="Times New Roman"/>
                <w:color w:val="000000"/>
                <w:sz w:val="20"/>
                <w:szCs w:val="20"/>
              </w:rPr>
              <w:t>8</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77777777" w:rsidR="005B6195" w:rsidRPr="001A720B" w:rsidRDefault="005B6195" w:rsidP="00CB7CF7">
            <w:pPr>
              <w:jc w:val="center"/>
              <w:rPr>
                <w:rFonts w:eastAsia="Times New Roman"/>
                <w:color w:val="000000"/>
                <w:sz w:val="20"/>
                <w:szCs w:val="20"/>
              </w:rPr>
            </w:pPr>
            <w:r w:rsidRPr="001A720B">
              <w:rPr>
                <w:color w:val="000000"/>
                <w:sz w:val="20"/>
                <w:szCs w:val="20"/>
              </w:rPr>
              <w:t>53</w:t>
            </w:r>
            <w:r>
              <w:rPr>
                <w:color w:val="000000"/>
                <w:sz w:val="20"/>
                <w:szCs w:val="20"/>
              </w:rPr>
              <w:t>.55</w:t>
            </w:r>
            <w:r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77777777" w:rsidR="005B6195" w:rsidRPr="001A720B" w:rsidRDefault="005B6195" w:rsidP="00CB7CF7">
            <w:pPr>
              <w:jc w:val="center"/>
              <w:rPr>
                <w:rFonts w:eastAsia="Times New Roman"/>
                <w:color w:val="000000"/>
                <w:sz w:val="20"/>
                <w:szCs w:val="20"/>
              </w:rPr>
            </w:pPr>
            <w:r w:rsidRPr="001A720B">
              <w:rPr>
                <w:color w:val="000000"/>
                <w:sz w:val="20"/>
                <w:szCs w:val="20"/>
              </w:rPr>
              <w:t>-0.2</w:t>
            </w:r>
            <w:r>
              <w:rPr>
                <w:color w:val="000000"/>
                <w:sz w:val="20"/>
                <w:szCs w:val="20"/>
              </w:rPr>
              <w:t xml:space="preserve">95 </w:t>
            </w:r>
            <w:r>
              <w:rPr>
                <w:rFonts w:eastAsia="Times New Roman"/>
                <w:color w:val="000000"/>
                <w:sz w:val="20"/>
                <w:szCs w:val="20"/>
              </w:rPr>
              <w:t>± 0.120</w:t>
            </w:r>
          </w:p>
        </w:tc>
        <w:tc>
          <w:tcPr>
            <w:tcW w:w="809" w:type="pct"/>
            <w:tcBorders>
              <w:top w:val="nil"/>
              <w:left w:val="nil"/>
              <w:bottom w:val="nil"/>
              <w:right w:val="nil"/>
            </w:tcBorders>
            <w:shd w:val="clear" w:color="auto" w:fill="auto"/>
            <w:noWrap/>
            <w:vAlign w:val="center"/>
            <w:hideMark/>
          </w:tcPr>
          <w:p w14:paraId="05D6F2CE"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w:t>
            </w:r>
            <w:r>
              <w:rPr>
                <w:b/>
                <w:bCs/>
                <w:color w:val="000000"/>
                <w:sz w:val="20"/>
                <w:szCs w:val="20"/>
              </w:rPr>
              <w:t>14</w:t>
            </w:r>
          </w:p>
        </w:tc>
        <w:tc>
          <w:tcPr>
            <w:tcW w:w="1050" w:type="pct"/>
            <w:tcBorders>
              <w:top w:val="nil"/>
              <w:left w:val="nil"/>
              <w:bottom w:val="nil"/>
              <w:right w:val="nil"/>
            </w:tcBorders>
            <w:shd w:val="clear" w:color="auto" w:fill="auto"/>
            <w:noWrap/>
            <w:vAlign w:val="center"/>
            <w:hideMark/>
          </w:tcPr>
          <w:p w14:paraId="222D7F89" w14:textId="77777777" w:rsidR="005B6195" w:rsidRPr="001A720B" w:rsidRDefault="005B6195" w:rsidP="00CB7CF7">
            <w:pPr>
              <w:jc w:val="center"/>
              <w:rPr>
                <w:rFonts w:eastAsia="Times New Roman"/>
                <w:color w:val="000000"/>
                <w:sz w:val="20"/>
                <w:szCs w:val="20"/>
              </w:rPr>
            </w:pPr>
            <w:r>
              <w:rPr>
                <w:color w:val="000000"/>
                <w:sz w:val="20"/>
                <w:szCs w:val="20"/>
              </w:rPr>
              <w:t>6.08</w:t>
            </w:r>
            <w:r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7777777" w:rsidR="005B6195" w:rsidRPr="001A720B" w:rsidRDefault="005B6195" w:rsidP="00CB7CF7">
            <w:pPr>
              <w:jc w:val="center"/>
              <w:rPr>
                <w:rFonts w:eastAsia="Times New Roman"/>
                <w:color w:val="000000"/>
                <w:sz w:val="20"/>
                <w:szCs w:val="20"/>
              </w:rPr>
            </w:pPr>
            <w:r w:rsidRPr="001A720B">
              <w:rPr>
                <w:color w:val="000000"/>
                <w:sz w:val="20"/>
                <w:szCs w:val="20"/>
              </w:rPr>
              <w:t>5</w:t>
            </w:r>
            <w:r>
              <w:rPr>
                <w:color w:val="000000"/>
                <w:sz w:val="20"/>
                <w:szCs w:val="20"/>
              </w:rPr>
              <w:t>.42</w:t>
            </w:r>
            <w:r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3.69</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0.003</w:t>
            </w:r>
          </w:p>
        </w:tc>
        <w:tc>
          <w:tcPr>
            <w:tcW w:w="1050" w:type="pct"/>
            <w:tcBorders>
              <w:top w:val="nil"/>
              <w:left w:val="nil"/>
              <w:right w:val="nil"/>
            </w:tcBorders>
            <w:shd w:val="clear" w:color="auto" w:fill="auto"/>
            <w:noWrap/>
            <w:vAlign w:val="center"/>
          </w:tcPr>
          <w:p w14:paraId="234868C0"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4%</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77777777" w:rsidR="005B6195" w:rsidRPr="001A720B" w:rsidRDefault="005B6195" w:rsidP="00CB7CF7">
            <w:pPr>
              <w:jc w:val="center"/>
              <w:rPr>
                <w:rFonts w:eastAsia="Times New Roman"/>
                <w:color w:val="000000"/>
                <w:sz w:val="20"/>
                <w:szCs w:val="20"/>
              </w:rPr>
            </w:pPr>
            <w:r w:rsidRPr="001A720B">
              <w:rPr>
                <w:color w:val="000000"/>
                <w:sz w:val="20"/>
                <w:szCs w:val="20"/>
              </w:rPr>
              <w:t>0.5</w:t>
            </w:r>
            <w:r>
              <w:rPr>
                <w:color w:val="000000"/>
                <w:sz w:val="20"/>
                <w:szCs w:val="20"/>
              </w:rPr>
              <w:t>82</w:t>
            </w:r>
          </w:p>
        </w:tc>
        <w:tc>
          <w:tcPr>
            <w:tcW w:w="1050" w:type="pct"/>
            <w:tcBorders>
              <w:left w:val="nil"/>
              <w:right w:val="nil"/>
            </w:tcBorders>
            <w:shd w:val="clear" w:color="auto" w:fill="auto"/>
            <w:noWrap/>
            <w:vAlign w:val="center"/>
          </w:tcPr>
          <w:p w14:paraId="0E0AEC28"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5%</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77777777" w:rsidR="005B6195" w:rsidRPr="001A720B" w:rsidRDefault="005B6195" w:rsidP="00CB7CF7">
            <w:pPr>
              <w:jc w:val="center"/>
              <w:rPr>
                <w:rFonts w:eastAsia="Times New Roman"/>
                <w:color w:val="000000"/>
                <w:sz w:val="20"/>
                <w:szCs w:val="20"/>
              </w:rPr>
            </w:pPr>
            <w:r w:rsidRPr="001A720B">
              <w:rPr>
                <w:color w:val="000000"/>
                <w:sz w:val="20"/>
                <w:szCs w:val="20"/>
              </w:rPr>
              <w:t>0.76</w:t>
            </w:r>
            <w:r>
              <w:rPr>
                <w:color w:val="000000"/>
                <w:sz w:val="20"/>
                <w:szCs w:val="20"/>
              </w:rPr>
              <w:t>6</w:t>
            </w:r>
          </w:p>
        </w:tc>
        <w:tc>
          <w:tcPr>
            <w:tcW w:w="1050" w:type="pct"/>
            <w:tcBorders>
              <w:left w:val="nil"/>
              <w:right w:val="nil"/>
            </w:tcBorders>
            <w:shd w:val="clear" w:color="auto" w:fill="auto"/>
            <w:noWrap/>
            <w:vAlign w:val="center"/>
          </w:tcPr>
          <w:p w14:paraId="38FAFF1A" w14:textId="77777777" w:rsidR="005B6195" w:rsidRPr="00D9114B" w:rsidRDefault="005B6195" w:rsidP="00CB7CF7">
            <w:pPr>
              <w:jc w:val="center"/>
              <w:rPr>
                <w:color w:val="000000"/>
                <w:sz w:val="20"/>
                <w:szCs w:val="20"/>
              </w:rPr>
            </w:pPr>
            <w:r w:rsidRPr="00D9114B">
              <w:rPr>
                <w:color w:val="000000"/>
                <w:sz w:val="20"/>
                <w:szCs w:val="20"/>
              </w:rPr>
              <w:t>0.0</w:t>
            </w:r>
            <w:r>
              <w:rPr>
                <w:color w:val="000000"/>
                <w:sz w:val="20"/>
                <w:szCs w:val="20"/>
              </w:rPr>
              <w:t>6%</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77777777" w:rsidR="005B6195" w:rsidRPr="001A720B" w:rsidRDefault="005B6195" w:rsidP="00CB7CF7">
            <w:pPr>
              <w:jc w:val="center"/>
              <w:rPr>
                <w:rFonts w:eastAsia="Times New Roman"/>
                <w:color w:val="000000"/>
                <w:sz w:val="20"/>
                <w:szCs w:val="20"/>
              </w:rPr>
            </w:pPr>
            <w:r w:rsidRPr="001A720B">
              <w:rPr>
                <w:color w:val="000000"/>
                <w:sz w:val="20"/>
                <w:szCs w:val="20"/>
              </w:rPr>
              <w:t>0.89</w:t>
            </w:r>
            <w:r>
              <w:rPr>
                <w:color w:val="000000"/>
                <w:sz w:val="20"/>
                <w:szCs w:val="20"/>
              </w:rPr>
              <w:t>1</w:t>
            </w:r>
          </w:p>
        </w:tc>
        <w:tc>
          <w:tcPr>
            <w:tcW w:w="1050" w:type="pct"/>
            <w:tcBorders>
              <w:left w:val="nil"/>
              <w:bottom w:val="single" w:sz="4" w:space="0" w:color="auto"/>
              <w:right w:val="nil"/>
            </w:tcBorders>
            <w:shd w:val="clear" w:color="auto" w:fill="auto"/>
            <w:noWrap/>
            <w:vAlign w:val="center"/>
          </w:tcPr>
          <w:p w14:paraId="02D9A5D8" w14:textId="77777777" w:rsidR="005B6195" w:rsidRPr="00D9114B" w:rsidRDefault="005B6195" w:rsidP="00CB7CF7">
            <w:pPr>
              <w:jc w:val="center"/>
              <w:rPr>
                <w:rFonts w:eastAsia="Times New Roman"/>
                <w:color w:val="000000"/>
                <w:sz w:val="20"/>
                <w:szCs w:val="20"/>
              </w:rPr>
            </w:pPr>
            <w:r w:rsidRPr="00D9114B">
              <w:rPr>
                <w:color w:val="000000"/>
                <w:sz w:val="20"/>
                <w:szCs w:val="20"/>
              </w:rPr>
              <w:t>0.</w:t>
            </w:r>
            <w:r>
              <w:rPr>
                <w:color w:val="000000"/>
                <w:sz w:val="20"/>
                <w:szCs w:val="20"/>
              </w:rPr>
              <w:t>07%</w:t>
            </w:r>
          </w:p>
        </w:tc>
      </w:tr>
    </w:tbl>
    <w:p w14:paraId="2F5CEB86" w14:textId="43025615" w:rsidR="005B6195" w:rsidRPr="00042F1B" w:rsidRDefault="005B6195" w:rsidP="00AC49CC">
      <w:pPr>
        <w:spacing w:line="480" w:lineRule="auto"/>
        <w:rPr>
          <w:sz w:val="20"/>
          <w:szCs w:val="20"/>
        </w:rPr>
      </w:pPr>
      <w:r w:rsidRPr="00077C60">
        <w:rPr>
          <w:sz w:val="20"/>
          <w:szCs w:val="20"/>
        </w:rPr>
        <w:t>*</w:t>
      </w:r>
      <w:r w:rsidRPr="000D3DDB">
        <w:rPr>
          <w:sz w:val="20"/>
          <w:szCs w:val="20"/>
        </w:rPr>
        <w:t xml:space="preserve"> P-values &lt; 0.05 are bolded</w:t>
      </w:r>
      <w:r w:rsidRPr="00042F1B">
        <w:rPr>
          <w:sz w:val="20"/>
          <w:szCs w:val="20"/>
        </w:rPr>
        <w:t xml:space="preserve"> and &lt; 0.1 are italicized. </w:t>
      </w:r>
      <w:r>
        <w:rPr>
          <w:sz w:val="20"/>
          <w:szCs w:val="20"/>
        </w:rPr>
        <w:t xml:space="preserve">Sample size is 1,812. </w:t>
      </w:r>
      <w:r w:rsidRPr="00042F1B">
        <w:rPr>
          <w:sz w:val="20"/>
          <w:szCs w:val="20"/>
        </w:rPr>
        <w:t xml:space="preserve">Key: </w:t>
      </w:r>
      <w:r w:rsidRPr="00042F1B">
        <w:rPr>
          <w:rFonts w:eastAsia="Times New Roman"/>
          <w:color w:val="000000"/>
          <w:sz w:val="20"/>
          <w:szCs w:val="20"/>
        </w:rPr>
        <w:t>χ = ratio of intercellular to extracellular CO</w:t>
      </w:r>
      <w:r w:rsidRPr="00042F1B">
        <w:rPr>
          <w:rFonts w:eastAsia="Times New Roman"/>
          <w:color w:val="000000"/>
          <w:sz w:val="20"/>
          <w:szCs w:val="20"/>
          <w:vertAlign w:val="subscript"/>
        </w:rPr>
        <w:t>2</w:t>
      </w:r>
      <w:r w:rsidRPr="00042F1B">
        <w:rPr>
          <w:rFonts w:eastAsia="Times New Roman"/>
          <w:color w:val="000000"/>
          <w:sz w:val="20"/>
          <w:szCs w:val="20"/>
        </w:rPr>
        <w:t xml:space="preserve"> concentration</w:t>
      </w:r>
      <w:r w:rsidRPr="00042F1B">
        <w:rPr>
          <w:sz w:val="20"/>
          <w:szCs w:val="20"/>
        </w:rPr>
        <w:t xml:space="preserve">, </w:t>
      </w:r>
      <w:r>
        <w:rPr>
          <w:i/>
          <w:iCs/>
          <w:sz w:val="20"/>
          <w:szCs w:val="20"/>
        </w:rPr>
        <w:t>I</w:t>
      </w:r>
      <w:r>
        <w:rPr>
          <w:sz w:val="20"/>
          <w:szCs w:val="20"/>
          <w:vertAlign w:val="subscript"/>
        </w:rPr>
        <w:t>g</w:t>
      </w:r>
      <w:r w:rsidRPr="002A3446">
        <w:rPr>
          <w:sz w:val="20"/>
          <w:szCs w:val="20"/>
        </w:rPr>
        <w:t xml:space="preserve"> = photosynthetically active radiation</w:t>
      </w:r>
      <w:r>
        <w:rPr>
          <w:sz w:val="20"/>
          <w:szCs w:val="20"/>
        </w:rPr>
        <w:t>,</w:t>
      </w:r>
      <w:r w:rsidRPr="008E3C9D">
        <w:rPr>
          <w:i/>
          <w:iCs/>
          <w:sz w:val="20"/>
          <w:szCs w:val="20"/>
        </w:rPr>
        <w:t xml:space="preserve"> </w:t>
      </w:r>
      <w:r w:rsidRPr="003C3A87">
        <w:rPr>
          <w:i/>
          <w:iCs/>
          <w:sz w:val="20"/>
          <w:szCs w:val="20"/>
        </w:rPr>
        <w:t>M</w:t>
      </w:r>
      <w:r>
        <w:rPr>
          <w:sz w:val="20"/>
          <w:szCs w:val="20"/>
          <w:vertAlign w:val="subscript"/>
        </w:rPr>
        <w:t>area</w:t>
      </w:r>
      <w:r w:rsidRPr="00042F1B">
        <w:rPr>
          <w:sz w:val="20"/>
          <w:szCs w:val="20"/>
        </w:rPr>
        <w:t xml:space="preserve"> = leaf mass per leaf area</w:t>
      </w:r>
      <w:r>
        <w:rPr>
          <w:sz w:val="20"/>
          <w:szCs w:val="20"/>
        </w:rPr>
        <w:t xml:space="preserve">, </w:t>
      </w:r>
      <w:r>
        <w:rPr>
          <w:i/>
          <w:iCs/>
          <w:sz w:val="20"/>
          <w:szCs w:val="20"/>
        </w:rPr>
        <w:t>T</w:t>
      </w:r>
      <w:r>
        <w:rPr>
          <w:sz w:val="20"/>
          <w:szCs w:val="20"/>
          <w:vertAlign w:val="subscript"/>
        </w:rPr>
        <w:t>g</w:t>
      </w:r>
      <w:r>
        <w:rPr>
          <w:sz w:val="20"/>
          <w:szCs w:val="20"/>
        </w:rPr>
        <w:t xml:space="preserve"> = temperature</w:t>
      </w:r>
      <w:r w:rsidRPr="00042F1B">
        <w:rPr>
          <w:sz w:val="20"/>
          <w:szCs w:val="20"/>
        </w:rPr>
        <w:t>.</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6307D9C" w:rsidR="00042F1B" w:rsidRPr="008531D1" w:rsidRDefault="005B6195"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4F6BD8" wp14:editId="26F5FE81">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rea_plot.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E71DB76" w14:textId="04C8717E"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r w:rsidR="00F178AB" w:rsidRPr="00B05AC4">
        <w:rPr>
          <w:rFonts w:eastAsia="Times New Roman"/>
          <w:i/>
          <w:iCs/>
          <w:color w:val="000000"/>
        </w:rPr>
        <w:t>N</w:t>
      </w:r>
      <w:r w:rsidR="00F178AB" w:rsidRPr="00B05AC4">
        <w:rPr>
          <w:rFonts w:eastAsia="Times New Roman"/>
          <w:color w:val="000000"/>
          <w:vertAlign w:val="subscript"/>
        </w:rPr>
        <w:t>area</w:t>
      </w:r>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2E02921E" w:rsidR="00772303" w:rsidRDefault="005A5C5B"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33AC528E" wp14:editId="7B122591">
            <wp:extent cx="5943600" cy="368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rea_treemap.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27D9282" w14:textId="7853D2B0"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r w:rsidR="00F178AB" w:rsidRPr="00B05AC4">
        <w:rPr>
          <w:rFonts w:eastAsia="Times New Roman"/>
          <w:color w:val="000000"/>
        </w:rPr>
        <w:t>Treemap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r w:rsidR="00CF0686" w:rsidRPr="00B05AC4">
        <w:rPr>
          <w:i/>
          <w:iCs/>
        </w:rPr>
        <w:t>N</w:t>
      </w:r>
      <w:r w:rsidR="00CF0686" w:rsidRPr="00B05AC4">
        <w:rPr>
          <w:vertAlign w:val="subscript"/>
        </w:rPr>
        <w:t>area</w:t>
      </w:r>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explained variance in the </w:t>
      </w:r>
      <w:r w:rsidR="005A5C5B">
        <w:rPr>
          <w:rFonts w:eastAsia="Times New Roman"/>
          <w:i/>
          <w:color w:val="000000"/>
        </w:rPr>
        <w:t>N</w:t>
      </w:r>
      <w:r w:rsidR="005A5C5B">
        <w:rPr>
          <w:rFonts w:eastAsia="Times New Roman"/>
          <w:color w:val="000000"/>
          <w:vertAlign w:val="subscript"/>
        </w:rPr>
        <w:t xml:space="preserve">area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r w:rsidR="00D60C62" w:rsidRPr="00AC49CC">
        <w:rPr>
          <w:rFonts w:eastAsia="Times New Roman"/>
          <w:bCs/>
          <w:i/>
          <w:iCs/>
          <w:color w:val="000000"/>
        </w:rPr>
        <w:t>N</w:t>
      </w:r>
      <w:r w:rsidR="00D60C62" w:rsidRPr="00AC49CC">
        <w:rPr>
          <w:rFonts w:eastAsia="Times New Roman"/>
          <w:bCs/>
          <w:i/>
          <w:color w:val="000000"/>
          <w:vertAlign w:val="subscript"/>
        </w:rPr>
        <w:t>area</w:t>
      </w:r>
    </w:p>
    <w:p w14:paraId="4974AEA6" w14:textId="5560C7A8"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DA24C9">
        <w:rPr>
          <w:rFonts w:eastAsia="Times New Roman"/>
          <w:color w:val="000000"/>
        </w:rPr>
        <w:t xml:space="preserve">The predicted </w:t>
      </w:r>
      <w:r w:rsidR="00961478" w:rsidRPr="008531D1">
        <w:rPr>
          <w:rFonts w:eastAsia="Times New Roman"/>
          <w:color w:val="000000"/>
        </w:rPr>
        <w:t xml:space="preserve">leaf </w:t>
      </w:r>
      <w:r w:rsidRPr="00DA24C9">
        <w:rPr>
          <w:rFonts w:eastAsia="Times New Roman"/>
          <w:color w:val="000000"/>
        </w:rPr>
        <w:t>N components</w:t>
      </w:r>
      <w:r w:rsidR="000F0BE3">
        <w:rPr>
          <w:rFonts w:eastAsia="Times New Roman"/>
          <w:color w:val="000000"/>
        </w:rPr>
        <w:t>,</w:t>
      </w:r>
      <w:r w:rsidRPr="008531D1">
        <w:rPr>
          <w:rFonts w:eastAsia="Times New Roman"/>
          <w:color w:val="000000"/>
        </w:rPr>
        <w:t xml:space="preserve"> </w:t>
      </w:r>
      <w:r w:rsidRPr="001B44B1">
        <w:rPr>
          <w:rFonts w:eastAsia="Times New Roman"/>
          <w:i/>
          <w:iCs/>
          <w:color w:val="000000"/>
        </w:rPr>
        <w:t>N</w:t>
      </w:r>
      <w:r w:rsidRPr="001B44B1">
        <w:rPr>
          <w:rFonts w:eastAsia="Times New Roman"/>
          <w:color w:val="000000"/>
          <w:vertAlign w:val="subscript"/>
        </w:rPr>
        <w:t>photo</w:t>
      </w:r>
      <w:r w:rsidRPr="001B44B1">
        <w:rPr>
          <w:rFonts w:eastAsia="Times New Roman"/>
          <w:color w:val="000000"/>
        </w:rPr>
        <w:t xml:space="preserve"> and </w:t>
      </w:r>
      <w:r w:rsidRPr="001B44B1">
        <w:rPr>
          <w:rFonts w:eastAsia="Times New Roman"/>
          <w:i/>
          <w:iCs/>
          <w:color w:val="000000"/>
        </w:rPr>
        <w:t>N</w:t>
      </w:r>
      <w:r w:rsidRPr="001B44B1">
        <w:rPr>
          <w:rFonts w:eastAsia="Times New Roman"/>
          <w:color w:val="000000"/>
          <w:vertAlign w:val="subscript"/>
        </w:rPr>
        <w:t>structure</w:t>
      </w:r>
      <w:r w:rsidR="000F0BE3">
        <w:rPr>
          <w:rFonts w:eastAsia="Times New Roman"/>
          <w:color w:val="000000"/>
        </w:rPr>
        <w:t>,</w:t>
      </w:r>
      <w:r w:rsidRPr="00771C52">
        <w:rPr>
          <w:rFonts w:eastAsia="Times New Roman"/>
          <w:color w:val="000000"/>
        </w:rPr>
        <w:t xml:space="preserve"> had significant</w:t>
      </w:r>
      <w:r w:rsidR="004B6018">
        <w:rPr>
          <w:rFonts w:eastAsia="Times New Roman"/>
          <w:color w:val="000000"/>
        </w:rPr>
        <w:t>, positive</w:t>
      </w:r>
      <w:r w:rsidRPr="00771C52">
        <w:rPr>
          <w:rFonts w:eastAsia="Times New Roman"/>
          <w:color w:val="000000"/>
        </w:rPr>
        <w:t xml:space="preserve"> effects on </w:t>
      </w:r>
      <w:r w:rsidRPr="00771C52">
        <w:rPr>
          <w:rFonts w:eastAsia="Times New Roman"/>
          <w:i/>
          <w:iCs/>
          <w:color w:val="000000"/>
        </w:rPr>
        <w:t>N</w:t>
      </w:r>
      <w:r w:rsidRPr="00771C52">
        <w:rPr>
          <w:rFonts w:eastAsia="Times New Roman"/>
          <w:color w:val="000000"/>
          <w:vertAlign w:val="subscript"/>
        </w:rPr>
        <w:t>area</w:t>
      </w:r>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4</w:t>
      </w:r>
      <w:r w:rsidRPr="00771C52">
        <w:rPr>
          <w:rFonts w:eastAsia="Times New Roman"/>
          <w:color w:val="000000"/>
        </w:rPr>
        <w:t>) and a high relative importance in the model (23% and 38%</w:t>
      </w:r>
      <w:r w:rsidR="000F0BE3">
        <w:rPr>
          <w:rFonts w:eastAsia="Times New Roman"/>
          <w:color w:val="000000"/>
        </w:rPr>
        <w:t>, respectively</w:t>
      </w:r>
      <w:r w:rsidR="004661AC" w:rsidRPr="00771C52">
        <w:rPr>
          <w:rFonts w:eastAsia="Times New Roman"/>
          <w:color w:val="000000"/>
        </w:rPr>
        <w:t>;</w:t>
      </w:r>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5</w:t>
      </w:r>
      <w:r w:rsidRPr="00771C52">
        <w:rPr>
          <w:rFonts w:eastAsia="Times New Roman"/>
          <w:color w:val="000000"/>
        </w:rPr>
        <w:t>).</w:t>
      </w:r>
      <w:r w:rsidR="003A1E67">
        <w:rPr>
          <w:rFonts w:eastAsia="Times New Roman"/>
          <w:color w:val="000000"/>
        </w:rPr>
        <w:t xml:space="preserve"> The </w:t>
      </w:r>
      <w:r w:rsidR="003A1E67" w:rsidRPr="001B44B1">
        <w:rPr>
          <w:rFonts w:eastAsia="Times New Roman"/>
          <w:i/>
          <w:iCs/>
          <w:color w:val="000000"/>
        </w:rPr>
        <w:t>N</w:t>
      </w:r>
      <w:r w:rsidR="003A1E67" w:rsidRPr="001B44B1">
        <w:rPr>
          <w:rFonts w:eastAsia="Times New Roman"/>
          <w:color w:val="000000"/>
          <w:vertAlign w:val="subscript"/>
        </w:rPr>
        <w:t>photo</w:t>
      </w:r>
      <w:r w:rsidR="003A1E67">
        <w:rPr>
          <w:rFonts w:eastAsia="Times New Roman"/>
          <w:color w:val="000000"/>
        </w:rPr>
        <w:t xml:space="preserve"> effect is reflects the aboveground climate impact on </w:t>
      </w:r>
      <w:r w:rsidR="003A1E67">
        <w:rPr>
          <w:rFonts w:eastAsia="Times New Roman"/>
          <w:i/>
          <w:color w:val="000000"/>
        </w:rPr>
        <w:t>N</w:t>
      </w:r>
      <w:r w:rsidR="003A1E67">
        <w:rPr>
          <w:rFonts w:eastAsia="Times New Roman"/>
          <w:color w:val="000000"/>
          <w:vertAlign w:val="subscript"/>
        </w:rPr>
        <w:t>area</w:t>
      </w:r>
      <w:r w:rsidR="003A1E67">
        <w:rPr>
          <w:rFonts w:eastAsia="Times New Roman"/>
          <w:color w:val="000000"/>
        </w:rPr>
        <w:t xml:space="preserve">, while the </w:t>
      </w:r>
      <w:r w:rsidR="003A1E67">
        <w:rPr>
          <w:rFonts w:eastAsia="Times New Roman"/>
          <w:i/>
          <w:color w:val="000000"/>
        </w:rPr>
        <w:t>N</w:t>
      </w:r>
      <w:r w:rsidR="003A1E67">
        <w:rPr>
          <w:rFonts w:eastAsia="Times New Roman"/>
          <w:color w:val="000000"/>
          <w:vertAlign w:val="subscript"/>
        </w:rPr>
        <w:t xml:space="preserve">structure </w:t>
      </w:r>
      <w:r w:rsidR="003A1E67" w:rsidRPr="00DA24C9">
        <w:rPr>
          <w:rFonts w:eastAsia="Times New Roman"/>
          <w:color w:val="000000"/>
        </w:rPr>
        <w:t>effects reflects the</w:t>
      </w:r>
      <w:r w:rsidR="003A1E67">
        <w:rPr>
          <w:rFonts w:eastAsia="Times New Roman"/>
          <w:color w:val="000000"/>
        </w:rPr>
        <w:t xml:space="preserve"> impact of </w:t>
      </w:r>
      <w:r w:rsidR="003A1E67">
        <w:rPr>
          <w:rFonts w:eastAsia="Times New Roman"/>
          <w:i/>
          <w:color w:val="000000"/>
        </w:rPr>
        <w:t>M</w:t>
      </w:r>
      <w:r w:rsidR="003A1E67">
        <w:rPr>
          <w:rFonts w:eastAsia="Times New Roman"/>
          <w:color w:val="000000"/>
          <w:vertAlign w:val="subscript"/>
        </w:rPr>
        <w:t>area</w:t>
      </w:r>
      <w:r w:rsidR="003A1E67">
        <w:rPr>
          <w:rFonts w:eastAsia="Times New Roman"/>
          <w:color w:val="000000"/>
        </w:rPr>
        <w:t>.</w:t>
      </w:r>
      <w:r w:rsidRPr="00771C52">
        <w:rPr>
          <w:rFonts w:eastAsia="Times New Roman"/>
          <w:color w:val="000000"/>
        </w:rPr>
        <w:t xml:space="preserve"> </w:t>
      </w:r>
      <w:r w:rsidR="003A1E67">
        <w:rPr>
          <w:rFonts w:eastAsia="Times New Roman"/>
          <w:color w:val="000000"/>
        </w:rPr>
        <w:t>As in the first model</w:t>
      </w:r>
      <w:r w:rsidR="004661AC" w:rsidRPr="00771C52">
        <w:rPr>
          <w:rFonts w:eastAsia="Times New Roman"/>
          <w:color w:val="000000"/>
        </w:rPr>
        <w:t xml:space="preserve">, </w:t>
      </w:r>
      <w:r w:rsidR="000C583D" w:rsidRPr="00771C52">
        <w:rPr>
          <w:rFonts w:eastAsia="Times New Roman"/>
          <w:color w:val="000000"/>
        </w:rPr>
        <w:t>s</w:t>
      </w:r>
      <w:r w:rsidR="004661AC" w:rsidRPr="00771C52">
        <w:rPr>
          <w:rFonts w:eastAsia="Times New Roman"/>
          <w:color w:val="000000"/>
        </w:rPr>
        <w:t>oil N (</w:t>
      </w:r>
      <w:r w:rsidR="004661AC" w:rsidRPr="00771C52">
        <w:rPr>
          <w:rFonts w:eastAsia="Times New Roman"/>
          <w:i/>
          <w:iCs/>
          <w:color w:val="000000"/>
        </w:rPr>
        <w:t xml:space="preserve">p </w:t>
      </w:r>
      <w:r w:rsidR="004661AC" w:rsidRPr="00771C52">
        <w:rPr>
          <w:rFonts w:eastAsia="Times New Roman"/>
          <w:color w:val="000000"/>
        </w:rPr>
        <w:t>&lt; 0.001), N fixation (</w:t>
      </w:r>
      <w:r w:rsidR="004661AC" w:rsidRPr="00771C52">
        <w:rPr>
          <w:rFonts w:eastAsia="Times New Roman"/>
          <w:i/>
          <w:iCs/>
          <w:color w:val="000000"/>
        </w:rPr>
        <w:t xml:space="preserve">p </w:t>
      </w:r>
      <w:r w:rsidR="004661AC" w:rsidRPr="00771C52">
        <w:rPr>
          <w:rFonts w:eastAsia="Times New Roman"/>
          <w:color w:val="000000"/>
        </w:rPr>
        <w:t xml:space="preserve"> &lt; 0.001), photosynthetic pathway (</w:t>
      </w:r>
      <w:r w:rsidR="004661AC" w:rsidRPr="00771C52">
        <w:rPr>
          <w:rFonts w:eastAsia="Times New Roman"/>
          <w:i/>
          <w:iCs/>
          <w:color w:val="000000"/>
        </w:rPr>
        <w:t xml:space="preserve">p </w:t>
      </w:r>
      <w:r w:rsidR="004661AC" w:rsidRPr="00771C52">
        <w:rPr>
          <w:rFonts w:eastAsia="Times New Roman"/>
          <w:color w:val="000000"/>
        </w:rPr>
        <w:t xml:space="preserve">&lt; 0.001), and the interaction between </w:t>
      </w:r>
      <w:r w:rsidR="00750DAC" w:rsidRPr="00771C52">
        <w:rPr>
          <w:rFonts w:eastAsia="Times New Roman"/>
          <w:color w:val="000000"/>
        </w:rPr>
        <w:t>s</w:t>
      </w:r>
      <w:r w:rsidR="004661AC" w:rsidRPr="00771C52">
        <w:rPr>
          <w:rFonts w:eastAsia="Times New Roman"/>
          <w:color w:val="000000"/>
        </w:rPr>
        <w:t xml:space="preserve">oil N and </w:t>
      </w:r>
      <w:r w:rsidR="00750DAC" w:rsidRPr="00771C52">
        <w:rPr>
          <w:rFonts w:eastAsia="Times New Roman"/>
          <w:color w:val="000000"/>
        </w:rPr>
        <w:t>s</w:t>
      </w:r>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r w:rsidR="004B6018">
        <w:rPr>
          <w:rFonts w:eastAsia="Times New Roman"/>
          <w:color w:val="000000"/>
        </w:rPr>
        <w:t>&lt;</w:t>
      </w:r>
      <w:r w:rsidR="004661AC" w:rsidRPr="00771C52">
        <w:rPr>
          <w:rFonts w:eastAsia="Times New Roman"/>
          <w:color w:val="000000"/>
        </w:rPr>
        <w:t xml:space="preserve"> 0.0</w:t>
      </w:r>
      <w:r w:rsidR="004B6018">
        <w:rPr>
          <w:rFonts w:eastAsia="Times New Roman"/>
          <w:color w:val="000000"/>
        </w:rPr>
        <w:t>5</w:t>
      </w:r>
      <w:r w:rsidR="004661AC" w:rsidRPr="00771C52">
        <w:rPr>
          <w:rFonts w:eastAsia="Times New Roman"/>
          <w:color w:val="000000"/>
        </w:rPr>
        <w:t xml:space="preserve">; Table </w:t>
      </w:r>
      <w:r w:rsidR="00DD3527">
        <w:rPr>
          <w:rFonts w:eastAsia="Times New Roman"/>
          <w:color w:val="000000"/>
        </w:rPr>
        <w:t>3</w:t>
      </w:r>
      <w:r w:rsidR="004661AC" w:rsidRPr="00771C52">
        <w:rPr>
          <w:rFonts w:eastAsia="Times New Roman"/>
          <w:color w:val="000000"/>
        </w:rPr>
        <w:t xml:space="preserve">) had significant effects on </w:t>
      </w:r>
      <w:r w:rsidR="004661AC" w:rsidRPr="00771C52">
        <w:rPr>
          <w:rFonts w:eastAsia="Times New Roman"/>
          <w:i/>
          <w:iCs/>
          <w:color w:val="000000"/>
        </w:rPr>
        <w:t>N</w:t>
      </w:r>
      <w:r w:rsidR="004661AC" w:rsidRPr="00771C52">
        <w:rPr>
          <w:rFonts w:eastAsia="Times New Roman"/>
          <w:color w:val="000000"/>
          <w:vertAlign w:val="subscript"/>
        </w:rPr>
        <w:t>area</w:t>
      </w:r>
      <w:r w:rsidR="004661AC" w:rsidRPr="00771C52">
        <w:rPr>
          <w:rFonts w:eastAsia="Times New Roman"/>
          <w:color w:val="000000"/>
        </w:rPr>
        <w:t xml:space="preserve">. </w:t>
      </w:r>
      <w:r w:rsidR="004B6018">
        <w:rPr>
          <w:rFonts w:eastAsia="Times New Roman"/>
          <w:color w:val="000000"/>
        </w:rPr>
        <w:t>The</w:t>
      </w:r>
      <w:r w:rsidR="004D1F45">
        <w:rPr>
          <w:rFonts w:eastAsia="Times New Roman"/>
          <w:color w:val="000000"/>
        </w:rPr>
        <w:t xml:space="preserve"> combined</w:t>
      </w:r>
      <w:r w:rsidR="004B6018">
        <w:rPr>
          <w:rFonts w:eastAsia="Times New Roman"/>
          <w:color w:val="000000"/>
        </w:rPr>
        <w:t xml:space="preserve"> relative importance of</w:t>
      </w:r>
      <w:r w:rsidR="004D1F45">
        <w:rPr>
          <w:rFonts w:eastAsia="Times New Roman"/>
          <w:color w:val="000000"/>
        </w:rPr>
        <w:t xml:space="preserve"> the soil treatments was </w:t>
      </w:r>
      <w:r w:rsidR="004554C8">
        <w:rPr>
          <w:rFonts w:eastAsia="Times New Roman"/>
          <w:color w:val="000000"/>
        </w:rPr>
        <w:t>16.8% (</w:t>
      </w:r>
      <w:r w:rsidR="004554C8" w:rsidRPr="00771C52">
        <w:rPr>
          <w:rFonts w:eastAsia="Times New Roman"/>
          <w:color w:val="000000"/>
        </w:rPr>
        <w:t xml:space="preserve">Table </w:t>
      </w:r>
      <w:r w:rsidR="00DD3527">
        <w:rPr>
          <w:rFonts w:eastAsia="Times New Roman"/>
          <w:color w:val="000000"/>
        </w:rPr>
        <w:t>3</w:t>
      </w:r>
      <w:r w:rsidR="00DD3527" w:rsidRPr="00771C52">
        <w:rPr>
          <w:rFonts w:eastAsia="Times New Roman"/>
          <w:color w:val="000000"/>
        </w:rPr>
        <w:t xml:space="preserve"> </w:t>
      </w:r>
      <w:r w:rsidR="004554C8" w:rsidRPr="00771C52">
        <w:rPr>
          <w:rFonts w:eastAsia="Times New Roman"/>
          <w:color w:val="000000"/>
        </w:rPr>
        <w:t xml:space="preserve">and Figure </w:t>
      </w:r>
      <w:r w:rsidR="00AC49CC">
        <w:rPr>
          <w:rFonts w:eastAsia="Times New Roman"/>
          <w:color w:val="000000"/>
        </w:rPr>
        <w:t>5</w:t>
      </w:r>
      <w:r w:rsidR="004554C8">
        <w:rPr>
          <w:rFonts w:eastAsia="Times New Roman"/>
          <w:color w:val="000000"/>
        </w:rPr>
        <w:t>). The relative importance of</w:t>
      </w:r>
      <w:r w:rsidR="004B6018">
        <w:rPr>
          <w:rFonts w:eastAsia="Times New Roman"/>
          <w:color w:val="000000"/>
        </w:rPr>
        <w:t xml:space="preserve"> p</w:t>
      </w:r>
      <w:r w:rsidR="004661AC" w:rsidRPr="00771C52">
        <w:rPr>
          <w:rFonts w:eastAsia="Times New Roman"/>
          <w:color w:val="000000"/>
        </w:rPr>
        <w:t>hotosynthetic pathway</w:t>
      </w:r>
      <w:r w:rsidR="004554C8">
        <w:rPr>
          <w:rFonts w:eastAsia="Times New Roman"/>
          <w:color w:val="000000"/>
        </w:rPr>
        <w:t xml:space="preserve"> </w:t>
      </w:r>
      <w:r w:rsidR="004554C8" w:rsidRPr="00771C52">
        <w:rPr>
          <w:rFonts w:eastAsia="Times New Roman"/>
          <w:color w:val="000000"/>
        </w:rPr>
        <w:t>and N fixation</w:t>
      </w:r>
      <w:r w:rsidR="004661AC" w:rsidRPr="00771C52">
        <w:rPr>
          <w:rFonts w:eastAsia="Times New Roman"/>
          <w:color w:val="000000"/>
        </w:rPr>
        <w:t xml:space="preserve"> </w:t>
      </w:r>
      <w:r w:rsidR="004B6018">
        <w:rPr>
          <w:rFonts w:eastAsia="Times New Roman"/>
          <w:color w:val="000000"/>
        </w:rPr>
        <w:t xml:space="preserve">was </w:t>
      </w:r>
      <w:r w:rsidR="004661AC" w:rsidRPr="00771C52">
        <w:rPr>
          <w:rFonts w:eastAsia="Times New Roman"/>
          <w:color w:val="000000"/>
        </w:rPr>
        <w:t>7</w:t>
      </w:r>
      <w:r w:rsidR="004554C8">
        <w:rPr>
          <w:rFonts w:eastAsia="Times New Roman"/>
          <w:color w:val="000000"/>
        </w:rPr>
        <w:t xml:space="preserve">% and </w:t>
      </w:r>
      <w:r w:rsidR="004661AC" w:rsidRPr="00771C52">
        <w:rPr>
          <w:rFonts w:eastAsia="Times New Roman"/>
          <w:color w:val="000000"/>
        </w:rPr>
        <w:t>4%</w:t>
      </w:r>
      <w:r w:rsidR="004554C8">
        <w:rPr>
          <w:rFonts w:eastAsia="Times New Roman"/>
          <w:color w:val="000000"/>
        </w:rPr>
        <w:t>, respectively</w:t>
      </w:r>
      <w:r w:rsidR="004661AC" w:rsidRPr="00771C52">
        <w:rPr>
          <w:rFonts w:eastAsia="Times New Roman"/>
          <w:color w:val="000000"/>
        </w:rPr>
        <w:t xml:space="preserve"> (1%; Table </w:t>
      </w:r>
      <w:r w:rsidR="00DD3527">
        <w:rPr>
          <w:rFonts w:eastAsia="Times New Roman"/>
          <w:color w:val="000000"/>
        </w:rPr>
        <w:t>3</w:t>
      </w:r>
      <w:r w:rsidR="00DD3527" w:rsidRPr="00771C52">
        <w:rPr>
          <w:rFonts w:eastAsia="Times New Roman"/>
          <w:color w:val="000000"/>
        </w:rPr>
        <w:t xml:space="preserve"> </w:t>
      </w:r>
      <w:r w:rsidR="004661AC" w:rsidRPr="00771C52">
        <w:rPr>
          <w:rFonts w:eastAsia="Times New Roman"/>
          <w:color w:val="000000"/>
        </w:rPr>
        <w:t xml:space="preserve">and Figure </w:t>
      </w:r>
      <w:r w:rsidR="00AC49CC">
        <w:rPr>
          <w:rFonts w:eastAsia="Times New Roman"/>
          <w:color w:val="000000"/>
        </w:rPr>
        <w:t>5</w:t>
      </w:r>
      <w:r w:rsidR="004661AC" w:rsidRPr="00771C52">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1A720B" w:rsidRDefault="00AC49CC" w:rsidP="00AC49CC">
      <w:pPr>
        <w:spacing w:line="480" w:lineRule="auto"/>
        <w:rPr>
          <w:sz w:val="20"/>
          <w:szCs w:val="20"/>
        </w:rPr>
      </w:pPr>
      <w:r w:rsidRPr="001A720B">
        <w:rPr>
          <w:b/>
          <w:bCs/>
          <w:sz w:val="20"/>
          <w:szCs w:val="20"/>
        </w:rPr>
        <w:lastRenderedPageBreak/>
        <w:t xml:space="preserve">Table </w:t>
      </w:r>
      <w:r w:rsidR="00DD3527">
        <w:rPr>
          <w:b/>
          <w:bCs/>
          <w:sz w:val="20"/>
          <w:szCs w:val="20"/>
        </w:rPr>
        <w:t>3</w:t>
      </w:r>
      <w:r w:rsidRPr="001A720B">
        <w:rPr>
          <w:b/>
          <w:bCs/>
          <w:sz w:val="20"/>
          <w:szCs w:val="20"/>
        </w:rPr>
        <w:t>.</w:t>
      </w:r>
      <w:r w:rsidRPr="001A720B">
        <w:rPr>
          <w:sz w:val="20"/>
          <w:szCs w:val="20"/>
        </w:rPr>
        <w:t xml:space="preserve"> Regression coefficients for </w:t>
      </w:r>
      <w:r w:rsidRPr="00D32C27">
        <w:rPr>
          <w:sz w:val="20"/>
          <w:szCs w:val="20"/>
        </w:rPr>
        <w:t xml:space="preserve">linear mixed effects model with </w:t>
      </w:r>
      <w:r w:rsidRPr="00D32C27">
        <w:rPr>
          <w:i/>
          <w:iCs/>
          <w:sz w:val="20"/>
          <w:szCs w:val="20"/>
        </w:rPr>
        <w:t>N</w:t>
      </w:r>
      <w:r w:rsidRPr="00D32C27">
        <w:rPr>
          <w:sz w:val="20"/>
          <w:szCs w:val="20"/>
          <w:vertAlign w:val="subscript"/>
        </w:rPr>
        <w:t>area</w:t>
      </w:r>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effects</w:t>
      </w:r>
      <w:r>
        <w:rPr>
          <w:sz w:val="20"/>
          <w:szCs w:val="20"/>
        </w:rPr>
        <w:t>.*</w:t>
      </w:r>
    </w:p>
    <w:tbl>
      <w:tblPr>
        <w:tblW w:w="5000" w:type="pct"/>
        <w:tblLook w:val="04A0" w:firstRow="1" w:lastRow="0" w:firstColumn="1" w:lastColumn="0" w:noHBand="0" w:noVBand="1"/>
      </w:tblPr>
      <w:tblGrid>
        <w:gridCol w:w="2768"/>
        <w:gridCol w:w="1542"/>
        <w:gridCol w:w="1542"/>
        <w:gridCol w:w="1542"/>
        <w:gridCol w:w="1966"/>
      </w:tblGrid>
      <w:tr w:rsidR="00AC49CC" w:rsidRPr="001A720B" w14:paraId="3B6CB003" w14:textId="77777777" w:rsidTr="00237CD4">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824"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824"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82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237CD4">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r w:rsidRPr="00B44DBC">
              <w:rPr>
                <w:rFonts w:eastAsia="Times New Roman"/>
                <w:i/>
                <w:iCs/>
                <w:color w:val="000000"/>
                <w:sz w:val="20"/>
                <w:szCs w:val="20"/>
              </w:rPr>
              <w:t>N</w:t>
            </w:r>
            <w:r w:rsidRPr="00470BF0">
              <w:rPr>
                <w:rFonts w:eastAsia="Times New Roman"/>
                <w:color w:val="000000"/>
                <w:sz w:val="20"/>
                <w:szCs w:val="20"/>
                <w:vertAlign w:val="subscript"/>
              </w:rPr>
              <w:t>photo</w:t>
            </w:r>
          </w:p>
        </w:tc>
        <w:tc>
          <w:tcPr>
            <w:tcW w:w="824"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single" w:sz="4" w:space="0" w:color="auto"/>
              <w:left w:val="nil"/>
              <w:bottom w:val="nil"/>
              <w:right w:val="nil"/>
            </w:tcBorders>
            <w:shd w:val="clear" w:color="auto" w:fill="auto"/>
            <w:noWrap/>
            <w:vAlign w:val="center"/>
            <w:hideMark/>
          </w:tcPr>
          <w:p w14:paraId="6A7898A6"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0.5</w:t>
            </w:r>
            <w:r>
              <w:rPr>
                <w:rFonts w:eastAsia="Times New Roman"/>
                <w:color w:val="000000"/>
                <w:sz w:val="20"/>
                <w:szCs w:val="20"/>
              </w:rPr>
              <w:t xml:space="preserve">20 ± </w:t>
            </w:r>
            <w:r w:rsidRPr="00A406C6">
              <w:rPr>
                <w:rFonts w:eastAsia="Times New Roman"/>
                <w:color w:val="000000"/>
                <w:sz w:val="20"/>
                <w:szCs w:val="20"/>
              </w:rPr>
              <w:t>0.0</w:t>
            </w:r>
            <w:r>
              <w:rPr>
                <w:rFonts w:eastAsia="Times New Roman"/>
                <w:color w:val="000000"/>
                <w:sz w:val="20"/>
                <w:szCs w:val="20"/>
              </w:rPr>
              <w:t>91</w:t>
            </w:r>
          </w:p>
        </w:tc>
        <w:tc>
          <w:tcPr>
            <w:tcW w:w="824" w:type="pct"/>
            <w:tcBorders>
              <w:top w:val="single" w:sz="4" w:space="0" w:color="auto"/>
              <w:left w:val="nil"/>
              <w:bottom w:val="nil"/>
              <w:right w:val="nil"/>
            </w:tcBorders>
            <w:shd w:val="clear" w:color="auto" w:fill="auto"/>
            <w:noWrap/>
            <w:vAlign w:val="center"/>
            <w:hideMark/>
          </w:tcPr>
          <w:p w14:paraId="2F850F3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1EA594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23</w:t>
            </w:r>
            <w:r>
              <w:rPr>
                <w:rFonts w:eastAsia="Times New Roman"/>
                <w:color w:val="000000"/>
                <w:sz w:val="20"/>
                <w:szCs w:val="20"/>
              </w:rPr>
              <w:t>.25</w:t>
            </w:r>
            <w:r w:rsidRPr="001A720B">
              <w:rPr>
                <w:rFonts w:eastAsia="Times New Roman"/>
                <w:color w:val="000000"/>
                <w:sz w:val="20"/>
                <w:szCs w:val="20"/>
              </w:rPr>
              <w:t>%</w:t>
            </w:r>
          </w:p>
        </w:tc>
      </w:tr>
      <w:tr w:rsidR="00AC49CC" w:rsidRPr="001A720B" w14:paraId="16EBDF75" w14:textId="77777777" w:rsidTr="00237CD4">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r w:rsidRPr="00B44DBC">
              <w:rPr>
                <w:rFonts w:eastAsia="Times New Roman"/>
                <w:i/>
                <w:iCs/>
                <w:color w:val="000000"/>
                <w:sz w:val="20"/>
                <w:szCs w:val="20"/>
              </w:rPr>
              <w:t>N</w:t>
            </w:r>
            <w:r w:rsidRPr="00470BF0">
              <w:rPr>
                <w:rFonts w:eastAsia="Times New Roman"/>
                <w:color w:val="000000"/>
                <w:sz w:val="20"/>
                <w:szCs w:val="20"/>
                <w:vertAlign w:val="subscript"/>
              </w:rPr>
              <w:t>structure</w:t>
            </w:r>
          </w:p>
        </w:tc>
        <w:tc>
          <w:tcPr>
            <w:tcW w:w="824"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266B50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0.95</w:t>
            </w:r>
            <w:r>
              <w:rPr>
                <w:rFonts w:eastAsia="Times New Roman"/>
                <w:color w:val="000000"/>
                <w:sz w:val="20"/>
                <w:szCs w:val="20"/>
              </w:rPr>
              <w:t xml:space="preserve">2 ± </w:t>
            </w:r>
            <w:r w:rsidRPr="009A03C5">
              <w:rPr>
                <w:rFonts w:eastAsia="Times New Roman"/>
                <w:color w:val="000000"/>
                <w:sz w:val="20"/>
                <w:szCs w:val="20"/>
              </w:rPr>
              <w:t>0.009</w:t>
            </w:r>
          </w:p>
        </w:tc>
        <w:tc>
          <w:tcPr>
            <w:tcW w:w="82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3</w:t>
            </w:r>
            <w:r>
              <w:rPr>
                <w:rFonts w:eastAsia="Times New Roman"/>
                <w:color w:val="000000"/>
                <w:sz w:val="20"/>
                <w:szCs w:val="20"/>
              </w:rPr>
              <w:t>7.10</w:t>
            </w:r>
            <w:r w:rsidRPr="001A720B">
              <w:rPr>
                <w:rFonts w:eastAsia="Times New Roman"/>
                <w:color w:val="000000"/>
                <w:sz w:val="20"/>
                <w:szCs w:val="20"/>
              </w:rPr>
              <w:t>%</w:t>
            </w:r>
          </w:p>
        </w:tc>
      </w:tr>
      <w:tr w:rsidR="00AC49CC" w:rsidRPr="001A720B" w14:paraId="113915B3" w14:textId="77777777" w:rsidTr="00237CD4">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824"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5</w:t>
            </w:r>
            <w:r>
              <w:rPr>
                <w:rFonts w:eastAsia="Times New Roman"/>
                <w:color w:val="000000"/>
                <w:sz w:val="20"/>
                <w:szCs w:val="20"/>
              </w:rPr>
              <w:t>.23</w:t>
            </w:r>
            <w:r w:rsidRPr="001A720B">
              <w:rPr>
                <w:rFonts w:eastAsia="Times New Roman"/>
                <w:color w:val="000000"/>
                <w:sz w:val="20"/>
                <w:szCs w:val="20"/>
              </w:rPr>
              <w:t>%</w:t>
            </w:r>
          </w:p>
        </w:tc>
      </w:tr>
      <w:tr w:rsidR="00AC49CC" w:rsidRPr="001A720B" w14:paraId="4A2C05FD" w14:textId="77777777" w:rsidTr="00237CD4">
        <w:trPr>
          <w:trHeight w:val="320"/>
        </w:trPr>
        <w:tc>
          <w:tcPr>
            <w:tcW w:w="1479" w:type="pct"/>
            <w:tcBorders>
              <w:top w:val="nil"/>
              <w:left w:val="nil"/>
              <w:bottom w:val="nil"/>
              <w:right w:val="nil"/>
            </w:tcBorders>
            <w:shd w:val="clear" w:color="auto" w:fill="auto"/>
            <w:noWrap/>
            <w:vAlign w:val="center"/>
            <w:hideMark/>
          </w:tcPr>
          <w:p w14:paraId="56023178"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w:t>
            </w:r>
          </w:p>
        </w:tc>
        <w:tc>
          <w:tcPr>
            <w:tcW w:w="824" w:type="pct"/>
            <w:tcBorders>
              <w:top w:val="nil"/>
              <w:left w:val="nil"/>
              <w:bottom w:val="nil"/>
              <w:right w:val="nil"/>
            </w:tcBorders>
            <w:vAlign w:val="center"/>
          </w:tcPr>
          <w:p w14:paraId="2D30A05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D83D19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050D7417"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0.7</w:t>
            </w:r>
            <w:r>
              <w:rPr>
                <w:rFonts w:eastAsia="Times New Roman"/>
                <w:color w:val="000000"/>
                <w:sz w:val="20"/>
                <w:szCs w:val="20"/>
              </w:rPr>
              <w:t>19</w:t>
            </w:r>
          </w:p>
        </w:tc>
        <w:tc>
          <w:tcPr>
            <w:tcW w:w="1050" w:type="pct"/>
            <w:tcBorders>
              <w:top w:val="nil"/>
              <w:left w:val="nil"/>
              <w:bottom w:val="nil"/>
              <w:right w:val="nil"/>
            </w:tcBorders>
            <w:shd w:val="clear" w:color="auto" w:fill="auto"/>
            <w:noWrap/>
            <w:vAlign w:val="center"/>
            <w:hideMark/>
          </w:tcPr>
          <w:p w14:paraId="702B5A1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3.82</w:t>
            </w:r>
            <w:r w:rsidRPr="001A720B">
              <w:rPr>
                <w:rFonts w:eastAsia="Times New Roman"/>
                <w:color w:val="000000"/>
                <w:sz w:val="20"/>
                <w:szCs w:val="20"/>
              </w:rPr>
              <w:t>%</w:t>
            </w:r>
          </w:p>
        </w:tc>
      </w:tr>
      <w:tr w:rsidR="00AC49CC" w:rsidRPr="001A720B" w14:paraId="47BC37FD" w14:textId="77777777" w:rsidTr="00237CD4">
        <w:trPr>
          <w:trHeight w:val="320"/>
        </w:trPr>
        <w:tc>
          <w:tcPr>
            <w:tcW w:w="1479" w:type="pct"/>
            <w:tcBorders>
              <w:top w:val="nil"/>
              <w:left w:val="nil"/>
              <w:bottom w:val="nil"/>
              <w:right w:val="nil"/>
            </w:tcBorders>
            <w:shd w:val="clear" w:color="auto" w:fill="auto"/>
            <w:noWrap/>
            <w:vAlign w:val="center"/>
            <w:hideMark/>
          </w:tcPr>
          <w:p w14:paraId="15EE887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AF5F0A1"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81D418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2568C22C"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506</w:t>
            </w:r>
          </w:p>
        </w:tc>
        <w:tc>
          <w:tcPr>
            <w:tcW w:w="1050" w:type="pct"/>
            <w:tcBorders>
              <w:top w:val="nil"/>
              <w:left w:val="nil"/>
              <w:bottom w:val="nil"/>
              <w:right w:val="nil"/>
            </w:tcBorders>
            <w:shd w:val="clear" w:color="auto" w:fill="auto"/>
            <w:noWrap/>
            <w:vAlign w:val="center"/>
            <w:hideMark/>
          </w:tcPr>
          <w:p w14:paraId="3EEDE6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3.53</w:t>
            </w:r>
            <w:r w:rsidRPr="001A720B">
              <w:rPr>
                <w:rFonts w:eastAsia="Times New Roman"/>
                <w:color w:val="000000"/>
                <w:sz w:val="20"/>
                <w:szCs w:val="20"/>
              </w:rPr>
              <w:t>%</w:t>
            </w:r>
          </w:p>
        </w:tc>
      </w:tr>
      <w:tr w:rsidR="00AC49CC" w:rsidRPr="001A720B" w14:paraId="7EA060DD" w14:textId="77777777" w:rsidTr="00237CD4">
        <w:trPr>
          <w:trHeight w:val="320"/>
        </w:trPr>
        <w:tc>
          <w:tcPr>
            <w:tcW w:w="1479" w:type="pct"/>
            <w:tcBorders>
              <w:top w:val="nil"/>
              <w:left w:val="nil"/>
              <w:bottom w:val="nil"/>
              <w:right w:val="nil"/>
            </w:tcBorders>
            <w:shd w:val="clear" w:color="auto" w:fill="auto"/>
            <w:noWrap/>
            <w:vAlign w:val="center"/>
            <w:hideMark/>
          </w:tcPr>
          <w:p w14:paraId="1ABCC5DF"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N fixer</w:t>
            </w:r>
          </w:p>
        </w:tc>
        <w:tc>
          <w:tcPr>
            <w:tcW w:w="824" w:type="pct"/>
            <w:tcBorders>
              <w:top w:val="nil"/>
              <w:left w:val="nil"/>
              <w:bottom w:val="nil"/>
              <w:right w:val="nil"/>
            </w:tcBorders>
            <w:vAlign w:val="center"/>
          </w:tcPr>
          <w:p w14:paraId="56FFB123"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2A3B5D3D"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274B89D"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4.42</w:t>
            </w:r>
            <w:r w:rsidRPr="001A720B">
              <w:rPr>
                <w:rFonts w:eastAsia="Times New Roman"/>
                <w:color w:val="000000"/>
                <w:sz w:val="20"/>
                <w:szCs w:val="20"/>
              </w:rPr>
              <w:t>%</w:t>
            </w:r>
          </w:p>
        </w:tc>
      </w:tr>
      <w:tr w:rsidR="00AC49CC" w:rsidRPr="001A720B" w14:paraId="2AB7923E" w14:textId="77777777" w:rsidTr="00237CD4">
        <w:trPr>
          <w:trHeight w:val="320"/>
        </w:trPr>
        <w:tc>
          <w:tcPr>
            <w:tcW w:w="1479" w:type="pct"/>
            <w:tcBorders>
              <w:top w:val="nil"/>
              <w:left w:val="nil"/>
              <w:bottom w:val="nil"/>
              <w:right w:val="nil"/>
            </w:tcBorders>
            <w:shd w:val="clear" w:color="auto" w:fill="auto"/>
            <w:noWrap/>
            <w:vAlign w:val="center"/>
            <w:hideMark/>
          </w:tcPr>
          <w:p w14:paraId="69B0F7AB" w14:textId="77777777" w:rsidR="00AC49CC" w:rsidRPr="001A720B" w:rsidRDefault="00AC49CC" w:rsidP="00237CD4">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24" w:type="pct"/>
            <w:tcBorders>
              <w:top w:val="nil"/>
              <w:left w:val="nil"/>
              <w:bottom w:val="nil"/>
              <w:right w:val="nil"/>
            </w:tcBorders>
            <w:vAlign w:val="center"/>
          </w:tcPr>
          <w:p w14:paraId="451A3EDA"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1AEA01F8"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1E5A599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8.93</w:t>
            </w:r>
            <w:r w:rsidRPr="001A720B">
              <w:rPr>
                <w:rFonts w:eastAsia="Times New Roman"/>
                <w:color w:val="000000"/>
                <w:sz w:val="20"/>
                <w:szCs w:val="20"/>
              </w:rPr>
              <w:t>%</w:t>
            </w:r>
          </w:p>
        </w:tc>
      </w:tr>
      <w:tr w:rsidR="00AC49CC" w:rsidRPr="001A720B" w14:paraId="17326A8C" w14:textId="77777777" w:rsidTr="00237CD4">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824"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3A22073" w14:textId="7777777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0.003</w:t>
            </w:r>
          </w:p>
        </w:tc>
        <w:tc>
          <w:tcPr>
            <w:tcW w:w="1050" w:type="pct"/>
            <w:tcBorders>
              <w:top w:val="nil"/>
              <w:left w:val="nil"/>
              <w:right w:val="nil"/>
            </w:tcBorders>
            <w:shd w:val="clear" w:color="auto" w:fill="auto"/>
            <w:noWrap/>
            <w:vAlign w:val="center"/>
            <w:hideMark/>
          </w:tcPr>
          <w:p w14:paraId="3DC3AF8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1.28%</w:t>
            </w:r>
          </w:p>
        </w:tc>
      </w:tr>
      <w:tr w:rsidR="00AC49CC" w:rsidRPr="001A720B" w14:paraId="09A0F288" w14:textId="77777777" w:rsidTr="00237CD4">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6BF3F501"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596</w:t>
            </w:r>
          </w:p>
        </w:tc>
        <w:tc>
          <w:tcPr>
            <w:tcW w:w="1050" w:type="pct"/>
            <w:tcBorders>
              <w:left w:val="nil"/>
              <w:right w:val="nil"/>
            </w:tcBorders>
            <w:shd w:val="clear" w:color="auto" w:fill="auto"/>
            <w:noWrap/>
            <w:vAlign w:val="center"/>
            <w:hideMark/>
          </w:tcPr>
          <w:p w14:paraId="090B17E9"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1.19%</w:t>
            </w:r>
          </w:p>
        </w:tc>
      </w:tr>
      <w:tr w:rsidR="00AC49CC" w:rsidRPr="001A720B" w14:paraId="3C39CEE2" w14:textId="77777777" w:rsidTr="00237CD4">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24"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right w:val="nil"/>
            </w:tcBorders>
            <w:shd w:val="clear" w:color="auto" w:fill="auto"/>
            <w:noWrap/>
            <w:vAlign w:val="center"/>
            <w:hideMark/>
          </w:tcPr>
          <w:p w14:paraId="1514016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803</w:t>
            </w:r>
          </w:p>
        </w:tc>
        <w:tc>
          <w:tcPr>
            <w:tcW w:w="1050" w:type="pct"/>
            <w:tcBorders>
              <w:left w:val="nil"/>
              <w:right w:val="nil"/>
            </w:tcBorders>
            <w:shd w:val="clear" w:color="auto" w:fill="auto"/>
            <w:noWrap/>
            <w:vAlign w:val="center"/>
            <w:hideMark/>
          </w:tcPr>
          <w:p w14:paraId="3B86C4D4"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1.11%</w:t>
            </w:r>
          </w:p>
        </w:tc>
      </w:tr>
      <w:tr w:rsidR="00AC49CC" w:rsidRPr="001A720B" w14:paraId="1D45C773" w14:textId="77777777" w:rsidTr="00237CD4">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24"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single" w:sz="4" w:space="0" w:color="auto"/>
              <w:right w:val="nil"/>
            </w:tcBorders>
            <w:shd w:val="clear" w:color="auto" w:fill="auto"/>
            <w:noWrap/>
            <w:vAlign w:val="center"/>
            <w:hideMark/>
          </w:tcPr>
          <w:p w14:paraId="00F2F9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981</w:t>
            </w:r>
          </w:p>
        </w:tc>
        <w:tc>
          <w:tcPr>
            <w:tcW w:w="1050" w:type="pct"/>
            <w:tcBorders>
              <w:left w:val="nil"/>
              <w:bottom w:val="single" w:sz="4" w:space="0" w:color="auto"/>
              <w:right w:val="nil"/>
            </w:tcBorders>
            <w:shd w:val="clear" w:color="auto" w:fill="auto"/>
            <w:noWrap/>
            <w:vAlign w:val="center"/>
            <w:hideMark/>
          </w:tcPr>
          <w:p w14:paraId="046B23B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0.60%</w:t>
            </w:r>
          </w:p>
        </w:tc>
      </w:tr>
    </w:tbl>
    <w:p w14:paraId="6818B953" w14:textId="1CA0C1FF" w:rsidR="00AC49CC" w:rsidRDefault="00AC49CC"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1,812. </w:t>
      </w:r>
      <w:r w:rsidRPr="000F56B8">
        <w:rPr>
          <w:sz w:val="20"/>
          <w:szCs w:val="20"/>
        </w:rPr>
        <w:t>Key:</w:t>
      </w:r>
      <w:r>
        <w:rPr>
          <w:sz w:val="20"/>
          <w:szCs w:val="20"/>
        </w:rPr>
        <w:t xml:space="preserve"> </w:t>
      </w:r>
      <w:r w:rsidRPr="00B44DBC">
        <w:rPr>
          <w:rFonts w:eastAsia="Times New Roman"/>
          <w:i/>
          <w:iCs/>
          <w:color w:val="000000"/>
          <w:sz w:val="20"/>
          <w:szCs w:val="20"/>
        </w:rPr>
        <w:t>N</w:t>
      </w:r>
      <w:r>
        <w:rPr>
          <w:rFonts w:eastAsia="Times New Roman"/>
          <w:color w:val="000000"/>
          <w:sz w:val="20"/>
          <w:szCs w:val="20"/>
          <w:vertAlign w:val="subscript"/>
        </w:rPr>
        <w:t>photo</w:t>
      </w:r>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r w:rsidRPr="00B44DBC">
        <w:rPr>
          <w:i/>
          <w:iCs/>
          <w:sz w:val="20"/>
          <w:szCs w:val="20"/>
        </w:rPr>
        <w:t>N</w:t>
      </w:r>
      <w:r>
        <w:rPr>
          <w:sz w:val="20"/>
          <w:szCs w:val="20"/>
          <w:vertAlign w:val="subscript"/>
        </w:rPr>
        <w:t>structure</w:t>
      </w:r>
      <w:r>
        <w:rPr>
          <w:sz w:val="20"/>
          <w:szCs w:val="20"/>
        </w:rPr>
        <w:t xml:space="preserve"> = leaf N</w:t>
      </w:r>
      <w:r w:rsidRPr="00470BF0">
        <w:rPr>
          <w:sz w:val="20"/>
          <w:szCs w:val="20"/>
        </w:rPr>
        <w:t xml:space="preserve"> in structural tissue</w:t>
      </w:r>
      <w:r w:rsidRPr="000F56B8">
        <w:rPr>
          <w:sz w:val="20"/>
          <w:szCs w:val="20"/>
        </w:rPr>
        <w:t>.</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22286BB1" w:rsidR="00077C60" w:rsidRPr="008531D1" w:rsidRDefault="00567E4F"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D5A1381" wp14:editId="2BDA8DF0">
            <wp:extent cx="5943600" cy="368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pred_plot.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F39E84C" w14:textId="6134EBF3"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r w:rsidR="00BF1133" w:rsidRPr="00DA24C9">
        <w:rPr>
          <w:rFonts w:eastAsia="Times New Roman"/>
          <w:i/>
          <w:iCs/>
          <w:color w:val="000000"/>
        </w:rPr>
        <w:t>N</w:t>
      </w:r>
      <w:r w:rsidR="00BF1133" w:rsidRPr="00DA24C9">
        <w:rPr>
          <w:rFonts w:eastAsia="Times New Roman"/>
          <w:color w:val="000000"/>
          <w:vertAlign w:val="subscript"/>
        </w:rPr>
        <w:t>area</w:t>
      </w:r>
      <w:r w:rsidR="00BF1133" w:rsidRPr="00DA24C9">
        <w:rPr>
          <w:rFonts w:eastAsia="Times New Roman"/>
          <w:color w:val="000000"/>
        </w:rPr>
        <w:t xml:space="preserve"> and </w:t>
      </w:r>
      <w:r w:rsidR="00BF1133" w:rsidRPr="00DA24C9">
        <w:rPr>
          <w:rFonts w:eastAsia="Times New Roman"/>
          <w:i/>
          <w:iCs/>
          <w:color w:val="000000"/>
        </w:rPr>
        <w:t>N</w:t>
      </w:r>
      <w:r w:rsidR="00BF1133" w:rsidRPr="00DA24C9">
        <w:rPr>
          <w:rFonts w:eastAsia="Times New Roman"/>
          <w:color w:val="000000"/>
          <w:vertAlign w:val="subscript"/>
        </w:rPr>
        <w:t>structure</w:t>
      </w:r>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2) under ambient and added </w:t>
      </w:r>
      <w:r w:rsidR="004E0353" w:rsidRPr="00DA24C9">
        <w:rPr>
          <w:rFonts w:eastAsia="Times New Roman"/>
          <w:color w:val="000000"/>
        </w:rPr>
        <w:t>s</w:t>
      </w:r>
      <w:r w:rsidR="00BF1133" w:rsidRPr="00DA24C9">
        <w:rPr>
          <w:rFonts w:eastAsia="Times New Roman"/>
          <w:color w:val="000000"/>
        </w:rPr>
        <w:t xml:space="preserve">oil N treatments. (B) Relationship between </w:t>
      </w:r>
      <w:r w:rsidR="00BF1133" w:rsidRPr="00DA24C9">
        <w:rPr>
          <w:rFonts w:eastAsia="Times New Roman"/>
          <w:i/>
          <w:iCs/>
          <w:color w:val="000000"/>
        </w:rPr>
        <w:t>N</w:t>
      </w:r>
      <w:r w:rsidR="00BF1133" w:rsidRPr="00DA24C9">
        <w:rPr>
          <w:rFonts w:eastAsia="Times New Roman"/>
          <w:color w:val="000000"/>
          <w:vertAlign w:val="subscript"/>
        </w:rPr>
        <w:t>area</w:t>
      </w:r>
      <w:r w:rsidR="00BF1133" w:rsidRPr="00DA24C9">
        <w:rPr>
          <w:rFonts w:eastAsia="Times New Roman"/>
          <w:color w:val="000000"/>
        </w:rPr>
        <w:t xml:space="preserve"> and </w:t>
      </w:r>
      <w:r w:rsidR="00BF1133" w:rsidRPr="00DA24C9">
        <w:rPr>
          <w:rFonts w:eastAsia="Times New Roman"/>
          <w:i/>
          <w:iCs/>
          <w:color w:val="000000"/>
        </w:rPr>
        <w:t>N</w:t>
      </w:r>
      <w:r w:rsidR="00BF1133" w:rsidRPr="00DA24C9">
        <w:rPr>
          <w:rFonts w:eastAsia="Times New Roman"/>
          <w:color w:val="000000"/>
          <w:vertAlign w:val="subscript"/>
        </w:rPr>
        <w:t>photo</w:t>
      </w:r>
      <w:r w:rsidR="00BF1133" w:rsidRPr="00DA24C9">
        <w:rPr>
          <w:rFonts w:eastAsia="Times New Roman"/>
          <w:color w:val="000000"/>
        </w:rPr>
        <w:t xml:space="preserve"> (</w:t>
      </w:r>
      <w:r w:rsidR="00BF1133" w:rsidRPr="00DA24C9">
        <w:rPr>
          <w:rFonts w:eastAsia="Times New Roman"/>
          <w:i/>
          <w:iCs/>
          <w:color w:val="000000"/>
        </w:rPr>
        <w:t xml:space="preserve">p </w:t>
      </w:r>
      <w:r w:rsidR="00BF1133" w:rsidRPr="00DA24C9">
        <w:rPr>
          <w:rFonts w:eastAsia="Times New Roman"/>
          <w:color w:val="000000"/>
        </w:rPr>
        <w:t xml:space="preserve">&lt; 0.001; Table 2)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in either the ambient (black) or added (tan) soil treatments.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5C01CBFC" w:rsidR="00AC49CC" w:rsidRPr="00AC49CC" w:rsidRDefault="00AC49C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4BFB7A48" wp14:editId="1FCD6271">
            <wp:extent cx="5943600" cy="368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ea_pred_treemap.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4ED28C97" w14:textId="7CA52472"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Treemap of relative importance for </w:t>
      </w:r>
      <w:r w:rsidR="00CF0686" w:rsidRPr="00DA24C9">
        <w:t xml:space="preserve">linear mixed effects model with </w:t>
      </w:r>
      <w:r w:rsidR="00CF0686" w:rsidRPr="00DA24C9">
        <w:rPr>
          <w:i/>
          <w:iCs/>
        </w:rPr>
        <w:t>N</w:t>
      </w:r>
      <w:r w:rsidR="00CF0686" w:rsidRPr="00DA24C9">
        <w:rPr>
          <w:vertAlign w:val="subscript"/>
        </w:rPr>
        <w:t>area</w:t>
      </w:r>
      <w:r w:rsidR="00CF0686" w:rsidRPr="00DA24C9">
        <w:t xml:space="preserve"> as the dependent variable and soil treatment variables, predicted nitrogen components, and species characteristics as fixed effects</w:t>
      </w:r>
      <w:r w:rsidR="00DB48ED">
        <w:t xml:space="preserve">. </w:t>
      </w:r>
      <w:commentRangeStart w:id="17"/>
      <w:r w:rsidR="00AC49CC">
        <w:rPr>
          <w:rFonts w:eastAsia="Times New Roman"/>
          <w:color w:val="000000"/>
        </w:rPr>
        <w:t>The area of the tree map represents 100% of the explained variance</w:t>
      </w:r>
      <w:commentRangeEnd w:id="17"/>
      <w:r w:rsidR="004121B6">
        <w:rPr>
          <w:rStyle w:val="CommentReference"/>
        </w:rPr>
        <w:commentReference w:id="17"/>
      </w:r>
      <w:r w:rsidR="00AC49CC">
        <w:rPr>
          <w:rFonts w:eastAsia="Times New Roman"/>
          <w:color w:val="000000"/>
        </w:rPr>
        <w:t xml:space="preserve"> in the </w:t>
      </w:r>
      <w:r w:rsidR="00AC49CC">
        <w:rPr>
          <w:rFonts w:eastAsia="Times New Roman"/>
          <w:i/>
          <w:color w:val="000000"/>
        </w:rPr>
        <w:t>N</w:t>
      </w:r>
      <w:r w:rsidR="00AC49CC">
        <w:rPr>
          <w:rFonts w:eastAsia="Times New Roman"/>
          <w:color w:val="000000"/>
          <w:vertAlign w:val="subscript"/>
        </w:rPr>
        <w:t xml:space="preserve">area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6674122A"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was significantly impacted by all three soil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2A405B" w:rsidRPr="008531D1">
        <w:rPr>
          <w:rFonts w:eastAsia="Times New Roman"/>
          <w:color w:val="000000"/>
        </w:rPr>
        <w:t>:</w:t>
      </w:r>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r w:rsidR="0013288D" w:rsidRPr="00771C52">
        <w:rPr>
          <w:rFonts w:eastAsia="Times New Roman"/>
          <w:color w:val="000000"/>
        </w:rPr>
        <w:t xml:space="preserve"> as well as the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w:t>
      </w:r>
      <w:r w:rsidR="00DD3527">
        <w:rPr>
          <w:rFonts w:eastAsia="Times New Roman"/>
          <w:color w:val="000000"/>
        </w:rPr>
        <w:t>4</w:t>
      </w:r>
      <w:r w:rsidR="00DD3527" w:rsidRPr="00771C52">
        <w:rPr>
          <w:rFonts w:eastAsia="Times New Roman"/>
          <w:color w:val="000000"/>
        </w:rPr>
        <w:t xml:space="preserve"> </w:t>
      </w:r>
      <w:r w:rsidR="00AF12A2" w:rsidRPr="00771C52">
        <w:rPr>
          <w:rFonts w:eastAsia="Times New Roman"/>
          <w:color w:val="000000"/>
        </w:rPr>
        <w:t xml:space="preserve">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commentRangeStart w:id="18"/>
      <w:r w:rsidR="00533C21">
        <w:rPr>
          <w:rFonts w:eastAsia="Times New Roman"/>
          <w:color w:val="000000"/>
        </w:rPr>
        <w:t xml:space="preserve">On average, added soil N increased AGB by 4.1%, </w:t>
      </w:r>
      <w:commentRangeEnd w:id="18"/>
      <w:r w:rsidR="007E617C">
        <w:rPr>
          <w:rStyle w:val="CommentReference"/>
        </w:rPr>
        <w:commentReference w:id="18"/>
      </w:r>
      <w:r w:rsidR="00533C21">
        <w:rPr>
          <w:rFonts w:eastAsia="Times New Roman"/>
          <w:color w:val="000000"/>
        </w:rPr>
        <w:t>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D361BC" w:rsidRDefault="00111025" w:rsidP="00111025">
      <w:pPr>
        <w:spacing w:line="480" w:lineRule="auto"/>
        <w:rPr>
          <w:b/>
          <w:bCs/>
          <w:sz w:val="20"/>
          <w:szCs w:val="20"/>
        </w:rPr>
      </w:pPr>
      <w:r w:rsidRPr="00D361BC">
        <w:rPr>
          <w:b/>
          <w:bCs/>
          <w:sz w:val="20"/>
          <w:szCs w:val="20"/>
        </w:rPr>
        <w:lastRenderedPageBreak/>
        <w:t xml:space="preserve">Table </w:t>
      </w:r>
      <w:r w:rsidR="00DD3527">
        <w:rPr>
          <w:b/>
          <w:bCs/>
          <w:sz w:val="20"/>
          <w:szCs w:val="20"/>
        </w:rPr>
        <w:t>4</w:t>
      </w:r>
      <w:r w:rsidRPr="00D361BC">
        <w:rPr>
          <w:b/>
          <w:bCs/>
          <w:sz w:val="20"/>
          <w:szCs w:val="20"/>
        </w:rPr>
        <w:t xml:space="preserve">. </w:t>
      </w:r>
      <w:r w:rsidRPr="00D361BC">
        <w:rPr>
          <w:sz w:val="20"/>
          <w:szCs w:val="20"/>
        </w:rPr>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49.657</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Default="00111025"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763. </w:t>
      </w:r>
      <w:r w:rsidRPr="000F56B8">
        <w:rPr>
          <w:sz w:val="20"/>
          <w:szCs w:val="20"/>
        </w:rPr>
        <w:t>Key:</w:t>
      </w:r>
      <w:r>
        <w:rPr>
          <w:sz w:val="20"/>
          <w:szCs w:val="20"/>
        </w:rPr>
        <w:t xml:space="preserve"> df = degrees of freedom</w:t>
      </w:r>
      <w:r w:rsidRPr="000F56B8">
        <w:rPr>
          <w:sz w:val="20"/>
          <w:szCs w:val="20"/>
        </w:rPr>
        <w:t>.</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Default="00111025" w:rsidP="00DA24C9">
      <w:pPr>
        <w:spacing w:line="480" w:lineRule="auto"/>
        <w:contextualSpacing/>
        <w:rPr>
          <w:rFonts w:eastAsia="Times New Roman"/>
          <w:bCs/>
          <w:color w:val="000000"/>
        </w:rPr>
      </w:pPr>
      <w:r>
        <w:rPr>
          <w:rFonts w:eastAsia="Times New Roman"/>
          <w:b/>
          <w:bCs/>
          <w:color w:val="000000"/>
        </w:rPr>
        <w:lastRenderedPageBreak/>
        <w:t xml:space="preserve">Figure </w:t>
      </w:r>
      <w:r w:rsidR="00342D03">
        <w:rPr>
          <w:rFonts w:eastAsia="Times New Roman"/>
          <w:b/>
          <w:bCs/>
          <w:color w:val="000000"/>
        </w:rPr>
        <w:t>6</w:t>
      </w:r>
      <w:r>
        <w:rPr>
          <w:rFonts w:eastAsia="Times New Roman"/>
          <w:b/>
          <w:bCs/>
          <w:color w:val="000000"/>
        </w:rPr>
        <w:t>.</w:t>
      </w:r>
    </w:p>
    <w:p w14:paraId="114FD876" w14:textId="40832E14" w:rsidR="00111025" w:rsidRPr="00111025" w:rsidRDefault="00111025" w:rsidP="00DA24C9">
      <w:pPr>
        <w:spacing w:line="480" w:lineRule="auto"/>
        <w:contextualSpacing/>
        <w:rPr>
          <w:rFonts w:eastAsia="Times New Roman"/>
          <w:bCs/>
          <w:color w:val="000000"/>
        </w:rPr>
      </w:pPr>
      <w:r>
        <w:rPr>
          <w:rFonts w:eastAsia="Times New Roman"/>
          <w:bCs/>
          <w:noProof/>
          <w:color w:val="000000"/>
        </w:rPr>
        <w:drawing>
          <wp:inline distT="0" distB="0" distL="0" distR="0" wp14:anchorId="038B8AEA" wp14:editId="6E4393C5">
            <wp:extent cx="5943600" cy="368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0A28555D" w14:textId="2CF165D6" w:rsidR="00150B42" w:rsidRPr="001B44B1" w:rsidRDefault="00150B42" w:rsidP="00DA24C9">
      <w:pPr>
        <w:spacing w:line="480" w:lineRule="auto"/>
        <w:contextualSpacing/>
        <w:rPr>
          <w:rFonts w:eastAsia="Times New Roman"/>
          <w:b/>
          <w:bCs/>
          <w:color w:val="000000"/>
        </w:rPr>
      </w:pPr>
      <w:r w:rsidRPr="001B44B1">
        <w:rPr>
          <w:rFonts w:eastAsia="Times New Roman"/>
          <w:b/>
          <w:bCs/>
          <w:color w:val="000000"/>
        </w:rPr>
        <w:t xml:space="preserve">Figure </w:t>
      </w:r>
      <w:r w:rsidR="00342D03">
        <w:rPr>
          <w:rFonts w:eastAsia="Times New Roman"/>
          <w:b/>
          <w:bCs/>
          <w:color w:val="000000"/>
        </w:rPr>
        <w:t>6</w:t>
      </w:r>
      <w:r w:rsidRPr="001B44B1">
        <w:rPr>
          <w:rFonts w:eastAsia="Times New Roman"/>
          <w:b/>
          <w:bCs/>
          <w:color w:val="000000"/>
        </w:rPr>
        <w:t>.</w:t>
      </w:r>
      <w:r w:rsidR="00832B95" w:rsidRPr="00DA24C9">
        <w:rPr>
          <w:rFonts w:eastAsia="Times New Roman"/>
          <w:color w:val="000000"/>
        </w:rPr>
        <w:t xml:space="preserve"> Aboveground biomass (AGB) under ambient soil N and added soil N in each soil P x soil K</w:t>
      </w:r>
      <w:r w:rsidR="00471979" w:rsidRPr="001B44B1">
        <w:rPr>
          <w:rFonts w:eastAsia="Times New Roman"/>
          <w:color w:val="000000"/>
          <w:vertAlign w:val="subscript"/>
        </w:rPr>
        <w:t>+µ</w:t>
      </w:r>
      <w:r w:rsidR="00832B95" w:rsidRPr="00DA24C9">
        <w:rPr>
          <w:rFonts w:eastAsia="Times New Roman"/>
          <w:color w:val="000000"/>
        </w:rPr>
        <w:t xml:space="preserve"> treatment. </w:t>
      </w:r>
      <w:r w:rsidR="00772303" w:rsidRPr="00CB7CF7">
        <w:rPr>
          <w:color w:val="000000"/>
        </w:rPr>
        <w:t>Boxes indicate median, first quartile, and third quartile of the observed data. Whiskers are the furthest data point, no further than 1.5 times the inner quartile range.</w:t>
      </w:r>
      <w:r w:rsidR="00772303" w:rsidRPr="00B05AC4">
        <w:rPr>
          <w:rFonts w:eastAsia="Times New Roman"/>
          <w:color w:val="000000"/>
        </w:rPr>
        <w:t xml:space="preserve"> </w:t>
      </w:r>
      <w:r w:rsidR="00772303">
        <w:rPr>
          <w:rFonts w:eastAsia="Times New Roman"/>
          <w:color w:val="000000"/>
        </w:rPr>
        <w:t xml:space="preserve">Lettering above each box indicates groupings based on post-hoc Tukey’s tests, where different letters indicate statistically different groups at </w:t>
      </w:r>
      <w:r w:rsidR="00772303">
        <w:rPr>
          <w:rFonts w:eastAsia="Times New Roman"/>
          <w:color w:val="000000"/>
          <w:lang w:val="el-GR"/>
        </w:rPr>
        <w:t>α</w:t>
      </w:r>
      <w:r w:rsidR="00772303">
        <w:rPr>
          <w:rFonts w:eastAsia="Times New Roman"/>
          <w:color w:val="000000"/>
        </w:rPr>
        <w:t xml:space="preserve"> = 0.05.</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25EDB306"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supply in relation to community nitrogen demand on </w:t>
      </w:r>
      <w:r w:rsidR="00745361" w:rsidRPr="00111025">
        <w:rPr>
          <w:rFonts w:eastAsia="Times New Roman"/>
          <w:bCs/>
          <w:i/>
          <w:iCs/>
          <w:color w:val="000000"/>
        </w:rPr>
        <w:t>N</w:t>
      </w:r>
      <w:r w:rsidR="00745361" w:rsidRPr="00111025">
        <w:rPr>
          <w:rFonts w:eastAsia="Times New Roman"/>
          <w:bCs/>
          <w:i/>
          <w:color w:val="000000"/>
          <w:vertAlign w:val="subscript"/>
        </w:rPr>
        <w:t>area</w:t>
      </w:r>
    </w:p>
    <w:p w14:paraId="19E6730F" w14:textId="083B0B1D"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r w:rsidR="00A93E29">
        <w:rPr>
          <w:rFonts w:eastAsia="Times New Roman"/>
          <w:i/>
          <w:color w:val="000000"/>
        </w:rPr>
        <w:t>M</w:t>
      </w:r>
      <w:r w:rsidR="00A93E29">
        <w:rPr>
          <w:rFonts w:eastAsia="Times New Roman"/>
          <w:color w:val="000000"/>
          <w:vertAlign w:val="subscript"/>
        </w:rPr>
        <w:t>area</w:t>
      </w:r>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r w:rsidR="00A93E29">
        <w:rPr>
          <w:rFonts w:eastAsia="Times New Roman"/>
          <w:i/>
          <w:color w:val="000000"/>
        </w:rPr>
        <w:t>M</w:t>
      </w:r>
      <w:r w:rsidR="00A93E29">
        <w:rPr>
          <w:rFonts w:eastAsia="Times New Roman"/>
          <w:color w:val="000000"/>
          <w:vertAlign w:val="subscript"/>
        </w:rPr>
        <w:t>area</w:t>
      </w:r>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r w:rsidR="00880F5C">
        <w:rPr>
          <w:rFonts w:eastAsia="Times New Roman"/>
          <w:i/>
          <w:color w:val="000000"/>
        </w:rPr>
        <w:t>N</w:t>
      </w:r>
      <w:r w:rsidR="00880F5C">
        <w:rPr>
          <w:rFonts w:eastAsia="Times New Roman"/>
          <w:color w:val="000000"/>
          <w:vertAlign w:val="subscript"/>
        </w:rPr>
        <w:t>area</w:t>
      </w:r>
      <w:r w:rsidR="00880F5C">
        <w:rPr>
          <w:rFonts w:eastAsia="Times New Roman"/>
          <w:color w:val="000000"/>
        </w:rPr>
        <w:t xml:space="preserve"> to added soil N (</w:t>
      </w:r>
      <w:r w:rsidR="00880F5C" w:rsidRPr="001B44B1">
        <w:rPr>
          <w:rFonts w:eastAsia="Times New Roman"/>
          <w:color w:val="000000"/>
        </w:rPr>
        <w:t>∆</w:t>
      </w:r>
      <w:r w:rsidR="00880F5C" w:rsidRPr="001B44B1">
        <w:rPr>
          <w:rFonts w:eastAsia="Times New Roman"/>
          <w:i/>
          <w:iCs/>
          <w:color w:val="000000"/>
        </w:rPr>
        <w:t>N</w:t>
      </w:r>
      <w:r w:rsidR="00880F5C" w:rsidRPr="00771C52">
        <w:rPr>
          <w:rFonts w:eastAsia="Times New Roman"/>
          <w:color w:val="000000"/>
          <w:vertAlign w:val="subscript"/>
        </w:rPr>
        <w:t>area</w:t>
      </w:r>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r w:rsidR="00880F5C" w:rsidRPr="001B44B1">
        <w:rPr>
          <w:rFonts w:eastAsia="Times New Roman"/>
          <w:i/>
          <w:iCs/>
          <w:color w:val="000000"/>
        </w:rPr>
        <w:t>N</w:t>
      </w:r>
      <w:r w:rsidR="00880F5C" w:rsidRPr="00771C52">
        <w:rPr>
          <w:rFonts w:eastAsia="Times New Roman"/>
          <w:color w:val="000000"/>
          <w:vertAlign w:val="subscript"/>
        </w:rPr>
        <w:t>area</w:t>
      </w:r>
      <w:r w:rsidR="00880F5C">
        <w:rPr>
          <w:rFonts w:eastAsia="Times New Roman"/>
          <w:color w:val="000000"/>
        </w:rPr>
        <w:t xml:space="preserve"> and ∆AGB decreased as </w:t>
      </w:r>
      <w:r w:rsidR="00880F5C" w:rsidRPr="00771C52">
        <w:rPr>
          <w:rFonts w:eastAsia="Times New Roman"/>
          <w:color w:val="000000"/>
        </w:rPr>
        <w:t>∆</w:t>
      </w:r>
      <w:r w:rsidR="00880F5C">
        <w:rPr>
          <w:rFonts w:eastAsia="Times New Roman"/>
          <w:i/>
          <w:color w:val="000000"/>
        </w:rPr>
        <w:t>M</w:t>
      </w:r>
      <w:r w:rsidR="00880F5C">
        <w:rPr>
          <w:rFonts w:eastAsia="Times New Roman"/>
          <w:color w:val="000000"/>
          <w:vertAlign w:val="subscript"/>
        </w:rPr>
        <w:t>area</w:t>
      </w:r>
      <w:r w:rsidR="00880F5C">
        <w:rPr>
          <w:rFonts w:eastAsia="Times New Roman"/>
          <w:color w:val="000000"/>
        </w:rPr>
        <w:t xml:space="preserve"> increased, such that the slope was indistinguishable from 0 at low </w:t>
      </w:r>
      <w:r w:rsidR="00880F5C" w:rsidRPr="00771C52">
        <w:rPr>
          <w:rFonts w:eastAsia="Times New Roman"/>
          <w:color w:val="000000"/>
        </w:rPr>
        <w:t>∆</w:t>
      </w:r>
      <w:r w:rsidR="00880F5C">
        <w:rPr>
          <w:rFonts w:eastAsia="Times New Roman"/>
          <w:i/>
          <w:color w:val="000000"/>
        </w:rPr>
        <w:t>M</w:t>
      </w:r>
      <w:r w:rsidR="00880F5C">
        <w:rPr>
          <w:rFonts w:eastAsia="Times New Roman"/>
          <w:color w:val="000000"/>
          <w:vertAlign w:val="subscript"/>
        </w:rPr>
        <w:t>area</w:t>
      </w:r>
      <w:r w:rsidR="00880F5C">
        <w:rPr>
          <w:rFonts w:eastAsia="Times New Roman"/>
          <w:color w:val="000000"/>
        </w:rPr>
        <w:t xml:space="preserve">, but became significantly negative at high </w:t>
      </w:r>
      <w:r w:rsidR="00880F5C" w:rsidRPr="00771C52">
        <w:rPr>
          <w:rFonts w:eastAsia="Times New Roman"/>
          <w:color w:val="000000"/>
        </w:rPr>
        <w:t>∆</w:t>
      </w:r>
      <w:r w:rsidR="00880F5C">
        <w:rPr>
          <w:rFonts w:eastAsia="Times New Roman"/>
          <w:i/>
          <w:color w:val="000000"/>
        </w:rPr>
        <w:t>M</w:t>
      </w:r>
      <w:r w:rsidR="00880F5C">
        <w:rPr>
          <w:rFonts w:eastAsia="Times New Roman"/>
          <w:color w:val="000000"/>
          <w:vertAlign w:val="subscript"/>
        </w:rPr>
        <w:t>area</w:t>
      </w:r>
      <w:r w:rsidR="00880F5C">
        <w:rPr>
          <w:rFonts w:eastAsia="Times New Roman"/>
          <w:color w:val="000000"/>
        </w:rPr>
        <w:t xml:space="preserve"> (Table 6 and Figure </w:t>
      </w:r>
      <w:r w:rsidR="00BD3DF0">
        <w:rPr>
          <w:rFonts w:eastAsia="Times New Roman"/>
          <w:color w:val="000000"/>
        </w:rPr>
        <w:t>7</w:t>
      </w:r>
      <w:r w:rsidR="00880F5C">
        <w:rPr>
          <w:rFonts w:eastAsia="Times New Roman"/>
          <w:color w:val="000000"/>
        </w:rPr>
        <w:t xml:space="preserve">). </w:t>
      </w:r>
      <w:r w:rsidR="002A727E">
        <w:rPr>
          <w:rFonts w:eastAsia="Times New Roman"/>
          <w:color w:val="000000"/>
        </w:rPr>
        <w:t xml:space="preserve">Our post-hoc tests indicated that negative </w:t>
      </w:r>
      <w:r w:rsidR="002A727E" w:rsidRPr="001B44B1">
        <w:rPr>
          <w:rFonts w:eastAsia="Times New Roman"/>
          <w:color w:val="000000"/>
        </w:rPr>
        <w:t>∆</w:t>
      </w:r>
      <w:r w:rsidR="002A727E" w:rsidRPr="001B44B1">
        <w:rPr>
          <w:rFonts w:eastAsia="Times New Roman"/>
          <w:i/>
          <w:iCs/>
          <w:color w:val="000000"/>
        </w:rPr>
        <w:t>N</w:t>
      </w:r>
      <w:r w:rsidR="002A727E" w:rsidRPr="00771C52">
        <w:rPr>
          <w:rFonts w:eastAsia="Times New Roman"/>
          <w:color w:val="000000"/>
          <w:vertAlign w:val="subscript"/>
        </w:rPr>
        <w:t>area</w:t>
      </w:r>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r w:rsidR="002A727E">
        <w:rPr>
          <w:rFonts w:eastAsia="Times New Roman"/>
          <w:i/>
          <w:color w:val="000000"/>
        </w:rPr>
        <w:t>M</w:t>
      </w:r>
      <w:r w:rsidR="002A727E">
        <w:rPr>
          <w:rFonts w:eastAsia="Times New Roman"/>
          <w:color w:val="000000"/>
          <w:vertAlign w:val="subscript"/>
        </w:rPr>
        <w:t xml:space="preserve">area </w:t>
      </w:r>
      <w:r w:rsidR="002A727E">
        <w:rPr>
          <w:rFonts w:eastAsia="Times New Roman"/>
          <w:color w:val="000000"/>
        </w:rPr>
        <w:t xml:space="preserve">values greater than or equal to zero. </w:t>
      </w:r>
      <w:r w:rsidR="007F6C75" w:rsidRPr="001B44B1">
        <w:rPr>
          <w:rFonts w:eastAsia="Times New Roman"/>
          <w:color w:val="000000"/>
        </w:rPr>
        <w:t>∆</w:t>
      </w:r>
      <w:r w:rsidR="007F6C75" w:rsidRPr="001B44B1">
        <w:rPr>
          <w:rFonts w:eastAsia="Times New Roman"/>
          <w:i/>
          <w:iCs/>
          <w:color w:val="000000"/>
        </w:rPr>
        <w:t>N</w:t>
      </w:r>
      <w:r w:rsidR="007F6C75" w:rsidRPr="00771C52">
        <w:rPr>
          <w:rFonts w:eastAsia="Times New Roman"/>
          <w:color w:val="000000"/>
          <w:vertAlign w:val="subscript"/>
        </w:rPr>
        <w:t>area</w:t>
      </w:r>
      <w:r w:rsidR="007F6C75">
        <w:rPr>
          <w:rFonts w:eastAsia="Times New Roman"/>
          <w:color w:val="000000"/>
        </w:rPr>
        <w:t xml:space="preserve"> also increased with increasing </w:t>
      </w:r>
      <w:r w:rsidR="007F6C75" w:rsidRPr="00771C52">
        <w:rPr>
          <w:rFonts w:eastAsia="Times New Roman"/>
          <w:color w:val="000000"/>
        </w:rPr>
        <w:t>∆</w:t>
      </w:r>
      <w:r w:rsidR="007F6C75">
        <w:rPr>
          <w:rFonts w:eastAsia="Times New Roman"/>
          <w:i/>
          <w:color w:val="000000"/>
        </w:rPr>
        <w:t>M</w:t>
      </w:r>
      <w:r w:rsidR="007F6C75">
        <w:rPr>
          <w:rFonts w:eastAsia="Times New Roman"/>
          <w:color w:val="000000"/>
          <w:vertAlign w:val="subscript"/>
        </w:rPr>
        <w:t>area</w:t>
      </w:r>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 xml:space="preserve">revealed that the soil N had the greatest stimulation on </w:t>
      </w:r>
      <w:r w:rsidR="007F6C75">
        <w:rPr>
          <w:rFonts w:eastAsia="Times New Roman"/>
          <w:i/>
          <w:color w:val="000000"/>
        </w:rPr>
        <w:t>N</w:t>
      </w:r>
      <w:r w:rsidR="007F6C75">
        <w:rPr>
          <w:rFonts w:eastAsia="Times New Roman"/>
          <w:color w:val="000000"/>
          <w:vertAlign w:val="subscript"/>
        </w:rPr>
        <w:t>area</w:t>
      </w:r>
      <w:r w:rsidR="007F6C75">
        <w:rPr>
          <w:rFonts w:eastAsia="Times New Roman"/>
          <w:color w:val="000000"/>
        </w:rPr>
        <w:t xml:space="preserve"> when</w:t>
      </w:r>
      <w:r w:rsidR="00D06FFF">
        <w:rPr>
          <w:rFonts w:eastAsia="Times New Roman"/>
          <w:color w:val="000000"/>
        </w:rPr>
        <w:t xml:space="preserve"> plants increased allocation to </w:t>
      </w:r>
      <w:r w:rsidR="00D06FFF">
        <w:rPr>
          <w:rFonts w:eastAsia="Times New Roman"/>
          <w:i/>
          <w:color w:val="000000"/>
        </w:rPr>
        <w:t>M</w:t>
      </w:r>
      <w:r w:rsidR="00D06FFF">
        <w:rPr>
          <w:rFonts w:eastAsia="Times New Roman"/>
          <w:color w:val="000000"/>
          <w:vertAlign w:val="subscript"/>
        </w:rPr>
        <w:t>area</w:t>
      </w:r>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3EAA9929" w:rsidR="007F6C75" w:rsidRPr="00DA24C9" w:rsidRDefault="007F6C75" w:rsidP="00DA24C9">
      <w:pPr>
        <w:spacing w:line="480" w:lineRule="auto"/>
        <w:contextualSpacing/>
        <w:rPr>
          <w:b/>
          <w:bCs/>
        </w:rPr>
      </w:pPr>
      <w:r>
        <w:rPr>
          <w:b/>
          <w:bCs/>
        </w:rPr>
        <w:tab/>
      </w:r>
      <w:r w:rsidR="00C71FEE">
        <w:rPr>
          <w:rFonts w:eastAsia="Times New Roman"/>
          <w:bCs/>
          <w:color w:val="000000"/>
        </w:rPr>
        <w:t>∆</w:t>
      </w:r>
      <w:r w:rsidRPr="001B44B1">
        <w:rPr>
          <w:rFonts w:eastAsia="Times New Roman"/>
          <w:i/>
          <w:iCs/>
          <w:color w:val="000000"/>
        </w:rPr>
        <w:t>N</w:t>
      </w:r>
      <w:r w:rsidRPr="00771C52">
        <w:rPr>
          <w:rFonts w:eastAsia="Times New Roman"/>
          <w:color w:val="000000"/>
          <w:vertAlign w:val="subscript"/>
        </w:rPr>
        <w:t>area</w:t>
      </w:r>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r w:rsidRPr="001B44B1">
        <w:rPr>
          <w:rFonts w:eastAsia="Times New Roman"/>
          <w:i/>
          <w:iCs/>
          <w:color w:val="000000"/>
        </w:rPr>
        <w:t>N</w:t>
      </w:r>
      <w:r w:rsidRPr="00771C52">
        <w:rPr>
          <w:rFonts w:eastAsia="Times New Roman"/>
          <w:color w:val="000000"/>
          <w:vertAlign w:val="subscript"/>
        </w:rPr>
        <w:t>area</w:t>
      </w:r>
      <w:r>
        <w:rPr>
          <w:rFonts w:eastAsia="Times New Roman"/>
          <w:color w:val="000000"/>
        </w:rPr>
        <w:t xml:space="preserve"> was greater in ambient P (16.7%) than the added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70307F" w:rsidRDefault="005D276D" w:rsidP="005D276D">
      <w:pPr>
        <w:spacing w:line="480" w:lineRule="auto"/>
        <w:rPr>
          <w:b/>
          <w:bCs/>
          <w:sz w:val="20"/>
          <w:szCs w:val="20"/>
          <w:vertAlign w:val="subscript"/>
        </w:rPr>
      </w:pPr>
      <w:r w:rsidRPr="0070307F">
        <w:rPr>
          <w:b/>
          <w:bCs/>
          <w:sz w:val="20"/>
          <w:szCs w:val="20"/>
        </w:rPr>
        <w:lastRenderedPageBreak/>
        <w:t xml:space="preserve">Table 5. </w:t>
      </w:r>
      <w:r w:rsidRPr="0070307F">
        <w:rPr>
          <w:rFonts w:eastAsia="Times New Roman"/>
          <w:color w:val="000000"/>
          <w:sz w:val="20"/>
          <w:szCs w:val="20"/>
        </w:rPr>
        <w:t>Anova results for the linear mixed effects model with ∆</w:t>
      </w:r>
      <w:r w:rsidRPr="0070307F">
        <w:rPr>
          <w:rFonts w:eastAsia="Times New Roman"/>
          <w:i/>
          <w:iCs/>
          <w:color w:val="000000"/>
          <w:sz w:val="20"/>
          <w:szCs w:val="20"/>
        </w:rPr>
        <w:t>N</w:t>
      </w:r>
      <w:r w:rsidRPr="0070307F">
        <w:rPr>
          <w:rFonts w:eastAsia="Times New Roman"/>
          <w:color w:val="000000"/>
          <w:sz w:val="20"/>
          <w:szCs w:val="20"/>
          <w:vertAlign w:val="subscript"/>
        </w:rPr>
        <w:t>area</w:t>
      </w:r>
      <w:r w:rsidRPr="0070307F">
        <w:rPr>
          <w:rFonts w:eastAsia="Times New Roman"/>
          <w:color w:val="000000"/>
          <w:sz w:val="20"/>
          <w:szCs w:val="20"/>
        </w:rPr>
        <w:t xml:space="preserve"> as the dependent variable and ∆AGB, ∆χ, and ∆</w:t>
      </w:r>
      <w:r w:rsidRPr="0070307F">
        <w:rPr>
          <w:rFonts w:eastAsia="Times New Roman"/>
          <w:i/>
          <w:iCs/>
          <w:color w:val="000000"/>
          <w:sz w:val="20"/>
          <w:szCs w:val="20"/>
        </w:rPr>
        <w:t>M</w:t>
      </w:r>
      <w:r w:rsidRPr="0070307F">
        <w:rPr>
          <w:rFonts w:eastAsia="Times New Roman"/>
          <w:color w:val="000000"/>
          <w:sz w:val="20"/>
          <w:szCs w:val="20"/>
          <w:vertAlign w:val="subscript"/>
        </w:rPr>
        <w:t>area</w:t>
      </w:r>
      <w:r w:rsidRPr="0070307F">
        <w:rPr>
          <w:rFonts w:eastAsia="Times New Roman"/>
          <w:color w:val="000000"/>
          <w:sz w:val="20"/>
          <w:szCs w:val="20"/>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1.900</w:t>
            </w:r>
          </w:p>
        </w:tc>
        <w:tc>
          <w:tcPr>
            <w:tcW w:w="1083" w:type="pct"/>
            <w:tcBorders>
              <w:top w:val="single" w:sz="4" w:space="0" w:color="auto"/>
            </w:tcBorders>
            <w:shd w:val="clear" w:color="auto" w:fill="auto"/>
            <w:noWrap/>
            <w:vAlign w:val="center"/>
            <w:hideMark/>
          </w:tcPr>
          <w:p w14:paraId="0E9D8D9F"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0.168</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7.957</w:t>
            </w:r>
          </w:p>
        </w:tc>
        <w:tc>
          <w:tcPr>
            <w:tcW w:w="1083" w:type="pct"/>
            <w:shd w:val="clear" w:color="auto" w:fill="auto"/>
            <w:noWrap/>
            <w:vAlign w:val="center"/>
            <w:hideMark/>
          </w:tcPr>
          <w:p w14:paraId="6DDB38E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0.005</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0.191</w:t>
            </w:r>
          </w:p>
        </w:tc>
        <w:tc>
          <w:tcPr>
            <w:tcW w:w="1083" w:type="pct"/>
            <w:shd w:val="clear" w:color="auto" w:fill="auto"/>
            <w:noWrap/>
            <w:vAlign w:val="center"/>
            <w:hideMark/>
          </w:tcPr>
          <w:p w14:paraId="25DC88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0.662</w:t>
            </w:r>
          </w:p>
        </w:tc>
      </w:tr>
      <w:tr w:rsidR="005D276D" w:rsidRPr="00457DA7" w14:paraId="303C16A5" w14:textId="77777777" w:rsidTr="00237CD4">
        <w:trPr>
          <w:trHeight w:val="320"/>
        </w:trPr>
        <w:tc>
          <w:tcPr>
            <w:tcW w:w="1750" w:type="pct"/>
            <w:shd w:val="clear" w:color="auto" w:fill="auto"/>
            <w:noWrap/>
            <w:vAlign w:val="center"/>
            <w:hideMark/>
          </w:tcPr>
          <w:p w14:paraId="0302FA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C3/C4</w:t>
            </w:r>
          </w:p>
        </w:tc>
        <w:tc>
          <w:tcPr>
            <w:tcW w:w="1083" w:type="pct"/>
            <w:vAlign w:val="center"/>
          </w:tcPr>
          <w:p w14:paraId="2442E9C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6105C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0.175</w:t>
            </w:r>
          </w:p>
        </w:tc>
        <w:tc>
          <w:tcPr>
            <w:tcW w:w="1083" w:type="pct"/>
            <w:shd w:val="clear" w:color="auto" w:fill="auto"/>
            <w:noWrap/>
            <w:vAlign w:val="center"/>
            <w:hideMark/>
          </w:tcPr>
          <w:p w14:paraId="2CBB807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0.676</w:t>
            </w:r>
          </w:p>
        </w:tc>
      </w:tr>
      <w:tr w:rsidR="005D276D" w:rsidRPr="00457DA7" w14:paraId="15A78D2C" w14:textId="77777777" w:rsidTr="00237CD4">
        <w:trPr>
          <w:trHeight w:val="320"/>
        </w:trPr>
        <w:tc>
          <w:tcPr>
            <w:tcW w:w="1750" w:type="pct"/>
            <w:shd w:val="clear" w:color="auto" w:fill="auto"/>
            <w:noWrap/>
            <w:vAlign w:val="center"/>
            <w:hideMark/>
          </w:tcPr>
          <w:p w14:paraId="0C3D8160"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N fixer</w:t>
            </w:r>
          </w:p>
        </w:tc>
        <w:tc>
          <w:tcPr>
            <w:tcW w:w="1083" w:type="pct"/>
            <w:vAlign w:val="center"/>
          </w:tcPr>
          <w:p w14:paraId="2E98F3A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CC814D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2.036</w:t>
            </w:r>
          </w:p>
        </w:tc>
        <w:tc>
          <w:tcPr>
            <w:tcW w:w="1083" w:type="pct"/>
            <w:shd w:val="clear" w:color="auto" w:fill="auto"/>
            <w:noWrap/>
            <w:vAlign w:val="center"/>
            <w:hideMark/>
          </w:tcPr>
          <w:p w14:paraId="62D4B81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0.154</w:t>
            </w:r>
          </w:p>
        </w:tc>
      </w:tr>
      <w:tr w:rsidR="005D276D" w:rsidRPr="00FF239D" w14:paraId="2B4D5738" w14:textId="77777777" w:rsidTr="00237CD4">
        <w:trPr>
          <w:trHeight w:val="320"/>
        </w:trPr>
        <w:tc>
          <w:tcPr>
            <w:tcW w:w="1750" w:type="pct"/>
            <w:shd w:val="clear" w:color="auto" w:fill="auto"/>
            <w:noWrap/>
            <w:vAlign w:val="center"/>
            <w:hideMark/>
          </w:tcPr>
          <w:p w14:paraId="57DF8EA6" w14:textId="77777777" w:rsidR="005D276D" w:rsidRPr="00457DA7" w:rsidRDefault="005D276D" w:rsidP="00237CD4">
            <w:pPr>
              <w:rPr>
                <w:rFonts w:eastAsia="Times New Roman"/>
                <w:color w:val="000000"/>
                <w:sz w:val="20"/>
                <w:szCs w:val="20"/>
              </w:rPr>
            </w:pPr>
            <w:commentRangeStart w:id="19"/>
            <w:r w:rsidRPr="00024346">
              <w:rPr>
                <w:rFonts w:eastAsia="Times New Roman"/>
                <w:color w:val="000000"/>
              </w:rPr>
              <w:t>∆</w:t>
            </w:r>
            <w:r w:rsidRPr="00457DA7">
              <w:rPr>
                <w:rFonts w:eastAsia="Times New Roman"/>
                <w:color w:val="000000"/>
                <w:sz w:val="20"/>
                <w:szCs w:val="20"/>
              </w:rPr>
              <w:t>LMA</w:t>
            </w:r>
            <w:commentRangeEnd w:id="19"/>
            <w:r w:rsidR="00C87E45">
              <w:rPr>
                <w:rStyle w:val="CommentReference"/>
              </w:rPr>
              <w:commentReference w:id="19"/>
            </w:r>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92.327</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293EB2F3" w14:textId="77777777" w:rsidTr="00237CD4">
        <w:trPr>
          <w:trHeight w:val="320"/>
        </w:trPr>
        <w:tc>
          <w:tcPr>
            <w:tcW w:w="1750" w:type="pct"/>
            <w:shd w:val="clear" w:color="auto" w:fill="auto"/>
            <w:noWrap/>
            <w:vAlign w:val="center"/>
            <w:hideMark/>
          </w:tcPr>
          <w:p w14:paraId="5117C98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189AECC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A7A52A2"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0.572</w:t>
            </w:r>
          </w:p>
        </w:tc>
        <w:tc>
          <w:tcPr>
            <w:tcW w:w="1083" w:type="pct"/>
            <w:shd w:val="clear" w:color="auto" w:fill="auto"/>
            <w:noWrap/>
            <w:vAlign w:val="center"/>
            <w:hideMark/>
          </w:tcPr>
          <w:p w14:paraId="11C0B72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0.450</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0.515</w:t>
            </w:r>
          </w:p>
        </w:tc>
        <w:tc>
          <w:tcPr>
            <w:tcW w:w="1083" w:type="pct"/>
            <w:shd w:val="clear" w:color="auto" w:fill="auto"/>
            <w:noWrap/>
            <w:vAlign w:val="center"/>
            <w:hideMark/>
          </w:tcPr>
          <w:p w14:paraId="5BC9673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0.473</w:t>
            </w:r>
          </w:p>
        </w:tc>
      </w:tr>
      <w:tr w:rsidR="005D276D" w:rsidRPr="00457DA7" w14:paraId="74BE0764" w14:textId="77777777" w:rsidTr="00237CD4">
        <w:trPr>
          <w:trHeight w:val="320"/>
        </w:trPr>
        <w:tc>
          <w:tcPr>
            <w:tcW w:w="1750" w:type="pct"/>
            <w:shd w:val="clear" w:color="auto" w:fill="auto"/>
            <w:noWrap/>
            <w:vAlign w:val="center"/>
            <w:hideMark/>
          </w:tcPr>
          <w:p w14:paraId="4E8F51D4"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457DA7">
              <w:rPr>
                <w:rFonts w:eastAsia="Times New Roman"/>
                <w:color w:val="000000"/>
                <w:sz w:val="20"/>
                <w:szCs w:val="20"/>
                <w:lang w:val="es-ES"/>
              </w:rPr>
              <w:t>LMA</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4.423</w:t>
            </w:r>
          </w:p>
        </w:tc>
        <w:tc>
          <w:tcPr>
            <w:tcW w:w="1083" w:type="pct"/>
            <w:shd w:val="clear" w:color="auto" w:fill="auto"/>
            <w:noWrap/>
            <w:vAlign w:val="center"/>
            <w:hideMark/>
          </w:tcPr>
          <w:p w14:paraId="49A25C5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0.035</w:t>
            </w:r>
          </w:p>
        </w:tc>
      </w:tr>
      <w:tr w:rsidR="005D276D" w:rsidRPr="00457DA7" w14:paraId="386A2922" w14:textId="77777777" w:rsidTr="00237CD4">
        <w:trPr>
          <w:trHeight w:val="320"/>
        </w:trPr>
        <w:tc>
          <w:tcPr>
            <w:tcW w:w="1750" w:type="pct"/>
            <w:shd w:val="clear" w:color="auto" w:fill="auto"/>
            <w:noWrap/>
            <w:vAlign w:val="center"/>
            <w:hideMark/>
          </w:tcPr>
          <w:p w14:paraId="392E7C97"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476E910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77BEDA7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0.094</w:t>
            </w:r>
          </w:p>
        </w:tc>
        <w:tc>
          <w:tcPr>
            <w:tcW w:w="1083" w:type="pct"/>
            <w:shd w:val="clear" w:color="auto" w:fill="auto"/>
            <w:noWrap/>
            <w:vAlign w:val="center"/>
            <w:hideMark/>
          </w:tcPr>
          <w:p w14:paraId="6FD0CD8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0.759</w:t>
            </w:r>
          </w:p>
        </w:tc>
      </w:tr>
      <w:tr w:rsidR="005D276D" w:rsidRPr="00457DA7" w14:paraId="6F30A4BE" w14:textId="77777777" w:rsidTr="00237CD4">
        <w:trPr>
          <w:trHeight w:val="320"/>
        </w:trPr>
        <w:tc>
          <w:tcPr>
            <w:tcW w:w="1750" w:type="pct"/>
            <w:shd w:val="clear" w:color="auto" w:fill="auto"/>
            <w:noWrap/>
            <w:vAlign w:val="center"/>
            <w:hideMark/>
          </w:tcPr>
          <w:p w14:paraId="5BB8DCE2"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5DFEBA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4B1F0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1.196</w:t>
            </w:r>
          </w:p>
        </w:tc>
        <w:tc>
          <w:tcPr>
            <w:tcW w:w="1083" w:type="pct"/>
            <w:shd w:val="clear" w:color="auto" w:fill="auto"/>
            <w:noWrap/>
            <w:vAlign w:val="center"/>
            <w:hideMark/>
          </w:tcPr>
          <w:p w14:paraId="2CF286F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0.274</w:t>
            </w:r>
          </w:p>
        </w:tc>
      </w:tr>
      <w:tr w:rsidR="005D276D" w:rsidRPr="00457DA7" w14:paraId="6FD8D423" w14:textId="77777777" w:rsidTr="00237CD4">
        <w:trPr>
          <w:trHeight w:val="320"/>
        </w:trPr>
        <w:tc>
          <w:tcPr>
            <w:tcW w:w="1750" w:type="pct"/>
            <w:tcBorders>
              <w:bottom w:val="single" w:sz="4" w:space="0" w:color="auto"/>
            </w:tcBorders>
            <w:shd w:val="clear" w:color="auto" w:fill="auto"/>
            <w:noWrap/>
            <w:vAlign w:val="center"/>
            <w:hideMark/>
          </w:tcPr>
          <w:p w14:paraId="382D0642"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r w:rsidRPr="00457DA7">
              <w:rPr>
                <w:rFonts w:eastAsia="Times New Roman"/>
                <w:color w:val="000000"/>
                <w:sz w:val="20"/>
                <w:szCs w:val="20"/>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tcBorders>
              <w:bottom w:val="single" w:sz="4" w:space="0" w:color="auto"/>
            </w:tcBorders>
            <w:vAlign w:val="center"/>
          </w:tcPr>
          <w:p w14:paraId="3255E7E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bottom w:val="single" w:sz="4" w:space="0" w:color="auto"/>
            </w:tcBorders>
            <w:shd w:val="clear" w:color="auto" w:fill="auto"/>
            <w:noWrap/>
            <w:vAlign w:val="center"/>
            <w:hideMark/>
          </w:tcPr>
          <w:p w14:paraId="24AF095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2.539</w:t>
            </w:r>
          </w:p>
        </w:tc>
        <w:tc>
          <w:tcPr>
            <w:tcW w:w="1083" w:type="pct"/>
            <w:tcBorders>
              <w:bottom w:val="single" w:sz="4" w:space="0" w:color="auto"/>
            </w:tcBorders>
            <w:shd w:val="clear" w:color="auto" w:fill="auto"/>
            <w:noWrap/>
            <w:vAlign w:val="center"/>
            <w:hideMark/>
          </w:tcPr>
          <w:p w14:paraId="6A057E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0.111</w:t>
            </w:r>
          </w:p>
        </w:tc>
      </w:tr>
    </w:tbl>
    <w:p w14:paraId="317CCD69" w14:textId="6C4F2C23" w:rsidR="00AE1760" w:rsidRPr="00DA24C9" w:rsidRDefault="005D276D" w:rsidP="00DA24C9">
      <w:pPr>
        <w:spacing w:line="480" w:lineRule="auto"/>
        <w:contextualSpacing/>
      </w:pPr>
      <w:r w:rsidRPr="00077C60">
        <w:rPr>
          <w:sz w:val="20"/>
          <w:szCs w:val="20"/>
        </w:rPr>
        <w:t>*</w:t>
      </w:r>
      <w:r w:rsidRPr="000D3DDB">
        <w:rPr>
          <w:sz w:val="20"/>
          <w:szCs w:val="20"/>
        </w:rPr>
        <w:t xml:space="preserve"> P-values &lt; 0.05 are bolded</w:t>
      </w:r>
      <w:r w:rsidRPr="002A3446">
        <w:rPr>
          <w:sz w:val="20"/>
          <w:szCs w:val="20"/>
        </w:rPr>
        <w:t xml:space="preserve"> and &lt; 0.1 are italicized. </w:t>
      </w:r>
      <w:r>
        <w:rPr>
          <w:sz w:val="20"/>
          <w:szCs w:val="20"/>
        </w:rPr>
        <w:t xml:space="preserve">Sample size is 310. </w:t>
      </w:r>
      <w:r w:rsidRPr="002A3446">
        <w:rPr>
          <w:sz w:val="20"/>
          <w:szCs w:val="20"/>
        </w:rPr>
        <w:t xml:space="preserve">Key: </w:t>
      </w:r>
      <w:r w:rsidRPr="002A3446">
        <w:rPr>
          <w:rFonts w:eastAsia="Times New Roman"/>
          <w:color w:val="000000"/>
          <w:sz w:val="20"/>
          <w:szCs w:val="20"/>
        </w:rPr>
        <w:t>χ = ratio of intercellular to extracellular CO</w:t>
      </w:r>
      <w:r w:rsidRPr="002A3446">
        <w:rPr>
          <w:rFonts w:eastAsia="Times New Roman"/>
          <w:color w:val="000000"/>
          <w:sz w:val="20"/>
          <w:szCs w:val="20"/>
          <w:vertAlign w:val="subscript"/>
        </w:rPr>
        <w:t>2</w:t>
      </w:r>
      <w:r w:rsidRPr="002A3446">
        <w:rPr>
          <w:rFonts w:eastAsia="Times New Roman"/>
          <w:color w:val="000000"/>
          <w:sz w:val="20"/>
          <w:szCs w:val="20"/>
        </w:rPr>
        <w:t xml:space="preserve"> concentration</w:t>
      </w:r>
      <w:r w:rsidRPr="002A3446">
        <w:rPr>
          <w:sz w:val="20"/>
          <w:szCs w:val="20"/>
        </w:rPr>
        <w:t xml:space="preserve">, </w:t>
      </w:r>
      <w:r w:rsidRPr="002A3446">
        <w:rPr>
          <w:i/>
          <w:iCs/>
          <w:sz w:val="20"/>
          <w:szCs w:val="20"/>
        </w:rPr>
        <w:t>M</w:t>
      </w:r>
      <w:r>
        <w:rPr>
          <w:sz w:val="20"/>
          <w:szCs w:val="20"/>
          <w:vertAlign w:val="subscript"/>
        </w:rPr>
        <w:t>area</w:t>
      </w:r>
      <w:r w:rsidRPr="002A3446">
        <w:rPr>
          <w:sz w:val="20"/>
          <w:szCs w:val="20"/>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r w:rsidRPr="001F7DFE">
        <w:rPr>
          <w:rFonts w:eastAsia="Times New Roman"/>
          <w:i/>
          <w:iCs/>
          <w:color w:val="000000"/>
          <w:sz w:val="20"/>
          <w:szCs w:val="20"/>
        </w:rPr>
        <w:t>N</w:t>
      </w:r>
      <w:r w:rsidRPr="001F7DFE">
        <w:rPr>
          <w:rFonts w:eastAsia="Times New Roman"/>
          <w:color w:val="000000"/>
          <w:sz w:val="20"/>
          <w:szCs w:val="20"/>
          <w:vertAlign w:val="subscript"/>
        </w:rPr>
        <w:t>area</w:t>
      </w:r>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966EAC" w:rsidRDefault="0070307F"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3C3A87">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-25</w:t>
            </w:r>
          </w:p>
        </w:tc>
        <w:tc>
          <w:tcPr>
            <w:tcW w:w="2065" w:type="pct"/>
            <w:tcBorders>
              <w:top w:val="single" w:sz="4" w:space="0" w:color="auto"/>
            </w:tcBorders>
            <w:shd w:val="clear" w:color="auto" w:fill="auto"/>
            <w:noWrap/>
            <w:vAlign w:val="center"/>
            <w:hideMark/>
          </w:tcPr>
          <w:p w14:paraId="2020611A"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0.003 </w:t>
            </w:r>
            <w:r w:rsidRPr="002A3446">
              <w:rPr>
                <w:rFonts w:eastAsia="Times New Roman"/>
                <w:color w:val="000000"/>
                <w:sz w:val="20"/>
                <w:szCs w:val="20"/>
              </w:rPr>
              <w:t>±</w:t>
            </w:r>
            <w:r>
              <w:rPr>
                <w:rFonts w:eastAsia="Times New Roman"/>
                <w:color w:val="000000"/>
                <w:sz w:val="20"/>
                <w:szCs w:val="20"/>
              </w:rPr>
              <w:t xml:space="preserve"> 0.023</w:t>
            </w:r>
          </w:p>
        </w:tc>
        <w:tc>
          <w:tcPr>
            <w:tcW w:w="1083" w:type="pct"/>
            <w:tcBorders>
              <w:top w:val="single" w:sz="4" w:space="0" w:color="auto"/>
            </w:tcBorders>
            <w:shd w:val="clear" w:color="auto" w:fill="auto"/>
            <w:noWrap/>
            <w:vAlign w:val="center"/>
            <w:hideMark/>
          </w:tcPr>
          <w:p w14:paraId="1539E356"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p>
        </w:tc>
        <w:tc>
          <w:tcPr>
            <w:tcW w:w="1083" w:type="pct"/>
            <w:tcBorders>
              <w:top w:val="single" w:sz="4" w:space="0" w:color="auto"/>
            </w:tcBorders>
            <w:shd w:val="clear" w:color="auto" w:fill="auto"/>
            <w:noWrap/>
            <w:vAlign w:val="center"/>
            <w:hideMark/>
          </w:tcPr>
          <w:p w14:paraId="68D3194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0.913</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2A3446">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0</w:t>
            </w:r>
          </w:p>
        </w:tc>
        <w:tc>
          <w:tcPr>
            <w:tcW w:w="2065" w:type="pct"/>
            <w:shd w:val="clear" w:color="auto" w:fill="auto"/>
            <w:noWrap/>
            <w:vAlign w:val="center"/>
            <w:hideMark/>
          </w:tcPr>
          <w:p w14:paraId="2F947F6C"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p>
        </w:tc>
        <w:tc>
          <w:tcPr>
            <w:tcW w:w="1083" w:type="pct"/>
            <w:shd w:val="clear" w:color="auto" w:fill="auto"/>
            <w:noWrap/>
            <w:vAlign w:val="center"/>
            <w:hideMark/>
          </w:tcPr>
          <w:p w14:paraId="6EE918BD"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p>
        </w:tc>
        <w:tc>
          <w:tcPr>
            <w:tcW w:w="1083" w:type="pct"/>
            <w:shd w:val="clear" w:color="auto" w:fill="auto"/>
            <w:noWrap/>
            <w:vAlign w:val="center"/>
            <w:hideMark/>
          </w:tcPr>
          <w:p w14:paraId="7F6707F0" w14:textId="77777777" w:rsidR="0070307F" w:rsidRPr="003C3A87" w:rsidRDefault="0070307F" w:rsidP="00237CD4">
            <w:pPr>
              <w:jc w:val="center"/>
              <w:rPr>
                <w:rFonts w:eastAsia="Times New Roman"/>
                <w:i/>
                <w:iCs/>
                <w:color w:val="000000"/>
                <w:sz w:val="20"/>
                <w:szCs w:val="20"/>
              </w:rPr>
            </w:pPr>
            <w:r w:rsidRPr="003C3A87">
              <w:rPr>
                <w:rFonts w:eastAsia="Times New Roman"/>
                <w:i/>
                <w:iCs/>
                <w:color w:val="000000"/>
                <w:sz w:val="20"/>
                <w:szCs w:val="20"/>
              </w:rPr>
              <w:t>0.091</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r w:rsidRPr="002A3446">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 25</w:t>
            </w:r>
          </w:p>
        </w:tc>
        <w:tc>
          <w:tcPr>
            <w:tcW w:w="2065" w:type="pct"/>
            <w:tcBorders>
              <w:bottom w:val="single" w:sz="4" w:space="0" w:color="auto"/>
            </w:tcBorders>
            <w:shd w:val="clear" w:color="auto" w:fill="auto"/>
            <w:noWrap/>
            <w:vAlign w:val="center"/>
            <w:hideMark/>
          </w:tcPr>
          <w:p w14:paraId="2336C1E2"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-0.056 </w:t>
            </w:r>
            <w:r w:rsidRPr="002A3446">
              <w:rPr>
                <w:rFonts w:eastAsia="Times New Roman"/>
                <w:color w:val="000000"/>
                <w:sz w:val="20"/>
                <w:szCs w:val="20"/>
              </w:rPr>
              <w:t xml:space="preserve">± </w:t>
            </w:r>
            <w:r>
              <w:rPr>
                <w:rFonts w:eastAsia="Times New Roman"/>
                <w:color w:val="000000"/>
                <w:sz w:val="20"/>
                <w:szCs w:val="20"/>
              </w:rPr>
              <w:t>0.028</w:t>
            </w:r>
          </w:p>
        </w:tc>
        <w:tc>
          <w:tcPr>
            <w:tcW w:w="1083" w:type="pct"/>
            <w:tcBorders>
              <w:bottom w:val="single" w:sz="4" w:space="0" w:color="auto"/>
            </w:tcBorders>
            <w:shd w:val="clear" w:color="auto" w:fill="auto"/>
            <w:noWrap/>
            <w:vAlign w:val="center"/>
            <w:hideMark/>
          </w:tcPr>
          <w:p w14:paraId="06B8B2A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p>
        </w:tc>
        <w:tc>
          <w:tcPr>
            <w:tcW w:w="1083" w:type="pct"/>
            <w:tcBorders>
              <w:bottom w:val="single" w:sz="4" w:space="0" w:color="auto"/>
            </w:tcBorders>
            <w:shd w:val="clear" w:color="auto" w:fill="auto"/>
            <w:noWrap/>
            <w:vAlign w:val="center"/>
            <w:hideMark/>
          </w:tcPr>
          <w:p w14:paraId="76A96E73" w14:textId="77777777" w:rsidR="0070307F" w:rsidRPr="003C3A87" w:rsidRDefault="0070307F" w:rsidP="00237CD4">
            <w:pPr>
              <w:jc w:val="center"/>
              <w:rPr>
                <w:rFonts w:eastAsia="Times New Roman"/>
                <w:b/>
                <w:bCs/>
                <w:color w:val="000000"/>
                <w:sz w:val="20"/>
                <w:szCs w:val="20"/>
              </w:rPr>
            </w:pPr>
            <w:r w:rsidRPr="003C3A87">
              <w:rPr>
                <w:rFonts w:eastAsia="Times New Roman"/>
                <w:b/>
                <w:bCs/>
                <w:color w:val="000000"/>
                <w:sz w:val="20"/>
                <w:szCs w:val="20"/>
              </w:rPr>
              <w:t>0.048</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57FD503A" w:rsidR="00745361" w:rsidRPr="001B44B1" w:rsidRDefault="00FB274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6151246F" wp14:editId="23208DC8">
            <wp:extent cx="5943600" cy="512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_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p>
    <w:p w14:paraId="78443806" w14:textId="118AA8BC" w:rsidR="008F486F" w:rsidRPr="001B44B1" w:rsidRDefault="008F486F" w:rsidP="00E438A9">
      <w:pPr>
        <w:pStyle w:val="Caption"/>
        <w:spacing w:line="480" w:lineRule="auto"/>
        <w:contextualSpacing/>
        <w:rPr>
          <w:b w:val="0"/>
          <w:bCs w:val="0"/>
          <w:color w:val="000000"/>
        </w:rPr>
      </w:pPr>
      <w:r w:rsidRPr="0070307F">
        <w:rPr>
          <w:bCs w:val="0"/>
          <w:color w:val="000000"/>
          <w:sz w:val="24"/>
          <w:szCs w:val="24"/>
        </w:rPr>
        <w:t xml:space="preserve">Figure </w:t>
      </w:r>
      <w:r w:rsidR="0070307F">
        <w:rPr>
          <w:bCs w:val="0"/>
          <w:color w:val="000000"/>
          <w:sz w:val="24"/>
          <w:szCs w:val="24"/>
        </w:rPr>
        <w:t>7</w:t>
      </w:r>
      <w:r w:rsidRPr="0070307F">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r w:rsidR="00E26DE7" w:rsidRPr="00DA24C9">
        <w:rPr>
          <w:b w:val="0"/>
          <w:bCs w:val="0"/>
          <w:i/>
          <w:iCs/>
          <w:color w:val="000000"/>
          <w:sz w:val="24"/>
          <w:szCs w:val="24"/>
        </w:rPr>
        <w:t>N</w:t>
      </w:r>
      <w:r w:rsidR="00E26DE7" w:rsidRPr="00DA24C9">
        <w:rPr>
          <w:b w:val="0"/>
          <w:bCs w:val="0"/>
          <w:color w:val="000000"/>
          <w:sz w:val="24"/>
          <w:szCs w:val="24"/>
          <w:vertAlign w:val="subscript"/>
        </w:rPr>
        <w:t>area</w:t>
      </w:r>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black at a site. Dots are sized and colored by ∆</w:t>
      </w:r>
      <w:r w:rsidR="00B25CDC" w:rsidRPr="00B25CDC">
        <w:rPr>
          <w:b w:val="0"/>
          <w:bCs w:val="0"/>
          <w:i/>
          <w:color w:val="000000"/>
          <w:sz w:val="24"/>
          <w:szCs w:val="24"/>
        </w:rPr>
        <w:t>M</w:t>
      </w:r>
      <w:r w:rsidR="00B25CDC" w:rsidRPr="00B25CDC">
        <w:rPr>
          <w:b w:val="0"/>
          <w:bCs w:val="0"/>
          <w:color w:val="000000"/>
          <w:sz w:val="24"/>
          <w:szCs w:val="24"/>
          <w:vertAlign w:val="subscript"/>
        </w:rPr>
        <w:t>area</w:t>
      </w:r>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 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0.048;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EB379B">
        <w:rPr>
          <w:b w:val="0"/>
          <w:bCs w:val="0"/>
          <w:color w:val="000000"/>
          <w:sz w:val="24"/>
          <w:szCs w:val="24"/>
        </w:rPr>
        <w:t xml:space="preserve"> and </w:t>
      </w:r>
      <w:r w:rsidR="00B25CDC" w:rsidRPr="00DA24C9">
        <w:rPr>
          <w:b w:val="0"/>
          <w:bCs w:val="0"/>
          <w:color w:val="000000"/>
          <w:sz w:val="24"/>
          <w:szCs w:val="24"/>
        </w:rPr>
        <w:t xml:space="preserve"> medium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DA24C9">
        <w:rPr>
          <w:b w:val="0"/>
          <w:bCs w:val="0"/>
          <w:i/>
          <w:iCs/>
          <w:color w:val="000000"/>
          <w:sz w:val="24"/>
          <w:szCs w:val="24"/>
        </w:rPr>
        <w:t>p</w:t>
      </w:r>
      <w:r w:rsidR="00B25CDC" w:rsidRPr="00DA24C9">
        <w:rPr>
          <w:b w:val="0"/>
          <w:bCs w:val="0"/>
          <w:color w:val="000000"/>
          <w:sz w:val="24"/>
          <w:szCs w:val="24"/>
        </w:rPr>
        <w:t xml:space="preserve"> = 0.091;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r w:rsidR="008257F9" w:rsidRPr="00B25CDC">
        <w:rPr>
          <w:b w:val="0"/>
          <w:bCs w:val="0"/>
          <w:i/>
          <w:color w:val="000000"/>
          <w:sz w:val="24"/>
          <w:szCs w:val="24"/>
        </w:rPr>
        <w:t>M</w:t>
      </w:r>
      <w:r w:rsidR="008257F9" w:rsidRPr="00B25CDC">
        <w:rPr>
          <w:b w:val="0"/>
          <w:bCs w:val="0"/>
          <w:color w:val="000000"/>
          <w:sz w:val="24"/>
          <w:szCs w:val="24"/>
          <w:vertAlign w:val="subscript"/>
        </w:rPr>
        <w:t>area</w:t>
      </w:r>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0.913;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r w:rsidR="00B25CDC" w:rsidRPr="00B25CDC">
        <w:rPr>
          <w:b w:val="0"/>
          <w:bCs w:val="0"/>
          <w:i/>
          <w:color w:val="000000"/>
          <w:sz w:val="24"/>
          <w:szCs w:val="24"/>
        </w:rPr>
        <w:t>M</w:t>
      </w:r>
      <w:r w:rsidR="00B25CDC" w:rsidRPr="00B25CDC">
        <w:rPr>
          <w:b w:val="0"/>
          <w:bCs w:val="0"/>
          <w:color w:val="000000"/>
          <w:sz w:val="24"/>
          <w:szCs w:val="24"/>
          <w:vertAlign w:val="subscript"/>
        </w:rPr>
        <w:t>area</w:t>
      </w:r>
      <w:r w:rsidR="00B25CDC" w:rsidRPr="00B25CDC">
        <w:rPr>
          <w:b w:val="0"/>
          <w:color w:val="000000"/>
          <w:sz w:val="24"/>
          <w:szCs w:val="24"/>
        </w:rPr>
        <w:t xml:space="preserve">. </w:t>
      </w:r>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0.05)</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
    <w:p w14:paraId="0B1DC416" w14:textId="77777777" w:rsidR="0070307F" w:rsidRDefault="0070307F">
      <w:pPr>
        <w:rPr>
          <w:rFonts w:eastAsia="Times New Roman"/>
          <w:b/>
          <w:bCs/>
          <w:color w:val="000000"/>
        </w:rPr>
      </w:pPr>
      <w:r>
        <w:rPr>
          <w:rFonts w:eastAsia="Times New Roman"/>
          <w:b/>
          <w:bCs/>
          <w:color w:val="000000"/>
        </w:rPr>
        <w:lastRenderedPageBreak/>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71D31C0C"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nitrogen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However, others studies have indicated that leaf nitrogen</w:t>
      </w:r>
      <w:r w:rsidR="000D0F58">
        <w:t xml:space="preserve"> is also highly responsive to climate </w:t>
      </w:r>
      <w:r w:rsidR="000D0F58">
        <w:fldChar w:fldCharType="begin" w:fldLock="1"/>
      </w:r>
      <w:r w:rsidR="00622DF9">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Firn &lt;i&gt;et al.&lt;/i&gt;, 2019)","plainTextFormattedCitation":"(Dong et al., 2017; Firn et al., 2019)","previouslyFormattedCitation":"(Dong &lt;i&gt;et al.&lt;/i&gt;, 2017; Firn &lt;i&gt;et al.&lt;/i&gt;, 2019)"},"properties":{"noteIndex":0},"schema":"https://github.com/citation-style-language/schema/raw/master/csl-citation.json"}</w:instrText>
      </w:r>
      <w:r w:rsidR="000D0F58">
        <w:fldChar w:fldCharType="separate"/>
      </w:r>
      <w:r w:rsidR="000D0F58" w:rsidRPr="000D0F58">
        <w:rPr>
          <w:noProof/>
        </w:rPr>
        <w:t xml:space="preserve">(Dong </w:t>
      </w:r>
      <w:r w:rsidR="000D0F58" w:rsidRPr="000D0F58">
        <w:rPr>
          <w:i/>
          <w:noProof/>
        </w:rPr>
        <w:t>et al.</w:t>
      </w:r>
      <w:r w:rsidR="000D0F58" w:rsidRPr="000D0F58">
        <w:rPr>
          <w:noProof/>
        </w:rPr>
        <w:t xml:space="preserve">, 2017; Firn </w:t>
      </w:r>
      <w:r w:rsidR="000D0F58" w:rsidRPr="000D0F58">
        <w:rPr>
          <w:i/>
          <w:noProof/>
        </w:rPr>
        <w:t>et al.</w:t>
      </w:r>
      <w:r w:rsidR="000D0F58" w:rsidRPr="000D0F58">
        <w:rPr>
          <w:noProof/>
        </w:rPr>
        <w:t>, 2019)</w:t>
      </w:r>
      <w:r w:rsidR="000D0F58">
        <w:fldChar w:fldCharType="end"/>
      </w:r>
      <w:r w:rsidR="000D0F58">
        <w:t>. Some even suggest that leaf nitrogen</w:t>
      </w:r>
      <w:r w:rsidR="00292985">
        <w:t xml:space="preserve"> can be accurately predicted </w:t>
      </w:r>
      <w:r w:rsidR="009A5B56">
        <w:t>from aboveground climatic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r w:rsidR="00BB64EC">
        <w:t>nitrogen</w:t>
      </w:r>
      <w:r w:rsidR="00563552">
        <w:t xml:space="preserve"> </w:t>
      </w:r>
      <w:r w:rsidR="007E26DC">
        <w:t>was</w:t>
      </w:r>
      <w:r w:rsidR="0059163C">
        <w:t xml:space="preserve"> stimulated by soil nitrogen addition</w:t>
      </w:r>
      <w:r w:rsidR="000D0F58">
        <w:t xml:space="preserve">, but </w:t>
      </w:r>
      <w:r w:rsidR="003A2059">
        <w:t xml:space="preserve">that </w:t>
      </w:r>
      <w:commentRangeStart w:id="20"/>
      <w:r w:rsidR="0028100D">
        <w:t>aboveground climate is a</w:t>
      </w:r>
      <w:r w:rsidR="0028100D">
        <w:rPr>
          <w:rFonts w:eastAsia="Times New Roman"/>
          <w:color w:val="000000"/>
        </w:rPr>
        <w:t xml:space="preserve"> stronger predictor of </w:t>
      </w:r>
      <w:r w:rsidR="00B42B31">
        <w:t>leaf nitrogen</w:t>
      </w:r>
      <w:r w:rsidR="0028100D">
        <w:rPr>
          <w:rFonts w:eastAsia="Times New Roman"/>
          <w:color w:val="000000"/>
        </w:rPr>
        <w:t xml:space="preserve"> than soil nitrogen availability</w:t>
      </w:r>
      <w:commentRangeEnd w:id="20"/>
      <w:r w:rsidR="00705A97">
        <w:rPr>
          <w:rStyle w:val="CommentReference"/>
        </w:rPr>
        <w:commentReference w:id="20"/>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xml:space="preserve">) the impact of soil nitrogen on </w:t>
      </w:r>
      <w:r w:rsidR="00B42B31">
        <w:t xml:space="preserve">leaf nitrogen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r w:rsidR="00B42B31">
        <w:rPr>
          <w:rFonts w:eastAsia="Times New Roman"/>
          <w:i/>
          <w:color w:val="000000"/>
        </w:rPr>
        <w:t>M</w:t>
      </w:r>
      <w:r w:rsidR="00B42B31">
        <w:rPr>
          <w:rFonts w:eastAsia="Times New Roman"/>
          <w:color w:val="000000"/>
          <w:vertAlign w:val="subscript"/>
        </w:rPr>
        <w:t>area</w:t>
      </w:r>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r w:rsidR="0028100D">
        <w:rPr>
          <w:rFonts w:eastAsia="Times New Roman"/>
          <w:i/>
          <w:color w:val="000000"/>
        </w:rPr>
        <w:t>M</w:t>
      </w:r>
      <w:r w:rsidR="0028100D">
        <w:rPr>
          <w:rFonts w:eastAsia="Times New Roman"/>
          <w:color w:val="000000"/>
          <w:vertAlign w:val="subscript"/>
        </w:rPr>
        <w:t>area</w:t>
      </w:r>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Climate is a stronger predictor of N</w:t>
      </w:r>
      <w:r>
        <w:rPr>
          <w:i/>
          <w:vertAlign w:val="subscript"/>
        </w:rPr>
        <w:t>area</w:t>
      </w:r>
      <w:r>
        <w:rPr>
          <w:i/>
        </w:rPr>
        <w:t xml:space="preserve"> than soil nitrogen availability</w:t>
      </w:r>
    </w:p>
    <w:p w14:paraId="5C5DA870" w14:textId="59DE1DD2" w:rsidR="0028100D"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nitrogen on average across our sites. </w:t>
      </w:r>
      <w:r>
        <w:lastRenderedPageBreak/>
        <w:t xml:space="preserve">Based on the findings by Firn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 was primarily the result of an increase the concentration of nitrogen (i.e., g g</w:t>
      </w:r>
      <w:r>
        <w:rPr>
          <w:vertAlign w:val="superscript"/>
        </w:rPr>
        <w:t>-1</w:t>
      </w:r>
      <w:r>
        <w:t>) in leaves when nitrogen was added to soils.</w:t>
      </w:r>
    </w:p>
    <w:p w14:paraId="392AF6E4" w14:textId="51403A3C"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nitrogen.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r w:rsidR="005948A0">
        <w:rPr>
          <w:i/>
        </w:rPr>
        <w:t>N</w:t>
      </w:r>
      <w:r w:rsidR="005948A0">
        <w:rPr>
          <w:vertAlign w:val="subscript"/>
        </w:rPr>
        <w:t>area</w:t>
      </w:r>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r w:rsidR="00562A58">
        <w:rPr>
          <w:i/>
        </w:rPr>
        <w:t>M</w:t>
      </w:r>
      <w:r w:rsidR="00562A58">
        <w:rPr>
          <w:vertAlign w:val="subscript"/>
        </w:rPr>
        <w:t>area</w:t>
      </w:r>
      <w:r w:rsidR="00562A58">
        <w:t xml:space="preserve"> was the strongest predictor of </w:t>
      </w:r>
      <w:r w:rsidR="00562A58">
        <w:rPr>
          <w:i/>
        </w:rPr>
        <w:t>N</w:t>
      </w:r>
      <w:r w:rsidR="00562A58">
        <w:rPr>
          <w:vertAlign w:val="subscript"/>
        </w:rPr>
        <w:t>area</w:t>
      </w:r>
      <w:r w:rsidR="00562A58">
        <w:t xml:space="preserve"> </w:t>
      </w:r>
      <w:r w:rsidR="001F3BE9">
        <w:t>with a relative importance value of 54%. This is unsurprising given</w:t>
      </w:r>
      <w:r w:rsidR="00562A58">
        <w:t xml:space="preserve"> its inclusion in the </w:t>
      </w:r>
      <w:r w:rsidR="00562A58">
        <w:rPr>
          <w:i/>
        </w:rPr>
        <w:t>N</w:t>
      </w:r>
      <w:r w:rsidR="00562A58">
        <w:rPr>
          <w:vertAlign w:val="subscript"/>
        </w:rPr>
        <w:t>area</w:t>
      </w:r>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r w:rsidR="005948A0">
        <w:rPr>
          <w:i/>
        </w:rPr>
        <w:t>N</w:t>
      </w:r>
      <w:r w:rsidR="005948A0">
        <w:rPr>
          <w:vertAlign w:val="subscript"/>
        </w:rPr>
        <w:t>area</w:t>
      </w:r>
      <w:r w:rsidR="001F3BE9">
        <w:t xml:space="preserve"> (relative importance = 6%)</w:t>
      </w:r>
      <w:r w:rsidR="005948A0">
        <w:t xml:space="preserve">. </w:t>
      </w:r>
      <w:commentRangeStart w:id="21"/>
      <w:r w:rsidR="005948A0">
        <w:t xml:space="preserve">The negative relationship confirms theoretical expectations that plants that maintain high </w:t>
      </w:r>
      <w:r w:rsidR="005948A0">
        <w:rPr>
          <w:i/>
        </w:rPr>
        <w:t>N</w:t>
      </w:r>
      <w:r w:rsidR="005948A0">
        <w:rPr>
          <w:vertAlign w:val="subscript"/>
        </w:rPr>
        <w:t>area</w:t>
      </w:r>
      <w:r w:rsidR="005948A0">
        <w:t xml:space="preserve"> when</w:t>
      </w:r>
      <w:r w:rsidR="009F1CFE">
        <w:t xml:space="preserve"> stomata are closed (i.e., low </w:t>
      </w:r>
      <w:r w:rsidR="009F1CFE">
        <w:rPr>
          <w:lang w:val="el-GR"/>
        </w:rPr>
        <w:t>χ</w:t>
      </w:r>
      <w:r w:rsidR="009F1CFE">
        <w:t xml:space="preserve">) </w:t>
      </w:r>
      <w:commentRangeEnd w:id="21"/>
      <w:r w:rsidR="008B006D">
        <w:rPr>
          <w:rStyle w:val="CommentReference"/>
        </w:rPr>
        <w:commentReference w:id="21"/>
      </w:r>
      <w:r w:rsidR="009F1CFE">
        <w:t xml:space="preserve">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555F304C" w:rsidR="00053B82" w:rsidRDefault="00053B82" w:rsidP="000D0F58">
      <w:pPr>
        <w:spacing w:line="480" w:lineRule="auto"/>
        <w:ind w:firstLine="720"/>
        <w:contextualSpacing/>
      </w:pPr>
      <w:r>
        <w:t xml:space="preserve">Our model results also indicated that plant traits, specifically the capacity to form symbioses with nitrogen fixing bacteria as well photosynthetic pathway, were important predictors of </w:t>
      </w:r>
      <w:r>
        <w:rPr>
          <w:i/>
        </w:rPr>
        <w:t>N</w:t>
      </w:r>
      <w:r>
        <w:rPr>
          <w:vertAlign w:val="subscript"/>
        </w:rPr>
        <w:t>area</w:t>
      </w:r>
      <w:r w:rsidR="001F3BE9">
        <w:t xml:space="preserve"> with a combined relative importance value of 9%</w:t>
      </w:r>
      <w:r>
        <w:t xml:space="preserve">. </w:t>
      </w:r>
      <w:r w:rsidR="002436D6">
        <w:t xml:space="preserve">Nitrogen fixing plants have been previously shown to have greater </w:t>
      </w:r>
      <w:r w:rsidR="002436D6">
        <w:rPr>
          <w:i/>
        </w:rPr>
        <w:t>N</w:t>
      </w:r>
      <w:r w:rsidR="002436D6">
        <w:rPr>
          <w:vertAlign w:val="subscript"/>
        </w:rPr>
        <w:t>area</w:t>
      </w:r>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71459">
        <w:t xml:space="preserve">Leaf </w:t>
      </w:r>
      <w:r w:rsidR="00C71459">
        <w:rPr>
          <w:i/>
        </w:rPr>
        <w:t>N</w:t>
      </w:r>
      <w:r w:rsidR="00C71459">
        <w:rPr>
          <w:vertAlign w:val="subscript"/>
        </w:rPr>
        <w:t>area</w:t>
      </w:r>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B3E3307" w:rsidR="001F3BE9" w:rsidRDefault="001F3BE9" w:rsidP="000D0F58">
      <w:pPr>
        <w:spacing w:line="480" w:lineRule="auto"/>
        <w:ind w:firstLine="720"/>
        <w:contextualSpacing/>
      </w:pPr>
      <w:r>
        <w:lastRenderedPageBreak/>
        <w:t xml:space="preserve">The two climate factors included in our </w:t>
      </w:r>
      <w:r>
        <w:rPr>
          <w:i/>
        </w:rPr>
        <w:t>N</w:t>
      </w:r>
      <w:r>
        <w:rPr>
          <w:vertAlign w:val="subscript"/>
        </w:rPr>
        <w:t>area</w:t>
      </w:r>
      <w:r>
        <w:t xml:space="preserve"> model (temperature and light availability) had a combined relative importance of 28%. Leaf </w:t>
      </w:r>
      <w:r>
        <w:rPr>
          <w:i/>
        </w:rPr>
        <w:t>N</w:t>
      </w:r>
      <w:r>
        <w:rPr>
          <w:vertAlign w:val="subscript"/>
        </w:rPr>
        <w:t>area</w:t>
      </w:r>
      <w:r>
        <w:t xml:space="preserve"> was negatively related to temperature, as expected from photosynthetic theory suggesting that plants optimally downregulate photosynthetic </w:t>
      </w:r>
      <w:r w:rsidR="008D2402">
        <w:t>enzymes</w:t>
      </w:r>
      <w:r>
        <w:t xml:space="preserve"> in response to </w:t>
      </w:r>
      <w:r w:rsidR="008D2402">
        <w:t xml:space="preserve">increased temperature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 xml:space="preserve">Light availability also had high relative importance and our model indicated a positive trend, as expected based on the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r w:rsidR="00E213DA">
        <w:rPr>
          <w:i/>
        </w:rPr>
        <w:t>N</w:t>
      </w:r>
      <w:r w:rsidR="00E213DA">
        <w:rPr>
          <w:vertAlign w:val="subscript"/>
        </w:rPr>
        <w:t>area</w:t>
      </w:r>
      <w:r w:rsidR="00E213DA">
        <w:t>.</w:t>
      </w:r>
    </w:p>
    <w:p w14:paraId="0246FBE8" w14:textId="6373407F" w:rsidR="007E26DC" w:rsidRPr="00D332E5" w:rsidRDefault="00296CCE" w:rsidP="000D0F58">
      <w:pPr>
        <w:spacing w:line="480" w:lineRule="auto"/>
        <w:ind w:firstLine="720"/>
        <w:contextualSpacing/>
      </w:pPr>
      <w:r>
        <w:t xml:space="preserve">Our second approach also supported the greater importance of non-soil variables for predicting </w:t>
      </w:r>
      <w:r>
        <w:rPr>
          <w:i/>
        </w:rPr>
        <w:t>N</w:t>
      </w:r>
      <w:r>
        <w:rPr>
          <w:vertAlign w:val="subscript"/>
        </w:rPr>
        <w:t>area</w:t>
      </w:r>
      <w:r>
        <w:t xml:space="preserve"> than soil nutrient treatments. We calculated predicted nitrogen in photosynthesis (</w:t>
      </w:r>
      <w:r>
        <w:rPr>
          <w:i/>
        </w:rPr>
        <w:t>N</w:t>
      </w:r>
      <w:r>
        <w:rPr>
          <w:vertAlign w:val="subscript"/>
        </w:rPr>
        <w:t>photo</w:t>
      </w:r>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r>
        <w:rPr>
          <w:i/>
        </w:rPr>
        <w:t>N</w:t>
      </w:r>
      <w:r>
        <w:rPr>
          <w:vertAlign w:val="subscript"/>
        </w:rPr>
        <w:t>photo</w:t>
      </w:r>
      <w:r>
        <w:t xml:space="preserve"> served as an integrative metric for expected </w:t>
      </w:r>
      <w:r>
        <w:rPr>
          <w:i/>
        </w:rPr>
        <w:t>N</w:t>
      </w:r>
      <w:r>
        <w:rPr>
          <w:vertAlign w:val="subscript"/>
        </w:rPr>
        <w:t>area</w:t>
      </w:r>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r>
        <w:rPr>
          <w:i/>
        </w:rPr>
        <w:t>N</w:t>
      </w:r>
      <w:r>
        <w:rPr>
          <w:vertAlign w:val="subscript"/>
        </w:rPr>
        <w:t xml:space="preserve">photo </w:t>
      </w:r>
      <w:r>
        <w:t xml:space="preserve">was strongly correlated with </w:t>
      </w:r>
      <w:r>
        <w:rPr>
          <w:i/>
        </w:rPr>
        <w:t>N</w:t>
      </w:r>
      <w:r>
        <w:rPr>
          <w:vertAlign w:val="subscript"/>
        </w:rPr>
        <w:t>area</w:t>
      </w:r>
      <w:r>
        <w:t xml:space="preserve"> and an important predictor in our model (relative importance = 23%). </w:t>
      </w:r>
      <w:r w:rsidR="00D332E5">
        <w:rPr>
          <w:i/>
        </w:rPr>
        <w:t>N</w:t>
      </w:r>
      <w:r w:rsidR="00D332E5">
        <w:rPr>
          <w:vertAlign w:val="subscript"/>
        </w:rPr>
        <w:t>photo</w:t>
      </w:r>
      <w:r w:rsidR="00D332E5">
        <w:t xml:space="preserve">, along with structural nitrogen calculated from </w:t>
      </w:r>
      <w:r w:rsidR="00D332E5">
        <w:rPr>
          <w:i/>
        </w:rPr>
        <w:t>M</w:t>
      </w:r>
      <w:r w:rsidR="00D332E5">
        <w:rPr>
          <w:vertAlign w:val="subscript"/>
        </w:rPr>
        <w:t>area</w:t>
      </w:r>
      <w:r w:rsidR="00D332E5">
        <w:t xml:space="preserve">, accounted for ~60% of the variability in measured </w:t>
      </w:r>
      <w:r w:rsidR="00D332E5">
        <w:rPr>
          <w:i/>
        </w:rPr>
        <w:t>N</w:t>
      </w:r>
      <w:r w:rsidR="00D332E5">
        <w:rPr>
          <w:vertAlign w:val="subscript"/>
        </w:rPr>
        <w:t>area</w:t>
      </w:r>
      <w:r w:rsidR="00D332E5">
        <w:t>. However, a non-negli</w:t>
      </w:r>
      <w:r w:rsidR="00A67554">
        <w:t xml:space="preserve">gible addition 17%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lastRenderedPageBreak/>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The N</w:t>
      </w:r>
      <w:r>
        <w:rPr>
          <w:i/>
          <w:vertAlign w:val="subscript"/>
        </w:rPr>
        <w:t>area</w:t>
      </w:r>
      <w:r>
        <w:rPr>
          <w:i/>
        </w:rPr>
        <w:t xml:space="preserve"> response to soil nitrogen is dependent on relative allocation to leaves and biomass </w:t>
      </w:r>
    </w:p>
    <w:p w14:paraId="1842DD9F" w14:textId="77777777"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r w:rsidR="00096AFD">
        <w:rPr>
          <w:i/>
        </w:rPr>
        <w:t>N</w:t>
      </w:r>
      <w:r w:rsidR="00096AFD">
        <w:rPr>
          <w:vertAlign w:val="subscript"/>
        </w:rPr>
        <w:t>area</w:t>
      </w:r>
      <w:r w:rsidR="00096AFD">
        <w:t xml:space="preserve"> by soil nitrogen addition indicated that, on average, plants at our sites were using added soil nitrogen availability to both increase tissue quantity (i.e., biomass) and quality (i.e., </w:t>
      </w:r>
      <w:r w:rsidR="00096AFD">
        <w:rPr>
          <w:i/>
        </w:rPr>
        <w:t>N</w:t>
      </w:r>
      <w:r w:rsidR="00096AFD">
        <w:rPr>
          <w:vertAlign w:val="subscript"/>
        </w:rPr>
        <w:t>area</w:t>
      </w:r>
      <w:r w:rsidR="00096AFD">
        <w:t>).</w:t>
      </w:r>
      <w:r w:rsidR="00934597">
        <w:t xml:space="preserve"> Alone, these results do not </w:t>
      </w:r>
      <w:r w:rsidR="008A70F6">
        <w:t>reconcile the discrepancies between previous studies.</w:t>
      </w:r>
    </w:p>
    <w:p w14:paraId="583DABF0" w14:textId="47F4C4F6" w:rsidR="00096AFD" w:rsidRDefault="005910A0" w:rsidP="00934597">
      <w:pPr>
        <w:spacing w:line="480" w:lineRule="auto"/>
        <w:ind w:firstLine="720"/>
        <w:contextualSpacing/>
      </w:pPr>
      <w:r>
        <w:t xml:space="preserve">To resolve conflicting reports about the relationship between soil nitrogen availability and </w:t>
      </w:r>
      <w:r>
        <w:rPr>
          <w:i/>
        </w:rPr>
        <w:t>N</w:t>
      </w:r>
      <w:r>
        <w:rPr>
          <w:vertAlign w:val="subscript"/>
        </w:rPr>
        <w:t xml:space="preserve">area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confirmed that the change in biomass in response to a change in soil nitrogen was negatively correlated to the </w:t>
      </w:r>
      <w:r w:rsidR="000C26ED">
        <w:rPr>
          <w:i/>
        </w:rPr>
        <w:t>N</w:t>
      </w:r>
      <w:r w:rsidR="000C26ED">
        <w:rPr>
          <w:vertAlign w:val="subscript"/>
        </w:rPr>
        <w:t>area</w:t>
      </w:r>
      <w:r w:rsidR="000C26ED">
        <w:t xml:space="preserve"> response to soil nitrogen </w:t>
      </w:r>
      <w:r w:rsidR="00536B03">
        <w:t>availability. T</w:t>
      </w:r>
      <w:r w:rsidR="001D0C18">
        <w:t>his indicates that the positive soil N-</w:t>
      </w:r>
      <w:r w:rsidR="001D0C18">
        <w:rPr>
          <w:i/>
        </w:rPr>
        <w:t>N</w:t>
      </w:r>
      <w:r w:rsidR="001D0C18">
        <w:rPr>
          <w:vertAlign w:val="subscript"/>
        </w:rPr>
        <w:t>area</w:t>
      </w:r>
      <w:r w:rsidR="001D0C18">
        <w:t xml:space="preserve"> relationship only occurs when soil N is having a small impact on biomass.</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6168DDE3" w14:textId="77777777"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r w:rsidR="00A54421">
        <w:rPr>
          <w:i/>
        </w:rPr>
        <w:t>N</w:t>
      </w:r>
      <w:r w:rsidR="00A54421">
        <w:rPr>
          <w:vertAlign w:val="subscript"/>
        </w:rPr>
        <w:t>area</w:t>
      </w:r>
      <w:r w:rsidR="00A54421">
        <w:t xml:space="preserve">. Importantly, theoretical approaches have shown that </w:t>
      </w:r>
      <w:r w:rsidR="00A54421">
        <w:lastRenderedPageBreak/>
        <w:t xml:space="preserve">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r w:rsidR="00A54421">
        <w:rPr>
          <w:i/>
        </w:rPr>
        <w:t>N</w:t>
      </w:r>
      <w:r w:rsidR="00A54421">
        <w:rPr>
          <w:vertAlign w:val="subscript"/>
        </w:rPr>
        <w:t>area</w:t>
      </w:r>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A54421">
        <w:fldChar w:fldCharType="begin" w:fldLock="1"/>
      </w:r>
      <w:r w:rsidR="003704D1">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Maire &lt;i&gt;et al.&lt;/i&gt;, 2015; Paillassa &lt;i&gt;et al.&lt;/i&gt;, 2020)","plainTextFormattedCitation":"(Wright et al., 2003; Maire et al., 2015; Paillassa et al., 2020)","previouslyFormattedCitation":"(Wright &lt;i&gt;et al.&lt;/i&gt;, 2003; Maire &lt;i&gt;et al.&lt;/i&gt;, 2015; Paillassa &lt;i&gt;et al.&lt;/i&gt;, 2020)"},"properties":{"noteIndex":0},"schema":"https://github.com/citation-style-language/schema/raw/master/csl-citation.json"}</w:instrText>
      </w:r>
      <w:r w:rsidR="00A54421">
        <w:fldChar w:fldCharType="separate"/>
      </w:r>
      <w:r w:rsidR="00A54421" w:rsidRPr="00A54421">
        <w:rPr>
          <w:noProof/>
        </w:rPr>
        <w:t xml:space="preserve">(Wright </w:t>
      </w:r>
      <w:r w:rsidR="00A54421" w:rsidRPr="00A54421">
        <w:rPr>
          <w:i/>
          <w:noProof/>
        </w:rPr>
        <w:t>et al.</w:t>
      </w:r>
      <w:r w:rsidR="00A54421" w:rsidRPr="00A54421">
        <w:rPr>
          <w:noProof/>
        </w:rPr>
        <w:t xml:space="preserve">, 2003; Maire </w:t>
      </w:r>
      <w:r w:rsidR="00A54421" w:rsidRPr="00A54421">
        <w:rPr>
          <w:i/>
          <w:noProof/>
        </w:rPr>
        <w:t>et al.</w:t>
      </w:r>
      <w:r w:rsidR="00A54421" w:rsidRPr="00A54421">
        <w:rPr>
          <w:noProof/>
        </w:rPr>
        <w:t xml:space="preserve">, 2015; Paillassa </w:t>
      </w:r>
      <w:r w:rsidR="00A54421" w:rsidRPr="00A54421">
        <w:rPr>
          <w:i/>
          <w:noProof/>
        </w:rPr>
        <w:t>et al.</w:t>
      </w:r>
      <w:r w:rsidR="00A54421" w:rsidRPr="00A54421">
        <w:rPr>
          <w:noProof/>
        </w:rPr>
        <w:t>, 2020)</w:t>
      </w:r>
      <w:r w:rsidR="00A54421">
        <w:fldChar w:fldCharType="end"/>
      </w:r>
      <w:r w:rsidR="00A54421">
        <w:t>. However, our results show that the biomass response to changing soil nitrogen plays a critical role</w:t>
      </w:r>
      <w:r w:rsidR="00A151ED">
        <w:t xml:space="preserve">. </w:t>
      </w:r>
    </w:p>
    <w:p w14:paraId="700E820C" w14:textId="1DD7F6AB"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is 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commentRangeStart w:id="22"/>
      <w:r>
        <w:rPr>
          <w:b/>
        </w:rPr>
        <w:t>Acknowledgements</w:t>
      </w:r>
      <w:commentRangeEnd w:id="22"/>
      <w:r w:rsidR="00DD7DE1">
        <w:rPr>
          <w:rStyle w:val="CommentReference"/>
        </w:rPr>
        <w:commentReference w:id="22"/>
      </w:r>
    </w:p>
    <w:p w14:paraId="617E933C" w14:textId="4F642250" w:rsidR="009A5B56" w:rsidRPr="009A5B56" w:rsidRDefault="009A5B56" w:rsidP="00DA24C9">
      <w:pPr>
        <w:spacing w:line="480" w:lineRule="auto"/>
        <w:contextualSpacing/>
      </w:pPr>
      <w:r>
        <w:t>NGS acknowledges funding support from Texas Tech University.</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6782FC3A" w14:textId="595945A4" w:rsidR="005A0FAA" w:rsidRPr="005A0FAA" w:rsidRDefault="009A5B56" w:rsidP="005A0FAA">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5A0FAA" w:rsidRPr="005A0FAA">
        <w:rPr>
          <w:noProof/>
        </w:rPr>
        <w:t xml:space="preserve">Adams MA, Turnbull TL, Sprent JI, Buchmann N (2016) Legumes are different: Leaf nitrogen, photosynthesis, and water use efficiency. </w:t>
      </w:r>
      <w:r w:rsidR="005A0FAA" w:rsidRPr="005A0FAA">
        <w:rPr>
          <w:i/>
          <w:iCs/>
          <w:noProof/>
        </w:rPr>
        <w:t>Proceedings of the National Academy of Sciences</w:t>
      </w:r>
      <w:r w:rsidR="005A0FAA" w:rsidRPr="005A0FAA">
        <w:rPr>
          <w:noProof/>
        </w:rPr>
        <w:t xml:space="preserve">, </w:t>
      </w:r>
      <w:r w:rsidR="005A0FAA" w:rsidRPr="005A0FAA">
        <w:rPr>
          <w:b/>
          <w:bCs/>
          <w:noProof/>
        </w:rPr>
        <w:t>113</w:t>
      </w:r>
      <w:r w:rsidR="005A0FAA" w:rsidRPr="005A0FAA">
        <w:rPr>
          <w:noProof/>
        </w:rPr>
        <w:t>, 4098 LP – 4103.</w:t>
      </w:r>
    </w:p>
    <w:p w14:paraId="271320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Ali AA, Xu C, Rogers A et al. (2015) Global</w:t>
      </w:r>
      <w:r w:rsidRPr="005A0FAA">
        <w:rPr>
          <w:rFonts w:ascii="Cambria Math" w:hAnsi="Cambria Math" w:cs="Cambria Math"/>
          <w:noProof/>
        </w:rPr>
        <w:t>‐</w:t>
      </w:r>
      <w:r w:rsidRPr="005A0FAA">
        <w:rPr>
          <w:noProof/>
        </w:rPr>
        <w:t xml:space="preserve">scale environmental control of plant photosynthetic </w:t>
      </w:r>
      <w:r w:rsidRPr="005A0FAA">
        <w:rPr>
          <w:noProof/>
        </w:rPr>
        <w:lastRenderedPageBreak/>
        <w:t xml:space="preserve">capacity. </w:t>
      </w:r>
      <w:r w:rsidRPr="005A0FAA">
        <w:rPr>
          <w:i/>
          <w:iCs/>
          <w:noProof/>
        </w:rPr>
        <w:t>Ecological Applications</w:t>
      </w:r>
      <w:r w:rsidRPr="005A0FAA">
        <w:rPr>
          <w:noProof/>
        </w:rPr>
        <w:t xml:space="preserve">, </w:t>
      </w:r>
      <w:r w:rsidRPr="005A0FAA">
        <w:rPr>
          <w:b/>
          <w:bCs/>
          <w:noProof/>
        </w:rPr>
        <w:t>25</w:t>
      </w:r>
      <w:r w:rsidRPr="005A0FAA">
        <w:rPr>
          <w:noProof/>
        </w:rPr>
        <w:t>, 2349–2365.</w:t>
      </w:r>
    </w:p>
    <w:p w14:paraId="23C16A8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Bates D, Maechler M, Bolker B, Walker S (2015) Fitting Linear Mixed-Effects Models Using lme4. </w:t>
      </w:r>
      <w:r w:rsidRPr="005A0FAA">
        <w:rPr>
          <w:i/>
          <w:iCs/>
          <w:noProof/>
        </w:rPr>
        <w:t>Journal of Statistical Software</w:t>
      </w:r>
      <w:r w:rsidRPr="005A0FAA">
        <w:rPr>
          <w:noProof/>
        </w:rPr>
        <w:t xml:space="preserve">, </w:t>
      </w:r>
      <w:r w:rsidRPr="005A0FAA">
        <w:rPr>
          <w:b/>
          <w:bCs/>
          <w:noProof/>
        </w:rPr>
        <w:t>67</w:t>
      </w:r>
      <w:r w:rsidRPr="005A0FAA">
        <w:rPr>
          <w:noProof/>
        </w:rPr>
        <w:t>, 1–48.</w:t>
      </w:r>
    </w:p>
    <w:p w14:paraId="4E21057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Boardman NK (1977) Comparative photosynthesis of sun and shade plants. </w:t>
      </w:r>
      <w:r w:rsidRPr="005A0FAA">
        <w:rPr>
          <w:i/>
          <w:iCs/>
          <w:noProof/>
        </w:rPr>
        <w:t>Annual review of plant physiology</w:t>
      </w:r>
      <w:r w:rsidRPr="005A0FAA">
        <w:rPr>
          <w:noProof/>
        </w:rPr>
        <w:t xml:space="preserve">, </w:t>
      </w:r>
      <w:r w:rsidRPr="005A0FAA">
        <w:rPr>
          <w:b/>
          <w:bCs/>
          <w:noProof/>
        </w:rPr>
        <w:t>28</w:t>
      </w:r>
      <w:r w:rsidRPr="005A0FAA">
        <w:rPr>
          <w:noProof/>
        </w:rPr>
        <w:t>, 355–377.</w:t>
      </w:r>
    </w:p>
    <w:p w14:paraId="63DBEEE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Boyd RA, Gandin A, Cousins AB (2015) Temperature responses of C4 photosynthesis: biochemical analysis of Rubisco, phosphoenolpyruvate carboxylase, and carbonic anhydrase in Setaria viridis. </w:t>
      </w:r>
      <w:r w:rsidRPr="005A0FAA">
        <w:rPr>
          <w:i/>
          <w:iCs/>
          <w:noProof/>
        </w:rPr>
        <w:t>Plant Physiology</w:t>
      </w:r>
      <w:r w:rsidRPr="005A0FAA">
        <w:rPr>
          <w:noProof/>
        </w:rPr>
        <w:t xml:space="preserve">, </w:t>
      </w:r>
      <w:r w:rsidRPr="005A0FAA">
        <w:rPr>
          <w:b/>
          <w:bCs/>
          <w:noProof/>
        </w:rPr>
        <w:t>169</w:t>
      </w:r>
      <w:r w:rsidRPr="005A0FAA">
        <w:rPr>
          <w:noProof/>
        </w:rPr>
        <w:t>, 1850–1861.</w:t>
      </w:r>
    </w:p>
    <w:p w14:paraId="076864F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Dong N, Prentice IC, Evans BJ, Caddy-Retalic S, Lowe AJ, Wright IJ (2017) Leaf nitrogen from first principles: field evidence for adaptive variation with climate. </w:t>
      </w:r>
      <w:r w:rsidRPr="005A0FAA">
        <w:rPr>
          <w:i/>
          <w:iCs/>
          <w:noProof/>
        </w:rPr>
        <w:t>Biogeosciences</w:t>
      </w:r>
      <w:r w:rsidRPr="005A0FAA">
        <w:rPr>
          <w:noProof/>
        </w:rPr>
        <w:t xml:space="preserve">, </w:t>
      </w:r>
      <w:r w:rsidRPr="005A0FAA">
        <w:rPr>
          <w:b/>
          <w:bCs/>
          <w:noProof/>
        </w:rPr>
        <w:t>14</w:t>
      </w:r>
      <w:r w:rsidRPr="005A0FAA">
        <w:rPr>
          <w:noProof/>
        </w:rPr>
        <w:t>, 481–495.</w:t>
      </w:r>
    </w:p>
    <w:p w14:paraId="4AF5294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Evans JR (1989) Photosynthesis and nitrogen relationships in leaves of C</w:t>
      </w:r>
      <w:r w:rsidRPr="005A0FAA">
        <w:rPr>
          <w:noProof/>
          <w:vertAlign w:val="subscript"/>
        </w:rPr>
        <w:t>3</w:t>
      </w:r>
      <w:r w:rsidRPr="005A0FAA">
        <w:rPr>
          <w:noProof/>
        </w:rPr>
        <w:t xml:space="preserve"> plants. </w:t>
      </w:r>
      <w:r w:rsidRPr="005A0FAA">
        <w:rPr>
          <w:i/>
          <w:iCs/>
          <w:noProof/>
        </w:rPr>
        <w:t>Oecologia</w:t>
      </w:r>
      <w:r w:rsidRPr="005A0FAA">
        <w:rPr>
          <w:noProof/>
        </w:rPr>
        <w:t xml:space="preserve">, </w:t>
      </w:r>
      <w:r w:rsidRPr="005A0FAA">
        <w:rPr>
          <w:b/>
          <w:bCs/>
          <w:noProof/>
        </w:rPr>
        <w:t>78</w:t>
      </w:r>
      <w:r w:rsidRPr="005A0FAA">
        <w:rPr>
          <w:noProof/>
        </w:rPr>
        <w:t>, 9–19.</w:t>
      </w:r>
    </w:p>
    <w:p w14:paraId="3A3E27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Clarke VC (2019) The nitrogen cost of photosynthesis. </w:t>
      </w:r>
      <w:r w:rsidRPr="005A0FAA">
        <w:rPr>
          <w:i/>
          <w:iCs/>
          <w:noProof/>
        </w:rPr>
        <w:t>Journal of Experimental Botany</w:t>
      </w:r>
      <w:r w:rsidRPr="005A0FAA">
        <w:rPr>
          <w:noProof/>
        </w:rPr>
        <w:t xml:space="preserve">, </w:t>
      </w:r>
      <w:r w:rsidRPr="005A0FAA">
        <w:rPr>
          <w:b/>
          <w:bCs/>
          <w:noProof/>
        </w:rPr>
        <w:t>70</w:t>
      </w:r>
      <w:r w:rsidRPr="005A0FAA">
        <w:rPr>
          <w:noProof/>
        </w:rPr>
        <w:t>, 7–15.</w:t>
      </w:r>
    </w:p>
    <w:p w14:paraId="7D8B5E2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Seemann JR (1989) The allocation of protein nitrogen in the photosynthetic apparatus: costs, consequences, and control. </w:t>
      </w:r>
      <w:r w:rsidRPr="005A0FAA">
        <w:rPr>
          <w:i/>
          <w:iCs/>
          <w:noProof/>
        </w:rPr>
        <w:t>Photosynthesis</w:t>
      </w:r>
      <w:r w:rsidRPr="005A0FAA">
        <w:rPr>
          <w:noProof/>
        </w:rPr>
        <w:t xml:space="preserve">, </w:t>
      </w:r>
      <w:r w:rsidRPr="005A0FAA">
        <w:rPr>
          <w:b/>
          <w:bCs/>
          <w:noProof/>
        </w:rPr>
        <w:t>8</w:t>
      </w:r>
      <w:r w:rsidRPr="005A0FAA">
        <w:rPr>
          <w:noProof/>
        </w:rPr>
        <w:t>, 183–205.</w:t>
      </w:r>
    </w:p>
    <w:p w14:paraId="66A7484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Farquhar GD, Ehleringer JR, Hubick KT (1989) Carbon Isotope Discrimination and Photosynthesis. </w:t>
      </w:r>
      <w:r w:rsidRPr="005A0FAA">
        <w:rPr>
          <w:i/>
          <w:iCs/>
          <w:noProof/>
        </w:rPr>
        <w:t>Annual Review of Plant Physiology and Plant Molecular Biology</w:t>
      </w:r>
      <w:r w:rsidRPr="005A0FAA">
        <w:rPr>
          <w:noProof/>
        </w:rPr>
        <w:t xml:space="preserve">, </w:t>
      </w:r>
      <w:r w:rsidRPr="005A0FAA">
        <w:rPr>
          <w:b/>
          <w:bCs/>
          <w:noProof/>
        </w:rPr>
        <w:t>40</w:t>
      </w:r>
      <w:r w:rsidRPr="005A0FAA">
        <w:rPr>
          <w:noProof/>
        </w:rPr>
        <w:t>, 503–537.</w:t>
      </w:r>
    </w:p>
    <w:p w14:paraId="3A8D4E8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Fay PA, Prober SM, Harpole WS et al. (2015) Grassland productivity limited by multiple nutrients. </w:t>
      </w:r>
      <w:r w:rsidRPr="005A0FAA">
        <w:rPr>
          <w:i/>
          <w:iCs/>
          <w:noProof/>
        </w:rPr>
        <w:t>Nature Plants</w:t>
      </w:r>
      <w:r w:rsidRPr="005A0FAA">
        <w:rPr>
          <w:noProof/>
        </w:rPr>
        <w:t xml:space="preserve">, </w:t>
      </w:r>
      <w:r w:rsidRPr="005A0FAA">
        <w:rPr>
          <w:b/>
          <w:bCs/>
          <w:noProof/>
        </w:rPr>
        <w:t>1</w:t>
      </w:r>
      <w:r w:rsidRPr="005A0FAA">
        <w:rPr>
          <w:noProof/>
        </w:rPr>
        <w:t>, 15080.</w:t>
      </w:r>
    </w:p>
    <w:p w14:paraId="5A0A2606"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Firn J, McGree JM, Harvey E et al. (2019) Leaf nutrients, not specific leaf area, are consistent </w:t>
      </w:r>
      <w:r w:rsidRPr="005A0FAA">
        <w:rPr>
          <w:noProof/>
        </w:rPr>
        <w:lastRenderedPageBreak/>
        <w:t xml:space="preserve">indicators of elevated nutrient inputs. </w:t>
      </w:r>
      <w:r w:rsidRPr="005A0FAA">
        <w:rPr>
          <w:i/>
          <w:iCs/>
          <w:noProof/>
        </w:rPr>
        <w:t>Nature Ecology &amp; Evolution</w:t>
      </w:r>
      <w:r w:rsidRPr="005A0FAA">
        <w:rPr>
          <w:noProof/>
        </w:rPr>
        <w:t xml:space="preserve">, </w:t>
      </w:r>
      <w:r w:rsidRPr="005A0FAA">
        <w:rPr>
          <w:b/>
          <w:bCs/>
          <w:noProof/>
        </w:rPr>
        <w:t>3</w:t>
      </w:r>
      <w:r w:rsidRPr="005A0FAA">
        <w:rPr>
          <w:noProof/>
        </w:rPr>
        <w:t>, 400–406.</w:t>
      </w:r>
    </w:p>
    <w:p w14:paraId="526188A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Fox J, Weisberg S (2011) An {R} Companion to Applied Regression, Second Edition.</w:t>
      </w:r>
    </w:p>
    <w:p w14:paraId="02C330C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Johansson J, Dewar RC, Dieckmann U, McMurtrie RE, Brännström Å, Dybzinski R (2012) Modeling carbon allocation in trees: a search for principles. </w:t>
      </w:r>
      <w:r w:rsidRPr="005A0FAA">
        <w:rPr>
          <w:i/>
          <w:iCs/>
          <w:noProof/>
        </w:rPr>
        <w:t>Tree Physiology</w:t>
      </w:r>
      <w:r w:rsidRPr="005A0FAA">
        <w:rPr>
          <w:noProof/>
        </w:rPr>
        <w:t xml:space="preserve">, </w:t>
      </w:r>
      <w:r w:rsidRPr="005A0FAA">
        <w:rPr>
          <w:b/>
          <w:bCs/>
          <w:noProof/>
        </w:rPr>
        <w:t>32</w:t>
      </w:r>
      <w:r w:rsidRPr="005A0FAA">
        <w:rPr>
          <w:noProof/>
        </w:rPr>
        <w:t>, 648–666.</w:t>
      </w:r>
    </w:p>
    <w:p w14:paraId="1533F7A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Harrison SP, Dewar R et al. (2020) Organizing principles for vegetation dynamics. </w:t>
      </w:r>
      <w:r w:rsidRPr="005A0FAA">
        <w:rPr>
          <w:i/>
          <w:iCs/>
          <w:noProof/>
        </w:rPr>
        <w:t>Nature Plants</w:t>
      </w:r>
      <w:r w:rsidRPr="005A0FAA">
        <w:rPr>
          <w:noProof/>
        </w:rPr>
        <w:t xml:space="preserve">, </w:t>
      </w:r>
      <w:r w:rsidRPr="005A0FAA">
        <w:rPr>
          <w:b/>
          <w:bCs/>
          <w:noProof/>
        </w:rPr>
        <w:t>6</w:t>
      </w:r>
      <w:r w:rsidRPr="005A0FAA">
        <w:rPr>
          <w:noProof/>
        </w:rPr>
        <w:t>, 444–453.</w:t>
      </w:r>
    </w:p>
    <w:p w14:paraId="05B15B1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Dentener FJ, Capone DG et al. (2004) Nitrogen Cycles: Past, Present, and Future. </w:t>
      </w:r>
      <w:r w:rsidRPr="005A0FAA">
        <w:rPr>
          <w:i/>
          <w:iCs/>
          <w:noProof/>
        </w:rPr>
        <w:t>Biogeochemistry</w:t>
      </w:r>
      <w:r w:rsidRPr="005A0FAA">
        <w:rPr>
          <w:noProof/>
        </w:rPr>
        <w:t xml:space="preserve">, </w:t>
      </w:r>
      <w:r w:rsidRPr="005A0FAA">
        <w:rPr>
          <w:b/>
          <w:bCs/>
          <w:noProof/>
        </w:rPr>
        <w:t>70</w:t>
      </w:r>
      <w:r w:rsidRPr="005A0FAA">
        <w:rPr>
          <w:noProof/>
        </w:rPr>
        <w:t>, 153–226.</w:t>
      </w:r>
    </w:p>
    <w:p w14:paraId="0000C83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Townsend AR, Erisman JW et al. (2008) Transformation of the Nitrogen Cycle: Recent Trends, Questions, and Potential Solutions. </w:t>
      </w:r>
      <w:r w:rsidRPr="005A0FAA">
        <w:rPr>
          <w:i/>
          <w:iCs/>
          <w:noProof/>
        </w:rPr>
        <w:t>Science</w:t>
      </w:r>
      <w:r w:rsidRPr="005A0FAA">
        <w:rPr>
          <w:noProof/>
        </w:rPr>
        <w:t xml:space="preserve">, </w:t>
      </w:r>
      <w:r w:rsidRPr="005A0FAA">
        <w:rPr>
          <w:b/>
          <w:bCs/>
          <w:noProof/>
        </w:rPr>
        <w:t>320</w:t>
      </w:r>
      <w:r w:rsidRPr="005A0FAA">
        <w:rPr>
          <w:noProof/>
        </w:rPr>
        <w:t>, 889–892.</w:t>
      </w:r>
    </w:p>
    <w:p w14:paraId="390DC2A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Ghimire B, Riley WJ, Koven CD, Kattge J, Rogers A, Reich PB, Wright IJ (2017) A global trait-based approach to estimate leaf nitrogen functional allocation from observations. </w:t>
      </w:r>
      <w:r w:rsidRPr="005A0FAA">
        <w:rPr>
          <w:i/>
          <w:iCs/>
          <w:noProof/>
        </w:rPr>
        <w:t>Ecological Applications</w:t>
      </w:r>
      <w:r w:rsidRPr="005A0FAA">
        <w:rPr>
          <w:noProof/>
        </w:rPr>
        <w:t xml:space="preserve">, </w:t>
      </w:r>
      <w:r w:rsidRPr="005A0FAA">
        <w:rPr>
          <w:b/>
          <w:bCs/>
          <w:noProof/>
        </w:rPr>
        <w:t>27</w:t>
      </w:r>
      <w:r w:rsidRPr="005A0FAA">
        <w:rPr>
          <w:noProof/>
        </w:rPr>
        <w:t>, 1421–1434.</w:t>
      </w:r>
    </w:p>
    <w:p w14:paraId="5FF1E80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Grömping U (2006) Relative importance for linear regression in R: the package relaimpo. </w:t>
      </w:r>
      <w:r w:rsidRPr="005A0FAA">
        <w:rPr>
          <w:i/>
          <w:iCs/>
          <w:noProof/>
        </w:rPr>
        <w:t>Journal of statistical software</w:t>
      </w:r>
      <w:r w:rsidRPr="005A0FAA">
        <w:rPr>
          <w:noProof/>
        </w:rPr>
        <w:t xml:space="preserve">, </w:t>
      </w:r>
      <w:r w:rsidRPr="005A0FAA">
        <w:rPr>
          <w:b/>
          <w:bCs/>
          <w:noProof/>
        </w:rPr>
        <w:t>17</w:t>
      </w:r>
      <w:r w:rsidRPr="005A0FAA">
        <w:rPr>
          <w:noProof/>
        </w:rPr>
        <w:t>, 1–27.</w:t>
      </w:r>
    </w:p>
    <w:p w14:paraId="5E5FF86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Harpole WS, Sullivan LL, Lind EM et al. (2017) Out of the shadows: multiple nutrient limitations drive relationships among biomass, light and plant diversity. </w:t>
      </w:r>
      <w:r w:rsidRPr="005A0FAA">
        <w:rPr>
          <w:i/>
          <w:iCs/>
          <w:noProof/>
        </w:rPr>
        <w:t>Functional ecology</w:t>
      </w:r>
      <w:r w:rsidRPr="005A0FAA">
        <w:rPr>
          <w:noProof/>
        </w:rPr>
        <w:t xml:space="preserve">, </w:t>
      </w:r>
      <w:r w:rsidRPr="005A0FAA">
        <w:rPr>
          <w:b/>
          <w:bCs/>
          <w:noProof/>
        </w:rPr>
        <w:t>31</w:t>
      </w:r>
      <w:r w:rsidRPr="005A0FAA">
        <w:rPr>
          <w:noProof/>
        </w:rPr>
        <w:t>, 1839–1846.</w:t>
      </w:r>
    </w:p>
    <w:p w14:paraId="22C8DA9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 I, Jones PD, Osborn TJ, Lister DH (2014) Updated high-resolution grids of monthly climatic observations – the CRU TS3.10 Dataset. </w:t>
      </w:r>
      <w:r w:rsidRPr="005A0FAA">
        <w:rPr>
          <w:i/>
          <w:iCs/>
          <w:noProof/>
        </w:rPr>
        <w:t>International Journal of Climatology</w:t>
      </w:r>
      <w:r w:rsidRPr="005A0FAA">
        <w:rPr>
          <w:noProof/>
        </w:rPr>
        <w:t xml:space="preserve">, </w:t>
      </w:r>
      <w:r w:rsidRPr="005A0FAA">
        <w:rPr>
          <w:b/>
          <w:bCs/>
          <w:noProof/>
        </w:rPr>
        <w:t>34</w:t>
      </w:r>
      <w:r w:rsidRPr="005A0FAA">
        <w:rPr>
          <w:noProof/>
        </w:rPr>
        <w:t>, 623–642.</w:t>
      </w:r>
    </w:p>
    <w:p w14:paraId="0E777B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MT, Edwards EJ, Farquhar GD, Nicotra AB, Evans JR (2009) Nitrogen in cell walls of </w:t>
      </w:r>
      <w:r w:rsidRPr="005A0FAA">
        <w:rPr>
          <w:noProof/>
        </w:rPr>
        <w:lastRenderedPageBreak/>
        <w:t xml:space="preserve">sclerophyllous leaves accounts for little of the variation in photosynthetic nitrogen-use efficiency. </w:t>
      </w:r>
      <w:r w:rsidRPr="005A0FAA">
        <w:rPr>
          <w:i/>
          <w:iCs/>
          <w:noProof/>
        </w:rPr>
        <w:t>Plant, Cell &amp; Environment</w:t>
      </w:r>
      <w:r w:rsidRPr="005A0FAA">
        <w:rPr>
          <w:noProof/>
        </w:rPr>
        <w:t xml:space="preserve">, </w:t>
      </w:r>
      <w:r w:rsidRPr="005A0FAA">
        <w:rPr>
          <w:b/>
          <w:bCs/>
          <w:noProof/>
        </w:rPr>
        <w:t>32</w:t>
      </w:r>
      <w:r w:rsidRPr="005A0FAA">
        <w:rPr>
          <w:noProof/>
        </w:rPr>
        <w:t>, 259–270.</w:t>
      </w:r>
    </w:p>
    <w:p w14:paraId="18B8562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SP, Cramer W, Franklin O et al. (2021) Eco-evolutionary optimality as a means to improve vegetation and land-surface models. </w:t>
      </w:r>
      <w:r w:rsidRPr="005A0FAA">
        <w:rPr>
          <w:i/>
          <w:iCs/>
          <w:noProof/>
        </w:rPr>
        <w:t>New Phytologist</w:t>
      </w:r>
      <w:r w:rsidRPr="005A0FAA">
        <w:rPr>
          <w:noProof/>
        </w:rPr>
        <w:t xml:space="preserve">, </w:t>
      </w:r>
      <w:r w:rsidRPr="005A0FAA">
        <w:rPr>
          <w:b/>
          <w:bCs/>
          <w:noProof/>
        </w:rPr>
        <w:t>n/a</w:t>
      </w:r>
      <w:r w:rsidRPr="005A0FAA">
        <w:rPr>
          <w:noProof/>
        </w:rPr>
        <w:t>.</w:t>
      </w:r>
    </w:p>
    <w:p w14:paraId="72CEB58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5A0FAA">
        <w:rPr>
          <w:i/>
          <w:iCs/>
          <w:noProof/>
        </w:rPr>
        <w:t>Journal of Arid Environments</w:t>
      </w:r>
      <w:r w:rsidRPr="005A0FAA">
        <w:rPr>
          <w:noProof/>
        </w:rPr>
        <w:t xml:space="preserve">, </w:t>
      </w:r>
      <w:r w:rsidRPr="005A0FAA">
        <w:rPr>
          <w:b/>
          <w:bCs/>
          <w:noProof/>
        </w:rPr>
        <w:t>156</w:t>
      </w:r>
      <w:r w:rsidRPr="005A0FAA">
        <w:rPr>
          <w:noProof/>
        </w:rPr>
        <w:t>, 1–8.</w:t>
      </w:r>
    </w:p>
    <w:p w14:paraId="7F16797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Hungate BA, Dukes JS, Shaw MR, Luo Y, Field CB (2003) Nitrogen and Climate Change. </w:t>
      </w:r>
      <w:r w:rsidRPr="005A0FAA">
        <w:rPr>
          <w:i/>
          <w:iCs/>
          <w:noProof/>
        </w:rPr>
        <w:t>Science</w:t>
      </w:r>
      <w:r w:rsidRPr="005A0FAA">
        <w:rPr>
          <w:noProof/>
        </w:rPr>
        <w:t xml:space="preserve">, </w:t>
      </w:r>
      <w:r w:rsidRPr="005A0FAA">
        <w:rPr>
          <w:b/>
          <w:bCs/>
          <w:noProof/>
        </w:rPr>
        <w:t>302</w:t>
      </w:r>
      <w:r w:rsidRPr="005A0FAA">
        <w:rPr>
          <w:noProof/>
        </w:rPr>
        <w:t>, 1512 LP – 1513.</w:t>
      </w:r>
    </w:p>
    <w:p w14:paraId="1C3FD06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Kattge J, Knorr W, Raddatz T, Wirth C (2009) Quantifying photosynthetic capacity and its relationship to leaf nitrogen content for global-scale terrestrial biosphere models. </w:t>
      </w:r>
      <w:r w:rsidRPr="005A0FAA">
        <w:rPr>
          <w:i/>
          <w:iCs/>
          <w:noProof/>
        </w:rPr>
        <w:t>Global Change Biol.</w:t>
      </w:r>
      <w:r w:rsidRPr="005A0FAA">
        <w:rPr>
          <w:noProof/>
        </w:rPr>
        <w:t xml:space="preserve">, </w:t>
      </w:r>
      <w:r w:rsidRPr="005A0FAA">
        <w:rPr>
          <w:b/>
          <w:bCs/>
          <w:noProof/>
        </w:rPr>
        <w:t>15</w:t>
      </w:r>
      <w:r w:rsidRPr="005A0FAA">
        <w:rPr>
          <w:noProof/>
        </w:rPr>
        <w:t>, 976.</w:t>
      </w:r>
    </w:p>
    <w:p w14:paraId="572A11F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LeBauer DS, Treseder KK (2008) Nitrogen limitation of net primary productivity in terrestrial ecosystems is globally distributed. </w:t>
      </w:r>
      <w:r w:rsidRPr="005A0FAA">
        <w:rPr>
          <w:i/>
          <w:iCs/>
          <w:noProof/>
        </w:rPr>
        <w:t>Ecology</w:t>
      </w:r>
      <w:r w:rsidRPr="005A0FAA">
        <w:rPr>
          <w:noProof/>
        </w:rPr>
        <w:t xml:space="preserve">, </w:t>
      </w:r>
      <w:r w:rsidRPr="005A0FAA">
        <w:rPr>
          <w:b/>
          <w:bCs/>
          <w:noProof/>
        </w:rPr>
        <w:t>89</w:t>
      </w:r>
      <w:r w:rsidRPr="005A0FAA">
        <w:rPr>
          <w:noProof/>
        </w:rPr>
        <w:t>, 371–379.</w:t>
      </w:r>
    </w:p>
    <w:p w14:paraId="03FF62A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Lenth R (2018) emmeans: Estimated Marginal Means, aka Least-Squares Means.</w:t>
      </w:r>
    </w:p>
    <w:p w14:paraId="777896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 W, Zhang H, Huang G, Liu R, Wu H, Zhao C, McDowell NG (2020) Effects of nitrogen enrichment on tree carbon allocation: A global synthesis. </w:t>
      </w:r>
      <w:r w:rsidRPr="005A0FAA">
        <w:rPr>
          <w:i/>
          <w:iCs/>
          <w:noProof/>
        </w:rPr>
        <w:t>Global Ecology and Biogeography</w:t>
      </w:r>
      <w:r w:rsidRPr="005A0FAA">
        <w:rPr>
          <w:noProof/>
        </w:rPr>
        <w:t xml:space="preserve">, </w:t>
      </w:r>
      <w:r w:rsidRPr="005A0FAA">
        <w:rPr>
          <w:b/>
          <w:bCs/>
          <w:noProof/>
        </w:rPr>
        <w:t>29</w:t>
      </w:r>
      <w:r w:rsidRPr="005A0FAA">
        <w:rPr>
          <w:noProof/>
        </w:rPr>
        <w:t>, 573–589.</w:t>
      </w:r>
    </w:p>
    <w:p w14:paraId="6833AE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Liang X, Zhang T, Lu X et al. (2020) Global response patterns of plant photosynthesis to nitrogen addition: A meta</w:t>
      </w:r>
      <w:r w:rsidRPr="005A0FAA">
        <w:rPr>
          <w:rFonts w:ascii="Cambria Math" w:hAnsi="Cambria Math" w:cs="Cambria Math"/>
          <w:noProof/>
        </w:rPr>
        <w:t>‐</w:t>
      </w:r>
      <w:r w:rsidRPr="005A0FAA">
        <w:rPr>
          <w:noProof/>
        </w:rPr>
        <w:t xml:space="preserve">analysis. </w:t>
      </w:r>
      <w:r w:rsidRPr="005A0FAA">
        <w:rPr>
          <w:i/>
          <w:iCs/>
          <w:noProof/>
        </w:rPr>
        <w:t>Global Change Biology</w:t>
      </w:r>
      <w:r w:rsidRPr="005A0FAA">
        <w:rPr>
          <w:noProof/>
        </w:rPr>
        <w:t xml:space="preserve">, </w:t>
      </w:r>
      <w:r w:rsidRPr="005A0FAA">
        <w:rPr>
          <w:b/>
          <w:bCs/>
          <w:noProof/>
        </w:rPr>
        <w:t>26</w:t>
      </w:r>
      <w:r w:rsidRPr="005A0FAA">
        <w:rPr>
          <w:noProof/>
        </w:rPr>
        <w:t>, 3585–3600.</w:t>
      </w:r>
    </w:p>
    <w:p w14:paraId="21BB6A0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Lind EM (2016) Unified data management for distributed experiments: A model for collaborative grassroots scientific networks. </w:t>
      </w:r>
      <w:r w:rsidRPr="005A0FAA">
        <w:rPr>
          <w:i/>
          <w:iCs/>
          <w:noProof/>
        </w:rPr>
        <w:t>Ecological Informatics</w:t>
      </w:r>
      <w:r w:rsidRPr="005A0FAA">
        <w:rPr>
          <w:noProof/>
        </w:rPr>
        <w:t xml:space="preserve">, </w:t>
      </w:r>
      <w:r w:rsidRPr="005A0FAA">
        <w:rPr>
          <w:b/>
          <w:bCs/>
          <w:noProof/>
        </w:rPr>
        <w:t>36</w:t>
      </w:r>
      <w:r w:rsidRPr="005A0FAA">
        <w:rPr>
          <w:noProof/>
        </w:rPr>
        <w:t>, 231–236.</w:t>
      </w:r>
    </w:p>
    <w:p w14:paraId="2DE05BF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Lindeman RH, Merenda P, Gold R (1979) </w:t>
      </w:r>
      <w:r w:rsidRPr="005A0FAA">
        <w:rPr>
          <w:i/>
          <w:iCs/>
          <w:noProof/>
        </w:rPr>
        <w:t>Introduction to bivariate and multivariate analysis</w:t>
      </w:r>
      <w:r w:rsidRPr="005A0FAA">
        <w:rPr>
          <w:noProof/>
        </w:rPr>
        <w:t>. Scott Foresman &amp; Co.</w:t>
      </w:r>
    </w:p>
    <w:p w14:paraId="13354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Maire V, Wright IJ, Prentice IC et al. (2015) Global effects of soil and climate on leaf photosynthetic traits and rates. </w:t>
      </w:r>
      <w:r w:rsidRPr="005A0FAA">
        <w:rPr>
          <w:i/>
          <w:iCs/>
          <w:noProof/>
        </w:rPr>
        <w:t>Global Ecology and Biogeography</w:t>
      </w:r>
      <w:r w:rsidRPr="005A0FAA">
        <w:rPr>
          <w:noProof/>
        </w:rPr>
        <w:t xml:space="preserve">, </w:t>
      </w:r>
      <w:r w:rsidRPr="005A0FAA">
        <w:rPr>
          <w:b/>
          <w:bCs/>
          <w:noProof/>
        </w:rPr>
        <w:t>24</w:t>
      </w:r>
      <w:r w:rsidRPr="005A0FAA">
        <w:rPr>
          <w:noProof/>
        </w:rPr>
        <w:t>, 706–717.</w:t>
      </w:r>
    </w:p>
    <w:p w14:paraId="7D9E965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Tenhunen JD (1997) A model separating leaf structural and physiological effects on carbon gain along light gradients for the shade-tolerant species Acer saccharum. </w:t>
      </w:r>
      <w:r w:rsidRPr="005A0FAA">
        <w:rPr>
          <w:i/>
          <w:iCs/>
          <w:noProof/>
        </w:rPr>
        <w:t>Plant, Cell &amp; Environment</w:t>
      </w:r>
      <w:r w:rsidRPr="005A0FAA">
        <w:rPr>
          <w:noProof/>
        </w:rPr>
        <w:t xml:space="preserve">, </w:t>
      </w:r>
      <w:r w:rsidRPr="005A0FAA">
        <w:rPr>
          <w:b/>
          <w:bCs/>
          <w:noProof/>
        </w:rPr>
        <w:t>20</w:t>
      </w:r>
      <w:r w:rsidRPr="005A0FAA">
        <w:rPr>
          <w:noProof/>
        </w:rPr>
        <w:t>, 845–866.</w:t>
      </w:r>
    </w:p>
    <w:p w14:paraId="47FB58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Keenan TF, Hallik L (2015) A worldwide analysis of within-canopy variations in leaf structural, chemical and physiological traits across plant functional types. </w:t>
      </w:r>
      <w:r w:rsidRPr="005A0FAA">
        <w:rPr>
          <w:i/>
          <w:iCs/>
          <w:noProof/>
        </w:rPr>
        <w:t>New Phytologist</w:t>
      </w:r>
      <w:r w:rsidRPr="005A0FAA">
        <w:rPr>
          <w:noProof/>
        </w:rPr>
        <w:t xml:space="preserve">, </w:t>
      </w:r>
      <w:r w:rsidRPr="005A0FAA">
        <w:rPr>
          <w:b/>
          <w:bCs/>
          <w:noProof/>
        </w:rPr>
        <w:t>205</w:t>
      </w:r>
      <w:r w:rsidRPr="005A0FAA">
        <w:rPr>
          <w:noProof/>
        </w:rPr>
        <w:t>, 973–993.</w:t>
      </w:r>
    </w:p>
    <w:p w14:paraId="1086F96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Onoda Y, Wright IJ, Evans JR et al. (2017) Physiological and structural tradeoffs underlying the leaf economics spectrum. </w:t>
      </w:r>
      <w:r w:rsidRPr="005A0FAA">
        <w:rPr>
          <w:i/>
          <w:iCs/>
          <w:noProof/>
        </w:rPr>
        <w:t>New Phytologist</w:t>
      </w:r>
      <w:r w:rsidRPr="005A0FAA">
        <w:rPr>
          <w:noProof/>
        </w:rPr>
        <w:t xml:space="preserve">, </w:t>
      </w:r>
      <w:r w:rsidRPr="005A0FAA">
        <w:rPr>
          <w:b/>
          <w:bCs/>
          <w:noProof/>
        </w:rPr>
        <w:t>241</w:t>
      </w:r>
      <w:r w:rsidRPr="005A0FAA">
        <w:rPr>
          <w:noProof/>
        </w:rPr>
        <w:t>, 1447–1463.</w:t>
      </w:r>
    </w:p>
    <w:p w14:paraId="251A187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Paillassa J, Wright IJ, Prentice IC et al. (2020) When and where soil is important to modify the carbon and water economy of leaves. </w:t>
      </w:r>
      <w:r w:rsidRPr="005A0FAA">
        <w:rPr>
          <w:i/>
          <w:iCs/>
          <w:noProof/>
        </w:rPr>
        <w:t>New Phytologist</w:t>
      </w:r>
      <w:r w:rsidRPr="005A0FAA">
        <w:rPr>
          <w:noProof/>
        </w:rPr>
        <w:t>.</w:t>
      </w:r>
    </w:p>
    <w:p w14:paraId="752879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Peng Y, Bloomfield KJ, Prentice IC (2020) A theory of plant function helps to explain leaf-trait and productivity responses to elevation. </w:t>
      </w:r>
      <w:r w:rsidRPr="005A0FAA">
        <w:rPr>
          <w:i/>
          <w:iCs/>
          <w:noProof/>
        </w:rPr>
        <w:t>New Phytologist</w:t>
      </w:r>
      <w:r w:rsidRPr="005A0FAA">
        <w:rPr>
          <w:noProof/>
        </w:rPr>
        <w:t xml:space="preserve">, </w:t>
      </w:r>
      <w:r w:rsidRPr="005A0FAA">
        <w:rPr>
          <w:b/>
          <w:bCs/>
          <w:noProof/>
        </w:rPr>
        <w:t>226</w:t>
      </w:r>
      <w:r w:rsidRPr="005A0FAA">
        <w:rPr>
          <w:noProof/>
        </w:rPr>
        <w:t>, 1274–1284.</w:t>
      </w:r>
    </w:p>
    <w:p w14:paraId="2CD748A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Perkowski EA, Waring EF, Smith NG (2021) Root mass carbon costs to acquire nitrogen are determined by nitrogen and light availability in two species with different nitrogen acquisition strategies. </w:t>
      </w:r>
      <w:r w:rsidRPr="005A0FAA">
        <w:rPr>
          <w:i/>
          <w:iCs/>
          <w:noProof/>
        </w:rPr>
        <w:t>Journal of Experimental Botany</w:t>
      </w:r>
      <w:r w:rsidRPr="005A0FAA">
        <w:rPr>
          <w:noProof/>
        </w:rPr>
        <w:t>.</w:t>
      </w:r>
    </w:p>
    <w:p w14:paraId="5A0B322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Prentice IC, Dong N, Gleason SM, Maire V, Wright IJ (2014) Balancing the costs of carbon gain and water transport: testing a new theoretical framework for plant functional ecology. </w:t>
      </w:r>
      <w:r w:rsidRPr="005A0FAA">
        <w:rPr>
          <w:i/>
          <w:iCs/>
          <w:noProof/>
        </w:rPr>
        <w:t>Ecology Letters</w:t>
      </w:r>
      <w:r w:rsidRPr="005A0FAA">
        <w:rPr>
          <w:noProof/>
        </w:rPr>
        <w:t xml:space="preserve">, </w:t>
      </w:r>
      <w:r w:rsidRPr="005A0FAA">
        <w:rPr>
          <w:b/>
          <w:bCs/>
          <w:noProof/>
        </w:rPr>
        <w:t>17</w:t>
      </w:r>
      <w:r w:rsidRPr="005A0FAA">
        <w:rPr>
          <w:noProof/>
        </w:rPr>
        <w:t>, 82–91.</w:t>
      </w:r>
    </w:p>
    <w:p w14:paraId="7A906CF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R Core Team (2019) R: A Language and Environment for Statistical Computing.</w:t>
      </w:r>
    </w:p>
    <w:p w14:paraId="11B2302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Rogers A, Serbin SP, Ely KS, Sloan VL, Wullschleger SD (2017) Terrestrial biosphere models underestimate photosynthetic capacity and CO2 assimilation in the Arctic. </w:t>
      </w:r>
      <w:r w:rsidRPr="005A0FAA">
        <w:rPr>
          <w:i/>
          <w:iCs/>
          <w:noProof/>
        </w:rPr>
        <w:t>New Phytologist</w:t>
      </w:r>
      <w:r w:rsidRPr="005A0FAA">
        <w:rPr>
          <w:noProof/>
        </w:rPr>
        <w:t xml:space="preserve">, </w:t>
      </w:r>
      <w:r w:rsidRPr="005A0FAA">
        <w:rPr>
          <w:b/>
          <w:bCs/>
          <w:noProof/>
        </w:rPr>
        <w:t>216</w:t>
      </w:r>
      <w:r w:rsidRPr="005A0FAA">
        <w:rPr>
          <w:noProof/>
        </w:rPr>
        <w:t>, 1090–1103.</w:t>
      </w:r>
    </w:p>
    <w:p w14:paraId="7BEE26F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Sage RF, Pearcy RW (1987) The nitrogen use efficiency of C3 and C4 plants: II. Leaf nitrogen effects on the gas exchange characteristics of Chenopodium album (L.) and Amaranthus retroflexus (L.). </w:t>
      </w:r>
      <w:r w:rsidRPr="005A0FAA">
        <w:rPr>
          <w:i/>
          <w:iCs/>
          <w:noProof/>
        </w:rPr>
        <w:t>Plant physiology</w:t>
      </w:r>
      <w:r w:rsidRPr="005A0FAA">
        <w:rPr>
          <w:noProof/>
        </w:rPr>
        <w:t xml:space="preserve">, </w:t>
      </w:r>
      <w:r w:rsidRPr="005A0FAA">
        <w:rPr>
          <w:b/>
          <w:bCs/>
          <w:noProof/>
        </w:rPr>
        <w:t>84</w:t>
      </w:r>
      <w:r w:rsidRPr="005A0FAA">
        <w:rPr>
          <w:noProof/>
        </w:rPr>
        <w:t>, 959–963.</w:t>
      </w:r>
    </w:p>
    <w:p w14:paraId="7A592FD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Scott HG, Smith NG (2021) A model of C4 photosynthetic acclimation based on least-cost optimality theory suitable for Earth System Model incorporation. </w:t>
      </w:r>
      <w:r w:rsidRPr="005A0FAA">
        <w:rPr>
          <w:i/>
          <w:iCs/>
          <w:noProof/>
        </w:rPr>
        <w:t>Earth and Space Science Open Archive ESSOAr</w:t>
      </w:r>
      <w:r w:rsidRPr="005A0FAA">
        <w:rPr>
          <w:noProof/>
        </w:rPr>
        <w:t>.</w:t>
      </w:r>
    </w:p>
    <w:p w14:paraId="4A8E073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Dukes JS (2018) Drivers of leaf carbon exchange capacity across biomes at the continental scale. </w:t>
      </w:r>
      <w:r w:rsidRPr="005A0FAA">
        <w:rPr>
          <w:i/>
          <w:iCs/>
          <w:noProof/>
        </w:rPr>
        <w:t>Ecology</w:t>
      </w:r>
      <w:r w:rsidRPr="005A0FAA">
        <w:rPr>
          <w:noProof/>
        </w:rPr>
        <w:t xml:space="preserve">, </w:t>
      </w:r>
      <w:r w:rsidRPr="005A0FAA">
        <w:rPr>
          <w:b/>
          <w:bCs/>
          <w:noProof/>
        </w:rPr>
        <w:t>99</w:t>
      </w:r>
      <w:r w:rsidRPr="005A0FAA">
        <w:rPr>
          <w:noProof/>
        </w:rPr>
        <w:t>, 1610–1620.</w:t>
      </w:r>
    </w:p>
    <w:p w14:paraId="45B8231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(2020) Mechanisms underlying leaf photosynthetic acclimation to warming and elevated CO2 as inferred from least-cost optimality theory. </w:t>
      </w:r>
      <w:r w:rsidRPr="005A0FAA">
        <w:rPr>
          <w:i/>
          <w:iCs/>
          <w:noProof/>
        </w:rPr>
        <w:t>Global Change Biology</w:t>
      </w:r>
      <w:r w:rsidRPr="005A0FAA">
        <w:rPr>
          <w:noProof/>
        </w:rPr>
        <w:t xml:space="preserve">, </w:t>
      </w:r>
      <w:r w:rsidRPr="005A0FAA">
        <w:rPr>
          <w:b/>
          <w:bCs/>
          <w:noProof/>
        </w:rPr>
        <w:t>26</w:t>
      </w:r>
      <w:r w:rsidRPr="005A0FAA">
        <w:rPr>
          <w:noProof/>
        </w:rPr>
        <w:t>, 5202–5216.</w:t>
      </w:r>
    </w:p>
    <w:p w14:paraId="4427468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Prentice IC et al. (2019) Global photosynthetic capacity is optimized to the environment. </w:t>
      </w:r>
      <w:r w:rsidRPr="005A0FAA">
        <w:rPr>
          <w:i/>
          <w:iCs/>
          <w:noProof/>
        </w:rPr>
        <w:t>Ecology Letters</w:t>
      </w:r>
      <w:r w:rsidRPr="005A0FAA">
        <w:rPr>
          <w:noProof/>
        </w:rPr>
        <w:t xml:space="preserve">, </w:t>
      </w:r>
      <w:r w:rsidRPr="005A0FAA">
        <w:rPr>
          <w:b/>
          <w:bCs/>
          <w:noProof/>
        </w:rPr>
        <w:t>22</w:t>
      </w:r>
      <w:r w:rsidRPr="005A0FAA">
        <w:rPr>
          <w:noProof/>
        </w:rPr>
        <w:t>, 506–517.</w:t>
      </w:r>
    </w:p>
    <w:p w14:paraId="31CA929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Terrer C, Vicca S, Stocker BD et al. (2018) Ecosystem responses to elevated CO</w:t>
      </w:r>
      <w:r w:rsidRPr="005A0FAA">
        <w:rPr>
          <w:noProof/>
          <w:vertAlign w:val="subscript"/>
        </w:rPr>
        <w:t>2</w:t>
      </w:r>
      <w:r w:rsidRPr="005A0FAA">
        <w:rPr>
          <w:noProof/>
        </w:rPr>
        <w:t xml:space="preserve"> governed by plant–soil interactions and the cost of nitrogen acquisition. </w:t>
      </w:r>
      <w:r w:rsidRPr="005A0FAA">
        <w:rPr>
          <w:i/>
          <w:iCs/>
          <w:noProof/>
        </w:rPr>
        <w:t>New Phytologist</w:t>
      </w:r>
      <w:r w:rsidRPr="005A0FAA">
        <w:rPr>
          <w:noProof/>
        </w:rPr>
        <w:t xml:space="preserve">, </w:t>
      </w:r>
      <w:r w:rsidRPr="005A0FAA">
        <w:rPr>
          <w:b/>
          <w:bCs/>
          <w:noProof/>
        </w:rPr>
        <w:t>217</w:t>
      </w:r>
      <w:r w:rsidRPr="005A0FAA">
        <w:rPr>
          <w:noProof/>
        </w:rPr>
        <w:t>, 507–522.</w:t>
      </w:r>
    </w:p>
    <w:p w14:paraId="4365D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Thomas RQ, Brookshire EN, Gerber S (2015) Nitrogen limitation on land: how can it occur in Earth system models? </w:t>
      </w:r>
      <w:r w:rsidRPr="005A0FAA">
        <w:rPr>
          <w:i/>
          <w:iCs/>
          <w:noProof/>
        </w:rPr>
        <w:t>Global change biology</w:t>
      </w:r>
      <w:r w:rsidRPr="005A0FAA">
        <w:rPr>
          <w:noProof/>
        </w:rPr>
        <w:t xml:space="preserve">, </w:t>
      </w:r>
      <w:r w:rsidRPr="005A0FAA">
        <w:rPr>
          <w:b/>
          <w:bCs/>
          <w:noProof/>
        </w:rPr>
        <w:t>21</w:t>
      </w:r>
      <w:r w:rsidRPr="005A0FAA">
        <w:rPr>
          <w:noProof/>
        </w:rPr>
        <w:t>, 1777–1793.</w:t>
      </w:r>
    </w:p>
    <w:p w14:paraId="34A301D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Thornton PE, Lamarque J-F, Rosenbloom NA, Mahowald NM (2007) Influence of carbon-nitrogen cycle coupling on land model response to CO2 fertilization and climate variability. </w:t>
      </w:r>
      <w:r w:rsidRPr="005A0FAA">
        <w:rPr>
          <w:i/>
          <w:iCs/>
          <w:noProof/>
        </w:rPr>
        <w:t>Global Biogeochemical Cycles</w:t>
      </w:r>
      <w:r w:rsidRPr="005A0FAA">
        <w:rPr>
          <w:noProof/>
        </w:rPr>
        <w:t xml:space="preserve">, </w:t>
      </w:r>
      <w:r w:rsidRPr="005A0FAA">
        <w:rPr>
          <w:b/>
          <w:bCs/>
          <w:noProof/>
        </w:rPr>
        <w:t>21</w:t>
      </w:r>
      <w:r w:rsidRPr="005A0FAA">
        <w:rPr>
          <w:noProof/>
        </w:rPr>
        <w:t>, GB4018.</w:t>
      </w:r>
    </w:p>
    <w:p w14:paraId="6C8B593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Vitousek PM, Aber JD, Howarth RW et al. (1997) Human alteration of the global nitrogen cycle: sources and consequences. </w:t>
      </w:r>
      <w:r w:rsidRPr="005A0FAA">
        <w:rPr>
          <w:i/>
          <w:iCs/>
          <w:noProof/>
        </w:rPr>
        <w:t>Ecological applications</w:t>
      </w:r>
      <w:r w:rsidRPr="005A0FAA">
        <w:rPr>
          <w:noProof/>
        </w:rPr>
        <w:t xml:space="preserve">, </w:t>
      </w:r>
      <w:r w:rsidRPr="005A0FAA">
        <w:rPr>
          <w:b/>
          <w:bCs/>
          <w:noProof/>
        </w:rPr>
        <w:t>7</w:t>
      </w:r>
      <w:r w:rsidRPr="005A0FAA">
        <w:rPr>
          <w:noProof/>
        </w:rPr>
        <w:t>, 737–750.</w:t>
      </w:r>
    </w:p>
    <w:p w14:paraId="38EB972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Walker AP, Beckerman AP, Gu L et al. (2014) The relationship of leaf photosynthetic traits – Vcmax and Jmax – to leaf nitrogen, leaf phosphorus, and specific leaf area: a meta-analysis and modeling study. </w:t>
      </w:r>
      <w:r w:rsidRPr="005A0FAA">
        <w:rPr>
          <w:i/>
          <w:iCs/>
          <w:noProof/>
        </w:rPr>
        <w:t>Ecology and Evolution</w:t>
      </w:r>
      <w:r w:rsidRPr="005A0FAA">
        <w:rPr>
          <w:noProof/>
        </w:rPr>
        <w:t xml:space="preserve">, </w:t>
      </w:r>
      <w:r w:rsidRPr="005A0FAA">
        <w:rPr>
          <w:b/>
          <w:bCs/>
          <w:noProof/>
        </w:rPr>
        <w:t>4</w:t>
      </w:r>
      <w:r w:rsidRPr="005A0FAA">
        <w:rPr>
          <w:noProof/>
        </w:rPr>
        <w:t>, 3218–3235.</w:t>
      </w:r>
    </w:p>
    <w:p w14:paraId="4113C30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Prentice IC, Keenan TF et al. (2017) Towards a universal model for carbon dioxide uptake by plants. </w:t>
      </w:r>
      <w:r w:rsidRPr="005A0FAA">
        <w:rPr>
          <w:i/>
          <w:iCs/>
          <w:noProof/>
        </w:rPr>
        <w:t>Nature Plants</w:t>
      </w:r>
      <w:r w:rsidRPr="005A0FAA">
        <w:rPr>
          <w:noProof/>
        </w:rPr>
        <w:t xml:space="preserve">, </w:t>
      </w:r>
      <w:r w:rsidRPr="005A0FAA">
        <w:rPr>
          <w:b/>
          <w:bCs/>
          <w:noProof/>
        </w:rPr>
        <w:t>3</w:t>
      </w:r>
      <w:r w:rsidRPr="005A0FAA">
        <w:rPr>
          <w:noProof/>
        </w:rPr>
        <w:t>, 734–741.</w:t>
      </w:r>
    </w:p>
    <w:p w14:paraId="2E2F00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Atkin OK, Keenan TF et al. (2020) Acclimation of leaf respiration consistent with optimal photosynthetic capacity. </w:t>
      </w:r>
      <w:r w:rsidRPr="005A0FAA">
        <w:rPr>
          <w:i/>
          <w:iCs/>
          <w:noProof/>
        </w:rPr>
        <w:t>Global Change Biology</w:t>
      </w:r>
      <w:r w:rsidRPr="005A0FAA">
        <w:rPr>
          <w:noProof/>
        </w:rPr>
        <w:t xml:space="preserve">, </w:t>
      </w:r>
      <w:r w:rsidRPr="005A0FAA">
        <w:rPr>
          <w:b/>
          <w:bCs/>
          <w:noProof/>
        </w:rPr>
        <w:t>26</w:t>
      </w:r>
      <w:r w:rsidRPr="005A0FAA">
        <w:rPr>
          <w:noProof/>
        </w:rPr>
        <w:t>, 2573–2583.</w:t>
      </w:r>
    </w:p>
    <w:p w14:paraId="5C295D0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Colin Prentice I, Wright IJ, Qiao S, Xu X, Kikuzawa K, Stenseth NC (2021) Leaf economics explained by optimality principles. </w:t>
      </w:r>
      <w:r w:rsidRPr="005A0FAA">
        <w:rPr>
          <w:i/>
          <w:iCs/>
          <w:noProof/>
        </w:rPr>
        <w:t>bioRxiv</w:t>
      </w:r>
      <w:r w:rsidRPr="005A0FAA">
        <w:rPr>
          <w:noProof/>
        </w:rPr>
        <w:t>, 2021.02.07.430028.</w:t>
      </w:r>
    </w:p>
    <w:p w14:paraId="39E1F3B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Cleveland CC, Smith WK, Todd-Brown K (2015) Future productivity and carbon storage limited by terrestrial nutrient availability. </w:t>
      </w:r>
      <w:r w:rsidRPr="005A0FAA">
        <w:rPr>
          <w:i/>
          <w:iCs/>
          <w:noProof/>
        </w:rPr>
        <w:t>Nature Geoscience</w:t>
      </w:r>
      <w:r w:rsidRPr="005A0FAA">
        <w:rPr>
          <w:noProof/>
        </w:rPr>
        <w:t xml:space="preserve">, </w:t>
      </w:r>
      <w:r w:rsidRPr="005A0FAA">
        <w:rPr>
          <w:b/>
          <w:bCs/>
          <w:noProof/>
        </w:rPr>
        <w:t>8</w:t>
      </w:r>
      <w:r w:rsidRPr="005A0FAA">
        <w:rPr>
          <w:noProof/>
        </w:rPr>
        <w:t>, 441.</w:t>
      </w:r>
    </w:p>
    <w:p w14:paraId="2C4E783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Lawrence DM, Fisher RA et al. (2019) Beyond static benchmarking: Using experimental manipulations to evaluate land model assumptions. </w:t>
      </w:r>
      <w:r w:rsidRPr="005A0FAA">
        <w:rPr>
          <w:i/>
          <w:iCs/>
          <w:noProof/>
        </w:rPr>
        <w:t>Global Biogeochemical Cycles</w:t>
      </w:r>
      <w:r w:rsidRPr="005A0FAA">
        <w:rPr>
          <w:noProof/>
        </w:rPr>
        <w:t xml:space="preserve">, </w:t>
      </w:r>
      <w:r w:rsidRPr="005A0FAA">
        <w:rPr>
          <w:b/>
          <w:bCs/>
          <w:noProof/>
        </w:rPr>
        <w:t>33</w:t>
      </w:r>
      <w:r w:rsidRPr="005A0FAA">
        <w:rPr>
          <w:noProof/>
        </w:rPr>
        <w:t>, 2018GB006141.</w:t>
      </w:r>
    </w:p>
    <w:p w14:paraId="596772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Wright IJ, Reich PB, Westoby M (2003) Least-cost input mixtures of water and nitrogen for photosynthesis. </w:t>
      </w:r>
      <w:r w:rsidRPr="005A0FAA">
        <w:rPr>
          <w:i/>
          <w:iCs/>
          <w:noProof/>
        </w:rPr>
        <w:t>The American Naturalist</w:t>
      </w:r>
      <w:r w:rsidRPr="005A0FAA">
        <w:rPr>
          <w:noProof/>
        </w:rPr>
        <w:t xml:space="preserve">, </w:t>
      </w:r>
      <w:r w:rsidRPr="005A0FAA">
        <w:rPr>
          <w:b/>
          <w:bCs/>
          <w:noProof/>
        </w:rPr>
        <w:t>161</w:t>
      </w:r>
      <w:r w:rsidRPr="005A0FAA">
        <w:rPr>
          <w:noProof/>
        </w:rPr>
        <w:t>, 98–111.</w:t>
      </w:r>
    </w:p>
    <w:p w14:paraId="70A86C9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Yuan Z, Liu W, Niu S, Wan S (2007) Plant Nitrogen Dynamics and Nitrogen-use Strategies under Altered Nitrogen Seasonality and Competition. </w:t>
      </w:r>
      <w:r w:rsidRPr="005A0FAA">
        <w:rPr>
          <w:i/>
          <w:iCs/>
          <w:noProof/>
        </w:rPr>
        <w:t>Annals of Botany</w:t>
      </w:r>
      <w:r w:rsidRPr="005A0FAA">
        <w:rPr>
          <w:noProof/>
        </w:rPr>
        <w:t xml:space="preserve">, </w:t>
      </w:r>
      <w:r w:rsidRPr="005A0FAA">
        <w:rPr>
          <w:b/>
          <w:bCs/>
          <w:noProof/>
        </w:rPr>
        <w:t>100</w:t>
      </w:r>
      <w:r w:rsidRPr="005A0FAA">
        <w:rPr>
          <w:noProof/>
        </w:rPr>
        <w:t>, 821–830.</w:t>
      </w:r>
    </w:p>
    <w:p w14:paraId="085A806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Zaehle S, Medlyn BE, De Kauwe MG et al. (2014) Evaluation of 11 terrestrial carbon–nitrogen cycle models against observations from two temperate Free-Air CO2 Enrichment studies. </w:t>
      </w:r>
      <w:r w:rsidRPr="005A0FAA">
        <w:rPr>
          <w:i/>
          <w:iCs/>
          <w:noProof/>
        </w:rPr>
        <w:t>New Phytologist</w:t>
      </w:r>
      <w:r w:rsidRPr="005A0FAA">
        <w:rPr>
          <w:noProof/>
        </w:rPr>
        <w:t xml:space="preserve">, </w:t>
      </w:r>
      <w:r w:rsidRPr="005A0FAA">
        <w:rPr>
          <w:b/>
          <w:bCs/>
          <w:noProof/>
        </w:rPr>
        <w:t>202</w:t>
      </w:r>
      <w:r w:rsidRPr="005A0FAA">
        <w:rPr>
          <w:noProof/>
        </w:rPr>
        <w:t>, 803–822.</w:t>
      </w:r>
    </w:p>
    <w:p w14:paraId="12FB9A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Zhu Q, Riley WJ, Tang J, Collier N, Hoffman FM, Yang X, Bisht G (2019) Representing Nitrogen, Phosphorus, and Carbon Interactions in the E3SM Land Model: Development and Global Benchmarking. </w:t>
      </w:r>
      <w:r w:rsidRPr="005A0FAA">
        <w:rPr>
          <w:i/>
          <w:iCs/>
          <w:noProof/>
        </w:rPr>
        <w:t>Journal of Advances in Modeling Earth Systems</w:t>
      </w:r>
      <w:r w:rsidRPr="005A0FAA">
        <w:rPr>
          <w:noProof/>
        </w:rPr>
        <w:t xml:space="preserve">, </w:t>
      </w:r>
      <w:r w:rsidRPr="005A0FAA">
        <w:rPr>
          <w:b/>
          <w:bCs/>
          <w:noProof/>
        </w:rPr>
        <w:t>11</w:t>
      </w:r>
      <w:r w:rsidRPr="005A0FAA">
        <w:rPr>
          <w:noProof/>
        </w:rPr>
        <w:t>, 2238–2258.</w:t>
      </w:r>
    </w:p>
    <w:p w14:paraId="09938461" w14:textId="12876B06" w:rsidR="009A5B56" w:rsidRPr="009A5B56" w:rsidRDefault="009A5B56" w:rsidP="005A0FAA">
      <w:pPr>
        <w:widowControl w:val="0"/>
        <w:autoSpaceDE w:val="0"/>
        <w:autoSpaceDN w:val="0"/>
        <w:adjustRightInd w:val="0"/>
        <w:spacing w:line="480" w:lineRule="auto"/>
        <w:ind w:left="480" w:hanging="480"/>
      </w:pPr>
      <w:r>
        <w:fldChar w:fldCharType="end"/>
      </w:r>
    </w:p>
    <w:sectPr w:rsidR="009A5B56" w:rsidRPr="009A5B56" w:rsidSect="00B05AC4">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k Smith" w:date="2021-06-28T12:09:00Z" w:initials="NGS">
    <w:p w14:paraId="17B99683" w14:textId="5E284345" w:rsidR="003D09AF" w:rsidRDefault="003D09AF">
      <w:pPr>
        <w:pStyle w:val="CommentText"/>
      </w:pPr>
      <w:r>
        <w:rPr>
          <w:rStyle w:val="CommentReference"/>
        </w:rPr>
        <w:annotationRef/>
      </w:r>
      <w:r>
        <w:t>Please add names and affiliations</w:t>
      </w:r>
    </w:p>
  </w:comment>
  <w:comment w:id="2" w:author="Sally Power" w:date="2021-07-09T11:55:00Z" w:initials="SP">
    <w:p w14:paraId="03F570F9" w14:textId="2056E0B3" w:rsidR="0089589C" w:rsidRDefault="0089589C">
      <w:pPr>
        <w:pStyle w:val="CommentText"/>
      </w:pPr>
      <w:r>
        <w:rPr>
          <w:rStyle w:val="CommentReference"/>
        </w:rPr>
        <w:annotationRef/>
      </w:r>
      <w:r>
        <w:t xml:space="preserve">So, when there’s an increase in leaf:stem ratio… This might also have implications for </w:t>
      </w:r>
      <w:r>
        <w:t>sward structure</w:t>
      </w:r>
      <w:r>
        <w:t xml:space="preserve"> (stability), light interception and herbivory (of course, also N-related)</w:t>
      </w:r>
    </w:p>
  </w:comment>
  <w:comment w:id="3" w:author="Sally Power" w:date="2021-07-09T12:00:00Z" w:initials="SP">
    <w:p w14:paraId="18314AA7" w14:textId="6BBC830D" w:rsidR="00CE714A" w:rsidRDefault="00CE714A">
      <w:pPr>
        <w:pStyle w:val="CommentText"/>
      </w:pPr>
      <w:r>
        <w:rPr>
          <w:rStyle w:val="CommentReference"/>
        </w:rPr>
        <w:annotationRef/>
      </w:r>
      <w:r>
        <w:t>Given different N requirements (for new biomass) of C3 vs C4 spp, is there any evidence of a greater increase in the former?</w:t>
      </w:r>
    </w:p>
    <w:p w14:paraId="4ACA14B7" w14:textId="77777777" w:rsidR="00CE714A" w:rsidRDefault="00CE714A">
      <w:pPr>
        <w:pStyle w:val="CommentText"/>
      </w:pPr>
    </w:p>
    <w:p w14:paraId="7D748625" w14:textId="293E50C5" w:rsidR="00CE714A" w:rsidRDefault="00CE714A">
      <w:pPr>
        <w:pStyle w:val="CommentText"/>
      </w:pPr>
      <w:r>
        <w:t>Also, sticking with the C3-C4 theme, given the importance of both leaf N and light for building biomass, is the increase in Narea bigger in lower light environments (that would potentially correspond in C3-dominated systems)?</w:t>
      </w:r>
    </w:p>
  </w:comment>
  <w:comment w:id="4" w:author="Sally Power" w:date="2021-07-09T12:06:00Z" w:initials="SP">
    <w:p w14:paraId="3267A373" w14:textId="0BABDCF8" w:rsidR="00CE714A" w:rsidRDefault="00CE714A">
      <w:pPr>
        <w:pStyle w:val="CommentText"/>
      </w:pPr>
      <w:r>
        <w:rPr>
          <w:rStyle w:val="CommentReference"/>
        </w:rPr>
        <w:annotationRef/>
      </w:r>
      <w:r>
        <w:t>More response above vs below 22oC (the C3-C4 dominance switch)?</w:t>
      </w:r>
    </w:p>
  </w:comment>
  <w:comment w:id="5" w:author="Sally Power" w:date="2021-07-09T12:31:00Z" w:initials="SP">
    <w:p w14:paraId="5FDBFC29" w14:textId="0CBD2C44" w:rsidR="00127FBB" w:rsidRDefault="00127FBB">
      <w:pPr>
        <w:pStyle w:val="CommentText"/>
      </w:pPr>
      <w:r>
        <w:rPr>
          <w:rStyle w:val="CommentReference"/>
        </w:rPr>
        <w:annotationRef/>
      </w:r>
      <w:r>
        <w:t xml:space="preserve">It strikes me that you could also </w:t>
      </w:r>
      <w:r w:rsidR="008B006D">
        <w:t>pull out</w:t>
      </w:r>
      <w:r>
        <w:t xml:space="preserve"> how N-fixers respond (in terms of leafN) to +N here too… Perhaps they wouldn’t change too much since N fixation would be down-regulated when soil availability is increased?</w:t>
      </w:r>
      <w:r w:rsidR="001B42BC">
        <w:t xml:space="preserve"> Or their foliar N response to N addition may be strong when soil P is low (constraining BNF)?</w:t>
      </w:r>
      <w:r>
        <w:t xml:space="preserve"> I’m not familiar with the details of how ESMs treat this FG, but I’d guess they’re considered separately?</w:t>
      </w:r>
    </w:p>
  </w:comment>
  <w:comment w:id="6" w:author="Sally Power" w:date="2021-07-09T12:09:00Z" w:initials="SP">
    <w:p w14:paraId="35CB9120" w14:textId="28D8320C" w:rsidR="005967D7" w:rsidRDefault="005967D7">
      <w:pPr>
        <w:pStyle w:val="CommentText"/>
      </w:pPr>
      <w:r>
        <w:rPr>
          <w:rStyle w:val="CommentReference"/>
        </w:rPr>
        <w:annotationRef/>
      </w:r>
      <w:r>
        <w:t>… it’d also be dependent on having access to sufficient additional P to power (ATP) the photochemistry…</w:t>
      </w:r>
    </w:p>
  </w:comment>
  <w:comment w:id="7" w:author="Sally Power" w:date="2021-07-09T12:22:00Z" w:initials="SP">
    <w:p w14:paraId="1F15A91B" w14:textId="69157F58" w:rsidR="00BD6E26" w:rsidRDefault="00BD6E26">
      <w:pPr>
        <w:pStyle w:val="CommentText"/>
      </w:pPr>
      <w:r>
        <w:rPr>
          <w:rStyle w:val="CommentReference"/>
        </w:rPr>
        <w:annotationRef/>
      </w:r>
      <w:r>
        <w:t>Although available N can also be largely immobilized in large amounts of plant biomass, leading to the opposite relationship…?</w:t>
      </w:r>
    </w:p>
  </w:comment>
  <w:comment w:id="8" w:author="Sally Power" w:date="2021-07-09T12:23:00Z" w:initials="SP">
    <w:p w14:paraId="6A4CF14D" w14:textId="12D1C286" w:rsidR="00BD6E26" w:rsidRDefault="00BD6E26">
      <w:pPr>
        <w:pStyle w:val="CommentText"/>
      </w:pPr>
      <w:r>
        <w:rPr>
          <w:rStyle w:val="CommentReference"/>
        </w:rPr>
        <w:annotationRef/>
      </w:r>
      <w:r>
        <w:t>Which are presumably limited by other resources (e.g. P)</w:t>
      </w:r>
    </w:p>
  </w:comment>
  <w:comment w:id="11" w:author="Sally Power" w:date="2021-07-09T13:09:00Z" w:initials="SP">
    <w:p w14:paraId="0D9EE135" w14:textId="054EEF94" w:rsidR="00AB2213" w:rsidRDefault="00AB2213">
      <w:pPr>
        <w:pStyle w:val="CommentText"/>
      </w:pPr>
      <w:r>
        <w:rPr>
          <w:rStyle w:val="CommentReference"/>
        </w:rPr>
        <w:annotationRef/>
      </w:r>
      <w:r>
        <w:t>So far, it’s not clear that the paper isn’t looking at how the effects of N on leafN depend on background soil N availability – worth clarifying ?</w:t>
      </w:r>
    </w:p>
  </w:comment>
  <w:comment w:id="12" w:author="Sally Power" w:date="2021-07-09T12:27:00Z" w:initials="SP">
    <w:p w14:paraId="5B3BF5B3" w14:textId="04FB02E5" w:rsidR="00127FBB" w:rsidRDefault="00127FBB">
      <w:pPr>
        <w:pStyle w:val="CommentText"/>
      </w:pPr>
      <w:r>
        <w:rPr>
          <w:rStyle w:val="CommentReference"/>
        </w:rPr>
        <w:annotationRef/>
      </w:r>
      <w:r w:rsidRPr="00127FBB">
        <w:rPr>
          <w:highlight w:val="yellow"/>
        </w:rPr>
        <w:t>No mention</w:t>
      </w:r>
      <w:r>
        <w:rPr>
          <w:highlight w:val="yellow"/>
        </w:rPr>
        <w:t xml:space="preserve"> (rationale) </w:t>
      </w:r>
      <w:r w:rsidRPr="00127FBB">
        <w:rPr>
          <w:highlight w:val="yellow"/>
        </w:rPr>
        <w:t>in the abstract</w:t>
      </w:r>
      <w:r>
        <w:rPr>
          <w:highlight w:val="yellow"/>
        </w:rPr>
        <w:t xml:space="preserve">/intro </w:t>
      </w:r>
      <w:r w:rsidRPr="00127FBB">
        <w:rPr>
          <w:highlight w:val="yellow"/>
        </w:rPr>
        <w:t>…</w:t>
      </w:r>
    </w:p>
  </w:comment>
  <w:comment w:id="13" w:author="Sally Power" w:date="2021-07-09T12:29:00Z" w:initials="SP">
    <w:p w14:paraId="4ED37984" w14:textId="74CB98EB" w:rsidR="00127FBB" w:rsidRDefault="00127FBB">
      <w:pPr>
        <w:pStyle w:val="CommentText"/>
      </w:pPr>
      <w:r>
        <w:rPr>
          <w:rStyle w:val="CommentReference"/>
        </w:rPr>
        <w:annotationRef/>
      </w:r>
      <w:r>
        <w:t>Rationale for this is missing</w:t>
      </w:r>
    </w:p>
  </w:comment>
  <w:comment w:id="14" w:author="Sally Power" w:date="2021-07-09T12:30:00Z" w:initials="SP">
    <w:p w14:paraId="1509BF25" w14:textId="3C6A80BC" w:rsidR="00127FBB" w:rsidRDefault="00127FBB">
      <w:pPr>
        <w:pStyle w:val="CommentText"/>
      </w:pPr>
      <w:r>
        <w:rPr>
          <w:rStyle w:val="CommentReference"/>
        </w:rPr>
        <w:annotationRef/>
      </w:r>
      <w:r>
        <w:t>Ahh, so you’ve looked at how P(K) interact</w:t>
      </w:r>
      <w:r w:rsidR="00A712FA">
        <w:t>s</w:t>
      </w:r>
      <w:r>
        <w:t xml:space="preserve"> with the N response?</w:t>
      </w:r>
    </w:p>
  </w:comment>
  <w:comment w:id="15" w:author="Sally Power" w:date="2021-07-09T12:46:00Z" w:initials="SP">
    <w:p w14:paraId="20150B3A" w14:textId="67FF5113" w:rsidR="00C213CE" w:rsidRDefault="00C213CE">
      <w:pPr>
        <w:pStyle w:val="CommentText"/>
      </w:pPr>
      <w:r>
        <w:rPr>
          <w:rStyle w:val="CommentReference"/>
        </w:rPr>
        <w:annotationRef/>
      </w:r>
      <w:r>
        <w:t>So, does this also reflect the C3:C4 ratio of communities</w:t>
      </w:r>
      <w:r w:rsidR="002838E2">
        <w:t xml:space="preserve"> (ie composition being a more important predictor of community level Narea than N availability)?</w:t>
      </w:r>
    </w:p>
  </w:comment>
  <w:comment w:id="16" w:author="Sally Power" w:date="2021-07-09T12:50:00Z" w:initials="SP">
    <w:p w14:paraId="1C38C878" w14:textId="375D12A8" w:rsidR="002838E2" w:rsidRDefault="002838E2">
      <w:pPr>
        <w:pStyle w:val="CommentText"/>
      </w:pPr>
      <w:r>
        <w:rPr>
          <w:rStyle w:val="CommentReference"/>
        </w:rPr>
        <w:annotationRef/>
      </w:r>
      <w:r w:rsidR="00D16F45">
        <w:t>G</w:t>
      </w:r>
      <w:r>
        <w:t>reat to see this in here</w:t>
      </w:r>
      <w:r w:rsidR="00D16F45">
        <w:t>, but I still wonder whether these groups behave differently to N addition, in terms of their Narea response</w:t>
      </w:r>
    </w:p>
  </w:comment>
  <w:comment w:id="17" w:author="Sally Power" w:date="2021-07-09T13:00:00Z" w:initials="SP">
    <w:p w14:paraId="6ADF4C8A" w14:textId="782A1812" w:rsidR="004121B6" w:rsidRDefault="004121B6">
      <w:pPr>
        <w:pStyle w:val="CommentText"/>
      </w:pPr>
      <w:r>
        <w:rPr>
          <w:rStyle w:val="CommentReference"/>
        </w:rPr>
        <w:annotationRef/>
      </w:r>
      <w:r>
        <w:t>Doesn’t seem consistent with having an “unexplained” box in the figure?</w:t>
      </w:r>
    </w:p>
  </w:comment>
  <w:comment w:id="18" w:author="Sally Power" w:date="2021-07-09T13:05:00Z" w:initials="SP">
    <w:p w14:paraId="1A71AF07" w14:textId="48EFBC34" w:rsidR="007E617C" w:rsidRDefault="007E617C">
      <w:pPr>
        <w:pStyle w:val="CommentText"/>
      </w:pPr>
      <w:r>
        <w:rPr>
          <w:rStyle w:val="CommentReference"/>
        </w:rPr>
        <w:annotationRef/>
      </w:r>
      <w:r>
        <w:t>At how many sites? (ie how widespread was primary N limitation across the network)?</w:t>
      </w:r>
    </w:p>
  </w:comment>
  <w:comment w:id="19" w:author="Sally Power" w:date="2021-07-09T13:15:00Z" w:initials="SP">
    <w:p w14:paraId="1423CD41" w14:textId="5B6E1AD9" w:rsidR="00C87E45" w:rsidRDefault="00C87E45">
      <w:pPr>
        <w:pStyle w:val="CommentText"/>
      </w:pPr>
      <w:r>
        <w:rPr>
          <w:rStyle w:val="CommentReference"/>
        </w:rPr>
        <w:annotationRef/>
      </w:r>
      <w:r>
        <w:t>Delta M</w:t>
      </w:r>
      <w:r w:rsidRPr="00C87E45">
        <w:rPr>
          <w:vertAlign w:val="subscript"/>
        </w:rPr>
        <w:t>area</w:t>
      </w:r>
      <w:r>
        <w:t>..?</w:t>
      </w:r>
    </w:p>
  </w:comment>
  <w:comment w:id="20" w:author="Sally Power" w:date="2021-07-09T13:18:00Z" w:initials="SP">
    <w:p w14:paraId="2816A783" w14:textId="77777777" w:rsidR="00705A97" w:rsidRDefault="00705A97">
      <w:pPr>
        <w:pStyle w:val="CommentText"/>
      </w:pPr>
      <w:r>
        <w:rPr>
          <w:rStyle w:val="CommentReference"/>
        </w:rPr>
        <w:annotationRef/>
      </w:r>
      <w:r>
        <w:t>This wording, earlier on and here, makes me think you’ve tested relationships with actual measures of soil N availability, which will clearly differ hugely across sites, rather than testing the impacts of N addition relative to ambient levels of availability. I think it would be good to clarify this up front and perhaps tweak the wording to avoid any misunderstanding?</w:t>
      </w:r>
    </w:p>
    <w:p w14:paraId="45B7A4F9" w14:textId="77777777" w:rsidR="00B10A53" w:rsidRDefault="00B10A53">
      <w:pPr>
        <w:pStyle w:val="CommentText"/>
      </w:pPr>
    </w:p>
    <w:p w14:paraId="5664D519" w14:textId="486C24D5" w:rsidR="00B10A53" w:rsidRDefault="00B10A53">
      <w:pPr>
        <w:pStyle w:val="CommentText"/>
      </w:pPr>
      <w:r>
        <w:t>Of course, using existing soil nutrient data for these sites as covariates would also be an interesting way of further exploring (accounting for variance in) response to N addition ….</w:t>
      </w:r>
    </w:p>
  </w:comment>
  <w:comment w:id="21" w:author="Sally Power" w:date="2021-07-09T13:30:00Z" w:initials="SP">
    <w:p w14:paraId="54A25256" w14:textId="5BDCAF12" w:rsidR="008B006D" w:rsidRDefault="008B006D">
      <w:pPr>
        <w:pStyle w:val="CommentText"/>
      </w:pPr>
      <w:r>
        <w:rPr>
          <w:rStyle w:val="CommentReference"/>
        </w:rPr>
        <w:annotationRef/>
      </w:r>
      <w:r>
        <w:t>So, also reflecting C3-C4 photosynthetic strategies… worth mentioning here?</w:t>
      </w:r>
    </w:p>
  </w:comment>
  <w:comment w:id="22" w:author="Nick Smith" w:date="2021-06-28T12:09:00Z" w:initials="NGS">
    <w:p w14:paraId="539C3587" w14:textId="5DE6C9A2" w:rsidR="00DD7DE1" w:rsidRDefault="00DD7DE1">
      <w:pPr>
        <w:pStyle w:val="CommentText"/>
      </w:pPr>
      <w:r>
        <w:rPr>
          <w:rStyle w:val="CommentReference"/>
        </w:rPr>
        <w:annotationRef/>
      </w:r>
      <w:r>
        <w:t>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B99683" w15:done="0"/>
  <w15:commentEx w15:paraId="03F570F9" w15:done="0"/>
  <w15:commentEx w15:paraId="7D748625" w15:done="0"/>
  <w15:commentEx w15:paraId="3267A373" w15:done="0"/>
  <w15:commentEx w15:paraId="5FDBFC29" w15:done="0"/>
  <w15:commentEx w15:paraId="35CB9120" w15:done="0"/>
  <w15:commentEx w15:paraId="1F15A91B" w15:done="0"/>
  <w15:commentEx w15:paraId="6A4CF14D" w15:done="0"/>
  <w15:commentEx w15:paraId="0D9EE135" w15:done="0"/>
  <w15:commentEx w15:paraId="5B3BF5B3" w15:done="0"/>
  <w15:commentEx w15:paraId="4ED37984" w15:done="0"/>
  <w15:commentEx w15:paraId="1509BF25" w15:done="0"/>
  <w15:commentEx w15:paraId="20150B3A" w15:done="0"/>
  <w15:commentEx w15:paraId="1C38C878" w15:done="0"/>
  <w15:commentEx w15:paraId="6ADF4C8A" w15:done="0"/>
  <w15:commentEx w15:paraId="1A71AF07" w15:done="0"/>
  <w15:commentEx w15:paraId="1423CD41" w15:done="0"/>
  <w15:commentEx w15:paraId="5664D519" w15:done="0"/>
  <w15:commentEx w15:paraId="54A25256" w15:done="0"/>
  <w15:commentEx w15:paraId="539C35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2B7BE" w16cex:dateUtc="2021-07-09T01:55:00Z"/>
  <w16cex:commentExtensible w16cex:durableId="2492B8E7" w16cex:dateUtc="2021-07-09T02:00:00Z"/>
  <w16cex:commentExtensible w16cex:durableId="2492BA3E" w16cex:dateUtc="2021-07-09T02:06:00Z"/>
  <w16cex:commentExtensible w16cex:durableId="2492C021" w16cex:dateUtc="2021-07-09T02:31:00Z"/>
  <w16cex:commentExtensible w16cex:durableId="2492BB0F" w16cex:dateUtc="2021-07-09T02:09:00Z"/>
  <w16cex:commentExtensible w16cex:durableId="2492BDF1" w16cex:dateUtc="2021-07-09T02:22:00Z"/>
  <w16cex:commentExtensible w16cex:durableId="2492BE5A" w16cex:dateUtc="2021-07-09T02:23:00Z"/>
  <w16cex:commentExtensible w16cex:durableId="2492C91A" w16cex:dateUtc="2021-07-09T03:09:00Z"/>
  <w16cex:commentExtensible w16cex:durableId="2492BF17" w16cex:dateUtc="2021-07-09T02:27:00Z"/>
  <w16cex:commentExtensible w16cex:durableId="2492BF91" w16cex:dateUtc="2021-07-09T02:29:00Z"/>
  <w16cex:commentExtensible w16cex:durableId="2492BFD9" w16cex:dateUtc="2021-07-09T02:30:00Z"/>
  <w16cex:commentExtensible w16cex:durableId="2492C3B9" w16cex:dateUtc="2021-07-09T02:46:00Z"/>
  <w16cex:commentExtensible w16cex:durableId="2492C495" w16cex:dateUtc="2021-07-09T02:50:00Z"/>
  <w16cex:commentExtensible w16cex:durableId="2492C70B" w16cex:dateUtc="2021-07-09T03:00:00Z"/>
  <w16cex:commentExtensible w16cex:durableId="2492C833" w16cex:dateUtc="2021-07-09T03:05:00Z"/>
  <w16cex:commentExtensible w16cex:durableId="2492CA55" w16cex:dateUtc="2021-07-09T03:15:00Z"/>
  <w16cex:commentExtensible w16cex:durableId="2492CB1E" w16cex:dateUtc="2021-07-09T03:18:00Z"/>
  <w16cex:commentExtensible w16cex:durableId="2492CE07" w16cex:dateUtc="2021-07-09T0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B99683" w16cid:durableId="24843A68"/>
  <w16cid:commentId w16cid:paraId="03F570F9" w16cid:durableId="2492B7BE"/>
  <w16cid:commentId w16cid:paraId="7D748625" w16cid:durableId="2492B8E7"/>
  <w16cid:commentId w16cid:paraId="3267A373" w16cid:durableId="2492BA3E"/>
  <w16cid:commentId w16cid:paraId="5FDBFC29" w16cid:durableId="2492C021"/>
  <w16cid:commentId w16cid:paraId="35CB9120" w16cid:durableId="2492BB0F"/>
  <w16cid:commentId w16cid:paraId="1F15A91B" w16cid:durableId="2492BDF1"/>
  <w16cid:commentId w16cid:paraId="6A4CF14D" w16cid:durableId="2492BE5A"/>
  <w16cid:commentId w16cid:paraId="0D9EE135" w16cid:durableId="2492C91A"/>
  <w16cid:commentId w16cid:paraId="5B3BF5B3" w16cid:durableId="2492BF17"/>
  <w16cid:commentId w16cid:paraId="4ED37984" w16cid:durableId="2492BF91"/>
  <w16cid:commentId w16cid:paraId="1509BF25" w16cid:durableId="2492BFD9"/>
  <w16cid:commentId w16cid:paraId="20150B3A" w16cid:durableId="2492C3B9"/>
  <w16cid:commentId w16cid:paraId="1C38C878" w16cid:durableId="2492C495"/>
  <w16cid:commentId w16cid:paraId="6ADF4C8A" w16cid:durableId="2492C70B"/>
  <w16cid:commentId w16cid:paraId="1A71AF07" w16cid:durableId="2492C833"/>
  <w16cid:commentId w16cid:paraId="1423CD41" w16cid:durableId="2492CA55"/>
  <w16cid:commentId w16cid:paraId="5664D519" w16cid:durableId="2492CB1E"/>
  <w16cid:commentId w16cid:paraId="54A25256" w16cid:durableId="2492CE07"/>
  <w16cid:commentId w16cid:paraId="539C3587" w16cid:durableId="24843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347FF3" w14:textId="77777777" w:rsidR="008E32B5" w:rsidRDefault="008E32B5" w:rsidP="001B44B1">
      <w:r>
        <w:separator/>
      </w:r>
    </w:p>
  </w:endnote>
  <w:endnote w:type="continuationSeparator" w:id="0">
    <w:p w14:paraId="4BB6E1DA" w14:textId="77777777" w:rsidR="008E32B5" w:rsidRDefault="008E32B5"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4780687"/>
      <w:docPartObj>
        <w:docPartGallery w:val="Page Numbers (Bottom of Page)"/>
        <w:docPartUnique/>
      </w:docPartObj>
    </w:sdtPr>
    <w:sdtEndPr>
      <w:rPr>
        <w:rStyle w:val="PageNumber"/>
      </w:rPr>
    </w:sdtEndPr>
    <w:sdtContent>
      <w:p w14:paraId="3164C6C6" w14:textId="327FB48A" w:rsidR="00105704" w:rsidRDefault="00105704"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105704" w:rsidRDefault="00105704"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89242791"/>
      <w:docPartObj>
        <w:docPartGallery w:val="Page Numbers (Bottom of Page)"/>
        <w:docPartUnique/>
      </w:docPartObj>
    </w:sdtPr>
    <w:sdtEndPr>
      <w:rPr>
        <w:rStyle w:val="PageNumber"/>
      </w:rPr>
    </w:sdtEndPr>
    <w:sdtContent>
      <w:p w14:paraId="26B0195A" w14:textId="011C7121" w:rsidR="00105704" w:rsidRDefault="00105704"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105704" w:rsidRDefault="00105704"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8667D4" w14:textId="77777777" w:rsidR="008E32B5" w:rsidRDefault="008E32B5" w:rsidP="001B44B1">
      <w:r>
        <w:separator/>
      </w:r>
    </w:p>
  </w:footnote>
  <w:footnote w:type="continuationSeparator" w:id="0">
    <w:p w14:paraId="1024F066" w14:textId="77777777" w:rsidR="008E32B5" w:rsidRDefault="008E32B5"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3"/>
  </w:num>
  <w:num w:numId="5">
    <w:abstractNumId w:val="3"/>
  </w:num>
  <w:num w:numId="6">
    <w:abstractNumId w:val="1"/>
  </w:num>
  <w:num w:numId="7">
    <w:abstractNumId w:val="1"/>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 Smith">
    <w15:presenceInfo w15:providerId="None" w15:userId="Nick Smith"/>
  </w15:person>
  <w15:person w15:author="Sally Power">
    <w15:presenceInfo w15:providerId="AD" w15:userId="S::30033759@westernsydney.edu.au::72231b12-3cd4-4c78-82c9-4f511628e8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hideGrammatical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6940"/>
    <w:rsid w:val="00024346"/>
    <w:rsid w:val="00042F1B"/>
    <w:rsid w:val="00053B82"/>
    <w:rsid w:val="0007174C"/>
    <w:rsid w:val="00077C60"/>
    <w:rsid w:val="0008438C"/>
    <w:rsid w:val="00096AFD"/>
    <w:rsid w:val="000B15CA"/>
    <w:rsid w:val="000C26ED"/>
    <w:rsid w:val="000C4651"/>
    <w:rsid w:val="000C583D"/>
    <w:rsid w:val="000D0F58"/>
    <w:rsid w:val="000D3DDB"/>
    <w:rsid w:val="000E40F2"/>
    <w:rsid w:val="000F0BE3"/>
    <w:rsid w:val="00102B2A"/>
    <w:rsid w:val="001042EA"/>
    <w:rsid w:val="00105704"/>
    <w:rsid w:val="00111025"/>
    <w:rsid w:val="00111AFB"/>
    <w:rsid w:val="00127FBB"/>
    <w:rsid w:val="0013288D"/>
    <w:rsid w:val="00135FBB"/>
    <w:rsid w:val="00143637"/>
    <w:rsid w:val="0014366E"/>
    <w:rsid w:val="00150B42"/>
    <w:rsid w:val="00152D8D"/>
    <w:rsid w:val="00165EAE"/>
    <w:rsid w:val="00175A1E"/>
    <w:rsid w:val="001A1A51"/>
    <w:rsid w:val="001A2607"/>
    <w:rsid w:val="001B0EE0"/>
    <w:rsid w:val="001B42BC"/>
    <w:rsid w:val="001B44B1"/>
    <w:rsid w:val="001B6B10"/>
    <w:rsid w:val="001C5C13"/>
    <w:rsid w:val="001D0C18"/>
    <w:rsid w:val="001D0DC9"/>
    <w:rsid w:val="001D2A99"/>
    <w:rsid w:val="001D5E19"/>
    <w:rsid w:val="001E2F30"/>
    <w:rsid w:val="001E6174"/>
    <w:rsid w:val="001F281E"/>
    <w:rsid w:val="001F3BE9"/>
    <w:rsid w:val="001F7DFE"/>
    <w:rsid w:val="002019BC"/>
    <w:rsid w:val="002106E3"/>
    <w:rsid w:val="002269FF"/>
    <w:rsid w:val="00226FA7"/>
    <w:rsid w:val="0023259A"/>
    <w:rsid w:val="002327DA"/>
    <w:rsid w:val="00237CD4"/>
    <w:rsid w:val="002436D6"/>
    <w:rsid w:val="00250A39"/>
    <w:rsid w:val="00254541"/>
    <w:rsid w:val="00280238"/>
    <w:rsid w:val="0028100D"/>
    <w:rsid w:val="002838E2"/>
    <w:rsid w:val="00292985"/>
    <w:rsid w:val="00296CCE"/>
    <w:rsid w:val="002A1086"/>
    <w:rsid w:val="002A405B"/>
    <w:rsid w:val="002A727E"/>
    <w:rsid w:val="002B2CF0"/>
    <w:rsid w:val="002B429E"/>
    <w:rsid w:val="002B7732"/>
    <w:rsid w:val="002D5EE3"/>
    <w:rsid w:val="002E0B6F"/>
    <w:rsid w:val="002E41FB"/>
    <w:rsid w:val="00300607"/>
    <w:rsid w:val="003428DC"/>
    <w:rsid w:val="00342D03"/>
    <w:rsid w:val="00354D81"/>
    <w:rsid w:val="00356386"/>
    <w:rsid w:val="00361685"/>
    <w:rsid w:val="003640DC"/>
    <w:rsid w:val="003704D1"/>
    <w:rsid w:val="00381A62"/>
    <w:rsid w:val="00383758"/>
    <w:rsid w:val="003A1D1C"/>
    <w:rsid w:val="003A1E67"/>
    <w:rsid w:val="003A2059"/>
    <w:rsid w:val="003A6444"/>
    <w:rsid w:val="003A755A"/>
    <w:rsid w:val="003B0716"/>
    <w:rsid w:val="003B11E5"/>
    <w:rsid w:val="003B4314"/>
    <w:rsid w:val="003C476D"/>
    <w:rsid w:val="003D09AF"/>
    <w:rsid w:val="003D1A31"/>
    <w:rsid w:val="003E3A22"/>
    <w:rsid w:val="003E3DED"/>
    <w:rsid w:val="003F3A2E"/>
    <w:rsid w:val="003F70DB"/>
    <w:rsid w:val="00403672"/>
    <w:rsid w:val="00406371"/>
    <w:rsid w:val="004121B6"/>
    <w:rsid w:val="00413299"/>
    <w:rsid w:val="004167AF"/>
    <w:rsid w:val="004460F8"/>
    <w:rsid w:val="0045053D"/>
    <w:rsid w:val="004554C8"/>
    <w:rsid w:val="00464810"/>
    <w:rsid w:val="004661AC"/>
    <w:rsid w:val="00471979"/>
    <w:rsid w:val="00472FC8"/>
    <w:rsid w:val="00482CAA"/>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5024F9"/>
    <w:rsid w:val="00504217"/>
    <w:rsid w:val="005223F0"/>
    <w:rsid w:val="00522C0C"/>
    <w:rsid w:val="00533C21"/>
    <w:rsid w:val="00536B03"/>
    <w:rsid w:val="0053714C"/>
    <w:rsid w:val="00562A58"/>
    <w:rsid w:val="005631B4"/>
    <w:rsid w:val="00563552"/>
    <w:rsid w:val="00567E4F"/>
    <w:rsid w:val="005910A0"/>
    <w:rsid w:val="0059163C"/>
    <w:rsid w:val="005948A0"/>
    <w:rsid w:val="005967D7"/>
    <w:rsid w:val="005A0FAA"/>
    <w:rsid w:val="005A5C5B"/>
    <w:rsid w:val="005A731B"/>
    <w:rsid w:val="005B6195"/>
    <w:rsid w:val="005C1F8E"/>
    <w:rsid w:val="005D276D"/>
    <w:rsid w:val="005D42F3"/>
    <w:rsid w:val="005F0AFC"/>
    <w:rsid w:val="00601147"/>
    <w:rsid w:val="00604C4C"/>
    <w:rsid w:val="00622DF9"/>
    <w:rsid w:val="0063040B"/>
    <w:rsid w:val="00640580"/>
    <w:rsid w:val="00640D61"/>
    <w:rsid w:val="00656DF5"/>
    <w:rsid w:val="006618FD"/>
    <w:rsid w:val="006664CE"/>
    <w:rsid w:val="00672CC1"/>
    <w:rsid w:val="006A1708"/>
    <w:rsid w:val="006A278F"/>
    <w:rsid w:val="006A3045"/>
    <w:rsid w:val="006D7E9A"/>
    <w:rsid w:val="006E17D6"/>
    <w:rsid w:val="0070307F"/>
    <w:rsid w:val="00705A97"/>
    <w:rsid w:val="00712244"/>
    <w:rsid w:val="00716334"/>
    <w:rsid w:val="00724D3E"/>
    <w:rsid w:val="00745361"/>
    <w:rsid w:val="0075092F"/>
    <w:rsid w:val="00750DAC"/>
    <w:rsid w:val="00753733"/>
    <w:rsid w:val="00754C0C"/>
    <w:rsid w:val="00762C16"/>
    <w:rsid w:val="007648C5"/>
    <w:rsid w:val="00771C52"/>
    <w:rsid w:val="00772303"/>
    <w:rsid w:val="0078503B"/>
    <w:rsid w:val="00790AB6"/>
    <w:rsid w:val="00796C11"/>
    <w:rsid w:val="007A06B9"/>
    <w:rsid w:val="007A1692"/>
    <w:rsid w:val="007A6CA7"/>
    <w:rsid w:val="007B0E7E"/>
    <w:rsid w:val="007B4434"/>
    <w:rsid w:val="007B4DDA"/>
    <w:rsid w:val="007D124D"/>
    <w:rsid w:val="007D3D72"/>
    <w:rsid w:val="007D52B6"/>
    <w:rsid w:val="007D6AFA"/>
    <w:rsid w:val="007E26DC"/>
    <w:rsid w:val="007E617C"/>
    <w:rsid w:val="007F1A75"/>
    <w:rsid w:val="007F1C56"/>
    <w:rsid w:val="007F34AF"/>
    <w:rsid w:val="007F6543"/>
    <w:rsid w:val="007F6C75"/>
    <w:rsid w:val="008010AC"/>
    <w:rsid w:val="00801487"/>
    <w:rsid w:val="008137B9"/>
    <w:rsid w:val="008257F9"/>
    <w:rsid w:val="00827B83"/>
    <w:rsid w:val="00832B95"/>
    <w:rsid w:val="008371D2"/>
    <w:rsid w:val="00840038"/>
    <w:rsid w:val="008531D1"/>
    <w:rsid w:val="00880F5C"/>
    <w:rsid w:val="0088369D"/>
    <w:rsid w:val="00884269"/>
    <w:rsid w:val="00884696"/>
    <w:rsid w:val="00884CEC"/>
    <w:rsid w:val="00890194"/>
    <w:rsid w:val="00893A76"/>
    <w:rsid w:val="0089527B"/>
    <w:rsid w:val="0089589C"/>
    <w:rsid w:val="0089659F"/>
    <w:rsid w:val="008A5EC2"/>
    <w:rsid w:val="008A6771"/>
    <w:rsid w:val="008A70F6"/>
    <w:rsid w:val="008A7A58"/>
    <w:rsid w:val="008B006D"/>
    <w:rsid w:val="008B04B8"/>
    <w:rsid w:val="008C4664"/>
    <w:rsid w:val="008C53AA"/>
    <w:rsid w:val="008C7A1E"/>
    <w:rsid w:val="008D2402"/>
    <w:rsid w:val="008E32B5"/>
    <w:rsid w:val="008E3C9D"/>
    <w:rsid w:val="008E7B36"/>
    <w:rsid w:val="008F481E"/>
    <w:rsid w:val="008F486F"/>
    <w:rsid w:val="00921E26"/>
    <w:rsid w:val="0092235C"/>
    <w:rsid w:val="00930A47"/>
    <w:rsid w:val="00934597"/>
    <w:rsid w:val="00934623"/>
    <w:rsid w:val="009347FA"/>
    <w:rsid w:val="009361C5"/>
    <w:rsid w:val="00936697"/>
    <w:rsid w:val="00951F0E"/>
    <w:rsid w:val="00961478"/>
    <w:rsid w:val="00967D5A"/>
    <w:rsid w:val="00971CEF"/>
    <w:rsid w:val="009734F0"/>
    <w:rsid w:val="00992D65"/>
    <w:rsid w:val="009A5B56"/>
    <w:rsid w:val="009B768F"/>
    <w:rsid w:val="009B7AC8"/>
    <w:rsid w:val="009C694B"/>
    <w:rsid w:val="009D2AEB"/>
    <w:rsid w:val="009D3535"/>
    <w:rsid w:val="009F1CFE"/>
    <w:rsid w:val="009F343C"/>
    <w:rsid w:val="00A0048F"/>
    <w:rsid w:val="00A06CDF"/>
    <w:rsid w:val="00A07568"/>
    <w:rsid w:val="00A151ED"/>
    <w:rsid w:val="00A15679"/>
    <w:rsid w:val="00A23605"/>
    <w:rsid w:val="00A24A5B"/>
    <w:rsid w:val="00A24EFB"/>
    <w:rsid w:val="00A25309"/>
    <w:rsid w:val="00A25398"/>
    <w:rsid w:val="00A365F1"/>
    <w:rsid w:val="00A54421"/>
    <w:rsid w:val="00A6009F"/>
    <w:rsid w:val="00A67554"/>
    <w:rsid w:val="00A712FA"/>
    <w:rsid w:val="00A85915"/>
    <w:rsid w:val="00A93E29"/>
    <w:rsid w:val="00A975A3"/>
    <w:rsid w:val="00AB2213"/>
    <w:rsid w:val="00AB6E48"/>
    <w:rsid w:val="00AB7D42"/>
    <w:rsid w:val="00AC3CF2"/>
    <w:rsid w:val="00AC49CC"/>
    <w:rsid w:val="00AD69EA"/>
    <w:rsid w:val="00AE040E"/>
    <w:rsid w:val="00AE0C5E"/>
    <w:rsid w:val="00AE1760"/>
    <w:rsid w:val="00AF12A2"/>
    <w:rsid w:val="00B024FB"/>
    <w:rsid w:val="00B05AC4"/>
    <w:rsid w:val="00B10A53"/>
    <w:rsid w:val="00B16B03"/>
    <w:rsid w:val="00B20AE0"/>
    <w:rsid w:val="00B22FE1"/>
    <w:rsid w:val="00B25CDC"/>
    <w:rsid w:val="00B262CF"/>
    <w:rsid w:val="00B40B96"/>
    <w:rsid w:val="00B42B31"/>
    <w:rsid w:val="00B47C59"/>
    <w:rsid w:val="00B76E6C"/>
    <w:rsid w:val="00BA58FF"/>
    <w:rsid w:val="00BB2DE6"/>
    <w:rsid w:val="00BB64EC"/>
    <w:rsid w:val="00BB749D"/>
    <w:rsid w:val="00BC7659"/>
    <w:rsid w:val="00BD3DF0"/>
    <w:rsid w:val="00BD6E25"/>
    <w:rsid w:val="00BD6E26"/>
    <w:rsid w:val="00BD7C1B"/>
    <w:rsid w:val="00BE61C3"/>
    <w:rsid w:val="00BE7786"/>
    <w:rsid w:val="00BF1133"/>
    <w:rsid w:val="00BF387F"/>
    <w:rsid w:val="00BF4DED"/>
    <w:rsid w:val="00C213CE"/>
    <w:rsid w:val="00C22725"/>
    <w:rsid w:val="00C41EA2"/>
    <w:rsid w:val="00C64CEB"/>
    <w:rsid w:val="00C71459"/>
    <w:rsid w:val="00C71FEE"/>
    <w:rsid w:val="00C87E45"/>
    <w:rsid w:val="00C93A3A"/>
    <w:rsid w:val="00CA02E8"/>
    <w:rsid w:val="00CA27A5"/>
    <w:rsid w:val="00CA64B3"/>
    <w:rsid w:val="00CA6CFC"/>
    <w:rsid w:val="00CB5801"/>
    <w:rsid w:val="00CB7CF7"/>
    <w:rsid w:val="00CC076E"/>
    <w:rsid w:val="00CC0CAA"/>
    <w:rsid w:val="00CC3A73"/>
    <w:rsid w:val="00CD0265"/>
    <w:rsid w:val="00CD0AB6"/>
    <w:rsid w:val="00CD6729"/>
    <w:rsid w:val="00CE37E7"/>
    <w:rsid w:val="00CE3D9E"/>
    <w:rsid w:val="00CE714A"/>
    <w:rsid w:val="00CF0686"/>
    <w:rsid w:val="00CF2D5B"/>
    <w:rsid w:val="00D06FFF"/>
    <w:rsid w:val="00D10DE1"/>
    <w:rsid w:val="00D16F1C"/>
    <w:rsid w:val="00D16F45"/>
    <w:rsid w:val="00D31375"/>
    <w:rsid w:val="00D332E5"/>
    <w:rsid w:val="00D47B46"/>
    <w:rsid w:val="00D60C62"/>
    <w:rsid w:val="00D61309"/>
    <w:rsid w:val="00D65202"/>
    <w:rsid w:val="00D7113F"/>
    <w:rsid w:val="00D860B0"/>
    <w:rsid w:val="00D901A3"/>
    <w:rsid w:val="00DA1940"/>
    <w:rsid w:val="00DA24C9"/>
    <w:rsid w:val="00DA3E12"/>
    <w:rsid w:val="00DB48ED"/>
    <w:rsid w:val="00DB5402"/>
    <w:rsid w:val="00DC5A2D"/>
    <w:rsid w:val="00DC7E5B"/>
    <w:rsid w:val="00DD3527"/>
    <w:rsid w:val="00DD7DE1"/>
    <w:rsid w:val="00E009DE"/>
    <w:rsid w:val="00E019F3"/>
    <w:rsid w:val="00E05F61"/>
    <w:rsid w:val="00E213DA"/>
    <w:rsid w:val="00E2660B"/>
    <w:rsid w:val="00E26DE7"/>
    <w:rsid w:val="00E26FD9"/>
    <w:rsid w:val="00E3357A"/>
    <w:rsid w:val="00E339EE"/>
    <w:rsid w:val="00E4356B"/>
    <w:rsid w:val="00E438A9"/>
    <w:rsid w:val="00E509F6"/>
    <w:rsid w:val="00E52179"/>
    <w:rsid w:val="00E55919"/>
    <w:rsid w:val="00E67E69"/>
    <w:rsid w:val="00E7312B"/>
    <w:rsid w:val="00E752D7"/>
    <w:rsid w:val="00E77008"/>
    <w:rsid w:val="00E82934"/>
    <w:rsid w:val="00E8456C"/>
    <w:rsid w:val="00E90291"/>
    <w:rsid w:val="00E95E33"/>
    <w:rsid w:val="00E95F37"/>
    <w:rsid w:val="00EB1FEE"/>
    <w:rsid w:val="00EB379B"/>
    <w:rsid w:val="00EB6190"/>
    <w:rsid w:val="00EC7E77"/>
    <w:rsid w:val="00EE6CB1"/>
    <w:rsid w:val="00EF2641"/>
    <w:rsid w:val="00EF31EA"/>
    <w:rsid w:val="00EF4F1D"/>
    <w:rsid w:val="00EF60BF"/>
    <w:rsid w:val="00F01F6F"/>
    <w:rsid w:val="00F178AB"/>
    <w:rsid w:val="00F17CC7"/>
    <w:rsid w:val="00F30405"/>
    <w:rsid w:val="00F36E49"/>
    <w:rsid w:val="00F476C2"/>
    <w:rsid w:val="00F86558"/>
    <w:rsid w:val="00F9151E"/>
    <w:rsid w:val="00FB2742"/>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A8B83-ED6F-9C4E-A3B8-627C1CD32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43</Pages>
  <Words>65828</Words>
  <Characters>375225</Characters>
  <Application>Microsoft Office Word</Application>
  <DocSecurity>0</DocSecurity>
  <Lines>3126</Lines>
  <Paragraphs>880</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440173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Sally Power</cp:lastModifiedBy>
  <cp:revision>20</cp:revision>
  <dcterms:created xsi:type="dcterms:W3CDTF">2021-07-09T01:59:00Z</dcterms:created>
  <dcterms:modified xsi:type="dcterms:W3CDTF">2021-07-09T03:37:00Z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