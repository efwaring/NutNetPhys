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92A900C"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 </w:t>
      </w:r>
      <w:commentRangeEnd w:id="0"/>
      <w:r w:rsidR="003D09AF">
        <w:rPr>
          <w:rStyle w:val="CommentReference"/>
        </w:rPr>
        <w:commentReference w:id="0"/>
      </w:r>
      <w:r w:rsidRPr="00771C52">
        <w:rPr>
          <w:rFonts w:eastAsia="Times New Roman"/>
          <w:color w:val="000000"/>
        </w:rPr>
        <w:t xml:space="preserve">Nutrient </w:t>
      </w:r>
      <w:proofErr w:type="spellStart"/>
      <w:r w:rsidRPr="00771C52">
        <w:rPr>
          <w:rFonts w:eastAsia="Times New Roman"/>
          <w:color w:val="000000"/>
        </w:rPr>
        <w:t>Network</w:t>
      </w:r>
      <w:r w:rsidR="008E7B36">
        <w:rPr>
          <w:rFonts w:eastAsia="Times New Roman"/>
          <w:color w:val="000000"/>
          <w:vertAlign w:val="superscript"/>
        </w:rPr>
        <w:t>x</w:t>
      </w:r>
      <w:proofErr w:type="spellEnd"/>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3DF8283C" w:rsidR="00361685" w:rsidRPr="00771C52" w:rsidRDefault="008E7B36" w:rsidP="00B05AC4">
      <w:pPr>
        <w:spacing w:line="480" w:lineRule="auto"/>
        <w:contextualSpacing/>
        <w:rPr>
          <w:rFonts w:eastAsia="Times New Roman"/>
        </w:rPr>
      </w:pPr>
      <w:proofErr w:type="spellStart"/>
      <w:r>
        <w:rPr>
          <w:rFonts w:eastAsia="Times New Roman"/>
          <w:color w:val="000000"/>
          <w:vertAlign w:val="superscript"/>
        </w:rPr>
        <w:t>x</w:t>
      </w:r>
      <w:r w:rsidR="00361685" w:rsidRPr="00771C52">
        <w:rPr>
          <w:rFonts w:eastAsia="Times New Roman"/>
          <w:color w:val="000000"/>
        </w:rPr>
        <w:t>University</w:t>
      </w:r>
      <w:proofErr w:type="spellEnd"/>
      <w:r w:rsidR="00361685" w:rsidRPr="00771C52">
        <w:rPr>
          <w:rFonts w:eastAsia="Times New Roman"/>
          <w:color w:val="000000"/>
        </w:rPr>
        <w:t xml:space="preserve">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5039313E"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 xml:space="preserve">that there </w:t>
      </w:r>
      <w:del w:id="1" w:author="Ian Wright" w:date="2021-07-20T10:15:00Z">
        <w:r w:rsidR="007A6CA7" w:rsidRPr="00771C52" w:rsidDel="000A7EBE">
          <w:rPr>
            <w:rFonts w:eastAsia="Times New Roman"/>
            <w:color w:val="000000"/>
          </w:rPr>
          <w:delText>is a</w:delText>
        </w:r>
      </w:del>
      <w:ins w:id="2" w:author="Ian Wright" w:date="2021-07-20T10:15:00Z">
        <w:r w:rsidR="000A7EBE">
          <w:rPr>
            <w:rFonts w:eastAsia="Times New Roman"/>
            <w:color w:val="000000"/>
          </w:rPr>
          <w:t>are</w:t>
        </w:r>
      </w:ins>
      <w:r w:rsidRPr="00771C52">
        <w:rPr>
          <w:rFonts w:eastAsia="Times New Roman"/>
          <w:color w:val="000000"/>
        </w:rPr>
        <w:t xml:space="preserve"> positive correlations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w:t>
      </w:r>
      <w:commentRangeStart w:id="3"/>
      <w:r w:rsidRPr="00771C52">
        <w:rPr>
          <w:rFonts w:eastAsia="Times New Roman"/>
          <w:color w:val="000000"/>
        </w:rPr>
        <w:t xml:space="preserve">increased </w:t>
      </w:r>
      <w:r w:rsidR="008C53AA">
        <w:rPr>
          <w:rFonts w:eastAsia="Times New Roman"/>
          <w:color w:val="000000"/>
        </w:rPr>
        <w:t>structural</w:t>
      </w:r>
      <w:r w:rsidRPr="00771C52">
        <w:rPr>
          <w:rFonts w:eastAsia="Times New Roman"/>
          <w:color w:val="000000"/>
        </w:rPr>
        <w:t xml:space="preserve"> development </w:t>
      </w:r>
      <w:commentRangeEnd w:id="3"/>
      <w:r w:rsidR="000A7EBE">
        <w:rPr>
          <w:rStyle w:val="CommentReference"/>
        </w:rPr>
        <w:commentReference w:id="3"/>
      </w:r>
      <w:r w:rsidRPr="00771C52">
        <w:rPr>
          <w:rFonts w:eastAsia="Times New Roman"/>
          <w:color w:val="000000"/>
        </w:rPr>
        <w:t xml:space="preserve">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w:t>
      </w:r>
      <w:commentRangeStart w:id="4"/>
      <w:r w:rsidRPr="00771C52">
        <w:rPr>
          <w:rFonts w:eastAsia="Times New Roman"/>
          <w:color w:val="000000"/>
        </w:rPr>
        <w:t>globally distributed experimental nitrogen addition network</w:t>
      </w:r>
      <w:commentRangeEnd w:id="4"/>
      <w:r w:rsidR="000A7EBE">
        <w:rPr>
          <w:rStyle w:val="CommentReference"/>
        </w:rPr>
        <w:commentReference w:id="4"/>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w:t>
      </w:r>
      <w:commentRangeStart w:id="5"/>
      <w:r w:rsidR="00D06FFF">
        <w:rPr>
          <w:rFonts w:eastAsia="Times New Roman"/>
          <w:color w:val="000000"/>
        </w:rPr>
        <w:t>leaf mass per area</w:t>
      </w:r>
      <w:commentRangeEnd w:id="5"/>
      <w:r w:rsidR="00586343">
        <w:rPr>
          <w:rStyle w:val="CommentReference"/>
        </w:rPr>
        <w:commentReference w:id="5"/>
      </w:r>
      <w:r w:rsidR="00D06FFF">
        <w:rPr>
          <w:rFonts w:eastAsia="Times New Roman"/>
          <w:color w:val="000000"/>
        </w:rPr>
        <w:t>,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These results reconcile discrepancies between past studies</w:t>
      </w:r>
      <w:ins w:id="6" w:author="Ian Wright" w:date="2021-07-20T10:23:00Z">
        <w:r w:rsidR="00586343">
          <w:rPr>
            <w:rFonts w:eastAsia="Times New Roman"/>
            <w:color w:val="000000"/>
          </w:rPr>
          <w:t xml:space="preserve">, showing that </w:t>
        </w:r>
      </w:ins>
      <w:del w:id="7" w:author="Ian Wright" w:date="2021-07-20T10:23:00Z">
        <w:r w:rsidRPr="00771C52" w:rsidDel="00586343">
          <w:rPr>
            <w:rFonts w:eastAsia="Times New Roman"/>
            <w:color w:val="000000"/>
          </w:rPr>
          <w:delText xml:space="preserve"> and shows that</w:delText>
        </w:r>
      </w:del>
      <w:ins w:id="8" w:author="Ian Wright" w:date="2021-07-20T10:23:00Z">
        <w:r w:rsidR="00586343">
          <w:rPr>
            <w:rFonts w:eastAsia="Times New Roman"/>
            <w:color w:val="000000"/>
          </w:rPr>
          <w:t>shifts in</w:t>
        </w:r>
      </w:ins>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del w:id="9" w:author="Ian Wright" w:date="2021-07-20T10:23:00Z">
        <w:r w:rsidRPr="00771C52" w:rsidDel="00586343">
          <w:rPr>
            <w:rFonts w:eastAsia="Times New Roman"/>
            <w:color w:val="000000"/>
          </w:rPr>
          <w:delText xml:space="preserve">is </w:delText>
        </w:r>
      </w:del>
      <w:ins w:id="10" w:author="Ian Wright" w:date="2021-07-20T10:23:00Z">
        <w:r w:rsidR="00586343">
          <w:rPr>
            <w:rFonts w:eastAsia="Times New Roman"/>
            <w:color w:val="000000"/>
          </w:rPr>
          <w:t>are</w:t>
        </w:r>
        <w:r w:rsidR="00586343" w:rsidRPr="00771C52">
          <w:rPr>
            <w:rFonts w:eastAsia="Times New Roman"/>
            <w:color w:val="000000"/>
          </w:rPr>
          <w:t xml:space="preserve"> </w:t>
        </w:r>
      </w:ins>
      <w:r w:rsidRPr="00771C52">
        <w:rPr>
          <w:rFonts w:eastAsia="Times New Roman"/>
          <w:color w:val="000000"/>
        </w:rPr>
        <w:t xml:space="preserve">the </w:t>
      </w:r>
      <w:commentRangeStart w:id="11"/>
      <w:r w:rsidRPr="00771C52">
        <w:rPr>
          <w:rFonts w:eastAsia="Times New Roman"/>
          <w:color w:val="000000"/>
        </w:rPr>
        <w:t>product</w:t>
      </w:r>
      <w:commentRangeEnd w:id="11"/>
      <w:r w:rsidR="00586343">
        <w:rPr>
          <w:rStyle w:val="CommentReference"/>
        </w:rPr>
        <w:commentReference w:id="11"/>
      </w:r>
      <w:r w:rsidRPr="00771C52">
        <w:rPr>
          <w:rFonts w:eastAsia="Times New Roman"/>
          <w:color w:val="000000"/>
        </w:rPr>
        <w:t xml:space="preserve">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w:t>
      </w:r>
      <w:commentRangeStart w:id="12"/>
      <w:r w:rsidRPr="00771C52">
        <w:rPr>
          <w:rFonts w:eastAsia="Times New Roman"/>
          <w:color w:val="000000"/>
        </w:rPr>
        <w:t>straightforward</w:t>
      </w:r>
      <w:commentRangeEnd w:id="12"/>
      <w:r w:rsidR="008B46D5">
        <w:rPr>
          <w:rStyle w:val="CommentReference"/>
        </w:rPr>
        <w:commentReference w:id="12"/>
      </w:r>
      <w:r w:rsidRPr="00771C52">
        <w:rPr>
          <w:rFonts w:eastAsia="Times New Roman"/>
          <w:color w:val="000000"/>
        </w:rPr>
        <w:t>.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1AB50DB9"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w:t>
      </w:r>
      <w:del w:id="13" w:author="Ian Wright" w:date="2021-07-20T10:29:00Z">
        <w:r w:rsidRPr="00771C52" w:rsidDel="00D965F3">
          <w:rPr>
            <w:rFonts w:eastAsia="Times New Roman"/>
            <w:color w:val="000000"/>
          </w:rPr>
          <w:delText xml:space="preserve">the </w:delText>
        </w:r>
      </w:del>
      <w:ins w:id="14" w:author="Ian Wright" w:date="2021-07-20T10:29:00Z">
        <w:r w:rsidR="00D965F3">
          <w:rPr>
            <w:rFonts w:eastAsia="Times New Roman"/>
            <w:color w:val="000000"/>
          </w:rPr>
          <w:t>a</w:t>
        </w:r>
        <w:r w:rsidR="00D965F3" w:rsidRPr="00771C52">
          <w:rPr>
            <w:rFonts w:eastAsia="Times New Roman"/>
            <w:color w:val="000000"/>
          </w:rPr>
          <w:t xml:space="preserve"> </w:t>
        </w:r>
      </w:ins>
      <w:r w:rsidRPr="00771C52">
        <w:rPr>
          <w:rFonts w:eastAsia="Times New Roman"/>
          <w:color w:val="000000"/>
        </w:rPr>
        <w:t xml:space="preserve">significantly positive relationship between soil nitrogen availability and </w:t>
      </w:r>
      <w:r w:rsidR="00472FC8">
        <w:rPr>
          <w:rFonts w:eastAsia="Times New Roman"/>
          <w:iCs/>
          <w:color w:val="000000"/>
        </w:rPr>
        <w:t xml:space="preserve">leaf nitrogen 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However, analyses on Rubisco carboxylation suggest that </w:t>
      </w:r>
      <w:commentRangeStart w:id="15"/>
      <w:r w:rsidRPr="008531D1">
        <w:rPr>
          <w:rFonts w:eastAsia="Times New Roman"/>
          <w:color w:val="000000"/>
        </w:rPr>
        <w:t>leaves are not carboxylation-limited</w:t>
      </w:r>
      <w:commentRangeEnd w:id="15"/>
      <w:r w:rsidR="00D965F3">
        <w:rPr>
          <w:rStyle w:val="CommentReference"/>
        </w:rPr>
        <w:commentReference w:id="15"/>
      </w:r>
      <w:r w:rsidRPr="008531D1">
        <w:rPr>
          <w:rFonts w:eastAsia="Times New Roman"/>
          <w:color w:val="000000"/>
        </w:rPr>
        <w:t xml:space="preserve"> and are instead</w:t>
      </w:r>
      <w:commentRangeStart w:id="16"/>
      <w:r w:rsidRPr="008531D1">
        <w:rPr>
          <w:rFonts w:eastAsia="Times New Roman"/>
          <w:color w:val="000000"/>
        </w:rPr>
        <w:t xml:space="preserve"> set up to </w:t>
      </w:r>
      <w:commentRangeEnd w:id="16"/>
      <w:r w:rsidR="00D965F3">
        <w:rPr>
          <w:rStyle w:val="CommentReference"/>
        </w:rPr>
        <w:commentReference w:id="16"/>
      </w:r>
      <w:r w:rsidRPr="008531D1">
        <w:rPr>
          <w:rFonts w:eastAsia="Times New Roman"/>
          <w:color w:val="000000"/>
        </w:rPr>
        <w:t>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xml:space="preserve">. So, </w:t>
      </w:r>
      <w:ins w:id="17" w:author="Ian Wright" w:date="2021-07-20T10:32:00Z">
        <w:r w:rsidR="00D965F3">
          <w:rPr>
            <w:rFonts w:eastAsia="Times New Roman"/>
            <w:color w:val="000000"/>
          </w:rPr>
          <w:t xml:space="preserve">under nitrogen addition, </w:t>
        </w:r>
      </w:ins>
      <w:r w:rsidRPr="008531D1">
        <w:rPr>
          <w:rFonts w:eastAsia="Times New Roman"/>
          <w:color w:val="000000"/>
        </w:rPr>
        <w:t xml:space="preserve">an increase in leaf nitrogen to build Rubisco </w:t>
      </w:r>
      <w:del w:id="18" w:author="Ian Wright" w:date="2021-07-20T10:32:00Z">
        <w:r w:rsidRPr="008531D1" w:rsidDel="00D965F3">
          <w:rPr>
            <w:rFonts w:eastAsia="Times New Roman"/>
            <w:color w:val="000000"/>
          </w:rPr>
          <w:delText xml:space="preserve">under nitrogen addition </w:delText>
        </w:r>
      </w:del>
      <w:r w:rsidRPr="008531D1">
        <w:rPr>
          <w:rFonts w:eastAsia="Times New Roman"/>
          <w:color w:val="000000"/>
        </w:rPr>
        <w:t>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w:t>
      </w:r>
      <w:del w:id="19" w:author="Ian Wright" w:date="2021-07-20T10:35:00Z">
        <w:r w:rsidRPr="001B44B1" w:rsidDel="0067610C">
          <w:rPr>
            <w:rFonts w:eastAsia="Times New Roman"/>
            <w:color w:val="000000"/>
          </w:rPr>
          <w:delText>choose to</w:delText>
        </w:r>
      </w:del>
      <w:ins w:id="20" w:author="Ian Wright" w:date="2021-07-20T10:35:00Z">
        <w:r w:rsidR="0067610C">
          <w:rPr>
            <w:rFonts w:eastAsia="Times New Roman"/>
            <w:color w:val="000000"/>
          </w:rPr>
          <w:t>respond by</w:t>
        </w:r>
      </w:ins>
      <w:r w:rsidRPr="001B44B1">
        <w:rPr>
          <w:rFonts w:eastAsia="Times New Roman"/>
          <w:color w:val="000000"/>
        </w:rPr>
        <w:t xml:space="preserve"> </w:t>
      </w:r>
      <w:ins w:id="21" w:author="Ian Wright" w:date="2021-07-11T22:42:00Z">
        <w:r w:rsidR="007579E1">
          <w:rPr>
            <w:rFonts w:eastAsia="Times New Roman"/>
            <w:color w:val="000000"/>
          </w:rPr>
          <w:t>deploy</w:t>
        </w:r>
      </w:ins>
      <w:ins w:id="22" w:author="Ian Wright" w:date="2021-07-20T10:35:00Z">
        <w:r w:rsidR="0067610C">
          <w:rPr>
            <w:rFonts w:eastAsia="Times New Roman"/>
            <w:color w:val="000000"/>
          </w:rPr>
          <w:t>ing</w:t>
        </w:r>
      </w:ins>
      <w:ins w:id="23" w:author="Ian Wright" w:date="2021-07-11T22:42:00Z">
        <w:r w:rsidR="007579E1">
          <w:rPr>
            <w:rFonts w:eastAsia="Times New Roman"/>
            <w:color w:val="000000"/>
          </w:rPr>
          <w:t xml:space="preserve"> </w:t>
        </w:r>
      </w:ins>
      <w:r w:rsidRPr="001B44B1">
        <w:rPr>
          <w:rFonts w:eastAsia="Times New Roman"/>
          <w:color w:val="000000"/>
        </w:rPr>
        <w:t>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6B4482C"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ins w:id="24" w:author="Ian Wright" w:date="2021-07-20T10:50:00Z">
        <w:r w:rsidR="00861DDB">
          <w:rPr>
            <w:rFonts w:eastAsia="Times New Roman"/>
            <w:color w:val="000000"/>
          </w:rPr>
          <w:t xml:space="preserve">We </w:t>
        </w:r>
      </w:ins>
      <w:ins w:id="25" w:author="Ian Wright" w:date="2021-07-20T10:51:00Z">
        <w:r w:rsidR="00861DDB">
          <w:rPr>
            <w:rFonts w:eastAsia="Times New Roman"/>
            <w:color w:val="000000"/>
          </w:rPr>
          <w:t>argue</w:t>
        </w:r>
      </w:ins>
      <w:commentRangeStart w:id="26"/>
      <w:del w:id="27" w:author="Ian Wright" w:date="2021-07-20T10:50:00Z">
        <w:r w:rsidRPr="00771C52" w:rsidDel="00861DDB">
          <w:rPr>
            <w:rFonts w:eastAsia="Times New Roman"/>
            <w:color w:val="000000"/>
          </w:rPr>
          <w:delText>This</w:delText>
        </w:r>
      </w:del>
      <w:r w:rsidRPr="00771C52">
        <w:rPr>
          <w:rFonts w:eastAsia="Times New Roman"/>
          <w:color w:val="000000"/>
        </w:rPr>
        <w:t xml:space="preserve"> </w:t>
      </w:r>
      <w:del w:id="28" w:author="Ian Wright" w:date="2021-07-20T10:51:00Z">
        <w:r w:rsidRPr="00771C52" w:rsidDel="00861DDB">
          <w:rPr>
            <w:rFonts w:eastAsia="Times New Roman"/>
            <w:color w:val="000000"/>
          </w:rPr>
          <w:delText>theory</w:delText>
        </w:r>
      </w:del>
      <w:commentRangeEnd w:id="26"/>
      <w:r w:rsidR="007579E1">
        <w:rPr>
          <w:rStyle w:val="CommentReference"/>
        </w:rPr>
        <w:commentReference w:id="26"/>
      </w:r>
      <w:del w:id="29" w:author="Ian Wright" w:date="2021-07-20T10:51:00Z">
        <w:r w:rsidRPr="00771C52" w:rsidDel="00861DDB">
          <w:rPr>
            <w:rFonts w:eastAsia="Times New Roman"/>
            <w:color w:val="000000"/>
          </w:rPr>
          <w:delText xml:space="preserve"> suggests </w:delText>
        </w:r>
      </w:del>
      <w:r w:rsidRPr="00771C52">
        <w:rPr>
          <w:rFonts w:eastAsia="Times New Roman"/>
          <w:color w:val="000000"/>
        </w:rPr>
        <w:t>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del w:id="30" w:author="Ian Wright" w:date="2021-07-20T10:51:00Z">
        <w:r w:rsidR="00771C52" w:rsidDel="00861DDB">
          <w:rPr>
            <w:rFonts w:eastAsia="Times New Roman"/>
            <w:color w:val="000000"/>
          </w:rPr>
          <w:delText xml:space="preserve">is </w:delText>
        </w:r>
      </w:del>
      <w:ins w:id="31" w:author="Ian Wright" w:date="2021-07-20T10:51:00Z">
        <w:r w:rsidR="00861DDB">
          <w:rPr>
            <w:rFonts w:eastAsia="Times New Roman"/>
            <w:color w:val="000000"/>
          </w:rPr>
          <w:t xml:space="preserve">should be </w:t>
        </w:r>
      </w:ins>
      <w:r w:rsidR="00771C52">
        <w:rPr>
          <w:rFonts w:eastAsia="Times New Roman"/>
          <w:color w:val="000000"/>
        </w:rPr>
        <w:t>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 xml:space="preserve">instead plants use added nitrogen to build new structures (i.e., high stimulation of </w:t>
      </w:r>
      <w:commentRangeStart w:id="32"/>
      <w:r w:rsidR="0053714C">
        <w:rPr>
          <w:rFonts w:eastAsia="Times New Roman"/>
          <w:iCs/>
          <w:color w:val="000000"/>
        </w:rPr>
        <w:t>biomass</w:t>
      </w:r>
      <w:commentRangeEnd w:id="32"/>
      <w:r w:rsidR="00861DDB">
        <w:rPr>
          <w:rStyle w:val="CommentReference"/>
        </w:rPr>
        <w:commentReference w:id="32"/>
      </w:r>
      <w:r w:rsidR="0053714C">
        <w:rPr>
          <w:rFonts w:eastAsia="Times New Roman"/>
          <w:iCs/>
          <w:color w:val="000000"/>
        </w:rPr>
        <w:t>)</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p>
    <w:p w14:paraId="04461849" w14:textId="08B8A451"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Lind 2016)</w:t>
      </w:r>
      <w:ins w:id="33" w:author="Ian Wright" w:date="2021-07-20T11:12:00Z">
        <w:r w:rsidR="00905931">
          <w:rPr>
            <w:rFonts w:eastAsia="Times New Roman"/>
            <w:color w:val="000000"/>
          </w:rPr>
          <w:t xml:space="preserve">, to test these ideas about </w:t>
        </w:r>
      </w:ins>
      <w:del w:id="34" w:author="Ian Wright" w:date="2021-07-20T11:13:00Z">
        <w:r w:rsidRPr="00771C52" w:rsidDel="00905931">
          <w:rPr>
            <w:rFonts w:eastAsia="Times New Roman"/>
            <w:color w:val="000000"/>
          </w:rPr>
          <w:delText xml:space="preserve">, alongside </w:delText>
        </w:r>
        <w:r w:rsidR="00E2660B" w:rsidDel="00905931">
          <w:rPr>
            <w:rFonts w:eastAsia="Times New Roman"/>
            <w:color w:val="000000"/>
          </w:rPr>
          <w:delText>eco-evolutionary optimality</w:delText>
        </w:r>
        <w:r w:rsidR="00E2660B" w:rsidRPr="00771C52" w:rsidDel="00905931">
          <w:rPr>
            <w:rFonts w:eastAsia="Times New Roman"/>
            <w:color w:val="000000"/>
          </w:rPr>
          <w:delText xml:space="preserve"> </w:delText>
        </w:r>
        <w:r w:rsidRPr="00771C52" w:rsidDel="00905931">
          <w:rPr>
            <w:rFonts w:eastAsia="Times New Roman"/>
            <w:color w:val="000000"/>
          </w:rPr>
          <w:delText xml:space="preserve">theory </w:delText>
        </w:r>
        <w:r w:rsidR="005A0FAA" w:rsidDel="00905931">
          <w:rPr>
            <w:rFonts w:eastAsia="Times New Roman"/>
            <w:color w:val="000000"/>
          </w:rPr>
          <w:fldChar w:fldCharType="begin" w:fldLock="1"/>
        </w:r>
        <w:r w:rsidR="005A0FAA" w:rsidDel="00905931">
          <w:rPr>
            <w:rFonts w:eastAsia="Times New Roman"/>
            <w:color w:val="000000"/>
          </w:rPr>
          <w:del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delInstrText>
        </w:r>
        <w:r w:rsidR="005A0FAA" w:rsidDel="00905931">
          <w:rPr>
            <w:rFonts w:eastAsia="Times New Roman"/>
            <w:color w:val="000000"/>
          </w:rPr>
          <w:fldChar w:fldCharType="separate"/>
        </w:r>
        <w:r w:rsidR="005A0FAA" w:rsidRPr="00E2660B" w:rsidDel="00905931">
          <w:rPr>
            <w:rFonts w:eastAsia="Times New Roman"/>
            <w:noProof/>
            <w:color w:val="000000"/>
          </w:rPr>
          <w:delText xml:space="preserve">(Franklin </w:delText>
        </w:r>
        <w:r w:rsidR="005A0FAA" w:rsidRPr="00E2660B" w:rsidDel="00905931">
          <w:rPr>
            <w:rFonts w:eastAsia="Times New Roman"/>
            <w:i/>
            <w:noProof/>
            <w:color w:val="000000"/>
          </w:rPr>
          <w:delText>et al.</w:delText>
        </w:r>
        <w:r w:rsidR="005A0FAA" w:rsidRPr="00E2660B" w:rsidDel="00905931">
          <w:rPr>
            <w:rFonts w:eastAsia="Times New Roman"/>
            <w:noProof/>
            <w:color w:val="000000"/>
          </w:rPr>
          <w:delText xml:space="preserve">, 2020; Harrison </w:delText>
        </w:r>
        <w:r w:rsidR="005A0FAA" w:rsidRPr="00E2660B" w:rsidDel="00905931">
          <w:rPr>
            <w:rFonts w:eastAsia="Times New Roman"/>
            <w:i/>
            <w:noProof/>
            <w:color w:val="000000"/>
          </w:rPr>
          <w:delText>et al.</w:delText>
        </w:r>
        <w:r w:rsidR="005A0FAA" w:rsidRPr="00E2660B" w:rsidDel="00905931">
          <w:rPr>
            <w:rFonts w:eastAsia="Times New Roman"/>
            <w:noProof/>
            <w:color w:val="000000"/>
          </w:rPr>
          <w:delText>, 2021)</w:delText>
        </w:r>
        <w:r w:rsidR="005A0FAA" w:rsidDel="00905931">
          <w:rPr>
            <w:rFonts w:eastAsia="Times New Roman"/>
            <w:color w:val="000000"/>
          </w:rPr>
          <w:fldChar w:fldCharType="end"/>
        </w:r>
        <w:r w:rsidR="005A0FAA" w:rsidDel="00905931">
          <w:rPr>
            <w:rFonts w:eastAsia="Times New Roman"/>
            <w:color w:val="000000"/>
          </w:rPr>
          <w:delText xml:space="preserve"> </w:delText>
        </w:r>
        <w:r w:rsidRPr="00771C52" w:rsidDel="00905931">
          <w:rPr>
            <w:rFonts w:eastAsia="Times New Roman"/>
            <w:color w:val="000000"/>
          </w:rPr>
          <w:delText xml:space="preserve">to better understand the response of </w:delText>
        </w:r>
      </w:del>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d="35" w:author="Ian Wright" w:date="2021-07-20T11:13:00Z">
        <w:r w:rsidR="00905931">
          <w:rPr>
            <w:rFonts w:eastAsia="Times New Roman"/>
            <w:color w:val="000000"/>
          </w:rPr>
          <w:t xml:space="preserve">and canopy responses </w:t>
        </w:r>
      </w:ins>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from theory using aboveground climate and leaf traits alone in comparison to belowground soil nitrogen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nitrogen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but that the effect of soil nitrogen availability 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w:t>
      </w:r>
      <w:r w:rsidR="004921F3">
        <w:rPr>
          <w:rFonts w:eastAsia="Times New Roman"/>
          <w:color w:val="000000"/>
        </w:rPr>
        <w:lastRenderedPageBreak/>
        <w:t xml:space="preserve">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We expected that soil nitrogen availability 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to soil nitrogen availability.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E10999">
        <w:tc>
          <w:tcPr>
            <w:tcW w:w="1800" w:type="dxa"/>
          </w:tcPr>
          <w:p w14:paraId="31877BFD" w14:textId="2014CDFF" w:rsidR="007D6AFA" w:rsidRDefault="007D6AFA" w:rsidP="00E1099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1099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1099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95575B" w:rsidR="007D6AFA" w:rsidRDefault="00AA150D" w:rsidP="007D6AFA">
            <w:pPr>
              <w:spacing w:line="480" w:lineRule="auto"/>
              <w:rPr>
                <w:rFonts w:eastAsia="Times New Roman"/>
                <w:b/>
                <w:color w:val="000000"/>
              </w:rPr>
            </w:pPr>
            <w:ins w:id="36" w:author="Ian Wright" w:date="2021-07-11T23:08:00Z">
              <w:r w:rsidRPr="00771C52">
                <w:rPr>
                  <w:rFonts w:eastAsia="Times New Roman"/>
                  <w:color w:val="000000"/>
                </w:rPr>
                <w:t>χ</w:t>
              </w:r>
            </w:ins>
            <w:del w:id="37" w:author="Ian Wright" w:date="2021-07-11T23:08:00Z">
              <w:r w:rsidR="007579E1" w:rsidRPr="00771C52" w:rsidDel="00AA150D">
                <w:rPr>
                  <w:rFonts w:eastAsia="Times New Roman"/>
                  <w:color w:val="000000"/>
                </w:rPr>
                <w:delText>Χ</w:delText>
              </w:r>
            </w:del>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a and b were assumed to be 4.4‰ and 27‰, respectively (Farquhar et al., 1989). For leaves of </w:t>
      </w:r>
      <w:commentRangeStart w:id="38"/>
      <w:r w:rsidRPr="00771C52">
        <w:rPr>
          <w:rFonts w:eastAsia="Times New Roman"/>
          <w:color w:val="000000"/>
        </w:rPr>
        <w:t>C</w:t>
      </w:r>
      <w:r w:rsidRPr="00771C52">
        <w:rPr>
          <w:rFonts w:eastAsia="Times New Roman"/>
          <w:color w:val="000000"/>
          <w:vertAlign w:val="subscript"/>
        </w:rPr>
        <w:t>4</w:t>
      </w:r>
      <w:commentRangeEnd w:id="38"/>
      <w:r w:rsidR="00A136A9">
        <w:rPr>
          <w:rStyle w:val="CommentReference"/>
        </w:rPr>
        <w:commentReference w:id="38"/>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For use in our analyses, </w:t>
      </w:r>
      <w:commentRangeStart w:id="39"/>
      <w:r w:rsidRPr="00771C52">
        <w:rPr>
          <w:rFonts w:eastAsia="Times New Roman"/>
          <w:color w:val="000000"/>
        </w:rPr>
        <w:t>we selected individuals</w:t>
      </w:r>
      <w:commentRangeEnd w:id="39"/>
      <w:r w:rsidR="00A136A9">
        <w:rPr>
          <w:rStyle w:val="CommentReference"/>
        </w:rPr>
        <w:commentReference w:id="39"/>
      </w:r>
      <w:r w:rsidRPr="00771C52">
        <w:rPr>
          <w:rFonts w:eastAsia="Times New Roman"/>
          <w:color w:val="000000"/>
        </w:rPr>
        <w:t xml:space="preserve">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commentRangeStart w:id="40"/>
            <w:r w:rsidRPr="00771C52">
              <w:rPr>
                <w:rFonts w:eastAsia="Times New Roman"/>
                <w:i/>
                <w:iCs/>
                <w:color w:val="000000"/>
              </w:rPr>
              <w:t>N</w:t>
            </w:r>
            <w:r w:rsidRPr="00771C52">
              <w:rPr>
                <w:rFonts w:eastAsia="Times New Roman"/>
                <w:color w:val="000000"/>
                <w:vertAlign w:val="subscript"/>
              </w:rPr>
              <w:t>PEP</w:t>
            </w:r>
            <w:commentRangeEnd w:id="40"/>
            <w:r w:rsidR="00A136A9">
              <w:rPr>
                <w:rStyle w:val="CommentReference"/>
              </w:rPr>
              <w:commentReference w:id="40"/>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Niinemets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p>
    <w:p w14:paraId="32D40F42" w14:textId="5A81F651"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r w:rsidR="003E3DED">
        <w:rPr>
          <w:rFonts w:eastAsia="Times New Roman"/>
          <w:i/>
          <w:color w:val="000000"/>
        </w:rPr>
        <w:t>N</w:t>
      </w:r>
      <w:r w:rsidR="003E3DED">
        <w:rPr>
          <w:rFonts w:eastAsia="Times New Roman"/>
          <w:color w:val="000000"/>
          <w:vertAlign w:val="subscript"/>
        </w:rPr>
        <w:t>area</w:t>
      </w:r>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commentRangeStart w:id="41"/>
      <w:r w:rsidR="00CA64B3">
        <w:rPr>
          <w:rFonts w:eastAsia="Times New Roman"/>
          <w:color w:val="000000"/>
        </w:rPr>
        <w:t>53</w:t>
      </w:r>
      <w:commentRangeEnd w:id="41"/>
      <w:r w:rsidR="00377AC4">
        <w:rPr>
          <w:rStyle w:val="CommentReference"/>
        </w:rPr>
        <w:commentReference w:id="41"/>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proofErr w:type="spellStart"/>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t>
      </w:r>
      <w:commentRangeStart w:id="42"/>
      <w:r w:rsidR="00CA64B3">
        <w:rPr>
          <w:rFonts w:eastAsia="Times New Roman"/>
          <w:color w:val="000000"/>
        </w:rPr>
        <w:t xml:space="preserve">was not surprising </w:t>
      </w:r>
      <w:commentRangeEnd w:id="42"/>
      <w:r w:rsidR="00B73040">
        <w:rPr>
          <w:rStyle w:val="CommentReference"/>
        </w:rPr>
        <w:commentReference w:id="42"/>
      </w:r>
      <w:r w:rsidR="00CA64B3">
        <w:rPr>
          <w:rFonts w:eastAsia="Times New Roman"/>
          <w:color w:val="000000"/>
        </w:rPr>
        <w:t>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w:t>
      </w:r>
      <w:ins w:id="43" w:author="Ian Wright" w:date="2021-07-11T23:20:00Z">
        <w:r w:rsidR="000E5C13">
          <w:rPr>
            <w:rFonts w:eastAsia="Times New Roman"/>
            <w:color w:val="000000"/>
          </w:rPr>
          <w:t xml:space="preserve">as </w:t>
        </w:r>
      </w:ins>
      <w:r w:rsidR="00604C4C">
        <w:rPr>
          <w:rFonts w:eastAsia="Times New Roman"/>
          <w:color w:val="000000"/>
        </w:rPr>
        <w:t>a variable in</w:t>
      </w:r>
      <w:r w:rsidR="00893A76">
        <w:rPr>
          <w:rFonts w:eastAsia="Times New Roman"/>
          <w:color w:val="000000"/>
        </w:rPr>
        <w:t xml:space="preserve"> in the model, the slope of the </w:t>
      </w:r>
      <w:r w:rsidR="00893A76">
        <w:rPr>
          <w:rFonts w:eastAsia="Times New Roman"/>
          <w:i/>
          <w:color w:val="000000"/>
        </w:rPr>
        <w:t>N</w:t>
      </w:r>
      <w:r w:rsidR="00893A76">
        <w:rPr>
          <w:rFonts w:eastAsia="Times New Roman"/>
          <w:color w:val="000000"/>
          <w:vertAlign w:val="subscript"/>
        </w:rPr>
        <w:t>area</w:t>
      </w:r>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ins w:id="44" w:author="Ian Wright" w:date="2021-07-20T11:25:00Z">
        <w:r w:rsidR="00B73040">
          <w:rPr>
            <w:rFonts w:eastAsia="Times New Roman"/>
            <w:color w:val="000000"/>
          </w:rPr>
          <w:t xml:space="preserve">effect </w:t>
        </w:r>
      </w:ins>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r w:rsidRPr="00742554">
        <w:rPr>
          <w:i/>
          <w:iCs/>
          <w:sz w:val="20"/>
          <w:szCs w:val="20"/>
        </w:rPr>
        <w:t>N</w:t>
      </w:r>
      <w:r w:rsidRPr="00742554">
        <w:rPr>
          <w:sz w:val="20"/>
          <w:szCs w:val="20"/>
          <w:vertAlign w:val="subscript"/>
        </w:rPr>
        <w:t>area</w:t>
      </w:r>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as fixed effects</w:t>
      </w:r>
      <w:r>
        <w:rPr>
          <w:sz w:val="20"/>
          <w:szCs w:val="20"/>
        </w:rPr>
        <w:t>.*</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5B951BEB" w:rsidR="005B6195" w:rsidRPr="001A720B" w:rsidRDefault="00B76C4E"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45" w:author="Ian Wright" w:date="2021-07-11T23:21:00Z">
        <w:r w:rsidR="003A1E67" w:rsidDel="00B76C4E">
          <w:rPr>
            <w:rFonts w:eastAsia="Times New Roman"/>
            <w:color w:val="000000"/>
          </w:rPr>
          <w:delText xml:space="preserve">is </w:delText>
        </w:r>
      </w:del>
      <w:r w:rsidR="003A1E67">
        <w:rPr>
          <w:rFonts w:eastAsia="Times New Roman"/>
          <w:color w:val="000000"/>
        </w:rPr>
        <w:t xml:space="preserve">reflects the aboveground climate impact on </w:t>
      </w:r>
      <w:r w:rsidR="003A1E67">
        <w:rPr>
          <w:rFonts w:eastAsia="Times New Roman"/>
          <w:i/>
          <w:color w:val="000000"/>
        </w:rPr>
        <w:t>N</w:t>
      </w:r>
      <w:r w:rsidR="003A1E67">
        <w:rPr>
          <w:rFonts w:eastAsia="Times New Roman"/>
          <w:color w:val="000000"/>
          <w:vertAlign w:val="subscript"/>
        </w:rPr>
        <w:t>area</w:t>
      </w:r>
      <w:r w:rsidR="003A1E67">
        <w:rPr>
          <w:rFonts w:eastAsia="Times New Roman"/>
          <w:color w:val="000000"/>
        </w:rPr>
        <w:t>, while t</w:t>
      </w:r>
      <w:commentRangeStart w:id="46"/>
      <w:r w:rsidR="003A1E67">
        <w:rPr>
          <w:rFonts w:eastAsia="Times New Roman"/>
          <w:color w:val="000000"/>
        </w:rPr>
        <w:t xml:space="preserve">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commentRangeEnd w:id="46"/>
      <w:proofErr w:type="spellEnd"/>
      <w:r w:rsidR="00B73040">
        <w:rPr>
          <w:rStyle w:val="CommentReference"/>
        </w:rPr>
        <w:commentReference w:id="46"/>
      </w:r>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effects</w:t>
      </w:r>
      <w:r>
        <w:rPr>
          <w:sz w:val="20"/>
          <w:szCs w:val="20"/>
        </w:rPr>
        <w:t>.*</w:t>
      </w:r>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commentRangeStart w:id="47"/>
      <w:proofErr w:type="spellStart"/>
      <w:r w:rsidR="00BF1133" w:rsidRPr="00DA24C9">
        <w:rPr>
          <w:rFonts w:eastAsia="Times New Roman"/>
          <w:i/>
          <w:iCs/>
          <w:color w:val="000000"/>
        </w:rPr>
        <w:t>N</w:t>
      </w:r>
      <w:r w:rsidR="00BF1133" w:rsidRPr="00DA24C9">
        <w:rPr>
          <w:rFonts w:eastAsia="Times New Roman"/>
          <w:color w:val="000000"/>
          <w:vertAlign w:val="subscript"/>
        </w:rPr>
        <w:t>structure</w:t>
      </w:r>
      <w:commentRangeEnd w:id="47"/>
      <w:proofErr w:type="spellEnd"/>
      <w:r w:rsidR="00B73040">
        <w:rPr>
          <w:rStyle w:val="CommentReference"/>
        </w:rPr>
        <w:commentReference w:id="47"/>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r w:rsidR="00880F5C">
        <w:rPr>
          <w:rFonts w:eastAsia="Times New Roman"/>
          <w:i/>
          <w:color w:val="000000"/>
        </w:rPr>
        <w:t>N</w:t>
      </w:r>
      <w:r w:rsidR="00880F5C">
        <w:rPr>
          <w:rFonts w:eastAsia="Times New Roman"/>
          <w:color w:val="000000"/>
          <w:vertAlign w:val="subscript"/>
        </w:rPr>
        <w:t>area</w:t>
      </w:r>
      <w:r w:rsidR="00880F5C">
        <w:rPr>
          <w:rFonts w:eastAsia="Times New Roman"/>
          <w:color w:val="000000"/>
        </w:rPr>
        <w:t xml:space="preserve"> to added soil 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commentRangeStart w:id="48"/>
      <w:r w:rsidR="00880F5C">
        <w:rPr>
          <w:rFonts w:eastAsia="Times New Roman"/>
          <w:color w:val="000000"/>
        </w:rPr>
        <w:t>Table 6</w:t>
      </w:r>
      <w:commentRangeEnd w:id="48"/>
      <w:r w:rsidR="00EB2355">
        <w:rPr>
          <w:rStyle w:val="CommentReference"/>
        </w:rPr>
        <w:commentReference w:id="48"/>
      </w:r>
      <w:r w:rsidR="00880F5C">
        <w:rPr>
          <w:rFonts w:eastAsia="Times New Roman"/>
          <w:color w:val="000000"/>
        </w:rPr>
        <w:t xml:space="preserve">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r w:rsidR="002A727E" w:rsidRPr="001B44B1">
        <w:rPr>
          <w:rFonts w:eastAsia="Times New Roman"/>
          <w:i/>
          <w:iCs/>
          <w:color w:val="000000"/>
        </w:rPr>
        <w:t>N</w:t>
      </w:r>
      <w:r w:rsidR="002A727E" w:rsidRPr="00771C52">
        <w:rPr>
          <w:rFonts w:eastAsia="Times New Roman"/>
          <w:color w:val="000000"/>
          <w:vertAlign w:val="subscript"/>
        </w:rPr>
        <w:t>area</w:t>
      </w:r>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r w:rsidRPr="0070307F">
        <w:rPr>
          <w:rFonts w:eastAsia="Times New Roman"/>
          <w:i/>
          <w:iCs/>
          <w:color w:val="000000"/>
          <w:sz w:val="20"/>
          <w:szCs w:val="20"/>
        </w:rPr>
        <w:t>N</w:t>
      </w:r>
      <w:r w:rsidRPr="0070307F">
        <w:rPr>
          <w:rFonts w:eastAsia="Times New Roman"/>
          <w:color w:val="000000"/>
          <w:sz w:val="20"/>
          <w:szCs w:val="20"/>
          <w:vertAlign w:val="subscript"/>
        </w:rPr>
        <w:t>area</w:t>
      </w:r>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and </w:t>
      </w:r>
      <w:r w:rsidR="00B25CDC" w:rsidRPr="00DA24C9">
        <w:rPr>
          <w:b w:val="0"/>
          <w:bCs w:val="0"/>
          <w:color w:val="000000"/>
          <w:sz w:val="24"/>
          <w:szCs w:val="24"/>
        </w:rPr>
        <w:t xml:space="preserve"> 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w:t>
      </w:r>
      <w:commentRangeStart w:id="49"/>
      <w:r w:rsidR="00292985">
        <w:t>leaf nitrogen</w:t>
      </w:r>
      <w:commentRangeEnd w:id="49"/>
      <w:r w:rsidR="009502A4">
        <w:rPr>
          <w:rStyle w:val="CommentReference"/>
        </w:rPr>
        <w:commentReference w:id="49"/>
      </w:r>
      <w:r w:rsidR="00292985">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xml:space="preserve">. Some even suggest that leaf </w:t>
      </w:r>
      <w:commentRangeStart w:id="50"/>
      <w:r w:rsidR="000D0F58">
        <w:t>nitrogen</w:t>
      </w:r>
      <w:commentRangeEnd w:id="50"/>
      <w:r w:rsidR="009502A4">
        <w:rPr>
          <w:rStyle w:val="CommentReference"/>
        </w:rPr>
        <w:commentReference w:id="50"/>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commentRangeStart w:id="51"/>
      <w:r w:rsidR="00BB64EC">
        <w:t>nitrogen</w:t>
      </w:r>
      <w:commentRangeEnd w:id="51"/>
      <w:r w:rsidR="009502A4">
        <w:rPr>
          <w:rStyle w:val="CommentReference"/>
        </w:rPr>
        <w:commentReference w:id="51"/>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w:t>
      </w:r>
      <w:commentRangeStart w:id="52"/>
      <w:r w:rsidR="00B42B31">
        <w:t>nitrogen</w:t>
      </w:r>
      <w:commentRangeEnd w:id="52"/>
      <w:r w:rsidR="009502A4">
        <w:rPr>
          <w:rStyle w:val="CommentReference"/>
        </w:rPr>
        <w:commentReference w:id="52"/>
      </w:r>
      <w:r w:rsidR="00B42B3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w:t>
      </w:r>
      <w:commentRangeStart w:id="53"/>
      <w:r>
        <w:t>his was primarily the result of an increase the concentration of nitrogen (i.e., g g</w:t>
      </w:r>
      <w:r>
        <w:rPr>
          <w:vertAlign w:val="superscript"/>
        </w:rPr>
        <w:t>-1</w:t>
      </w:r>
      <w:r>
        <w:t>)</w:t>
      </w:r>
      <w:commentRangeEnd w:id="53"/>
      <w:r w:rsidR="009502A4">
        <w:rPr>
          <w:rStyle w:val="CommentReference"/>
        </w:rPr>
        <w:commentReference w:id="53"/>
      </w:r>
      <w:r>
        <w:t xml:space="preserve">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commentRangeStart w:id="54"/>
      <w:r>
        <w:t>nitrogen</w:t>
      </w:r>
      <w:commentRangeEnd w:id="54"/>
      <w:r w:rsidR="003E0F2C">
        <w:rPr>
          <w:rStyle w:val="CommentReference"/>
        </w:rPr>
        <w:commentReference w:id="54"/>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r w:rsidR="00562A58">
        <w:rPr>
          <w:i/>
        </w:rPr>
        <w:t>N</w:t>
      </w:r>
      <w:r w:rsidR="00562A58">
        <w:rPr>
          <w:vertAlign w:val="subscript"/>
        </w:rPr>
        <w:t>area</w:t>
      </w:r>
      <w:r w:rsidR="00562A58">
        <w:t xml:space="preserve"> </w:t>
      </w:r>
      <w:r w:rsidR="001F3BE9">
        <w:t>with a relative importance value of 54%.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6%)</w:t>
      </w:r>
      <w:r w:rsidR="005948A0">
        <w:t xml:space="preserve">. The negative relationship confirms theoretical expectations that plants that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r>
        <w:rPr>
          <w:i/>
        </w:rPr>
        <w:t>N</w:t>
      </w:r>
      <w:r>
        <w:rPr>
          <w:vertAlign w:val="subscript"/>
        </w:rPr>
        <w:t>area</w:t>
      </w:r>
      <w:r w:rsidR="001F3BE9">
        <w:t xml:space="preserve"> with a combined relative importance value of 9%</w:t>
      </w:r>
      <w:r>
        <w:t xml:space="preserve">. </w:t>
      </w:r>
      <w:r w:rsidR="002436D6">
        <w:t xml:space="preserve">Nitrogen 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r w:rsidR="00E213DA">
        <w:rPr>
          <w:i/>
        </w:rPr>
        <w:t>N</w:t>
      </w:r>
      <w:r w:rsidR="00E213DA">
        <w:rPr>
          <w:vertAlign w:val="subscript"/>
        </w:rPr>
        <w:t>area</w:t>
      </w:r>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r>
        <w:rPr>
          <w:i/>
        </w:rPr>
        <w:t>N</w:t>
      </w:r>
      <w:r>
        <w:rPr>
          <w:vertAlign w:val="subscript"/>
        </w:rPr>
        <w:t>area</w:t>
      </w:r>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r>
        <w:rPr>
          <w:i/>
        </w:rPr>
        <w:t>N</w:t>
      </w:r>
      <w:r>
        <w:rPr>
          <w:vertAlign w:val="subscript"/>
        </w:rPr>
        <w:t>area</w:t>
      </w:r>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r w:rsidR="00D332E5">
        <w:rPr>
          <w:i/>
        </w:rPr>
        <w:t>N</w:t>
      </w:r>
      <w:r w:rsidR="00D332E5">
        <w:rPr>
          <w:vertAlign w:val="subscript"/>
        </w:rPr>
        <w:t>area</w:t>
      </w:r>
      <w:r w:rsidR="00D332E5">
        <w:t>. However, a non-negli</w:t>
      </w:r>
      <w:r w:rsidR="00A67554">
        <w:t xml:space="preserve">gible addition </w:t>
      </w:r>
      <w:commentRangeStart w:id="55"/>
      <w:r w:rsidR="00A67554">
        <w:t xml:space="preserve">17% </w:t>
      </w:r>
      <w:commentRangeEnd w:id="55"/>
      <w:r w:rsidR="003E0F2C">
        <w:rPr>
          <w:rStyle w:val="CommentReference"/>
        </w:rPr>
        <w:commentReference w:id="55"/>
      </w:r>
      <w:r w:rsidR="00A67554">
        <w:t xml:space="preserve">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The N</w:t>
      </w:r>
      <w:r>
        <w:rPr>
          <w:i/>
          <w:vertAlign w:val="subscript"/>
        </w:rPr>
        <w:t>area</w:t>
      </w:r>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availability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commentRangeStart w:id="56"/>
      <w:r w:rsidR="000C26ED">
        <w:t xml:space="preserve">Our results confirmed that the change in biomass in response to a change in soil nitrogen was negatively correlated to the </w:t>
      </w:r>
      <w:r w:rsidR="000C26ED">
        <w:rPr>
          <w:i/>
        </w:rPr>
        <w:t>N</w:t>
      </w:r>
      <w:r w:rsidR="000C26ED">
        <w:rPr>
          <w:vertAlign w:val="subscript"/>
        </w:rPr>
        <w:t>area</w:t>
      </w:r>
      <w:r w:rsidR="000C26ED">
        <w:t xml:space="preserve"> response to soil nitrogen </w:t>
      </w:r>
      <w:r w:rsidR="00536B03">
        <w:t>availabilit</w:t>
      </w:r>
      <w:commentRangeEnd w:id="56"/>
      <w:r w:rsidR="003E0F2C">
        <w:rPr>
          <w:rStyle w:val="CommentReference"/>
        </w:rPr>
        <w:commentReference w:id="56"/>
      </w:r>
      <w:r w:rsidR="00536B03">
        <w:t>y. T</w:t>
      </w:r>
      <w:r w:rsidR="001D0C18">
        <w:t>his indicates that the positive soil N-</w:t>
      </w:r>
      <w:r w:rsidR="001D0C18">
        <w:rPr>
          <w:i/>
        </w:rPr>
        <w:t>N</w:t>
      </w:r>
      <w:r w:rsidR="001D0C18">
        <w:rPr>
          <w:vertAlign w:val="subscript"/>
        </w:rPr>
        <w:t>area</w:t>
      </w:r>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bookmarkStart w:id="57" w:name="_GoBack"/>
      <w:bookmarkEnd w:id="57"/>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58"/>
      <w:r>
        <w:rPr>
          <w:b/>
        </w:rPr>
        <w:t>Acknowledgements</w:t>
      </w:r>
      <w:commentRangeEnd w:id="58"/>
      <w:r w:rsidR="00DD7DE1">
        <w:rPr>
          <w:rStyle w:val="CommentReference"/>
        </w:rPr>
        <w:commentReference w:id="58"/>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6-28T12:09:00Z" w:initials="NGS">
    <w:p w14:paraId="17B99683" w14:textId="5E284345" w:rsidR="00EB2355" w:rsidRDefault="00EB2355">
      <w:pPr>
        <w:pStyle w:val="CommentText"/>
      </w:pPr>
      <w:r>
        <w:rPr>
          <w:rStyle w:val="CommentReference"/>
        </w:rPr>
        <w:annotationRef/>
      </w:r>
      <w:r>
        <w:t>Please add names and affiliations</w:t>
      </w:r>
    </w:p>
  </w:comment>
  <w:comment w:id="3" w:author="Ian Wright" w:date="2021-07-20T10:16:00Z" w:initials="IW">
    <w:p w14:paraId="589356FA" w14:textId="35ADD450" w:rsidR="00EB2355" w:rsidRDefault="00EB2355">
      <w:pPr>
        <w:pStyle w:val="CommentText"/>
      </w:pPr>
      <w:r>
        <w:rPr>
          <w:rStyle w:val="CommentReference"/>
        </w:rPr>
        <w:annotationRef/>
      </w:r>
      <w:r>
        <w:t xml:space="preserve">Be more specific what this means. Thicker, higher density (higher LMA) leaves? Higher LAI? </w:t>
      </w:r>
    </w:p>
  </w:comment>
  <w:comment w:id="4" w:author="Ian Wright" w:date="2021-07-20T10:17:00Z" w:initials="IW">
    <w:p w14:paraId="36E8B87F" w14:textId="77777777" w:rsidR="00EB2355" w:rsidRDefault="00EB2355">
      <w:pPr>
        <w:pStyle w:val="CommentText"/>
      </w:pPr>
      <w:r>
        <w:rPr>
          <w:rStyle w:val="CommentReference"/>
        </w:rPr>
        <w:annotationRef/>
      </w:r>
      <w:r>
        <w:t>Very long compound noun!</w:t>
      </w:r>
    </w:p>
    <w:p w14:paraId="41507693" w14:textId="7E9B9E6F" w:rsidR="00EB2355" w:rsidRDefault="00EB2355">
      <w:pPr>
        <w:pStyle w:val="CommentText"/>
      </w:pPr>
      <w:r>
        <w:t>“Globally-distributed network of experimental nitrogen addition experiments, focused on grasslands”</w:t>
      </w:r>
    </w:p>
  </w:comment>
  <w:comment w:id="5" w:author="Ian Wright" w:date="2021-07-20T10:22:00Z" w:initials="IW">
    <w:p w14:paraId="202F170E" w14:textId="46C3CC82" w:rsidR="00EB2355" w:rsidRDefault="00EB2355">
      <w:pPr>
        <w:pStyle w:val="CommentText"/>
      </w:pPr>
      <w:r>
        <w:rPr>
          <w:rStyle w:val="CommentReference"/>
        </w:rPr>
        <w:annotationRef/>
      </w:r>
      <w:r>
        <w:t xml:space="preserve">Since Narea = </w:t>
      </w:r>
      <w:proofErr w:type="spellStart"/>
      <w:r>
        <w:t>Nmass</w:t>
      </w:r>
      <w:proofErr w:type="spellEnd"/>
      <w:r>
        <w:t xml:space="preserve"> x LMA, immediately I’m wondering whether </w:t>
      </w:r>
      <w:proofErr w:type="spellStart"/>
      <w:r>
        <w:t>Nmass</w:t>
      </w:r>
      <w:proofErr w:type="spellEnd"/>
      <w:r>
        <w:t xml:space="preserve"> changed with soil N addition</w:t>
      </w:r>
    </w:p>
  </w:comment>
  <w:comment w:id="11" w:author="Ian Wright" w:date="2021-07-20T10:23:00Z" w:initials="IW">
    <w:p w14:paraId="522C855E" w14:textId="7626FE1E" w:rsidR="00EB2355" w:rsidRDefault="00EB2355">
      <w:pPr>
        <w:pStyle w:val="CommentText"/>
      </w:pPr>
      <w:r>
        <w:rPr>
          <w:rStyle w:val="CommentReference"/>
        </w:rPr>
        <w:annotationRef/>
      </w:r>
      <w:r>
        <w:t>“function of” may be better (as “product implies multiplication…)</w:t>
      </w:r>
    </w:p>
  </w:comment>
  <w:comment w:id="12" w:author="Ian Wright" w:date="2021-07-11T22:35:00Z" w:initials="IW">
    <w:p w14:paraId="78743DC8" w14:textId="71F1FA46" w:rsidR="00EB2355" w:rsidRDefault="00EB2355">
      <w:pPr>
        <w:pStyle w:val="CommentText"/>
      </w:pPr>
      <w:r>
        <w:rPr>
          <w:rStyle w:val="CommentReference"/>
        </w:rPr>
        <w:annotationRef/>
      </w:r>
      <w:r>
        <w:t xml:space="preserve">Another complexity which really needs to be mentioned, and properly thought through in the context of this work,  is if higher soil N leads to higher leaf N/mass but lower LMA, the degree to which N/area increases depends on the relative magnitude of shifts in </w:t>
      </w:r>
      <w:proofErr w:type="spellStart"/>
      <w:r>
        <w:t>Nmass</w:t>
      </w:r>
      <w:proofErr w:type="spellEnd"/>
      <w:r>
        <w:t xml:space="preserve"> and LMA. That is, if the shifts were of equal magnitude they would cancel out, yielding no apparent effect.  And if the shift in LMA was larger than that in </w:t>
      </w:r>
      <w:proofErr w:type="spellStart"/>
      <w:r>
        <w:t>Nmass</w:t>
      </w:r>
      <w:proofErr w:type="spellEnd"/>
      <w:r>
        <w:t>, Narea would actually decrease.</w:t>
      </w:r>
    </w:p>
    <w:p w14:paraId="036E879C" w14:textId="77777777" w:rsidR="00EB2355" w:rsidRDefault="00EB2355">
      <w:pPr>
        <w:pStyle w:val="CommentText"/>
      </w:pPr>
      <w:r>
        <w:t xml:space="preserve">Is there any evidence for this sort of thing from </w:t>
      </w:r>
      <w:proofErr w:type="spellStart"/>
      <w:r>
        <w:t>NutNet</w:t>
      </w:r>
      <w:proofErr w:type="spellEnd"/>
      <w:r>
        <w:t>?</w:t>
      </w:r>
    </w:p>
    <w:p w14:paraId="607DD90C" w14:textId="77777777" w:rsidR="00EB2355" w:rsidRDefault="00EB2355">
      <w:pPr>
        <w:pStyle w:val="CommentText"/>
      </w:pPr>
    </w:p>
    <w:p w14:paraId="558DC2F0" w14:textId="3866C9E5" w:rsidR="00EB2355" w:rsidRDefault="00EB2355">
      <w:pPr>
        <w:pStyle w:val="CommentText"/>
      </w:pPr>
      <w:r>
        <w:t xml:space="preserve">See also Fig 1 in Ordonez et al 2009 GEB </w:t>
      </w:r>
      <w:r w:rsidRPr="00D965F3">
        <w:t>18:137-149</w:t>
      </w:r>
      <w:r>
        <w:t xml:space="preserve">, where we observed SLA and </w:t>
      </w:r>
      <w:proofErr w:type="spellStart"/>
      <w:r>
        <w:t>Nmass</w:t>
      </w:r>
      <w:proofErr w:type="spellEnd"/>
      <w:r>
        <w:t xml:space="preserve"> increasing with soil N mineralization, leading to no relationship with Narea.</w:t>
      </w:r>
    </w:p>
  </w:comment>
  <w:comment w:id="15" w:author="Ian Wright" w:date="2021-07-20T10:31:00Z" w:initials="IW">
    <w:p w14:paraId="58E3E989" w14:textId="1141254A" w:rsidR="00EB2355" w:rsidRPr="00D965F3" w:rsidRDefault="00EB2355">
      <w:pPr>
        <w:pStyle w:val="CommentText"/>
        <w:rPr>
          <w:i/>
        </w:rPr>
      </w:pPr>
      <w:r>
        <w:rPr>
          <w:rStyle w:val="CommentReference"/>
        </w:rPr>
        <w:annotationRef/>
      </w:r>
      <w:r>
        <w:t xml:space="preserve">Oh – so not </w:t>
      </w:r>
      <w:r>
        <w:rPr>
          <w:i/>
        </w:rPr>
        <w:t xml:space="preserve">co-limited </w:t>
      </w:r>
      <w:r w:rsidRPr="00D965F3">
        <w:t xml:space="preserve">by carboxylation and </w:t>
      </w:r>
      <w:r>
        <w:t>electron transport?</w:t>
      </w:r>
    </w:p>
  </w:comment>
  <w:comment w:id="16" w:author="Ian Wright" w:date="2021-07-20T10:31:00Z" w:initials="IW">
    <w:p w14:paraId="78E76414" w14:textId="72BCA270" w:rsidR="00EB2355" w:rsidRDefault="00EB2355">
      <w:pPr>
        <w:pStyle w:val="CommentText"/>
      </w:pPr>
      <w:r>
        <w:rPr>
          <w:rStyle w:val="CommentReference"/>
        </w:rPr>
        <w:annotationRef/>
      </w:r>
      <w:r>
        <w:t>What does this mean?</w:t>
      </w:r>
    </w:p>
  </w:comment>
  <w:comment w:id="26" w:author="Ian Wright" w:date="2021-07-11T22:51:00Z" w:initials="IW">
    <w:p w14:paraId="0B0813A5" w14:textId="56991D34" w:rsidR="00EB2355" w:rsidRDefault="00EB2355">
      <w:pPr>
        <w:pStyle w:val="CommentText"/>
      </w:pPr>
      <w:r>
        <w:rPr>
          <w:rStyle w:val="CommentReference"/>
        </w:rPr>
        <w:annotationRef/>
      </w:r>
      <w:r>
        <w:t>As written it seemed to suggest that what’s shown in Fig 1 here was part of the Franklin/Harrison papers – but it wasn’t, I don’t think. This is actually new theory?).</w:t>
      </w:r>
    </w:p>
    <w:p w14:paraId="37B2E994" w14:textId="77777777" w:rsidR="00EB2355" w:rsidRDefault="00EB2355">
      <w:pPr>
        <w:pStyle w:val="CommentText"/>
      </w:pPr>
    </w:p>
    <w:p w14:paraId="60343CA2" w14:textId="6C1FE172" w:rsidR="00EB2355" w:rsidRDefault="00EB2355">
      <w:pPr>
        <w:pStyle w:val="CommentText"/>
      </w:pPr>
      <w:r>
        <w:t>Anyway, interesting idea - I like it!  But it’s described so briefly here I don’t think it’s given justice. How about expanding the exposition of the new theory, in its own sub-section of Introduction?  (or do this in an Appendix – though it may get lost there)</w:t>
      </w:r>
    </w:p>
  </w:comment>
  <w:comment w:id="32" w:author="Ian Wright" w:date="2021-07-20T10:52:00Z" w:initials="IW">
    <w:p w14:paraId="0DE482B8" w14:textId="77777777" w:rsidR="00EB2355" w:rsidRDefault="00EB2355">
      <w:pPr>
        <w:pStyle w:val="CommentText"/>
      </w:pPr>
      <w:r>
        <w:rPr>
          <w:rStyle w:val="CommentReference"/>
        </w:rPr>
        <w:annotationRef/>
      </w:r>
      <w:r>
        <w:t xml:space="preserve">Canopy biomass specifically, or </w:t>
      </w:r>
      <w:r>
        <w:rPr>
          <w:i/>
        </w:rPr>
        <w:t>any</w:t>
      </w:r>
      <w:r>
        <w:t xml:space="preserve"> biomass?</w:t>
      </w:r>
    </w:p>
    <w:p w14:paraId="0213F477" w14:textId="77777777" w:rsidR="00EB2355" w:rsidRDefault="00EB2355">
      <w:pPr>
        <w:pStyle w:val="CommentText"/>
      </w:pPr>
    </w:p>
    <w:p w14:paraId="2E76198B" w14:textId="77777777" w:rsidR="00EB2355" w:rsidRDefault="00EB2355">
      <w:pPr>
        <w:pStyle w:val="CommentText"/>
      </w:pPr>
      <w:r>
        <w:t>If just canopy, is the idea that whole-canopy N content increases under N addition, and the “decision” a plant needs to make is whether to deploy that extra N as higher Narea with same total leaf area, or as unchanged Narea but greater total leaf area?</w:t>
      </w:r>
    </w:p>
    <w:p w14:paraId="64D2A8BF" w14:textId="77777777" w:rsidR="00EB2355" w:rsidRDefault="00EB2355">
      <w:pPr>
        <w:pStyle w:val="CommentText"/>
      </w:pPr>
    </w:p>
    <w:p w14:paraId="5839787C" w14:textId="4C00DE59" w:rsidR="00EB2355" w:rsidRDefault="00EB2355">
      <w:pPr>
        <w:pStyle w:val="CommentText"/>
      </w:pPr>
      <w:r>
        <w:t>To what extent is higher Narea possible in existing leaves, or is it more achievable in newly-developing leaves? Does plasticity matter?</w:t>
      </w:r>
    </w:p>
    <w:p w14:paraId="26192AA1" w14:textId="77777777" w:rsidR="00EB2355" w:rsidRDefault="00EB2355">
      <w:pPr>
        <w:pStyle w:val="CommentText"/>
      </w:pPr>
    </w:p>
    <w:p w14:paraId="5066AE90" w14:textId="57A9CE61" w:rsidR="00EB2355" w:rsidRPr="00861DDB" w:rsidRDefault="00EB2355" w:rsidP="00741717">
      <w:pPr>
        <w:pStyle w:val="CommentText"/>
        <w:rPr>
          <w:i/>
        </w:rPr>
      </w:pPr>
      <w:r>
        <w:t xml:space="preserve">Is notable leaf turnover required to build new canopy area – e.g. to provide the nutrient requirements other than N? If so, does that suggest a need to potentially also consider leaf lifespan? E.g. would species with strongly contrasting LL differ in their response to </w:t>
      </w:r>
      <w:proofErr w:type="spellStart"/>
      <w:r>
        <w:t>N</w:t>
      </w:r>
      <w:proofErr w:type="spellEnd"/>
      <w:r>
        <w:t xml:space="preserve"> addition?</w:t>
      </w:r>
    </w:p>
  </w:comment>
  <w:comment w:id="38" w:author="Ian Wright" w:date="2021-07-11T23:10:00Z" w:initials="IW">
    <w:p w14:paraId="21430FE7" w14:textId="68BE60B3" w:rsidR="00EB2355" w:rsidRDefault="00EB2355">
      <w:pPr>
        <w:pStyle w:val="CommentText"/>
      </w:pPr>
      <w:r>
        <w:rPr>
          <w:rStyle w:val="CommentReference"/>
        </w:rPr>
        <w:annotationRef/>
      </w:r>
      <w:r>
        <w:t>What proportion of dataset was C4?</w:t>
      </w:r>
    </w:p>
  </w:comment>
  <w:comment w:id="39" w:author="Ian Wright" w:date="2021-07-11T23:09:00Z" w:initials="IW">
    <w:p w14:paraId="2500623B" w14:textId="3C77A9F5" w:rsidR="00EB2355" w:rsidRPr="00A136A9" w:rsidRDefault="00EB2355">
      <w:pPr>
        <w:pStyle w:val="CommentText"/>
      </w:pPr>
      <w:r>
        <w:rPr>
          <w:rStyle w:val="CommentReference"/>
        </w:rPr>
        <w:annotationRef/>
      </w:r>
      <w:r>
        <w:t xml:space="preserve">Perhaps would be more informative to say how many  individuals were </w:t>
      </w:r>
      <w:r>
        <w:rPr>
          <w:i/>
        </w:rPr>
        <w:t>excluded</w:t>
      </w:r>
      <w:r>
        <w:t>?</w:t>
      </w:r>
    </w:p>
  </w:comment>
  <w:comment w:id="40" w:author="Ian Wright" w:date="2021-07-11T23:13:00Z" w:initials="IW">
    <w:p w14:paraId="52D42914" w14:textId="2282AB84" w:rsidR="00EB2355" w:rsidRDefault="00EB2355">
      <w:pPr>
        <w:pStyle w:val="CommentText"/>
      </w:pPr>
      <w:r>
        <w:rPr>
          <w:rStyle w:val="CommentReference"/>
        </w:rPr>
        <w:annotationRef/>
      </w:r>
      <w:r>
        <w:t>Exciting to see this in here! I’ll look up the Scott &amp; Smith manuscript…</w:t>
      </w:r>
    </w:p>
  </w:comment>
  <w:comment w:id="41" w:author="Ian Wright" w:date="2021-07-20T11:17:00Z" w:initials="IW">
    <w:p w14:paraId="1D332964" w14:textId="77777777" w:rsidR="00EB2355" w:rsidRDefault="00EB2355">
      <w:pPr>
        <w:pStyle w:val="CommentText"/>
      </w:pPr>
      <w:r>
        <w:rPr>
          <w:rStyle w:val="CommentReference"/>
        </w:rPr>
        <w:annotationRef/>
      </w:r>
      <w:r>
        <w:t xml:space="preserve">So, LMA </w:t>
      </w:r>
      <w:r w:rsidRPr="00377AC4">
        <w:rPr>
          <w:i/>
        </w:rPr>
        <w:t xml:space="preserve">increased </w:t>
      </w:r>
      <w:r>
        <w:t xml:space="preserve">in relation to N addition, and this then drive an increase in Narea? If so, this is super-interesting as, in general you’d expect LMA to </w:t>
      </w:r>
      <w:r>
        <w:rPr>
          <w:i/>
        </w:rPr>
        <w:t xml:space="preserve">decrease </w:t>
      </w:r>
      <w:r>
        <w:t>in response to nutrient addition.</w:t>
      </w:r>
    </w:p>
    <w:p w14:paraId="0B34704E" w14:textId="77777777" w:rsidR="00EB2355" w:rsidRDefault="00EB2355">
      <w:pPr>
        <w:pStyle w:val="CommentText"/>
      </w:pPr>
    </w:p>
    <w:p w14:paraId="245B64CF" w14:textId="77777777" w:rsidR="00EB2355" w:rsidRDefault="00EB2355">
      <w:pPr>
        <w:pStyle w:val="CommentText"/>
      </w:pPr>
      <w:r>
        <w:t>Given the LMA effect is itself a response to N addition, then presumably the overall soil effect is very strong? I.e. 53% + 2% = 55%.</w:t>
      </w:r>
    </w:p>
    <w:p w14:paraId="0EA8EE02" w14:textId="4282F4D0" w:rsidR="00EB2355" w:rsidRPr="00377AC4" w:rsidRDefault="00EB2355">
      <w:pPr>
        <w:pStyle w:val="CommentText"/>
      </w:pPr>
      <w:r>
        <w:t>Or am I confused?</w:t>
      </w:r>
    </w:p>
  </w:comment>
  <w:comment w:id="42" w:author="Ian Wright" w:date="2021-07-20T11:24:00Z" w:initials="IW">
    <w:p w14:paraId="4441D9C6" w14:textId="77777777" w:rsidR="00EB2355" w:rsidRDefault="00EB2355">
      <w:pPr>
        <w:pStyle w:val="CommentText"/>
      </w:pPr>
      <w:r>
        <w:rPr>
          <w:rStyle w:val="CommentReference"/>
        </w:rPr>
        <w:annotationRef/>
      </w:r>
      <w:r>
        <w:t>If the effect is positive, as reported in the table, then the correlation is deeply surprising – Eq 1 implies a negative relationship.</w:t>
      </w:r>
    </w:p>
    <w:p w14:paraId="6D345943" w14:textId="77777777" w:rsidR="00EB2355" w:rsidRDefault="00EB2355">
      <w:pPr>
        <w:pStyle w:val="CommentText"/>
      </w:pPr>
    </w:p>
    <w:p w14:paraId="31A46758" w14:textId="1E7051B3" w:rsidR="00EB2355" w:rsidRDefault="00EB2355">
      <w:pPr>
        <w:pStyle w:val="CommentText"/>
      </w:pPr>
      <w:r>
        <w:t xml:space="preserve">What happened with </w:t>
      </w:r>
      <w:proofErr w:type="spellStart"/>
      <w:r>
        <w:t>Nmass</w:t>
      </w:r>
      <w:proofErr w:type="spellEnd"/>
      <w:r w:rsidR="00E615CA">
        <w:t>?</w:t>
      </w:r>
      <w:r>
        <w:t xml:space="preserve"> At least for me, to understand what happens with Narea I need to know both </w:t>
      </w:r>
      <w:proofErr w:type="spellStart"/>
      <w:r>
        <w:t>Nmass</w:t>
      </w:r>
      <w:proofErr w:type="spellEnd"/>
      <w:r>
        <w:t xml:space="preserve"> and LMA.</w:t>
      </w:r>
    </w:p>
  </w:comment>
  <w:comment w:id="46" w:author="Ian Wright" w:date="2021-07-20T11:28:00Z" w:initials="IW">
    <w:p w14:paraId="25C91940" w14:textId="7846D38F" w:rsidR="00EB2355" w:rsidRDefault="00EB2355">
      <w:pPr>
        <w:pStyle w:val="CommentText"/>
      </w:pPr>
      <w:r>
        <w:rPr>
          <w:rStyle w:val="CommentReference"/>
        </w:rPr>
        <w:annotationRef/>
      </w:r>
      <w:r>
        <w:t>Which in turn reflects the effect of N addition on LMA?</w:t>
      </w:r>
    </w:p>
  </w:comment>
  <w:comment w:id="47" w:author="Ian Wright" w:date="2021-07-20T11:27:00Z" w:initials="IW">
    <w:p w14:paraId="6BE9D27E" w14:textId="2AAEA34E" w:rsidR="00EB2355" w:rsidRDefault="00EB2355">
      <w:pPr>
        <w:pStyle w:val="CommentText"/>
      </w:pPr>
      <w:r>
        <w:rPr>
          <w:rStyle w:val="CommentReference"/>
        </w:rPr>
        <w:annotationRef/>
      </w:r>
      <w:r>
        <w:t xml:space="preserve">Perhaps note that </w:t>
      </w:r>
      <w:proofErr w:type="spellStart"/>
      <w:r>
        <w:t>Nstructure</w:t>
      </w:r>
      <w:proofErr w:type="spellEnd"/>
      <w:r>
        <w:t xml:space="preserve"> was estimated directly from LMA</w:t>
      </w:r>
    </w:p>
  </w:comment>
  <w:comment w:id="48" w:author="Ian Wright" w:date="2021-07-20T11:35:00Z" w:initials="IW">
    <w:p w14:paraId="5A0C92B0" w14:textId="77777777" w:rsidR="00EB2355" w:rsidRDefault="00EB2355">
      <w:pPr>
        <w:pStyle w:val="CommentText"/>
      </w:pPr>
      <w:r>
        <w:rPr>
          <w:rStyle w:val="CommentReference"/>
        </w:rPr>
        <w:annotationRef/>
      </w:r>
      <w:r>
        <w:t>Table 6 indicates that in some sites or species LMA decreased in response to N addition, and in others it increased. This itself is interesting, with substantial implications for understanding the Narea effect.</w:t>
      </w:r>
    </w:p>
    <w:p w14:paraId="0BD47557" w14:textId="77777777" w:rsidR="00EB2355" w:rsidRDefault="00EB2355">
      <w:pPr>
        <w:pStyle w:val="CommentText"/>
      </w:pPr>
    </w:p>
    <w:p w14:paraId="7F181A42" w14:textId="77777777" w:rsidR="00E615CA" w:rsidRDefault="00EB2355">
      <w:pPr>
        <w:pStyle w:val="CommentText"/>
      </w:pPr>
      <w:r>
        <w:t>The fitted lines in Fig 7 seem to suggest that</w:t>
      </w:r>
      <w:r w:rsidR="00E615CA">
        <w:t>:</w:t>
      </w:r>
    </w:p>
    <w:p w14:paraId="42D7903C" w14:textId="02742F69" w:rsidR="00EB2355" w:rsidRDefault="00E615CA" w:rsidP="00E615CA">
      <w:pPr>
        <w:pStyle w:val="CommentText"/>
        <w:numPr>
          <w:ilvl w:val="0"/>
          <w:numId w:val="9"/>
        </w:numPr>
      </w:pPr>
      <w:r>
        <w:t xml:space="preserve"> </w:t>
      </w:r>
      <w:r w:rsidR="00EB2355">
        <w:t xml:space="preserve">when LMA decreased there was no change in Narea (meaning, by implication, that </w:t>
      </w:r>
      <w:proofErr w:type="spellStart"/>
      <w:r w:rsidR="00EB2355">
        <w:t>Nmass</w:t>
      </w:r>
      <w:proofErr w:type="spellEnd"/>
      <w:r w:rsidR="00EB2355">
        <w:t xml:space="preserve"> must have increased). </w:t>
      </w:r>
    </w:p>
    <w:p w14:paraId="3E4B73DC" w14:textId="428873D8" w:rsidR="00E615CA" w:rsidRDefault="00E615CA" w:rsidP="00E615CA">
      <w:pPr>
        <w:pStyle w:val="CommentText"/>
        <w:numPr>
          <w:ilvl w:val="0"/>
          <w:numId w:val="9"/>
        </w:numPr>
      </w:pPr>
      <w:r>
        <w:t xml:space="preserve"> When LMA didn’t change there was a modest increase in Narea </w:t>
      </w:r>
      <w:r>
        <w:t xml:space="preserve">(meaning, by implication, that </w:t>
      </w:r>
      <w:proofErr w:type="spellStart"/>
      <w:r>
        <w:t>Nmass</w:t>
      </w:r>
      <w:proofErr w:type="spellEnd"/>
      <w:r>
        <w:t xml:space="preserve"> must have increased)</w:t>
      </w:r>
    </w:p>
    <w:p w14:paraId="07D0F067" w14:textId="2C972DDD" w:rsidR="00E615CA" w:rsidRDefault="00E615CA" w:rsidP="00E615CA">
      <w:pPr>
        <w:pStyle w:val="CommentText"/>
        <w:numPr>
          <w:ilvl w:val="0"/>
          <w:numId w:val="9"/>
        </w:numPr>
      </w:pPr>
      <w:r>
        <w:t xml:space="preserve"> Biggest changes in Narea were seen when LMA increased the most</w:t>
      </w:r>
    </w:p>
    <w:p w14:paraId="518C55AE" w14:textId="79476416" w:rsidR="00EB2355" w:rsidRDefault="00EB2355">
      <w:pPr>
        <w:pStyle w:val="CommentText"/>
      </w:pPr>
    </w:p>
  </w:comment>
  <w:comment w:id="49" w:author="Ian Wright" w:date="2021-07-20T11:47:00Z" w:initials="IW">
    <w:p w14:paraId="6B82B558" w14:textId="73391B8B" w:rsidR="009502A4" w:rsidRDefault="009502A4">
      <w:pPr>
        <w:pStyle w:val="CommentText"/>
      </w:pPr>
      <w:r>
        <w:rPr>
          <w:rStyle w:val="CommentReference"/>
        </w:rPr>
        <w:annotationRef/>
      </w:r>
      <w:proofErr w:type="spellStart"/>
      <w:r>
        <w:t>Nmass</w:t>
      </w:r>
      <w:proofErr w:type="spellEnd"/>
      <w:r>
        <w:t xml:space="preserve"> rather than Narea I think, at </w:t>
      </w:r>
      <w:proofErr w:type="spellStart"/>
      <w:r>
        <w:t>kleast</w:t>
      </w:r>
      <w:proofErr w:type="spellEnd"/>
      <w:r>
        <w:t xml:space="preserve"> for the </w:t>
      </w:r>
      <w:proofErr w:type="spellStart"/>
      <w:r>
        <w:t>Firn</w:t>
      </w:r>
      <w:proofErr w:type="spellEnd"/>
      <w:r>
        <w:t xml:space="preserve"> et al paper? (I haven’t read Liang et al)</w:t>
      </w:r>
    </w:p>
  </w:comment>
  <w:comment w:id="50" w:author="Ian Wright" w:date="2021-07-20T11:48:00Z" w:initials="IW">
    <w:p w14:paraId="06E44448" w14:textId="3CEC0508" w:rsidR="009502A4" w:rsidRDefault="009502A4">
      <w:pPr>
        <w:pStyle w:val="CommentText"/>
      </w:pPr>
      <w:r>
        <w:rPr>
          <w:rStyle w:val="CommentReference"/>
        </w:rPr>
        <w:annotationRef/>
      </w:r>
      <w:r>
        <w:t xml:space="preserve">Narea, not </w:t>
      </w:r>
      <w:proofErr w:type="spellStart"/>
      <w:r>
        <w:t>Nmass</w:t>
      </w:r>
      <w:proofErr w:type="spellEnd"/>
    </w:p>
  </w:comment>
  <w:comment w:id="51" w:author="Ian Wright" w:date="2021-07-20T11:48:00Z" w:initials="IW">
    <w:p w14:paraId="76D61D58" w14:textId="163D41E2" w:rsidR="009502A4" w:rsidRDefault="009502A4">
      <w:pPr>
        <w:pStyle w:val="CommentText"/>
      </w:pPr>
      <w:r>
        <w:rPr>
          <w:rStyle w:val="CommentReference"/>
        </w:rPr>
        <w:annotationRef/>
      </w:r>
      <w:r>
        <w:t xml:space="preserve">Narea – please be clear </w:t>
      </w:r>
    </w:p>
  </w:comment>
  <w:comment w:id="52" w:author="Ian Wright" w:date="2021-07-20T11:49:00Z" w:initials="IW">
    <w:p w14:paraId="0BDC8608" w14:textId="77777777" w:rsidR="009502A4" w:rsidRDefault="009502A4">
      <w:pPr>
        <w:pStyle w:val="CommentText"/>
      </w:pPr>
      <w:r>
        <w:rPr>
          <w:rStyle w:val="CommentReference"/>
        </w:rPr>
        <w:annotationRef/>
      </w:r>
      <w:r>
        <w:t>Narea.</w:t>
      </w:r>
    </w:p>
    <w:p w14:paraId="7E81A936" w14:textId="77777777" w:rsidR="009502A4" w:rsidRDefault="009502A4">
      <w:pPr>
        <w:pStyle w:val="CommentText"/>
      </w:pPr>
    </w:p>
    <w:p w14:paraId="64A321CD" w14:textId="533DF7E4" w:rsidR="009502A4" w:rsidRDefault="009502A4">
      <w:pPr>
        <w:pStyle w:val="CommentText"/>
      </w:pPr>
      <w:r>
        <w:t xml:space="preserve">I’m guessing that there </w:t>
      </w:r>
      <w:proofErr w:type="spellStart"/>
      <w:r>
        <w:t>wqas</w:t>
      </w:r>
      <w:proofErr w:type="spellEnd"/>
      <w:r>
        <w:t xml:space="preserve"> a fairly consistent effect of soil N addition on leaf </w:t>
      </w:r>
      <w:proofErr w:type="spellStart"/>
      <w:r>
        <w:t>Nmass</w:t>
      </w:r>
      <w:proofErr w:type="spellEnd"/>
      <w:r>
        <w:t>?</w:t>
      </w:r>
    </w:p>
  </w:comment>
  <w:comment w:id="53" w:author="Ian Wright" w:date="2021-07-20T11:50:00Z" w:initials="IW">
    <w:p w14:paraId="62E887FA" w14:textId="572DA11C" w:rsidR="009502A4" w:rsidRDefault="009502A4">
      <w:pPr>
        <w:pStyle w:val="CommentText"/>
      </w:pPr>
      <w:r>
        <w:rPr>
          <w:rStyle w:val="CommentReference"/>
        </w:rPr>
        <w:annotationRef/>
      </w:r>
      <w:r>
        <w:t>Really, this needs to be highlighted throughout results, not just added in here to help interpretation</w:t>
      </w:r>
      <w:r w:rsidR="003E0F2C">
        <w:t>.</w:t>
      </w:r>
    </w:p>
  </w:comment>
  <w:comment w:id="54" w:author="Ian Wright" w:date="2021-07-20T11:52:00Z" w:initials="IW">
    <w:p w14:paraId="0D13483A" w14:textId="77777777" w:rsidR="003E0F2C" w:rsidRDefault="003E0F2C">
      <w:pPr>
        <w:pStyle w:val="CommentText"/>
      </w:pPr>
      <w:r>
        <w:rPr>
          <w:rStyle w:val="CommentReference"/>
        </w:rPr>
        <w:annotationRef/>
      </w:r>
      <w:r>
        <w:t>Narea.</w:t>
      </w:r>
    </w:p>
    <w:p w14:paraId="230295B9" w14:textId="77777777" w:rsidR="003E0F2C" w:rsidRDefault="003E0F2C">
      <w:pPr>
        <w:pStyle w:val="CommentText"/>
      </w:pPr>
    </w:p>
    <w:p w14:paraId="6E570546" w14:textId="796E6B7A" w:rsidR="003E0F2C" w:rsidRDefault="003E0F2C">
      <w:pPr>
        <w:pStyle w:val="CommentText"/>
      </w:pPr>
      <w:r>
        <w:t xml:space="preserve">Also, see previous comment: if there’s a </w:t>
      </w:r>
      <w:proofErr w:type="spellStart"/>
      <w:r>
        <w:t>srtribng</w:t>
      </w:r>
      <w:proofErr w:type="spellEnd"/>
      <w:r>
        <w:t xml:space="preserve"> LMA effect from N addition and this drives the Narea response, then isn’t this evidence that soil matters rather a lot?</w:t>
      </w:r>
    </w:p>
  </w:comment>
  <w:comment w:id="55" w:author="Ian Wright" w:date="2021-07-20T11:54:00Z" w:initials="IW">
    <w:p w14:paraId="6FA23BA5" w14:textId="246AC743" w:rsidR="003E0F2C" w:rsidRDefault="003E0F2C">
      <w:pPr>
        <w:pStyle w:val="CommentText"/>
      </w:pPr>
      <w:r>
        <w:rPr>
          <w:rStyle w:val="CommentReference"/>
        </w:rPr>
        <w:annotationRef/>
      </w:r>
      <w:r>
        <w:t>Is this over and above the LMA effect, also driven by soil?</w:t>
      </w:r>
    </w:p>
  </w:comment>
  <w:comment w:id="56" w:author="Ian Wright" w:date="2021-07-20T11:55:00Z" w:initials="IW">
    <w:p w14:paraId="4318C30C" w14:textId="270A2AEA" w:rsidR="003E0F2C" w:rsidRDefault="003E0F2C">
      <w:pPr>
        <w:pStyle w:val="CommentText"/>
      </w:pPr>
      <w:r>
        <w:rPr>
          <w:rStyle w:val="CommentReference"/>
        </w:rPr>
        <w:annotationRef/>
      </w:r>
      <w:r>
        <w:t>But only under high LMA? (Fig 7)</w:t>
      </w:r>
    </w:p>
  </w:comment>
  <w:comment w:id="58" w:author="Nick Smith" w:date="2021-06-28T12:09:00Z" w:initials="NGS">
    <w:p w14:paraId="539C3587" w14:textId="5DE6C9A2" w:rsidR="00EB2355" w:rsidRDefault="00EB2355">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B99683" w15:done="0"/>
  <w15:commentEx w15:paraId="589356FA" w15:done="0"/>
  <w15:commentEx w15:paraId="41507693" w15:done="0"/>
  <w15:commentEx w15:paraId="202F170E" w15:done="0"/>
  <w15:commentEx w15:paraId="522C855E" w15:done="0"/>
  <w15:commentEx w15:paraId="558DC2F0" w15:done="0"/>
  <w15:commentEx w15:paraId="58E3E989" w15:done="0"/>
  <w15:commentEx w15:paraId="78E76414" w15:done="0"/>
  <w15:commentEx w15:paraId="60343CA2" w15:done="0"/>
  <w15:commentEx w15:paraId="5066AE90" w15:done="0"/>
  <w15:commentEx w15:paraId="21430FE7" w15:done="0"/>
  <w15:commentEx w15:paraId="2500623B" w15:done="0"/>
  <w15:commentEx w15:paraId="52D42914" w15:done="0"/>
  <w15:commentEx w15:paraId="0EA8EE02" w15:done="0"/>
  <w15:commentEx w15:paraId="31A46758" w15:done="0"/>
  <w15:commentEx w15:paraId="25C91940" w15:done="0"/>
  <w15:commentEx w15:paraId="6BE9D27E" w15:done="0"/>
  <w15:commentEx w15:paraId="518C55AE" w15:done="0"/>
  <w15:commentEx w15:paraId="6B82B558" w15:done="0"/>
  <w15:commentEx w15:paraId="06E44448" w15:done="0"/>
  <w15:commentEx w15:paraId="76D61D58" w15:done="0"/>
  <w15:commentEx w15:paraId="64A321CD" w15:done="0"/>
  <w15:commentEx w15:paraId="62E887FA" w15:done="0"/>
  <w15:commentEx w15:paraId="6E570546" w15:done="0"/>
  <w15:commentEx w15:paraId="6FA23BA5" w15:done="0"/>
  <w15:commentEx w15:paraId="4318C30C"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B99683" w16cid:durableId="24843A68"/>
  <w16cid:commentId w16cid:paraId="589356FA" w16cid:durableId="24A120E5"/>
  <w16cid:commentId w16cid:paraId="41507693" w16cid:durableId="24A12146"/>
  <w16cid:commentId w16cid:paraId="202F170E" w16cid:durableId="24A1224F"/>
  <w16cid:commentId w16cid:paraId="522C855E" w16cid:durableId="24A122BD"/>
  <w16cid:commentId w16cid:paraId="558DC2F0" w16cid:durableId="2495F0B6"/>
  <w16cid:commentId w16cid:paraId="58E3E989" w16cid:durableId="24A12471"/>
  <w16cid:commentId w16cid:paraId="78E76414" w16cid:durableId="24A12467"/>
  <w16cid:commentId w16cid:paraId="60343CA2" w16cid:durableId="2495F486"/>
  <w16cid:commentId w16cid:paraId="5066AE90" w16cid:durableId="24A1297D"/>
  <w16cid:commentId w16cid:paraId="21430FE7" w16cid:durableId="2495F8FD"/>
  <w16cid:commentId w16cid:paraId="2500623B" w16cid:durableId="2495F8BD"/>
  <w16cid:commentId w16cid:paraId="52D42914" w16cid:durableId="2495F992"/>
  <w16cid:commentId w16cid:paraId="0EA8EE02" w16cid:durableId="24A12F34"/>
  <w16cid:commentId w16cid:paraId="31A46758" w16cid:durableId="24A130D0"/>
  <w16cid:commentId w16cid:paraId="25C91940" w16cid:durableId="24A131E5"/>
  <w16cid:commentId w16cid:paraId="6BE9D27E" w16cid:durableId="24A131B6"/>
  <w16cid:commentId w16cid:paraId="518C55AE" w16cid:durableId="24A1336A"/>
  <w16cid:commentId w16cid:paraId="6B82B558" w16cid:durableId="24A13666"/>
  <w16cid:commentId w16cid:paraId="06E44448" w16cid:durableId="24A13691"/>
  <w16cid:commentId w16cid:paraId="76D61D58" w16cid:durableId="24A136A6"/>
  <w16cid:commentId w16cid:paraId="64A321CD" w16cid:durableId="24A136D0"/>
  <w16cid:commentId w16cid:paraId="62E887FA" w16cid:durableId="24A13714"/>
  <w16cid:commentId w16cid:paraId="6E570546" w16cid:durableId="24A13767"/>
  <w16cid:commentId w16cid:paraId="6FA23BA5" w16cid:durableId="24A137DC"/>
  <w16cid:commentId w16cid:paraId="4318C30C" w16cid:durableId="24A13821"/>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63BD9" w14:textId="77777777" w:rsidR="00FA5C01" w:rsidRDefault="00FA5C01" w:rsidP="001B44B1">
      <w:r>
        <w:separator/>
      </w:r>
    </w:p>
  </w:endnote>
  <w:endnote w:type="continuationSeparator" w:id="0">
    <w:p w14:paraId="42FE3FB7" w14:textId="77777777" w:rsidR="00FA5C01" w:rsidRDefault="00FA5C01"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EB2355" w:rsidRDefault="00EB235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EB2355" w:rsidRDefault="00EB235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EB2355" w:rsidRDefault="00EB235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EB2355" w:rsidRDefault="00EB235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0C805" w14:textId="77777777" w:rsidR="00FA5C01" w:rsidRDefault="00FA5C01" w:rsidP="001B44B1">
      <w:r>
        <w:separator/>
      </w:r>
    </w:p>
  </w:footnote>
  <w:footnote w:type="continuationSeparator" w:id="0">
    <w:p w14:paraId="685AF802" w14:textId="77777777" w:rsidR="00FA5C01" w:rsidRDefault="00FA5C01"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B479C7"/>
    <w:multiLevelType w:val="hybridMultilevel"/>
    <w:tmpl w:val="5810EA2E"/>
    <w:lvl w:ilvl="0" w:tplc="7EE20404">
      <w:start w:val="6"/>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rson w15:author="Ian Wright">
    <w15:presenceInfo w15:providerId="None" w15:userId="Ian W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438C"/>
    <w:rsid w:val="00096AFD"/>
    <w:rsid w:val="000A7EBE"/>
    <w:rsid w:val="000B15CA"/>
    <w:rsid w:val="000C26ED"/>
    <w:rsid w:val="000C4651"/>
    <w:rsid w:val="000C583D"/>
    <w:rsid w:val="000D0F58"/>
    <w:rsid w:val="000D3DDB"/>
    <w:rsid w:val="000E40F2"/>
    <w:rsid w:val="000E5C13"/>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B78E1"/>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300607"/>
    <w:rsid w:val="003073DE"/>
    <w:rsid w:val="003428DC"/>
    <w:rsid w:val="00342D03"/>
    <w:rsid w:val="00354D81"/>
    <w:rsid w:val="00356386"/>
    <w:rsid w:val="00361685"/>
    <w:rsid w:val="003640DC"/>
    <w:rsid w:val="003704D1"/>
    <w:rsid w:val="00377AC4"/>
    <w:rsid w:val="00381A62"/>
    <w:rsid w:val="00383758"/>
    <w:rsid w:val="003A1D1C"/>
    <w:rsid w:val="003A1E67"/>
    <w:rsid w:val="003A2059"/>
    <w:rsid w:val="003A6444"/>
    <w:rsid w:val="003A755A"/>
    <w:rsid w:val="003B0716"/>
    <w:rsid w:val="003B11E5"/>
    <w:rsid w:val="003B4314"/>
    <w:rsid w:val="003C476D"/>
    <w:rsid w:val="003D09AF"/>
    <w:rsid w:val="003D1A31"/>
    <w:rsid w:val="003E0F2C"/>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86343"/>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7610C"/>
    <w:rsid w:val="006922C1"/>
    <w:rsid w:val="006A1708"/>
    <w:rsid w:val="006A278F"/>
    <w:rsid w:val="006A3045"/>
    <w:rsid w:val="006D7E9A"/>
    <w:rsid w:val="006E17D6"/>
    <w:rsid w:val="0070307F"/>
    <w:rsid w:val="00712244"/>
    <w:rsid w:val="00716334"/>
    <w:rsid w:val="00724D3E"/>
    <w:rsid w:val="00741717"/>
    <w:rsid w:val="00745361"/>
    <w:rsid w:val="0075092F"/>
    <w:rsid w:val="00750DAC"/>
    <w:rsid w:val="00753733"/>
    <w:rsid w:val="00754C0C"/>
    <w:rsid w:val="007579E1"/>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71D2"/>
    <w:rsid w:val="00840038"/>
    <w:rsid w:val="008531D1"/>
    <w:rsid w:val="00861DDB"/>
    <w:rsid w:val="00880F5C"/>
    <w:rsid w:val="0088369D"/>
    <w:rsid w:val="00884269"/>
    <w:rsid w:val="00884696"/>
    <w:rsid w:val="00884CEC"/>
    <w:rsid w:val="00890194"/>
    <w:rsid w:val="00893A76"/>
    <w:rsid w:val="0089527B"/>
    <w:rsid w:val="0089659F"/>
    <w:rsid w:val="008A5EC2"/>
    <w:rsid w:val="008A6771"/>
    <w:rsid w:val="008A70F6"/>
    <w:rsid w:val="008A7A58"/>
    <w:rsid w:val="008B04B8"/>
    <w:rsid w:val="008B46D5"/>
    <w:rsid w:val="008C4664"/>
    <w:rsid w:val="008C53AA"/>
    <w:rsid w:val="008C7A1E"/>
    <w:rsid w:val="008D2402"/>
    <w:rsid w:val="008E3C9D"/>
    <w:rsid w:val="008E7B36"/>
    <w:rsid w:val="008F481E"/>
    <w:rsid w:val="008F486F"/>
    <w:rsid w:val="00905931"/>
    <w:rsid w:val="00921E26"/>
    <w:rsid w:val="0092235C"/>
    <w:rsid w:val="00930A47"/>
    <w:rsid w:val="00934597"/>
    <w:rsid w:val="00934623"/>
    <w:rsid w:val="009347FA"/>
    <w:rsid w:val="009361C5"/>
    <w:rsid w:val="00936697"/>
    <w:rsid w:val="009502A4"/>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36A9"/>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A150D"/>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3040"/>
    <w:rsid w:val="00B76C4E"/>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965F3"/>
    <w:rsid w:val="00DA1940"/>
    <w:rsid w:val="00DA24C9"/>
    <w:rsid w:val="00DA3E12"/>
    <w:rsid w:val="00DB48ED"/>
    <w:rsid w:val="00DB5402"/>
    <w:rsid w:val="00DC5A2D"/>
    <w:rsid w:val="00DC7E5B"/>
    <w:rsid w:val="00DD3527"/>
    <w:rsid w:val="00DD7DE1"/>
    <w:rsid w:val="00E009DE"/>
    <w:rsid w:val="00E019F3"/>
    <w:rsid w:val="00E05F61"/>
    <w:rsid w:val="00E10999"/>
    <w:rsid w:val="00E213DA"/>
    <w:rsid w:val="00E2660B"/>
    <w:rsid w:val="00E26DE7"/>
    <w:rsid w:val="00E26FD9"/>
    <w:rsid w:val="00E3357A"/>
    <w:rsid w:val="00E339EE"/>
    <w:rsid w:val="00E4356B"/>
    <w:rsid w:val="00E438A9"/>
    <w:rsid w:val="00E509F6"/>
    <w:rsid w:val="00E52179"/>
    <w:rsid w:val="00E55919"/>
    <w:rsid w:val="00E615CA"/>
    <w:rsid w:val="00E67E69"/>
    <w:rsid w:val="00E7312B"/>
    <w:rsid w:val="00E752D7"/>
    <w:rsid w:val="00E77008"/>
    <w:rsid w:val="00E82934"/>
    <w:rsid w:val="00E8456C"/>
    <w:rsid w:val="00E90291"/>
    <w:rsid w:val="00E95E33"/>
    <w:rsid w:val="00E95F37"/>
    <w:rsid w:val="00EB1FEE"/>
    <w:rsid w:val="00EB2355"/>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A5C01"/>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unhideWhenUsed/>
    <w:rsid w:val="004E1503"/>
    <w:rPr>
      <w:sz w:val="20"/>
      <w:szCs w:val="20"/>
    </w:rPr>
  </w:style>
  <w:style w:type="character" w:customStyle="1" w:styleId="CommentTextChar">
    <w:name w:val="Comment Text Char"/>
    <w:basedOn w:val="DefaultParagraphFont"/>
    <w:link w:val="CommentText"/>
    <w:uiPriority w:val="99"/>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A09E-9B9C-4114-BB4E-8F698E6FB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42</Pages>
  <Words>65852</Words>
  <Characters>375357</Characters>
  <Application>Microsoft Office Word</Application>
  <DocSecurity>0</DocSecurity>
  <Lines>3127</Lines>
  <Paragraphs>880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Ian Wright</cp:lastModifiedBy>
  <cp:revision>13</cp:revision>
  <dcterms:created xsi:type="dcterms:W3CDTF">2021-06-28T17:24:00Z</dcterms:created>
  <dcterms:modified xsi:type="dcterms:W3CDTF">2021-07-20T01:57:00Z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