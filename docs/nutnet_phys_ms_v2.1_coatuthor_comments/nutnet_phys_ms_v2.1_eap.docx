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110F7425"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commentRangeStart w:id="0"/>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ins w:id="1" w:author="Perkowski, Evan A" w:date="2021-06-30T11:36:00Z">
        <w:r w:rsidR="008A19E5">
          <w:rPr>
            <w:rFonts w:eastAsia="Times New Roman"/>
            <w:color w:val="000000"/>
          </w:rPr>
          <w:t xml:space="preserve"> Evan A. Perkowski</w:t>
        </w:r>
        <w:r w:rsidR="008A19E5">
          <w:rPr>
            <w:rFonts w:eastAsia="Times New Roman"/>
            <w:color w:val="000000"/>
            <w:vertAlign w:val="superscript"/>
          </w:rPr>
          <w:t>1</w:t>
        </w:r>
      </w:ins>
      <w:del w:id="2" w:author="Perkowski, Evan A" w:date="2021-06-30T11:36:00Z">
        <w:r w:rsidRPr="00771C52" w:rsidDel="008A19E5">
          <w:rPr>
            <w:rFonts w:eastAsia="Times New Roman"/>
            <w:color w:val="000000"/>
          </w:rPr>
          <w:delText xml:space="preserve"> …</w:delText>
        </w:r>
      </w:del>
      <w:r w:rsidRPr="00771C52">
        <w:rPr>
          <w:rFonts w:eastAsia="Times New Roman"/>
          <w:color w:val="000000"/>
        </w:rPr>
        <w:t xml:space="preserve">, </w:t>
      </w:r>
      <w:commentRangeEnd w:id="0"/>
      <w:r w:rsidR="003D09AF">
        <w:rPr>
          <w:rStyle w:val="CommentReference"/>
        </w:rPr>
        <w:commentReference w:id="0"/>
      </w:r>
      <w:r w:rsidRPr="00771C52">
        <w:rPr>
          <w:rFonts w:eastAsia="Times New Roman"/>
          <w:color w:val="000000"/>
        </w:rPr>
        <w:t xml:space="preserve">Nutrient </w:t>
      </w:r>
      <w:proofErr w:type="spellStart"/>
      <w:r w:rsidRPr="00771C52">
        <w:rPr>
          <w:rFonts w:eastAsia="Times New Roman"/>
          <w:color w:val="000000"/>
        </w:rPr>
        <w:t>Network</w:t>
      </w:r>
      <w:r w:rsidR="008E7B36">
        <w:rPr>
          <w:rFonts w:eastAsia="Times New Roman"/>
          <w:color w:val="000000"/>
          <w:vertAlign w:val="superscript"/>
        </w:rPr>
        <w:t>x</w:t>
      </w:r>
      <w:proofErr w:type="spellEnd"/>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75F34000" w14:textId="3DF8283C" w:rsidR="00361685" w:rsidRPr="00771C52" w:rsidRDefault="008E7B36" w:rsidP="00B05AC4">
      <w:pPr>
        <w:spacing w:line="480" w:lineRule="auto"/>
        <w:contextualSpacing/>
        <w:rPr>
          <w:rFonts w:eastAsia="Times New Roman"/>
        </w:rPr>
      </w:pPr>
      <w:proofErr w:type="spellStart"/>
      <w:r>
        <w:rPr>
          <w:rFonts w:eastAsia="Times New Roman"/>
          <w:color w:val="000000"/>
          <w:vertAlign w:val="superscript"/>
        </w:rPr>
        <w:t>x</w:t>
      </w:r>
      <w:r w:rsidR="00361685" w:rsidRPr="00771C52">
        <w:rPr>
          <w:rFonts w:eastAsia="Times New Roman"/>
          <w:color w:val="000000"/>
        </w:rPr>
        <w:t>University</w:t>
      </w:r>
      <w:proofErr w:type="spellEnd"/>
      <w:r w:rsidR="00361685" w:rsidRPr="00771C52">
        <w:rPr>
          <w:rFonts w:eastAsia="Times New Roman"/>
          <w:color w:val="000000"/>
        </w:rPr>
        <w:t xml:space="preserve">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5AA43D"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w:t>
      </w:r>
      <w:ins w:id="3" w:author="Perkowski, Evan A" w:date="2021-06-30T15:59:00Z">
        <w:r w:rsidR="00833F6D">
          <w:rPr>
            <w:rFonts w:eastAsia="Times New Roman"/>
            <w:color w:val="000000"/>
          </w:rPr>
          <w:t>, which</w:t>
        </w:r>
      </w:ins>
      <w:r w:rsidRPr="00771C52">
        <w:rPr>
          <w:rFonts w:eastAsia="Times New Roman"/>
          <w:color w:val="000000"/>
        </w:rPr>
        <w:t xml:space="preserve"> </w:t>
      </w:r>
      <w:del w:id="4" w:author="Perkowski, Evan A" w:date="2021-06-30T15:59:00Z">
        <w:r w:rsidRPr="00771C52" w:rsidDel="00833F6D">
          <w:rPr>
            <w:rFonts w:eastAsia="Times New Roman"/>
            <w:color w:val="000000"/>
          </w:rPr>
          <w:delText xml:space="preserve">and this </w:delText>
        </w:r>
      </w:del>
      <w:r w:rsidRPr="00771C52">
        <w:rPr>
          <w:rFonts w:eastAsia="Times New Roman"/>
          <w:color w:val="000000"/>
        </w:rPr>
        <w:t xml:space="preserve">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positive correlation</w:t>
      </w:r>
      <w:del w:id="5" w:author="Perkowski, Evan A" w:date="2021-06-30T11:37:00Z">
        <w:r w:rsidRPr="00771C52" w:rsidDel="008A19E5">
          <w:rPr>
            <w:rFonts w:eastAsia="Times New Roman"/>
            <w:color w:val="000000"/>
          </w:rPr>
          <w:delText>s</w:delText>
        </w:r>
      </w:del>
      <w:r w:rsidRPr="00771C52">
        <w:rPr>
          <w:rFonts w:eastAsia="Times New Roman"/>
          <w:color w:val="000000"/>
        </w:rPr>
        <w:t xml:space="preserve"> between soil nitrogen,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commentRangeStart w:id="6"/>
      <w:r w:rsidRPr="00771C52">
        <w:rPr>
          <w:rFonts w:eastAsia="Times New Roman"/>
          <w:color w:val="000000"/>
        </w:rPr>
        <w:t>areas</w:t>
      </w:r>
      <w:commentRangeEnd w:id="6"/>
      <w:r w:rsidR="00313705">
        <w:rPr>
          <w:rStyle w:val="CommentReference"/>
        </w:rPr>
        <w:commentReference w:id="6"/>
      </w:r>
      <w:r w:rsidRPr="00771C52">
        <w:rPr>
          <w:rFonts w:eastAsia="Times New Roman"/>
          <w:color w:val="000000"/>
        </w:rPr>
        <w:t xml:space="preserve"> with more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r w:rsidR="007D52B6">
        <w:rPr>
          <w:rFonts w:eastAsia="Times New Roman"/>
          <w:color w:val="000000"/>
        </w:rPr>
        <w:t xml:space="preserve"> in grasslands</w:t>
      </w:r>
      <w:r w:rsidRPr="00771C52">
        <w:rPr>
          <w:rFonts w:eastAsia="Times New Roman"/>
          <w:color w:val="000000"/>
        </w:rPr>
        <w:t xml:space="preserve"> (Nutrient Network). We show that, across the network, soil nitrogen addition increases 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These results reconcile discrepancies between past studies and show</w:t>
      </w:r>
      <w:del w:id="7" w:author="Perkowski, Evan A" w:date="2021-06-30T11:41:00Z">
        <w:r w:rsidRPr="00771C52" w:rsidDel="008A19E5">
          <w:rPr>
            <w:rFonts w:eastAsia="Times New Roman"/>
            <w:color w:val="000000"/>
          </w:rPr>
          <w:delText>s</w:delText>
        </w:r>
      </w:del>
      <w:r w:rsidRPr="00771C52">
        <w:rPr>
          <w:rFonts w:eastAsia="Times New Roman"/>
          <w:color w:val="000000"/>
        </w:rPr>
        <w:t xml:space="preserve">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commentRangeStart w:id="8"/>
      <w:ins w:id="9" w:author="Perkowski, Evan A" w:date="2021-07-02T14:18:00Z">
        <w:r w:rsidR="00554DE0">
          <w:rPr>
            <w:rFonts w:eastAsia="Times New Roman"/>
            <w:color w:val="000000"/>
          </w:rPr>
          <w:t>, especially if they are</w:t>
        </w:r>
      </w:ins>
      <w:ins w:id="10" w:author="Perkowski, Evan A" w:date="2021-07-02T14:19:00Z">
        <w:r w:rsidR="00554DE0">
          <w:rPr>
            <w:rFonts w:eastAsia="Times New Roman"/>
            <w:color w:val="000000"/>
          </w:rPr>
          <w:t xml:space="preserve"> also</w:t>
        </w:r>
      </w:ins>
      <w:ins w:id="11" w:author="Perkowski, Evan A" w:date="2021-07-02T14:18:00Z">
        <w:r w:rsidR="00554DE0">
          <w:rPr>
            <w:rFonts w:eastAsia="Times New Roman"/>
            <w:color w:val="000000"/>
          </w:rPr>
          <w:t xml:space="preserve"> observed in systems other than grasslands</w:t>
        </w:r>
      </w:ins>
      <w:commentRangeEnd w:id="8"/>
      <w:ins w:id="12" w:author="Perkowski, Evan A" w:date="2021-07-02T14:19:00Z">
        <w:r w:rsidR="00554DE0">
          <w:rPr>
            <w:rStyle w:val="CommentReference"/>
          </w:rPr>
          <w:commentReference w:id="8"/>
        </w:r>
      </w:ins>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0AACFA8A"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2C4D82A0"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xml:space="preserve">), and photosynthetic capacity.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076F1061"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leaf nitrogen using meta-</w:t>
      </w:r>
      <w:del w:id="13" w:author="Perkowski, Evan A" w:date="2021-06-30T12:21:00Z">
        <w:r w:rsidR="00472FC8" w:rsidDel="00C36D2A">
          <w:rPr>
            <w:rFonts w:eastAsia="Times New Roman"/>
            <w:iCs/>
            <w:color w:val="000000"/>
          </w:rPr>
          <w:delText xml:space="preserve">analysis </w:delText>
        </w:r>
      </w:del>
      <w:ins w:id="14" w:author="Perkowski, Evan A" w:date="2021-06-30T12:21:00Z">
        <w:r w:rsidR="00C36D2A">
          <w:rPr>
            <w:rFonts w:eastAsia="Times New Roman"/>
            <w:iCs/>
            <w:color w:val="000000"/>
          </w:rPr>
          <w:t xml:space="preserve">analyses </w:t>
        </w:r>
      </w:ins>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w:t>
      </w:r>
      <w:r w:rsidR="00472FC8">
        <w:rPr>
          <w:rFonts w:eastAsia="Times New Roman"/>
          <w:color w:val="000000"/>
        </w:rPr>
        <w:lastRenderedPageBreak/>
        <w:t xml:space="preserve">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However, analyses on Rubisco carboxylation suggest that leaves are not </w:t>
      </w:r>
      <w:ins w:id="15" w:author="Perkowski, Evan A" w:date="2021-07-02T14:24:00Z">
        <w:r w:rsidR="00474254">
          <w:rPr>
            <w:rFonts w:eastAsia="Times New Roman"/>
            <w:color w:val="000000"/>
          </w:rPr>
          <w:t xml:space="preserve">commonly </w:t>
        </w:r>
      </w:ins>
      <w:r w:rsidRPr="008531D1">
        <w:rPr>
          <w:rFonts w:eastAsia="Times New Roman"/>
          <w:color w:val="000000"/>
        </w:rPr>
        <w:t>carboxylation-limited and are instead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Rub</w:t>
      </w:r>
      <w:ins w:id="16" w:author="Perkowski, Evan A" w:date="2021-06-30T12:22:00Z">
        <w:r w:rsidR="00C36D2A">
          <w:rPr>
            <w:rFonts w:eastAsia="Times New Roman"/>
            <w:color w:val="000000"/>
          </w:rPr>
          <w:t>is</w:t>
        </w:r>
      </w:ins>
      <w:del w:id="17" w:author="Perkowski, Evan A" w:date="2021-06-30T12:22:00Z">
        <w:r w:rsidRPr="001B44B1" w:rsidDel="00C36D2A">
          <w:rPr>
            <w:rFonts w:eastAsia="Times New Roman"/>
            <w:color w:val="000000"/>
          </w:rPr>
          <w:delText>si</w:delText>
        </w:r>
      </w:del>
      <w:r w:rsidRPr="001B44B1">
        <w:rPr>
          <w:rFonts w:eastAsia="Times New Roman"/>
          <w:color w:val="000000"/>
        </w:rPr>
        <w:t xml:space="preserve">co would not increase photosynthesis unless it was accompanied by a similar increase in light energy. Nonetheless, a plant may </w:t>
      </w:r>
      <w:del w:id="18" w:author="Perkowski, Evan A" w:date="2021-07-02T14:25:00Z">
        <w:r w:rsidRPr="001B44B1" w:rsidDel="00474254">
          <w:rPr>
            <w:rFonts w:eastAsia="Times New Roman"/>
            <w:color w:val="000000"/>
          </w:rPr>
          <w:delText xml:space="preserve">choose to </w:delText>
        </w:r>
      </w:del>
      <w:ins w:id="19" w:author="Perkowski, Evan A" w:date="2021-06-30T12:26:00Z">
        <w:r w:rsidR="00C36D2A">
          <w:rPr>
            <w:rFonts w:eastAsia="Times New Roman"/>
            <w:color w:val="000000"/>
          </w:rPr>
          <w:t xml:space="preserve">allocate </w:t>
        </w:r>
      </w:ins>
      <w:r w:rsidRPr="001B44B1">
        <w:rPr>
          <w:rFonts w:eastAsia="Times New Roman"/>
          <w:color w:val="000000"/>
        </w:rPr>
        <w:t>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C6F96AE"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w:t>
      </w:r>
      <w:del w:id="20" w:author="Perkowski, Evan A" w:date="2021-06-30T12:29:00Z">
        <w:r w:rsidRPr="001B44B1" w:rsidDel="00C36D2A">
          <w:rPr>
            <w:rFonts w:eastAsia="Times New Roman"/>
            <w:color w:val="000000"/>
          </w:rPr>
          <w:delText xml:space="preserve">this </w:delText>
        </w:r>
      </w:del>
      <w:r w:rsidRPr="001B44B1">
        <w:rPr>
          <w:rFonts w:eastAsia="Times New Roman"/>
          <w:color w:val="000000"/>
        </w:rPr>
        <w:t xml:space="preserve">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31E63F0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This theory suggests 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is dependent on </w:t>
      </w:r>
      <w:del w:id="21" w:author="Perkowski, Evan A" w:date="2021-07-02T14:28:00Z">
        <w:r w:rsidR="00771C52" w:rsidDel="00474254">
          <w:rPr>
            <w:rFonts w:eastAsia="Times New Roman"/>
            <w:color w:val="000000"/>
          </w:rPr>
          <w:delText xml:space="preserve">the </w:delText>
        </w:r>
      </w:del>
      <w:r w:rsidR="00771C52">
        <w:rPr>
          <w:rFonts w:eastAsia="Times New Roman"/>
          <w:color w:val="000000"/>
        </w:rPr>
        <w:t>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commentRangeStart w:id="22"/>
      <w:r w:rsidRPr="00771C52">
        <w:rPr>
          <w:rFonts w:eastAsia="Times New Roman"/>
          <w:color w:val="000000"/>
        </w:rPr>
        <w:t>.</w:t>
      </w:r>
      <w:commentRangeEnd w:id="22"/>
      <w:r w:rsidR="00C470D3">
        <w:rPr>
          <w:rStyle w:val="CommentReference"/>
        </w:rPr>
        <w:commentReference w:id="22"/>
      </w:r>
    </w:p>
    <w:p w14:paraId="04461849" w14:textId="5BA464A4"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r w:rsidR="00E2660B">
        <w:rPr>
          <w:rFonts w:eastAsia="Times New Roman"/>
          <w:color w:val="000000"/>
        </w:rPr>
        <w:t>eco-evolutionary optimality</w:t>
      </w:r>
      <w:r w:rsidR="00E2660B" w:rsidRPr="00771C52">
        <w:rPr>
          <w:rFonts w:eastAsia="Times New Roman"/>
          <w:color w:val="000000"/>
        </w:rPr>
        <w:t xml:space="preserve"> </w:t>
      </w:r>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6C8F1CFB"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from theory using aboveground climate and leaf traits alone in comparison to belowground soil nitrogen</w:t>
      </w:r>
      <w:commentRangeStart w:id="23"/>
      <w:del w:id="24" w:author="Perkowski, Evan A" w:date="2021-06-30T16:22:00Z">
        <w:r w:rsidDel="00880599">
          <w:rPr>
            <w:rFonts w:eastAsia="Times New Roman"/>
            <w:color w:val="000000"/>
          </w:rPr>
          <w:delText xml:space="preserve"> availability</w:delText>
        </w:r>
      </w:del>
      <w:r>
        <w:rPr>
          <w:rFonts w:eastAsia="Times New Roman"/>
          <w:color w:val="000000"/>
        </w:rPr>
        <w:t>.</w:t>
      </w:r>
      <w:commentRangeEnd w:id="23"/>
      <w:r w:rsidR="00880599">
        <w:rPr>
          <w:rStyle w:val="CommentReference"/>
        </w:rPr>
        <w:commentReference w:id="23"/>
      </w:r>
    </w:p>
    <w:p w14:paraId="236ABE50" w14:textId="5551F68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del w:id="25" w:author="Perkowski, Evan A" w:date="2021-06-30T16:16:00Z">
        <w:r w:rsidDel="00C470D3">
          <w:rPr>
            <w:rFonts w:eastAsia="Times New Roman"/>
            <w:color w:val="000000"/>
          </w:rPr>
          <w:delText xml:space="preserve">availability </w:delText>
        </w:r>
      </w:del>
      <w:r>
        <w:rPr>
          <w:rFonts w:eastAsia="Times New Roman"/>
          <w:color w:val="000000"/>
        </w:rPr>
        <w:t>on aboveground biomass.</w:t>
      </w:r>
    </w:p>
    <w:p w14:paraId="1EF08796" w14:textId="6915F89F"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different soil nitrogen conditions.</w:t>
      </w:r>
    </w:p>
    <w:p w14:paraId="02B56D63" w14:textId="0702C45F" w:rsidR="00361685" w:rsidRPr="00971CEF" w:rsidRDefault="00361685" w:rsidP="00971CEF">
      <w:pPr>
        <w:spacing w:line="480" w:lineRule="auto"/>
        <w:rPr>
          <w:rFonts w:eastAsia="Times New Roman"/>
          <w:color w:val="000000"/>
        </w:rPr>
      </w:pPr>
      <w:r w:rsidRPr="00971CEF">
        <w:rPr>
          <w:rFonts w:eastAsia="Times New Roman"/>
          <w:color w:val="000000"/>
        </w:rPr>
        <w:t>We hypothesized that soil nitrogen</w:t>
      </w:r>
      <w:ins w:id="26" w:author="Perkowski, Evan A" w:date="2021-06-30T16:21:00Z">
        <w:r w:rsidR="00880599">
          <w:rPr>
            <w:rFonts w:eastAsia="Times New Roman"/>
            <w:color w:val="000000"/>
          </w:rPr>
          <w:t xml:space="preserve"> addition</w:t>
        </w:r>
      </w:ins>
      <w:del w:id="27" w:author="Perkowski, Evan A" w:date="2021-06-30T16:20:00Z">
        <w:r w:rsidRPr="00971CEF" w:rsidDel="00880599">
          <w:rPr>
            <w:rFonts w:eastAsia="Times New Roman"/>
            <w:color w:val="000000"/>
          </w:rPr>
          <w:delText xml:space="preserve"> </w:delText>
        </w:r>
      </w:del>
      <w:del w:id="28" w:author="Perkowski, Evan A" w:date="2021-06-30T16:15:00Z">
        <w:r w:rsidRPr="00971CEF" w:rsidDel="00C470D3">
          <w:rPr>
            <w:rFonts w:eastAsia="Times New Roman"/>
            <w:color w:val="000000"/>
          </w:rPr>
          <w:delText>availability</w:delText>
        </w:r>
      </w:del>
      <w:r w:rsidRPr="00971CEF">
        <w:rPr>
          <w:rFonts w:eastAsia="Times New Roman"/>
          <w:color w:val="000000"/>
        </w:rPr>
        <w:t xml:space="preserve">, leaf traits, and climate would have significant 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but that the effect of soil nitrogen</w:t>
      </w:r>
      <w:ins w:id="29" w:author="Perkowski, Evan A" w:date="2021-06-30T16:21:00Z">
        <w:r w:rsidR="00880599">
          <w:rPr>
            <w:rFonts w:eastAsia="Times New Roman"/>
            <w:color w:val="000000"/>
          </w:rPr>
          <w:t xml:space="preserve"> addition</w:t>
        </w:r>
      </w:ins>
      <w:r w:rsidRPr="00971CEF">
        <w:rPr>
          <w:rFonts w:eastAsia="Times New Roman"/>
          <w:color w:val="000000"/>
        </w:rPr>
        <w:t xml:space="preserve"> </w:t>
      </w:r>
      <w:del w:id="30" w:author="Perkowski, Evan A" w:date="2021-06-30T16:15:00Z">
        <w:r w:rsidRPr="00971CEF" w:rsidDel="00C470D3">
          <w:rPr>
            <w:rFonts w:eastAsia="Times New Roman"/>
            <w:color w:val="000000"/>
          </w:rPr>
          <w:delText xml:space="preserve">availability </w:delText>
        </w:r>
      </w:del>
      <w:r w:rsidRPr="00971CEF">
        <w:rPr>
          <w:rFonts w:eastAsia="Times New Roman"/>
          <w:color w:val="000000"/>
        </w:rPr>
        <w:t xml:space="preserve">would be relatively weak </w:t>
      </w:r>
      <w:r w:rsidRPr="00971CEF">
        <w:rPr>
          <w:rFonts w:eastAsia="Times New Roman"/>
          <w:color w:val="000000"/>
        </w:rPr>
        <w:lastRenderedPageBreak/>
        <w:t>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del w:id="31" w:author="Perkowski, Evan A" w:date="2021-06-30T16:21:00Z">
        <w:r w:rsidR="004921F3" w:rsidDel="00880599">
          <w:rPr>
            <w:rFonts w:eastAsia="Times New Roman"/>
            <w:color w:val="000000"/>
          </w:rPr>
          <w:delText xml:space="preserve">availability </w:delText>
        </w:r>
      </w:del>
      <w:ins w:id="32" w:author="Perkowski, Evan A" w:date="2021-06-30T16:21:00Z">
        <w:r w:rsidR="00880599">
          <w:rPr>
            <w:rFonts w:eastAsia="Times New Roman"/>
            <w:color w:val="000000"/>
          </w:rPr>
          <w:t xml:space="preserve">addition </w:t>
        </w:r>
      </w:ins>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ins w:id="33" w:author="Perkowski, Evan A" w:date="2021-07-02T15:10:00Z">
        <w:r w:rsidR="001D172F">
          <w:rPr>
            <w:rFonts w:eastAsia="Times New Roman"/>
            <w:color w:val="000000"/>
          </w:rPr>
          <w:t xml:space="preserve"> also</w:t>
        </w:r>
      </w:ins>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 xml:space="preserve">to soil nitrogen </w:t>
      </w:r>
      <w:del w:id="34" w:author="Perkowski, Evan A" w:date="2021-06-30T16:21:00Z">
        <w:r w:rsidR="004921F3" w:rsidDel="00880599">
          <w:rPr>
            <w:rFonts w:eastAsia="Times New Roman"/>
            <w:color w:val="000000"/>
          </w:rPr>
          <w:delText>availability</w:delText>
        </w:r>
      </w:del>
      <w:ins w:id="35" w:author="Perkowski, Evan A" w:date="2021-06-30T16:21:00Z">
        <w:r w:rsidR="00880599">
          <w:rPr>
            <w:rFonts w:eastAsia="Times New Roman"/>
            <w:color w:val="000000"/>
          </w:rPr>
          <w:t>addition</w:t>
        </w:r>
      </w:ins>
      <w:r w:rsidR="004921F3">
        <w:rPr>
          <w:rFonts w:eastAsia="Times New Roman"/>
          <w:color w:val="000000"/>
        </w:rPr>
        <w:t>. Specifically</w:t>
      </w:r>
      <w:r w:rsidRPr="00971CEF">
        <w:rPr>
          <w:rFonts w:eastAsia="Times New Roman"/>
          <w:color w:val="000000"/>
        </w:rPr>
        <w:t xml:space="preserve">, we 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w:t>
      </w:r>
      <w:del w:id="36" w:author="Perkowski, Evan A" w:date="2021-06-30T16:21:00Z">
        <w:r w:rsidRPr="00971CEF" w:rsidDel="00880599">
          <w:rPr>
            <w:rFonts w:eastAsia="Times New Roman"/>
            <w:color w:val="000000"/>
          </w:rPr>
          <w:delText xml:space="preserve">availability </w:delText>
        </w:r>
      </w:del>
      <w:ins w:id="37" w:author="Perkowski, Evan A" w:date="2021-06-30T16:21:00Z">
        <w:r w:rsidR="00880599" w:rsidRPr="00971CEF">
          <w:rPr>
            <w:rFonts w:eastAsia="Times New Roman"/>
            <w:color w:val="000000"/>
          </w:rPr>
          <w:t>a</w:t>
        </w:r>
        <w:r w:rsidR="00880599">
          <w:rPr>
            <w:rFonts w:eastAsia="Times New Roman"/>
            <w:color w:val="000000"/>
          </w:rPr>
          <w:t>ddition</w:t>
        </w:r>
        <w:r w:rsidR="00880599" w:rsidRPr="00971CEF">
          <w:rPr>
            <w:rFonts w:eastAsia="Times New Roman"/>
            <w:color w:val="000000"/>
          </w:rPr>
          <w:t xml:space="preserve"> </w:t>
        </w:r>
      </w:ins>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commentRangeStart w:id="38"/>
            <w:proofErr w:type="spellStart"/>
            <w:r>
              <w:rPr>
                <w:rFonts w:eastAsia="Times New Roman"/>
                <w:i/>
                <w:color w:val="000000"/>
              </w:rPr>
              <w:t>M</w:t>
            </w:r>
            <w:r w:rsidRPr="00853A49">
              <w:rPr>
                <w:rFonts w:eastAsia="Times New Roman"/>
                <w:color w:val="000000"/>
                <w:vertAlign w:val="subscript"/>
              </w:rPr>
              <w:t>area</w:t>
            </w:r>
            <w:commentRangeEnd w:id="38"/>
            <w:proofErr w:type="spellEnd"/>
            <w:r w:rsidR="006730B8">
              <w:rPr>
                <w:rStyle w:val="CommentReference"/>
              </w:rPr>
              <w:commentReference w:id="38"/>
            </w:r>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3D188825"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7D6AFA" w14:paraId="2E82A35A" w14:textId="77777777" w:rsidTr="00853A49">
        <w:tc>
          <w:tcPr>
            <w:tcW w:w="1800" w:type="dxa"/>
          </w:tcPr>
          <w:p w14:paraId="31877BFD" w14:textId="2014CDFF" w:rsidR="007D6AFA" w:rsidRDefault="007D6AFA" w:rsidP="00853A49">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853A49">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853A49">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5047EF3"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N, P, and K </w:t>
      </w:r>
      <w:del w:id="39" w:author="Perkowski, Evan A" w:date="2021-07-02T15:12:00Z">
        <w:r w:rsidRPr="00771C52" w:rsidDel="004D2A79">
          <w:rPr>
            <w:rFonts w:eastAsia="Times New Roman"/>
            <w:color w:val="000000"/>
          </w:rPr>
          <w:delText xml:space="preserve">were </w:delText>
        </w:r>
      </w:del>
      <w:ins w:id="40" w:author="Perkowski, Evan A" w:date="2021-07-02T15:12:00Z">
        <w:r w:rsidR="004D2A79">
          <w:rPr>
            <w:rFonts w:eastAsia="Times New Roman"/>
            <w:color w:val="000000"/>
          </w:rPr>
          <w:t xml:space="preserve">are </w:t>
        </w:r>
      </w:ins>
      <w:r w:rsidRPr="00771C52">
        <w:rPr>
          <w:rFonts w:eastAsia="Times New Roman"/>
          <w:color w:val="000000"/>
        </w:rPr>
        <w:t>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xml:space="preserve">) </w:t>
      </w:r>
      <w:del w:id="41" w:author="Perkowski, Evan A" w:date="2021-07-02T15:13:00Z">
        <w:r w:rsidRPr="00771C52" w:rsidDel="004D2A79">
          <w:rPr>
            <w:rFonts w:eastAsia="Times New Roman"/>
            <w:color w:val="000000"/>
          </w:rPr>
          <w:delText xml:space="preserve">was </w:delText>
        </w:r>
      </w:del>
      <w:ins w:id="42" w:author="Perkowski, Evan A" w:date="2021-07-02T15:13:00Z">
        <w:r w:rsidR="004D2A79">
          <w:rPr>
            <w:rFonts w:eastAsia="Times New Roman"/>
            <w:color w:val="000000"/>
          </w:rPr>
          <w:t>is</w:t>
        </w:r>
      </w:ins>
      <w:r w:rsidR="004D2A79" w:rsidRPr="00771C52">
        <w:rPr>
          <w:rFonts w:eastAsia="Times New Roman"/>
          <w:color w:val="000000"/>
        </w:rPr>
        <w:t xml:space="preserve"> </w:t>
      </w:r>
      <w:r w:rsidRPr="00771C52">
        <w:rPr>
          <w:rFonts w:eastAsia="Times New Roman"/>
          <w:color w:val="000000"/>
        </w:rPr>
        <w:t>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4022479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 per plot, typically 3-4 years after nutrient addition at each site</w:t>
      </w:r>
      <w:ins w:id="43" w:author="Perkowski, Evan A" w:date="2021-07-02T15:21:00Z">
        <w:r w:rsidR="004D2A79">
          <w:rPr>
            <w:rFonts w:eastAsia="Times New Roman"/>
            <w:color w:val="000000"/>
          </w:rPr>
          <w:t xml:space="preserve"> </w:t>
        </w:r>
        <w:commentRangeStart w:id="44"/>
        <w:r w:rsidR="004D2A79">
          <w:rPr>
            <w:rFonts w:eastAsia="Times New Roman"/>
            <w:color w:val="000000"/>
          </w:rPr>
          <w:t>during peak biomass</w:t>
        </w:r>
      </w:ins>
      <w:ins w:id="45" w:author="Perkowski, Evan A" w:date="2021-07-02T15:22:00Z">
        <w:r w:rsidR="004D2A79">
          <w:rPr>
            <w:rFonts w:eastAsia="Times New Roman"/>
            <w:color w:val="000000"/>
          </w:rPr>
          <w:t xml:space="preserve"> at the end of the growing season</w:t>
        </w:r>
      </w:ins>
      <w:r w:rsidRPr="00771C52">
        <w:rPr>
          <w:rFonts w:eastAsia="Times New Roman"/>
          <w:color w:val="000000"/>
        </w:rPr>
        <w:t xml:space="preserve"> </w:t>
      </w:r>
      <w:commentRangeEnd w:id="44"/>
      <w:r w:rsidR="004D2A79">
        <w:rPr>
          <w:rStyle w:val="CommentReference"/>
        </w:rPr>
        <w:commentReference w:id="44"/>
      </w:r>
      <w:r w:rsidRPr="00771C52">
        <w:rPr>
          <w:rFonts w:eastAsia="Times New Roman"/>
          <w:color w:val="000000"/>
        </w:rPr>
        <w:t xml:space="preserve">(see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For use in our analyses, we selected individuals with χ values between </w:t>
      </w:r>
      <w:commentRangeStart w:id="46"/>
      <w:r w:rsidRPr="00771C52">
        <w:rPr>
          <w:rFonts w:eastAsia="Times New Roman"/>
          <w:color w:val="000000"/>
        </w:rPr>
        <w:t>0.2 and 0.95</w:t>
      </w:r>
      <w:commentRangeEnd w:id="46"/>
      <w:r w:rsidR="0054160E">
        <w:rPr>
          <w:rStyle w:val="CommentReference"/>
        </w:rPr>
        <w:commentReference w:id="46"/>
      </w:r>
      <w:r w:rsidRPr="00771C52">
        <w:rPr>
          <w:rFonts w:eastAsia="Times New Roman"/>
          <w:color w:val="000000"/>
        </w:rPr>
        <w:t>. This resulted in 2048 individuals from 195 species at 22 sites (Figure 2).</w:t>
      </w:r>
    </w:p>
    <w:p w14:paraId="32B16E36" w14:textId="5DAFFB3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w:t>
      </w:r>
      <w:del w:id="47" w:author="Perkowski, Evan A" w:date="2021-06-30T12:36:00Z">
        <w:r w:rsidR="00B16B03" w:rsidDel="00FA0789">
          <w:rPr>
            <w:rFonts w:eastAsia="Times New Roman"/>
            <w:color w:val="000000"/>
          </w:rPr>
          <w:delText xml:space="preserve">at </w:delText>
        </w:r>
      </w:del>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56AE665D"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108E433B"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04A4AC23"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6DF8A646"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ins w:id="48" w:author="Perkowski, Evan A" w:date="2021-06-30T16:36:00Z">
        <w:r w:rsidR="006730B8">
          <w:rPr>
            <w:rFonts w:eastAsia="Times New Roman"/>
            <w:color w:val="000000"/>
          </w:rPr>
          <w:t>addition</w:t>
        </w:r>
      </w:ins>
      <w:del w:id="49" w:author="Perkowski, Evan A" w:date="2021-06-30T16:36:00Z">
        <w:r w:rsidRPr="00771C52" w:rsidDel="006730B8">
          <w:rPr>
            <w:rFonts w:eastAsia="Times New Roman"/>
            <w:color w:val="000000"/>
          </w:rPr>
          <w:delText>supply</w:delText>
        </w:r>
      </w:del>
      <w:r w:rsidRPr="00771C52">
        <w:rPr>
          <w:rFonts w:eastAsia="Times New Roman"/>
          <w:color w:val="000000"/>
        </w:rPr>
        <w:t xml:space="preserve"> 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treatment type average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r w:rsidR="007B0E7E">
        <w:rPr>
          <w:rFonts w:eastAsia="Times New Roman"/>
          <w:color w:val="000000"/>
        </w:rPr>
        <w:t>mean absolute deviation</w:t>
      </w:r>
      <w:r w:rsidRPr="00771C52">
        <w:rPr>
          <w:rFonts w:eastAsia="Times New Roman"/>
          <w:color w:val="000000"/>
        </w:rPr>
        <w:t>.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w:t>
      </w:r>
      <w:del w:id="50" w:author="Perkowski, Evan A" w:date="2021-06-30T13:00:00Z">
        <w:r w:rsidRPr="00771C52" w:rsidDel="00946202">
          <w:rPr>
            <w:rFonts w:eastAsia="Times New Roman"/>
            <w:color w:val="000000"/>
          </w:rPr>
          <w:delText xml:space="preserve"> and</w:delText>
        </w:r>
      </w:del>
      <w:ins w:id="51" w:author="Perkowski, Evan A" w:date="2021-06-30T13:00:00Z">
        <w:r w:rsidR="00946202">
          <w:rPr>
            <w:rFonts w:eastAsia="Times New Roman"/>
            <w:color w:val="000000"/>
          </w:rPr>
          <w:t xml:space="preserve">. </w:t>
        </w:r>
      </w:ins>
      <w:r w:rsidRPr="00771C52">
        <w:rPr>
          <w:rFonts w:eastAsia="Times New Roman"/>
          <w:color w:val="000000"/>
        </w:rPr>
        <w:t>∆AGB,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p>
    <w:p w14:paraId="32D40F42" w14:textId="2F8D372B"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 xml:space="preserve">) was 12.7% greater </w:t>
      </w:r>
      <w:commentRangeStart w:id="52"/>
      <w:r w:rsidR="00CA64B3">
        <w:rPr>
          <w:rFonts w:eastAsia="Times New Roman"/>
          <w:color w:val="000000"/>
        </w:rPr>
        <w:t xml:space="preserve">in the nitrogen added than the no nitrogen added plots </w:t>
      </w:r>
      <w:commentRangeEnd w:id="52"/>
      <w:r w:rsidR="00946202">
        <w:rPr>
          <w:rStyle w:val="CommentReference"/>
        </w:rPr>
        <w:commentReference w:id="52"/>
      </w:r>
      <w:r w:rsidR="00CA64B3">
        <w:rPr>
          <w:rFonts w:eastAsia="Times New Roman"/>
          <w:color w:val="000000"/>
        </w:rPr>
        <w:t>(</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but post-hoc Tukey’s tests confirmed that soil N</w:t>
      </w:r>
      <w:ins w:id="53" w:author="Perkowski, Evan A" w:date="2021-06-30T16:55:00Z">
        <w:r w:rsidR="004B23EF">
          <w:rPr>
            <w:rFonts w:eastAsia="Times New Roman"/>
            <w:color w:val="000000"/>
          </w:rPr>
          <w:t xml:space="preserve"> addition</w:t>
        </w:r>
      </w:ins>
      <w:ins w:id="54" w:author="Perkowski, Evan A" w:date="2021-06-30T16:59:00Z">
        <w:r w:rsidR="004B23EF">
          <w:rPr>
            <w:rFonts w:eastAsia="Times New Roman"/>
            <w:color w:val="000000"/>
          </w:rPr>
          <w:t xml:space="preserve"> </w:t>
        </w:r>
      </w:ins>
      <w:r w:rsidR="003E3DED">
        <w:rPr>
          <w:rFonts w:eastAsia="Times New Roman"/>
          <w:color w:val="000000"/>
        </w:rPr>
        <w:t xml:space="preserve">positively impacted </w:t>
      </w:r>
      <w:r w:rsidR="003E3DED">
        <w:rPr>
          <w:rFonts w:eastAsia="Times New Roman"/>
          <w:i/>
          <w:color w:val="000000"/>
        </w:rPr>
        <w:t>N</w:t>
      </w:r>
      <w:r w:rsidR="003E3DED">
        <w:rPr>
          <w:rFonts w:eastAsia="Times New Roman"/>
          <w:color w:val="000000"/>
          <w:vertAlign w:val="subscript"/>
        </w:rPr>
        <w:t>area</w:t>
      </w:r>
      <w:r w:rsidR="003E3DED">
        <w:rPr>
          <w:rFonts w:eastAsia="Times New Roman"/>
          <w:color w:val="000000"/>
        </w:rPr>
        <w:t xml:space="preserve"> in both </w:t>
      </w:r>
      <w:commentRangeStart w:id="55"/>
      <w:ins w:id="56" w:author="Perkowski, Evan A" w:date="2021-06-30T16:58:00Z">
        <w:r w:rsidR="004B23EF">
          <w:rPr>
            <w:rFonts w:eastAsia="Times New Roman"/>
            <w:color w:val="000000"/>
          </w:rPr>
          <w:t>plots that did not receive phosphorus</w:t>
        </w:r>
      </w:ins>
      <w:del w:id="57" w:author="Perkowski, Evan A" w:date="2021-06-30T16:58:00Z">
        <w:r w:rsidR="003E3DED" w:rsidDel="004B23EF">
          <w:rPr>
            <w:rFonts w:eastAsia="Times New Roman"/>
            <w:color w:val="000000"/>
          </w:rPr>
          <w:delText xml:space="preserve">the </w:delText>
        </w:r>
        <w:commentRangeStart w:id="58"/>
        <w:r w:rsidR="003E3DED" w:rsidDel="004B23EF">
          <w:rPr>
            <w:rFonts w:eastAsia="Times New Roman"/>
            <w:color w:val="000000"/>
          </w:rPr>
          <w:delText>ambient</w:delText>
        </w:r>
      </w:del>
      <w:commentRangeEnd w:id="58"/>
      <w:r w:rsidR="00C81AF9">
        <w:rPr>
          <w:rStyle w:val="CommentReference"/>
        </w:rPr>
        <w:commentReference w:id="58"/>
      </w:r>
      <w:r w:rsidR="003E3DED">
        <w:rPr>
          <w:rFonts w:eastAsia="Times New Roman"/>
          <w:color w:val="000000"/>
        </w:rPr>
        <w:t xml:space="preserve"> </w:t>
      </w:r>
      <w:commentRangeEnd w:id="55"/>
      <w:r w:rsidR="00081629">
        <w:rPr>
          <w:rStyle w:val="CommentReference"/>
        </w:rPr>
        <w:commentReference w:id="55"/>
      </w:r>
      <w:r w:rsidR="003E3DED">
        <w:rPr>
          <w:rFonts w:eastAsia="Times New Roman"/>
          <w:color w:val="000000"/>
        </w:rPr>
        <w:t xml:space="preserve">(15.1% increase) and </w:t>
      </w:r>
      <w:del w:id="59" w:author="Perkowski, Evan A" w:date="2021-06-30T16:58:00Z">
        <w:r w:rsidR="003E3DED" w:rsidDel="004B23EF">
          <w:rPr>
            <w:rFonts w:eastAsia="Times New Roman"/>
            <w:color w:val="000000"/>
          </w:rPr>
          <w:delText>added P</w:delText>
        </w:r>
      </w:del>
      <w:ins w:id="60" w:author="Perkowski, Evan A" w:date="2021-06-30T16:58:00Z">
        <w:r w:rsidR="004B23EF">
          <w:rPr>
            <w:rFonts w:eastAsia="Times New Roman"/>
            <w:color w:val="000000"/>
          </w:rPr>
          <w:t xml:space="preserve">plots that received </w:t>
        </w:r>
      </w:ins>
      <w:ins w:id="61" w:author="Perkowski, Evan A" w:date="2021-06-30T16:59:00Z">
        <w:r w:rsidR="004B23EF">
          <w:rPr>
            <w:rFonts w:eastAsia="Times New Roman"/>
            <w:color w:val="000000"/>
          </w:rPr>
          <w:t>phosphorus</w:t>
        </w:r>
      </w:ins>
      <w:r w:rsidR="003E3DED">
        <w:rPr>
          <w:rFonts w:eastAsia="Times New Roman"/>
          <w:color w:val="000000"/>
        </w:rPr>
        <w:t xml:space="preserve"> (10.2% increase) treatments (</w:t>
      </w:r>
      <w:r w:rsidR="003E3DED">
        <w:rPr>
          <w:rFonts w:eastAsia="Times New Roman"/>
          <w:i/>
          <w:color w:val="000000"/>
        </w:rPr>
        <w:t>p</w:t>
      </w:r>
      <w:r w:rsidR="003E3DED">
        <w:rPr>
          <w:rFonts w:eastAsia="Times New Roman"/>
          <w:color w:val="000000"/>
        </w:rPr>
        <w:t xml:space="preserve"> &lt;</w:t>
      </w:r>
      <w:r w:rsidR="00946202">
        <w:rPr>
          <w:rFonts w:eastAsia="Times New Roman"/>
          <w:color w:val="000000"/>
        </w:rPr>
        <w:t xml:space="preserve"> </w:t>
      </w:r>
      <w:r w:rsidR="003E3DED">
        <w:rPr>
          <w:rFonts w:eastAsia="Times New Roman"/>
          <w:color w:val="000000"/>
        </w:rPr>
        <w: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ins w:id="62" w:author="Perkowski, Evan A" w:date="2021-06-30T17:00:00Z">
        <w:r w:rsidR="004B23EF">
          <w:rPr>
            <w:rFonts w:eastAsia="Times New Roman"/>
            <w:color w:val="000000"/>
          </w:rPr>
          <w:t xml:space="preserve"> on </w:t>
        </w:r>
        <w:r w:rsidR="004B23EF">
          <w:rPr>
            <w:rFonts w:eastAsia="Times New Roman"/>
            <w:i/>
            <w:iCs/>
            <w:color w:val="000000"/>
          </w:rPr>
          <w:t>N</w:t>
        </w:r>
        <w:r w:rsidR="004B23EF">
          <w:rPr>
            <w:rFonts w:eastAsia="Times New Roman"/>
            <w:color w:val="000000"/>
            <w:vertAlign w:val="subscript"/>
          </w:rPr>
          <w:t>area</w:t>
        </w:r>
      </w:ins>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w:t>
      </w:r>
      <w:r w:rsidR="00D524A6">
        <w:rPr>
          <w:rFonts w:eastAsia="Times New Roman"/>
          <w:color w:val="000000"/>
        </w:rPr>
        <w:t xml:space="preserve"> </w:t>
      </w:r>
      <w:r w:rsidR="008010AC" w:rsidRPr="00771C52">
        <w:rPr>
          <w:rFonts w:eastAsia="Times New Roman"/>
          <w:color w:val="000000"/>
        </w:rPr>
        <w:t xml:space="preserve">in the model </w:t>
      </w:r>
      <w:r w:rsidR="00E3357A">
        <w:rPr>
          <w:rFonts w:eastAsia="Times New Roman"/>
          <w:color w:val="000000"/>
        </w:rPr>
        <w:t>than</w:t>
      </w:r>
      <w:r w:rsidR="008010AC" w:rsidRPr="00771C52">
        <w:rPr>
          <w:rFonts w:eastAsia="Times New Roman"/>
          <w:color w:val="000000"/>
        </w:rPr>
        <w:t xml:space="preserve"> </w:t>
      </w:r>
      <w:commentRangeStart w:id="63"/>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commentRangeEnd w:id="63"/>
      <w:r w:rsidR="00924F18">
        <w:rPr>
          <w:rStyle w:val="CommentReference"/>
        </w:rPr>
        <w:commentReference w:id="63"/>
      </w:r>
      <w:r w:rsidR="008010AC" w:rsidRPr="00771C52">
        <w:rPr>
          <w:rFonts w:eastAsia="Times New Roman"/>
          <w:color w:val="000000"/>
        </w:rPr>
        <w:t>(</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w:t>
      </w:r>
      <w:del w:id="64" w:author="Perkowski, Evan A" w:date="2021-06-30T17:05:00Z">
        <w:r w:rsidR="00CA64B3" w:rsidDel="00081629">
          <w:rPr>
            <w:rFonts w:eastAsia="Times New Roman"/>
            <w:color w:val="000000"/>
          </w:rPr>
          <w:delText xml:space="preserve">The </w:delText>
        </w:r>
        <w:r w:rsidR="00CA64B3" w:rsidDel="00081629">
          <w:rPr>
            <w:rFonts w:eastAsia="Times New Roman"/>
            <w:i/>
            <w:color w:val="000000"/>
          </w:rPr>
          <w:delText>N</w:delText>
        </w:r>
        <w:r w:rsidR="00CA64B3" w:rsidDel="00081629">
          <w:rPr>
            <w:rFonts w:eastAsia="Times New Roman"/>
            <w:color w:val="000000"/>
            <w:vertAlign w:val="subscript"/>
          </w:rPr>
          <w:delText>area</w:delText>
        </w:r>
        <w:r w:rsidR="00CA64B3" w:rsidDel="00081629">
          <w:rPr>
            <w:rFonts w:eastAsia="Times New Roman"/>
            <w:color w:val="000000"/>
          </w:rPr>
          <w:delText>-</w:delText>
        </w:r>
        <w:r w:rsidR="00CA64B3" w:rsidDel="00081629">
          <w:rPr>
            <w:rFonts w:eastAsia="Times New Roman"/>
            <w:i/>
            <w:color w:val="000000"/>
          </w:rPr>
          <w:delText>M</w:delText>
        </w:r>
        <w:r w:rsidR="00CA64B3" w:rsidDel="00081629">
          <w:rPr>
            <w:rFonts w:eastAsia="Times New Roman"/>
            <w:color w:val="000000"/>
            <w:vertAlign w:val="subscript"/>
          </w:rPr>
          <w:delText>area</w:delText>
        </w:r>
        <w:r w:rsidR="00CA64B3" w:rsidDel="00081629">
          <w:rPr>
            <w:rFonts w:eastAsia="Times New Roman"/>
            <w:color w:val="000000"/>
          </w:rPr>
          <w:delText xml:space="preserve"> correlation was not surprising given equation 1. </w:delText>
        </w:r>
      </w:del>
      <w:r w:rsidR="00CA64B3">
        <w:rPr>
          <w:rFonts w:eastAsia="Times New Roman"/>
          <w:color w:val="000000"/>
        </w:rPr>
        <w:t>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w:t>
      </w:r>
      <w:del w:id="65" w:author="Perkowski, Evan A" w:date="2021-06-30T17:01:00Z">
        <w:r w:rsidR="00604C4C" w:rsidDel="004B23EF">
          <w:rPr>
            <w:rFonts w:eastAsia="Times New Roman"/>
            <w:color w:val="000000"/>
          </w:rPr>
          <w:delText>a variable in</w:delText>
        </w:r>
        <w:r w:rsidR="00893A76" w:rsidDel="004B23EF">
          <w:rPr>
            <w:rFonts w:eastAsia="Times New Roman"/>
            <w:color w:val="000000"/>
          </w:rPr>
          <w:delText xml:space="preserve"> </w:delText>
        </w:r>
      </w:del>
      <w:r w:rsidR="00893A76">
        <w:rPr>
          <w:rFonts w:eastAsia="Times New Roman"/>
          <w:color w:val="000000"/>
        </w:rPr>
        <w:t xml:space="preserve">in the model, the </w:t>
      </w:r>
      <w:del w:id="66" w:author="Perkowski, Evan A" w:date="2021-06-30T17:05:00Z">
        <w:r w:rsidR="00893A76" w:rsidDel="00081629">
          <w:rPr>
            <w:rFonts w:eastAsia="Times New Roman"/>
            <w:color w:val="000000"/>
          </w:rPr>
          <w:delText xml:space="preserve">slope of the </w:delText>
        </w:r>
      </w:del>
      <w:r w:rsidR="00893A76">
        <w:rPr>
          <w:rFonts w:eastAsia="Times New Roman"/>
          <w:i/>
          <w:color w:val="000000"/>
        </w:rPr>
        <w:t>N</w:t>
      </w:r>
      <w:r w:rsidR="00893A76">
        <w:rPr>
          <w:rFonts w:eastAsia="Times New Roman"/>
          <w:color w:val="000000"/>
          <w:vertAlign w:val="subscript"/>
        </w:rPr>
        <w:t>area</w:t>
      </w:r>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ins w:id="67" w:author="Perkowski, Evan A" w:date="2021-06-30T17:05:00Z">
        <w:r w:rsidR="00081629">
          <w:rPr>
            <w:rFonts w:eastAsia="Times New Roman"/>
            <w:color w:val="000000"/>
          </w:rPr>
          <w:t xml:space="preserve">slope </w:t>
        </w:r>
      </w:ins>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species capable of symbiotic associations with nitrogen</w:t>
      </w:r>
      <w:ins w:id="68" w:author="Perkowski, Evan A" w:date="2021-06-30T17:01:00Z">
        <w:r w:rsidR="004B23EF">
          <w:rPr>
            <w:rFonts w:eastAsia="Times New Roman"/>
            <w:color w:val="000000"/>
          </w:rPr>
          <w:t>-</w:t>
        </w:r>
      </w:ins>
      <w:del w:id="69" w:author="Perkowski, Evan A" w:date="2021-06-30T17:01:00Z">
        <w:r w:rsidR="00280238" w:rsidDel="004B23EF">
          <w:rPr>
            <w:rFonts w:eastAsia="Times New Roman"/>
            <w:color w:val="000000"/>
          </w:rPr>
          <w:delText xml:space="preserve"> </w:delText>
        </w:r>
      </w:del>
      <w:r w:rsidR="00280238">
        <w:rPr>
          <w:rFonts w:eastAsia="Times New Roman"/>
          <w:color w:val="000000"/>
        </w:rPr>
        <w:t xml:space="preserve">fixing bacteria had 44.7%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w:t>
      </w:r>
      <w:del w:id="70" w:author="Perkowski, Evan A" w:date="2021-07-02T15:35:00Z">
        <w:r w:rsidR="00280238" w:rsidDel="00924F18">
          <w:rPr>
            <w:rFonts w:eastAsia="Times New Roman"/>
            <w:color w:val="000000"/>
          </w:rPr>
          <w:delText xml:space="preserve"> </w:delText>
        </w:r>
      </w:del>
      <w:r w:rsidR="00280238">
        <w:rPr>
          <w:rFonts w:eastAsia="Times New Roman"/>
          <w:color w:val="000000"/>
        </w:rPr>
        <w:t xml:space="preserve">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w:t>
      </w:r>
      <w:del w:id="71" w:author="Perkowski, Evan A" w:date="2021-07-02T15:36:00Z">
        <w:r w:rsidR="00280238" w:rsidDel="00924F18">
          <w:rPr>
            <w:rFonts w:eastAsia="Times New Roman"/>
            <w:color w:val="000000"/>
          </w:rPr>
          <w:delText xml:space="preserve"> </w:delText>
        </w:r>
      </w:del>
      <w:r w:rsidR="00280238">
        <w:rPr>
          <w:rFonts w:eastAsia="Times New Roman"/>
          <w:color w:val="000000"/>
        </w:rPr>
        <w:t>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r w:rsidRPr="00742554">
        <w:rPr>
          <w:i/>
          <w:iCs/>
          <w:sz w:val="20"/>
          <w:szCs w:val="20"/>
        </w:rPr>
        <w:t>N</w:t>
      </w:r>
      <w:r w:rsidRPr="00742554">
        <w:rPr>
          <w:sz w:val="20"/>
          <w:szCs w:val="20"/>
          <w:vertAlign w:val="subscript"/>
        </w:rPr>
        <w:t>area</w:t>
      </w:r>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as fixed effects</w:t>
      </w:r>
      <w:r>
        <w:rPr>
          <w:sz w:val="20"/>
          <w:szCs w:val="20"/>
        </w:rPr>
        <w:t>.*</w:t>
      </w:r>
    </w:p>
    <w:tbl>
      <w:tblPr>
        <w:tblW w:w="5000" w:type="pct"/>
        <w:tblLook w:val="04A0" w:firstRow="1" w:lastRow="0" w:firstColumn="1" w:lastColumn="0" w:noHBand="0" w:noVBand="1"/>
      </w:tblPr>
      <w:tblGrid>
        <w:gridCol w:w="2768"/>
        <w:gridCol w:w="1295"/>
        <w:gridCol w:w="1962"/>
        <w:gridCol w:w="1369"/>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commentRangeStart w:id="72"/>
            <w:r w:rsidRPr="001A720B">
              <w:rPr>
                <w:color w:val="000000"/>
                <w:sz w:val="20"/>
                <w:szCs w:val="20"/>
              </w:rPr>
              <w:t>-0.0</w:t>
            </w:r>
            <w:r>
              <w:rPr>
                <w:color w:val="000000"/>
                <w:sz w:val="20"/>
                <w:szCs w:val="20"/>
              </w:rPr>
              <w:t xml:space="preserve">40 </w:t>
            </w:r>
            <w:r>
              <w:rPr>
                <w:rFonts w:eastAsia="Times New Roman"/>
                <w:color w:val="000000"/>
                <w:sz w:val="20"/>
                <w:szCs w:val="20"/>
              </w:rPr>
              <w:t>± 0.006</w:t>
            </w:r>
            <w:commentRangeEnd w:id="72"/>
            <w:r w:rsidR="00D524A6">
              <w:rPr>
                <w:rStyle w:val="CommentReference"/>
              </w:rPr>
              <w:commentReference w:id="72"/>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commentRangeStart w:id="73"/>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commentRangeEnd w:id="73"/>
      <w:r w:rsidR="00081629">
        <w:rPr>
          <w:rStyle w:val="CommentReference"/>
        </w:rPr>
        <w:commentReference w:id="73"/>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p>
    <w:p w14:paraId="4974AEA6" w14:textId="73E9BFB3"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del w:id="74" w:author="Perkowski, Evan A" w:date="2021-06-30T13:16:00Z">
        <w:r w:rsidR="004B6018" w:rsidDel="00D524A6">
          <w:rPr>
            <w:rFonts w:eastAsia="Times New Roman"/>
            <w:color w:val="000000"/>
          </w:rPr>
          <w:delText>,</w:delText>
        </w:r>
      </w:del>
      <w:r w:rsidR="004B6018">
        <w:rPr>
          <w:rFonts w:eastAsia="Times New Roman"/>
          <w:color w:val="000000"/>
        </w:rPr>
        <w:t xml:space="preserve"> positive</w:t>
      </w:r>
      <w:r w:rsidRPr="00771C52">
        <w:rPr>
          <w:rFonts w:eastAsia="Times New Roman"/>
          <w:color w:val="000000"/>
        </w:rPr>
        <w:t xml:space="preserve"> effects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w:t>
      </w:r>
      <w:del w:id="75" w:author="Perkowski, Evan A" w:date="2021-06-30T17:08:00Z">
        <w:r w:rsidR="003A1E67" w:rsidDel="00081629">
          <w:rPr>
            <w:rFonts w:eastAsia="Times New Roman"/>
            <w:color w:val="000000"/>
          </w:rPr>
          <w:delText xml:space="preserve">is </w:delText>
        </w:r>
      </w:del>
      <w:r w:rsidR="003A1E67">
        <w:rPr>
          <w:rFonts w:eastAsia="Times New Roman"/>
          <w:color w:val="000000"/>
        </w:rPr>
        <w:t xml:space="preserve">reflects the aboveground climate impact on </w:t>
      </w:r>
      <w:r w:rsidR="003A1E67">
        <w:rPr>
          <w:rFonts w:eastAsia="Times New Roman"/>
          <w:i/>
          <w:color w:val="000000"/>
        </w:rPr>
        <w:t>N</w:t>
      </w:r>
      <w:r w:rsidR="003A1E67">
        <w:rPr>
          <w:rFonts w:eastAsia="Times New Roman"/>
          <w:color w:val="000000"/>
          <w:vertAlign w:val="subscript"/>
        </w:rPr>
        <w:t>area</w:t>
      </w:r>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del w:id="76" w:author="Perkowski, Evan A" w:date="2021-06-30T13:16:00Z">
        <w:r w:rsidR="004661AC" w:rsidRPr="00771C52" w:rsidDel="00D524A6">
          <w:rPr>
            <w:rFonts w:eastAsia="Times New Roman"/>
            <w:color w:val="000000"/>
          </w:rPr>
          <w:delText xml:space="preserve"> </w:delText>
        </w:r>
      </w:del>
      <w:r w:rsidR="004661AC" w:rsidRPr="00771C52">
        <w:rPr>
          <w:rFonts w:eastAsia="Times New Roman"/>
          <w:color w:val="000000"/>
        </w:rPr>
        <w:t>&lt;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del w:id="77" w:author="Perkowski, Evan A" w:date="2021-06-30T13:16:00Z">
        <w:r w:rsidR="004661AC" w:rsidRPr="00771C52" w:rsidDel="00D524A6">
          <w:rPr>
            <w:rFonts w:eastAsia="Times New Roman"/>
            <w:color w:val="000000"/>
          </w:rPr>
          <w:delText xml:space="preserve"> </w:delText>
        </w:r>
      </w:del>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r w:rsidR="004661AC" w:rsidRPr="00771C52">
        <w:rPr>
          <w:rFonts w:eastAsia="Times New Roman"/>
          <w:i/>
          <w:iCs/>
          <w:color w:val="000000"/>
        </w:rPr>
        <w:t>N</w:t>
      </w:r>
      <w:r w:rsidR="004661AC" w:rsidRPr="00771C52">
        <w:rPr>
          <w:rFonts w:eastAsia="Times New Roman"/>
          <w:color w:val="000000"/>
          <w:vertAlign w:val="subscript"/>
        </w:rPr>
        <w:t>area</w:t>
      </w:r>
      <w:commentRangeStart w:id="78"/>
      <w:r w:rsidR="004661AC" w:rsidRPr="00771C52">
        <w:rPr>
          <w:rFonts w:eastAsia="Times New Roman"/>
          <w:color w:val="000000"/>
        </w:rPr>
        <w:t>.</w:t>
      </w:r>
      <w:commentRangeEnd w:id="78"/>
      <w:r w:rsidR="00081629">
        <w:rPr>
          <w:rStyle w:val="CommentReference"/>
        </w:rPr>
        <w:commentReference w:id="78"/>
      </w:r>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w:t>
      </w:r>
      <w:ins w:id="79" w:author="Perkowski, Evan A" w:date="2021-07-02T15:42:00Z">
        <w:r w:rsidR="00924F18">
          <w:rPr>
            <w:rFonts w:eastAsia="Times New Roman"/>
            <w:color w:val="000000"/>
          </w:rPr>
          <w:t xml:space="preserve">, and the relative importance of soil N </w:t>
        </w:r>
      </w:ins>
      <w:ins w:id="80" w:author="Perkowski, Evan A" w:date="2021-07-02T15:43:00Z">
        <w:r w:rsidR="009A1A13">
          <w:rPr>
            <w:rFonts w:eastAsia="Times New Roman"/>
            <w:color w:val="000000"/>
          </w:rPr>
          <w:t>treatments</w:t>
        </w:r>
      </w:ins>
      <w:ins w:id="81" w:author="Perkowski, Evan A" w:date="2021-07-02T15:42:00Z">
        <w:r w:rsidR="00924F18">
          <w:rPr>
            <w:rFonts w:eastAsia="Times New Roman"/>
            <w:color w:val="000000"/>
          </w:rPr>
          <w:t xml:space="preserve"> alone was </w:t>
        </w:r>
        <w:r w:rsidR="009A1A13">
          <w:rPr>
            <w:rFonts w:eastAsia="Times New Roman"/>
            <w:color w:val="000000"/>
          </w:rPr>
          <w:t>5.23</w:t>
        </w:r>
      </w:ins>
      <w:ins w:id="82" w:author="Perkowski, Evan A" w:date="2021-07-02T15:43:00Z">
        <w:r w:rsidR="009A1A13">
          <w:rPr>
            <w:rFonts w:eastAsia="Times New Roman"/>
            <w:color w:val="000000"/>
          </w:rPr>
          <w:t>%</w:t>
        </w:r>
      </w:ins>
      <w:r w:rsidR="004554C8">
        <w:rPr>
          <w:rFonts w:eastAsia="Times New Roman"/>
          <w:color w:val="000000"/>
        </w:rPr>
        <w:t xml:space="preserve">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w:t>
      </w:r>
      <w:commentRangeStart w:id="83"/>
      <w:r w:rsidR="004661AC" w:rsidRPr="00771C52">
        <w:rPr>
          <w:rFonts w:eastAsia="Times New Roman"/>
          <w:color w:val="000000"/>
        </w:rPr>
        <w:t xml:space="preserve">1%; </w:t>
      </w:r>
      <w:commentRangeEnd w:id="83"/>
      <w:r w:rsidR="00D524A6">
        <w:rPr>
          <w:rStyle w:val="CommentReference"/>
        </w:rPr>
        <w:commentReference w:id="83"/>
      </w:r>
      <w:r w:rsidR="004661AC"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r w:rsidRPr="00D32C27">
        <w:rPr>
          <w:i/>
          <w:iCs/>
          <w:sz w:val="20"/>
          <w:szCs w:val="20"/>
        </w:rPr>
        <w:t>N</w:t>
      </w:r>
      <w:r w:rsidRPr="00D32C27">
        <w:rPr>
          <w:sz w:val="20"/>
          <w:szCs w:val="20"/>
          <w:vertAlign w:val="subscript"/>
        </w:rPr>
        <w:t>area</w:t>
      </w:r>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effects</w:t>
      </w:r>
      <w:r>
        <w:rPr>
          <w:sz w:val="20"/>
          <w:szCs w:val="20"/>
        </w:rPr>
        <w:t>.*</w:t>
      </w:r>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B73E05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w:t>
      </w:r>
      <w:commentRangeStart w:id="84"/>
      <w:r w:rsidR="00BF1133" w:rsidRPr="00DA24C9">
        <w:rPr>
          <w:rFonts w:eastAsia="Times New Roman"/>
          <w:color w:val="000000"/>
        </w:rPr>
        <w:t>ambient</w:t>
      </w:r>
      <w:commentRangeEnd w:id="84"/>
      <w:r w:rsidR="00081629">
        <w:rPr>
          <w:rStyle w:val="CommentReference"/>
        </w:rPr>
        <w:commentReference w:id="84"/>
      </w:r>
      <w:r w:rsidR="00BF1133" w:rsidRPr="00DA24C9">
        <w:rPr>
          <w:rFonts w:eastAsia="Times New Roman"/>
          <w:color w:val="000000"/>
        </w:rPr>
        <w:t xml:space="preserve">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w:t>
      </w:r>
      <w:ins w:id="85" w:author="Perkowski, Evan A" w:date="2021-06-30T13:19:00Z">
        <w:r w:rsidR="00F91A47">
          <w:rPr>
            <w:rFonts w:eastAsia="Times New Roman"/>
            <w:color w:val="000000"/>
          </w:rPr>
          <w:t xml:space="preserve">nitrogen </w:t>
        </w:r>
      </w:ins>
      <w:r w:rsidR="00AC49CC">
        <w:rPr>
          <w:rFonts w:eastAsia="Times New Roman"/>
          <w:color w:val="000000"/>
        </w:rPr>
        <w:t>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2894DD14"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 </w:t>
      </w:r>
      <w:ins w:id="86" w:author="Perkowski, Evan A" w:date="2021-06-30T13:20:00Z">
        <w:r w:rsidR="00F91A47">
          <w:t xml:space="preserve">leaf </w:t>
        </w:r>
      </w:ins>
      <w:r w:rsidR="00CF0686" w:rsidRPr="00DA24C9">
        <w:t>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325E77EF"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w:t>
      </w:r>
      <w:del w:id="87" w:author="Perkowski, Evan A" w:date="2021-06-30T13:06:00Z">
        <w:r w:rsidR="0013288D" w:rsidRPr="00771C52" w:rsidDel="00946202">
          <w:rPr>
            <w:rFonts w:eastAsia="Times New Roman"/>
            <w:color w:val="000000"/>
          </w:rPr>
          <w:delText>as well as the</w:delText>
        </w:r>
      </w:del>
      <w:ins w:id="88" w:author="Perkowski, Evan A" w:date="2021-06-30T13:06:00Z">
        <w:r w:rsidR="00946202">
          <w:rPr>
            <w:rFonts w:eastAsia="Times New Roman"/>
            <w:color w:val="000000"/>
          </w:rPr>
          <w:t>and through an</w:t>
        </w:r>
      </w:ins>
      <w:r w:rsidR="0013288D" w:rsidRPr="00771C52">
        <w:rPr>
          <w:rFonts w:eastAsia="Times New Roman"/>
          <w:color w:val="000000"/>
        </w:rPr>
        <w:t xml:space="preserv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df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47CEB0EA"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w:t>
      </w:r>
      <w:ins w:id="89" w:author="Perkowski, Evan A" w:date="2021-06-30T13:36:00Z">
        <w:r w:rsidR="002235ED">
          <w:rPr>
            <w:rFonts w:eastAsia="Times New Roman"/>
            <w:color w:val="000000"/>
          </w:rPr>
          <w:t xml:space="preserve"> (grey boxplot)</w:t>
        </w:r>
      </w:ins>
      <w:r w:rsidR="00832B95" w:rsidRPr="00DA24C9">
        <w:rPr>
          <w:rFonts w:eastAsia="Times New Roman"/>
          <w:color w:val="000000"/>
        </w:rPr>
        <w:t xml:space="preserve"> and added soil N</w:t>
      </w:r>
      <w:ins w:id="90" w:author="Perkowski, Evan A" w:date="2021-06-30T13:36:00Z">
        <w:r w:rsidR="002235ED">
          <w:rPr>
            <w:rFonts w:eastAsia="Times New Roman"/>
            <w:color w:val="000000"/>
          </w:rPr>
          <w:t xml:space="preserve"> (yellow boxplot)</w:t>
        </w:r>
      </w:ins>
      <w:r w:rsidR="00832B95" w:rsidRPr="00DA24C9">
        <w:rPr>
          <w:rFonts w:eastAsia="Times New Roman"/>
          <w:color w:val="000000"/>
        </w:rPr>
        <w:t xml:space="preserve">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w:t>
      </w:r>
      <w:ins w:id="91" w:author="Perkowski, Evan A" w:date="2021-07-02T15:45:00Z">
        <w:r w:rsidR="009A1A13">
          <w:rPr>
            <w:rFonts w:eastAsia="Times New Roman"/>
            <w:color w:val="000000"/>
          </w:rPr>
          <w:t xml:space="preserve"> combination (x-axis)</w:t>
        </w:r>
      </w:ins>
      <w:r w:rsidR="00832B95" w:rsidRPr="00DA24C9">
        <w:rPr>
          <w:rFonts w:eastAsia="Times New Roman"/>
          <w:color w:val="000000"/>
        </w:rPr>
        <w:t xml:space="preserve">.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w:t>
      </w:r>
      <w:commentRangeStart w:id="92"/>
      <w:r w:rsidR="00772303">
        <w:rPr>
          <w:rFonts w:eastAsia="Times New Roman"/>
          <w:color w:val="000000"/>
        </w:rPr>
        <w:t>groupings</w:t>
      </w:r>
      <w:commentRangeEnd w:id="92"/>
      <w:r w:rsidR="002235ED">
        <w:rPr>
          <w:rStyle w:val="CommentReference"/>
        </w:rPr>
        <w:commentReference w:id="92"/>
      </w:r>
      <w:r w:rsidR="00772303">
        <w:rPr>
          <w:rFonts w:eastAsia="Times New Roman"/>
          <w:color w:val="000000"/>
        </w:rPr>
        <w:t xml:space="preserve">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0DB7B40F"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del w:id="93" w:author="Perkowski, Evan A" w:date="2021-06-30T13:44:00Z">
        <w:r w:rsidR="00745361" w:rsidRPr="00111025" w:rsidDel="002235ED">
          <w:rPr>
            <w:rFonts w:eastAsia="Times New Roman"/>
            <w:bCs/>
            <w:i/>
            <w:color w:val="000000"/>
          </w:rPr>
          <w:delText xml:space="preserve">supply </w:delText>
        </w:r>
      </w:del>
      <w:ins w:id="94" w:author="Perkowski, Evan A" w:date="2021-06-30T13:44:00Z">
        <w:r w:rsidR="002235ED">
          <w:rPr>
            <w:rFonts w:eastAsia="Times New Roman"/>
            <w:bCs/>
            <w:i/>
            <w:color w:val="000000"/>
          </w:rPr>
          <w:t>addition</w:t>
        </w:r>
      </w:ins>
      <w:r w:rsidR="002235ED"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0CCA8D60"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r w:rsidR="00880F5C">
        <w:rPr>
          <w:rFonts w:eastAsia="Times New Roman"/>
          <w:i/>
          <w:color w:val="000000"/>
        </w:rPr>
        <w:t>N</w:t>
      </w:r>
      <w:r w:rsidR="00880F5C">
        <w:rPr>
          <w:rFonts w:eastAsia="Times New Roman"/>
          <w:color w:val="000000"/>
          <w:vertAlign w:val="subscript"/>
        </w:rPr>
        <w:t>area</w:t>
      </w:r>
      <w:r w:rsidR="00880F5C">
        <w:rPr>
          <w:rFonts w:eastAsia="Times New Roman"/>
          <w:color w:val="000000"/>
        </w:rPr>
        <w:t xml:space="preserve"> to added soil 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r w:rsidR="002A727E" w:rsidRPr="001B44B1">
        <w:rPr>
          <w:rFonts w:eastAsia="Times New Roman"/>
          <w:i/>
          <w:iCs/>
          <w:color w:val="000000"/>
        </w:rPr>
        <w:t>N</w:t>
      </w:r>
      <w:r w:rsidR="002A727E" w:rsidRPr="00771C52">
        <w:rPr>
          <w:rFonts w:eastAsia="Times New Roman"/>
          <w:color w:val="000000"/>
          <w:vertAlign w:val="subscript"/>
        </w:rPr>
        <w:t>area</w:t>
      </w:r>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w:t>
      </w:r>
      <w:del w:id="95" w:author="Perkowski, Evan A" w:date="2021-06-30T13:48:00Z">
        <w:r w:rsidR="007F6C75" w:rsidDel="00B434C9">
          <w:rPr>
            <w:rFonts w:eastAsia="Times New Roman"/>
            <w:color w:val="000000"/>
          </w:rPr>
          <w:delText xml:space="preserve">the </w:delText>
        </w:r>
      </w:del>
      <w:r w:rsidR="007F6C75">
        <w:rPr>
          <w:rFonts w:eastAsia="Times New Roman"/>
          <w:color w:val="000000"/>
        </w:rPr>
        <w:t>soil N</w:t>
      </w:r>
      <w:ins w:id="96" w:author="Perkowski, Evan A" w:date="2021-06-30T13:48:00Z">
        <w:r w:rsidR="00B434C9">
          <w:rPr>
            <w:rFonts w:eastAsia="Times New Roman"/>
            <w:color w:val="000000"/>
          </w:rPr>
          <w:t xml:space="preserve"> addition</w:t>
        </w:r>
      </w:ins>
      <w:r w:rsidR="007F6C75">
        <w:rPr>
          <w:rFonts w:eastAsia="Times New Roman"/>
          <w:color w:val="000000"/>
        </w:rPr>
        <w:t xml:space="preserve">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2E85EAB5"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was greater in ambient P (16.7%) than </w:t>
      </w:r>
      <w:ins w:id="97" w:author="Perkowski, Evan A" w:date="2021-06-30T13:49:00Z">
        <w:r w:rsidR="00B434C9">
          <w:rPr>
            <w:rFonts w:eastAsia="Times New Roman"/>
            <w:color w:val="000000"/>
          </w:rPr>
          <w:t xml:space="preserve">plots with </w:t>
        </w:r>
      </w:ins>
      <w:del w:id="98" w:author="Perkowski, Evan A" w:date="2021-06-30T13:49:00Z">
        <w:r w:rsidDel="00B434C9">
          <w:rPr>
            <w:rFonts w:eastAsia="Times New Roman"/>
            <w:color w:val="000000"/>
          </w:rPr>
          <w:delText xml:space="preserve">the </w:delText>
        </w:r>
      </w:del>
      <w:r>
        <w:rPr>
          <w:rFonts w:eastAsia="Times New Roman"/>
          <w:color w:val="000000"/>
        </w:rPr>
        <w:t>added P (7.0%)</w:t>
      </w:r>
      <w:del w:id="99" w:author="Perkowski, Evan A" w:date="2021-06-30T13:49:00Z">
        <w:r w:rsidDel="00B434C9">
          <w:rPr>
            <w:rFonts w:eastAsia="Times New Roman"/>
            <w:color w:val="000000"/>
          </w:rPr>
          <w:delText xml:space="preserve"> plots</w:delText>
        </w:r>
      </w:del>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r w:rsidRPr="0070307F">
        <w:rPr>
          <w:rFonts w:eastAsia="Times New Roman"/>
          <w:i/>
          <w:iCs/>
          <w:color w:val="000000"/>
          <w:sz w:val="20"/>
          <w:szCs w:val="20"/>
        </w:rPr>
        <w:t>N</w:t>
      </w:r>
      <w:r w:rsidRPr="0070307F">
        <w:rPr>
          <w:rFonts w:eastAsia="Times New Roman"/>
          <w:color w:val="000000"/>
          <w:sz w:val="20"/>
          <w:szCs w:val="20"/>
          <w:vertAlign w:val="subscript"/>
        </w:rPr>
        <w:t>area</w:t>
      </w:r>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2EA84F99"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del w:id="100" w:author="Perkowski, Evan A" w:date="2021-06-30T13:52:00Z">
        <w:r w:rsidR="00B25CDC" w:rsidRPr="00B25CDC" w:rsidDel="00B434C9">
          <w:rPr>
            <w:b w:val="0"/>
            <w:bCs w:val="0"/>
            <w:color w:val="000000"/>
            <w:sz w:val="24"/>
            <w:szCs w:val="24"/>
          </w:rPr>
          <w:delText xml:space="preserve">black </w:delText>
        </w:r>
      </w:del>
      <w:ins w:id="101" w:author="Perkowski, Evan A" w:date="2021-06-30T13:52:00Z">
        <w:r w:rsidR="00B434C9" w:rsidRPr="00B25CDC">
          <w:rPr>
            <w:b w:val="0"/>
            <w:bCs w:val="0"/>
            <w:color w:val="000000"/>
            <w:sz w:val="24"/>
            <w:szCs w:val="24"/>
          </w:rPr>
          <w:t>bl</w:t>
        </w:r>
        <w:r w:rsidR="00B434C9">
          <w:rPr>
            <w:b w:val="0"/>
            <w:bCs w:val="0"/>
            <w:color w:val="000000"/>
            <w:sz w:val="24"/>
            <w:szCs w:val="24"/>
          </w:rPr>
          <w:t>o</w:t>
        </w:r>
        <w:r w:rsidR="00B434C9" w:rsidRPr="00B25CDC">
          <w:rPr>
            <w:b w:val="0"/>
            <w:bCs w:val="0"/>
            <w:color w:val="000000"/>
            <w:sz w:val="24"/>
            <w:szCs w:val="24"/>
          </w:rPr>
          <w:t xml:space="preserve">ck </w:t>
        </w:r>
      </w:ins>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ins w:id="102" w:author="Perkowski, Evan A" w:date="2021-06-30T13:53:00Z">
        <w:r w:rsidR="00B434C9">
          <w:rPr>
            <w:b w:val="0"/>
            <w:color w:val="000000"/>
            <w:sz w:val="24"/>
            <w:szCs w:val="24"/>
          </w:rPr>
          <w:t>-</w:t>
        </w:r>
      </w:ins>
      <w:del w:id="103" w:author="Perkowski, Evan A" w:date="2021-06-30T13:53:00Z">
        <w:r w:rsidR="00B25CDC" w:rsidRPr="00B25CDC" w:rsidDel="00B434C9">
          <w:rPr>
            <w:b w:val="0"/>
            <w:color w:val="000000"/>
            <w:sz w:val="24"/>
            <w:szCs w:val="24"/>
          </w:rPr>
          <w:delText xml:space="preserve"> </w:delText>
        </w:r>
      </w:del>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ins w:id="104" w:author="Perkowski, Evan A" w:date="2021-06-30T13:53:00Z">
        <w:r w:rsidR="00B434C9">
          <w:rPr>
            <w:b w:val="0"/>
            <w:bCs w:val="0"/>
            <w:color w:val="000000"/>
            <w:sz w:val="24"/>
            <w:szCs w:val="24"/>
          </w:rPr>
          <w:t>,</w:t>
        </w:r>
      </w:ins>
      <w:del w:id="105" w:author="Perkowski, Evan A" w:date="2021-06-30T13:53:00Z">
        <w:r w:rsidR="00EB379B" w:rsidDel="00B434C9">
          <w:rPr>
            <w:b w:val="0"/>
            <w:bCs w:val="0"/>
            <w:color w:val="000000"/>
            <w:sz w:val="24"/>
            <w:szCs w:val="24"/>
          </w:rPr>
          <w:delText xml:space="preserve"> and </w:delText>
        </w:r>
      </w:del>
      <w:r w:rsidR="00B25CDC" w:rsidRPr="00DA24C9">
        <w:rPr>
          <w:b w:val="0"/>
          <w:bCs w:val="0"/>
          <w:color w:val="000000"/>
          <w:sz w:val="24"/>
          <w:szCs w:val="24"/>
        </w:rPr>
        <w:t xml:space="preserve"> 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commentRangeStart w:id="106"/>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w:t>
      </w:r>
      <w:commentRangeStart w:id="107"/>
      <w:r w:rsidR="007F34AF" w:rsidRPr="00DA24C9">
        <w:rPr>
          <w:b w:val="0"/>
          <w:bCs w:val="0"/>
          <w:color w:val="000000" w:themeColor="text1"/>
          <w:sz w:val="24"/>
          <w:szCs w:val="24"/>
        </w:rPr>
        <w:t>non-significant</w:t>
      </w:r>
      <w:r w:rsidR="004167AF">
        <w:rPr>
          <w:b w:val="0"/>
          <w:bCs w:val="0"/>
          <w:color w:val="000000" w:themeColor="text1"/>
          <w:sz w:val="24"/>
          <w:szCs w:val="24"/>
        </w:rPr>
        <w:t xml:space="preserve"> </w:t>
      </w:r>
      <w:commentRangeEnd w:id="107"/>
      <w:r w:rsidR="00F575F0">
        <w:rPr>
          <w:rStyle w:val="CommentReference"/>
          <w:rFonts w:eastAsiaTheme="minorHAnsi"/>
          <w:b w:val="0"/>
          <w:bCs w:val="0"/>
        </w:rPr>
        <w:commentReference w:id="107"/>
      </w:r>
      <w:r w:rsidR="004167AF">
        <w:rPr>
          <w:b w:val="0"/>
          <w:bCs w:val="0"/>
          <w:color w:val="000000" w:themeColor="text1"/>
          <w:sz w:val="24"/>
          <w:szCs w:val="24"/>
        </w:rPr>
        <w:t>(</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del w:id="108" w:author="Perkowski, Evan A" w:date="2021-06-30T13:54:00Z">
        <w:r w:rsidR="007F34AF" w:rsidRPr="00DA24C9" w:rsidDel="00B434C9">
          <w:rPr>
            <w:b w:val="0"/>
            <w:bCs w:val="0"/>
            <w:color w:val="000000" w:themeColor="text1"/>
            <w:sz w:val="24"/>
            <w:szCs w:val="24"/>
          </w:rPr>
          <w:delText xml:space="preserve"> </w:delText>
        </w:r>
      </w:del>
      <w:r w:rsidR="007F34AF" w:rsidRPr="00DA24C9">
        <w:rPr>
          <w:b w:val="0"/>
          <w:bCs w:val="0"/>
          <w:color w:val="000000" w:themeColor="text1"/>
          <w:sz w:val="24"/>
          <w:szCs w:val="24"/>
        </w:rPr>
        <w:t>relationship</w:t>
      </w:r>
      <w:commentRangeEnd w:id="106"/>
      <w:r w:rsidR="00B434C9">
        <w:rPr>
          <w:rStyle w:val="CommentReference"/>
          <w:rFonts w:eastAsiaTheme="minorHAnsi"/>
          <w:b w:val="0"/>
          <w:bCs w:val="0"/>
        </w:rPr>
        <w:commentReference w:id="106"/>
      </w:r>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commentRangeStart w:id="109"/>
      <w:r w:rsidRPr="001B44B1">
        <w:rPr>
          <w:rFonts w:eastAsia="Times New Roman"/>
          <w:b/>
          <w:bCs/>
          <w:color w:val="000000"/>
        </w:rPr>
        <w:lastRenderedPageBreak/>
        <w:t>Discussion</w:t>
      </w:r>
      <w:commentRangeEnd w:id="109"/>
      <w:r w:rsidR="00951C32">
        <w:rPr>
          <w:rStyle w:val="CommentReference"/>
        </w:rPr>
        <w:commentReference w:id="109"/>
      </w:r>
    </w:p>
    <w:p w14:paraId="14567134" w14:textId="38A23A0B"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w:t>
      </w:r>
      <w:del w:id="110" w:author="Perkowski, Evan A" w:date="2021-06-30T17:22:00Z">
        <w:r w:rsidR="00292985" w:rsidDel="00F575F0">
          <w:delText>s</w:delText>
        </w:r>
      </w:del>
      <w:r w:rsidR="00292985">
        <w:t xml:space="preserve">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w:t>
      </w:r>
      <w:commentRangeStart w:id="111"/>
      <w:del w:id="112" w:author="Perkowski, Evan A" w:date="2021-06-30T14:04:00Z">
        <w:r w:rsidR="0028100D" w:rsidDel="008360D9">
          <w:rPr>
            <w:rFonts w:eastAsia="Times New Roman"/>
            <w:color w:val="000000"/>
          </w:rPr>
          <w:delText>availability</w:delText>
        </w:r>
      </w:del>
      <w:ins w:id="113" w:author="Perkowski, Evan A" w:date="2021-06-30T14:04:00Z">
        <w:r w:rsidR="008360D9">
          <w:rPr>
            <w:rFonts w:eastAsia="Times New Roman"/>
            <w:color w:val="000000"/>
          </w:rPr>
          <w:t>addition</w:t>
        </w:r>
        <w:commentRangeEnd w:id="111"/>
        <w:r w:rsidR="008360D9">
          <w:rPr>
            <w:rStyle w:val="CommentReference"/>
          </w:rPr>
          <w:commentReference w:id="111"/>
        </w:r>
      </w:ins>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the impact of soil nitrogen</w:t>
      </w:r>
      <w:ins w:id="114" w:author="Perkowski, Evan A" w:date="2021-07-02T15:51:00Z">
        <w:r w:rsidR="009A1A13">
          <w:rPr>
            <w:rFonts w:eastAsia="Times New Roman"/>
            <w:color w:val="000000"/>
          </w:rPr>
          <w:t xml:space="preserve"> a</w:t>
        </w:r>
      </w:ins>
      <w:ins w:id="115" w:author="Perkowski, Evan A" w:date="2021-07-02T15:52:00Z">
        <w:r w:rsidR="009A1A13">
          <w:rPr>
            <w:rFonts w:eastAsia="Times New Roman"/>
            <w:color w:val="000000"/>
          </w:rPr>
          <w:t>ddition</w:t>
        </w:r>
      </w:ins>
      <w:r w:rsidR="0028100D">
        <w:rPr>
          <w:rFonts w:eastAsia="Times New Roman"/>
          <w:color w:val="000000"/>
        </w:rPr>
        <w:t xml:space="preserve">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Climate is a stronger predictor of N</w:t>
      </w:r>
      <w:r>
        <w:rPr>
          <w:i/>
          <w:vertAlign w:val="subscript"/>
        </w:rPr>
        <w:t>area</w:t>
      </w:r>
      <w:r>
        <w:rPr>
          <w:i/>
        </w:rPr>
        <w:t xml:space="preserve"> than soil nitrogen availability</w:t>
      </w:r>
    </w:p>
    <w:p w14:paraId="5C5DA870" w14:textId="45D23CAD" w:rsidR="0028100D" w:rsidRDefault="000D0F58" w:rsidP="000D0F58">
      <w:pPr>
        <w:spacing w:line="480" w:lineRule="auto"/>
        <w:ind w:firstLine="720"/>
        <w:contextualSpacing/>
      </w:pPr>
      <w:commentRangeStart w:id="116"/>
      <w:r>
        <w:t>I</w:t>
      </w:r>
      <w:commentRangeEnd w:id="116"/>
      <w:r w:rsidR="003B5F13">
        <w:rPr>
          <w:rStyle w:val="CommentReference"/>
        </w:rPr>
        <w:commentReference w:id="116"/>
      </w:r>
      <w:r>
        <w:t xml:space="preserve">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ins w:id="117" w:author="Perkowski, Evan A" w:date="2021-06-30T14:08:00Z">
        <w:r w:rsidR="00E46DFF">
          <w:t xml:space="preserve"> response</w:t>
        </w:r>
      </w:ins>
      <w:r>
        <w:t xml:space="preserve"> was primarily the result of an increase </w:t>
      </w:r>
      <w:ins w:id="118" w:author="Perkowski, Evan A" w:date="2021-06-30T14:08:00Z">
        <w:r w:rsidR="00E46DFF">
          <w:t>in</w:t>
        </w:r>
      </w:ins>
      <w:del w:id="119" w:author="Perkowski, Evan A" w:date="2021-06-30T14:08:00Z">
        <w:r w:rsidDel="00E46DFF">
          <w:delText>the</w:delText>
        </w:r>
      </w:del>
      <w:ins w:id="120" w:author="Perkowski, Evan A" w:date="2021-06-30T14:08:00Z">
        <w:r w:rsidR="00E46DFF">
          <w:t xml:space="preserve"> leaf nitrogen</w:t>
        </w:r>
      </w:ins>
      <w:r>
        <w:t xml:space="preserve"> concentration </w:t>
      </w:r>
      <w:del w:id="121" w:author="Perkowski, Evan A" w:date="2021-06-30T14:08:00Z">
        <w:r w:rsidDel="00E46DFF">
          <w:delText xml:space="preserve">of nitrogen </w:delText>
        </w:r>
      </w:del>
      <w:r>
        <w:t>(i.e., g g</w:t>
      </w:r>
      <w:r>
        <w:rPr>
          <w:vertAlign w:val="superscript"/>
        </w:rPr>
        <w:t>-1</w:t>
      </w:r>
      <w:r>
        <w:t xml:space="preserve">) </w:t>
      </w:r>
      <w:del w:id="122" w:author="Perkowski, Evan A" w:date="2021-06-30T14:08:00Z">
        <w:r w:rsidDel="00E46DFF">
          <w:delText xml:space="preserve">in leaves </w:delText>
        </w:r>
      </w:del>
      <w:r>
        <w:t>when nitrogen was added to soils.</w:t>
      </w:r>
    </w:p>
    <w:p w14:paraId="392AF6E4" w14:textId="2EA65C00"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r w:rsidR="005948A0">
        <w:rPr>
          <w:i/>
        </w:rPr>
        <w:t>N</w:t>
      </w:r>
      <w:r w:rsidR="005948A0">
        <w:rPr>
          <w:vertAlign w:val="subscript"/>
        </w:rPr>
        <w:t>area</w:t>
      </w:r>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r w:rsidR="00562A58">
        <w:rPr>
          <w:i/>
        </w:rPr>
        <w:t>N</w:t>
      </w:r>
      <w:r w:rsidR="00562A58">
        <w:rPr>
          <w:vertAlign w:val="subscript"/>
        </w:rPr>
        <w:t>area</w:t>
      </w:r>
      <w:r w:rsidR="00562A58">
        <w:t xml:space="preserve"> </w:t>
      </w:r>
      <w:r w:rsidR="001F3BE9">
        <w:t>with a relative importance value of 54%. This is unsurprising given</w:t>
      </w:r>
      <w:r w:rsidR="00562A58">
        <w:t xml:space="preserve"> its inclusion in the </w:t>
      </w:r>
      <w:r w:rsidR="00562A58">
        <w:rPr>
          <w:i/>
        </w:rPr>
        <w:t>N</w:t>
      </w:r>
      <w:r w:rsidR="00562A58">
        <w:rPr>
          <w:vertAlign w:val="subscript"/>
        </w:rPr>
        <w:t>area</w:t>
      </w:r>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6%)</w:t>
      </w:r>
      <w:r w:rsidR="005948A0">
        <w:t>. The negative relationship</w:t>
      </w:r>
      <w:ins w:id="123" w:author="Perkowski, Evan A" w:date="2021-06-30T14:11:00Z">
        <w:r w:rsidR="00E46DFF">
          <w:t xml:space="preserve"> between N</w:t>
        </w:r>
        <w:r w:rsidR="00E46DFF">
          <w:rPr>
            <w:vertAlign w:val="subscript"/>
          </w:rPr>
          <w:t>area</w:t>
        </w:r>
        <w:r w:rsidR="00E46DFF">
          <w:t xml:space="preserve"> and </w:t>
        </w:r>
        <w:r w:rsidR="00E46DFF">
          <w:rPr>
            <w:lang w:val="el-GR"/>
          </w:rPr>
          <w:t>χ</w:t>
        </w:r>
      </w:ins>
      <w:r w:rsidR="005948A0">
        <w:t xml:space="preserve"> confirms theoretical expectations that plants that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3D9B3A06" w:rsidR="00053B82" w:rsidRDefault="00053B82" w:rsidP="000D0F58">
      <w:pPr>
        <w:spacing w:line="480" w:lineRule="auto"/>
        <w:ind w:firstLine="720"/>
        <w:contextualSpacing/>
      </w:pPr>
      <w:r>
        <w:t>Our model results also indicated that plant traits, specifically the capacity to form symbioses with nitrogen</w:t>
      </w:r>
      <w:ins w:id="124" w:author="Perkowski, Evan A" w:date="2021-06-30T14:12:00Z">
        <w:r w:rsidR="00E46DFF">
          <w:t>-</w:t>
        </w:r>
      </w:ins>
      <w:del w:id="125" w:author="Perkowski, Evan A" w:date="2021-06-30T14:12:00Z">
        <w:r w:rsidDel="00E46DFF">
          <w:delText xml:space="preserve"> </w:delText>
        </w:r>
      </w:del>
      <w:r>
        <w:t xml:space="preserve">fixing bacteria as well photosynthetic pathway, were important predictors of </w:t>
      </w:r>
      <w:r>
        <w:rPr>
          <w:i/>
        </w:rPr>
        <w:t>N</w:t>
      </w:r>
      <w:r>
        <w:rPr>
          <w:vertAlign w:val="subscript"/>
        </w:rPr>
        <w:t>area</w:t>
      </w:r>
      <w:r w:rsidR="001F3BE9">
        <w:t xml:space="preserve"> with a combined relative importance value of 9%</w:t>
      </w:r>
      <w:r>
        <w:t xml:space="preserve">. </w:t>
      </w:r>
      <w:r w:rsidR="002436D6">
        <w:t>Nitrogen</w:t>
      </w:r>
      <w:ins w:id="126" w:author="Perkowski, Evan A" w:date="2021-06-30T14:12:00Z">
        <w:r w:rsidR="00E46DFF">
          <w:t>-</w:t>
        </w:r>
      </w:ins>
      <w:del w:id="127" w:author="Perkowski, Evan A" w:date="2021-06-30T14:12:00Z">
        <w:r w:rsidR="002436D6" w:rsidDel="00E46DFF">
          <w:delText xml:space="preserve"> </w:delText>
        </w:r>
      </w:del>
      <w:r w:rsidR="002436D6">
        <w:t xml:space="preserve">fixing plants have 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w:t>
      </w:r>
      <w:ins w:id="128" w:author="Perkowski, Evan A" w:date="2021-07-02T16:13:00Z">
        <w:r w:rsidR="00C25DE2">
          <w:t xml:space="preserve"> </w:t>
        </w:r>
        <w:commentRangeStart w:id="129"/>
        <w:r w:rsidR="00C25DE2">
          <w:t xml:space="preserve">However, </w:t>
        </w:r>
      </w:ins>
      <w:ins w:id="130" w:author="Perkowski, Evan A" w:date="2021-07-02T16:09:00Z">
        <w:r w:rsidR="00435B8D">
          <w:t xml:space="preserve">nitrogen addition </w:t>
        </w:r>
      </w:ins>
      <w:ins w:id="131" w:author="Perkowski, Evan A" w:date="2021-07-02T16:10:00Z">
        <w:r w:rsidR="00435B8D">
          <w:t xml:space="preserve">can </w:t>
        </w:r>
      </w:ins>
      <w:ins w:id="132" w:author="Perkowski, Evan A" w:date="2021-07-02T16:09:00Z">
        <w:r w:rsidR="00435B8D">
          <w:t>also reduce the nitrogen-fixing capacity of nitrogen-fixing species</w:t>
        </w:r>
      </w:ins>
      <w:ins w:id="133" w:author="Perkowski, Evan A" w:date="2021-07-02T16:14:00Z">
        <w:r w:rsidR="00C25DE2">
          <w:t xml:space="preserve"> (</w:t>
        </w:r>
      </w:ins>
      <w:commentRangeStart w:id="134"/>
      <w:ins w:id="135" w:author="Perkowski, Evan A" w:date="2021-07-02T16:20:00Z">
        <w:r w:rsidR="00C25DE2">
          <w:t>cite</w:t>
        </w:r>
        <w:commentRangeEnd w:id="134"/>
        <w:r w:rsidR="00C25DE2">
          <w:rPr>
            <w:rStyle w:val="CommentReference"/>
          </w:rPr>
          <w:commentReference w:id="134"/>
        </w:r>
      </w:ins>
      <w:ins w:id="136" w:author="Perkowski, Evan A" w:date="2021-07-02T16:14:00Z">
        <w:r w:rsidR="00C25DE2">
          <w:t>)</w:t>
        </w:r>
      </w:ins>
      <w:ins w:id="137" w:author="Perkowski, Evan A" w:date="2021-07-02T16:09:00Z">
        <w:r w:rsidR="00435B8D">
          <w:t>, which may alter the relative importance of</w:t>
        </w:r>
      </w:ins>
      <w:ins w:id="138" w:author="Perkowski, Evan A" w:date="2021-07-02T16:12:00Z">
        <w:r w:rsidR="00435B8D">
          <w:t xml:space="preserve"> nitrogen-fixing capability and</w:t>
        </w:r>
      </w:ins>
      <w:ins w:id="139" w:author="Perkowski, Evan A" w:date="2021-07-02T16:09:00Z">
        <w:r w:rsidR="00435B8D">
          <w:t xml:space="preserve"> soil </w:t>
        </w:r>
        <w:r w:rsidR="00435B8D">
          <w:lastRenderedPageBreak/>
          <w:t xml:space="preserve">nitrogen on </w:t>
        </w:r>
        <w:r w:rsidR="00435B8D" w:rsidRPr="00435B8D">
          <w:rPr>
            <w:i/>
            <w:iCs/>
          </w:rPr>
          <w:t>N</w:t>
        </w:r>
        <w:r w:rsidR="00435B8D">
          <w:rPr>
            <w:vertAlign w:val="subscript"/>
          </w:rPr>
          <w:t>area</w:t>
        </w:r>
      </w:ins>
      <w:ins w:id="140" w:author="Perkowski, Evan A" w:date="2021-07-02T16:10:00Z">
        <w:r w:rsidR="00435B8D" w:rsidRPr="00435B8D">
          <w:t xml:space="preserve"> </w:t>
        </w:r>
        <w:r w:rsidR="00435B8D">
          <w:t xml:space="preserve">due to a shift in </w:t>
        </w:r>
      </w:ins>
      <w:ins w:id="141" w:author="Perkowski, Evan A" w:date="2021-07-02T16:11:00Z">
        <w:r w:rsidR="00435B8D">
          <w:t>species nitrogen acquisition strategy</w:t>
        </w:r>
      </w:ins>
      <w:ins w:id="142" w:author="Perkowski, Evan A" w:date="2021-07-02T16:16:00Z">
        <w:r w:rsidR="00C25DE2">
          <w:t xml:space="preserve"> from nitrogen fixation to direct uptake</w:t>
        </w:r>
      </w:ins>
      <w:ins w:id="143" w:author="Perkowski, Evan A" w:date="2021-07-02T16:09:00Z">
        <w:r w:rsidR="00435B8D" w:rsidRPr="00435B8D">
          <w:t>.</w:t>
        </w:r>
      </w:ins>
      <w:r w:rsidR="00435B8D" w:rsidRPr="00435B8D">
        <w:t xml:space="preserve"> </w:t>
      </w:r>
      <w:commentRangeEnd w:id="129"/>
      <w:r w:rsidR="00435B8D">
        <w:rPr>
          <w:rStyle w:val="CommentReference"/>
        </w:rPr>
        <w:commentReference w:id="129"/>
      </w:r>
      <w:r w:rsidR="00C71459" w:rsidRPr="00435B8D">
        <w:t>Leaf</w:t>
      </w:r>
      <w:r w:rsidR="00C71459">
        <w:t xml:space="preserve">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w:t>
      </w:r>
      <w:ins w:id="144" w:author="Perkowski, Evan A" w:date="2021-06-30T14:15:00Z">
        <w:r w:rsidR="00E46DFF">
          <w:t xml:space="preserve">results from </w:t>
        </w:r>
      </w:ins>
      <w:r w:rsidR="005631B4">
        <w:t xml:space="preserve">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7D279C6E" w:rsidR="001F3BE9" w:rsidRDefault="001F3BE9" w:rsidP="000D0F58">
      <w:pPr>
        <w:spacing w:line="480" w:lineRule="auto"/>
        <w:ind w:firstLine="720"/>
        <w:contextualSpacing/>
      </w:pPr>
      <w:r>
        <w:t xml:space="preserve">The two climate factors included in our </w:t>
      </w:r>
      <w:r>
        <w:rPr>
          <w:i/>
        </w:rPr>
        <w:t>N</w:t>
      </w:r>
      <w:r>
        <w:rPr>
          <w:vertAlign w:val="subscript"/>
        </w:rPr>
        <w:t>area</w:t>
      </w:r>
      <w:r>
        <w:t xml:space="preserve"> model (temperature and light availability) had a combined relative importance of 28%. </w:t>
      </w:r>
      <w:commentRangeStart w:id="145"/>
      <w:r>
        <w:t xml:space="preserve">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ins w:id="146" w:author="Perkowski, Evan A" w:date="2021-06-30T14:16:00Z">
        <w:r w:rsidR="00CB4258">
          <w:t xml:space="preserve">. </w:t>
        </w:r>
      </w:ins>
      <w:ins w:id="147" w:author="Perkowski, Evan A" w:date="2021-06-30T14:17:00Z">
        <w:r w:rsidR="00CB4258">
          <w:t>This is</w:t>
        </w:r>
      </w:ins>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xml:space="preserve">. </w:t>
      </w:r>
      <w:commentRangeEnd w:id="145"/>
      <w:r w:rsidR="00CB4258">
        <w:rPr>
          <w:rStyle w:val="CommentReference"/>
        </w:rPr>
        <w:commentReference w:id="145"/>
      </w:r>
      <w:r w:rsidR="00165EAE">
        <w:t>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w:t>
      </w:r>
      <w:ins w:id="148" w:author="Perkowski, Evan A" w:date="2021-06-30T17:35:00Z">
        <w:r w:rsidR="00951C32">
          <w:t xml:space="preserve">positive </w:t>
        </w:r>
      </w:ins>
      <w:r w:rsidR="00E7312B">
        <w:t xml:space="preserve">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r w:rsidR="00E213DA">
        <w:rPr>
          <w:i/>
        </w:rPr>
        <w:t>N</w:t>
      </w:r>
      <w:r w:rsidR="00E213DA">
        <w:rPr>
          <w:vertAlign w:val="subscript"/>
        </w:rPr>
        <w:t>area</w:t>
      </w:r>
      <w:r w:rsidR="00E213DA">
        <w:t>.</w:t>
      </w:r>
    </w:p>
    <w:p w14:paraId="0246FBE8" w14:textId="14FA1B33" w:rsidR="007E26DC" w:rsidRPr="00D332E5" w:rsidRDefault="00296CCE" w:rsidP="000D0F58">
      <w:pPr>
        <w:spacing w:line="480" w:lineRule="auto"/>
        <w:ind w:firstLine="720"/>
        <w:contextualSpacing/>
      </w:pPr>
      <w:r>
        <w:t xml:space="preserve">Our second approach also supported the greater importance of non-soil variables for predicting </w:t>
      </w:r>
      <w:r>
        <w:rPr>
          <w:i/>
        </w:rPr>
        <w:t>N</w:t>
      </w:r>
      <w:r>
        <w:rPr>
          <w:vertAlign w:val="subscript"/>
        </w:rPr>
        <w:t>area</w:t>
      </w:r>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r>
        <w:rPr>
          <w:i/>
        </w:rPr>
        <w:t>N</w:t>
      </w:r>
      <w:r>
        <w:rPr>
          <w:vertAlign w:val="subscript"/>
        </w:rPr>
        <w:t>area</w:t>
      </w:r>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w:t>
      </w:r>
      <w:r w:rsidR="00D332E5">
        <w:lastRenderedPageBreak/>
        <w:t xml:space="preserve">nitrogen calculated from </w:t>
      </w:r>
      <w:proofErr w:type="spellStart"/>
      <w:r w:rsidR="00D332E5">
        <w:rPr>
          <w:i/>
        </w:rPr>
        <w:t>M</w:t>
      </w:r>
      <w:r w:rsidR="00D332E5">
        <w:rPr>
          <w:vertAlign w:val="subscript"/>
        </w:rPr>
        <w:t>area</w:t>
      </w:r>
      <w:proofErr w:type="spellEnd"/>
      <w:r w:rsidR="00D332E5">
        <w:t xml:space="preserve">, accounted for ~60% of the variability in measured </w:t>
      </w:r>
      <w:r w:rsidR="00D332E5">
        <w:rPr>
          <w:i/>
        </w:rPr>
        <w:t>N</w:t>
      </w:r>
      <w:r w:rsidR="00D332E5">
        <w:rPr>
          <w:vertAlign w:val="subscript"/>
        </w:rPr>
        <w:t>area</w:t>
      </w:r>
      <w:r w:rsidR="00D332E5">
        <w:t>. However, a non-negli</w:t>
      </w:r>
      <w:r w:rsidR="00A67554">
        <w:t xml:space="preserve">gible </w:t>
      </w:r>
      <w:ins w:id="149" w:author="Perkowski, Evan A" w:date="2021-06-30T14:53:00Z">
        <w:r w:rsidR="00394788">
          <w:t xml:space="preserve">and </w:t>
        </w:r>
      </w:ins>
      <w:r w:rsidR="00A67554">
        <w:t>addition</w:t>
      </w:r>
      <w:ins w:id="150" w:author="Perkowski, Evan A" w:date="2021-06-30T14:53:00Z">
        <w:r w:rsidR="00394788">
          <w:t>al</w:t>
        </w:r>
      </w:ins>
      <w:r w:rsidR="00A67554">
        <w:t xml:space="preserve"> </w:t>
      </w:r>
      <w:commentRangeStart w:id="151"/>
      <w:r w:rsidR="00A67554">
        <w:t>17</w:t>
      </w:r>
      <w:commentRangeEnd w:id="151"/>
      <w:r w:rsidR="00F81C52">
        <w:rPr>
          <w:rStyle w:val="CommentReference"/>
        </w:rPr>
        <w:commentReference w:id="151"/>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The N</w:t>
      </w:r>
      <w:r>
        <w:rPr>
          <w:i/>
          <w:vertAlign w:val="subscript"/>
        </w:rPr>
        <w:t>area</w:t>
      </w:r>
      <w:r>
        <w:rPr>
          <w:i/>
        </w:rPr>
        <w:t xml:space="preserve"> response to soil nitrogen is dependent on relative allocation to leaves and biomass </w:t>
      </w:r>
    </w:p>
    <w:p w14:paraId="1842DD9F" w14:textId="4AE65239"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w:t>
      </w:r>
      <w:del w:id="152" w:author="Perkowski, Evan A" w:date="2021-07-02T16:34:00Z">
        <w:r w:rsidR="00096AFD" w:rsidDel="00767F93">
          <w:delText xml:space="preserve">availability </w:delText>
        </w:r>
      </w:del>
      <w:r w:rsidR="00096AFD">
        <w:t xml:space="preserve">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2E9D10B0" w:rsidR="00096AFD" w:rsidRDefault="005910A0" w:rsidP="00934597">
      <w:pPr>
        <w:spacing w:line="480" w:lineRule="auto"/>
        <w:ind w:firstLine="720"/>
        <w:contextualSpacing/>
      </w:pPr>
      <w:r>
        <w:t xml:space="preserve">To resolve conflicting reports about the relationship between soil nitrogen </w:t>
      </w:r>
      <w:del w:id="153" w:author="Perkowski, Evan A" w:date="2021-07-02T16:35:00Z">
        <w:r w:rsidDel="00767F93">
          <w:delText xml:space="preserve">availability </w:delText>
        </w:r>
      </w:del>
      <w:r>
        <w:t xml:space="preserve">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r w:rsidR="000C26ED">
        <w:rPr>
          <w:i/>
        </w:rPr>
        <w:t>N</w:t>
      </w:r>
      <w:r w:rsidR="000C26ED">
        <w:rPr>
          <w:vertAlign w:val="subscript"/>
        </w:rPr>
        <w:t>area</w:t>
      </w:r>
      <w:r w:rsidR="000C26ED">
        <w:t xml:space="preserve"> response to soil nitrogen </w:t>
      </w:r>
      <w:r w:rsidR="00536B03">
        <w:t>availability. T</w:t>
      </w:r>
      <w:r w:rsidR="001D0C18">
        <w:t>his indicates that the positive soil N-</w:t>
      </w:r>
      <w:r w:rsidR="001D0C18">
        <w:rPr>
          <w:i/>
        </w:rPr>
        <w:t>N</w:t>
      </w:r>
      <w:r w:rsidR="001D0C18">
        <w:rPr>
          <w:vertAlign w:val="subscript"/>
        </w:rPr>
        <w:t>area</w:t>
      </w:r>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5AA566A1" w:rsidR="00BE7786" w:rsidRDefault="0008438C" w:rsidP="00934597">
      <w:pPr>
        <w:spacing w:line="480" w:lineRule="auto"/>
        <w:ind w:firstLine="720"/>
        <w:contextualSpacing/>
      </w:pPr>
      <w:r>
        <w:lastRenderedPageBreak/>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r w:rsidR="00A54421">
        <w:rPr>
          <w:i/>
        </w:rPr>
        <w:t>N</w:t>
      </w:r>
      <w:r w:rsidR="00A54421">
        <w:rPr>
          <w:vertAlign w:val="subscript"/>
        </w:rPr>
        <w:t>area</w:t>
      </w:r>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r w:rsidR="00A54421">
        <w:rPr>
          <w:i/>
        </w:rPr>
        <w:t>N</w:t>
      </w:r>
      <w:r w:rsidR="00A54421">
        <w:rPr>
          <w:vertAlign w:val="subscript"/>
        </w:rPr>
        <w:t>area</w:t>
      </w:r>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commentRangeStart w:id="154"/>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commentRangeEnd w:id="154"/>
      <w:r w:rsidR="003B5F13">
        <w:rPr>
          <w:rStyle w:val="CommentReference"/>
        </w:rPr>
        <w:commentReference w:id="154"/>
      </w:r>
      <w:r w:rsidR="00A54421">
        <w:t>. However, our results show that the biomass response to changing soil nitrogen plays a critical role</w:t>
      </w:r>
      <w:r w:rsidR="00A151ED">
        <w:t>.</w:t>
      </w:r>
    </w:p>
    <w:p w14:paraId="700E820C" w14:textId="36A3CA40"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155"/>
      <w:r>
        <w:rPr>
          <w:b/>
        </w:rPr>
        <w:t>Acknowledgements</w:t>
      </w:r>
      <w:commentRangeEnd w:id="155"/>
      <w:r w:rsidR="00DD7DE1">
        <w:rPr>
          <w:rStyle w:val="CommentReference"/>
        </w:rPr>
        <w:commentReference w:id="155"/>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w:t>
      </w:r>
      <w:r w:rsidR="005A0FAA" w:rsidRPr="005A0FAA">
        <w:rPr>
          <w:noProof/>
        </w:rPr>
        <w:lastRenderedPageBreak/>
        <w:t xml:space="preserve">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w:t>
      </w:r>
      <w:r w:rsidRPr="005A0FAA">
        <w:rPr>
          <w:noProof/>
        </w:rPr>
        <w:lastRenderedPageBreak/>
        <w:t xml:space="preserve">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Liang X, Zhang T, Lu X et al. (2020) Global response patterns of plant photosynthesis to </w:t>
      </w:r>
      <w:r w:rsidRPr="005A0FAA">
        <w:rPr>
          <w:noProof/>
        </w:rPr>
        <w:lastRenderedPageBreak/>
        <w:t>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w:t>
      </w:r>
      <w:r w:rsidRPr="005A0FAA">
        <w:rPr>
          <w:noProof/>
        </w:rPr>
        <w:lastRenderedPageBreak/>
        <w:t xml:space="preserve">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Smith" w:date="2021-06-28T12:09:00Z" w:initials="NGS">
    <w:p w14:paraId="17B99683" w14:textId="5E284345" w:rsidR="003D09AF" w:rsidRDefault="003D09AF">
      <w:pPr>
        <w:pStyle w:val="CommentText"/>
      </w:pPr>
      <w:r>
        <w:rPr>
          <w:rStyle w:val="CommentReference"/>
        </w:rPr>
        <w:annotationRef/>
      </w:r>
      <w:r>
        <w:t>Please add names and affiliations</w:t>
      </w:r>
    </w:p>
  </w:comment>
  <w:comment w:id="6" w:author="Perkowski, Evan A" w:date="2021-07-02T14:13:00Z" w:initials="PEA">
    <w:p w14:paraId="7A34ADE8" w14:textId="4AEAA219" w:rsidR="00313705" w:rsidRDefault="00313705">
      <w:pPr>
        <w:pStyle w:val="CommentText"/>
      </w:pPr>
      <w:r>
        <w:rPr>
          <w:rStyle w:val="CommentReference"/>
        </w:rPr>
        <w:annotationRef/>
      </w:r>
      <w:r>
        <w:t>I think "areas" is a bit ambiguous. Could probably swap out with "region" or "systems" to be more specific</w:t>
      </w:r>
    </w:p>
  </w:comment>
  <w:comment w:id="8" w:author="Perkowski, Evan A" w:date="2021-07-02T14:19:00Z" w:initials="PEA">
    <w:p w14:paraId="52DD5EFC" w14:textId="052D199A" w:rsidR="00554DE0" w:rsidRDefault="00554DE0">
      <w:pPr>
        <w:pStyle w:val="CommentText"/>
      </w:pPr>
      <w:r>
        <w:rPr>
          <w:rStyle w:val="CommentReference"/>
        </w:rPr>
        <w:annotationRef/>
      </w:r>
      <w:r>
        <w:t>Can take or leave this, but I think that it would be good to note (either here or somewhere in the discussion) that these dynamics will be increasingly important to include in future ESM generations if they are consistently observed across ecosystem and biome types other than grassland systems</w:t>
      </w:r>
    </w:p>
  </w:comment>
  <w:comment w:id="22" w:author="Perkowski, Evan A" w:date="2021-06-30T16:12:00Z" w:initials="PEA">
    <w:p w14:paraId="0001A5CB" w14:textId="02C9D16B" w:rsidR="00C470D3" w:rsidRDefault="00C470D3">
      <w:pPr>
        <w:pStyle w:val="CommentText"/>
      </w:pPr>
      <w:r>
        <w:rPr>
          <w:rStyle w:val="CommentReference"/>
        </w:rPr>
        <w:annotationRef/>
      </w:r>
      <w:r>
        <w:t xml:space="preserve">I think an indication that these </w:t>
      </w:r>
      <w:r w:rsidR="00474254">
        <w:t xml:space="preserve">theoretical </w:t>
      </w:r>
      <w:r>
        <w:t xml:space="preserve">patterns not well tested would fare as a good ending to this paragraph and transition to the next paragraph. </w:t>
      </w:r>
    </w:p>
  </w:comment>
  <w:comment w:id="23" w:author="Perkowski, Evan A" w:date="2021-06-30T16:22:00Z" w:initials="PEA">
    <w:p w14:paraId="6B3D1F3B" w14:textId="4343D8F8" w:rsidR="00880599" w:rsidRDefault="00880599">
      <w:pPr>
        <w:pStyle w:val="CommentText"/>
      </w:pPr>
      <w:r>
        <w:rPr>
          <w:rStyle w:val="CommentReference"/>
        </w:rPr>
        <w:annotationRef/>
      </w:r>
      <w:r>
        <w:t>I've noticed throughout the manuscript that "soil nitrogen supply", "soil nitrogen availability", and "soil nitrogen addition" are used interchangeably. I don't think soil nitrogen supply or soil nitrogen availability are the most accurate phrases to use when discussing aims/hypotheses/findings. This is because soil nitrogen supply/availability was not directly quantified aside from categorical nutrient addition combinations, which wouldn't allow one to detect changes in soil nitrogen availability across treatment plots. Thus, our only measure of soil nitrogen status is whether nitrogen was added or not. I think it would be more accurate to change all iterations of this phrase to "soil nitrogen addition". I've made an effort to change this throughout the manuscript, but may have missed a few</w:t>
      </w:r>
    </w:p>
  </w:comment>
  <w:comment w:id="38" w:author="Perkowski, Evan A" w:date="2021-06-30T16:31:00Z" w:initials="PEA">
    <w:p w14:paraId="50AC4D33" w14:textId="079835CB" w:rsidR="006730B8" w:rsidRDefault="006730B8">
      <w:pPr>
        <w:pStyle w:val="CommentText"/>
      </w:pPr>
      <w:r>
        <w:rPr>
          <w:rStyle w:val="CommentReference"/>
        </w:rPr>
        <w:annotationRef/>
      </w:r>
      <w:r w:rsidR="001D172F">
        <w:t>Out of curiosity, i</w:t>
      </w:r>
      <w:r>
        <w:t xml:space="preserve">s there a reason for abbreviating this as </w:t>
      </w:r>
      <w:proofErr w:type="spellStart"/>
      <w:r>
        <w:t>Marea</w:t>
      </w:r>
      <w:proofErr w:type="spellEnd"/>
      <w:r>
        <w:t xml:space="preserve"> as opposed to LMA? I notice that Harrison et al (2021) uses LMA instead of </w:t>
      </w:r>
      <w:proofErr w:type="spellStart"/>
      <w:r>
        <w:t>Marea</w:t>
      </w:r>
      <w:proofErr w:type="spellEnd"/>
      <w:r>
        <w:t>, which is one of the guiding frameworks for this work</w:t>
      </w:r>
    </w:p>
  </w:comment>
  <w:comment w:id="44" w:author="Perkowski, Evan A" w:date="2021-07-02T15:21:00Z" w:initials="PEA">
    <w:p w14:paraId="3F68F980" w14:textId="3CC088AF" w:rsidR="004D2A79" w:rsidRDefault="004D2A79">
      <w:pPr>
        <w:pStyle w:val="CommentText"/>
      </w:pPr>
      <w:r>
        <w:rPr>
          <w:rStyle w:val="CommentReference"/>
        </w:rPr>
        <w:annotationRef/>
      </w:r>
      <w:r w:rsidR="0054160E">
        <w:t>Can take or leave this, but s</w:t>
      </w:r>
      <w:r>
        <w:t>ome indication about when leaf samples were collected would be useful information</w:t>
      </w:r>
      <w:r w:rsidR="0054160E">
        <w:t xml:space="preserve"> to add here.</w:t>
      </w:r>
    </w:p>
  </w:comment>
  <w:comment w:id="46" w:author="Perkowski, Evan A" w:date="2021-07-02T15:24:00Z" w:initials="PEA">
    <w:p w14:paraId="1010907A" w14:textId="726DEBEB" w:rsidR="0054160E" w:rsidRPr="0054160E" w:rsidRDefault="0054160E">
      <w:pPr>
        <w:pStyle w:val="CommentText"/>
      </w:pPr>
      <w:r>
        <w:rPr>
          <w:rStyle w:val="CommentReference"/>
        </w:rPr>
        <w:annotationRef/>
      </w:r>
      <w:r>
        <w:t xml:space="preserve">Is there a reason for this selection? I understand the upper limit since </w:t>
      </w:r>
      <w:r>
        <w:rPr>
          <w:lang w:val="el-GR"/>
        </w:rPr>
        <w:t>χ</w:t>
      </w:r>
      <w:r>
        <w:t xml:space="preserve"> can't be greater than 1, but I'm not sure I understand the justification for the lower limit.</w:t>
      </w:r>
    </w:p>
  </w:comment>
  <w:comment w:id="52" w:author="Perkowski, Evan A" w:date="2021-06-30T13:02:00Z" w:initials="PEA">
    <w:p w14:paraId="5B32129D" w14:textId="678F3CF7" w:rsidR="00946202" w:rsidRDefault="00946202">
      <w:pPr>
        <w:pStyle w:val="CommentText"/>
      </w:pPr>
      <w:r>
        <w:rPr>
          <w:rStyle w:val="CommentReference"/>
        </w:rPr>
        <w:annotationRef/>
      </w:r>
      <w:r>
        <w:t>I think the second half of this sentence is a bit choppy. Two alternatives for making this sentence read smoother:</w:t>
      </w:r>
    </w:p>
    <w:p w14:paraId="66E49E4F" w14:textId="4903DDE2" w:rsidR="00946202" w:rsidRDefault="00946202">
      <w:pPr>
        <w:pStyle w:val="CommentText"/>
      </w:pPr>
    </w:p>
    <w:p w14:paraId="79C4E902" w14:textId="1A008B1A" w:rsidR="00946202" w:rsidRDefault="00946202">
      <w:pPr>
        <w:pStyle w:val="CommentText"/>
      </w:pPr>
      <w:r>
        <w:t>1. Rephrase the highlighted clause to: "when nitrogen was added than when nitrogen was not added to plots".</w:t>
      </w:r>
    </w:p>
    <w:p w14:paraId="31EDD3A7" w14:textId="029EC0DB" w:rsidR="00946202" w:rsidRDefault="00946202">
      <w:pPr>
        <w:pStyle w:val="CommentText"/>
      </w:pPr>
    </w:p>
    <w:p w14:paraId="59FA8910" w14:textId="39E88C4A" w:rsidR="00946202" w:rsidRDefault="00946202">
      <w:pPr>
        <w:pStyle w:val="CommentText"/>
      </w:pPr>
      <w:r>
        <w:t>2. Rephrase entire sentence to: "When nitrogen was added to plots, leaf nitrogen on an area basis (Narea) was 12.7% greater compared to plots where nitrogen was not added (p&lt;0.001; Table 2)."</w:t>
      </w:r>
    </w:p>
  </w:comment>
  <w:comment w:id="58" w:author="Perkowski, Evan A" w:date="2021-06-30T16:52:00Z" w:initials="PEA">
    <w:p w14:paraId="74E34FA1" w14:textId="62D657DB" w:rsidR="00C81AF9" w:rsidRDefault="00C81AF9">
      <w:pPr>
        <w:pStyle w:val="CommentText"/>
      </w:pPr>
      <w:r>
        <w:rPr>
          <w:rStyle w:val="CommentReference"/>
        </w:rPr>
        <w:annotationRef/>
      </w:r>
      <w:r w:rsidR="004B23EF">
        <w:t>What is "ambient"? Is it referring exclusively to plots that did not receive phosphorus? If so, I think this should explicitly say "plots that did not receive phosphorus" to avoid confusion with the term being associated with control plots.</w:t>
      </w:r>
    </w:p>
  </w:comment>
  <w:comment w:id="55" w:author="Perkowski, Evan A" w:date="2021-06-30T17:04:00Z" w:initials="PEA">
    <w:p w14:paraId="729455CE" w14:textId="63343241" w:rsidR="00081629" w:rsidRDefault="00081629">
      <w:pPr>
        <w:pStyle w:val="CommentText"/>
      </w:pPr>
      <w:r>
        <w:rPr>
          <w:rStyle w:val="CommentReference"/>
        </w:rPr>
        <w:annotationRef/>
      </w:r>
      <w:r>
        <w:t>Changed this so "ambient" was not confused for "control"</w:t>
      </w:r>
    </w:p>
  </w:comment>
  <w:comment w:id="63" w:author="Perkowski, Evan A" w:date="2021-07-02T15:38:00Z" w:initials="PEA">
    <w:p w14:paraId="0FAD2CC7" w14:textId="432C8021" w:rsidR="00924F18" w:rsidRDefault="00924F18">
      <w:pPr>
        <w:pStyle w:val="CommentText"/>
      </w:pPr>
      <w:r>
        <w:rPr>
          <w:rStyle w:val="CommentReference"/>
        </w:rPr>
        <w:annotationRef/>
      </w:r>
      <w:r>
        <w:t>Given the first half of the sentence and the main aims of the paper, I think it would be clearer to relate this just to soil nitrogen treatments, not all soil treatment combos.</w:t>
      </w:r>
    </w:p>
  </w:comment>
  <w:comment w:id="72" w:author="Perkowski, Evan A" w:date="2021-06-30T13:13:00Z" w:initials="PEA">
    <w:p w14:paraId="5BCD8329" w14:textId="4BB65AEC" w:rsidR="00D524A6" w:rsidRDefault="00D524A6">
      <w:pPr>
        <w:pStyle w:val="CommentText"/>
      </w:pPr>
      <w:r>
        <w:rPr>
          <w:rStyle w:val="CommentReference"/>
        </w:rPr>
        <w:annotationRef/>
      </w:r>
      <w:r>
        <w:t>Might be good to note somewhere that slopes are only included when fixed effects are continuous</w:t>
      </w:r>
    </w:p>
  </w:comment>
  <w:comment w:id="73" w:author="Perkowski, Evan A" w:date="2021-06-30T17:07:00Z" w:initials="PEA">
    <w:p w14:paraId="371A7EEE" w14:textId="1F1AFF72" w:rsidR="00081629" w:rsidRDefault="00081629">
      <w:pPr>
        <w:pStyle w:val="CommentText"/>
      </w:pPr>
      <w:r>
        <w:rPr>
          <w:rStyle w:val="CommentReference"/>
        </w:rPr>
        <w:annotationRef/>
      </w:r>
      <w:r>
        <w:t xml:space="preserve">Might be good to note whether these comparisons are within </w:t>
      </w:r>
      <w:r w:rsidR="00924F18">
        <w:t>and/</w:t>
      </w:r>
      <w:r>
        <w:t xml:space="preserve">or across </w:t>
      </w:r>
      <w:proofErr w:type="spellStart"/>
      <w:r>
        <w:t>PxK</w:t>
      </w:r>
      <w:proofErr w:type="spellEnd"/>
      <w:r>
        <w:t xml:space="preserve"> treatments</w:t>
      </w:r>
    </w:p>
  </w:comment>
  <w:comment w:id="78" w:author="Perkowski, Evan A" w:date="2021-06-30T17:09:00Z" w:initials="PEA">
    <w:p w14:paraId="2EAB3B4F" w14:textId="0381110B" w:rsidR="00081629" w:rsidRDefault="00081629">
      <w:pPr>
        <w:pStyle w:val="CommentText"/>
      </w:pPr>
      <w:r>
        <w:rPr>
          <w:rStyle w:val="CommentReference"/>
        </w:rPr>
        <w:annotationRef/>
      </w:r>
      <w:r>
        <w:t xml:space="preserve">Even if the nature of the </w:t>
      </w:r>
      <w:proofErr w:type="spellStart"/>
      <w:r>
        <w:t>NxP</w:t>
      </w:r>
      <w:proofErr w:type="spellEnd"/>
      <w:r>
        <w:t xml:space="preserve"> interaction was the same as in the first model, I think it would be useful to add a brief sentence outlining the nature of this interaction</w:t>
      </w:r>
    </w:p>
  </w:comment>
  <w:comment w:id="83" w:author="Perkowski, Evan A" w:date="2021-06-30T13:16:00Z" w:initials="PEA">
    <w:p w14:paraId="3AE55520" w14:textId="0F209910" w:rsidR="00D524A6" w:rsidRDefault="00D524A6">
      <w:pPr>
        <w:pStyle w:val="CommentText"/>
      </w:pPr>
      <w:r>
        <w:rPr>
          <w:rStyle w:val="CommentReference"/>
        </w:rPr>
        <w:annotationRef/>
      </w:r>
      <w:r>
        <w:t>I am confused where the 1% is coming from here since pathway and N fixation relative importance values were already reported in the sentence</w:t>
      </w:r>
    </w:p>
  </w:comment>
  <w:comment w:id="84" w:author="Perkowski, Evan A" w:date="2021-06-30T17:11:00Z" w:initials="PEA">
    <w:p w14:paraId="68371FB3" w14:textId="7658220F" w:rsidR="00081629" w:rsidRDefault="00081629">
      <w:pPr>
        <w:pStyle w:val="CommentText"/>
      </w:pPr>
      <w:r>
        <w:rPr>
          <w:rStyle w:val="CommentReference"/>
        </w:rPr>
        <w:annotationRef/>
      </w:r>
      <w:r>
        <w:t>Is ambient "control" plots, or is it only ambient in relation to N treatment? It'll be worth clarifying this since ambient can easily be confused for -N/-P/-K plots</w:t>
      </w:r>
      <w:r w:rsidR="00F575F0">
        <w:t>, when I'm fairly sure this is referring to all combinations of plots where N is not added (i.e. averaged over all P and K treatment combos)</w:t>
      </w:r>
    </w:p>
  </w:comment>
  <w:comment w:id="92" w:author="Perkowski, Evan A" w:date="2021-06-30T13:42:00Z" w:initials="PEA">
    <w:p w14:paraId="4EAC5372" w14:textId="7A04EBCC" w:rsidR="002235ED" w:rsidRPr="002235ED" w:rsidRDefault="002235ED">
      <w:pPr>
        <w:pStyle w:val="CommentText"/>
      </w:pPr>
      <w:r>
        <w:rPr>
          <w:rStyle w:val="CommentReference"/>
        </w:rPr>
        <w:annotationRef/>
      </w:r>
      <w:r>
        <w:t>I think this sentence is a bit confusing</w:t>
      </w:r>
      <w:r w:rsidR="009A1A13">
        <w:t xml:space="preserve"> since it's not clear what the groupings for the Tukey's tests are</w:t>
      </w:r>
      <w:r>
        <w:t>. It might read better as "Lettering indicates statistically different groups based on post-hoc Tukey's tests (</w:t>
      </w:r>
      <w:r>
        <w:rPr>
          <w:lang w:val="el-GR"/>
        </w:rPr>
        <w:t>α</w:t>
      </w:r>
      <w:r>
        <w:t xml:space="preserve">=0.05) </w:t>
      </w:r>
      <w:r w:rsidR="009A1A13">
        <w:t xml:space="preserve">within and </w:t>
      </w:r>
      <w:r>
        <w:t>across phosphorus and potassium treatment combinations."</w:t>
      </w:r>
    </w:p>
  </w:comment>
  <w:comment w:id="107" w:author="Perkowski, Evan A" w:date="2021-06-30T17:18:00Z" w:initials="PEA">
    <w:p w14:paraId="74C336FC" w14:textId="52B838AB" w:rsidR="00F575F0" w:rsidRDefault="00F575F0">
      <w:pPr>
        <w:pStyle w:val="CommentText"/>
      </w:pPr>
      <w:r>
        <w:rPr>
          <w:rStyle w:val="CommentReference"/>
        </w:rPr>
        <w:annotationRef/>
      </w:r>
      <w:r>
        <w:t>Earlier in the results (line 3</w:t>
      </w:r>
      <w:r w:rsidR="009A1A13">
        <w:t>30 w/ simple markup</w:t>
      </w:r>
      <w:r>
        <w:t>), a p-value of 0.098 was described as significant, but a lower p-value here (</w:t>
      </w:r>
      <w:r w:rsidRPr="00B25CDC">
        <w:rPr>
          <w:color w:val="000000"/>
          <w:sz w:val="24"/>
          <w:szCs w:val="24"/>
        </w:rPr>
        <w:t>∆</w:t>
      </w:r>
      <w:proofErr w:type="spellStart"/>
      <w:r w:rsidRPr="00B25CDC">
        <w:rPr>
          <w:i/>
          <w:color w:val="000000"/>
          <w:sz w:val="24"/>
          <w:szCs w:val="24"/>
        </w:rPr>
        <w:t>M</w:t>
      </w:r>
      <w:r w:rsidRPr="00B25CDC">
        <w:rPr>
          <w:color w:val="000000"/>
          <w:sz w:val="24"/>
          <w:szCs w:val="24"/>
          <w:vertAlign w:val="subscript"/>
        </w:rPr>
        <w:t>area</w:t>
      </w:r>
      <w:proofErr w:type="spellEnd"/>
      <w:r w:rsidRPr="00DA24C9">
        <w:rPr>
          <w:i/>
          <w:iCs/>
          <w:color w:val="000000"/>
          <w:sz w:val="24"/>
          <w:szCs w:val="24"/>
        </w:rPr>
        <w:t xml:space="preserve"> </w:t>
      </w:r>
      <w:r>
        <w:rPr>
          <w:iCs/>
          <w:color w:val="000000"/>
          <w:sz w:val="24"/>
          <w:szCs w:val="24"/>
        </w:rPr>
        <w:t xml:space="preserve">= 0%; </w:t>
      </w:r>
      <w:r w:rsidRPr="00DA24C9">
        <w:rPr>
          <w:i/>
          <w:iCs/>
          <w:color w:val="000000"/>
          <w:sz w:val="24"/>
          <w:szCs w:val="24"/>
        </w:rPr>
        <w:t>p</w:t>
      </w:r>
      <w:r w:rsidRPr="00DA24C9">
        <w:rPr>
          <w:color w:val="000000"/>
          <w:sz w:val="24"/>
          <w:szCs w:val="24"/>
        </w:rPr>
        <w:t xml:space="preserve"> = 0.091</w:t>
      </w:r>
      <w:r>
        <w:rPr>
          <w:color w:val="000000"/>
          <w:sz w:val="24"/>
          <w:szCs w:val="24"/>
        </w:rPr>
        <w:t>) is described as insignificant. For consistency, I think a decision should be made about whether a marginal effect is significant or not</w:t>
      </w:r>
    </w:p>
  </w:comment>
  <w:comment w:id="106" w:author="Perkowski, Evan A" w:date="2021-06-30T13:54:00Z" w:initials="PEA">
    <w:p w14:paraId="1E5B6E7C" w14:textId="6DB3B9FD" w:rsidR="00B434C9" w:rsidRDefault="00B434C9">
      <w:pPr>
        <w:pStyle w:val="CommentText"/>
      </w:pPr>
      <w:r>
        <w:rPr>
          <w:rStyle w:val="CommentReference"/>
        </w:rPr>
        <w:annotationRef/>
      </w:r>
      <w:r>
        <w:t>I think it would be useful to explain what a "significant relationship" is here. E.g., "Solid lines represent a trendline that is different from zero (</w:t>
      </w:r>
      <w:r w:rsidR="00F575F0">
        <w:t xml:space="preserve">Tukey: </w:t>
      </w:r>
      <w:r>
        <w:t>p&lt;0.05), while dashed lines represent a trendline that is not different from zero (</w:t>
      </w:r>
      <w:r w:rsidR="00F575F0">
        <w:t xml:space="preserve">Tukey: </w:t>
      </w:r>
      <w:r>
        <w:t>p&gt;0.05).</w:t>
      </w:r>
    </w:p>
  </w:comment>
  <w:comment w:id="109" w:author="Perkowski, Evan A" w:date="2021-06-30T17:37:00Z" w:initials="PEA">
    <w:p w14:paraId="56C7EAB5" w14:textId="4CC3D935" w:rsidR="00951C32" w:rsidRDefault="00951C32">
      <w:pPr>
        <w:pStyle w:val="CommentText"/>
      </w:pPr>
      <w:r>
        <w:rPr>
          <w:rStyle w:val="CommentReference"/>
        </w:rPr>
        <w:annotationRef/>
      </w:r>
      <w:r>
        <w:t>I think it might be worth working in somewhere either here or in the Methods section about the limitations of using a categorical soil N treatment design in determining the effect of soil N on Narea. This is because sites (and possibly plots within a site) likely have different background soil N signatures, so a site and/or plot that is extremely nitrogen-limited would likely experience a larger stimulation in biomass</w:t>
      </w:r>
      <w:r w:rsidR="009A1A13">
        <w:t xml:space="preserve"> due to nitrogen addition</w:t>
      </w:r>
      <w:r>
        <w:t xml:space="preserve"> than a site and/or plot that is not as nitrogen-limited.</w:t>
      </w:r>
    </w:p>
  </w:comment>
  <w:comment w:id="111" w:author="Perkowski, Evan A" w:date="2021-06-30T14:04:00Z" w:initials="PEA">
    <w:p w14:paraId="27B9BD18" w14:textId="010D9F93" w:rsidR="008360D9" w:rsidRDefault="008360D9">
      <w:pPr>
        <w:pStyle w:val="CommentText"/>
      </w:pPr>
      <w:r>
        <w:rPr>
          <w:rStyle w:val="CommentReference"/>
        </w:rPr>
        <w:annotationRef/>
      </w:r>
      <w:r>
        <w:t>Can probably get away with using availability here, but I think "addition" is more accurate than "availability" since availability was not explicitly quantified</w:t>
      </w:r>
    </w:p>
  </w:comment>
  <w:comment w:id="116" w:author="Perkowski, Evan A" w:date="2021-07-02T17:07:00Z" w:initials="PEA">
    <w:p w14:paraId="3E7A777A" w14:textId="2111C197" w:rsidR="003B5F13" w:rsidRDefault="003B5F13">
      <w:pPr>
        <w:pStyle w:val="CommentText"/>
      </w:pPr>
      <w:r>
        <w:rPr>
          <w:rStyle w:val="CommentReference"/>
        </w:rPr>
        <w:annotationRef/>
      </w:r>
      <w:r>
        <w:t xml:space="preserve">I think this paragraph could benefit from more explicit mention that </w:t>
      </w:r>
      <w:proofErr w:type="spellStart"/>
      <w:r>
        <w:t>Firn</w:t>
      </w:r>
      <w:proofErr w:type="spellEnd"/>
      <w:r>
        <w:t xml:space="preserve"> et al. (2019) quantified leaf nitrogen on a g g-1 basis and that we found similar results when leaf nitrogen was measured on an area basis.</w:t>
      </w:r>
    </w:p>
  </w:comment>
  <w:comment w:id="134" w:author="Perkowski, Evan A" w:date="2021-07-02T16:20:00Z" w:initials="PEA">
    <w:p w14:paraId="3C1A1A62" w14:textId="60D20880" w:rsidR="00C25DE2" w:rsidRDefault="00C25DE2">
      <w:pPr>
        <w:pStyle w:val="CommentText"/>
      </w:pPr>
      <w:r>
        <w:rPr>
          <w:rStyle w:val="CommentReference"/>
        </w:rPr>
        <w:annotationRef/>
      </w:r>
      <w:r>
        <w:t>Can cite the Ndemand study and the following two papers:</w:t>
      </w:r>
    </w:p>
    <w:p w14:paraId="51EC58B0" w14:textId="77777777" w:rsidR="00C25DE2" w:rsidRDefault="00C25DE2">
      <w:pPr>
        <w:pStyle w:val="CommentText"/>
      </w:pPr>
    </w:p>
    <w:p w14:paraId="3CD34F64" w14:textId="77777777" w:rsidR="00C25DE2" w:rsidRDefault="00C25DE2" w:rsidP="00C25DE2">
      <w:pPr>
        <w:pStyle w:val="NormalWeb"/>
        <w:ind w:left="480" w:hanging="480"/>
      </w:pPr>
      <w:proofErr w:type="spellStart"/>
      <w:r>
        <w:t>Fujikake</w:t>
      </w:r>
      <w:proofErr w:type="spellEnd"/>
      <w:r>
        <w:t xml:space="preserve">, H., Yamazaki, A., </w:t>
      </w:r>
      <w:proofErr w:type="spellStart"/>
      <w:r>
        <w:t>Ohtake</w:t>
      </w:r>
      <w:proofErr w:type="spellEnd"/>
      <w:r>
        <w:t xml:space="preserve">, N., </w:t>
      </w:r>
      <w:proofErr w:type="spellStart"/>
      <w:r>
        <w:t>Sueoshi</w:t>
      </w:r>
      <w:proofErr w:type="spellEnd"/>
      <w:r>
        <w:t xml:space="preserve">, K., </w:t>
      </w:r>
      <w:proofErr w:type="spellStart"/>
      <w:r>
        <w:t>Matsuhashi</w:t>
      </w:r>
      <w:proofErr w:type="spellEnd"/>
      <w:r>
        <w:t xml:space="preserve">, S., Ito, T., … </w:t>
      </w:r>
      <w:proofErr w:type="spellStart"/>
      <w:r>
        <w:t>Ohyama</w:t>
      </w:r>
      <w:proofErr w:type="spellEnd"/>
      <w:r>
        <w:t xml:space="preserve">, T. (2003). Quick and reversible inhibition of soybean root nodule growth by nitrate involves a decrease in sucrose supply to nodules. </w:t>
      </w:r>
      <w:r>
        <w:rPr>
          <w:i/>
          <w:iCs/>
        </w:rPr>
        <w:t>Journal of Experimental Botany</w:t>
      </w:r>
      <w:r>
        <w:t xml:space="preserve">, </w:t>
      </w:r>
      <w:r>
        <w:rPr>
          <w:i/>
          <w:iCs/>
        </w:rPr>
        <w:t>54</w:t>
      </w:r>
      <w:r>
        <w:t>(386), 1379–1388. https://doi.org/10.1093/jxb/erg147</w:t>
      </w:r>
    </w:p>
    <w:p w14:paraId="3949830E" w14:textId="77777777" w:rsidR="00C25DE2" w:rsidRDefault="00C25DE2">
      <w:pPr>
        <w:pStyle w:val="CommentText"/>
      </w:pPr>
    </w:p>
    <w:p w14:paraId="09076ABD" w14:textId="77777777" w:rsidR="00C25DE2" w:rsidRDefault="00C25DE2" w:rsidP="00C25DE2">
      <w:pPr>
        <w:pStyle w:val="NormalWeb"/>
        <w:ind w:left="480" w:hanging="480"/>
      </w:pPr>
      <w:r>
        <w:t xml:space="preserve">Gibson, A. H., &amp; Harper, J. E. (1985). Nitrate effect on nodulation of Soybean by </w:t>
      </w:r>
      <w:r>
        <w:rPr>
          <w:i/>
          <w:iCs/>
        </w:rPr>
        <w:t>Bradyrhizobium japonicum</w:t>
      </w:r>
      <w:r>
        <w:t xml:space="preserve">. </w:t>
      </w:r>
      <w:r>
        <w:rPr>
          <w:i/>
          <w:iCs/>
        </w:rPr>
        <w:t>Crop Science</w:t>
      </w:r>
      <w:r>
        <w:t xml:space="preserve">, </w:t>
      </w:r>
      <w:r>
        <w:rPr>
          <w:i/>
          <w:iCs/>
        </w:rPr>
        <w:t>25</w:t>
      </w:r>
      <w:r>
        <w:t>(3), 497–501. https://doi.org/10.2135/cropsci1985.0011183X002500030015x</w:t>
      </w:r>
    </w:p>
    <w:p w14:paraId="5D0D469F" w14:textId="53FA02C8" w:rsidR="00C25DE2" w:rsidRDefault="00C25DE2">
      <w:pPr>
        <w:pStyle w:val="CommentText"/>
      </w:pPr>
    </w:p>
  </w:comment>
  <w:comment w:id="129" w:author="Perkowski, Evan A" w:date="2021-07-02T16:11:00Z" w:initials="PEA">
    <w:p w14:paraId="4BABA834" w14:textId="4B88F59B" w:rsidR="00435B8D" w:rsidRDefault="00435B8D">
      <w:pPr>
        <w:pStyle w:val="CommentText"/>
      </w:pPr>
      <w:r>
        <w:rPr>
          <w:rStyle w:val="CommentReference"/>
        </w:rPr>
        <w:annotationRef/>
      </w:r>
      <w:r>
        <w:t>Can definitely take or leave this if it detracts from the main discussion narrative</w:t>
      </w:r>
      <w:r w:rsidR="00C25DE2">
        <w:t xml:space="preserve"> or if it is too nuanced</w:t>
      </w:r>
      <w:r>
        <w:t xml:space="preserve">. I think this is an interesting point, though, that we could consider for the </w:t>
      </w:r>
      <w:r w:rsidR="00C25DE2">
        <w:t>upcoming growth chamber experiment.</w:t>
      </w:r>
    </w:p>
  </w:comment>
  <w:comment w:id="145" w:author="Perkowski, Evan A" w:date="2021-06-30T14:17:00Z" w:initials="PEA">
    <w:p w14:paraId="5C6891D7" w14:textId="07C51F7F" w:rsidR="00CB4258" w:rsidRDefault="00CB4258">
      <w:pPr>
        <w:pStyle w:val="CommentText"/>
      </w:pPr>
      <w:r>
        <w:rPr>
          <w:rStyle w:val="CommentReference"/>
        </w:rPr>
        <w:annotationRef/>
      </w:r>
      <w:r>
        <w:t xml:space="preserve">Sentence was a bit long to work through. I suggested a stopping point to make </w:t>
      </w:r>
      <w:r w:rsidR="00434BF3">
        <w:t xml:space="preserve">it </w:t>
      </w:r>
      <w:r>
        <w:t>a bit easier to digest</w:t>
      </w:r>
      <w:r w:rsidR="00833F6D">
        <w:t>- feel free to take or leave</w:t>
      </w:r>
    </w:p>
  </w:comment>
  <w:comment w:id="151" w:author="Perkowski, Evan A" w:date="2021-07-02T16:25:00Z" w:initials="PEA">
    <w:p w14:paraId="0A33D77E" w14:textId="3A269397" w:rsidR="00F81C52" w:rsidRPr="00F81C52" w:rsidRDefault="00F81C52">
      <w:pPr>
        <w:pStyle w:val="CommentText"/>
      </w:pPr>
      <w:r>
        <w:rPr>
          <w:rStyle w:val="CommentReference"/>
        </w:rPr>
        <w:annotationRef/>
      </w:r>
      <w:r>
        <w:t>I'm not sure this number is correct. In Table 3, the relative importance of soil treatments was 12.58% (N = 5.23%; P = 3.82%; K+</w:t>
      </w:r>
      <w:r>
        <w:rPr>
          <w:lang w:val="el-GR"/>
        </w:rPr>
        <w:t>μ</w:t>
      </w:r>
      <w:r>
        <w:t xml:space="preserve"> = 3.53%)</w:t>
      </w:r>
    </w:p>
  </w:comment>
  <w:comment w:id="154" w:author="Perkowski, Evan A" w:date="2021-07-02T17:18:00Z" w:initials="PEA">
    <w:p w14:paraId="35F97F81" w14:textId="73BDC1D9" w:rsidR="003B5F13" w:rsidRDefault="003B5F13">
      <w:pPr>
        <w:pStyle w:val="CommentText"/>
      </w:pPr>
      <w:r>
        <w:rPr>
          <w:rStyle w:val="CommentReference"/>
        </w:rPr>
        <w:annotationRef/>
      </w:r>
      <w:r>
        <w:t>Could probably also cite Onoda et al. (2017) here</w:t>
      </w:r>
    </w:p>
  </w:comment>
  <w:comment w:id="155" w:author="Nick Smith" w:date="2021-06-28T12:09:00Z" w:initials="NGS">
    <w:p w14:paraId="539C3587" w14:textId="5DE6C9A2" w:rsidR="00DD7DE1" w:rsidRDefault="00DD7DE1">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B99683" w15:done="0"/>
  <w15:commentEx w15:paraId="7A34ADE8" w15:done="0"/>
  <w15:commentEx w15:paraId="52DD5EFC" w15:done="0"/>
  <w15:commentEx w15:paraId="0001A5CB" w15:done="0"/>
  <w15:commentEx w15:paraId="6B3D1F3B" w15:done="0"/>
  <w15:commentEx w15:paraId="50AC4D33" w15:done="0"/>
  <w15:commentEx w15:paraId="3F68F980" w15:done="0"/>
  <w15:commentEx w15:paraId="1010907A" w15:done="0"/>
  <w15:commentEx w15:paraId="59FA8910" w15:done="0"/>
  <w15:commentEx w15:paraId="74E34FA1" w15:done="0"/>
  <w15:commentEx w15:paraId="729455CE" w15:done="0"/>
  <w15:commentEx w15:paraId="0FAD2CC7" w15:done="0"/>
  <w15:commentEx w15:paraId="5BCD8329" w15:done="0"/>
  <w15:commentEx w15:paraId="371A7EEE" w15:done="0"/>
  <w15:commentEx w15:paraId="2EAB3B4F" w15:done="0"/>
  <w15:commentEx w15:paraId="3AE55520" w15:done="0"/>
  <w15:commentEx w15:paraId="68371FB3" w15:done="0"/>
  <w15:commentEx w15:paraId="4EAC5372" w15:done="0"/>
  <w15:commentEx w15:paraId="74C336FC" w15:done="0"/>
  <w15:commentEx w15:paraId="1E5B6E7C" w15:done="0"/>
  <w15:commentEx w15:paraId="56C7EAB5" w15:done="0"/>
  <w15:commentEx w15:paraId="27B9BD18" w15:done="0"/>
  <w15:commentEx w15:paraId="3E7A777A" w15:done="0"/>
  <w15:commentEx w15:paraId="5D0D469F" w15:done="0"/>
  <w15:commentEx w15:paraId="4BABA834" w15:done="0"/>
  <w15:commentEx w15:paraId="5C6891D7" w15:done="0"/>
  <w15:commentEx w15:paraId="0A33D77E" w15:done="0"/>
  <w15:commentEx w15:paraId="35F97F81"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99D83" w16cex:dateUtc="2021-07-02T19:13:00Z"/>
  <w16cex:commentExtensible w16cex:durableId="24899EE0" w16cex:dateUtc="2021-07-02T19:19:00Z"/>
  <w16cex:commentExtensible w16cex:durableId="2487168B" w16cex:dateUtc="2021-06-30T21:12:00Z"/>
  <w16cex:commentExtensible w16cex:durableId="248718B4" w16cex:dateUtc="2021-06-30T21:22:00Z"/>
  <w16cex:commentExtensible w16cex:durableId="24871AEE" w16cex:dateUtc="2021-06-30T21:31:00Z"/>
  <w16cex:commentExtensible w16cex:durableId="2489AD93" w16cex:dateUtc="2021-07-02T20:21:00Z"/>
  <w16cex:commentExtensible w16cex:durableId="2489AE12" w16cex:dateUtc="2021-07-02T20:24:00Z"/>
  <w16cex:commentExtensible w16cex:durableId="2486E9E5" w16cex:dateUtc="2021-06-30T18:02:00Z"/>
  <w16cex:commentExtensible w16cex:durableId="24871FD2" w16cex:dateUtc="2021-06-30T21:52:00Z"/>
  <w16cex:commentExtensible w16cex:durableId="2487228E" w16cex:dateUtc="2021-06-30T22:04:00Z"/>
  <w16cex:commentExtensible w16cex:durableId="2489B18A" w16cex:dateUtc="2021-07-02T20:38:00Z"/>
  <w16cex:commentExtensible w16cex:durableId="2486EC8B" w16cex:dateUtc="2021-06-30T18:13:00Z"/>
  <w16cex:commentExtensible w16cex:durableId="2487234A" w16cex:dateUtc="2021-06-30T22:07:00Z"/>
  <w16cex:commentExtensible w16cex:durableId="248723E7" w16cex:dateUtc="2021-06-30T22:09:00Z"/>
  <w16cex:commentExtensible w16cex:durableId="2486ED47" w16cex:dateUtc="2021-06-30T18:16:00Z"/>
  <w16cex:commentExtensible w16cex:durableId="2487242E" w16cex:dateUtc="2021-06-30T22:11:00Z"/>
  <w16cex:commentExtensible w16cex:durableId="2486F33D" w16cex:dateUtc="2021-06-30T18:42:00Z"/>
  <w16cex:commentExtensible w16cex:durableId="24872602" w16cex:dateUtc="2021-06-30T22:18:00Z"/>
  <w16cex:commentExtensible w16cex:durableId="2486F605" w16cex:dateUtc="2021-06-30T18:54:00Z"/>
  <w16cex:commentExtensible w16cex:durableId="24872A59" w16cex:dateUtc="2021-06-30T22:37:00Z"/>
  <w16cex:commentExtensible w16cex:durableId="2486F874" w16cex:dateUtc="2021-06-30T19:04:00Z"/>
  <w16cex:commentExtensible w16cex:durableId="2489C656" w16cex:dateUtc="2021-07-02T22:07:00Z"/>
  <w16cex:commentExtensible w16cex:durableId="2489BB35" w16cex:dateUtc="2021-07-02T21:20:00Z"/>
  <w16cex:commentExtensible w16cex:durableId="2489B949" w16cex:dateUtc="2021-07-02T21:11:00Z"/>
  <w16cex:commentExtensible w16cex:durableId="2486FB6F" w16cex:dateUtc="2021-06-30T19:17:00Z"/>
  <w16cex:commentExtensible w16cex:durableId="2489BC8F" w16cex:dateUtc="2021-07-02T21:25:00Z"/>
  <w16cex:commentExtensible w16cex:durableId="2489C8F4" w16cex:dateUtc="2021-07-02T2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B99683" w16cid:durableId="24843A68"/>
  <w16cid:commentId w16cid:paraId="7A34ADE8" w16cid:durableId="24899D83"/>
  <w16cid:commentId w16cid:paraId="52DD5EFC" w16cid:durableId="24899EE0"/>
  <w16cid:commentId w16cid:paraId="0001A5CB" w16cid:durableId="2487168B"/>
  <w16cid:commentId w16cid:paraId="6B3D1F3B" w16cid:durableId="248718B4"/>
  <w16cid:commentId w16cid:paraId="50AC4D33" w16cid:durableId="24871AEE"/>
  <w16cid:commentId w16cid:paraId="3F68F980" w16cid:durableId="2489AD93"/>
  <w16cid:commentId w16cid:paraId="1010907A" w16cid:durableId="2489AE12"/>
  <w16cid:commentId w16cid:paraId="59FA8910" w16cid:durableId="2486E9E5"/>
  <w16cid:commentId w16cid:paraId="74E34FA1" w16cid:durableId="24871FD2"/>
  <w16cid:commentId w16cid:paraId="729455CE" w16cid:durableId="2487228E"/>
  <w16cid:commentId w16cid:paraId="0FAD2CC7" w16cid:durableId="2489B18A"/>
  <w16cid:commentId w16cid:paraId="5BCD8329" w16cid:durableId="2486EC8B"/>
  <w16cid:commentId w16cid:paraId="371A7EEE" w16cid:durableId="2487234A"/>
  <w16cid:commentId w16cid:paraId="2EAB3B4F" w16cid:durableId="248723E7"/>
  <w16cid:commentId w16cid:paraId="3AE55520" w16cid:durableId="2486ED47"/>
  <w16cid:commentId w16cid:paraId="68371FB3" w16cid:durableId="2487242E"/>
  <w16cid:commentId w16cid:paraId="4EAC5372" w16cid:durableId="2486F33D"/>
  <w16cid:commentId w16cid:paraId="74C336FC" w16cid:durableId="24872602"/>
  <w16cid:commentId w16cid:paraId="1E5B6E7C" w16cid:durableId="2486F605"/>
  <w16cid:commentId w16cid:paraId="56C7EAB5" w16cid:durableId="24872A59"/>
  <w16cid:commentId w16cid:paraId="27B9BD18" w16cid:durableId="2486F874"/>
  <w16cid:commentId w16cid:paraId="3E7A777A" w16cid:durableId="2489C656"/>
  <w16cid:commentId w16cid:paraId="5D0D469F" w16cid:durableId="2489BB35"/>
  <w16cid:commentId w16cid:paraId="4BABA834" w16cid:durableId="2489B949"/>
  <w16cid:commentId w16cid:paraId="5C6891D7" w16cid:durableId="2486FB6F"/>
  <w16cid:commentId w16cid:paraId="0A33D77E" w16cid:durableId="2489BC8F"/>
  <w16cid:commentId w16cid:paraId="35F97F81" w16cid:durableId="2489C8F4"/>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183A0" w14:textId="77777777" w:rsidR="00940CAC" w:rsidRDefault="00940CAC" w:rsidP="001B44B1">
      <w:r>
        <w:separator/>
      </w:r>
    </w:p>
  </w:endnote>
  <w:endnote w:type="continuationSeparator" w:id="0">
    <w:p w14:paraId="1ADCB7BD" w14:textId="77777777" w:rsidR="00940CAC" w:rsidRDefault="00940CAC"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4780687"/>
      <w:docPartObj>
        <w:docPartGallery w:val="Page Numbers (Bottom of Page)"/>
        <w:docPartUnique/>
      </w:docPartObj>
    </w:sdtPr>
    <w:sdtEndPr>
      <w:rPr>
        <w:rStyle w:val="PageNumber"/>
      </w:rPr>
    </w:sdtEnd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9242791"/>
      <w:docPartObj>
        <w:docPartGallery w:val="Page Numbers (Bottom of Page)"/>
        <w:docPartUnique/>
      </w:docPartObj>
    </w:sdtPr>
    <w:sdtEndPr>
      <w:rPr>
        <w:rStyle w:val="PageNumber"/>
      </w:rPr>
    </w:sdtEnd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8A518" w14:textId="77777777" w:rsidR="00940CAC" w:rsidRDefault="00940CAC" w:rsidP="001B44B1">
      <w:r>
        <w:separator/>
      </w:r>
    </w:p>
  </w:footnote>
  <w:footnote w:type="continuationSeparator" w:id="0">
    <w:p w14:paraId="622821DF" w14:textId="77777777" w:rsidR="00940CAC" w:rsidRDefault="00940CAC"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kowski, Evan A">
    <w15:presenceInfo w15:providerId="AD" w15:userId="S::evan.a.perkowski@ttu.edu::60f99932-1f8b-47fd-ae71-548bdb6d48d3"/>
  </w15:person>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0"/>
  <w:hideGrammaticalErrors/>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7174C"/>
    <w:rsid w:val="00077C60"/>
    <w:rsid w:val="00081629"/>
    <w:rsid w:val="0008438C"/>
    <w:rsid w:val="00096AFD"/>
    <w:rsid w:val="000B15CA"/>
    <w:rsid w:val="000C26ED"/>
    <w:rsid w:val="000C4651"/>
    <w:rsid w:val="000C583D"/>
    <w:rsid w:val="000D0F58"/>
    <w:rsid w:val="000D3DDB"/>
    <w:rsid w:val="000E40F2"/>
    <w:rsid w:val="000F0BE3"/>
    <w:rsid w:val="00102B2A"/>
    <w:rsid w:val="001042EA"/>
    <w:rsid w:val="00105704"/>
    <w:rsid w:val="00111025"/>
    <w:rsid w:val="00111AFB"/>
    <w:rsid w:val="0013288D"/>
    <w:rsid w:val="00135FBB"/>
    <w:rsid w:val="00143637"/>
    <w:rsid w:val="0014366E"/>
    <w:rsid w:val="00150B42"/>
    <w:rsid w:val="00152D8D"/>
    <w:rsid w:val="00165EAE"/>
    <w:rsid w:val="00175A1E"/>
    <w:rsid w:val="001A1A51"/>
    <w:rsid w:val="001A2607"/>
    <w:rsid w:val="001B0EE0"/>
    <w:rsid w:val="001B44B1"/>
    <w:rsid w:val="001B6B10"/>
    <w:rsid w:val="001C5C13"/>
    <w:rsid w:val="001D0C18"/>
    <w:rsid w:val="001D0DC9"/>
    <w:rsid w:val="001D172F"/>
    <w:rsid w:val="001D2A99"/>
    <w:rsid w:val="001D5E19"/>
    <w:rsid w:val="001E6174"/>
    <w:rsid w:val="001F281E"/>
    <w:rsid w:val="001F3BE9"/>
    <w:rsid w:val="001F7DFE"/>
    <w:rsid w:val="002019BC"/>
    <w:rsid w:val="002106E3"/>
    <w:rsid w:val="002235ED"/>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0B6F"/>
    <w:rsid w:val="002E41FB"/>
    <w:rsid w:val="00300607"/>
    <w:rsid w:val="00313705"/>
    <w:rsid w:val="003428DC"/>
    <w:rsid w:val="00342D03"/>
    <w:rsid w:val="00354D81"/>
    <w:rsid w:val="00356386"/>
    <w:rsid w:val="00361685"/>
    <w:rsid w:val="003640DC"/>
    <w:rsid w:val="003704D1"/>
    <w:rsid w:val="00381A62"/>
    <w:rsid w:val="00383758"/>
    <w:rsid w:val="00394788"/>
    <w:rsid w:val="003A1D1C"/>
    <w:rsid w:val="003A1E67"/>
    <w:rsid w:val="003A2059"/>
    <w:rsid w:val="003A6444"/>
    <w:rsid w:val="003A755A"/>
    <w:rsid w:val="003B0716"/>
    <w:rsid w:val="003B11E5"/>
    <w:rsid w:val="003B4314"/>
    <w:rsid w:val="003B5F13"/>
    <w:rsid w:val="003C476D"/>
    <w:rsid w:val="003D09AF"/>
    <w:rsid w:val="003D1A31"/>
    <w:rsid w:val="003E3A22"/>
    <w:rsid w:val="003E3DED"/>
    <w:rsid w:val="003F3A2E"/>
    <w:rsid w:val="003F70DB"/>
    <w:rsid w:val="00403672"/>
    <w:rsid w:val="00406371"/>
    <w:rsid w:val="00413299"/>
    <w:rsid w:val="004167AF"/>
    <w:rsid w:val="00434BF3"/>
    <w:rsid w:val="00435B8D"/>
    <w:rsid w:val="004460F8"/>
    <w:rsid w:val="0045053D"/>
    <w:rsid w:val="004554C8"/>
    <w:rsid w:val="00464810"/>
    <w:rsid w:val="004661AC"/>
    <w:rsid w:val="00471979"/>
    <w:rsid w:val="00472FC8"/>
    <w:rsid w:val="00474254"/>
    <w:rsid w:val="00482CAA"/>
    <w:rsid w:val="004921F3"/>
    <w:rsid w:val="00492B6E"/>
    <w:rsid w:val="00493741"/>
    <w:rsid w:val="0049730B"/>
    <w:rsid w:val="004B1332"/>
    <w:rsid w:val="004B23EF"/>
    <w:rsid w:val="004B6018"/>
    <w:rsid w:val="004C345D"/>
    <w:rsid w:val="004C3644"/>
    <w:rsid w:val="004C5B4A"/>
    <w:rsid w:val="004D1F45"/>
    <w:rsid w:val="004D217C"/>
    <w:rsid w:val="004D2A79"/>
    <w:rsid w:val="004E0353"/>
    <w:rsid w:val="004E1503"/>
    <w:rsid w:val="004E69E5"/>
    <w:rsid w:val="004E72F0"/>
    <w:rsid w:val="004F2CA3"/>
    <w:rsid w:val="005024F9"/>
    <w:rsid w:val="00504217"/>
    <w:rsid w:val="0051708C"/>
    <w:rsid w:val="005223F0"/>
    <w:rsid w:val="00522C0C"/>
    <w:rsid w:val="00533C21"/>
    <w:rsid w:val="00536B03"/>
    <w:rsid w:val="0053714C"/>
    <w:rsid w:val="0054160E"/>
    <w:rsid w:val="00554DE0"/>
    <w:rsid w:val="00562A58"/>
    <w:rsid w:val="005631B4"/>
    <w:rsid w:val="00563552"/>
    <w:rsid w:val="00567E4F"/>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57E1B"/>
    <w:rsid w:val="006618FD"/>
    <w:rsid w:val="006664CE"/>
    <w:rsid w:val="00672CC1"/>
    <w:rsid w:val="006730B8"/>
    <w:rsid w:val="006A1708"/>
    <w:rsid w:val="006A278F"/>
    <w:rsid w:val="006A3045"/>
    <w:rsid w:val="006D7E9A"/>
    <w:rsid w:val="006E17D6"/>
    <w:rsid w:val="0070307F"/>
    <w:rsid w:val="00712244"/>
    <w:rsid w:val="00716334"/>
    <w:rsid w:val="00724D3E"/>
    <w:rsid w:val="00745361"/>
    <w:rsid w:val="0075092F"/>
    <w:rsid w:val="00750DAC"/>
    <w:rsid w:val="00753733"/>
    <w:rsid w:val="00754C0C"/>
    <w:rsid w:val="00762C16"/>
    <w:rsid w:val="007648C5"/>
    <w:rsid w:val="00767F93"/>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3F6D"/>
    <w:rsid w:val="008360D9"/>
    <w:rsid w:val="008371D2"/>
    <w:rsid w:val="00840038"/>
    <w:rsid w:val="008531D1"/>
    <w:rsid w:val="00880599"/>
    <w:rsid w:val="00880F5C"/>
    <w:rsid w:val="0088369D"/>
    <w:rsid w:val="00884269"/>
    <w:rsid w:val="00884696"/>
    <w:rsid w:val="00884CEC"/>
    <w:rsid w:val="00890194"/>
    <w:rsid w:val="00893A76"/>
    <w:rsid w:val="0089527B"/>
    <w:rsid w:val="0089659F"/>
    <w:rsid w:val="008A19E5"/>
    <w:rsid w:val="008A5EC2"/>
    <w:rsid w:val="008A6771"/>
    <w:rsid w:val="008A70F6"/>
    <w:rsid w:val="008A7A58"/>
    <w:rsid w:val="008B04B8"/>
    <w:rsid w:val="008C4664"/>
    <w:rsid w:val="008C53AA"/>
    <w:rsid w:val="008C7A1E"/>
    <w:rsid w:val="008D2402"/>
    <w:rsid w:val="008E3C9D"/>
    <w:rsid w:val="008E7B36"/>
    <w:rsid w:val="008F46C3"/>
    <w:rsid w:val="008F481E"/>
    <w:rsid w:val="008F486F"/>
    <w:rsid w:val="00921E26"/>
    <w:rsid w:val="0092235C"/>
    <w:rsid w:val="00924F18"/>
    <w:rsid w:val="00930A47"/>
    <w:rsid w:val="00934597"/>
    <w:rsid w:val="00934623"/>
    <w:rsid w:val="009347FA"/>
    <w:rsid w:val="009361C5"/>
    <w:rsid w:val="00936398"/>
    <w:rsid w:val="00936697"/>
    <w:rsid w:val="00940CAC"/>
    <w:rsid w:val="00946202"/>
    <w:rsid w:val="00951C32"/>
    <w:rsid w:val="00951F0E"/>
    <w:rsid w:val="00961478"/>
    <w:rsid w:val="00967D5A"/>
    <w:rsid w:val="00971CEF"/>
    <w:rsid w:val="009734F0"/>
    <w:rsid w:val="00992D65"/>
    <w:rsid w:val="009A1A13"/>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B6E48"/>
    <w:rsid w:val="00AB7D42"/>
    <w:rsid w:val="00AC3CF2"/>
    <w:rsid w:val="00AC49CC"/>
    <w:rsid w:val="00AD0E08"/>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34C9"/>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25DE2"/>
    <w:rsid w:val="00C36D2A"/>
    <w:rsid w:val="00C41EA2"/>
    <w:rsid w:val="00C470D3"/>
    <w:rsid w:val="00C64CEB"/>
    <w:rsid w:val="00C71459"/>
    <w:rsid w:val="00C71FEE"/>
    <w:rsid w:val="00C81AF9"/>
    <w:rsid w:val="00C93A3A"/>
    <w:rsid w:val="00CA02E8"/>
    <w:rsid w:val="00CA27A5"/>
    <w:rsid w:val="00CA64B3"/>
    <w:rsid w:val="00CA6CFC"/>
    <w:rsid w:val="00CB4258"/>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524A6"/>
    <w:rsid w:val="00D60C62"/>
    <w:rsid w:val="00D61309"/>
    <w:rsid w:val="00D65202"/>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213DA"/>
    <w:rsid w:val="00E2660B"/>
    <w:rsid w:val="00E26DE7"/>
    <w:rsid w:val="00E26FD9"/>
    <w:rsid w:val="00E3357A"/>
    <w:rsid w:val="00E339EE"/>
    <w:rsid w:val="00E4356B"/>
    <w:rsid w:val="00E438A9"/>
    <w:rsid w:val="00E46DFF"/>
    <w:rsid w:val="00E509F6"/>
    <w:rsid w:val="00E52179"/>
    <w:rsid w:val="00E55919"/>
    <w:rsid w:val="00E67E69"/>
    <w:rsid w:val="00E7312B"/>
    <w:rsid w:val="00E752D7"/>
    <w:rsid w:val="00E77008"/>
    <w:rsid w:val="00E82934"/>
    <w:rsid w:val="00E8456C"/>
    <w:rsid w:val="00E90291"/>
    <w:rsid w:val="00E95E33"/>
    <w:rsid w:val="00E95F37"/>
    <w:rsid w:val="00EB1FEE"/>
    <w:rsid w:val="00EB379B"/>
    <w:rsid w:val="00EB6190"/>
    <w:rsid w:val="00EC7E77"/>
    <w:rsid w:val="00EE6CB1"/>
    <w:rsid w:val="00EF2641"/>
    <w:rsid w:val="00EF31EA"/>
    <w:rsid w:val="00EF4F1D"/>
    <w:rsid w:val="00EF573F"/>
    <w:rsid w:val="00EF60BF"/>
    <w:rsid w:val="00F01F6F"/>
    <w:rsid w:val="00F178AB"/>
    <w:rsid w:val="00F17CC7"/>
    <w:rsid w:val="00F30405"/>
    <w:rsid w:val="00F36E49"/>
    <w:rsid w:val="00F476C2"/>
    <w:rsid w:val="00F575F0"/>
    <w:rsid w:val="00F81C52"/>
    <w:rsid w:val="00F86558"/>
    <w:rsid w:val="00F9151E"/>
    <w:rsid w:val="00F91A47"/>
    <w:rsid w:val="00FA0789"/>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unhideWhenUsed/>
    <w:rsid w:val="004E1503"/>
    <w:rPr>
      <w:sz w:val="20"/>
      <w:szCs w:val="20"/>
    </w:rPr>
  </w:style>
  <w:style w:type="character" w:customStyle="1" w:styleId="CommentTextChar">
    <w:name w:val="Comment Text Char"/>
    <w:basedOn w:val="DefaultParagraphFont"/>
    <w:link w:val="CommentText"/>
    <w:uiPriority w:val="99"/>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749541353">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 w:id="203761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8B83-ED6F-9C4E-A3B8-627C1CD3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42</Pages>
  <Words>65966</Words>
  <Characters>376010</Characters>
  <Application>Microsoft Office Word</Application>
  <DocSecurity>0</DocSecurity>
  <Lines>3133</Lines>
  <Paragraphs>882</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Perkowski, Evan A</cp:lastModifiedBy>
  <cp:revision>4</cp:revision>
  <dcterms:created xsi:type="dcterms:W3CDTF">2021-06-30T22:43:00Z</dcterms:created>
  <dcterms:modified xsi:type="dcterms:W3CDTF">2021-07-02T22:19:00Z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