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19D21228"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commentRangeStart w:id="0"/>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E. McNellis</w:t>
      </w:r>
      <w:r w:rsidR="007A6CA7" w:rsidRPr="00771C52">
        <w:rPr>
          <w:rFonts w:eastAsia="Times New Roman"/>
          <w:color w:val="000000"/>
          <w:vertAlign w:val="superscript"/>
        </w:rPr>
        <w:t>1</w:t>
      </w:r>
      <w:r w:rsidR="007A6CA7" w:rsidRPr="00771C52">
        <w:rPr>
          <w:rFonts w:eastAsia="Times New Roman"/>
          <w:color w:val="000000"/>
        </w:rPr>
        <w:t>,</w:t>
      </w:r>
      <w:r w:rsidRPr="00771C52">
        <w:rPr>
          <w:rFonts w:eastAsia="Times New Roman"/>
          <w:color w:val="000000"/>
        </w:rPr>
        <w:t xml:space="preserve"> </w:t>
      </w:r>
      <w:ins w:id="1" w:author="Jason Martina" w:date="2021-07-07T17:48:00Z">
        <w:r w:rsidR="00F478A7">
          <w:rPr>
            <w:rFonts w:eastAsia="Times New Roman"/>
            <w:color w:val="000000"/>
          </w:rPr>
          <w:t xml:space="preserve">Jason P. </w:t>
        </w:r>
        <w:proofErr w:type="spellStart"/>
        <w:r w:rsidR="00F478A7">
          <w:rPr>
            <w:rFonts w:eastAsia="Times New Roman"/>
            <w:color w:val="000000"/>
          </w:rPr>
          <w:t>Martina</w:t>
        </w:r>
      </w:ins>
      <w:ins w:id="2" w:author="Jason Martina" w:date="2021-07-15T16:57:00Z">
        <w:r w:rsidR="00E37FF5">
          <w:rPr>
            <w:rFonts w:eastAsia="Times New Roman"/>
            <w:color w:val="000000"/>
            <w:vertAlign w:val="superscript"/>
          </w:rPr>
          <w:t>x</w:t>
        </w:r>
      </w:ins>
      <w:proofErr w:type="spellEnd"/>
      <w:r w:rsidRPr="00771C52">
        <w:rPr>
          <w:rFonts w:eastAsia="Times New Roman"/>
          <w:color w:val="000000"/>
        </w:rPr>
        <w:t xml:space="preserve">…, </w:t>
      </w:r>
      <w:commentRangeEnd w:id="0"/>
      <w:r w:rsidR="003D09AF">
        <w:rPr>
          <w:rStyle w:val="CommentReference"/>
        </w:rPr>
        <w:commentReference w:id="0"/>
      </w:r>
      <w:r w:rsidRPr="00771C52">
        <w:rPr>
          <w:rFonts w:eastAsia="Times New Roman"/>
          <w:color w:val="000000"/>
        </w:rPr>
        <w:t xml:space="preserve">Nutrient </w:t>
      </w:r>
      <w:proofErr w:type="spellStart"/>
      <w:r w:rsidRPr="00771C52">
        <w:rPr>
          <w:rFonts w:eastAsia="Times New Roman"/>
          <w:color w:val="000000"/>
        </w:rPr>
        <w:t>Network</w:t>
      </w:r>
      <w:r w:rsidR="008E7B36">
        <w:rPr>
          <w:rFonts w:eastAsia="Times New Roman"/>
          <w:color w:val="000000"/>
          <w:vertAlign w:val="superscript"/>
        </w:rPr>
        <w:t>x</w:t>
      </w:r>
      <w:proofErr w:type="spellEnd"/>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0160055C" w:rsidR="00361685" w:rsidRDefault="00361685" w:rsidP="00B05AC4">
      <w:pPr>
        <w:spacing w:line="480" w:lineRule="auto"/>
        <w:contextualSpacing/>
        <w:rPr>
          <w:ins w:id="3" w:author="Jason Martina" w:date="2021-07-07T17:48:00Z"/>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5BBA48CD" w14:textId="55A55A83" w:rsidR="00F478A7" w:rsidRPr="00771C52" w:rsidRDefault="00E37FF5" w:rsidP="00B05AC4">
      <w:pPr>
        <w:spacing w:line="480" w:lineRule="auto"/>
        <w:contextualSpacing/>
        <w:rPr>
          <w:rFonts w:eastAsia="Times New Roman"/>
        </w:rPr>
      </w:pPr>
      <w:proofErr w:type="spellStart"/>
      <w:ins w:id="4" w:author="Jason Martina" w:date="2021-07-15T16:57:00Z">
        <w:r>
          <w:rPr>
            <w:rFonts w:eastAsia="Times New Roman"/>
            <w:color w:val="000000"/>
            <w:vertAlign w:val="superscript"/>
          </w:rPr>
          <w:t>x</w:t>
        </w:r>
      </w:ins>
      <w:ins w:id="5" w:author="Jason Martina" w:date="2021-07-07T17:48:00Z">
        <w:r w:rsidR="00F478A7">
          <w:rPr>
            <w:rFonts w:eastAsia="Times New Roman"/>
            <w:color w:val="000000"/>
          </w:rPr>
          <w:t>Department</w:t>
        </w:r>
        <w:proofErr w:type="spellEnd"/>
        <w:r w:rsidR="00F478A7">
          <w:rPr>
            <w:rFonts w:eastAsia="Times New Roman"/>
            <w:color w:val="000000"/>
          </w:rPr>
          <w:t xml:space="preserve"> of Biology, Texas State University, San Marcos, TX, 78666, USA</w:t>
        </w:r>
      </w:ins>
    </w:p>
    <w:p w14:paraId="75F34000" w14:textId="3DF8283C" w:rsidR="00361685" w:rsidRPr="00771C52" w:rsidRDefault="008E7B36" w:rsidP="00B05AC4">
      <w:pPr>
        <w:spacing w:line="480" w:lineRule="auto"/>
        <w:contextualSpacing/>
        <w:rPr>
          <w:rFonts w:eastAsia="Times New Roman"/>
        </w:rPr>
      </w:pPr>
      <w:proofErr w:type="spellStart"/>
      <w:r>
        <w:rPr>
          <w:rFonts w:eastAsia="Times New Roman"/>
          <w:color w:val="000000"/>
          <w:vertAlign w:val="superscript"/>
        </w:rPr>
        <w:t>x</w:t>
      </w:r>
      <w:r w:rsidR="00361685" w:rsidRPr="00771C52">
        <w:rPr>
          <w:rFonts w:eastAsia="Times New Roman"/>
          <w:color w:val="000000"/>
        </w:rPr>
        <w:t>University</w:t>
      </w:r>
      <w:proofErr w:type="spellEnd"/>
      <w:r w:rsidR="00361685" w:rsidRPr="00771C52">
        <w:rPr>
          <w:rFonts w:eastAsia="Times New Roman"/>
          <w:color w:val="000000"/>
        </w:rPr>
        <w:t xml:space="preserve"> of Minnesota</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068E248C"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w:t>
      </w:r>
      <w:ins w:id="6" w:author="Jason Martina" w:date="2021-07-15T18:13:00Z">
        <w:r w:rsidR="00AC774C">
          <w:rPr>
            <w:rFonts w:eastAsia="Times New Roman"/>
            <w:color w:val="000000"/>
          </w:rPr>
          <w:t xml:space="preserve">, </w:t>
        </w:r>
      </w:ins>
      <w:ins w:id="7" w:author="Jason Martina" w:date="2021-07-15T18:14:00Z">
        <w:r w:rsidR="00AC774C">
          <w:rPr>
            <w:rFonts w:eastAsia="Times New Roman"/>
            <w:color w:val="000000"/>
          </w:rPr>
          <w:t>and as such</w:t>
        </w:r>
      </w:ins>
      <w:ins w:id="8" w:author="Jason Martina" w:date="2021-07-15T18:13:00Z">
        <w:r w:rsidR="00AC774C">
          <w:rPr>
            <w:rFonts w:eastAsia="Times New Roman"/>
            <w:color w:val="000000"/>
          </w:rPr>
          <w:t xml:space="preserve"> </w:t>
        </w:r>
      </w:ins>
      <w:del w:id="9" w:author="Jason Martina" w:date="2021-07-15T18:13:00Z">
        <w:r w:rsidRPr="00771C52" w:rsidDel="00AC774C">
          <w:rPr>
            <w:rFonts w:eastAsia="Times New Roman"/>
            <w:color w:val="000000"/>
          </w:rPr>
          <w:delText xml:space="preserve">. As such, </w:delText>
        </w:r>
      </w:del>
      <w:r w:rsidRPr="00771C52">
        <w:rPr>
          <w:rFonts w:eastAsia="Times New Roman"/>
          <w:color w:val="000000"/>
        </w:rPr>
        <w:t>the land surface components of Earth System Models</w:t>
      </w:r>
      <w:r w:rsidR="008C53AA">
        <w:rPr>
          <w:rFonts w:eastAsia="Times New Roman"/>
          <w:color w:val="000000"/>
        </w:rPr>
        <w:t xml:space="preserve"> (ESMs)</w:t>
      </w:r>
      <w:r w:rsidRPr="00771C52">
        <w:rPr>
          <w:rFonts w:eastAsia="Times New Roman"/>
          <w:color w:val="000000"/>
        </w:rPr>
        <w:t xml:space="preserve"> are </w:t>
      </w:r>
      <w:del w:id="10" w:author="Jason Martina" w:date="2021-07-18T20:06:00Z">
        <w:r w:rsidRPr="00771C52" w:rsidDel="000D1C8C">
          <w:rPr>
            <w:rFonts w:eastAsia="Times New Roman"/>
            <w:color w:val="000000"/>
          </w:rPr>
          <w:delText xml:space="preserve">now </w:delText>
        </w:r>
      </w:del>
      <w:r w:rsidRPr="00771C52">
        <w:rPr>
          <w:rFonts w:eastAsia="Times New Roman"/>
          <w:color w:val="000000"/>
        </w:rPr>
        <w:t xml:space="preserve">beginning to include explicit nitrogen cycles </w:t>
      </w:r>
      <w:del w:id="11" w:author="Jason Martina" w:date="2021-07-15T18:16:00Z">
        <w:r w:rsidRPr="00771C52" w:rsidDel="00AC774C">
          <w:rPr>
            <w:rFonts w:eastAsia="Times New Roman"/>
            <w:color w:val="000000"/>
          </w:rPr>
          <w:delText>and this has been shown to</w:delText>
        </w:r>
      </w:del>
      <w:ins w:id="12" w:author="Jason Martina" w:date="2021-07-15T18:16:00Z">
        <w:r w:rsidR="00AC774C">
          <w:rPr>
            <w:rFonts w:eastAsia="Times New Roman"/>
            <w:color w:val="000000"/>
          </w:rPr>
          <w:t>that can</w:t>
        </w:r>
      </w:ins>
      <w:r w:rsidRPr="00771C52">
        <w:rPr>
          <w:rFonts w:eastAsia="Times New Roman"/>
          <w:color w:val="000000"/>
        </w:rPr>
        <w:t xml:space="preserve"> 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del w:id="13" w:author="Jason Martina" w:date="2021-07-15T18:17:00Z">
        <w:r w:rsidR="007A6CA7" w:rsidRPr="00771C52" w:rsidDel="00104916">
          <w:rPr>
            <w:rFonts w:eastAsia="Times New Roman"/>
            <w:color w:val="000000"/>
          </w:rPr>
          <w:delText>that there is a</w:delText>
        </w:r>
      </w:del>
      <w:ins w:id="14" w:author="Jason Martina" w:date="2021-07-15T18:17:00Z">
        <w:r w:rsidR="00104916">
          <w:rPr>
            <w:rFonts w:eastAsia="Times New Roman"/>
            <w:color w:val="000000"/>
          </w:rPr>
          <w:t>the</w:t>
        </w:r>
      </w:ins>
      <w:r w:rsidRPr="00771C52">
        <w:rPr>
          <w:rFonts w:eastAsia="Times New Roman"/>
          <w:color w:val="000000"/>
        </w:rPr>
        <w:t xml:space="preserve"> positive correlations between soil nitrogen,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del w:id="15" w:author="Jason Martina" w:date="2021-07-15T18:18:00Z">
        <w:r w:rsidRPr="00771C52" w:rsidDel="0040331B">
          <w:rPr>
            <w:rFonts w:eastAsia="Times New Roman"/>
            <w:color w:val="000000"/>
          </w:rPr>
          <w:delText xml:space="preserve">areas </w:delText>
        </w:r>
      </w:del>
      <w:ins w:id="16" w:author="Jason Martina" w:date="2021-07-15T18:18:00Z">
        <w:r w:rsidR="0040331B">
          <w:rPr>
            <w:rFonts w:eastAsia="Times New Roman"/>
            <w:color w:val="000000"/>
          </w:rPr>
          <w:t>regions</w:t>
        </w:r>
        <w:r w:rsidR="0040331B" w:rsidRPr="00771C52">
          <w:rPr>
            <w:rFonts w:eastAsia="Times New Roman"/>
            <w:color w:val="000000"/>
          </w:rPr>
          <w:t xml:space="preserve"> </w:t>
        </w:r>
      </w:ins>
      <w:r w:rsidRPr="00771C52">
        <w:rPr>
          <w:rFonts w:eastAsia="Times New Roman"/>
          <w:color w:val="000000"/>
        </w:rPr>
        <w:t xml:space="preserve">with more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w:t>
      </w:r>
      <w:r w:rsidR="008C53AA">
        <w:rPr>
          <w:rFonts w:eastAsia="Times New Roman"/>
          <w:color w:val="000000"/>
        </w:rPr>
        <w:t>structural</w:t>
      </w:r>
      <w:r w:rsidRPr="00771C52">
        <w:rPr>
          <w:rFonts w:eastAsia="Times New Roman"/>
          <w:color w:val="000000"/>
        </w:rPr>
        <w:t xml:space="preserve"> development and/or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 distributed experimental nitrogen addition network</w:t>
      </w:r>
      <w:r w:rsidR="007D52B6">
        <w:rPr>
          <w:rFonts w:eastAsia="Times New Roman"/>
          <w:color w:val="000000"/>
        </w:rPr>
        <w:t xml:space="preserve"> in grasslands</w:t>
      </w:r>
      <w:r w:rsidRPr="00771C52">
        <w:rPr>
          <w:rFonts w:eastAsia="Times New Roman"/>
          <w:color w:val="000000"/>
        </w:rPr>
        <w:t xml:space="preserve"> (Nutrient Network). We show that, across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we find that</w:t>
      </w:r>
      <w:r w:rsidR="008C53AA">
        <w:rPr>
          <w:rFonts w:eastAsia="Times New Roman"/>
          <w:color w:val="000000"/>
        </w:rPr>
        <w:t xml:space="preserve"> 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Additionally, we find </w:t>
      </w:r>
      <w:del w:id="17" w:author="Jason Martina" w:date="2021-07-15T18:20:00Z">
        <w:r w:rsidRPr="00771C52" w:rsidDel="00990FEA">
          <w:rPr>
            <w:rFonts w:eastAsia="Times New Roman"/>
            <w:color w:val="000000"/>
          </w:rPr>
          <w:delText xml:space="preserve">that </w:delText>
        </w:r>
      </w:del>
      <w:r w:rsidRPr="00771C52">
        <w:rPr>
          <w:rFonts w:eastAsia="Times New Roman"/>
          <w:color w:val="000000"/>
        </w:rPr>
        <w:t xml:space="preserve">the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D06FFF">
        <w:rPr>
          <w:rFonts w:eastAsia="Times New Roman"/>
          <w:color w:val="000000"/>
        </w:rPr>
        <w:t xml:space="preserve"> is strongest when plants increase allocation to leaf mass per area, but not aboveground biomass</w:t>
      </w:r>
      <w:del w:id="18" w:author="Jason Martina" w:date="2021-07-15T18:21:00Z">
        <w:r w:rsidRPr="00771C52" w:rsidDel="00990FEA">
          <w:rPr>
            <w:rFonts w:eastAsia="Times New Roman"/>
            <w:color w:val="000000"/>
          </w:rPr>
          <w:delText xml:space="preserve"> </w:delText>
        </w:r>
        <w:r w:rsidR="00D06FFF" w:rsidDel="00990FEA">
          <w:rPr>
            <w:rFonts w:eastAsia="Times New Roman"/>
            <w:color w:val="000000"/>
          </w:rPr>
          <w:delText>in response to soil nitrogen addition</w:delText>
        </w:r>
      </w:del>
      <w:r w:rsidRPr="00771C52">
        <w:rPr>
          <w:rFonts w:eastAsia="Times New Roman"/>
          <w:color w:val="000000"/>
        </w:rPr>
        <w:t xml:space="preserve">. These results reconcile discrepancies </w:t>
      </w:r>
      <w:del w:id="19" w:author="Jason Martina" w:date="2021-07-15T18:22:00Z">
        <w:r w:rsidRPr="00771C52" w:rsidDel="00C3778C">
          <w:rPr>
            <w:rFonts w:eastAsia="Times New Roman"/>
            <w:color w:val="000000"/>
          </w:rPr>
          <w:delText xml:space="preserve">between </w:delText>
        </w:r>
      </w:del>
      <w:ins w:id="20" w:author="Jason Martina" w:date="2021-07-15T18:22:00Z">
        <w:r w:rsidR="00C3778C">
          <w:rPr>
            <w:rFonts w:eastAsia="Times New Roman"/>
            <w:color w:val="000000"/>
          </w:rPr>
          <w:t>among</w:t>
        </w:r>
        <w:r w:rsidR="00C3778C" w:rsidRPr="00771C52">
          <w:rPr>
            <w:rFonts w:eastAsia="Times New Roman"/>
            <w:color w:val="000000"/>
          </w:rPr>
          <w:t xml:space="preserve"> </w:t>
        </w:r>
      </w:ins>
      <w:r w:rsidRPr="00771C52">
        <w:rPr>
          <w:rFonts w:eastAsia="Times New Roman"/>
          <w:color w:val="000000"/>
        </w:rPr>
        <w:t xml:space="preserve">past studies and shows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the product of both soil nitrogen availability </w:t>
      </w:r>
      <w:del w:id="21" w:author="Jason Martina" w:date="2021-07-15T18:23:00Z">
        <w:r w:rsidRPr="00771C52" w:rsidDel="00C3778C">
          <w:rPr>
            <w:rFonts w:eastAsia="Times New Roman"/>
            <w:color w:val="000000"/>
          </w:rPr>
          <w:delText>as well as</w:delText>
        </w:r>
      </w:del>
      <w:ins w:id="22" w:author="Jason Martina" w:date="2021-07-15T18:23:00Z">
        <w:r w:rsidR="00C3778C">
          <w:rPr>
            <w:rFonts w:eastAsia="Times New Roman"/>
            <w:color w:val="000000"/>
          </w:rPr>
          <w:t>and</w:t>
        </w:r>
      </w:ins>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 Whereas, a positive relationship between soil and leaf nitrogen is observed when added nitrogen is not used for growth. These dynamics will be important to include in the next generation of ESMs.</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7104D7DD"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ins w:id="23" w:author="Jason Martina" w:date="2021-07-15T18:30:00Z">
        <w:r w:rsidR="00D4164D">
          <w:rPr>
            <w:rFonts w:eastAsia="Times New Roman"/>
            <w:color w:val="000000"/>
          </w:rPr>
          <w:t xml:space="preserve"> responsible for assimilated CO</w:t>
        </w:r>
        <w:r w:rsidR="00D4164D" w:rsidRPr="00D4164D">
          <w:rPr>
            <w:rFonts w:eastAsia="Times New Roman"/>
            <w:color w:val="000000"/>
            <w:vertAlign w:val="subscript"/>
            <w:rPrChange w:id="24" w:author="Jason Martina" w:date="2021-07-15T18:30:00Z">
              <w:rPr>
                <w:rFonts w:eastAsia="Times New Roman"/>
                <w:color w:val="000000"/>
              </w:rPr>
            </w:rPrChange>
          </w:rPr>
          <w:t>2</w:t>
        </w:r>
      </w:ins>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nstraints are considered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1DCF6013" w:rsidR="00361685" w:rsidRPr="00771C52" w:rsidRDefault="00361685" w:rsidP="00B05AC4">
      <w:pPr>
        <w:spacing w:line="480" w:lineRule="auto"/>
        <w:contextualSpacing/>
        <w:rPr>
          <w:rFonts w:eastAsia="Times New Roman"/>
        </w:rPr>
      </w:pPr>
      <w:r w:rsidRPr="00771C52">
        <w:rPr>
          <w:rFonts w:eastAsia="Times New Roman"/>
          <w:color w:val="000000"/>
        </w:rPr>
        <w:tab/>
        <w:t>ESMs typically assume a positive relationship between soil nitrogen availability, leaf nitrogen on an area basis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xml:space="preserve">), and photosynthetic capacity.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likely the product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ins w:id="25" w:author="Jason Martina" w:date="2021-07-15T18:33:00Z">
        <w:r w:rsidR="0087265E">
          <w:rPr>
            <w:rFonts w:eastAsia="Times New Roman"/>
            <w:color w:val="000000"/>
          </w:rPr>
          <w:t>can be</w:t>
        </w:r>
      </w:ins>
      <w:del w:id="26" w:author="Jason Martina" w:date="2021-07-15T18:33:00Z">
        <w:r w:rsidRPr="008531D1" w:rsidDel="0087265E">
          <w:rPr>
            <w:rFonts w:eastAsia="Times New Roman"/>
            <w:color w:val="000000"/>
          </w:rPr>
          <w:delText>is</w:delText>
        </w:r>
      </w:del>
      <w:r w:rsidRPr="008531D1">
        <w:rPr>
          <w:rFonts w:eastAsia="Times New Roman"/>
          <w:color w:val="000000"/>
        </w:rPr>
        <w:t xml:space="preserve"> 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3A2746FF"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nitrogen using meta-analysis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472FC8">
        <w:rPr>
          <w:rFonts w:eastAsia="Times New Roman"/>
          <w:color w:val="000000"/>
        </w:rPr>
        <w:t xml:space="preserve"> </w:t>
      </w:r>
      <w:r w:rsidR="00472FC8">
        <w:rPr>
          <w:rFonts w:eastAsia="Times New Roman"/>
          <w:color w:val="000000"/>
        </w:rPr>
        <w:lastRenderedPageBreak/>
        <w:t xml:space="preserve">and globally distributed experiments </w:t>
      </w:r>
      <w:r w:rsidR="00472FC8">
        <w:rPr>
          <w:rFonts w:eastAsia="Times New Roman"/>
          <w:color w:val="000000"/>
        </w:rPr>
        <w:fldChar w:fldCharType="begin" w:fldLock="1"/>
      </w:r>
      <w:r w:rsidR="00E2660B">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reason that this positive correlation stems from </w:t>
      </w:r>
      <w:r w:rsidRPr="001B44B1">
        <w:rPr>
          <w:rFonts w:eastAsia="Times New Roman"/>
          <w:color w:val="000000"/>
        </w:rPr>
        <w:t xml:space="preserve">the fact that leaf photosynthesis is limited by nitrogen available to </w:t>
      </w:r>
      <w:commentRangeStart w:id="27"/>
      <w:r w:rsidRPr="001B44B1">
        <w:rPr>
          <w:rFonts w:eastAsia="Times New Roman"/>
          <w:color w:val="000000"/>
        </w:rPr>
        <w:t xml:space="preserve">build nitrogen-rich proteins </w:t>
      </w:r>
      <w:commentRangeEnd w:id="27"/>
      <w:r w:rsidR="0092350E">
        <w:rPr>
          <w:rStyle w:val="CommentReference"/>
        </w:rPr>
        <w:commentReference w:id="27"/>
      </w:r>
      <w:r w:rsidRPr="001B44B1">
        <w:rPr>
          <w:rFonts w:eastAsia="Times New Roman"/>
          <w:color w:val="000000"/>
        </w:rPr>
        <w:t>such as Ribulose-1,5-bisphosphate (Rubisco) that are involved in carboxylation. This 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commentRangeStart w:id="28"/>
      <w:r w:rsidRPr="008531D1">
        <w:rPr>
          <w:rFonts w:eastAsia="Times New Roman"/>
          <w:color w:val="000000"/>
        </w:rPr>
        <w:t>However, analyses on Rubisco carboxylation suggest that leaves are not carboxylation-limited and are instead set up to maximize the utilization of available light in a given environment</w:t>
      </w:r>
      <w:r w:rsidR="00493741" w:rsidRPr="001B44B1">
        <w:rPr>
          <w:rFonts w:eastAsia="Times New Roman"/>
          <w:color w:val="000000"/>
        </w:rPr>
        <w:t xml:space="preserve"> </w:t>
      </w:r>
      <w:r w:rsidR="00493741" w:rsidRPr="008531D1">
        <w:rPr>
          <w:rFonts w:eastAsia="Times New Roman"/>
          <w:color w:val="000000"/>
        </w:rPr>
        <w:fldChar w:fldCharType="begin" w:fldLock="1"/>
      </w:r>
      <w:r w:rsidR="00383758"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elevation","type":"article-journal","volume":"226"},"uris":["http://www.mendeley.com/documents/?uuid=aae69a5c-3b67-46eb-9ff3-d86f0c9c19c6"]}],"mendeley":{"formattedCitation":"(Smith &lt;i&gt;et al.&lt;/i&gt;, 2019; Peng &lt;i&gt;et al.&lt;/i&gt;, 2020; Smith &amp; Keenan, 2020)","plainTextFormattedCitation":"(Smith et al., 2019; Peng et al., 2020; Smith &amp; Keenan, 2020)","previouslyFormattedCitation":"(Smith &lt;i&gt;et al.&lt;/i&gt;, 2019; Peng &lt;i&gt;et al.&lt;/i&gt;, 2020; Smith &amp; Keenan,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(Smith </w:t>
      </w:r>
      <w:r w:rsidR="00493741" w:rsidRPr="001B44B1">
        <w:rPr>
          <w:rFonts w:eastAsia="Times New Roman"/>
          <w:i/>
          <w:noProof/>
          <w:color w:val="000000"/>
        </w:rPr>
        <w:t>et al.</w:t>
      </w:r>
      <w:r w:rsidR="00493741" w:rsidRPr="001B44B1">
        <w:rPr>
          <w:rFonts w:eastAsia="Times New Roman"/>
          <w:noProof/>
          <w:color w:val="000000"/>
        </w:rPr>
        <w:t xml:space="preserve">, 2019; Peng </w:t>
      </w:r>
      <w:r w:rsidR="00493741" w:rsidRPr="001B44B1">
        <w:rPr>
          <w:rFonts w:eastAsia="Times New Roman"/>
          <w:i/>
          <w:noProof/>
          <w:color w:val="000000"/>
        </w:rPr>
        <w:t>et al.</w:t>
      </w:r>
      <w:r w:rsidR="00493741" w:rsidRPr="00771C52">
        <w:rPr>
          <w:rFonts w:eastAsia="Times New Roman"/>
          <w:noProof/>
          <w:color w:val="000000"/>
        </w:rPr>
        <w:t>, 2020; Smith &amp; Keenan, 2020)</w:t>
      </w:r>
      <w:r w:rsidR="00493741" w:rsidRPr="008531D1">
        <w:rPr>
          <w:rFonts w:eastAsia="Times New Roman"/>
          <w:color w:val="000000"/>
        </w:rPr>
        <w:fldChar w:fldCharType="end"/>
      </w:r>
      <w:commentRangeEnd w:id="28"/>
      <w:r w:rsidR="004C61DF">
        <w:rPr>
          <w:rStyle w:val="CommentReference"/>
        </w:rPr>
        <w:commentReference w:id="28"/>
      </w:r>
      <w:r w:rsidRPr="008531D1">
        <w:rPr>
          <w:rFonts w:eastAsia="Times New Roman"/>
          <w:color w:val="000000"/>
        </w:rPr>
        <w:t>. So, an increase in leaf nitrogen to build Rubisco under nitrogen addition would</w:t>
      </w:r>
      <w:r w:rsidRPr="001B44B1">
        <w:rPr>
          <w:rFonts w:eastAsia="Times New Roman"/>
          <w:color w:val="000000"/>
        </w:rPr>
        <w:t xml:space="preserve"> be a wasteful process in the sense that </w:t>
      </w:r>
      <w:commentRangeStart w:id="29"/>
      <w:r w:rsidRPr="001B44B1">
        <w:rPr>
          <w:rFonts w:eastAsia="Times New Roman"/>
          <w:color w:val="000000"/>
        </w:rPr>
        <w:t xml:space="preserve">the extra </w:t>
      </w:r>
      <w:proofErr w:type="spellStart"/>
      <w:r w:rsidRPr="001B44B1">
        <w:rPr>
          <w:rFonts w:eastAsia="Times New Roman"/>
          <w:color w:val="000000"/>
        </w:rPr>
        <w:t>Rubsico</w:t>
      </w:r>
      <w:proofErr w:type="spellEnd"/>
      <w:r w:rsidRPr="001B44B1">
        <w:rPr>
          <w:rFonts w:eastAsia="Times New Roman"/>
          <w:color w:val="000000"/>
        </w:rPr>
        <w:t xml:space="preserve"> would not increase photosynthesis unless it was accompanied by a similar increase in light energy</w:t>
      </w:r>
      <w:commentRangeEnd w:id="29"/>
      <w:r w:rsidR="00C44658">
        <w:rPr>
          <w:rStyle w:val="CommentReference"/>
        </w:rPr>
        <w:commentReference w:id="29"/>
      </w:r>
      <w:r w:rsidRPr="001B44B1">
        <w:rPr>
          <w:rFonts w:eastAsia="Times New Roman"/>
          <w:color w:val="000000"/>
        </w:rPr>
        <w:t xml:space="preserve">. Nonetheless, a plant may choose to </w:t>
      </w:r>
      <w:ins w:id="30" w:author="Jason Martina" w:date="2021-07-15T18:49:00Z">
        <w:r w:rsidR="007F7807">
          <w:rPr>
            <w:rFonts w:eastAsia="Times New Roman"/>
            <w:color w:val="000000"/>
          </w:rPr>
          <w:t xml:space="preserve">use </w:t>
        </w:r>
      </w:ins>
      <w:r w:rsidRPr="001B44B1">
        <w:rPr>
          <w:rFonts w:eastAsia="Times New Roman"/>
          <w:color w:val="000000"/>
        </w:rPr>
        <w:t>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16ED6854"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w:t>
      </w:r>
      <w:commentRangeStart w:id="31"/>
      <w:r w:rsidR="003704D1">
        <w:rPr>
          <w:rFonts w:eastAsia="Times New Roman"/>
          <w:color w:val="000000"/>
        </w:rPr>
        <w:t>climate-driven</w:t>
      </w:r>
      <w:r w:rsidRPr="00771C52">
        <w:rPr>
          <w:rFonts w:eastAsia="Times New Roman"/>
          <w:color w:val="000000"/>
        </w:rPr>
        <w:t xml:space="preserve"> </w:t>
      </w:r>
      <w:commentRangeEnd w:id="31"/>
      <w:r w:rsidR="00756B56">
        <w:rPr>
          <w:rStyle w:val="CommentReference"/>
        </w:rPr>
        <w:commentReference w:id="31"/>
      </w:r>
      <w:r w:rsidRPr="00771C52">
        <w:rPr>
          <w:rFonts w:eastAsia="Times New Roman"/>
          <w:color w:val="000000"/>
        </w:rPr>
        <w:t xml:space="preserve">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w:t>
      </w:r>
      <w:commentRangeStart w:id="32"/>
      <w:r w:rsidRPr="008531D1">
        <w:rPr>
          <w:rFonts w:eastAsia="Times New Roman"/>
          <w:color w:val="000000"/>
        </w:rPr>
        <w:t>light availability</w:t>
      </w:r>
      <w:r w:rsidR="009C694B" w:rsidRPr="001B44B1">
        <w:rPr>
          <w:rFonts w:eastAsia="Times New Roman"/>
          <w:color w:val="000000"/>
        </w:rPr>
        <w:t xml:space="preserve"> </w:t>
      </w:r>
      <w:commentRangeEnd w:id="32"/>
      <w:r w:rsidR="00F87CC3">
        <w:rPr>
          <w:rStyle w:val="CommentReference"/>
        </w:rPr>
        <w:commentReference w:id="32"/>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In fact, previous data on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 xml:space="preserve">et </w:t>
      </w:r>
      <w:r w:rsidR="009A5B56" w:rsidRPr="009A5B56">
        <w:rPr>
          <w:rFonts w:eastAsia="Times New Roman"/>
          <w:i/>
          <w:noProof/>
          <w:color w:val="000000"/>
        </w:rPr>
        <w:lastRenderedPageBreak/>
        <w:t>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w:t>
      </w:r>
      <w:del w:id="33" w:author="Jason Martina" w:date="2021-07-15T19:34:00Z">
        <w:r w:rsidRPr="001B44B1" w:rsidDel="00E05FA3">
          <w:rPr>
            <w:rFonts w:eastAsia="Times New Roman"/>
            <w:color w:val="000000"/>
          </w:rPr>
          <w:delText xml:space="preserve">this </w:delText>
        </w:r>
      </w:del>
      <w:r w:rsidRPr="001B44B1">
        <w:rPr>
          <w:rFonts w:eastAsia="Times New Roman"/>
          <w:color w:val="000000"/>
        </w:rPr>
        <w:t xml:space="preserve">climate-driven </w:t>
      </w:r>
      <w:ins w:id="34" w:author="Jason Martina" w:date="2021-07-15T19:34:00Z">
        <w:r w:rsidR="00E05FA3">
          <w:rPr>
            <w:rFonts w:eastAsia="Times New Roman"/>
            <w:color w:val="000000"/>
          </w:rPr>
          <w:t xml:space="preserve">impacts </w:t>
        </w:r>
      </w:ins>
      <w:del w:id="35" w:author="Jason Martina" w:date="2021-07-15T19:34:00Z">
        <w:r w:rsidRPr="001B44B1" w:rsidDel="00E05FA3">
          <w:rPr>
            <w:rFonts w:eastAsia="Times New Roman"/>
            <w:color w:val="000000"/>
          </w:rPr>
          <w:delText>changes in</w:delText>
        </w:r>
      </w:del>
      <w:ins w:id="36" w:author="Jason Martina" w:date="2021-07-15T19:34:00Z">
        <w:r w:rsidR="00E05FA3">
          <w:rPr>
            <w:rFonts w:eastAsia="Times New Roman"/>
            <w:color w:val="000000"/>
          </w:rPr>
          <w:t>on</w:t>
        </w:r>
      </w:ins>
      <w:r w:rsidRPr="001B44B1">
        <w:rPr>
          <w:rFonts w:eastAsia="Times New Roman"/>
          <w:color w:val="000000"/>
        </w:rPr>
        <w:t xml:space="preserve">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17EFB183"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This theory suggests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is dependent on the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w:t>
      </w:r>
      <w:commentRangeStart w:id="37"/>
      <w:r w:rsidRPr="00771C52">
        <w:rPr>
          <w:rFonts w:eastAsia="Times New Roman"/>
          <w:color w:val="000000"/>
        </w:rPr>
        <w:t>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w:t>
      </w:r>
      <w:commentRangeEnd w:id="37"/>
      <w:r w:rsidR="001930C8">
        <w:rPr>
          <w:rStyle w:val="CommentReference"/>
        </w:rPr>
        <w:commentReference w:id="37"/>
      </w:r>
      <w:r w:rsidRPr="00771C52">
        <w:rPr>
          <w:rFonts w:eastAsia="Times New Roman"/>
          <w:color w:val="000000"/>
        </w:rPr>
        <w:t xml:space="preserve">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p>
    <w:p w14:paraId="04461849" w14:textId="5C6133EB"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 (</w:t>
      </w:r>
      <w:proofErr w:type="spellStart"/>
      <w:r w:rsidRPr="00771C52">
        <w:rPr>
          <w:rFonts w:eastAsia="Times New Roman"/>
          <w:color w:val="000000"/>
        </w:rPr>
        <w:t>NutNet</w:t>
      </w:r>
      <w:proofErr w:type="spellEnd"/>
      <w:r w:rsidRPr="00771C52">
        <w:rPr>
          <w:rFonts w:eastAsia="Times New Roman"/>
          <w:color w:val="000000"/>
        </w:rPr>
        <w:t xml:space="preserve">; Lind 2016), alongside </w:t>
      </w:r>
      <w:r w:rsidR="00E2660B">
        <w:rPr>
          <w:rFonts w:eastAsia="Times New Roman"/>
          <w:color w:val="000000"/>
        </w:rPr>
        <w:t>eco-evolutionary optimality</w:t>
      </w:r>
      <w:r w:rsidR="00E2660B" w:rsidRPr="00771C52">
        <w:rPr>
          <w:rFonts w:eastAsia="Times New Roman"/>
          <w:color w:val="000000"/>
        </w:rPr>
        <w:t xml:space="preserve"> </w:t>
      </w:r>
      <w:r w:rsidRPr="00771C52">
        <w:rPr>
          <w:rFonts w:eastAsia="Times New Roman"/>
          <w:color w:val="000000"/>
        </w:rPr>
        <w:t xml:space="preserve">theory </w:t>
      </w:r>
      <w:r w:rsidR="005A0FAA">
        <w:rPr>
          <w:rFonts w:eastAsia="Times New Roman"/>
          <w:color w:val="000000"/>
        </w:rPr>
        <w:fldChar w:fldCharType="begin" w:fldLock="1"/>
      </w:r>
      <w:r w:rsidR="005A0FAA">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Phytologist","id":"ITEM-4","issue":"n/a","issued":{"date-parts":[["2021","6","15"]]},"note":"https://doi.org/10.1111/nph.17558","publisher":"John Wiley &amp; Sons, Ltd","title":"Eco-evolutionary optimality as a means to improve vegetation and land-surface models","type":"article-journal","volume":"n/a"},"uris":["http://www.mendeley.com/documents/?uuid=566071d9-b6c1-49fb-8463-772fb8d6206a"]}],"mendeley":{"formattedCitation":"(Wright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5A0FAA">
        <w:rPr>
          <w:rFonts w:eastAsia="Times New Roman"/>
          <w:color w:val="000000"/>
        </w:rPr>
        <w:fldChar w:fldCharType="separate"/>
      </w:r>
      <w:r w:rsidR="005A0FAA" w:rsidRPr="00E2660B">
        <w:rPr>
          <w:rFonts w:eastAsia="Times New Roman"/>
          <w:noProof/>
          <w:color w:val="000000"/>
        </w:rPr>
        <w:t xml:space="preserve">(Franklin </w:t>
      </w:r>
      <w:r w:rsidR="005A0FAA" w:rsidRPr="00E2660B">
        <w:rPr>
          <w:rFonts w:eastAsia="Times New Roman"/>
          <w:i/>
          <w:noProof/>
          <w:color w:val="000000"/>
        </w:rPr>
        <w:t>et al.</w:t>
      </w:r>
      <w:r w:rsidR="005A0FAA" w:rsidRPr="00E2660B">
        <w:rPr>
          <w:rFonts w:eastAsia="Times New Roman"/>
          <w:noProof/>
          <w:color w:val="000000"/>
        </w:rPr>
        <w:t xml:space="preserve">, 2020; Harrison </w:t>
      </w:r>
      <w:r w:rsidR="005A0FAA" w:rsidRPr="00E2660B">
        <w:rPr>
          <w:rFonts w:eastAsia="Times New Roman"/>
          <w:i/>
          <w:noProof/>
          <w:color w:val="000000"/>
        </w:rPr>
        <w:t>et al.</w:t>
      </w:r>
      <w:r w:rsidR="005A0FAA" w:rsidRPr="00E2660B">
        <w:rPr>
          <w:rFonts w:eastAsia="Times New Roman"/>
          <w:noProof/>
          <w:color w:val="000000"/>
        </w:rPr>
        <w:t>, 2021)</w:t>
      </w:r>
      <w:r w:rsidR="005A0FAA">
        <w:rPr>
          <w:rFonts w:eastAsia="Times New Roman"/>
          <w:color w:val="000000"/>
        </w:rPr>
        <w:fldChar w:fldCharType="end"/>
      </w:r>
      <w:r w:rsidR="005A0FAA">
        <w:rPr>
          <w:rFonts w:eastAsia="Times New Roman"/>
          <w:color w:val="000000"/>
        </w:rPr>
        <w:t xml:space="preserve"> </w:t>
      </w:r>
      <w:r w:rsidRPr="00771C52">
        <w:rPr>
          <w:rFonts w:eastAsia="Times New Roman"/>
          <w:color w:val="000000"/>
        </w:rPr>
        <w:t xml:space="preserve">to better understand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1A681EE6"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from theory using aboveground climate and leaf traits alone in comparison to belowground soil nitrogen availability.</w:t>
      </w:r>
    </w:p>
    <w:p w14:paraId="236ABE50" w14:textId="6FD5109C"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Quantify the impacts of soil nitrogen availability 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02B56D63" w14:textId="206CA4D5" w:rsidR="00361685" w:rsidRPr="00971CEF" w:rsidRDefault="00361685" w:rsidP="00971CEF">
      <w:pPr>
        <w:spacing w:line="480" w:lineRule="auto"/>
        <w:rPr>
          <w:rFonts w:eastAsia="Times New Roman"/>
          <w:color w:val="000000"/>
        </w:rPr>
      </w:pPr>
      <w:r w:rsidRPr="00971CEF">
        <w:rPr>
          <w:rFonts w:eastAsia="Times New Roman"/>
          <w:color w:val="000000"/>
        </w:rPr>
        <w:t xml:space="preserve">We hypothesized that soil nitrogen availability,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availability would be relatively weak </w:t>
      </w:r>
      <w:r w:rsidRPr="00971CEF">
        <w:rPr>
          <w:rFonts w:eastAsia="Times New Roman"/>
          <w:color w:val="000000"/>
        </w:rPr>
        <w:lastRenderedPageBreak/>
        <w:t>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We expected that soil nitrogen availability 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 xml:space="preserve">We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to soil nitrogen availability.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availability 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6AB731D6" w:rsidR="00EC7E77" w:rsidRDefault="00EC7E77" w:rsidP="00EC7E77">
            <w:pPr>
              <w:spacing w:line="480" w:lineRule="auto"/>
              <w:rPr>
                <w:rFonts w:eastAsia="Times New Roman"/>
                <w:b/>
                <w:color w:val="000000"/>
              </w:rPr>
            </w:pPr>
            <w:r w:rsidRPr="00771C52">
              <w:rPr>
                <w:rFonts w:eastAsia="Times New Roman"/>
                <w:color w:val="000000"/>
              </w:rPr>
              <w:t>leaf nitrogen on a</w:t>
            </w:r>
            <w:ins w:id="38" w:author="Jason Martina" w:date="2021-07-07T19:21:00Z">
              <w:r w:rsidR="0058371B">
                <w:rPr>
                  <w:rFonts w:eastAsia="Times New Roman"/>
                  <w:color w:val="000000"/>
                </w:rPr>
                <w:t xml:space="preserve"> mass </w:t>
              </w:r>
            </w:ins>
            <w:del w:id="39" w:author="Jason Martina" w:date="2021-07-07T19:21:00Z">
              <w:r w:rsidRPr="00771C52" w:rsidDel="0058371B">
                <w:rPr>
                  <w:rFonts w:eastAsia="Times New Roman"/>
                  <w:color w:val="000000"/>
                </w:rPr>
                <w:delText xml:space="preserve">n area </w:delText>
              </w:r>
            </w:del>
            <w:r w:rsidRPr="00771C52">
              <w:rPr>
                <w:rFonts w:eastAsia="Times New Roman"/>
                <w:color w:val="000000"/>
              </w:rPr>
              <w:t>basis</w:t>
            </w:r>
          </w:p>
        </w:tc>
      </w:tr>
      <w:tr w:rsidR="007D6AFA" w14:paraId="2E82A35A" w14:textId="77777777" w:rsidTr="00853A49">
        <w:tc>
          <w:tcPr>
            <w:tcW w:w="1800" w:type="dxa"/>
          </w:tcPr>
          <w:p w14:paraId="31877BFD" w14:textId="2014CDFF" w:rsidR="007D6AFA" w:rsidRDefault="007D6AFA" w:rsidP="00853A49">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853A49">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853A49">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w:t>
      </w:r>
      <w:commentRangeStart w:id="40"/>
      <w:r w:rsidR="00762C16" w:rsidRPr="008531D1">
        <w:rPr>
          <w:rFonts w:eastAsia="Times New Roman"/>
          <w:bCs/>
        </w:rPr>
        <w:t>Hypothesized</w:t>
      </w:r>
      <w:commentRangeEnd w:id="40"/>
      <w:r w:rsidR="0058371B">
        <w:rPr>
          <w:rStyle w:val="CommentReference"/>
        </w:rPr>
        <w:commentReference w:id="40"/>
      </w:r>
      <w:r w:rsidR="00762C16" w:rsidRPr="008531D1">
        <w:rPr>
          <w:rFonts w:eastAsia="Times New Roman"/>
          <w:bCs/>
        </w:rPr>
        <w:t xml:space="preserve">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02FC515B"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CE3D9E">
        <w:rPr>
          <w:rFonts w:eastAsia="Times New Roman"/>
          <w:color w:val="000000"/>
        </w:rPr>
        <w:t xml:space="preserve"> </w:t>
      </w:r>
      <w:r w:rsidR="00CE3D9E">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2016)","manualFormatting":"(NutNet; Lind, 2016)","plainTextFormattedCitation":"(Lind, 2016)","previouslyFormattedCitation":"(Lind, 2016)"},"properties":{"noteIndex":0},"schema":"https://github.com/citation-style-language/schema/raw/master/csl-citation.json"}</w:instrText>
      </w:r>
      <w:r w:rsidR="00CE3D9E">
        <w:rPr>
          <w:rFonts w:eastAsia="Times New Roman"/>
          <w:color w:val="000000"/>
        </w:rPr>
        <w:fldChar w:fldCharType="separate"/>
      </w:r>
      <w:r w:rsidR="00CE3D9E" w:rsidRPr="00CE3D9E">
        <w:rPr>
          <w:rFonts w:eastAsia="Times New Roman"/>
          <w:noProof/>
          <w:color w:val="000000"/>
        </w:rPr>
        <w:t>(</w:t>
      </w:r>
      <w:r w:rsidR="00CE3D9E">
        <w:rPr>
          <w:rFonts w:eastAsia="Times New Roman"/>
          <w:noProof/>
          <w:color w:val="000000"/>
        </w:rPr>
        <w:t xml:space="preserve">NutNet; </w:t>
      </w:r>
      <w:r w:rsidR="00CE3D9E" w:rsidRPr="00CE3D9E">
        <w:rPr>
          <w:rFonts w:eastAsia="Times New Roman"/>
          <w:noProof/>
          <w:color w:val="000000"/>
        </w:rPr>
        <w:t>Lind, 2016)</w:t>
      </w:r>
      <w:r w:rsidR="00CE3D9E">
        <w:rPr>
          <w:rFonts w:eastAsia="Times New Roman"/>
          <w:color w:val="000000"/>
        </w:rPr>
        <w:fldChar w:fldCharType="end"/>
      </w:r>
      <w:r w:rsidRPr="00771C52">
        <w:rPr>
          <w:rFonts w:eastAsia="Times New Roman"/>
          <w:color w:val="000000"/>
        </w:rPr>
        <w:t xml:space="preserve"> 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commentRangeStart w:id="41"/>
      <w:r w:rsidRPr="00771C52">
        <w:rPr>
          <w:rFonts w:eastAsia="Times New Roman"/>
          <w:color w:val="000000"/>
        </w:rPr>
        <w:t>2008</w:t>
      </w:r>
      <w:commentRangeEnd w:id="41"/>
      <w:r w:rsidR="00025540">
        <w:rPr>
          <w:rStyle w:val="CommentReference"/>
        </w:rPr>
        <w:commentReference w:id="41"/>
      </w:r>
      <w:r w:rsidRPr="00771C52">
        <w:rPr>
          <w:rFonts w:eastAsia="Times New Roman"/>
          <w:color w:val="000000"/>
        </w:rPr>
        <w:t>.</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48FF8BCB"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{"citationItems":[{"id":"ITEM-1","itemData":{"DOI":"https://doi.org/10.1016/j.ecoinf.2016.08.002","ISSN":"1574-9541","abstract":"The rapidly growing number of grassroots ecological research networks demonstrates that ecologists have embraced distributed data collection and experimentation as a new tool for addressing global questions. A clear advantage of these networks is the ability to gather data at larger spatial and temporal scales and at relatively lower cost than could be typically accomplished by a single research team. However, a challenge arising from this structure is the need to merge distributed datasets into a coherent whole. The Nutrient Network, a coordinated distributed experiment entering its tenth year of data collection, has records from over 90 sites worldwide to date. In this paper I present lessons learned about data management from this project, focusing on such issues as standardization, storage, updates, and distribution of data within the network. I provide a relational database schema and associated workflow that could be generalized to many distributed ecological experiments or networked data observatories, especially those with need for taxonomic reconciliation of species occurrences. The success of distributed data collection efforts, especially long-term networks, will be proportional to the ability to coordinate and effectively combine project datasets.","author":[{"dropping-particle":"","family":"Lind","given":"Eric M","non-dropping-particle":"","parse-names":false,"suffix":""}],"container-title":"Ecological Informatics","id":"ITEM-1","issued":{"date-parts":[["2016"]]},"page":"231-236","title":"Unified data management for distributed experiments: A model for collaborative grassroots scientific networks","type":"article-journal","volume":"36"},"uris":["http://www.mendeley.com/documents/?uuid=e9cb647e-630e-4325-b056-68152945f914"]}],"mendeley":{"formattedCitation":"(Lind, 2016)","plainTextFormattedCitation":"(Lind, 2016)","previouslyFormattedCitation":"(Lind, 2016)"},"properties":{"noteIndex":0},"schema":"https://github.com/citation-style-language/schema/raw/master/csl-citation.json"}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(Lind, 2016)</w:t>
      </w:r>
      <w:r w:rsidR="003B0716">
        <w:rPr>
          <w:rFonts w:eastAsia="Times New Roman"/>
          <w:color w:val="000000"/>
        </w:rPr>
        <w:fldChar w:fldCharType="end"/>
      </w:r>
      <w:r w:rsidRPr="00771C52">
        <w:rPr>
          <w:rFonts w:eastAsia="Times New Roman"/>
          <w:color w:val="000000"/>
        </w:rPr>
        <w:t xml:space="preserve">. The leaf trait dataset consisted of leaf elemental, isotopic, and morphological variables. Samples were collected from up to five randomly </w:t>
      </w:r>
      <w:commentRangeStart w:id="42"/>
      <w:r w:rsidRPr="00771C52">
        <w:rPr>
          <w:rFonts w:eastAsia="Times New Roman"/>
          <w:color w:val="000000"/>
        </w:rPr>
        <w:t xml:space="preserve">selected individuals </w:t>
      </w:r>
      <w:commentRangeEnd w:id="42"/>
      <w:r w:rsidR="00025540">
        <w:rPr>
          <w:rStyle w:val="CommentReference"/>
        </w:rPr>
        <w:commentReference w:id="42"/>
      </w:r>
      <w:r w:rsidRPr="00771C52">
        <w:rPr>
          <w:rFonts w:eastAsia="Times New Roman"/>
          <w:color w:val="000000"/>
        </w:rPr>
        <w:t xml:space="preserve">per plot, typically 3-4 years after </w:t>
      </w:r>
      <w:ins w:id="43" w:author="Jason Martina" w:date="2021-07-16T18:26:00Z">
        <w:r w:rsidR="00E96498">
          <w:rPr>
            <w:rFonts w:eastAsia="Times New Roman"/>
            <w:color w:val="000000"/>
          </w:rPr>
          <w:t xml:space="preserve">the start of </w:t>
        </w:r>
      </w:ins>
      <w:r w:rsidRPr="00771C52">
        <w:rPr>
          <w:rFonts w:eastAsia="Times New Roman"/>
          <w:color w:val="000000"/>
        </w:rPr>
        <w:t xml:space="preserve">nutrient addition at each site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commentRangeStart w:id="44"/>
      <w:r w:rsidRPr="00771C52">
        <w:rPr>
          <w:rFonts w:eastAsia="Times New Roman"/>
          <w:color w:val="000000"/>
        </w:rPr>
        <w:t>m</w:t>
      </w:r>
      <w:r w:rsidRPr="00771C52">
        <w:rPr>
          <w:rFonts w:eastAsia="Times New Roman"/>
          <w:color w:val="000000"/>
          <w:vertAlign w:val="superscript"/>
        </w:rPr>
        <w:t>2</w:t>
      </w:r>
      <w:r w:rsidRPr="00771C52">
        <w:rPr>
          <w:rFonts w:eastAsia="Times New Roman"/>
          <w:color w:val="000000"/>
        </w:rPr>
        <w:t xml:space="preserve"> g</w:t>
      </w:r>
      <w:r w:rsidRPr="00771C52">
        <w:rPr>
          <w:rFonts w:eastAsia="Times New Roman"/>
          <w:color w:val="000000"/>
          <w:vertAlign w:val="superscript"/>
        </w:rPr>
        <w:t>-1</w:t>
      </w:r>
      <w:commentRangeEnd w:id="44"/>
      <w:r w:rsidR="00906A34">
        <w:rPr>
          <w:rStyle w:val="CommentReference"/>
        </w:rPr>
        <w:commentReference w:id="44"/>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32E01F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C =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 / 1 + δ</w:t>
            </w:r>
            <w:r w:rsidRPr="00771C52">
              <w:rPr>
                <w:rFonts w:eastAsia="Times New Roman"/>
                <w:color w:val="000000"/>
                <w:vertAlign w:val="superscript"/>
              </w:rPr>
              <w:t>13</w:t>
            </w:r>
            <w:r w:rsidRPr="00771C52">
              <w:rPr>
                <w:rFonts w:eastAsia="Times New Roman"/>
                <w:color w:val="000000"/>
              </w:rPr>
              <w:t>C</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5B0740F3"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C3</w:t>
            </w:r>
            <w:r w:rsidRPr="00771C52">
              <w:rPr>
                <w:rFonts w:eastAsia="Times New Roman"/>
                <w:color w:val="000000"/>
              </w:rPr>
              <w:t xml:space="preserve"> - a</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07637174"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χ = ∆</w:t>
            </w:r>
            <w:r w:rsidRPr="00771C52">
              <w:rPr>
                <w:rFonts w:eastAsia="Times New Roman"/>
                <w:color w:val="000000"/>
                <w:vertAlign w:val="superscript"/>
              </w:rPr>
              <w:t>13</w:t>
            </w:r>
            <w:r w:rsidRPr="00771C52">
              <w:rPr>
                <w:rFonts w:eastAsia="Times New Roman"/>
                <w:color w:val="000000"/>
              </w:rPr>
              <w:t>C - a / b</w:t>
            </w:r>
            <w:r w:rsidRPr="00771C52">
              <w:rPr>
                <w:rFonts w:eastAsia="Times New Roman"/>
                <w:color w:val="000000"/>
                <w:vertAlign w:val="subscript"/>
              </w:rPr>
              <w:t>C4</w:t>
            </w:r>
            <w:r w:rsidRPr="00771C52">
              <w:rPr>
                <w:rFonts w:eastAsia="Times New Roman"/>
                <w:color w:val="000000"/>
              </w:rPr>
              <w:t xml:space="preserve"> - a</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6AC93E8C"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t>
      </w:r>
      <w:commentRangeStart w:id="45"/>
      <w:r w:rsidRPr="00771C52">
        <w:rPr>
          <w:rFonts w:eastAsia="Times New Roman"/>
          <w:color w:val="000000"/>
        </w:rPr>
        <w:t>was assumed to be 0.4</w:t>
      </w:r>
      <w:commentRangeEnd w:id="45"/>
      <w:r w:rsidR="00906A34">
        <w:rPr>
          <w:rStyle w:val="CommentReference"/>
        </w:rPr>
        <w:commentReference w:id="45"/>
      </w:r>
      <w:r w:rsidRPr="00771C52">
        <w:rPr>
          <w:rFonts w:eastAsia="Times New Roman"/>
          <w:color w:val="000000"/>
        </w:rPr>
        <w:t xml:space="preserve">. For use in our analyses, we selected individuals with χ values </w:t>
      </w:r>
      <w:commentRangeStart w:id="46"/>
      <w:r w:rsidRPr="00771C52">
        <w:rPr>
          <w:rFonts w:eastAsia="Times New Roman"/>
          <w:color w:val="000000"/>
        </w:rPr>
        <w:t>between 0.2 and 0.95</w:t>
      </w:r>
      <w:commentRangeEnd w:id="46"/>
      <w:r w:rsidR="00906A34">
        <w:rPr>
          <w:rStyle w:val="CommentReference"/>
        </w:rPr>
        <w:commentReference w:id="46"/>
      </w:r>
      <w:r w:rsidRPr="00771C52">
        <w:rPr>
          <w:rFonts w:eastAsia="Times New Roman"/>
          <w:color w:val="000000"/>
        </w:rPr>
        <w:t>. This resulted in 2048 individuals from 195 species at 22 sites (Figure 2).</w:t>
      </w:r>
    </w:p>
    <w:p w14:paraId="32B16E36" w14:textId="6A05BE0D"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second </w:t>
      </w:r>
      <w:proofErr w:type="spellStart"/>
      <w:r w:rsidRPr="00771C52">
        <w:rPr>
          <w:rFonts w:eastAsia="Times New Roman"/>
          <w:color w:val="000000"/>
        </w:rPr>
        <w:t>NutNet</w:t>
      </w:r>
      <w:proofErr w:type="spellEnd"/>
      <w:r w:rsidRPr="00771C52">
        <w:rPr>
          <w:rFonts w:eastAsia="Times New Roman"/>
          <w:color w:val="000000"/>
        </w:rPr>
        <w:t xml:space="preserve"> dataset used was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th</w:t>
      </w:r>
      <w:ins w:id="47" w:author="Jason Martina" w:date="2021-07-16T18:33:00Z">
        <w:r w:rsidR="00906A34">
          <w:rPr>
            <w:rFonts w:eastAsia="Times New Roman"/>
            <w:color w:val="000000"/>
          </w:rPr>
          <w:t>ese</w:t>
        </w:r>
      </w:ins>
      <w:del w:id="48" w:author="Jason Martina" w:date="2021-07-16T18:33:00Z">
        <w:r w:rsidRPr="00771C52" w:rsidDel="00906A34">
          <w:rPr>
            <w:rFonts w:eastAsia="Times New Roman"/>
            <w:color w:val="000000"/>
          </w:rPr>
          <w:delText>is</w:delText>
        </w:r>
      </w:del>
      <w:r w:rsidRPr="00771C52">
        <w:rPr>
          <w:rFonts w:eastAsia="Times New Roman"/>
          <w:color w:val="000000"/>
        </w:rPr>
        <w:t xml:space="preserve"> data</w:t>
      </w:r>
      <w:r w:rsidR="00D16F1C" w:rsidRPr="00771C52">
        <w:rPr>
          <w:rFonts w:eastAsia="Times New Roman"/>
          <w:color w:val="000000"/>
        </w:rPr>
        <w:t>,</w:t>
      </w:r>
      <w:r w:rsidRPr="00771C52">
        <w:rPr>
          <w:rFonts w:eastAsia="Times New Roman"/>
          <w:color w:val="000000"/>
        </w:rPr>
        <w:t xml:space="preserve"> we selected plot level </w:t>
      </w:r>
      <w:ins w:id="49" w:author="Jason Martina" w:date="2021-07-16T18:36:00Z">
        <w:r w:rsidR="007D1B65">
          <w:rPr>
            <w:rFonts w:eastAsia="Times New Roman"/>
            <w:color w:val="000000"/>
          </w:rPr>
          <w:t xml:space="preserve">peak </w:t>
        </w:r>
      </w:ins>
      <w:r w:rsidRPr="00771C52">
        <w:rPr>
          <w:rFonts w:eastAsia="Times New Roman"/>
          <w:color w:val="000000"/>
        </w:rPr>
        <w:t>biomass</w:t>
      </w:r>
      <w:r w:rsidR="00B16B03">
        <w:rPr>
          <w:rFonts w:eastAsia="Times New Roman"/>
          <w:color w:val="000000"/>
        </w:rPr>
        <w:t xml:space="preserve"> of living tissue </w:t>
      </w:r>
      <w:del w:id="50" w:author="Jason Martina" w:date="2021-07-16T18:36:00Z">
        <w:r w:rsidR="00B16B03" w:rsidDel="007D1B65">
          <w:rPr>
            <w:rFonts w:eastAsia="Times New Roman"/>
            <w:color w:val="000000"/>
          </w:rPr>
          <w:delText xml:space="preserve">at </w:delText>
        </w:r>
      </w:del>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w:t>
      </w:r>
      <w:commentRangeStart w:id="51"/>
      <w:r w:rsidRPr="00771C52">
        <w:rPr>
          <w:rFonts w:eastAsia="Times New Roman"/>
          <w:color w:val="000000"/>
        </w:rPr>
        <w:t xml:space="preserve">incoming </w:t>
      </w:r>
      <w:r w:rsidR="007D6AFA">
        <w:rPr>
          <w:rFonts w:eastAsia="Times New Roman"/>
          <w:color w:val="000000"/>
        </w:rPr>
        <w:t>photosynthetically active radiation</w:t>
      </w:r>
      <w:r w:rsidR="007D6AFA" w:rsidRPr="00771C52">
        <w:rPr>
          <w:rFonts w:eastAsia="Times New Roman"/>
          <w:color w:val="000000"/>
        </w:rPr>
        <w:t xml:space="preserve"> </w:t>
      </w:r>
      <w:commentRangeEnd w:id="51"/>
      <w:r w:rsidR="00B526E2">
        <w:rPr>
          <w:rStyle w:val="CommentReference"/>
        </w:rPr>
        <w:commentReference w:id="51"/>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2D68B094"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To do this, we first calculated a prediction of the nitrogen used for photosynthesis </w:t>
      </w:r>
      <w:commentRangeStart w:id="52"/>
      <w:r w:rsidRP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as:</w:t>
      </w:r>
      <w:commentRangeEnd w:id="52"/>
      <w:r w:rsidR="00A1342F">
        <w:rPr>
          <w:rStyle w:val="CommentReference"/>
        </w:rPr>
        <w:commentReference w:id="52"/>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76CA7FC"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w:t>
      </w:r>
      <w:r w:rsidRPr="00771C52">
        <w:rPr>
          <w:rFonts w:eastAsia="Times New Roman"/>
          <w:color w:val="000000"/>
        </w:rPr>
        <w:lastRenderedPageBreak/>
        <w:t>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w:t>
      </w:r>
      <w:commentRangeStart w:id="53"/>
      <w:r w:rsidRPr="00771C52">
        <w:rPr>
          <w:rFonts w:eastAsia="Times New Roman"/>
          <w:color w:val="000000"/>
        </w:rPr>
        <w:t xml:space="preserve">all standardized to 25°C. </w:t>
      </w:r>
      <w:commentRangeEnd w:id="53"/>
      <w:r w:rsidR="00B0154B">
        <w:rPr>
          <w:rStyle w:val="CommentReference"/>
        </w:rPr>
        <w:commentReference w:id="53"/>
      </w:r>
      <w:r w:rsidRPr="00771C52">
        <w:rPr>
          <w:rFonts w:eastAsia="Times New Roman"/>
          <w:color w:val="000000"/>
        </w:rPr>
        <w:t>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(2009)</w:t>
      </w:r>
      <w:r w:rsidR="0089659F">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7B4691E3" w14:textId="77777777" w:rsidTr="00493741">
        <w:tc>
          <w:tcPr>
            <w:tcW w:w="4675" w:type="dxa"/>
          </w:tcPr>
          <w:p w14:paraId="3ECEFEF5" w14:textId="491C47C9"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cmax,25</w:t>
            </w:r>
            <w:proofErr w:type="gramStart"/>
            <w:r w:rsidRPr="00771C52">
              <w:rPr>
                <w:rFonts w:eastAsia="Times New Roman"/>
                <w:i/>
                <w:iCs/>
                <w:color w:val="000000"/>
              </w:rPr>
              <w:t>M</w:t>
            </w:r>
            <w:r w:rsidRPr="00771C52">
              <w:rPr>
                <w:rFonts w:eastAsia="Times New Roman"/>
                <w:color w:val="000000"/>
                <w:vertAlign w:val="subscript"/>
              </w:rPr>
              <w:t>r</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cat,r</w:t>
            </w:r>
            <w:r w:rsidRPr="00771C52">
              <w:rPr>
                <w:rFonts w:eastAsia="Times New Roman"/>
                <w:i/>
                <w:iCs/>
                <w:color w:val="000000"/>
              </w:rPr>
              <w:t>n</w:t>
            </w:r>
            <w:r w:rsidRPr="00771C52">
              <w:rPr>
                <w:rFonts w:eastAsia="Times New Roman"/>
                <w:color w:val="000000"/>
                <w:vertAlign w:val="subscript"/>
              </w:rPr>
              <w:t>r</w:t>
            </w:r>
            <w:proofErr w:type="spellEnd"/>
          </w:p>
        </w:tc>
        <w:tc>
          <w:tcPr>
            <w:tcW w:w="4675" w:type="dxa"/>
          </w:tcPr>
          <w:p w14:paraId="2617D4AC" w14:textId="5ED58D4D"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8</w:t>
            </w:r>
            <w:r w:rsidRPr="00771C52">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r</w:t>
      </w:r>
      <w:proofErr w:type="spellEnd"/>
      <w:r w:rsidRPr="00771C52">
        <w:rPr>
          <w:rFonts w:eastAsia="Times New Roman"/>
          <w:color w:val="000000"/>
        </w:rPr>
        <w:t xml:space="preserve"> is the molecular mass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commentRangeStart w:id="54"/>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commentRangeEnd w:id="54"/>
      <w:r w:rsidR="008040D3">
        <w:rPr>
          <w:rStyle w:val="CommentReference"/>
        </w:rPr>
        <w:commentReference w:id="54"/>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18C03D0C"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4522A421" w:rsidR="00C22725" w:rsidRPr="00771C52"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xml:space="preserve">] / </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w:t>
      </w:r>
      <w:r w:rsidRPr="00771C52">
        <w:rPr>
          <w:rFonts w:eastAsia="Times New Roman"/>
          <w:color w:val="000000"/>
        </w:rPr>
        <w:lastRenderedPageBreak/>
        <w:t>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w:t>
      </w:r>
      <w:commentRangeStart w:id="55"/>
      <w:r w:rsidRPr="00771C52">
        <w:rPr>
          <w:rFonts w:eastAsia="Times New Roman"/>
          <w:color w:val="000000"/>
        </w:rPr>
        <w:t>predicted nitrogen components were continuous fixed effects in the model</w:t>
      </w:r>
      <w:commentRangeEnd w:id="55"/>
      <w:r w:rsidR="008040D3">
        <w:rPr>
          <w:rStyle w:val="CommentReference"/>
        </w:rPr>
        <w:commentReference w:id="55"/>
      </w:r>
      <w:r w:rsidRPr="00771C52">
        <w:rPr>
          <w:rFonts w:eastAsia="Times New Roman"/>
          <w:color w:val="000000"/>
        </w:rPr>
        <w:t xml:space="preserve">.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2260C0B8"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ins w:id="56" w:author="Jason Martina" w:date="2021-07-16T18:59:00Z">
        <w:r w:rsidR="00583D0C">
          <w:rPr>
            <w:rFonts w:eastAsia="Times New Roman"/>
            <w:color w:val="000000"/>
          </w:rPr>
          <w:t xml:space="preserve">fixed </w:t>
        </w:r>
      </w:ins>
      <w:r w:rsidRPr="00771C52">
        <w:rPr>
          <w:rFonts w:eastAsia="Times New Roman"/>
          <w:color w:val="000000"/>
        </w:rPr>
        <w:t>independent categorical variables. Site and site by block were included as categorical random intercept terms. In both cases, dependent variables were natural log transformed to meet normality assumptions.</w:t>
      </w:r>
    </w:p>
    <w:p w14:paraId="5585EA39" w14:textId="720E9CB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supply 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treatment type average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w:t>
      </w:r>
      <w:commentRangeStart w:id="57"/>
      <w:r w:rsidRPr="00771C52">
        <w:rPr>
          <w:rFonts w:eastAsia="Times New Roman"/>
          <w:color w:val="000000"/>
        </w:rPr>
        <w:t>for all plots at all sites</w:t>
      </w:r>
      <w:commentRangeEnd w:id="57"/>
      <w:r w:rsidR="00D11BEC">
        <w:rPr>
          <w:rStyle w:val="CommentReference"/>
        </w:rPr>
        <w:commentReference w:id="57"/>
      </w:r>
      <w:r w:rsidRPr="00771C52">
        <w:rPr>
          <w:rFonts w:eastAsia="Times New Roman"/>
          <w:color w:val="000000"/>
        </w:rPr>
        <w:t>. Within a site and P by K</w:t>
      </w:r>
      <w:r w:rsidRPr="00771C52">
        <w:rPr>
          <w:rFonts w:eastAsia="Times New Roman"/>
          <w:color w:val="000000"/>
          <w:vertAlign w:val="subscript"/>
        </w:rPr>
        <w:t>+µ</w:t>
      </w:r>
      <w:r w:rsidRPr="00771C52">
        <w:rPr>
          <w:rFonts w:eastAsia="Times New Roman"/>
          <w:color w:val="000000"/>
        </w:rPr>
        <w:t xml:space="preserve"> treatment, we calculated the percent change in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w:t>
      </w:r>
      <w:commentRangeStart w:id="58"/>
      <w:r w:rsidRPr="00771C52">
        <w:rPr>
          <w:rFonts w:eastAsia="Times New Roman"/>
          <w:color w:val="000000"/>
        </w:rPr>
        <w:t>from the added soil N plots to the ambient soil N plots</w:t>
      </w:r>
      <w:commentRangeEnd w:id="58"/>
      <w:r w:rsidR="00A1342F">
        <w:rPr>
          <w:rStyle w:val="CommentReference"/>
        </w:rPr>
        <w:commentReference w:id="58"/>
      </w:r>
      <w:r w:rsidRPr="00771C52">
        <w:rPr>
          <w:rFonts w:eastAsia="Times New Roman"/>
          <w:color w:val="000000"/>
        </w:rPr>
        <w:t xml:space="preserve">. We used mean absolute deviation (Leys et al., 2013) to remove instances where any ∆ values were 3 times higher than </w:t>
      </w:r>
      <w:r w:rsidRPr="00771C52">
        <w:rPr>
          <w:rFonts w:eastAsia="Times New Roman"/>
          <w:color w:val="000000"/>
        </w:rPr>
        <w:lastRenderedPageBreak/>
        <w:t xml:space="preserve">the </w:t>
      </w:r>
      <w:r w:rsidR="007B0E7E">
        <w:rPr>
          <w:rFonts w:eastAsia="Times New Roman"/>
          <w:color w:val="000000"/>
        </w:rPr>
        <w:t>mean absolute deviation</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1E50F26"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250A39">
        <w:rPr>
          <w:rFonts w:eastAsia="Times New Roman"/>
          <w:color w:val="000000"/>
        </w:rPr>
        <w:instrText>ADDIN CSL_CITATION {"citationItems":[{"id":"ITEM-1","itemData":{"author":[{"dropping-particle":"","family":"Fox","given":"John","non-dropping-particle":"","parse-names":false,"suffix":""},{"dropping-particle":"","family":"Weisberg","given":"Sanford","non-dropping-particle":"","parse-names":false,"suffix":""}],"id":"ITEM-1","issued":{"date-parts":[["2011"]]},"publisher":"SAGE Publications, Inc.","publisher-place":"Thousand Oaks, CA","title":"An {R} Companion to Applied Regression, Second Edition","type":"article"},"uris":["http://www.mendeley.com/documents/?uuid=58e5b929-00b5-4a37-a895-3516e94c252f"]}],"mendeley":{"formattedCitation":"(Fox &amp; Weisberg, 2011)","plainTextFormattedCitation":"(Fox &amp; Weisberg, 2011)","previouslyFormattedCitation":"(Fox &amp; Weisberg, 2011)"},"properties":{"noteIndex":0},"schema":"https://github.com/citation-style-language/schema/raw/master/csl-citation.json"}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(Fox &amp; Weisberg, 2011)</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4FB59373"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ins w:id="59" w:author="Jason Martina" w:date="2021-07-16T19:21:00Z">
        <w:r w:rsidR="007B45CF">
          <w:rPr>
            <w:rFonts w:eastAsia="Times New Roman"/>
            <w:bCs/>
            <w:i/>
            <w:color w:val="000000"/>
          </w:rPr>
          <w:t xml:space="preserve"> </w:t>
        </w:r>
        <w:r w:rsidR="007B45CF">
          <w:rPr>
            <w:rFonts w:eastAsia="Times New Roman"/>
            <w:bCs/>
            <w:i/>
            <w:color w:val="000000"/>
          </w:rPr>
          <w:t xml:space="preserve">(Aim </w:t>
        </w:r>
        <w:r w:rsidR="007B45CF">
          <w:rPr>
            <w:rFonts w:eastAsia="Times New Roman"/>
            <w:bCs/>
            <w:i/>
            <w:color w:val="000000"/>
          </w:rPr>
          <w:t>1</w:t>
        </w:r>
        <w:r w:rsidR="007B45CF">
          <w:rPr>
            <w:rFonts w:eastAsia="Times New Roman"/>
            <w:bCs/>
            <w:i/>
            <w:color w:val="000000"/>
          </w:rPr>
          <w:t>)</w:t>
        </w:r>
      </w:ins>
    </w:p>
    <w:p w14:paraId="32D40F42" w14:textId="54F6D9CD"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xml:space="preserve">) was 12.7% greater in </w:t>
      </w:r>
      <w:del w:id="60" w:author="Jason Martina" w:date="2021-07-16T19:19:00Z">
        <w:r w:rsidR="00CA64B3" w:rsidDel="0047593A">
          <w:rPr>
            <w:rFonts w:eastAsia="Times New Roman"/>
            <w:color w:val="000000"/>
          </w:rPr>
          <w:delText xml:space="preserve">the </w:delText>
        </w:r>
      </w:del>
      <w:ins w:id="61" w:author="Jason Martina" w:date="2021-07-16T19:19:00Z">
        <w:r w:rsidR="0047593A">
          <w:rPr>
            <w:rFonts w:eastAsia="Times New Roman"/>
            <w:color w:val="000000"/>
          </w:rPr>
          <w:t xml:space="preserve">plots receiving </w:t>
        </w:r>
      </w:ins>
      <w:r w:rsidR="00CA64B3">
        <w:rPr>
          <w:rFonts w:eastAsia="Times New Roman"/>
          <w:color w:val="000000"/>
        </w:rPr>
        <w:t xml:space="preserve">nitrogen </w:t>
      </w:r>
      <w:del w:id="62" w:author="Jason Martina" w:date="2021-07-16T19:19:00Z">
        <w:r w:rsidR="00CA64B3" w:rsidDel="0047593A">
          <w:rPr>
            <w:rFonts w:eastAsia="Times New Roman"/>
            <w:color w:val="000000"/>
          </w:rPr>
          <w:delText>added than the no nitrogen added</w:delText>
        </w:r>
      </w:del>
      <w:ins w:id="63" w:author="Jason Martina" w:date="2021-07-16T19:19:00Z">
        <w:r w:rsidR="0047593A">
          <w:rPr>
            <w:rFonts w:eastAsia="Times New Roman"/>
            <w:color w:val="000000"/>
          </w:rPr>
          <w:t>compared to</w:t>
        </w:r>
      </w:ins>
      <w:r w:rsidR="00CA64B3">
        <w:rPr>
          <w:rFonts w:eastAsia="Times New Roman"/>
          <w:color w:val="000000"/>
        </w:rPr>
        <w:t xml:space="preserve"> plots </w:t>
      </w:r>
      <w:ins w:id="64" w:author="Jason Martina" w:date="2021-07-16T19:19:00Z">
        <w:r w:rsidR="0047593A">
          <w:rPr>
            <w:rFonts w:eastAsia="Times New Roman"/>
            <w:color w:val="000000"/>
          </w:rPr>
          <w:t xml:space="preserve">not receiving nitrogen </w:t>
        </w:r>
      </w:ins>
      <w:r w:rsidR="00CA64B3">
        <w:rPr>
          <w:rFonts w:eastAsia="Times New Roman"/>
          <w:color w:val="000000"/>
        </w:rPr>
        <w:t>(</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r w:rsidR="00D65202" w:rsidRPr="00771C52">
        <w:rPr>
          <w:rFonts w:eastAsia="Times New Roman"/>
          <w:color w:val="000000"/>
        </w:rPr>
        <w:t>&lt; 0.001</w:t>
      </w:r>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that soil N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the ambient (15.1% increase) and added P (10.2% increase) treatments (</w:t>
      </w:r>
      <w:r w:rsidR="003E3DED">
        <w:rPr>
          <w:rFonts w:eastAsia="Times New Roman"/>
          <w:i/>
          <w:color w:val="000000"/>
        </w:rPr>
        <w:t>p</w:t>
      </w:r>
      <w:r w:rsidR="003E3DED">
        <w:rPr>
          <w:rFonts w:eastAsia="Times New Roman"/>
          <w:color w:val="000000"/>
        </w:rPr>
        <w:t xml:space="preserve"> &lt;0.001 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(6%),</w:t>
      </w:r>
      <w:r w:rsidR="0014366E" w:rsidRPr="00771C52">
        <w:rPr>
          <w:rFonts w:eastAsia="Times New Roman"/>
          <w:color w:val="000000"/>
        </w:rPr>
        <w:t xml:space="preserve"> </w:t>
      </w:r>
      <w:commentRangeStart w:id="65"/>
      <w:proofErr w:type="spellStart"/>
      <w:r w:rsidR="008010AC" w:rsidRPr="00771C52">
        <w:rPr>
          <w:rFonts w:eastAsia="Times New Roman"/>
          <w:i/>
          <w:iCs/>
          <w:color w:val="000000"/>
        </w:rPr>
        <w:t>M</w:t>
      </w:r>
      <w:r w:rsidR="008010AC" w:rsidRPr="00771C52">
        <w:rPr>
          <w:rFonts w:eastAsia="Times New Roman"/>
          <w:color w:val="000000"/>
          <w:vertAlign w:val="subscript"/>
        </w:rPr>
        <w:t>area</w:t>
      </w:r>
      <w:proofErr w:type="spellEnd"/>
      <w:r w:rsidR="008010AC" w:rsidRPr="00771C52">
        <w:rPr>
          <w:rFonts w:eastAsia="Times New Roman"/>
          <w:color w:val="000000"/>
        </w:rPr>
        <w:t xml:space="preserve"> </w:t>
      </w:r>
      <w:r w:rsidR="00E3357A" w:rsidRPr="00771C52">
        <w:rPr>
          <w:rFonts w:eastAsia="Times New Roman"/>
          <w:color w:val="000000"/>
        </w:rPr>
        <w:t>(</w:t>
      </w:r>
      <w:r w:rsidR="00CA64B3">
        <w:rPr>
          <w:rFonts w:eastAsia="Times New Roman"/>
          <w:color w:val="000000"/>
        </w:rPr>
        <w:t>53</w:t>
      </w:r>
      <w:r w:rsidR="00E3357A" w:rsidRPr="00771C52">
        <w:rPr>
          <w:rFonts w:eastAsia="Times New Roman"/>
          <w:color w:val="000000"/>
        </w:rPr>
        <w:t>%)</w:t>
      </w:r>
      <w:commentRangeEnd w:id="65"/>
      <w:r w:rsidR="00614D9B">
        <w:rPr>
          <w:rStyle w:val="CommentReference"/>
        </w:rPr>
        <w:commentReference w:id="65"/>
      </w:r>
      <w:r w:rsidR="00CA64B3">
        <w:rPr>
          <w:rFonts w:eastAsia="Times New Roman"/>
          <w:color w:val="000000"/>
        </w:rPr>
        <w:t>,</w:t>
      </w:r>
      <w:r w:rsidR="00E3357A">
        <w:rPr>
          <w:rFonts w:eastAsia="Times New Roman"/>
          <w:color w:val="000000"/>
        </w:rPr>
        <w:t xml:space="preserve"> and climate (</w:t>
      </w:r>
      <w:proofErr w:type="spellStart"/>
      <w:r w:rsidR="00E3357A" w:rsidRPr="00771C52">
        <w:rPr>
          <w:rFonts w:eastAsia="Times New Roman"/>
          <w:i/>
          <w:iCs/>
          <w:color w:val="000000"/>
        </w:rPr>
        <w:t>T</w:t>
      </w:r>
      <w:r w:rsidR="00E3357A" w:rsidRPr="00771C52">
        <w:rPr>
          <w:rFonts w:eastAsia="Times New Roman"/>
          <w:color w:val="000000"/>
          <w:vertAlign w:val="subscript"/>
        </w:rPr>
        <w:t>g</w:t>
      </w:r>
      <w:proofErr w:type="spellEnd"/>
      <w:r w:rsidR="00E3357A" w:rsidRPr="00771C52">
        <w:rPr>
          <w:rFonts w:eastAsia="Times New Roman"/>
          <w:color w:val="000000"/>
        </w:rPr>
        <w:t xml:space="preserve"> = </w:t>
      </w:r>
      <w:r w:rsidR="00CA64B3">
        <w:rPr>
          <w:rFonts w:eastAsia="Times New Roman"/>
          <w:color w:val="000000"/>
        </w:rPr>
        <w:t>7</w:t>
      </w:r>
      <w:r w:rsidR="00E3357A" w:rsidRPr="00771C52">
        <w:rPr>
          <w:rFonts w:eastAsia="Times New Roman"/>
          <w:color w:val="000000"/>
        </w:rPr>
        <w:t xml:space="preserve">%, </w:t>
      </w:r>
      <w:r w:rsidR="00E3357A" w:rsidRPr="004E27DF">
        <w:rPr>
          <w:rFonts w:eastAsia="Times New Roman"/>
          <w:i/>
          <w:iCs/>
          <w:color w:val="000000"/>
        </w:rPr>
        <w:t>I</w:t>
      </w:r>
      <w:r w:rsidR="00E3357A" w:rsidRPr="008531D1">
        <w:rPr>
          <w:rFonts w:eastAsia="Times New Roman"/>
          <w:color w:val="000000"/>
          <w:vertAlign w:val="subscript"/>
        </w:rPr>
        <w:t>g</w:t>
      </w:r>
      <w:r w:rsidR="00E3357A" w:rsidRPr="001B44B1">
        <w:rPr>
          <w:rFonts w:eastAsia="Times New Roman"/>
          <w:color w:val="000000"/>
        </w:rPr>
        <w:t xml:space="preserve"> = </w:t>
      </w:r>
      <w:r w:rsidR="00CA64B3">
        <w:rPr>
          <w:rFonts w:eastAsia="Times New Roman"/>
          <w:color w:val="000000"/>
        </w:rPr>
        <w:t>20</w:t>
      </w:r>
      <w:r w:rsidR="00E3357A" w:rsidRPr="001B44B1">
        <w:rPr>
          <w:rFonts w:eastAsia="Times New Roman"/>
          <w:color w:val="000000"/>
        </w:rPr>
        <w:t>%</w:t>
      </w:r>
      <w:r w:rsidR="00E3357A">
        <w:rPr>
          <w:rFonts w:eastAsia="Times New Roman"/>
          <w:color w:val="000000"/>
        </w:rPr>
        <w:t xml:space="preserve">) </w:t>
      </w:r>
      <w:r w:rsidR="008010AC" w:rsidRPr="00771C52">
        <w:rPr>
          <w:rFonts w:eastAsia="Times New Roman"/>
          <w:color w:val="000000"/>
        </w:rPr>
        <w:t>had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r w:rsidR="004D1F45">
        <w:rPr>
          <w:rFonts w:eastAsia="Times New Roman"/>
          <w:color w:val="000000"/>
        </w:rPr>
        <w:t>2</w:t>
      </w:r>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w:t>
      </w:r>
      <w:r w:rsidR="00CA64B3">
        <w:rPr>
          <w:rFonts w:eastAsia="Times New Roman"/>
          <w:color w:val="000000"/>
        </w:rPr>
        <w:lastRenderedPageBreak/>
        <w:t xml:space="preserve">(negative),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follow</w:t>
      </w:r>
      <w:ins w:id="66" w:author="Jason Martina" w:date="2021-07-16T19:29:00Z">
        <w:r w:rsidR="00614D9B">
          <w:rPr>
            <w:rFonts w:eastAsia="Times New Roman"/>
            <w:color w:val="000000"/>
          </w:rPr>
          <w:t>s</w:t>
        </w:r>
      </w:ins>
      <w:del w:id="67" w:author="Jason Martina" w:date="2021-07-16T19:29:00Z">
        <w:r w:rsidR="00CA64B3" w:rsidDel="00614D9B">
          <w:rPr>
            <w:rFonts w:eastAsia="Times New Roman"/>
            <w:color w:val="000000"/>
          </w:rPr>
          <w:delText>ed from</w:delText>
        </w:r>
      </w:del>
      <w:r w:rsidR="00CA64B3">
        <w:rPr>
          <w:rFonts w:eastAsia="Times New Roman"/>
          <w:color w:val="000000"/>
        </w:rPr>
        <w:t xml:space="preserve"> theoretical expectations. </w:t>
      </w:r>
      <w:commentRangeStart w:id="68"/>
      <w:r w:rsidR="00CA64B3">
        <w:rPr>
          <w:rFonts w:eastAsia="Times New Roman"/>
          <w:color w:val="000000"/>
        </w:rPr>
        <w:t xml:space="preserve">Note that </w:t>
      </w:r>
      <w:r w:rsidR="00893A76">
        <w:rPr>
          <w:rFonts w:eastAsia="Times New Roman"/>
          <w:color w:val="000000"/>
        </w:rPr>
        <w:t>despite its importance</w:t>
      </w:r>
      <w:r w:rsidR="00604C4C">
        <w:rPr>
          <w:rFonts w:eastAsia="Times New Roman"/>
          <w:color w:val="000000"/>
        </w:rPr>
        <w:t xml:space="preserve"> a variable in</w:t>
      </w:r>
      <w:r w:rsidR="00893A76">
        <w:rPr>
          <w:rFonts w:eastAsia="Times New Roman"/>
          <w:color w:val="000000"/>
        </w:rPr>
        <w:t xml:space="preserve"> in the model, the slope of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w:t>
      </w:r>
      <w:commentRangeEnd w:id="68"/>
      <w:r w:rsidR="001E6F00">
        <w:rPr>
          <w:rStyle w:val="CommentReference"/>
        </w:rPr>
        <w:commentReference w:id="68"/>
      </w:r>
      <w:r w:rsidR="00893A76">
        <w:rPr>
          <w:rFonts w:eastAsia="Times New Roman"/>
          <w:color w:val="000000"/>
        </w:rPr>
        <w:t xml:space="preserve">. Our analysis also found that </w:t>
      </w:r>
      <w:r w:rsidR="00280238">
        <w:rPr>
          <w:rFonts w:eastAsia="Times New Roman"/>
          <w:color w:val="000000"/>
        </w:rPr>
        <w:t xml:space="preserve">species capable of symbiotic associations with nitrogen fixing bacteria had 44.7%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30%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capacity (5.4%) and photosynthesis type (3.7%)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1A720B" w:rsidRDefault="005B6195" w:rsidP="00AC49CC">
      <w:pPr>
        <w:spacing w:line="480" w:lineRule="auto"/>
        <w:rPr>
          <w:sz w:val="20"/>
          <w:szCs w:val="20"/>
        </w:rPr>
      </w:pPr>
      <w:r w:rsidRPr="001A720B">
        <w:rPr>
          <w:b/>
          <w:bCs/>
          <w:sz w:val="20"/>
          <w:szCs w:val="20"/>
        </w:rPr>
        <w:lastRenderedPageBreak/>
        <w:t xml:space="preserve">Table </w:t>
      </w:r>
      <w:r w:rsidR="00DD3527">
        <w:rPr>
          <w:b/>
          <w:bCs/>
          <w:sz w:val="20"/>
          <w:szCs w:val="20"/>
        </w:rPr>
        <w:t>2</w:t>
      </w:r>
      <w:r w:rsidRPr="001A720B">
        <w:rPr>
          <w:b/>
          <w:bCs/>
          <w:sz w:val="20"/>
          <w:szCs w:val="20"/>
        </w:rPr>
        <w:t>.</w:t>
      </w:r>
      <w:r w:rsidRPr="001A720B">
        <w:rPr>
          <w:sz w:val="20"/>
          <w:szCs w:val="20"/>
        </w:rPr>
        <w:t xml:space="preserve"> Regression coefficients for </w:t>
      </w:r>
      <w:r w:rsidRPr="00742554">
        <w:rPr>
          <w:sz w:val="20"/>
          <w:szCs w:val="20"/>
        </w:rPr>
        <w:t>linear mixed effects model with</w:t>
      </w:r>
      <w:r>
        <w:rPr>
          <w:sz w:val="20"/>
          <w:szCs w:val="20"/>
        </w:rPr>
        <w:t xml:space="preserve"> ln</w:t>
      </w:r>
      <w:r w:rsidRPr="00742554">
        <w:rPr>
          <w:sz w:val="20"/>
          <w:szCs w:val="20"/>
        </w:rPr>
        <w:t xml:space="preserve"> </w:t>
      </w:r>
      <w:proofErr w:type="spellStart"/>
      <w:r w:rsidRPr="00742554">
        <w:rPr>
          <w:i/>
          <w:iCs/>
          <w:sz w:val="20"/>
          <w:szCs w:val="20"/>
        </w:rPr>
        <w:t>N</w:t>
      </w:r>
      <w:r w:rsidRPr="00742554">
        <w:rPr>
          <w:sz w:val="20"/>
          <w:szCs w:val="20"/>
          <w:vertAlign w:val="subscript"/>
        </w:rPr>
        <w:t>area</w:t>
      </w:r>
      <w:proofErr w:type="spellEnd"/>
      <w:r w:rsidRPr="00742554">
        <w:rPr>
          <w:sz w:val="20"/>
          <w:szCs w:val="20"/>
        </w:rPr>
        <w:t xml:space="preserve"> as the dependent variable and soil treatment variables, climate</w:t>
      </w:r>
      <w:r>
        <w:rPr>
          <w:sz w:val="20"/>
          <w:szCs w:val="20"/>
        </w:rPr>
        <w:t xml:space="preserve">, </w:t>
      </w:r>
      <w:r w:rsidRPr="00742554">
        <w:rPr>
          <w:sz w:val="20"/>
          <w:szCs w:val="20"/>
        </w:rPr>
        <w:t>leaf traits, and species characteristics</w:t>
      </w:r>
      <w:r>
        <w:rPr>
          <w:sz w:val="20"/>
          <w:szCs w:val="20"/>
        </w:rPr>
        <w:t xml:space="preserve"> </w:t>
      </w:r>
      <w:r w:rsidRPr="00742554">
        <w:rPr>
          <w:sz w:val="20"/>
          <w:szCs w:val="20"/>
        </w:rPr>
        <w:t xml:space="preserve">as fixed </w:t>
      </w:r>
      <w:proofErr w:type="gramStart"/>
      <w:r w:rsidRPr="00742554">
        <w:rPr>
          <w:sz w:val="20"/>
          <w:szCs w:val="20"/>
        </w:rPr>
        <w:t>effects</w:t>
      </w:r>
      <w:r>
        <w:rPr>
          <w:sz w:val="20"/>
          <w:szCs w:val="20"/>
        </w:rPr>
        <w:t>.*</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77777777" w:rsidR="005B6195" w:rsidRPr="001A720B" w:rsidRDefault="005B6195" w:rsidP="00CB7CF7">
            <w:pPr>
              <w:jc w:val="center"/>
              <w:rPr>
                <w:rFonts w:eastAsia="Times New Roman"/>
                <w:color w:val="000000"/>
                <w:sz w:val="20"/>
                <w:szCs w:val="20"/>
              </w:rPr>
            </w:pPr>
            <w:r>
              <w:rPr>
                <w:color w:val="000000"/>
                <w:sz w:val="20"/>
                <w:szCs w:val="20"/>
              </w:rPr>
              <w:t>0.98</w:t>
            </w:r>
            <w:r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7777777" w:rsidR="005B6195" w:rsidRPr="001A720B" w:rsidRDefault="005B6195" w:rsidP="00CB7CF7">
            <w:pPr>
              <w:jc w:val="center"/>
              <w:rPr>
                <w:rFonts w:eastAsia="Times New Roman"/>
                <w:color w:val="000000"/>
                <w:sz w:val="20"/>
                <w:szCs w:val="20"/>
              </w:rPr>
            </w:pPr>
            <w:r w:rsidRPr="001A720B">
              <w:rPr>
                <w:color w:val="000000"/>
                <w:sz w:val="20"/>
                <w:szCs w:val="20"/>
              </w:rPr>
              <w:t>0.72</w:t>
            </w:r>
            <w:r>
              <w:rPr>
                <w:color w:val="000000"/>
                <w:sz w:val="20"/>
                <w:szCs w:val="20"/>
              </w:rPr>
              <w:t>8</w:t>
            </w:r>
          </w:p>
        </w:tc>
        <w:tc>
          <w:tcPr>
            <w:tcW w:w="1050" w:type="pct"/>
            <w:tcBorders>
              <w:top w:val="nil"/>
              <w:left w:val="nil"/>
              <w:bottom w:val="nil"/>
              <w:right w:val="nil"/>
            </w:tcBorders>
            <w:shd w:val="clear" w:color="auto" w:fill="auto"/>
            <w:noWrap/>
            <w:vAlign w:val="center"/>
            <w:hideMark/>
          </w:tcPr>
          <w:p w14:paraId="3E611600"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77777777" w:rsidR="005B6195" w:rsidRPr="001A720B" w:rsidRDefault="005B6195" w:rsidP="00CB7CF7">
            <w:pPr>
              <w:jc w:val="center"/>
              <w:rPr>
                <w:rFonts w:eastAsia="Times New Roman"/>
                <w:color w:val="000000"/>
                <w:sz w:val="20"/>
                <w:szCs w:val="20"/>
              </w:rPr>
            </w:pPr>
            <w:r w:rsidRPr="001A720B">
              <w:rPr>
                <w:color w:val="000000"/>
                <w:sz w:val="20"/>
                <w:szCs w:val="20"/>
              </w:rPr>
              <w:t>0.48</w:t>
            </w:r>
            <w:r>
              <w:rPr>
                <w:color w:val="000000"/>
                <w:sz w:val="20"/>
                <w:szCs w:val="20"/>
              </w:rPr>
              <w:t>3</w:t>
            </w:r>
          </w:p>
        </w:tc>
        <w:tc>
          <w:tcPr>
            <w:tcW w:w="1050" w:type="pct"/>
            <w:tcBorders>
              <w:top w:val="nil"/>
              <w:left w:val="nil"/>
              <w:bottom w:val="nil"/>
              <w:right w:val="nil"/>
            </w:tcBorders>
            <w:shd w:val="clear" w:color="auto" w:fill="auto"/>
            <w:noWrap/>
            <w:vAlign w:val="center"/>
            <w:hideMark/>
          </w:tcPr>
          <w:p w14:paraId="1FF68B41" w14:textId="77777777" w:rsidR="005B6195" w:rsidRPr="001A720B" w:rsidRDefault="005B6195" w:rsidP="00CB7CF7">
            <w:pPr>
              <w:jc w:val="center"/>
              <w:rPr>
                <w:rFonts w:eastAsia="Times New Roman"/>
                <w:color w:val="000000"/>
                <w:sz w:val="20"/>
                <w:szCs w:val="20"/>
              </w:rPr>
            </w:pPr>
            <w:r w:rsidRPr="001A720B">
              <w:rPr>
                <w:color w:val="000000"/>
                <w:sz w:val="20"/>
                <w:szCs w:val="20"/>
              </w:rPr>
              <w:t>0.1</w:t>
            </w:r>
            <w:r>
              <w:rPr>
                <w:color w:val="000000"/>
                <w:sz w:val="20"/>
                <w:szCs w:val="20"/>
              </w:rPr>
              <w:t>4</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77777777" w:rsidR="005B6195" w:rsidRPr="001A720B" w:rsidRDefault="005B6195" w:rsidP="00CB7CF7">
            <w:pPr>
              <w:jc w:val="center"/>
              <w:rPr>
                <w:rFonts w:eastAsia="Times New Roman"/>
                <w:color w:val="000000"/>
                <w:sz w:val="20"/>
                <w:szCs w:val="20"/>
              </w:rPr>
            </w:pPr>
            <w:r w:rsidRPr="001A720B">
              <w:rPr>
                <w:color w:val="000000"/>
                <w:sz w:val="20"/>
                <w:szCs w:val="20"/>
              </w:rPr>
              <w:t>-0.0</w:t>
            </w:r>
            <w:r>
              <w:rPr>
                <w:color w:val="000000"/>
                <w:sz w:val="20"/>
                <w:szCs w:val="20"/>
              </w:rPr>
              <w:t xml:space="preserve">40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7.37</w:t>
            </w:r>
            <w:r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77777777"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 xml:space="preserve">020 ± </w:t>
            </w:r>
            <w:r w:rsidRPr="00D9114B">
              <w:rPr>
                <w:rFonts w:eastAsia="Times New Roman"/>
                <w:color w:val="000000"/>
                <w:sz w:val="20"/>
                <w:szCs w:val="20"/>
              </w:rPr>
              <w:t>0.</w:t>
            </w:r>
            <w:r>
              <w:rPr>
                <w:rFonts w:eastAsia="Times New Roman"/>
                <w:color w:val="000000"/>
                <w:sz w:val="20"/>
                <w:szCs w:val="20"/>
              </w:rPr>
              <w:t>143</w:t>
            </w:r>
          </w:p>
        </w:tc>
        <w:tc>
          <w:tcPr>
            <w:tcW w:w="809" w:type="pct"/>
            <w:tcBorders>
              <w:top w:val="nil"/>
              <w:left w:val="nil"/>
              <w:bottom w:val="nil"/>
              <w:right w:val="nil"/>
            </w:tcBorders>
            <w:shd w:val="clear" w:color="auto" w:fill="auto"/>
            <w:noWrap/>
            <w:vAlign w:val="center"/>
            <w:hideMark/>
          </w:tcPr>
          <w:p w14:paraId="3FA20B9A" w14:textId="77777777" w:rsidR="005B6195" w:rsidRPr="001A720B" w:rsidRDefault="005B6195" w:rsidP="00CB7CF7">
            <w:pPr>
              <w:jc w:val="center"/>
              <w:rPr>
                <w:rFonts w:eastAsia="Times New Roman"/>
                <w:color w:val="000000"/>
                <w:sz w:val="20"/>
                <w:szCs w:val="20"/>
              </w:rPr>
            </w:pPr>
            <w:r w:rsidRPr="001A720B">
              <w:rPr>
                <w:color w:val="000000"/>
                <w:sz w:val="20"/>
                <w:szCs w:val="20"/>
              </w:rPr>
              <w:t>0.</w:t>
            </w:r>
            <w:r>
              <w:rPr>
                <w:color w:val="000000"/>
                <w:sz w:val="20"/>
                <w:szCs w:val="20"/>
              </w:rPr>
              <w:t>889</w:t>
            </w:r>
          </w:p>
        </w:tc>
        <w:tc>
          <w:tcPr>
            <w:tcW w:w="1050" w:type="pct"/>
            <w:tcBorders>
              <w:top w:val="nil"/>
              <w:left w:val="nil"/>
              <w:bottom w:val="nil"/>
              <w:right w:val="nil"/>
            </w:tcBorders>
            <w:shd w:val="clear" w:color="auto" w:fill="auto"/>
            <w:noWrap/>
            <w:vAlign w:val="center"/>
            <w:hideMark/>
          </w:tcPr>
          <w:p w14:paraId="46A3F986" w14:textId="77777777" w:rsidR="005B6195" w:rsidRPr="001A720B" w:rsidRDefault="005B6195" w:rsidP="00CB7CF7">
            <w:pPr>
              <w:jc w:val="center"/>
              <w:rPr>
                <w:rFonts w:eastAsia="Times New Roman"/>
                <w:color w:val="000000"/>
                <w:sz w:val="20"/>
                <w:szCs w:val="20"/>
              </w:rPr>
            </w:pPr>
            <w:r>
              <w:rPr>
                <w:color w:val="000000"/>
                <w:sz w:val="20"/>
                <w:szCs w:val="20"/>
              </w:rPr>
              <w:t>20.26</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77777777" w:rsidR="005B6195" w:rsidRPr="00D9114B" w:rsidRDefault="005B6195" w:rsidP="00CB7CF7">
            <w:pPr>
              <w:jc w:val="center"/>
              <w:rPr>
                <w:color w:val="000000"/>
                <w:sz w:val="20"/>
                <w:szCs w:val="20"/>
              </w:rPr>
            </w:pPr>
            <w:r w:rsidRPr="00D9114B">
              <w:rPr>
                <w:color w:val="000000"/>
                <w:sz w:val="20"/>
                <w:szCs w:val="20"/>
              </w:rPr>
              <w:t>0.93</w:t>
            </w:r>
            <w:r>
              <w:rPr>
                <w:color w:val="000000"/>
                <w:sz w:val="20"/>
                <w:szCs w:val="20"/>
              </w:rPr>
              <w:t xml:space="preserve">7 </w:t>
            </w:r>
            <w:r>
              <w:rPr>
                <w:rFonts w:eastAsia="Times New Roman"/>
                <w:color w:val="000000"/>
                <w:sz w:val="20"/>
                <w:szCs w:val="20"/>
              </w:rPr>
              <w:t xml:space="preserve">± </w:t>
            </w:r>
            <w:r w:rsidRPr="00D9114B">
              <w:rPr>
                <w:rFonts w:eastAsia="Times New Roman"/>
                <w:color w:val="000000"/>
                <w:sz w:val="20"/>
                <w:szCs w:val="20"/>
              </w:rPr>
              <w:t>0.00</w:t>
            </w:r>
            <w:r>
              <w:rPr>
                <w:rFonts w:eastAsia="Times New Roman"/>
                <w:color w:val="000000"/>
                <w:sz w:val="20"/>
                <w:szCs w:val="20"/>
              </w:rPr>
              <w:t>8</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77777777" w:rsidR="005B6195" w:rsidRPr="001A720B" w:rsidRDefault="005B6195" w:rsidP="00CB7CF7">
            <w:pPr>
              <w:jc w:val="center"/>
              <w:rPr>
                <w:rFonts w:eastAsia="Times New Roman"/>
                <w:color w:val="000000"/>
                <w:sz w:val="20"/>
                <w:szCs w:val="20"/>
              </w:rPr>
            </w:pPr>
            <w:r w:rsidRPr="001A720B">
              <w:rPr>
                <w:color w:val="000000"/>
                <w:sz w:val="20"/>
                <w:szCs w:val="20"/>
              </w:rPr>
              <w:t>53</w:t>
            </w:r>
            <w:r>
              <w:rPr>
                <w:color w:val="000000"/>
                <w:sz w:val="20"/>
                <w:szCs w:val="20"/>
              </w:rPr>
              <w:t>.55</w:t>
            </w:r>
            <w:r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77777777" w:rsidR="005B6195" w:rsidRPr="001A720B" w:rsidRDefault="005B6195" w:rsidP="00CB7CF7">
            <w:pPr>
              <w:jc w:val="center"/>
              <w:rPr>
                <w:rFonts w:eastAsia="Times New Roman"/>
                <w:color w:val="000000"/>
                <w:sz w:val="20"/>
                <w:szCs w:val="20"/>
              </w:rPr>
            </w:pPr>
            <w:commentRangeStart w:id="69"/>
            <w:r w:rsidRPr="001A720B">
              <w:rPr>
                <w:color w:val="000000"/>
                <w:sz w:val="20"/>
                <w:szCs w:val="20"/>
              </w:rPr>
              <w:t>-0.2</w:t>
            </w:r>
            <w:r>
              <w:rPr>
                <w:color w:val="000000"/>
                <w:sz w:val="20"/>
                <w:szCs w:val="20"/>
              </w:rPr>
              <w:t xml:space="preserve">95 </w:t>
            </w:r>
            <w:r>
              <w:rPr>
                <w:rFonts w:eastAsia="Times New Roman"/>
                <w:color w:val="000000"/>
                <w:sz w:val="20"/>
                <w:szCs w:val="20"/>
              </w:rPr>
              <w:t>± 0.120</w:t>
            </w:r>
            <w:commentRangeEnd w:id="69"/>
            <w:r w:rsidR="00094AC1">
              <w:rPr>
                <w:rStyle w:val="CommentReference"/>
              </w:rPr>
              <w:commentReference w:id="69"/>
            </w:r>
          </w:p>
        </w:tc>
        <w:tc>
          <w:tcPr>
            <w:tcW w:w="809" w:type="pct"/>
            <w:tcBorders>
              <w:top w:val="nil"/>
              <w:left w:val="nil"/>
              <w:bottom w:val="nil"/>
              <w:right w:val="nil"/>
            </w:tcBorders>
            <w:shd w:val="clear" w:color="auto" w:fill="auto"/>
            <w:noWrap/>
            <w:vAlign w:val="center"/>
            <w:hideMark/>
          </w:tcPr>
          <w:p w14:paraId="05D6F2CE"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w:t>
            </w:r>
            <w:r>
              <w:rPr>
                <w:b/>
                <w:bCs/>
                <w:color w:val="000000"/>
                <w:sz w:val="20"/>
                <w:szCs w:val="20"/>
              </w:rPr>
              <w:t>14</w:t>
            </w:r>
          </w:p>
        </w:tc>
        <w:tc>
          <w:tcPr>
            <w:tcW w:w="1050" w:type="pct"/>
            <w:tcBorders>
              <w:top w:val="nil"/>
              <w:left w:val="nil"/>
              <w:bottom w:val="nil"/>
              <w:right w:val="nil"/>
            </w:tcBorders>
            <w:shd w:val="clear" w:color="auto" w:fill="auto"/>
            <w:noWrap/>
            <w:vAlign w:val="center"/>
            <w:hideMark/>
          </w:tcPr>
          <w:p w14:paraId="222D7F89" w14:textId="77777777" w:rsidR="005B6195" w:rsidRPr="001A720B" w:rsidRDefault="005B6195" w:rsidP="00CB7CF7">
            <w:pPr>
              <w:jc w:val="center"/>
              <w:rPr>
                <w:rFonts w:eastAsia="Times New Roman"/>
                <w:color w:val="000000"/>
                <w:sz w:val="20"/>
                <w:szCs w:val="20"/>
              </w:rPr>
            </w:pPr>
            <w:r>
              <w:rPr>
                <w:color w:val="000000"/>
                <w:sz w:val="20"/>
                <w:szCs w:val="20"/>
              </w:rPr>
              <w:t>6.08</w:t>
            </w:r>
            <w:r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7777777" w:rsidR="005B6195" w:rsidRPr="001A720B" w:rsidRDefault="005B6195" w:rsidP="00CB7CF7">
            <w:pPr>
              <w:jc w:val="center"/>
              <w:rPr>
                <w:rFonts w:eastAsia="Times New Roman"/>
                <w:color w:val="000000"/>
                <w:sz w:val="20"/>
                <w:szCs w:val="20"/>
              </w:rPr>
            </w:pPr>
            <w:r w:rsidRPr="001A720B">
              <w:rPr>
                <w:color w:val="000000"/>
                <w:sz w:val="20"/>
                <w:szCs w:val="20"/>
              </w:rPr>
              <w:t>5</w:t>
            </w:r>
            <w:r>
              <w:rPr>
                <w:color w:val="000000"/>
                <w:sz w:val="20"/>
                <w:szCs w:val="20"/>
              </w:rPr>
              <w:t>.42</w:t>
            </w:r>
            <w:r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3.69</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0.003</w:t>
            </w:r>
          </w:p>
        </w:tc>
        <w:tc>
          <w:tcPr>
            <w:tcW w:w="1050" w:type="pct"/>
            <w:tcBorders>
              <w:top w:val="nil"/>
              <w:left w:val="nil"/>
              <w:right w:val="nil"/>
            </w:tcBorders>
            <w:shd w:val="clear" w:color="auto" w:fill="auto"/>
            <w:noWrap/>
            <w:vAlign w:val="center"/>
          </w:tcPr>
          <w:p w14:paraId="234868C0"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4%</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7777777" w:rsidR="005B6195" w:rsidRPr="001A720B" w:rsidRDefault="005B6195" w:rsidP="00CB7CF7">
            <w:pPr>
              <w:jc w:val="center"/>
              <w:rPr>
                <w:rFonts w:eastAsia="Times New Roman"/>
                <w:color w:val="000000"/>
                <w:sz w:val="20"/>
                <w:szCs w:val="20"/>
              </w:rPr>
            </w:pPr>
            <w:r w:rsidRPr="001A720B">
              <w:rPr>
                <w:color w:val="000000"/>
                <w:sz w:val="20"/>
                <w:szCs w:val="20"/>
              </w:rPr>
              <w:t>0.5</w:t>
            </w:r>
            <w:r>
              <w:rPr>
                <w:color w:val="000000"/>
                <w:sz w:val="20"/>
                <w:szCs w:val="20"/>
              </w:rPr>
              <w:t>82</w:t>
            </w:r>
          </w:p>
        </w:tc>
        <w:tc>
          <w:tcPr>
            <w:tcW w:w="1050" w:type="pct"/>
            <w:tcBorders>
              <w:left w:val="nil"/>
              <w:right w:val="nil"/>
            </w:tcBorders>
            <w:shd w:val="clear" w:color="auto" w:fill="auto"/>
            <w:noWrap/>
            <w:vAlign w:val="center"/>
          </w:tcPr>
          <w:p w14:paraId="0E0AEC28" w14:textId="77777777" w:rsidR="005B6195" w:rsidRPr="00D9114B" w:rsidRDefault="005B6195" w:rsidP="00CB7CF7">
            <w:pPr>
              <w:jc w:val="center"/>
              <w:rPr>
                <w:rFonts w:eastAsia="Times New Roman"/>
                <w:color w:val="000000"/>
                <w:sz w:val="20"/>
                <w:szCs w:val="20"/>
              </w:rPr>
            </w:pPr>
            <w:r w:rsidRPr="00D9114B">
              <w:rPr>
                <w:color w:val="000000"/>
                <w:sz w:val="20"/>
                <w:szCs w:val="20"/>
              </w:rPr>
              <w:t>0.1</w:t>
            </w:r>
            <w:r>
              <w:rPr>
                <w:color w:val="000000"/>
                <w:sz w:val="20"/>
                <w:szCs w:val="20"/>
              </w:rPr>
              <w:t>5%</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77777777" w:rsidR="005B6195" w:rsidRPr="001A720B" w:rsidRDefault="005B6195" w:rsidP="00CB7CF7">
            <w:pPr>
              <w:jc w:val="center"/>
              <w:rPr>
                <w:rFonts w:eastAsia="Times New Roman"/>
                <w:color w:val="000000"/>
                <w:sz w:val="20"/>
                <w:szCs w:val="20"/>
              </w:rPr>
            </w:pPr>
            <w:r w:rsidRPr="001A720B">
              <w:rPr>
                <w:color w:val="000000"/>
                <w:sz w:val="20"/>
                <w:szCs w:val="20"/>
              </w:rPr>
              <w:t>0.76</w:t>
            </w:r>
            <w:r>
              <w:rPr>
                <w:color w:val="000000"/>
                <w:sz w:val="20"/>
                <w:szCs w:val="20"/>
              </w:rPr>
              <w:t>6</w:t>
            </w:r>
          </w:p>
        </w:tc>
        <w:tc>
          <w:tcPr>
            <w:tcW w:w="1050" w:type="pct"/>
            <w:tcBorders>
              <w:left w:val="nil"/>
              <w:right w:val="nil"/>
            </w:tcBorders>
            <w:shd w:val="clear" w:color="auto" w:fill="auto"/>
            <w:noWrap/>
            <w:vAlign w:val="center"/>
          </w:tcPr>
          <w:p w14:paraId="38FAFF1A" w14:textId="77777777" w:rsidR="005B6195" w:rsidRPr="00D9114B" w:rsidRDefault="005B6195" w:rsidP="00CB7CF7">
            <w:pPr>
              <w:jc w:val="center"/>
              <w:rPr>
                <w:color w:val="000000"/>
                <w:sz w:val="20"/>
                <w:szCs w:val="20"/>
              </w:rPr>
            </w:pPr>
            <w:r w:rsidRPr="00D9114B">
              <w:rPr>
                <w:color w:val="000000"/>
                <w:sz w:val="20"/>
                <w:szCs w:val="20"/>
              </w:rPr>
              <w:t>0.0</w:t>
            </w:r>
            <w:r>
              <w:rPr>
                <w:color w:val="000000"/>
                <w:sz w:val="20"/>
                <w:szCs w:val="20"/>
              </w:rPr>
              <w:t>6%</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7777777" w:rsidR="005B6195" w:rsidRPr="001A720B" w:rsidRDefault="005B6195" w:rsidP="00CB7CF7">
            <w:pPr>
              <w:jc w:val="center"/>
              <w:rPr>
                <w:rFonts w:eastAsia="Times New Roman"/>
                <w:color w:val="000000"/>
                <w:sz w:val="20"/>
                <w:szCs w:val="20"/>
              </w:rPr>
            </w:pPr>
            <w:r w:rsidRPr="001A720B">
              <w:rPr>
                <w:color w:val="000000"/>
                <w:sz w:val="20"/>
                <w:szCs w:val="20"/>
              </w:rPr>
              <w:t>0.89</w:t>
            </w:r>
            <w:r>
              <w:rPr>
                <w:color w:val="000000"/>
                <w:sz w:val="20"/>
                <w:szCs w:val="20"/>
              </w:rPr>
              <w:t>1</w:t>
            </w:r>
          </w:p>
        </w:tc>
        <w:tc>
          <w:tcPr>
            <w:tcW w:w="1050" w:type="pct"/>
            <w:tcBorders>
              <w:left w:val="nil"/>
              <w:bottom w:val="single" w:sz="4" w:space="0" w:color="auto"/>
              <w:right w:val="nil"/>
            </w:tcBorders>
            <w:shd w:val="clear" w:color="auto" w:fill="auto"/>
            <w:noWrap/>
            <w:vAlign w:val="center"/>
          </w:tcPr>
          <w:p w14:paraId="02D9A5D8" w14:textId="77777777" w:rsidR="005B6195" w:rsidRPr="00D9114B" w:rsidRDefault="005B6195" w:rsidP="00CB7CF7">
            <w:pPr>
              <w:jc w:val="center"/>
              <w:rPr>
                <w:rFonts w:eastAsia="Times New Roman"/>
                <w:color w:val="000000"/>
                <w:sz w:val="20"/>
                <w:szCs w:val="20"/>
              </w:rPr>
            </w:pPr>
            <w:r w:rsidRPr="00D9114B">
              <w:rPr>
                <w:color w:val="000000"/>
                <w:sz w:val="20"/>
                <w:szCs w:val="20"/>
              </w:rPr>
              <w:t>0.</w:t>
            </w:r>
            <w:r>
              <w:rPr>
                <w:color w:val="000000"/>
                <w:sz w:val="20"/>
                <w:szCs w:val="20"/>
              </w:rPr>
              <w:t>07%</w:t>
            </w:r>
          </w:p>
        </w:tc>
      </w:tr>
    </w:tbl>
    <w:p w14:paraId="2F5CEB86" w14:textId="43025615" w:rsidR="005B6195" w:rsidRPr="00042F1B" w:rsidRDefault="005B6195" w:rsidP="00AC49CC">
      <w:pPr>
        <w:spacing w:line="480" w:lineRule="auto"/>
        <w:rPr>
          <w:sz w:val="20"/>
          <w:szCs w:val="20"/>
        </w:rPr>
      </w:pPr>
      <w:r w:rsidRPr="00077C60">
        <w:rPr>
          <w:sz w:val="20"/>
          <w:szCs w:val="20"/>
        </w:rPr>
        <w:t>*</w:t>
      </w:r>
      <w:r w:rsidRPr="000D3DDB">
        <w:rPr>
          <w:sz w:val="20"/>
          <w:szCs w:val="20"/>
        </w:rPr>
        <w:t xml:space="preserve"> P-values &lt; 0.05 are bolded</w:t>
      </w:r>
      <w:r w:rsidRPr="00042F1B">
        <w:rPr>
          <w:sz w:val="20"/>
          <w:szCs w:val="20"/>
        </w:rPr>
        <w:t xml:space="preserve"> and &lt; 0.1 are italicized. </w:t>
      </w:r>
      <w:r>
        <w:rPr>
          <w:sz w:val="20"/>
          <w:szCs w:val="20"/>
        </w:rPr>
        <w:t xml:space="preserve">Sample size is 1,812. </w:t>
      </w:r>
      <w:r w:rsidRPr="00042F1B">
        <w:rPr>
          <w:sz w:val="20"/>
          <w:szCs w:val="20"/>
        </w:rPr>
        <w:t xml:space="preserve">Key: </w:t>
      </w:r>
      <w:r w:rsidRPr="00042F1B">
        <w:rPr>
          <w:rFonts w:eastAsia="Times New Roman"/>
          <w:color w:val="000000"/>
          <w:sz w:val="20"/>
          <w:szCs w:val="20"/>
        </w:rPr>
        <w:t>χ = ratio of intercellular to extracellular CO</w:t>
      </w:r>
      <w:r w:rsidRPr="00042F1B">
        <w:rPr>
          <w:rFonts w:eastAsia="Times New Roman"/>
          <w:color w:val="000000"/>
          <w:sz w:val="20"/>
          <w:szCs w:val="20"/>
          <w:vertAlign w:val="subscript"/>
        </w:rPr>
        <w:t>2</w:t>
      </w:r>
      <w:r w:rsidRPr="00042F1B">
        <w:rPr>
          <w:rFonts w:eastAsia="Times New Roman"/>
          <w:color w:val="000000"/>
          <w:sz w:val="20"/>
          <w:szCs w:val="20"/>
        </w:rPr>
        <w:t xml:space="preserve"> concentration</w:t>
      </w:r>
      <w:r w:rsidRPr="00042F1B">
        <w:rPr>
          <w:sz w:val="20"/>
          <w:szCs w:val="20"/>
        </w:rPr>
        <w:t xml:space="preserve">, </w:t>
      </w:r>
      <w:r>
        <w:rPr>
          <w:i/>
          <w:iCs/>
          <w:sz w:val="20"/>
          <w:szCs w:val="20"/>
        </w:rPr>
        <w:t>I</w:t>
      </w:r>
      <w:r>
        <w:rPr>
          <w:sz w:val="20"/>
          <w:szCs w:val="20"/>
          <w:vertAlign w:val="subscript"/>
        </w:rPr>
        <w:t>g</w:t>
      </w:r>
      <w:r w:rsidRPr="002A3446">
        <w:rPr>
          <w:sz w:val="20"/>
          <w:szCs w:val="20"/>
        </w:rPr>
        <w:t xml:space="preserve"> = photosynthetically active radiation</w:t>
      </w:r>
      <w:r>
        <w:rPr>
          <w:sz w:val="20"/>
          <w:szCs w:val="20"/>
        </w:rPr>
        <w:t>,</w:t>
      </w:r>
      <w:r w:rsidRPr="008E3C9D">
        <w:rPr>
          <w:i/>
          <w:iCs/>
          <w:sz w:val="20"/>
          <w:szCs w:val="20"/>
        </w:rPr>
        <w:t xml:space="preserve"> </w:t>
      </w:r>
      <w:proofErr w:type="spellStart"/>
      <w:r w:rsidRPr="003C3A87">
        <w:rPr>
          <w:i/>
          <w:iCs/>
          <w:sz w:val="20"/>
          <w:szCs w:val="20"/>
        </w:rPr>
        <w:t>M</w:t>
      </w:r>
      <w:r>
        <w:rPr>
          <w:sz w:val="20"/>
          <w:szCs w:val="20"/>
          <w:vertAlign w:val="subscript"/>
        </w:rPr>
        <w:t>area</w:t>
      </w:r>
      <w:proofErr w:type="spellEnd"/>
      <w:r w:rsidRPr="00042F1B">
        <w:rPr>
          <w:sz w:val="20"/>
          <w:szCs w:val="20"/>
        </w:rPr>
        <w:t xml:space="preserve"> = leaf mass per leaf area</w:t>
      </w:r>
      <w:r>
        <w:rPr>
          <w:sz w:val="20"/>
          <w:szCs w:val="20"/>
        </w:rPr>
        <w:t xml:space="preserve">, </w:t>
      </w:r>
      <w:proofErr w:type="spellStart"/>
      <w:r>
        <w:rPr>
          <w:i/>
          <w:iCs/>
          <w:sz w:val="20"/>
          <w:szCs w:val="20"/>
        </w:rPr>
        <w:t>T</w:t>
      </w:r>
      <w:r>
        <w:rPr>
          <w:sz w:val="20"/>
          <w:szCs w:val="20"/>
          <w:vertAlign w:val="subscript"/>
        </w:rPr>
        <w:t>g</w:t>
      </w:r>
      <w:proofErr w:type="spellEnd"/>
      <w:r>
        <w:rPr>
          <w:sz w:val="20"/>
          <w:szCs w:val="20"/>
        </w:rPr>
        <w:t xml:space="preserve"> = temperature</w:t>
      </w:r>
      <w:r w:rsidRPr="00042F1B">
        <w:rPr>
          <w:sz w:val="20"/>
          <w:szCs w:val="20"/>
        </w:rPr>
        <w:t>.</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6307D9C" w:rsidR="00042F1B" w:rsidRPr="008531D1" w:rsidRDefault="005B6195"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4F6BD8" wp14:editId="26F5FE81">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E71DB76" w14:textId="04C8717E" w:rsidR="005B6195" w:rsidRPr="005D42F3" w:rsidRDefault="00042F1B" w:rsidP="00B05AC4">
      <w:pPr>
        <w:spacing w:line="480" w:lineRule="auto"/>
        <w:contextualSpacing/>
        <w:textAlignment w:val="baseline"/>
        <w:rPr>
          <w:color w:val="000000"/>
        </w:rPr>
      </w:pPr>
      <w:commentRangeStart w:id="70"/>
      <w:r w:rsidRPr="00B05AC4">
        <w:rPr>
          <w:rFonts w:eastAsia="Times New Roman"/>
          <w:b/>
          <w:bCs/>
          <w:color w:val="000000"/>
        </w:rPr>
        <w:t xml:space="preserve">Figure </w:t>
      </w:r>
      <w:r w:rsidR="00077C60" w:rsidRPr="00B05AC4">
        <w:rPr>
          <w:rFonts w:eastAsia="Times New Roman"/>
          <w:b/>
          <w:bCs/>
          <w:color w:val="000000"/>
        </w:rPr>
        <w:t>2</w:t>
      </w:r>
      <w:commentRangeEnd w:id="70"/>
      <w:r w:rsidR="00CF2089">
        <w:rPr>
          <w:rStyle w:val="CommentReference"/>
        </w:rPr>
        <w:commentReference w:id="70"/>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2E02921E" w:rsidR="00772303" w:rsidRDefault="005A5C5B"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33AC528E" wp14:editId="7B122591">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rea_treemap.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27D9282" w14:textId="7853D2B0"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explained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441D359E"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ins w:id="71" w:author="Jason Martina" w:date="2021-07-16T19:21:00Z">
        <w:r w:rsidR="007B45CF">
          <w:rPr>
            <w:rFonts w:eastAsia="Times New Roman"/>
            <w:bCs/>
            <w:i/>
            <w:color w:val="000000"/>
            <w:vertAlign w:val="subscript"/>
          </w:rPr>
          <w:t xml:space="preserve"> </w:t>
        </w:r>
        <w:r w:rsidR="007B45CF">
          <w:rPr>
            <w:rFonts w:eastAsia="Times New Roman"/>
            <w:bCs/>
            <w:i/>
            <w:color w:val="000000"/>
          </w:rPr>
          <w:t xml:space="preserve">(Aim </w:t>
        </w:r>
        <w:r w:rsidR="007B45CF">
          <w:rPr>
            <w:rFonts w:eastAsia="Times New Roman"/>
            <w:bCs/>
            <w:i/>
            <w:color w:val="000000"/>
          </w:rPr>
          <w:t>2</w:t>
        </w:r>
        <w:r w:rsidR="007B45CF">
          <w:rPr>
            <w:rFonts w:eastAsia="Times New Roman"/>
            <w:bCs/>
            <w:i/>
            <w:color w:val="000000"/>
          </w:rPr>
          <w:t>)</w:t>
        </w:r>
      </w:ins>
    </w:p>
    <w:p w14:paraId="4974AEA6" w14:textId="5560C7A8"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DA24C9">
        <w:rPr>
          <w:rFonts w:eastAsia="Times New Roman"/>
          <w:color w:val="000000"/>
        </w:rPr>
        <w:t xml:space="preserve">The predicted </w:t>
      </w:r>
      <w:r w:rsidR="00961478" w:rsidRPr="008531D1">
        <w:rPr>
          <w:rFonts w:eastAsia="Times New Roman"/>
          <w:color w:val="000000"/>
        </w:rPr>
        <w:t xml:space="preserve">leaf </w:t>
      </w:r>
      <w:r w:rsidRPr="00DA24C9">
        <w:rPr>
          <w:rFonts w:eastAsia="Times New Roman"/>
          <w:color w:val="000000"/>
        </w:rPr>
        <w:t>N components</w:t>
      </w:r>
      <w:r w:rsidR="000F0BE3">
        <w:rPr>
          <w:rFonts w:eastAsia="Times New Roman"/>
          <w:color w:val="000000"/>
        </w:rPr>
        <w:t>,</w:t>
      </w:r>
      <w:r w:rsidRPr="008531D1">
        <w:rPr>
          <w:rFonts w:eastAsia="Times New Roman"/>
          <w:color w:val="000000"/>
        </w:rPr>
        <w:t xml:space="preserve"> </w:t>
      </w:r>
      <w:proofErr w:type="spellStart"/>
      <w:r w:rsidRPr="001B44B1">
        <w:rPr>
          <w:rFonts w:eastAsia="Times New Roman"/>
          <w:i/>
          <w:iCs/>
          <w:color w:val="000000"/>
        </w:rPr>
        <w:t>N</w:t>
      </w:r>
      <w:r w:rsidRPr="001B44B1">
        <w:rPr>
          <w:rFonts w:eastAsia="Times New Roman"/>
          <w:color w:val="000000"/>
          <w:vertAlign w:val="subscript"/>
        </w:rPr>
        <w:t>photo</w:t>
      </w:r>
      <w:proofErr w:type="spellEnd"/>
      <w:r w:rsidRPr="001B44B1">
        <w:rPr>
          <w:rFonts w:eastAsia="Times New Roman"/>
          <w:color w:val="000000"/>
        </w:rPr>
        <w:t xml:space="preserve"> and </w:t>
      </w:r>
      <w:proofErr w:type="spellStart"/>
      <w:r w:rsidRPr="001B44B1">
        <w:rPr>
          <w:rFonts w:eastAsia="Times New Roman"/>
          <w:i/>
          <w:iCs/>
          <w:color w:val="000000"/>
        </w:rPr>
        <w:t>N</w:t>
      </w:r>
      <w:r w:rsidRPr="001B44B1">
        <w:rPr>
          <w:rFonts w:eastAsia="Times New Roman"/>
          <w:color w:val="000000"/>
          <w:vertAlign w:val="subscript"/>
        </w:rPr>
        <w:t>structure</w:t>
      </w:r>
      <w:proofErr w:type="spellEnd"/>
      <w:r w:rsidR="000F0BE3">
        <w:rPr>
          <w:rFonts w:eastAsia="Times New Roman"/>
          <w:color w:val="000000"/>
        </w:rPr>
        <w:t>,</w:t>
      </w:r>
      <w:r w:rsidRPr="00771C52">
        <w:rPr>
          <w:rFonts w:eastAsia="Times New Roman"/>
          <w:color w:val="000000"/>
        </w:rPr>
        <w:t xml:space="preserve"> had significant</w:t>
      </w:r>
      <w:r w:rsidR="004B6018">
        <w:rPr>
          <w:rFonts w:eastAsia="Times New Roman"/>
          <w:color w:val="000000"/>
        </w:rPr>
        <w:t>, positive</w:t>
      </w:r>
      <w:r w:rsidRPr="00771C52">
        <w:rPr>
          <w:rFonts w:eastAsia="Times New Roman"/>
          <w:color w:val="000000"/>
        </w:rPr>
        <w:t xml:space="preserve"> effects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4</w:t>
      </w:r>
      <w:r w:rsidRPr="00771C52">
        <w:rPr>
          <w:rFonts w:eastAsia="Times New Roman"/>
          <w:color w:val="000000"/>
        </w:rPr>
        <w:t>) and a high relative importance in the model (23% and 38%</w:t>
      </w:r>
      <w:r w:rsidR="000F0BE3">
        <w:rPr>
          <w:rFonts w:eastAsia="Times New Roman"/>
          <w:color w:val="000000"/>
        </w:rPr>
        <w:t>, respectively</w:t>
      </w:r>
      <w:r w:rsidR="004661AC" w:rsidRPr="00771C52">
        <w:rPr>
          <w:rFonts w:eastAsia="Times New Roman"/>
          <w:color w:val="000000"/>
        </w:rPr>
        <w:t>;</w:t>
      </w:r>
      <w:r w:rsidRPr="00771C52">
        <w:rPr>
          <w:rFonts w:eastAsia="Times New Roman"/>
          <w:color w:val="000000"/>
        </w:rPr>
        <w:t xml:space="preserve"> Table </w:t>
      </w:r>
      <w:r w:rsidR="00DD3527">
        <w:rPr>
          <w:rFonts w:eastAsia="Times New Roman"/>
          <w:color w:val="000000"/>
        </w:rPr>
        <w:t>3</w:t>
      </w:r>
      <w:r w:rsidR="00DD3527" w:rsidRPr="00771C52">
        <w:rPr>
          <w:rFonts w:eastAsia="Times New Roman"/>
          <w:color w:val="000000"/>
        </w:rPr>
        <w:t xml:space="preserve"> </w:t>
      </w:r>
      <w:r w:rsidRPr="00771C52">
        <w:rPr>
          <w:rFonts w:eastAsia="Times New Roman"/>
          <w:color w:val="000000"/>
        </w:rPr>
        <w:t xml:space="preserve">and Figure </w:t>
      </w:r>
      <w:r w:rsidR="00AC49CC">
        <w:rPr>
          <w:rFonts w:eastAsia="Times New Roman"/>
          <w:color w:val="000000"/>
        </w:rPr>
        <w:t>5</w:t>
      </w:r>
      <w:r w:rsidRPr="00771C52">
        <w:rPr>
          <w:rFonts w:eastAsia="Times New Roman"/>
          <w:color w:val="000000"/>
        </w:rPr>
        <w:t>).</w:t>
      </w:r>
      <w:r w:rsidR="003A1E67">
        <w:rPr>
          <w:rFonts w:eastAsia="Times New Roman"/>
          <w:color w:val="000000"/>
        </w:rPr>
        <w:t xml:space="preserve"> The </w:t>
      </w:r>
      <w:proofErr w:type="spellStart"/>
      <w:r w:rsidR="003A1E67" w:rsidRPr="001B44B1">
        <w:rPr>
          <w:rFonts w:eastAsia="Times New Roman"/>
          <w:i/>
          <w:iCs/>
          <w:color w:val="000000"/>
        </w:rPr>
        <w:t>N</w:t>
      </w:r>
      <w:r w:rsidR="003A1E67" w:rsidRPr="001B44B1">
        <w:rPr>
          <w:rFonts w:eastAsia="Times New Roman"/>
          <w:color w:val="000000"/>
          <w:vertAlign w:val="subscript"/>
        </w:rPr>
        <w:t>photo</w:t>
      </w:r>
      <w:proofErr w:type="spellEnd"/>
      <w:r w:rsidR="003A1E67">
        <w:rPr>
          <w:rFonts w:eastAsia="Times New Roman"/>
          <w:color w:val="000000"/>
        </w:rPr>
        <w:t xml:space="preserve"> effect </w:t>
      </w:r>
      <w:del w:id="72" w:author="Jason Martina" w:date="2021-07-14T19:27:00Z">
        <w:r w:rsidR="003A1E67" w:rsidDel="00AE1198">
          <w:rPr>
            <w:rFonts w:eastAsia="Times New Roman"/>
            <w:color w:val="000000"/>
          </w:rPr>
          <w:delText xml:space="preserve">is </w:delText>
        </w:r>
      </w:del>
      <w:r w:rsidR="003A1E67">
        <w:rPr>
          <w:rFonts w:eastAsia="Times New Roman"/>
          <w:color w:val="000000"/>
        </w:rPr>
        <w:t xml:space="preserve">reflects the aboveground climate impact on </w:t>
      </w:r>
      <w:proofErr w:type="spellStart"/>
      <w:r w:rsidR="003A1E67">
        <w:rPr>
          <w:rFonts w:eastAsia="Times New Roman"/>
          <w:i/>
          <w:color w:val="000000"/>
        </w:rPr>
        <w:t>N</w:t>
      </w:r>
      <w:r w:rsidR="003A1E67">
        <w:rPr>
          <w:rFonts w:eastAsia="Times New Roman"/>
          <w:color w:val="000000"/>
          <w:vertAlign w:val="subscript"/>
        </w:rPr>
        <w:t>area</w:t>
      </w:r>
      <w:proofErr w:type="spellEnd"/>
      <w:r w:rsidR="003A1E67">
        <w:rPr>
          <w:rFonts w:eastAsia="Times New Roman"/>
          <w:color w:val="000000"/>
        </w:rPr>
        <w:t xml:space="preserve">, while the </w:t>
      </w:r>
      <w:proofErr w:type="spellStart"/>
      <w:r w:rsidR="003A1E67">
        <w:rPr>
          <w:rFonts w:eastAsia="Times New Roman"/>
          <w:i/>
          <w:color w:val="000000"/>
        </w:rPr>
        <w:t>N</w:t>
      </w:r>
      <w:r w:rsidR="003A1E67">
        <w:rPr>
          <w:rFonts w:eastAsia="Times New Roman"/>
          <w:color w:val="000000"/>
          <w:vertAlign w:val="subscript"/>
        </w:rPr>
        <w:t>structure</w:t>
      </w:r>
      <w:proofErr w:type="spellEnd"/>
      <w:r w:rsidR="003A1E67">
        <w:rPr>
          <w:rFonts w:eastAsia="Times New Roman"/>
          <w:color w:val="000000"/>
          <w:vertAlign w:val="subscript"/>
        </w:rPr>
        <w:t xml:space="preserve"> </w:t>
      </w:r>
      <w:r w:rsidR="003A1E67" w:rsidRPr="00DA24C9">
        <w:rPr>
          <w:rFonts w:eastAsia="Times New Roman"/>
          <w:color w:val="000000"/>
        </w:rPr>
        <w:t>effect</w:t>
      </w:r>
      <w:del w:id="73" w:author="Jason Martina" w:date="2021-07-16T19:36:00Z">
        <w:r w:rsidR="003A1E67" w:rsidRPr="00DA24C9" w:rsidDel="00232890">
          <w:rPr>
            <w:rFonts w:eastAsia="Times New Roman"/>
            <w:color w:val="000000"/>
          </w:rPr>
          <w:delText>s</w:delText>
        </w:r>
      </w:del>
      <w:r w:rsidR="003A1E67" w:rsidRPr="00DA24C9">
        <w:rPr>
          <w:rFonts w:eastAsia="Times New Roman"/>
          <w:color w:val="000000"/>
        </w:rPr>
        <w:t xml:space="preserve"> reflects the</w:t>
      </w:r>
      <w:r w:rsidR="003A1E67">
        <w:rPr>
          <w:rFonts w:eastAsia="Times New Roman"/>
          <w:color w:val="000000"/>
        </w:rPr>
        <w:t xml:space="preserve"> impact of </w:t>
      </w:r>
      <w:proofErr w:type="spellStart"/>
      <w:r w:rsidR="003A1E67">
        <w:rPr>
          <w:rFonts w:eastAsia="Times New Roman"/>
          <w:i/>
          <w:color w:val="000000"/>
        </w:rPr>
        <w:t>M</w:t>
      </w:r>
      <w:r w:rsidR="003A1E67">
        <w:rPr>
          <w:rFonts w:eastAsia="Times New Roman"/>
          <w:color w:val="000000"/>
          <w:vertAlign w:val="subscript"/>
        </w:rPr>
        <w:t>area</w:t>
      </w:r>
      <w:proofErr w:type="spellEnd"/>
      <w:r w:rsidR="003A1E67">
        <w:rPr>
          <w:rFonts w:eastAsia="Times New Roman"/>
          <w:color w:val="000000"/>
        </w:rPr>
        <w:t>.</w:t>
      </w:r>
      <w:r w:rsidRPr="00771C52">
        <w:rPr>
          <w:rFonts w:eastAsia="Times New Roman"/>
          <w:color w:val="000000"/>
        </w:rPr>
        <w:t xml:space="preserve"> </w:t>
      </w:r>
      <w:r w:rsidR="003A1E67">
        <w:rPr>
          <w:rFonts w:eastAsia="Times New Roman"/>
          <w:color w:val="000000"/>
        </w:rPr>
        <w:t>As in the first model</w:t>
      </w:r>
      <w:r w:rsidR="004661AC" w:rsidRPr="00771C52">
        <w:rPr>
          <w:rFonts w:eastAsia="Times New Roman"/>
          <w:color w:val="000000"/>
        </w:rPr>
        <w:t xml:space="preserve">, </w:t>
      </w:r>
      <w:r w:rsidR="000C583D" w:rsidRPr="00771C52">
        <w:rPr>
          <w:rFonts w:eastAsia="Times New Roman"/>
          <w:color w:val="000000"/>
        </w:rPr>
        <w:t>s</w:t>
      </w:r>
      <w:r w:rsidR="004661AC" w:rsidRPr="00771C52">
        <w:rPr>
          <w:rFonts w:eastAsia="Times New Roman"/>
          <w:color w:val="000000"/>
        </w:rPr>
        <w:t>oil N (</w:t>
      </w:r>
      <w:r w:rsidR="004661AC" w:rsidRPr="00771C52">
        <w:rPr>
          <w:rFonts w:eastAsia="Times New Roman"/>
          <w:i/>
          <w:iCs/>
          <w:color w:val="000000"/>
        </w:rPr>
        <w:t xml:space="preserve">p </w:t>
      </w:r>
      <w:r w:rsidR="004661AC" w:rsidRPr="00771C52">
        <w:rPr>
          <w:rFonts w:eastAsia="Times New Roman"/>
          <w:color w:val="000000"/>
        </w:rPr>
        <w:t>&lt; 0.001), N fixation (</w:t>
      </w:r>
      <w:proofErr w:type="gramStart"/>
      <w:r w:rsidR="004661AC" w:rsidRPr="00771C52">
        <w:rPr>
          <w:rFonts w:eastAsia="Times New Roman"/>
          <w:i/>
          <w:iCs/>
          <w:color w:val="000000"/>
        </w:rPr>
        <w:t xml:space="preserve">p </w:t>
      </w:r>
      <w:r w:rsidR="004661AC" w:rsidRPr="00771C52">
        <w:rPr>
          <w:rFonts w:eastAsia="Times New Roman"/>
          <w:color w:val="000000"/>
        </w:rPr>
        <w:t xml:space="preserve"> &lt;</w:t>
      </w:r>
      <w:proofErr w:type="gramEnd"/>
      <w:r w:rsidR="004661AC" w:rsidRPr="00771C52">
        <w:rPr>
          <w:rFonts w:eastAsia="Times New Roman"/>
          <w:color w:val="000000"/>
        </w:rPr>
        <w:t xml:space="preserve"> 0.001), photosynthetic pathway (</w:t>
      </w:r>
      <w:r w:rsidR="004661AC" w:rsidRPr="00771C52">
        <w:rPr>
          <w:rFonts w:eastAsia="Times New Roman"/>
          <w:i/>
          <w:iCs/>
          <w:color w:val="000000"/>
        </w:rPr>
        <w:t xml:space="preserve">p </w:t>
      </w:r>
      <w:r w:rsidR="004661AC" w:rsidRPr="00771C52">
        <w:rPr>
          <w:rFonts w:eastAsia="Times New Roman"/>
          <w:color w:val="000000"/>
        </w:rPr>
        <w:t xml:space="preserve">&lt; 0.001), and the interaction between </w:t>
      </w:r>
      <w:r w:rsidR="00750DAC" w:rsidRPr="00771C52">
        <w:rPr>
          <w:rFonts w:eastAsia="Times New Roman"/>
          <w:color w:val="000000"/>
        </w:rPr>
        <w:t>s</w:t>
      </w:r>
      <w:r w:rsidR="004661AC" w:rsidRPr="00771C52">
        <w:rPr>
          <w:rFonts w:eastAsia="Times New Roman"/>
          <w:color w:val="000000"/>
        </w:rPr>
        <w:t xml:space="preserve">oil N and </w:t>
      </w:r>
      <w:r w:rsidR="00750DAC" w:rsidRPr="00771C52">
        <w:rPr>
          <w:rFonts w:eastAsia="Times New Roman"/>
          <w:color w:val="000000"/>
        </w:rPr>
        <w:t>s</w:t>
      </w:r>
      <w:r w:rsidR="004661AC" w:rsidRPr="00771C52">
        <w:rPr>
          <w:rFonts w:eastAsia="Times New Roman"/>
          <w:color w:val="000000"/>
        </w:rPr>
        <w:t>oil P (</w:t>
      </w:r>
      <w:r w:rsidR="004661AC" w:rsidRPr="00771C52">
        <w:rPr>
          <w:rFonts w:eastAsia="Times New Roman"/>
          <w:i/>
          <w:iCs/>
          <w:color w:val="000000"/>
        </w:rPr>
        <w:t xml:space="preserve">p </w:t>
      </w:r>
      <w:r w:rsidR="004661AC" w:rsidRPr="00771C52">
        <w:rPr>
          <w:rFonts w:eastAsia="Times New Roman"/>
          <w:color w:val="000000"/>
        </w:rPr>
        <w:t xml:space="preserve"> </w:t>
      </w:r>
      <w:r w:rsidR="004B6018">
        <w:rPr>
          <w:rFonts w:eastAsia="Times New Roman"/>
          <w:color w:val="000000"/>
        </w:rPr>
        <w:t>&lt;</w:t>
      </w:r>
      <w:r w:rsidR="004661AC" w:rsidRPr="00771C52">
        <w:rPr>
          <w:rFonts w:eastAsia="Times New Roman"/>
          <w:color w:val="000000"/>
        </w:rPr>
        <w:t xml:space="preserve"> 0.0</w:t>
      </w:r>
      <w:r w:rsidR="004B6018">
        <w:rPr>
          <w:rFonts w:eastAsia="Times New Roman"/>
          <w:color w:val="000000"/>
        </w:rPr>
        <w:t>5</w:t>
      </w:r>
      <w:r w:rsidR="004661AC" w:rsidRPr="00771C52">
        <w:rPr>
          <w:rFonts w:eastAsia="Times New Roman"/>
          <w:color w:val="000000"/>
        </w:rPr>
        <w:t xml:space="preserve">; Table </w:t>
      </w:r>
      <w:r w:rsidR="00DD3527">
        <w:rPr>
          <w:rFonts w:eastAsia="Times New Roman"/>
          <w:color w:val="000000"/>
        </w:rPr>
        <w:t>3</w:t>
      </w:r>
      <w:r w:rsidR="004661AC" w:rsidRPr="00771C52">
        <w:rPr>
          <w:rFonts w:eastAsia="Times New Roman"/>
          <w:color w:val="000000"/>
        </w:rPr>
        <w:t xml:space="preserve">) had significant effects on </w:t>
      </w:r>
      <w:proofErr w:type="spellStart"/>
      <w:r w:rsidR="004661AC" w:rsidRPr="00771C52">
        <w:rPr>
          <w:rFonts w:eastAsia="Times New Roman"/>
          <w:i/>
          <w:iCs/>
          <w:color w:val="000000"/>
        </w:rPr>
        <w:t>N</w:t>
      </w:r>
      <w:r w:rsidR="004661AC" w:rsidRPr="00771C52">
        <w:rPr>
          <w:rFonts w:eastAsia="Times New Roman"/>
          <w:color w:val="000000"/>
          <w:vertAlign w:val="subscript"/>
        </w:rPr>
        <w:t>area</w:t>
      </w:r>
      <w:proofErr w:type="spellEnd"/>
      <w:r w:rsidR="004661AC" w:rsidRPr="00771C52">
        <w:rPr>
          <w:rFonts w:eastAsia="Times New Roman"/>
          <w:color w:val="000000"/>
        </w:rPr>
        <w:t xml:space="preserve">. </w:t>
      </w:r>
      <w:r w:rsidR="004B6018">
        <w:rPr>
          <w:rFonts w:eastAsia="Times New Roman"/>
          <w:color w:val="000000"/>
        </w:rPr>
        <w:t>The</w:t>
      </w:r>
      <w:r w:rsidR="004D1F45">
        <w:rPr>
          <w:rFonts w:eastAsia="Times New Roman"/>
          <w:color w:val="000000"/>
        </w:rPr>
        <w:t xml:space="preserve"> combined</w:t>
      </w:r>
      <w:r w:rsidR="004B6018">
        <w:rPr>
          <w:rFonts w:eastAsia="Times New Roman"/>
          <w:color w:val="000000"/>
        </w:rPr>
        <w:t xml:space="preserve"> relative importance of</w:t>
      </w:r>
      <w:r w:rsidR="004D1F45">
        <w:rPr>
          <w:rFonts w:eastAsia="Times New Roman"/>
          <w:color w:val="000000"/>
        </w:rPr>
        <w:t xml:space="preserve"> the soil treatments was </w:t>
      </w:r>
      <w:r w:rsidR="004554C8">
        <w:rPr>
          <w:rFonts w:eastAsia="Times New Roman"/>
          <w:color w:val="000000"/>
        </w:rPr>
        <w:t>16.8% (</w:t>
      </w:r>
      <w:r w:rsidR="004554C8" w:rsidRPr="00771C52">
        <w:rPr>
          <w:rFonts w:eastAsia="Times New Roman"/>
          <w:color w:val="000000"/>
        </w:rPr>
        <w:t xml:space="preserve">Table </w:t>
      </w:r>
      <w:r w:rsidR="00DD3527">
        <w:rPr>
          <w:rFonts w:eastAsia="Times New Roman"/>
          <w:color w:val="000000"/>
        </w:rPr>
        <w:t>3</w:t>
      </w:r>
      <w:r w:rsidR="00DD3527" w:rsidRPr="00771C52">
        <w:rPr>
          <w:rFonts w:eastAsia="Times New Roman"/>
          <w:color w:val="000000"/>
        </w:rPr>
        <w:t xml:space="preserve"> </w:t>
      </w:r>
      <w:r w:rsidR="004554C8" w:rsidRPr="00771C52">
        <w:rPr>
          <w:rFonts w:eastAsia="Times New Roman"/>
          <w:color w:val="000000"/>
        </w:rPr>
        <w:t xml:space="preserve">and Figure </w:t>
      </w:r>
      <w:r w:rsidR="00AC49CC">
        <w:rPr>
          <w:rFonts w:eastAsia="Times New Roman"/>
          <w:color w:val="000000"/>
        </w:rPr>
        <w:t>5</w:t>
      </w:r>
      <w:r w:rsidR="004554C8">
        <w:rPr>
          <w:rFonts w:eastAsia="Times New Roman"/>
          <w:color w:val="000000"/>
        </w:rPr>
        <w:t>). The relative importance of</w:t>
      </w:r>
      <w:r w:rsidR="004B6018">
        <w:rPr>
          <w:rFonts w:eastAsia="Times New Roman"/>
          <w:color w:val="000000"/>
        </w:rPr>
        <w:t xml:space="preserve"> p</w:t>
      </w:r>
      <w:r w:rsidR="004661AC" w:rsidRPr="00771C52">
        <w:rPr>
          <w:rFonts w:eastAsia="Times New Roman"/>
          <w:color w:val="000000"/>
        </w:rPr>
        <w:t>hotosynthetic pathway</w:t>
      </w:r>
      <w:r w:rsidR="004554C8">
        <w:rPr>
          <w:rFonts w:eastAsia="Times New Roman"/>
          <w:color w:val="000000"/>
        </w:rPr>
        <w:t xml:space="preserve"> </w:t>
      </w:r>
      <w:r w:rsidR="004554C8" w:rsidRPr="00771C52">
        <w:rPr>
          <w:rFonts w:eastAsia="Times New Roman"/>
          <w:color w:val="000000"/>
        </w:rPr>
        <w:t>and N fixation</w:t>
      </w:r>
      <w:r w:rsidR="004661AC" w:rsidRPr="00771C52">
        <w:rPr>
          <w:rFonts w:eastAsia="Times New Roman"/>
          <w:color w:val="000000"/>
        </w:rPr>
        <w:t xml:space="preserve"> </w:t>
      </w:r>
      <w:r w:rsidR="004B6018">
        <w:rPr>
          <w:rFonts w:eastAsia="Times New Roman"/>
          <w:color w:val="000000"/>
        </w:rPr>
        <w:t xml:space="preserve">was </w:t>
      </w:r>
      <w:r w:rsidR="004661AC" w:rsidRPr="00771C52">
        <w:rPr>
          <w:rFonts w:eastAsia="Times New Roman"/>
          <w:color w:val="000000"/>
        </w:rPr>
        <w:t>7</w:t>
      </w:r>
      <w:r w:rsidR="004554C8">
        <w:rPr>
          <w:rFonts w:eastAsia="Times New Roman"/>
          <w:color w:val="000000"/>
        </w:rPr>
        <w:t xml:space="preserve">% and </w:t>
      </w:r>
      <w:r w:rsidR="004661AC" w:rsidRPr="00771C52">
        <w:rPr>
          <w:rFonts w:eastAsia="Times New Roman"/>
          <w:color w:val="000000"/>
        </w:rPr>
        <w:t>4%</w:t>
      </w:r>
      <w:r w:rsidR="004554C8">
        <w:rPr>
          <w:rFonts w:eastAsia="Times New Roman"/>
          <w:color w:val="000000"/>
        </w:rPr>
        <w:t>, respectively</w:t>
      </w:r>
      <w:r w:rsidR="004661AC" w:rsidRPr="00771C52">
        <w:rPr>
          <w:rFonts w:eastAsia="Times New Roman"/>
          <w:color w:val="000000"/>
        </w:rPr>
        <w:t xml:space="preserve"> (1%; Table </w:t>
      </w:r>
      <w:r w:rsidR="00DD3527">
        <w:rPr>
          <w:rFonts w:eastAsia="Times New Roman"/>
          <w:color w:val="000000"/>
        </w:rPr>
        <w:t>3</w:t>
      </w:r>
      <w:r w:rsidR="00DD3527" w:rsidRPr="00771C52">
        <w:rPr>
          <w:rFonts w:eastAsia="Times New Roman"/>
          <w:color w:val="000000"/>
        </w:rPr>
        <w:t xml:space="preserve"> </w:t>
      </w:r>
      <w:r w:rsidR="004661AC" w:rsidRPr="00771C52">
        <w:rPr>
          <w:rFonts w:eastAsia="Times New Roman"/>
          <w:color w:val="000000"/>
        </w:rPr>
        <w:t xml:space="preserve">and Figure </w:t>
      </w:r>
      <w:r w:rsidR="00AC49CC">
        <w:rPr>
          <w:rFonts w:eastAsia="Times New Roman"/>
          <w:color w:val="000000"/>
        </w:rPr>
        <w:t>5</w:t>
      </w:r>
      <w:r w:rsidR="004661AC" w:rsidRPr="00771C52">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1A720B" w:rsidRDefault="00AC49CC" w:rsidP="00AC49CC">
      <w:pPr>
        <w:spacing w:line="480" w:lineRule="auto"/>
        <w:rPr>
          <w:sz w:val="20"/>
          <w:szCs w:val="20"/>
        </w:rPr>
      </w:pPr>
      <w:r w:rsidRPr="001A720B">
        <w:rPr>
          <w:b/>
          <w:bCs/>
          <w:sz w:val="20"/>
          <w:szCs w:val="20"/>
        </w:rPr>
        <w:lastRenderedPageBreak/>
        <w:t xml:space="preserve">Table </w:t>
      </w:r>
      <w:r w:rsidR="00DD3527">
        <w:rPr>
          <w:b/>
          <w:bCs/>
          <w:sz w:val="20"/>
          <w:szCs w:val="20"/>
        </w:rPr>
        <w:t>3</w:t>
      </w:r>
      <w:r w:rsidRPr="001A720B">
        <w:rPr>
          <w:b/>
          <w:bCs/>
          <w:sz w:val="20"/>
          <w:szCs w:val="20"/>
        </w:rPr>
        <w:t>.</w:t>
      </w:r>
      <w:r w:rsidRPr="001A720B">
        <w:rPr>
          <w:sz w:val="20"/>
          <w:szCs w:val="20"/>
        </w:rPr>
        <w:t xml:space="preserve"> Regression coefficients for </w:t>
      </w:r>
      <w:r w:rsidRPr="00D32C27">
        <w:rPr>
          <w:sz w:val="20"/>
          <w:szCs w:val="20"/>
        </w:rPr>
        <w:t xml:space="preserve">linear mixed effects model with </w:t>
      </w:r>
      <w:proofErr w:type="spellStart"/>
      <w:r w:rsidRPr="00D32C27">
        <w:rPr>
          <w:i/>
          <w:iCs/>
          <w:sz w:val="20"/>
          <w:szCs w:val="20"/>
        </w:rPr>
        <w:t>N</w:t>
      </w:r>
      <w:r w:rsidRPr="00D32C27">
        <w:rPr>
          <w:sz w:val="20"/>
          <w:szCs w:val="20"/>
          <w:vertAlign w:val="subscript"/>
        </w:rPr>
        <w:t>area</w:t>
      </w:r>
      <w:proofErr w:type="spellEnd"/>
      <w:r w:rsidRPr="00D32C27">
        <w:rPr>
          <w:sz w:val="20"/>
          <w:szCs w:val="20"/>
        </w:rPr>
        <w:t xml:space="preserve"> as the dependent variable and soil treatment variables, predicted nitrogen components</w:t>
      </w:r>
      <w:r>
        <w:rPr>
          <w:sz w:val="20"/>
          <w:szCs w:val="20"/>
        </w:rPr>
        <w:t>,</w:t>
      </w:r>
      <w:r w:rsidRPr="00D32C27">
        <w:rPr>
          <w:sz w:val="20"/>
          <w:szCs w:val="20"/>
        </w:rPr>
        <w:t xml:space="preserve"> and species characteristics as fixed </w:t>
      </w:r>
      <w:proofErr w:type="gramStart"/>
      <w:r w:rsidRPr="00D32C27">
        <w:rPr>
          <w:sz w:val="20"/>
          <w:szCs w:val="20"/>
        </w:rPr>
        <w:t>effects</w:t>
      </w:r>
      <w:r>
        <w:rPr>
          <w:sz w:val="20"/>
          <w:szCs w:val="20"/>
        </w:rPr>
        <w:t>.*</w:t>
      </w:r>
      <w:proofErr w:type="gramEnd"/>
    </w:p>
    <w:tbl>
      <w:tblPr>
        <w:tblW w:w="5000" w:type="pct"/>
        <w:tblLook w:val="04A0" w:firstRow="1" w:lastRow="0" w:firstColumn="1" w:lastColumn="0" w:noHBand="0" w:noVBand="1"/>
      </w:tblPr>
      <w:tblGrid>
        <w:gridCol w:w="2768"/>
        <w:gridCol w:w="1542"/>
        <w:gridCol w:w="1542"/>
        <w:gridCol w:w="1542"/>
        <w:gridCol w:w="1966"/>
      </w:tblGrid>
      <w:tr w:rsidR="00AC49CC" w:rsidRPr="001A720B" w14:paraId="3B6CB003" w14:textId="77777777" w:rsidTr="00237CD4">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824"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824"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82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237CD4">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824"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single" w:sz="4" w:space="0" w:color="auto"/>
              <w:left w:val="nil"/>
              <w:bottom w:val="nil"/>
              <w:right w:val="nil"/>
            </w:tcBorders>
            <w:shd w:val="clear" w:color="auto" w:fill="auto"/>
            <w:noWrap/>
            <w:vAlign w:val="center"/>
            <w:hideMark/>
          </w:tcPr>
          <w:p w14:paraId="6A7898A6"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0.5</w:t>
            </w:r>
            <w:r>
              <w:rPr>
                <w:rFonts w:eastAsia="Times New Roman"/>
                <w:color w:val="000000"/>
                <w:sz w:val="20"/>
                <w:szCs w:val="20"/>
              </w:rPr>
              <w:t xml:space="preserve">20 ± </w:t>
            </w:r>
            <w:r w:rsidRPr="00A406C6">
              <w:rPr>
                <w:rFonts w:eastAsia="Times New Roman"/>
                <w:color w:val="000000"/>
                <w:sz w:val="20"/>
                <w:szCs w:val="20"/>
              </w:rPr>
              <w:t>0.0</w:t>
            </w:r>
            <w:r>
              <w:rPr>
                <w:rFonts w:eastAsia="Times New Roman"/>
                <w:color w:val="000000"/>
                <w:sz w:val="20"/>
                <w:szCs w:val="20"/>
              </w:rPr>
              <w:t>91</w:t>
            </w:r>
          </w:p>
        </w:tc>
        <w:tc>
          <w:tcPr>
            <w:tcW w:w="824" w:type="pct"/>
            <w:tcBorders>
              <w:top w:val="single" w:sz="4" w:space="0" w:color="auto"/>
              <w:left w:val="nil"/>
              <w:bottom w:val="nil"/>
              <w:right w:val="nil"/>
            </w:tcBorders>
            <w:shd w:val="clear" w:color="auto" w:fill="auto"/>
            <w:noWrap/>
            <w:vAlign w:val="center"/>
            <w:hideMark/>
          </w:tcPr>
          <w:p w14:paraId="2F850F3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1EA594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23</w:t>
            </w:r>
            <w:r>
              <w:rPr>
                <w:rFonts w:eastAsia="Times New Roman"/>
                <w:color w:val="000000"/>
                <w:sz w:val="20"/>
                <w:szCs w:val="20"/>
              </w:rPr>
              <w:t>.25</w:t>
            </w:r>
            <w:r w:rsidRPr="001A720B">
              <w:rPr>
                <w:rFonts w:eastAsia="Times New Roman"/>
                <w:color w:val="000000"/>
                <w:sz w:val="20"/>
                <w:szCs w:val="20"/>
              </w:rPr>
              <w:t>%</w:t>
            </w:r>
          </w:p>
        </w:tc>
      </w:tr>
      <w:tr w:rsidR="00AC49CC" w:rsidRPr="001A720B" w14:paraId="16EBDF75" w14:textId="77777777" w:rsidTr="00237CD4">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824"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266B50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0.95</w:t>
            </w:r>
            <w:r>
              <w:rPr>
                <w:rFonts w:eastAsia="Times New Roman"/>
                <w:color w:val="000000"/>
                <w:sz w:val="20"/>
                <w:szCs w:val="20"/>
              </w:rPr>
              <w:t xml:space="preserve">2 ± </w:t>
            </w:r>
            <w:r w:rsidRPr="009A03C5">
              <w:rPr>
                <w:rFonts w:eastAsia="Times New Roman"/>
                <w:color w:val="000000"/>
                <w:sz w:val="20"/>
                <w:szCs w:val="20"/>
              </w:rPr>
              <w:t>0.009</w:t>
            </w:r>
          </w:p>
        </w:tc>
        <w:tc>
          <w:tcPr>
            <w:tcW w:w="82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3</w:t>
            </w:r>
            <w:r>
              <w:rPr>
                <w:rFonts w:eastAsia="Times New Roman"/>
                <w:color w:val="000000"/>
                <w:sz w:val="20"/>
                <w:szCs w:val="20"/>
              </w:rPr>
              <w:t>7.10</w:t>
            </w:r>
            <w:r w:rsidRPr="001A720B">
              <w:rPr>
                <w:rFonts w:eastAsia="Times New Roman"/>
                <w:color w:val="000000"/>
                <w:sz w:val="20"/>
                <w:szCs w:val="20"/>
              </w:rPr>
              <w:t>%</w:t>
            </w:r>
          </w:p>
        </w:tc>
      </w:tr>
      <w:tr w:rsidR="00AC49CC" w:rsidRPr="001A720B" w14:paraId="113915B3" w14:textId="77777777" w:rsidTr="00237CD4">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824"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5</w:t>
            </w:r>
            <w:r>
              <w:rPr>
                <w:rFonts w:eastAsia="Times New Roman"/>
                <w:color w:val="000000"/>
                <w:sz w:val="20"/>
                <w:szCs w:val="20"/>
              </w:rPr>
              <w:t>.23</w:t>
            </w:r>
            <w:r w:rsidRPr="001A720B">
              <w:rPr>
                <w:rFonts w:eastAsia="Times New Roman"/>
                <w:color w:val="000000"/>
                <w:sz w:val="20"/>
                <w:szCs w:val="20"/>
              </w:rPr>
              <w:t>%</w:t>
            </w:r>
          </w:p>
        </w:tc>
      </w:tr>
      <w:tr w:rsidR="00AC49CC" w:rsidRPr="001A720B" w14:paraId="4A2C05FD" w14:textId="77777777" w:rsidTr="00237CD4">
        <w:trPr>
          <w:trHeight w:val="320"/>
        </w:trPr>
        <w:tc>
          <w:tcPr>
            <w:tcW w:w="1479" w:type="pct"/>
            <w:tcBorders>
              <w:top w:val="nil"/>
              <w:left w:val="nil"/>
              <w:bottom w:val="nil"/>
              <w:right w:val="nil"/>
            </w:tcBorders>
            <w:shd w:val="clear" w:color="auto" w:fill="auto"/>
            <w:noWrap/>
            <w:vAlign w:val="center"/>
            <w:hideMark/>
          </w:tcPr>
          <w:p w14:paraId="56023178"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w:t>
            </w:r>
          </w:p>
        </w:tc>
        <w:tc>
          <w:tcPr>
            <w:tcW w:w="824" w:type="pct"/>
            <w:tcBorders>
              <w:top w:val="nil"/>
              <w:left w:val="nil"/>
              <w:bottom w:val="nil"/>
              <w:right w:val="nil"/>
            </w:tcBorders>
            <w:vAlign w:val="center"/>
          </w:tcPr>
          <w:p w14:paraId="2D30A05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D83D19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050D7417"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0.7</w:t>
            </w:r>
            <w:r>
              <w:rPr>
                <w:rFonts w:eastAsia="Times New Roman"/>
                <w:color w:val="000000"/>
                <w:sz w:val="20"/>
                <w:szCs w:val="20"/>
              </w:rPr>
              <w:t>19</w:t>
            </w:r>
          </w:p>
        </w:tc>
        <w:tc>
          <w:tcPr>
            <w:tcW w:w="1050" w:type="pct"/>
            <w:tcBorders>
              <w:top w:val="nil"/>
              <w:left w:val="nil"/>
              <w:bottom w:val="nil"/>
              <w:right w:val="nil"/>
            </w:tcBorders>
            <w:shd w:val="clear" w:color="auto" w:fill="auto"/>
            <w:noWrap/>
            <w:vAlign w:val="center"/>
            <w:hideMark/>
          </w:tcPr>
          <w:p w14:paraId="702B5A1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3.82</w:t>
            </w:r>
            <w:r w:rsidRPr="001A720B">
              <w:rPr>
                <w:rFonts w:eastAsia="Times New Roman"/>
                <w:color w:val="000000"/>
                <w:sz w:val="20"/>
                <w:szCs w:val="20"/>
              </w:rPr>
              <w:t>%</w:t>
            </w:r>
          </w:p>
        </w:tc>
      </w:tr>
      <w:tr w:rsidR="00AC49CC" w:rsidRPr="001A720B" w14:paraId="47BC37FD" w14:textId="77777777" w:rsidTr="00237CD4">
        <w:trPr>
          <w:trHeight w:val="320"/>
        </w:trPr>
        <w:tc>
          <w:tcPr>
            <w:tcW w:w="1479" w:type="pct"/>
            <w:tcBorders>
              <w:top w:val="nil"/>
              <w:left w:val="nil"/>
              <w:bottom w:val="nil"/>
              <w:right w:val="nil"/>
            </w:tcBorders>
            <w:shd w:val="clear" w:color="auto" w:fill="auto"/>
            <w:noWrap/>
            <w:vAlign w:val="center"/>
            <w:hideMark/>
          </w:tcPr>
          <w:p w14:paraId="15EE887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AF5F0A1"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481D418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2568C22C"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506</w:t>
            </w:r>
          </w:p>
        </w:tc>
        <w:tc>
          <w:tcPr>
            <w:tcW w:w="1050" w:type="pct"/>
            <w:tcBorders>
              <w:top w:val="nil"/>
              <w:left w:val="nil"/>
              <w:bottom w:val="nil"/>
              <w:right w:val="nil"/>
            </w:tcBorders>
            <w:shd w:val="clear" w:color="auto" w:fill="auto"/>
            <w:noWrap/>
            <w:vAlign w:val="center"/>
            <w:hideMark/>
          </w:tcPr>
          <w:p w14:paraId="3EEDE6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3.53</w:t>
            </w:r>
            <w:r w:rsidRPr="001A720B">
              <w:rPr>
                <w:rFonts w:eastAsia="Times New Roman"/>
                <w:color w:val="000000"/>
                <w:sz w:val="20"/>
                <w:szCs w:val="20"/>
              </w:rPr>
              <w:t>%</w:t>
            </w:r>
          </w:p>
        </w:tc>
      </w:tr>
      <w:tr w:rsidR="00AC49CC" w:rsidRPr="001A720B" w14:paraId="7EA060DD" w14:textId="77777777" w:rsidTr="00237CD4">
        <w:trPr>
          <w:trHeight w:val="320"/>
        </w:trPr>
        <w:tc>
          <w:tcPr>
            <w:tcW w:w="1479" w:type="pct"/>
            <w:tcBorders>
              <w:top w:val="nil"/>
              <w:left w:val="nil"/>
              <w:bottom w:val="nil"/>
              <w:right w:val="nil"/>
            </w:tcBorders>
            <w:shd w:val="clear" w:color="auto" w:fill="auto"/>
            <w:noWrap/>
            <w:vAlign w:val="center"/>
            <w:hideMark/>
          </w:tcPr>
          <w:p w14:paraId="1ABCC5DF"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N fixer</w:t>
            </w:r>
          </w:p>
        </w:tc>
        <w:tc>
          <w:tcPr>
            <w:tcW w:w="824" w:type="pct"/>
            <w:tcBorders>
              <w:top w:val="nil"/>
              <w:left w:val="nil"/>
              <w:bottom w:val="nil"/>
              <w:right w:val="nil"/>
            </w:tcBorders>
            <w:vAlign w:val="center"/>
          </w:tcPr>
          <w:p w14:paraId="56FFB123"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2A3B5D3D"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274B89D"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4.42</w:t>
            </w:r>
            <w:r w:rsidRPr="001A720B">
              <w:rPr>
                <w:rFonts w:eastAsia="Times New Roman"/>
                <w:color w:val="000000"/>
                <w:sz w:val="20"/>
                <w:szCs w:val="20"/>
              </w:rPr>
              <w:t>%</w:t>
            </w:r>
          </w:p>
        </w:tc>
      </w:tr>
      <w:tr w:rsidR="00AC49CC" w:rsidRPr="001A720B" w14:paraId="2AB7923E" w14:textId="77777777" w:rsidTr="00237CD4">
        <w:trPr>
          <w:trHeight w:val="320"/>
        </w:trPr>
        <w:tc>
          <w:tcPr>
            <w:tcW w:w="1479" w:type="pct"/>
            <w:tcBorders>
              <w:top w:val="nil"/>
              <w:left w:val="nil"/>
              <w:bottom w:val="nil"/>
              <w:right w:val="nil"/>
            </w:tcBorders>
            <w:shd w:val="clear" w:color="auto" w:fill="auto"/>
            <w:noWrap/>
            <w:vAlign w:val="center"/>
            <w:hideMark/>
          </w:tcPr>
          <w:p w14:paraId="69B0F7AB" w14:textId="77777777" w:rsidR="00AC49CC" w:rsidRPr="001A720B" w:rsidRDefault="00AC49CC" w:rsidP="00237CD4">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24" w:type="pct"/>
            <w:tcBorders>
              <w:top w:val="nil"/>
              <w:left w:val="nil"/>
              <w:bottom w:val="nil"/>
              <w:right w:val="nil"/>
            </w:tcBorders>
            <w:vAlign w:val="center"/>
          </w:tcPr>
          <w:p w14:paraId="451A3EDA"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1AEA01F8"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1E5A5998"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8.93</w:t>
            </w:r>
            <w:r w:rsidRPr="001A720B">
              <w:rPr>
                <w:rFonts w:eastAsia="Times New Roman"/>
                <w:color w:val="000000"/>
                <w:sz w:val="20"/>
                <w:szCs w:val="20"/>
              </w:rPr>
              <w:t>%</w:t>
            </w:r>
          </w:p>
        </w:tc>
      </w:tr>
      <w:tr w:rsidR="00AC49CC" w:rsidRPr="001A720B" w14:paraId="17326A8C" w14:textId="77777777" w:rsidTr="00237CD4">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824"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43A22073" w14:textId="7777777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0.003</w:t>
            </w:r>
          </w:p>
        </w:tc>
        <w:tc>
          <w:tcPr>
            <w:tcW w:w="1050" w:type="pct"/>
            <w:tcBorders>
              <w:top w:val="nil"/>
              <w:left w:val="nil"/>
              <w:right w:val="nil"/>
            </w:tcBorders>
            <w:shd w:val="clear" w:color="auto" w:fill="auto"/>
            <w:noWrap/>
            <w:vAlign w:val="center"/>
            <w:hideMark/>
          </w:tcPr>
          <w:p w14:paraId="3DC3AF8C"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1.28%</w:t>
            </w:r>
          </w:p>
        </w:tc>
      </w:tr>
      <w:tr w:rsidR="00AC49CC" w:rsidRPr="001A720B" w14:paraId="09A0F288" w14:textId="77777777" w:rsidTr="00237CD4">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24"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nil"/>
              <w:right w:val="nil"/>
            </w:tcBorders>
            <w:shd w:val="clear" w:color="auto" w:fill="auto"/>
            <w:noWrap/>
            <w:vAlign w:val="center"/>
            <w:hideMark/>
          </w:tcPr>
          <w:p w14:paraId="6BF3F501"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596</w:t>
            </w:r>
          </w:p>
        </w:tc>
        <w:tc>
          <w:tcPr>
            <w:tcW w:w="1050" w:type="pct"/>
            <w:tcBorders>
              <w:left w:val="nil"/>
              <w:right w:val="nil"/>
            </w:tcBorders>
            <w:shd w:val="clear" w:color="auto" w:fill="auto"/>
            <w:noWrap/>
            <w:vAlign w:val="center"/>
            <w:hideMark/>
          </w:tcPr>
          <w:p w14:paraId="090B17E9"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1.19%</w:t>
            </w:r>
          </w:p>
        </w:tc>
      </w:tr>
      <w:tr w:rsidR="00AC49CC" w:rsidRPr="001A720B" w14:paraId="3C39CEE2" w14:textId="77777777" w:rsidTr="00237CD4">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24"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right w:val="nil"/>
            </w:tcBorders>
            <w:shd w:val="clear" w:color="auto" w:fill="auto"/>
            <w:noWrap/>
            <w:vAlign w:val="center"/>
            <w:hideMark/>
          </w:tcPr>
          <w:p w14:paraId="15140169"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803</w:t>
            </w:r>
          </w:p>
        </w:tc>
        <w:tc>
          <w:tcPr>
            <w:tcW w:w="1050" w:type="pct"/>
            <w:tcBorders>
              <w:left w:val="nil"/>
              <w:right w:val="nil"/>
            </w:tcBorders>
            <w:shd w:val="clear" w:color="auto" w:fill="auto"/>
            <w:noWrap/>
            <w:vAlign w:val="center"/>
            <w:hideMark/>
          </w:tcPr>
          <w:p w14:paraId="3B86C4D4"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1.11%</w:t>
            </w:r>
          </w:p>
        </w:tc>
      </w:tr>
      <w:tr w:rsidR="00AC49CC" w:rsidRPr="001A720B" w14:paraId="1D45C773" w14:textId="77777777" w:rsidTr="00237CD4">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24"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824"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824" w:type="pct"/>
            <w:tcBorders>
              <w:top w:val="nil"/>
              <w:left w:val="nil"/>
              <w:bottom w:val="single" w:sz="4" w:space="0" w:color="auto"/>
              <w:right w:val="nil"/>
            </w:tcBorders>
            <w:shd w:val="clear" w:color="auto" w:fill="auto"/>
            <w:noWrap/>
            <w:vAlign w:val="center"/>
            <w:hideMark/>
          </w:tcPr>
          <w:p w14:paraId="00F2F9F0" w14:textId="7777777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Pr>
                <w:rFonts w:eastAsia="Times New Roman"/>
                <w:color w:val="000000"/>
                <w:sz w:val="20"/>
                <w:szCs w:val="20"/>
              </w:rPr>
              <w:t>981</w:t>
            </w:r>
          </w:p>
        </w:tc>
        <w:tc>
          <w:tcPr>
            <w:tcW w:w="1050" w:type="pct"/>
            <w:tcBorders>
              <w:left w:val="nil"/>
              <w:bottom w:val="single" w:sz="4" w:space="0" w:color="auto"/>
              <w:right w:val="nil"/>
            </w:tcBorders>
            <w:shd w:val="clear" w:color="auto" w:fill="auto"/>
            <w:noWrap/>
            <w:vAlign w:val="center"/>
            <w:hideMark/>
          </w:tcPr>
          <w:p w14:paraId="046B23B7"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0.60%</w:t>
            </w:r>
          </w:p>
        </w:tc>
      </w:tr>
    </w:tbl>
    <w:p w14:paraId="6818B953" w14:textId="1CA0C1FF" w:rsidR="00AC49CC" w:rsidRDefault="00AC49CC"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1,812. </w:t>
      </w:r>
      <w:r w:rsidRPr="000F56B8">
        <w:rPr>
          <w:sz w:val="20"/>
          <w:szCs w:val="20"/>
        </w:rPr>
        <w:t>Key:</w:t>
      </w:r>
      <w:r>
        <w:rPr>
          <w:sz w:val="20"/>
          <w:szCs w:val="20"/>
        </w:rPr>
        <w:t xml:space="preserve"> </w:t>
      </w:r>
      <w:proofErr w:type="spellStart"/>
      <w:r w:rsidRPr="00B44DBC">
        <w:rPr>
          <w:rFonts w:eastAsia="Times New Roman"/>
          <w:i/>
          <w:iCs/>
          <w:color w:val="000000"/>
          <w:sz w:val="20"/>
          <w:szCs w:val="20"/>
        </w:rPr>
        <w:t>N</w:t>
      </w:r>
      <w:r>
        <w:rPr>
          <w:rFonts w:eastAsia="Times New Roman"/>
          <w:color w:val="000000"/>
          <w:sz w:val="20"/>
          <w:szCs w:val="20"/>
          <w:vertAlign w:val="subscript"/>
        </w:rPr>
        <w:t>photo</w:t>
      </w:r>
      <w:proofErr w:type="spellEnd"/>
      <w:r>
        <w:rPr>
          <w:rFonts w:eastAsia="Times New Roman"/>
          <w:color w:val="000000"/>
          <w:sz w:val="20"/>
          <w:szCs w:val="20"/>
        </w:rPr>
        <w:t xml:space="preserve"> = </w:t>
      </w:r>
      <w:r w:rsidRPr="00470BF0">
        <w:rPr>
          <w:rFonts w:eastAsia="Times New Roman"/>
          <w:color w:val="000000"/>
          <w:sz w:val="20"/>
          <w:szCs w:val="20"/>
        </w:rPr>
        <w:t>leaf N used for photosynthesis</w:t>
      </w:r>
      <w:r>
        <w:rPr>
          <w:sz w:val="20"/>
          <w:szCs w:val="20"/>
        </w:rPr>
        <w:t xml:space="preserve">, </w:t>
      </w:r>
      <w:proofErr w:type="spellStart"/>
      <w:r w:rsidRPr="00B44DBC">
        <w:rPr>
          <w:i/>
          <w:iCs/>
          <w:sz w:val="20"/>
          <w:szCs w:val="20"/>
        </w:rPr>
        <w:t>N</w:t>
      </w:r>
      <w:r>
        <w:rPr>
          <w:sz w:val="20"/>
          <w:szCs w:val="20"/>
          <w:vertAlign w:val="subscript"/>
        </w:rPr>
        <w:t>structure</w:t>
      </w:r>
      <w:proofErr w:type="spellEnd"/>
      <w:r>
        <w:rPr>
          <w:sz w:val="20"/>
          <w:szCs w:val="20"/>
        </w:rPr>
        <w:t xml:space="preserve"> = leaf N</w:t>
      </w:r>
      <w:r w:rsidRPr="00470BF0">
        <w:rPr>
          <w:sz w:val="20"/>
          <w:szCs w:val="20"/>
        </w:rPr>
        <w:t xml:space="preserve"> in structural tissue</w:t>
      </w:r>
      <w:r w:rsidRPr="000F56B8">
        <w:rPr>
          <w:sz w:val="20"/>
          <w:szCs w:val="20"/>
        </w:rPr>
        <w:t>.</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22286BB1" w:rsidR="00077C60" w:rsidRPr="008531D1" w:rsidRDefault="00567E4F"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D5A1381" wp14:editId="2BDA8DF0">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pred_plot.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7F39E84C" w14:textId="6134EBF3"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w:t>
      </w:r>
      <w:commentRangeStart w:id="74"/>
      <w:r w:rsidR="00BF1133" w:rsidRPr="00DA24C9">
        <w:rPr>
          <w:rFonts w:eastAsia="Times New Roman"/>
          <w:color w:val="000000"/>
        </w:rPr>
        <w:t xml:space="preserve">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commentRangeEnd w:id="74"/>
      <w:r w:rsidR="00232890">
        <w:rPr>
          <w:rStyle w:val="CommentReference"/>
        </w:rPr>
        <w:commentReference w:id="74"/>
      </w:r>
      <w:r w:rsidR="00BF1133" w:rsidRPr="00DA24C9">
        <w:rPr>
          <w:rFonts w:eastAsia="Times New Roman"/>
          <w:color w:val="000000"/>
        </w:rPr>
        <w:t>(</w:t>
      </w:r>
      <w:r w:rsidR="00BF1133" w:rsidRPr="00DA24C9">
        <w:rPr>
          <w:rFonts w:eastAsia="Times New Roman"/>
          <w:i/>
          <w:iCs/>
          <w:color w:val="000000"/>
        </w:rPr>
        <w:t>p</w:t>
      </w:r>
      <w:r w:rsidR="00BF1133" w:rsidRPr="00DA24C9">
        <w:rPr>
          <w:rFonts w:eastAsia="Times New Roman"/>
          <w:color w:val="000000"/>
        </w:rPr>
        <w:t xml:space="preserve"> &lt; 0.001; Table 2) under ambient and added </w:t>
      </w:r>
      <w:r w:rsidR="004E0353" w:rsidRPr="00DA24C9">
        <w:rPr>
          <w:rFonts w:eastAsia="Times New Roman"/>
          <w:color w:val="000000"/>
        </w:rPr>
        <w:t>s</w:t>
      </w:r>
      <w:r w:rsidR="00BF1133" w:rsidRPr="00DA24C9">
        <w:rPr>
          <w:rFonts w:eastAsia="Times New Roman"/>
          <w:color w:val="000000"/>
        </w:rPr>
        <w:t xml:space="preserve">oil N treatments.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BF1133" w:rsidRPr="00DA24C9">
        <w:rPr>
          <w:rFonts w:eastAsia="Times New Roman"/>
          <w:color w:val="000000"/>
        </w:rPr>
        <w:t xml:space="preserve">&lt; 0.001; Table 2)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in either the ambient (black) or added (tan) soil treatments.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5C01CBFC" w:rsidR="00AC49CC" w:rsidRPr="00AC49CC" w:rsidRDefault="00AC49C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4BFB7A48" wp14:editId="1FCD6271">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4ED28C97" w14:textId="7CA52472"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 nitrogen components, and species characteristics as fixed effects</w:t>
      </w:r>
      <w:r w:rsidR="00DB48ED">
        <w:t xml:space="preserve">. </w:t>
      </w:r>
      <w:r w:rsidR="00AC49CC">
        <w:rPr>
          <w:rFonts w:eastAsia="Times New Roman"/>
          <w:color w:val="000000"/>
        </w:rPr>
        <w:t xml:space="preserve">The area of the tree map represents 100% of the explained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4BF66547"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ins w:id="75" w:author="Jason Martina" w:date="2021-07-16T19:21:00Z">
        <w:r w:rsidR="007B45CF">
          <w:rPr>
            <w:rFonts w:eastAsia="Times New Roman"/>
            <w:bCs/>
            <w:i/>
            <w:color w:val="000000"/>
          </w:rPr>
          <w:t xml:space="preserve"> </w:t>
        </w:r>
        <w:r w:rsidR="007B45CF">
          <w:rPr>
            <w:rFonts w:eastAsia="Times New Roman"/>
            <w:bCs/>
            <w:i/>
            <w:color w:val="000000"/>
          </w:rPr>
          <w:t xml:space="preserve">(Aim </w:t>
        </w:r>
        <w:r w:rsidR="007B45CF">
          <w:rPr>
            <w:rFonts w:eastAsia="Times New Roman"/>
            <w:bCs/>
            <w:i/>
            <w:color w:val="000000"/>
          </w:rPr>
          <w:t>3</w:t>
        </w:r>
        <w:r w:rsidR="007B45CF">
          <w:rPr>
            <w:rFonts w:eastAsia="Times New Roman"/>
            <w:bCs/>
            <w:i/>
            <w:color w:val="000000"/>
          </w:rPr>
          <w:t>)</w:t>
        </w:r>
      </w:ins>
    </w:p>
    <w:p w14:paraId="45DE7FA7" w14:textId="6674122A"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was significantly impacted by all three soil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and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2A405B" w:rsidRPr="008531D1">
        <w:rPr>
          <w:rFonts w:eastAsia="Times New Roman"/>
          <w:color w:val="000000"/>
        </w:rPr>
        <w:t>:</w:t>
      </w:r>
      <w:r w:rsidR="00AF12A2" w:rsidRPr="001B44B1">
        <w:rPr>
          <w:rFonts w:eastAsia="Times New Roman"/>
          <w:color w:val="000000"/>
        </w:rPr>
        <w:t xml:space="preserve"> </w:t>
      </w:r>
      <w:r w:rsidR="00AF12A2" w:rsidRPr="001B44B1">
        <w:rPr>
          <w:rFonts w:eastAsia="Times New Roman"/>
          <w:i/>
          <w:iCs/>
          <w:color w:val="000000"/>
        </w:rPr>
        <w:t xml:space="preserve">p </w:t>
      </w:r>
      <w:r w:rsidR="00AF12A2" w:rsidRPr="001B44B1">
        <w:rPr>
          <w:rFonts w:eastAsia="Times New Roman"/>
          <w:color w:val="000000"/>
        </w:rPr>
        <w:t>= 0.098)</w:t>
      </w:r>
      <w:r w:rsidR="0013288D" w:rsidRPr="00771C52">
        <w:rPr>
          <w:rFonts w:eastAsia="Times New Roman"/>
          <w:color w:val="000000"/>
        </w:rPr>
        <w:t xml:space="preserve"> as well as the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D361BC" w:rsidRDefault="00111025" w:rsidP="00111025">
      <w:pPr>
        <w:spacing w:line="480" w:lineRule="auto"/>
        <w:rPr>
          <w:b/>
          <w:bCs/>
          <w:sz w:val="20"/>
          <w:szCs w:val="20"/>
        </w:rPr>
      </w:pPr>
      <w:r w:rsidRPr="00D361BC">
        <w:rPr>
          <w:b/>
          <w:bCs/>
          <w:sz w:val="20"/>
          <w:szCs w:val="20"/>
        </w:rPr>
        <w:lastRenderedPageBreak/>
        <w:t xml:space="preserve">Table </w:t>
      </w:r>
      <w:r w:rsidR="00DD3527">
        <w:rPr>
          <w:b/>
          <w:bCs/>
          <w:sz w:val="20"/>
          <w:szCs w:val="20"/>
        </w:rPr>
        <w:t>4</w:t>
      </w:r>
      <w:r w:rsidRPr="00D361BC">
        <w:rPr>
          <w:b/>
          <w:bCs/>
          <w:sz w:val="20"/>
          <w:szCs w:val="20"/>
        </w:rPr>
        <w:t xml:space="preserve">. </w:t>
      </w:r>
      <w:r w:rsidRPr="00D361BC">
        <w:rPr>
          <w:sz w:val="20"/>
          <w:szCs w:val="20"/>
        </w:rPr>
        <w:t xml:space="preserve">Results for linear mixed effects model with aboveground biomass (AGB; g) as the dependent variable and soil treatment variables as independent categorical </w:t>
      </w:r>
      <w:proofErr w:type="gramStart"/>
      <w:r w:rsidRPr="00D361BC">
        <w:rPr>
          <w:sz w:val="20"/>
          <w:szCs w:val="20"/>
        </w:rPr>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49.657</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Default="00111025" w:rsidP="00DA24C9">
      <w:pPr>
        <w:spacing w:line="480" w:lineRule="auto"/>
        <w:contextualSpacing/>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 xml:space="preserve">. </w:t>
      </w:r>
      <w:r>
        <w:rPr>
          <w:sz w:val="20"/>
          <w:szCs w:val="20"/>
        </w:rPr>
        <w:t xml:space="preserve">Sample size is 763. </w:t>
      </w:r>
      <w:r w:rsidRPr="000F56B8">
        <w:rPr>
          <w:sz w:val="20"/>
          <w:szCs w:val="20"/>
        </w:rPr>
        <w:t>Key:</w:t>
      </w:r>
      <w:r>
        <w:rPr>
          <w:sz w:val="20"/>
          <w:szCs w:val="20"/>
        </w:rPr>
        <w:t xml:space="preserve"> df = degrees of freedom</w:t>
      </w:r>
      <w:r w:rsidRPr="000F56B8">
        <w:rPr>
          <w:sz w:val="20"/>
          <w:szCs w:val="20"/>
        </w:rPr>
        <w:t>.</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Default="00111025" w:rsidP="00DA24C9">
      <w:pPr>
        <w:spacing w:line="480" w:lineRule="auto"/>
        <w:contextualSpacing/>
        <w:rPr>
          <w:rFonts w:eastAsia="Times New Roman"/>
          <w:bCs/>
          <w:color w:val="000000"/>
        </w:rPr>
      </w:pPr>
      <w:r>
        <w:rPr>
          <w:rFonts w:eastAsia="Times New Roman"/>
          <w:b/>
          <w:bCs/>
          <w:color w:val="000000"/>
        </w:rPr>
        <w:lastRenderedPageBreak/>
        <w:t xml:space="preserve">Figure </w:t>
      </w:r>
      <w:r w:rsidR="00342D03">
        <w:rPr>
          <w:rFonts w:eastAsia="Times New Roman"/>
          <w:b/>
          <w:bCs/>
          <w:color w:val="000000"/>
        </w:rPr>
        <w:t>6</w:t>
      </w:r>
      <w:r>
        <w:rPr>
          <w:rFonts w:eastAsia="Times New Roman"/>
          <w:b/>
          <w:bCs/>
          <w:color w:val="000000"/>
        </w:rPr>
        <w:t>.</w:t>
      </w:r>
    </w:p>
    <w:p w14:paraId="114FD876" w14:textId="40832E14" w:rsidR="00111025" w:rsidRPr="00111025" w:rsidRDefault="00111025" w:rsidP="00DA24C9">
      <w:pPr>
        <w:spacing w:line="480" w:lineRule="auto"/>
        <w:contextualSpacing/>
        <w:rPr>
          <w:rFonts w:eastAsia="Times New Roman"/>
          <w:bCs/>
          <w:color w:val="000000"/>
        </w:rPr>
      </w:pPr>
      <w:r>
        <w:rPr>
          <w:rFonts w:eastAsia="Times New Roman"/>
          <w:bCs/>
          <w:noProof/>
          <w:color w:val="000000"/>
        </w:rPr>
        <w:drawing>
          <wp:inline distT="0" distB="0" distL="0" distR="0" wp14:anchorId="038B8AEA" wp14:editId="6E4393C5">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14:paraId="0A28555D" w14:textId="2CF165D6" w:rsidR="00150B42" w:rsidRPr="001B44B1" w:rsidRDefault="00150B42" w:rsidP="00DA24C9">
      <w:pPr>
        <w:spacing w:line="480" w:lineRule="auto"/>
        <w:contextualSpacing/>
        <w:rPr>
          <w:rFonts w:eastAsia="Times New Roman"/>
          <w:b/>
          <w:bCs/>
          <w:color w:val="000000"/>
        </w:rPr>
      </w:pPr>
      <w:r w:rsidRPr="001B44B1">
        <w:rPr>
          <w:rFonts w:eastAsia="Times New Roman"/>
          <w:b/>
          <w:bCs/>
          <w:color w:val="000000"/>
        </w:rPr>
        <w:t xml:space="preserve">Figure </w:t>
      </w:r>
      <w:r w:rsidR="00342D03">
        <w:rPr>
          <w:rFonts w:eastAsia="Times New Roman"/>
          <w:b/>
          <w:bCs/>
          <w:color w:val="000000"/>
        </w:rPr>
        <w:t>6</w:t>
      </w:r>
      <w:r w:rsidRPr="001B44B1">
        <w:rPr>
          <w:rFonts w:eastAsia="Times New Roman"/>
          <w:b/>
          <w:bCs/>
          <w:color w:val="000000"/>
        </w:rPr>
        <w:t>.</w:t>
      </w:r>
      <w:r w:rsidR="00832B95" w:rsidRPr="00DA24C9">
        <w:rPr>
          <w:rFonts w:eastAsia="Times New Roman"/>
          <w:color w:val="000000"/>
        </w:rPr>
        <w:t xml:space="preserve"> Aboveground biomass (AGB) under ambient soil N and added soil N in each soil P x soil K</w:t>
      </w:r>
      <w:r w:rsidR="00471979" w:rsidRPr="001B44B1">
        <w:rPr>
          <w:rFonts w:eastAsia="Times New Roman"/>
          <w:color w:val="000000"/>
          <w:vertAlign w:val="subscript"/>
        </w:rPr>
        <w:t>+µ</w:t>
      </w:r>
      <w:r w:rsidR="00832B95" w:rsidRPr="00DA24C9">
        <w:rPr>
          <w:rFonts w:eastAsia="Times New Roman"/>
          <w:color w:val="000000"/>
        </w:rPr>
        <w:t xml:space="preserve"> treatment. </w:t>
      </w:r>
      <w:r w:rsidR="00772303" w:rsidRPr="00CB7CF7">
        <w:rPr>
          <w:color w:val="000000"/>
        </w:rPr>
        <w:t>Boxes indicate median, first quartile, and third quartile of the observed data. Whiskers are the furthest data point, no further than 1.5 times the inner quartile range.</w:t>
      </w:r>
      <w:r w:rsidR="00772303" w:rsidRPr="00B05AC4">
        <w:rPr>
          <w:rFonts w:eastAsia="Times New Roman"/>
          <w:color w:val="000000"/>
        </w:rPr>
        <w:t xml:space="preserve"> </w:t>
      </w:r>
      <w:r w:rsidR="00772303">
        <w:rPr>
          <w:rFonts w:eastAsia="Times New Roman"/>
          <w:color w:val="000000"/>
        </w:rPr>
        <w:t xml:space="preserve">Lettering above each box indicates groupings based on post-hoc Tukey’s tests, where different letters indicate statistically different groups at </w:t>
      </w:r>
      <w:r w:rsidR="00772303">
        <w:rPr>
          <w:rFonts w:eastAsia="Times New Roman"/>
          <w:color w:val="000000"/>
          <w:lang w:val="el-GR"/>
        </w:rPr>
        <w:t>α</w:t>
      </w:r>
      <w:r w:rsidR="00772303">
        <w:rPr>
          <w:rFonts w:eastAsia="Times New Roman"/>
          <w:color w:val="000000"/>
        </w:rPr>
        <w:t xml:space="preserve"> = 0.05.</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C0A9F2D" w:rsidR="00745361" w:rsidRPr="007B45CF"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supply 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ins w:id="76" w:author="Jason Martina" w:date="2021-07-16T19:21:00Z">
        <w:r w:rsidR="007B45CF">
          <w:rPr>
            <w:rFonts w:eastAsia="Times New Roman"/>
            <w:bCs/>
            <w:i/>
            <w:color w:val="000000"/>
          </w:rPr>
          <w:t xml:space="preserve"> (Aim 4)</w:t>
        </w:r>
      </w:ins>
    </w:p>
    <w:p w14:paraId="19E6730F" w14:textId="083B0B1D"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but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 xml:space="preserve">revealed that the soil N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3EAA9929"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the added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70307F" w:rsidRDefault="005D276D" w:rsidP="005D276D">
      <w:pPr>
        <w:spacing w:line="480" w:lineRule="auto"/>
        <w:rPr>
          <w:b/>
          <w:bCs/>
          <w:sz w:val="20"/>
          <w:szCs w:val="20"/>
          <w:vertAlign w:val="subscript"/>
        </w:rPr>
      </w:pPr>
      <w:r w:rsidRPr="0070307F">
        <w:rPr>
          <w:b/>
          <w:bCs/>
          <w:sz w:val="20"/>
          <w:szCs w:val="20"/>
        </w:rPr>
        <w:lastRenderedPageBreak/>
        <w:t xml:space="preserve">Table 5. </w:t>
      </w:r>
      <w:proofErr w:type="spellStart"/>
      <w:r w:rsidRPr="0070307F">
        <w:rPr>
          <w:rFonts w:eastAsia="Times New Roman"/>
          <w:color w:val="000000"/>
          <w:sz w:val="20"/>
          <w:szCs w:val="20"/>
        </w:rPr>
        <w:t>Anova</w:t>
      </w:r>
      <w:proofErr w:type="spellEnd"/>
      <w:r w:rsidRPr="0070307F">
        <w:rPr>
          <w:rFonts w:eastAsia="Times New Roman"/>
          <w:color w:val="000000"/>
          <w:sz w:val="20"/>
          <w:szCs w:val="20"/>
        </w:rPr>
        <w:t xml:space="preserve"> results for the linear mixed effects model with ∆</w:t>
      </w:r>
      <w:proofErr w:type="spellStart"/>
      <w:r w:rsidRPr="0070307F">
        <w:rPr>
          <w:rFonts w:eastAsia="Times New Roman"/>
          <w:i/>
          <w:iCs/>
          <w:color w:val="000000"/>
          <w:sz w:val="20"/>
          <w:szCs w:val="20"/>
        </w:rPr>
        <w:t>N</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the dependent variable and ∆AGB, ∆χ, and ∆</w:t>
      </w:r>
      <w:proofErr w:type="spellStart"/>
      <w:r w:rsidRPr="0070307F">
        <w:rPr>
          <w:rFonts w:eastAsia="Times New Roman"/>
          <w:i/>
          <w:iCs/>
          <w:color w:val="000000"/>
          <w:sz w:val="20"/>
          <w:szCs w:val="20"/>
        </w:rPr>
        <w:t>M</w:t>
      </w:r>
      <w:r w:rsidRPr="0070307F">
        <w:rPr>
          <w:rFonts w:eastAsia="Times New Roman"/>
          <w:color w:val="000000"/>
          <w:sz w:val="20"/>
          <w:szCs w:val="20"/>
          <w:vertAlign w:val="subscript"/>
        </w:rPr>
        <w:t>area</w:t>
      </w:r>
      <w:proofErr w:type="spellEnd"/>
      <w:r w:rsidRPr="0070307F">
        <w:rPr>
          <w:rFonts w:eastAsia="Times New Roman"/>
          <w:color w:val="000000"/>
          <w:sz w:val="20"/>
          <w:szCs w:val="20"/>
        </w:rPr>
        <w:t xml:space="preserve"> as independent </w:t>
      </w:r>
      <w:proofErr w:type="gramStart"/>
      <w:r w:rsidRPr="0070307F">
        <w:rPr>
          <w:rFonts w:eastAsia="Times New Roman"/>
          <w:color w:val="000000"/>
          <w:sz w:val="20"/>
          <w:szCs w:val="2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1.900</w:t>
            </w:r>
          </w:p>
        </w:tc>
        <w:tc>
          <w:tcPr>
            <w:tcW w:w="1083" w:type="pct"/>
            <w:tcBorders>
              <w:top w:val="single" w:sz="4" w:space="0" w:color="auto"/>
            </w:tcBorders>
            <w:shd w:val="clear" w:color="auto" w:fill="auto"/>
            <w:noWrap/>
            <w:vAlign w:val="center"/>
            <w:hideMark/>
          </w:tcPr>
          <w:p w14:paraId="0E9D8D9F"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0.168</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7.957</w:t>
            </w:r>
          </w:p>
        </w:tc>
        <w:tc>
          <w:tcPr>
            <w:tcW w:w="1083" w:type="pct"/>
            <w:shd w:val="clear" w:color="auto" w:fill="auto"/>
            <w:noWrap/>
            <w:vAlign w:val="center"/>
            <w:hideMark/>
          </w:tcPr>
          <w:p w14:paraId="6DDB38E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0.005</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0.191</w:t>
            </w:r>
          </w:p>
        </w:tc>
        <w:tc>
          <w:tcPr>
            <w:tcW w:w="1083" w:type="pct"/>
            <w:shd w:val="clear" w:color="auto" w:fill="auto"/>
            <w:noWrap/>
            <w:vAlign w:val="center"/>
            <w:hideMark/>
          </w:tcPr>
          <w:p w14:paraId="25DC88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0.662</w:t>
            </w:r>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0.175</w:t>
            </w:r>
          </w:p>
        </w:tc>
        <w:tc>
          <w:tcPr>
            <w:tcW w:w="1083" w:type="pct"/>
            <w:shd w:val="clear" w:color="auto" w:fill="auto"/>
            <w:noWrap/>
            <w:vAlign w:val="center"/>
            <w:hideMark/>
          </w:tcPr>
          <w:p w14:paraId="2CBB807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0.676</w:t>
            </w:r>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2.036</w:t>
            </w:r>
          </w:p>
        </w:tc>
        <w:tc>
          <w:tcPr>
            <w:tcW w:w="1083" w:type="pct"/>
            <w:shd w:val="clear" w:color="auto" w:fill="auto"/>
            <w:noWrap/>
            <w:vAlign w:val="center"/>
            <w:hideMark/>
          </w:tcPr>
          <w:p w14:paraId="62D4B81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0.154</w:t>
            </w:r>
          </w:p>
        </w:tc>
      </w:tr>
      <w:tr w:rsidR="005D276D" w:rsidRPr="00FF239D" w14:paraId="2B4D5738" w14:textId="77777777" w:rsidTr="00237CD4">
        <w:trPr>
          <w:trHeight w:val="320"/>
        </w:trPr>
        <w:tc>
          <w:tcPr>
            <w:tcW w:w="1750" w:type="pct"/>
            <w:shd w:val="clear" w:color="auto" w:fill="auto"/>
            <w:noWrap/>
            <w:vAlign w:val="center"/>
            <w:hideMark/>
          </w:tcPr>
          <w:p w14:paraId="57DF8EA6" w14:textId="77777777" w:rsidR="005D276D" w:rsidRPr="00457DA7" w:rsidRDefault="005D276D" w:rsidP="00237CD4">
            <w:pPr>
              <w:rPr>
                <w:rFonts w:eastAsia="Times New Roman"/>
                <w:color w:val="000000"/>
                <w:sz w:val="20"/>
                <w:szCs w:val="20"/>
              </w:rPr>
            </w:pPr>
            <w:r w:rsidRPr="00024346">
              <w:rPr>
                <w:rFonts w:eastAsia="Times New Roman"/>
                <w:color w:val="000000"/>
              </w:rPr>
              <w:t>∆</w:t>
            </w:r>
            <w:commentRangeStart w:id="77"/>
            <w:r w:rsidRPr="00457DA7">
              <w:rPr>
                <w:rFonts w:eastAsia="Times New Roman"/>
                <w:color w:val="000000"/>
                <w:sz w:val="20"/>
                <w:szCs w:val="20"/>
              </w:rPr>
              <w:t>LMA</w:t>
            </w:r>
            <w:commentRangeEnd w:id="77"/>
            <w:r w:rsidR="006123D9">
              <w:rPr>
                <w:rStyle w:val="CommentReference"/>
              </w:rPr>
              <w:commentReference w:id="77"/>
            </w:r>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92.327</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0.572</w:t>
            </w:r>
          </w:p>
        </w:tc>
        <w:tc>
          <w:tcPr>
            <w:tcW w:w="1083" w:type="pct"/>
            <w:shd w:val="clear" w:color="auto" w:fill="auto"/>
            <w:noWrap/>
            <w:vAlign w:val="center"/>
            <w:hideMark/>
          </w:tcPr>
          <w:p w14:paraId="11C0B72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0.450</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0.515</w:t>
            </w:r>
          </w:p>
        </w:tc>
        <w:tc>
          <w:tcPr>
            <w:tcW w:w="1083" w:type="pct"/>
            <w:shd w:val="clear" w:color="auto" w:fill="auto"/>
            <w:noWrap/>
            <w:vAlign w:val="center"/>
            <w:hideMark/>
          </w:tcPr>
          <w:p w14:paraId="5BC9673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0.473</w:t>
            </w:r>
          </w:p>
        </w:tc>
      </w:tr>
      <w:tr w:rsidR="005D276D" w:rsidRPr="00457DA7" w14:paraId="74BE0764" w14:textId="77777777" w:rsidTr="00237CD4">
        <w:trPr>
          <w:trHeight w:val="320"/>
        </w:trPr>
        <w:tc>
          <w:tcPr>
            <w:tcW w:w="1750" w:type="pct"/>
            <w:shd w:val="clear" w:color="auto" w:fill="auto"/>
            <w:noWrap/>
            <w:vAlign w:val="center"/>
            <w:hideMark/>
          </w:tcPr>
          <w:p w14:paraId="4E8F51D4"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457DA7">
              <w:rPr>
                <w:rFonts w:eastAsia="Times New Roman"/>
                <w:color w:val="000000"/>
                <w:sz w:val="20"/>
                <w:szCs w:val="20"/>
                <w:lang w:val="es-ES"/>
              </w:rPr>
              <w:t>LMA</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4.423</w:t>
            </w:r>
          </w:p>
        </w:tc>
        <w:tc>
          <w:tcPr>
            <w:tcW w:w="1083" w:type="pct"/>
            <w:shd w:val="clear" w:color="auto" w:fill="auto"/>
            <w:noWrap/>
            <w:vAlign w:val="center"/>
            <w:hideMark/>
          </w:tcPr>
          <w:p w14:paraId="49A25C5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0.035</w:t>
            </w:r>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0.094</w:t>
            </w:r>
          </w:p>
        </w:tc>
        <w:tc>
          <w:tcPr>
            <w:tcW w:w="1083" w:type="pct"/>
            <w:shd w:val="clear" w:color="auto" w:fill="auto"/>
            <w:noWrap/>
            <w:vAlign w:val="center"/>
            <w:hideMark/>
          </w:tcPr>
          <w:p w14:paraId="6FD0CD8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0.759</w:t>
            </w:r>
          </w:p>
        </w:tc>
      </w:tr>
      <w:tr w:rsidR="005D276D" w:rsidRPr="00457DA7" w14:paraId="6F30A4BE" w14:textId="77777777" w:rsidTr="00237CD4">
        <w:trPr>
          <w:trHeight w:val="320"/>
        </w:trPr>
        <w:tc>
          <w:tcPr>
            <w:tcW w:w="1750" w:type="pct"/>
            <w:shd w:val="clear" w:color="auto" w:fill="auto"/>
            <w:noWrap/>
            <w:vAlign w:val="center"/>
            <w:hideMark/>
          </w:tcPr>
          <w:p w14:paraId="5BB8DCE2"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1.196</w:t>
            </w:r>
          </w:p>
        </w:tc>
        <w:tc>
          <w:tcPr>
            <w:tcW w:w="1083" w:type="pct"/>
            <w:shd w:val="clear" w:color="auto" w:fill="auto"/>
            <w:noWrap/>
            <w:vAlign w:val="center"/>
            <w:hideMark/>
          </w:tcPr>
          <w:p w14:paraId="2CF286F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0.274</w:t>
            </w:r>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r w:rsidRPr="00457DA7">
              <w:rPr>
                <w:rFonts w:eastAsia="Times New Roman"/>
                <w:color w:val="000000"/>
                <w:sz w:val="20"/>
                <w:szCs w:val="20"/>
              </w:rPr>
              <w:t xml:space="preserve">LMA 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2.539</w:t>
            </w:r>
          </w:p>
        </w:tc>
        <w:tc>
          <w:tcPr>
            <w:tcW w:w="1083" w:type="pct"/>
            <w:tcBorders>
              <w:bottom w:val="single" w:sz="4" w:space="0" w:color="auto"/>
            </w:tcBorders>
            <w:shd w:val="clear" w:color="auto" w:fill="auto"/>
            <w:noWrap/>
            <w:vAlign w:val="center"/>
            <w:hideMark/>
          </w:tcPr>
          <w:p w14:paraId="6A057EA8"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0.111</w:t>
            </w:r>
          </w:p>
        </w:tc>
      </w:tr>
    </w:tbl>
    <w:p w14:paraId="317CCD69" w14:textId="6C4F2C23" w:rsidR="00AE1760" w:rsidRPr="00DA24C9" w:rsidRDefault="005D276D" w:rsidP="00DA24C9">
      <w:pPr>
        <w:spacing w:line="480" w:lineRule="auto"/>
        <w:contextualSpacing/>
      </w:pPr>
      <w:r w:rsidRPr="00077C60">
        <w:rPr>
          <w:sz w:val="20"/>
          <w:szCs w:val="20"/>
        </w:rPr>
        <w:t>*</w:t>
      </w:r>
      <w:r w:rsidRPr="000D3DDB">
        <w:rPr>
          <w:sz w:val="20"/>
          <w:szCs w:val="20"/>
        </w:rPr>
        <w:t xml:space="preserve"> P-values &lt; 0.05 are bolded</w:t>
      </w:r>
      <w:r w:rsidRPr="002A3446">
        <w:rPr>
          <w:sz w:val="20"/>
          <w:szCs w:val="20"/>
        </w:rPr>
        <w:t xml:space="preserve"> and &lt; 0.1 are italicized. </w:t>
      </w:r>
      <w:r>
        <w:rPr>
          <w:sz w:val="20"/>
          <w:szCs w:val="20"/>
        </w:rPr>
        <w:t xml:space="preserve">Sample size is 310. </w:t>
      </w:r>
      <w:r w:rsidRPr="002A3446">
        <w:rPr>
          <w:sz w:val="20"/>
          <w:szCs w:val="20"/>
        </w:rPr>
        <w:t xml:space="preserve">Key: </w:t>
      </w:r>
      <w:r w:rsidRPr="002A3446">
        <w:rPr>
          <w:rFonts w:eastAsia="Times New Roman"/>
          <w:color w:val="000000"/>
          <w:sz w:val="20"/>
          <w:szCs w:val="20"/>
        </w:rPr>
        <w:t>χ = ratio of intercellular to extracellular CO</w:t>
      </w:r>
      <w:r w:rsidRPr="002A3446">
        <w:rPr>
          <w:rFonts w:eastAsia="Times New Roman"/>
          <w:color w:val="000000"/>
          <w:sz w:val="20"/>
          <w:szCs w:val="20"/>
          <w:vertAlign w:val="subscript"/>
        </w:rPr>
        <w:t>2</w:t>
      </w:r>
      <w:r w:rsidRPr="002A3446">
        <w:rPr>
          <w:rFonts w:eastAsia="Times New Roman"/>
          <w:color w:val="000000"/>
          <w:sz w:val="20"/>
          <w:szCs w:val="20"/>
        </w:rPr>
        <w:t xml:space="preserve"> concentration</w:t>
      </w:r>
      <w:r w:rsidRPr="002A3446">
        <w:rPr>
          <w:sz w:val="20"/>
          <w:szCs w:val="20"/>
        </w:rPr>
        <w:t xml:space="preserve">, </w:t>
      </w:r>
      <w:proofErr w:type="spellStart"/>
      <w:r w:rsidRPr="002A3446">
        <w:rPr>
          <w:i/>
          <w:iCs/>
          <w:sz w:val="20"/>
          <w:szCs w:val="20"/>
        </w:rPr>
        <w:t>M</w:t>
      </w:r>
      <w:r>
        <w:rPr>
          <w:sz w:val="20"/>
          <w:szCs w:val="20"/>
          <w:vertAlign w:val="subscript"/>
        </w:rPr>
        <w:t>area</w:t>
      </w:r>
      <w:proofErr w:type="spellEnd"/>
      <w:r w:rsidRPr="002A3446">
        <w:rPr>
          <w:sz w:val="20"/>
          <w:szCs w:val="20"/>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57FD503A" w:rsidR="00745361" w:rsidRPr="001B44B1" w:rsidRDefault="00FB274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6151246F" wp14:editId="23208DC8">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p>
    <w:p w14:paraId="78443806" w14:textId="118AA8BC" w:rsidR="008F486F" w:rsidRPr="001B44B1" w:rsidRDefault="008F486F" w:rsidP="00E438A9">
      <w:pPr>
        <w:pStyle w:val="Caption"/>
        <w:spacing w:line="480" w:lineRule="auto"/>
        <w:contextualSpacing/>
        <w:rPr>
          <w:b w:val="0"/>
          <w:bCs w:val="0"/>
          <w:color w:val="000000"/>
        </w:rPr>
      </w:pPr>
      <w:commentRangeStart w:id="78"/>
      <w:r w:rsidRPr="0070307F">
        <w:rPr>
          <w:bCs w:val="0"/>
          <w:color w:val="000000"/>
          <w:sz w:val="24"/>
          <w:szCs w:val="24"/>
        </w:rPr>
        <w:t xml:space="preserve">Figure </w:t>
      </w:r>
      <w:r w:rsidR="0070307F">
        <w:rPr>
          <w:bCs w:val="0"/>
          <w:color w:val="000000"/>
          <w:sz w:val="24"/>
          <w:szCs w:val="24"/>
        </w:rPr>
        <w:t>7</w:t>
      </w:r>
      <w:commentRangeEnd w:id="78"/>
      <w:r w:rsidR="000D500C">
        <w:rPr>
          <w:rStyle w:val="CommentReference"/>
          <w:rFonts w:eastAsiaTheme="minorHAnsi"/>
          <w:b w:val="0"/>
          <w:bCs w:val="0"/>
        </w:rPr>
        <w:commentReference w:id="78"/>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black 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 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EB379B">
        <w:rPr>
          <w:b w:val="0"/>
          <w:bCs w:val="0"/>
          <w:color w:val="000000"/>
          <w:sz w:val="24"/>
          <w:szCs w:val="24"/>
        </w:rPr>
        <w:t xml:space="preserve"> </w:t>
      </w:r>
      <w:proofErr w:type="gramStart"/>
      <w:r w:rsidR="00EB379B">
        <w:rPr>
          <w:b w:val="0"/>
          <w:bCs w:val="0"/>
          <w:color w:val="000000"/>
          <w:sz w:val="24"/>
          <w:szCs w:val="24"/>
        </w:rPr>
        <w:t xml:space="preserve">and </w:t>
      </w:r>
      <w:r w:rsidR="00B25CDC" w:rsidRPr="00DA24C9">
        <w:rPr>
          <w:b w:val="0"/>
          <w:bCs w:val="0"/>
          <w:color w:val="000000"/>
          <w:sz w:val="24"/>
          <w:szCs w:val="24"/>
        </w:rPr>
        <w:t xml:space="preserve"> medium</w:t>
      </w:r>
      <w:proofErr w:type="gramEnd"/>
      <w:r w:rsidR="00B25CDC" w:rsidRPr="00DA24C9">
        <w:rPr>
          <w:b w:val="0"/>
          <w:bCs w:val="0"/>
          <w:color w:val="000000"/>
          <w:sz w:val="24"/>
          <w:szCs w:val="24"/>
        </w:rPr>
        <w:t xml:space="preserve">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lastRenderedPageBreak/>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1866F811"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w:t>
      </w:r>
      <w:commentRangeStart w:id="79"/>
      <w:r w:rsidR="00292985">
        <w:t xml:space="preserve">Previous studies have indicated that soil nitrogen availability positively impacts leaf nitrogen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w:t>
      </w:r>
      <w:commentRangeEnd w:id="79"/>
      <w:r w:rsidR="001C42A4">
        <w:rPr>
          <w:rStyle w:val="CommentReference"/>
        </w:rPr>
        <w:commentReference w:id="79"/>
      </w:r>
      <w:r w:rsidR="00292985">
        <w:t xml:space="preserve"> However, others studies have indicated that leaf nitrogen</w:t>
      </w:r>
      <w:r w:rsidR="000D0F58">
        <w:t xml:space="preserve"> is also highly responsive to climate </w:t>
      </w:r>
      <w:r w:rsidR="000D0F58">
        <w:fldChar w:fldCharType="begin" w:fldLock="1"/>
      </w:r>
      <w:r w:rsidR="00622DF9">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Firn &lt;i&gt;et al.&lt;/i&gt;, 2019)","plainTextFormattedCitation":"(Dong et al., 2017; Firn et al., 2019)","previouslyFormattedCitation":"(Dong &lt;i&gt;et al.&lt;/i&gt;, 2017; Firn &lt;i&gt;et al.&lt;/i&gt;, 2019)"},"properties":{"noteIndex":0},"schema":"https://github.com/citation-style-language/schema/raw/master/csl-citation.json"}</w:instrText>
      </w:r>
      <w:r w:rsidR="000D0F58">
        <w:fldChar w:fldCharType="separate"/>
      </w:r>
      <w:r w:rsidR="000D0F58" w:rsidRPr="000D0F58">
        <w:rPr>
          <w:noProof/>
        </w:rPr>
        <w:t xml:space="preserve">(Dong </w:t>
      </w:r>
      <w:r w:rsidR="000D0F58" w:rsidRPr="000D0F58">
        <w:rPr>
          <w:i/>
          <w:noProof/>
        </w:rPr>
        <w:t>et al.</w:t>
      </w:r>
      <w:r w:rsidR="000D0F58" w:rsidRPr="000D0F58">
        <w:rPr>
          <w:noProof/>
        </w:rPr>
        <w:t xml:space="preserve">, 2017; Firn </w:t>
      </w:r>
      <w:r w:rsidR="000D0F58" w:rsidRPr="000D0F58">
        <w:rPr>
          <w:i/>
          <w:noProof/>
        </w:rPr>
        <w:t>et al.</w:t>
      </w:r>
      <w:r w:rsidR="000D0F58" w:rsidRPr="000D0F58">
        <w:rPr>
          <w:noProof/>
        </w:rPr>
        <w:t>, 2019)</w:t>
      </w:r>
      <w:r w:rsidR="000D0F58">
        <w:fldChar w:fldCharType="end"/>
      </w:r>
      <w:r w:rsidR="000D0F58">
        <w:t>. Some even suggest that leaf nitrogen</w:t>
      </w:r>
      <w:r w:rsidR="00292985">
        <w:t xml:space="preserve"> can be accurately predicted </w:t>
      </w:r>
      <w:r w:rsidR="009A5B56">
        <w:t xml:space="preserve">from </w:t>
      </w:r>
      <w:del w:id="80" w:author="Jason Martina" w:date="2021-07-18T19:42:00Z">
        <w:r w:rsidR="009A5B56" w:rsidDel="00B92C1B">
          <w:delText xml:space="preserve">aboveground </w:delText>
        </w:r>
      </w:del>
      <w:r w:rsidR="009A5B56">
        <w:t>climatic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w:t>
      </w:r>
      <w:ins w:id="81" w:author="Jason Martina" w:date="2021-07-18T19:43:00Z">
        <w:r w:rsidR="00B92C1B">
          <w:t xml:space="preserve">changes in biomass is more predicted by </w:t>
        </w:r>
      </w:ins>
      <w:r w:rsidR="004C5B4A">
        <w:t>changes in soil nitrogen availability</w:t>
      </w:r>
      <w:del w:id="82" w:author="Jason Martina" w:date="2021-07-18T19:43:00Z">
        <w:r w:rsidR="004C5B4A" w:rsidDel="00B92C1B">
          <w:delText xml:space="preserve"> are instead reflected in changes in biomass</w:delText>
        </w:r>
      </w:del>
      <w:r w:rsidR="004C5B4A">
        <w:t xml:space="preserve">,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r w:rsidR="00BB64EC">
        <w:t>nitrogen</w:t>
      </w:r>
      <w:r w:rsidR="00563552">
        <w:t xml:space="preserve"> </w:t>
      </w:r>
      <w:r w:rsidR="007E26DC">
        <w:t>was</w:t>
      </w:r>
      <w:r w:rsidR="0059163C">
        <w:t xml:space="preserve"> stimulated by soil nitrogen addition</w:t>
      </w:r>
      <w:r w:rsidR="000D0F58">
        <w:t xml:space="preserve">, but </w:t>
      </w:r>
      <w:r w:rsidR="003A2059">
        <w:t xml:space="preserve">that </w:t>
      </w:r>
      <w:commentRangeStart w:id="83"/>
      <w:r w:rsidR="0028100D">
        <w:t xml:space="preserve">aboveground </w:t>
      </w:r>
      <w:commentRangeEnd w:id="83"/>
      <w:r w:rsidR="00D7573C">
        <w:rPr>
          <w:rStyle w:val="CommentReference"/>
        </w:rPr>
        <w:commentReference w:id="83"/>
      </w:r>
      <w:r w:rsidR="0028100D">
        <w:t>climate is a</w:t>
      </w:r>
      <w:r w:rsidR="0028100D">
        <w:rPr>
          <w:rFonts w:eastAsia="Times New Roman"/>
          <w:color w:val="000000"/>
        </w:rPr>
        <w:t xml:space="preserve"> stronger predictor of </w:t>
      </w:r>
      <w:r w:rsidR="00B42B31">
        <w:t>leaf nitrogen</w:t>
      </w:r>
      <w:r w:rsidR="0028100D">
        <w:rPr>
          <w:rFonts w:eastAsia="Times New Roman"/>
          <w:color w:val="000000"/>
        </w:rPr>
        <w:t xml:space="preserve"> than soil nitrogen availability.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xml:space="preserve">) the impact of soil nitrogen on </w:t>
      </w:r>
      <w:r w:rsidR="00B42B31">
        <w:t xml:space="preserve">leaf nitrogen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t>
      </w:r>
      <w:commentRangeStart w:id="84"/>
      <w:r w:rsidR="0028100D">
        <w:rPr>
          <w:rFonts w:eastAsia="Times New Roman"/>
          <w:color w:val="000000"/>
        </w:rPr>
        <w:t xml:space="preserve">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commentRangeEnd w:id="84"/>
      <w:r w:rsidR="00D7573C">
        <w:rPr>
          <w:rStyle w:val="CommentReference"/>
        </w:rPr>
        <w:commentReference w:id="84"/>
      </w:r>
      <w:r w:rsidR="0028100D">
        <w:rPr>
          <w:rFonts w:eastAsia="Times New Roman"/>
          <w:color w:val="000000"/>
        </w:rPr>
        <w:t>.</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1F69FDCB" w:rsidR="0028100D"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that soil nitrogen addition had a positive impact on leaf nitrogen on average across our sites. </w:t>
      </w:r>
      <w:r>
        <w:lastRenderedPageBreak/>
        <w:t xml:space="preserve">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 was primarily the result of an increase the concentration of nitrogen (i.e., g g</w:t>
      </w:r>
      <w:r>
        <w:rPr>
          <w:vertAlign w:val="superscript"/>
        </w:rPr>
        <w:t>-1</w:t>
      </w:r>
      <w:r>
        <w:t>) in leaves when nitrogen was added to soils.</w:t>
      </w:r>
    </w:p>
    <w:p w14:paraId="392AF6E4" w14:textId="51403A3C"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nitrogen.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commentRangeStart w:id="85"/>
      <w:proofErr w:type="spellStart"/>
      <w:r w:rsidR="00562A58">
        <w:rPr>
          <w:i/>
        </w:rPr>
        <w:t>N</w:t>
      </w:r>
      <w:r w:rsidR="00562A58">
        <w:rPr>
          <w:vertAlign w:val="subscript"/>
        </w:rPr>
        <w:t>area</w:t>
      </w:r>
      <w:commentRangeEnd w:id="85"/>
      <w:proofErr w:type="spellEnd"/>
      <w:r w:rsidR="00E60D00">
        <w:rPr>
          <w:rStyle w:val="CommentReference"/>
        </w:rPr>
        <w:commentReference w:id="85"/>
      </w:r>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xml:space="preserve">. The negative relationship confirms theoretical expectations that plants that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59D8DCD6" w:rsidR="00053B82" w:rsidRDefault="00053B82" w:rsidP="000D0F58">
      <w:pPr>
        <w:spacing w:line="480" w:lineRule="auto"/>
        <w:ind w:firstLine="720"/>
        <w:contextualSpacing/>
      </w:pPr>
      <w:r>
        <w:t xml:space="preserve">Our model results also indicated that plant traits, specifically the capacity to form symbioses with nitrogen fixing bacteria as well </w:t>
      </w:r>
      <w:ins w:id="86" w:author="Jason Martina" w:date="2021-07-18T19:55:00Z">
        <w:r w:rsidR="00EF4AA3">
          <w:t xml:space="preserve">as </w:t>
        </w:r>
      </w:ins>
      <w:r>
        <w:t xml:space="preserve">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 xml:space="preserve">Nitrogen 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B3E3307" w:rsidR="001F3BE9" w:rsidRDefault="001F3BE9" w:rsidP="000D0F58">
      <w:pPr>
        <w:spacing w:line="480" w:lineRule="auto"/>
        <w:ind w:firstLine="720"/>
        <w:contextualSpacing/>
      </w:pPr>
      <w:r>
        <w:lastRenderedPageBreak/>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w:t>
      </w:r>
      <w:commentRangeStart w:id="87"/>
      <w:r>
        <w:t xml:space="preserve">as expected from photosynthetic theory suggesting that plants optimally downregulate photosynthetic </w:t>
      </w:r>
      <w:r w:rsidR="008D2402">
        <w:t>enzymes</w:t>
      </w:r>
      <w:r>
        <w:t xml:space="preserve"> in response to </w:t>
      </w:r>
      <w:r w:rsidR="008D2402">
        <w:t xml:space="preserve">increased temperature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w:t>
      </w:r>
      <w:commentRangeEnd w:id="87"/>
      <w:r w:rsidR="002414B4">
        <w:rPr>
          <w:rStyle w:val="CommentReference"/>
        </w:rPr>
        <w:commentReference w:id="87"/>
      </w:r>
      <w:r w:rsidR="00165EAE">
        <w:t xml:space="preserve">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 xml:space="preserve">Light availability also had high relative importance and our model indicated a positive trend, as expected based on the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1E623933"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gible addition</w:t>
      </w:r>
      <w:ins w:id="88" w:author="Jason Martina" w:date="2021-07-15T16:48:00Z">
        <w:r w:rsidR="009D4661">
          <w:t>al</w:t>
        </w:r>
      </w:ins>
      <w:r w:rsidR="00A67554">
        <w:t xml:space="preserve"> 17%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lastRenderedPageBreak/>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77777777"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availability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2941BCD7" w:rsidR="00096AFD" w:rsidRDefault="005910A0" w:rsidP="00934597">
      <w:pPr>
        <w:spacing w:line="480" w:lineRule="auto"/>
        <w:ind w:firstLine="720"/>
        <w:contextualSpacing/>
        <w:rPr>
          <w:ins w:id="89" w:author="Jason Martina" w:date="2021-07-15T16:52:00Z"/>
        </w:rPr>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the </w:t>
      </w:r>
      <w:proofErr w:type="spellStart"/>
      <w:r w:rsidR="000C26ED">
        <w:rPr>
          <w:i/>
        </w:rPr>
        <w:t>N</w:t>
      </w:r>
      <w:r w:rsidR="000C26ED">
        <w:rPr>
          <w:vertAlign w:val="subscript"/>
        </w:rPr>
        <w:t>area</w:t>
      </w:r>
      <w:proofErr w:type="spellEnd"/>
      <w:r w:rsidR="000C26ED">
        <w:t xml:space="preserve"> response to soil nitrogen </w:t>
      </w:r>
      <w:r w:rsidR="00536B03">
        <w:t>availability.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 </w:t>
      </w:r>
      <w:ins w:id="90" w:author="Jason Martina" w:date="2021-07-18T20:03:00Z">
        <w:r w:rsidR="00741CE7">
          <w:t xml:space="preserve">availability </w:t>
        </w:r>
      </w:ins>
      <w:del w:id="91" w:author="Jason Martina" w:date="2021-07-18T20:03:00Z">
        <w:r w:rsidR="001D0C18" w:rsidDel="00741CE7">
          <w:delText>is having</w:delText>
        </w:r>
      </w:del>
      <w:ins w:id="92" w:author="Jason Martina" w:date="2021-07-18T20:03:00Z">
        <w:r w:rsidR="00741CE7">
          <w:t>has</w:t>
        </w:r>
      </w:ins>
      <w:r w:rsidR="001D0C18">
        <w:t xml:space="preserve"> a small impact on biomass.</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5B4A7DC4" w14:textId="6A059506" w:rsidR="00116471" w:rsidRDefault="00116471" w:rsidP="00116471">
      <w:pPr>
        <w:spacing w:line="480" w:lineRule="auto"/>
        <w:contextualSpacing/>
        <w:rPr>
          <w:ins w:id="93" w:author="Jason Martina" w:date="2021-07-15T16:52:00Z"/>
        </w:rPr>
      </w:pPr>
    </w:p>
    <w:p w14:paraId="7332F7A6" w14:textId="707D7258" w:rsidR="00116471" w:rsidRPr="00116471" w:rsidRDefault="00116471" w:rsidP="00116471">
      <w:pPr>
        <w:spacing w:line="480" w:lineRule="auto"/>
        <w:contextualSpacing/>
        <w:rPr>
          <w:i/>
          <w:iCs/>
          <w:rPrChange w:id="94" w:author="Jason Martina" w:date="2021-07-15T16:52:00Z">
            <w:rPr/>
          </w:rPrChange>
        </w:rPr>
        <w:pPrChange w:id="95" w:author="Jason Martina" w:date="2021-07-15T16:52:00Z">
          <w:pPr>
            <w:spacing w:line="480" w:lineRule="auto"/>
            <w:ind w:firstLine="720"/>
            <w:contextualSpacing/>
          </w:pPr>
        </w:pPrChange>
      </w:pPr>
      <w:ins w:id="96" w:author="Jason Martina" w:date="2021-07-15T16:52:00Z">
        <w:r w:rsidRPr="00116471">
          <w:rPr>
            <w:i/>
            <w:iCs/>
            <w:rPrChange w:id="97" w:author="Jason Martina" w:date="2021-07-15T16:52:00Z">
              <w:rPr/>
            </w:rPrChange>
          </w:rPr>
          <w:t>Conclusions</w:t>
        </w:r>
      </w:ins>
    </w:p>
    <w:p w14:paraId="6168DDE3" w14:textId="77777777" w:rsidR="00BE7786" w:rsidRDefault="0008438C" w:rsidP="00934597">
      <w:pPr>
        <w:spacing w:line="480" w:lineRule="auto"/>
        <w:ind w:firstLine="720"/>
        <w:contextualSpacing/>
      </w:pPr>
      <w:r>
        <w:lastRenderedPageBreak/>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A54421">
        <w:fldChar w:fldCharType="begin" w:fldLock="1"/>
      </w:r>
      <w:r w:rsidR="003704D1">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 Maire &lt;i&gt;et al.&lt;/i&gt;, 2015; Paillassa &lt;i&gt;et al.&lt;/i&gt;, 2020)","plainTextFormattedCitation":"(Wright et al., 2003; Maire et al., 2015; Paillassa et al., 2020)","previouslyFormattedCitation":"(Wright &lt;i&gt;et al.&lt;/i&gt;, 2003; Maire &lt;i&gt;et al.&lt;/i&gt;, 2015; Paillassa &lt;i&gt;et al.&lt;/i&gt;, 2020)"},"properties":{"noteIndex":0},"schema":"https://github.com/citation-style-language/schema/raw/master/csl-citation.json"}</w:instrText>
      </w:r>
      <w:r w:rsidR="00A54421">
        <w:fldChar w:fldCharType="separate"/>
      </w:r>
      <w:r w:rsidR="00A54421" w:rsidRPr="00A54421">
        <w:rPr>
          <w:noProof/>
        </w:rPr>
        <w:t xml:space="preserve">(Wright </w:t>
      </w:r>
      <w:r w:rsidR="00A54421" w:rsidRPr="00A54421">
        <w:rPr>
          <w:i/>
          <w:noProof/>
        </w:rPr>
        <w:t>et al.</w:t>
      </w:r>
      <w:r w:rsidR="00A54421" w:rsidRPr="00A54421">
        <w:rPr>
          <w:noProof/>
        </w:rPr>
        <w:t xml:space="preserve">, 2003; Maire </w:t>
      </w:r>
      <w:r w:rsidR="00A54421" w:rsidRPr="00A54421">
        <w:rPr>
          <w:i/>
          <w:noProof/>
        </w:rPr>
        <w:t>et al.</w:t>
      </w:r>
      <w:r w:rsidR="00A54421" w:rsidRPr="00A54421">
        <w:rPr>
          <w:noProof/>
        </w:rPr>
        <w:t xml:space="preserve">, 2015; Paillassa </w:t>
      </w:r>
      <w:r w:rsidR="00A54421" w:rsidRPr="00A54421">
        <w:rPr>
          <w:i/>
          <w:noProof/>
        </w:rPr>
        <w:t>et al.</w:t>
      </w:r>
      <w:r w:rsidR="00A54421" w:rsidRPr="00A54421">
        <w:rPr>
          <w:noProof/>
        </w:rPr>
        <w:t>, 2020)</w:t>
      </w:r>
      <w:r w:rsidR="00A54421">
        <w:fldChar w:fldCharType="end"/>
      </w:r>
      <w:r w:rsidR="00A54421">
        <w:t>. However, our results show that the biomass response to changing soil nitrogen plays a critical role</w:t>
      </w:r>
      <w:r w:rsidR="00A151ED">
        <w:t xml:space="preserve">. </w:t>
      </w:r>
    </w:p>
    <w:p w14:paraId="700E820C" w14:textId="1DD7F6AB"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is 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98"/>
      <w:r>
        <w:rPr>
          <w:b/>
        </w:rPr>
        <w:t>Acknowledgements</w:t>
      </w:r>
      <w:commentRangeEnd w:id="98"/>
      <w:r w:rsidR="00DD7DE1">
        <w:rPr>
          <w:rStyle w:val="CommentReference"/>
        </w:rPr>
        <w:commentReference w:id="98"/>
      </w:r>
    </w:p>
    <w:p w14:paraId="617E933C" w14:textId="4F642250" w:rsidR="009A5B56" w:rsidRPr="009A5B56" w:rsidRDefault="009A5B56" w:rsidP="00DA24C9">
      <w:pPr>
        <w:spacing w:line="480" w:lineRule="auto"/>
        <w:contextualSpacing/>
      </w:pPr>
      <w:r>
        <w:t>NGS acknowledges funding support from Texas Tech University.</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6782FC3A" w14:textId="595945A4" w:rsidR="005A0FAA" w:rsidRPr="005A0FAA" w:rsidRDefault="009A5B56" w:rsidP="005A0FAA">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A0FAA" w:rsidRPr="005A0FAA">
        <w:rPr>
          <w:noProof/>
        </w:rPr>
        <w:t xml:space="preserve">Adams MA, Turnbull TL, Sprent JI, Buchmann N (2016) Legumes are different: Leaf nitrogen, </w:t>
      </w:r>
      <w:r w:rsidR="005A0FAA" w:rsidRPr="005A0FAA">
        <w:rPr>
          <w:noProof/>
        </w:rPr>
        <w:lastRenderedPageBreak/>
        <w:t xml:space="preserve">photosynthesis, and water use efficiency. </w:t>
      </w:r>
      <w:r w:rsidR="005A0FAA" w:rsidRPr="005A0FAA">
        <w:rPr>
          <w:i/>
          <w:iCs/>
          <w:noProof/>
        </w:rPr>
        <w:t>Proceedings of the National Academy of Sciences</w:t>
      </w:r>
      <w:r w:rsidR="005A0FAA" w:rsidRPr="005A0FAA">
        <w:rPr>
          <w:noProof/>
        </w:rPr>
        <w:t xml:space="preserve">, </w:t>
      </w:r>
      <w:r w:rsidR="005A0FAA" w:rsidRPr="005A0FAA">
        <w:rPr>
          <w:b/>
          <w:bCs/>
          <w:noProof/>
        </w:rPr>
        <w:t>113</w:t>
      </w:r>
      <w:r w:rsidR="005A0FAA" w:rsidRPr="005A0FAA">
        <w:rPr>
          <w:noProof/>
        </w:rPr>
        <w:t>, 4098 LP – 4103.</w:t>
      </w:r>
    </w:p>
    <w:p w14:paraId="271320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Ali AA, Xu C, Rogers A et al. (2015) Global</w:t>
      </w:r>
      <w:r w:rsidRPr="005A0FAA">
        <w:rPr>
          <w:rFonts w:ascii="Cambria Math" w:hAnsi="Cambria Math" w:cs="Cambria Math"/>
          <w:noProof/>
        </w:rPr>
        <w:t>‐</w:t>
      </w:r>
      <w:r w:rsidRPr="005A0FAA">
        <w:rPr>
          <w:noProof/>
        </w:rPr>
        <w:t xml:space="preserve">scale environmental control of plant photosynthetic capacity. </w:t>
      </w:r>
      <w:r w:rsidRPr="005A0FAA">
        <w:rPr>
          <w:i/>
          <w:iCs/>
          <w:noProof/>
        </w:rPr>
        <w:t>Ecological Applications</w:t>
      </w:r>
      <w:r w:rsidRPr="005A0FAA">
        <w:rPr>
          <w:noProof/>
        </w:rPr>
        <w:t xml:space="preserve">, </w:t>
      </w:r>
      <w:r w:rsidRPr="005A0FAA">
        <w:rPr>
          <w:b/>
          <w:bCs/>
          <w:noProof/>
        </w:rPr>
        <w:t>25</w:t>
      </w:r>
      <w:r w:rsidRPr="005A0FAA">
        <w:rPr>
          <w:noProof/>
        </w:rPr>
        <w:t>, 2349–2365.</w:t>
      </w:r>
    </w:p>
    <w:p w14:paraId="23C16A8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Bates D, Maechler M, Bolker B, Walker S (2015) Fitting Linear Mixed-Effects Models Using lme4. </w:t>
      </w:r>
      <w:r w:rsidRPr="005A0FAA">
        <w:rPr>
          <w:i/>
          <w:iCs/>
          <w:noProof/>
        </w:rPr>
        <w:t>Journal of Statistical Software</w:t>
      </w:r>
      <w:r w:rsidRPr="005A0FAA">
        <w:rPr>
          <w:noProof/>
        </w:rPr>
        <w:t xml:space="preserve">, </w:t>
      </w:r>
      <w:r w:rsidRPr="005A0FAA">
        <w:rPr>
          <w:b/>
          <w:bCs/>
          <w:noProof/>
        </w:rPr>
        <w:t>67</w:t>
      </w:r>
      <w:r w:rsidRPr="005A0FAA">
        <w:rPr>
          <w:noProof/>
        </w:rPr>
        <w:t>, 1–48.</w:t>
      </w:r>
    </w:p>
    <w:p w14:paraId="4E21057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Boardman NK (1977) Comparative photosynthesis of sun and shade plants. </w:t>
      </w:r>
      <w:r w:rsidRPr="005A0FAA">
        <w:rPr>
          <w:i/>
          <w:iCs/>
          <w:noProof/>
        </w:rPr>
        <w:t>Annual review of plant physiology</w:t>
      </w:r>
      <w:r w:rsidRPr="005A0FAA">
        <w:rPr>
          <w:noProof/>
        </w:rPr>
        <w:t xml:space="preserve">, </w:t>
      </w:r>
      <w:r w:rsidRPr="005A0FAA">
        <w:rPr>
          <w:b/>
          <w:bCs/>
          <w:noProof/>
        </w:rPr>
        <w:t>28</w:t>
      </w:r>
      <w:r w:rsidRPr="005A0FAA">
        <w:rPr>
          <w:noProof/>
        </w:rPr>
        <w:t>, 355–377.</w:t>
      </w:r>
    </w:p>
    <w:p w14:paraId="63DBEEE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Boyd RA, Gandin A, Cousins AB (2015) Temperature responses of C4 photosynthesis: biochemical analysis of Rubisco, phosphoenolpyruvate carboxylase, and carbonic anhydrase in Setaria viridis. </w:t>
      </w:r>
      <w:r w:rsidRPr="005A0FAA">
        <w:rPr>
          <w:i/>
          <w:iCs/>
          <w:noProof/>
        </w:rPr>
        <w:t>Plant Physiology</w:t>
      </w:r>
      <w:r w:rsidRPr="005A0FAA">
        <w:rPr>
          <w:noProof/>
        </w:rPr>
        <w:t xml:space="preserve">, </w:t>
      </w:r>
      <w:r w:rsidRPr="005A0FAA">
        <w:rPr>
          <w:b/>
          <w:bCs/>
          <w:noProof/>
        </w:rPr>
        <w:t>169</w:t>
      </w:r>
      <w:r w:rsidRPr="005A0FAA">
        <w:rPr>
          <w:noProof/>
        </w:rPr>
        <w:t>, 1850–1861.</w:t>
      </w:r>
    </w:p>
    <w:p w14:paraId="076864F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Dong N, Prentice IC, Evans BJ, Caddy-Retalic S, Lowe AJ, Wright IJ (2017) Leaf nitrogen from first principles: field evidence for adaptive variation with climate. </w:t>
      </w:r>
      <w:r w:rsidRPr="005A0FAA">
        <w:rPr>
          <w:i/>
          <w:iCs/>
          <w:noProof/>
        </w:rPr>
        <w:t>Biogeosciences</w:t>
      </w:r>
      <w:r w:rsidRPr="005A0FAA">
        <w:rPr>
          <w:noProof/>
        </w:rPr>
        <w:t xml:space="preserve">, </w:t>
      </w:r>
      <w:r w:rsidRPr="005A0FAA">
        <w:rPr>
          <w:b/>
          <w:bCs/>
          <w:noProof/>
        </w:rPr>
        <w:t>14</w:t>
      </w:r>
      <w:r w:rsidRPr="005A0FAA">
        <w:rPr>
          <w:noProof/>
        </w:rPr>
        <w:t>, 481–495.</w:t>
      </w:r>
    </w:p>
    <w:p w14:paraId="4AF5294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Evans JR (1989) Photosynthesis and nitrogen relationships in leaves of C</w:t>
      </w:r>
      <w:r w:rsidRPr="005A0FAA">
        <w:rPr>
          <w:noProof/>
          <w:vertAlign w:val="subscript"/>
        </w:rPr>
        <w:t>3</w:t>
      </w:r>
      <w:r w:rsidRPr="005A0FAA">
        <w:rPr>
          <w:noProof/>
        </w:rPr>
        <w:t xml:space="preserve"> plants. </w:t>
      </w:r>
      <w:r w:rsidRPr="005A0FAA">
        <w:rPr>
          <w:i/>
          <w:iCs/>
          <w:noProof/>
        </w:rPr>
        <w:t>Oecologia</w:t>
      </w:r>
      <w:r w:rsidRPr="005A0FAA">
        <w:rPr>
          <w:noProof/>
        </w:rPr>
        <w:t xml:space="preserve">, </w:t>
      </w:r>
      <w:r w:rsidRPr="005A0FAA">
        <w:rPr>
          <w:b/>
          <w:bCs/>
          <w:noProof/>
        </w:rPr>
        <w:t>78</w:t>
      </w:r>
      <w:r w:rsidRPr="005A0FAA">
        <w:rPr>
          <w:noProof/>
        </w:rPr>
        <w:t>, 9–19.</w:t>
      </w:r>
    </w:p>
    <w:p w14:paraId="3A3E27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Clarke VC (2019) The nitrogen cost of photosynthesis. </w:t>
      </w:r>
      <w:r w:rsidRPr="005A0FAA">
        <w:rPr>
          <w:i/>
          <w:iCs/>
          <w:noProof/>
        </w:rPr>
        <w:t>Journal of Experimental Botany</w:t>
      </w:r>
      <w:r w:rsidRPr="005A0FAA">
        <w:rPr>
          <w:noProof/>
        </w:rPr>
        <w:t xml:space="preserve">, </w:t>
      </w:r>
      <w:r w:rsidRPr="005A0FAA">
        <w:rPr>
          <w:b/>
          <w:bCs/>
          <w:noProof/>
        </w:rPr>
        <w:t>70</w:t>
      </w:r>
      <w:r w:rsidRPr="005A0FAA">
        <w:rPr>
          <w:noProof/>
        </w:rPr>
        <w:t>, 7–15.</w:t>
      </w:r>
    </w:p>
    <w:p w14:paraId="7D8B5E2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Evans JR, Seemann JR (1989) The allocation of protein nitrogen in the photosynthetic apparatus: costs, consequences, and control. </w:t>
      </w:r>
      <w:r w:rsidRPr="005A0FAA">
        <w:rPr>
          <w:i/>
          <w:iCs/>
          <w:noProof/>
        </w:rPr>
        <w:t>Photosynthesis</w:t>
      </w:r>
      <w:r w:rsidRPr="005A0FAA">
        <w:rPr>
          <w:noProof/>
        </w:rPr>
        <w:t xml:space="preserve">, </w:t>
      </w:r>
      <w:r w:rsidRPr="005A0FAA">
        <w:rPr>
          <w:b/>
          <w:bCs/>
          <w:noProof/>
        </w:rPr>
        <w:t>8</w:t>
      </w:r>
      <w:r w:rsidRPr="005A0FAA">
        <w:rPr>
          <w:noProof/>
        </w:rPr>
        <w:t>, 183–205.</w:t>
      </w:r>
    </w:p>
    <w:p w14:paraId="66A7484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Farquhar GD, Ehleringer JR, Hubick KT (1989) Carbon Isotope Discrimination and Photosynthesis. </w:t>
      </w:r>
      <w:r w:rsidRPr="005A0FAA">
        <w:rPr>
          <w:i/>
          <w:iCs/>
          <w:noProof/>
        </w:rPr>
        <w:t>Annual Review of Plant Physiology and Plant Molecular Biology</w:t>
      </w:r>
      <w:r w:rsidRPr="005A0FAA">
        <w:rPr>
          <w:noProof/>
        </w:rPr>
        <w:t xml:space="preserve">, </w:t>
      </w:r>
      <w:r w:rsidRPr="005A0FAA">
        <w:rPr>
          <w:b/>
          <w:bCs/>
          <w:noProof/>
        </w:rPr>
        <w:t>40</w:t>
      </w:r>
      <w:r w:rsidRPr="005A0FAA">
        <w:rPr>
          <w:noProof/>
        </w:rPr>
        <w:t>, 503–537.</w:t>
      </w:r>
    </w:p>
    <w:p w14:paraId="3A8D4E8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Fay PA, Prober SM, Harpole WS et al. (2015) Grassland productivity limited by multiple nutrients. </w:t>
      </w:r>
      <w:r w:rsidRPr="005A0FAA">
        <w:rPr>
          <w:i/>
          <w:iCs/>
          <w:noProof/>
        </w:rPr>
        <w:t>Nature Plants</w:t>
      </w:r>
      <w:r w:rsidRPr="005A0FAA">
        <w:rPr>
          <w:noProof/>
        </w:rPr>
        <w:t xml:space="preserve">, </w:t>
      </w:r>
      <w:r w:rsidRPr="005A0FAA">
        <w:rPr>
          <w:b/>
          <w:bCs/>
          <w:noProof/>
        </w:rPr>
        <w:t>1</w:t>
      </w:r>
      <w:r w:rsidRPr="005A0FAA">
        <w:rPr>
          <w:noProof/>
        </w:rPr>
        <w:t>, 15080.</w:t>
      </w:r>
    </w:p>
    <w:p w14:paraId="5A0A2606"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Firn J, McGree JM, Harvey E et al. (2019) Leaf nutrients, not specific leaf area, are consistent indicators of elevated nutrient inputs. </w:t>
      </w:r>
      <w:r w:rsidRPr="005A0FAA">
        <w:rPr>
          <w:i/>
          <w:iCs/>
          <w:noProof/>
        </w:rPr>
        <w:t>Nature Ecology &amp; Evolution</w:t>
      </w:r>
      <w:r w:rsidRPr="005A0FAA">
        <w:rPr>
          <w:noProof/>
        </w:rPr>
        <w:t xml:space="preserve">, </w:t>
      </w:r>
      <w:r w:rsidRPr="005A0FAA">
        <w:rPr>
          <w:b/>
          <w:bCs/>
          <w:noProof/>
        </w:rPr>
        <w:t>3</w:t>
      </w:r>
      <w:r w:rsidRPr="005A0FAA">
        <w:rPr>
          <w:noProof/>
        </w:rPr>
        <w:t>, 400–406.</w:t>
      </w:r>
    </w:p>
    <w:p w14:paraId="526188A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Fox J, Weisberg S (2011) An {R} Companion to Applied Regression, Second Edition.</w:t>
      </w:r>
    </w:p>
    <w:p w14:paraId="02C330C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Johansson J, Dewar RC, Dieckmann U, McMurtrie RE, Brännström Å, Dybzinski R (2012) Modeling carbon allocation in trees: a search for principles. </w:t>
      </w:r>
      <w:r w:rsidRPr="005A0FAA">
        <w:rPr>
          <w:i/>
          <w:iCs/>
          <w:noProof/>
        </w:rPr>
        <w:t>Tree Physiology</w:t>
      </w:r>
      <w:r w:rsidRPr="005A0FAA">
        <w:rPr>
          <w:noProof/>
        </w:rPr>
        <w:t xml:space="preserve">, </w:t>
      </w:r>
      <w:r w:rsidRPr="005A0FAA">
        <w:rPr>
          <w:b/>
          <w:bCs/>
          <w:noProof/>
        </w:rPr>
        <w:t>32</w:t>
      </w:r>
      <w:r w:rsidRPr="005A0FAA">
        <w:rPr>
          <w:noProof/>
        </w:rPr>
        <w:t>, 648–666.</w:t>
      </w:r>
    </w:p>
    <w:p w14:paraId="1533F7A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Franklin O, Harrison SP, Dewar R et al. (2020) Organizing principles for vegetation dynamics. </w:t>
      </w:r>
      <w:r w:rsidRPr="005A0FAA">
        <w:rPr>
          <w:i/>
          <w:iCs/>
          <w:noProof/>
        </w:rPr>
        <w:t>Nature Plants</w:t>
      </w:r>
      <w:r w:rsidRPr="005A0FAA">
        <w:rPr>
          <w:noProof/>
        </w:rPr>
        <w:t xml:space="preserve">, </w:t>
      </w:r>
      <w:r w:rsidRPr="005A0FAA">
        <w:rPr>
          <w:b/>
          <w:bCs/>
          <w:noProof/>
        </w:rPr>
        <w:t>6</w:t>
      </w:r>
      <w:r w:rsidRPr="005A0FAA">
        <w:rPr>
          <w:noProof/>
        </w:rPr>
        <w:t>, 444–453.</w:t>
      </w:r>
    </w:p>
    <w:p w14:paraId="05B15B1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Dentener FJ, Capone DG et al. (2004) Nitrogen Cycles: Past, Present, and Future. </w:t>
      </w:r>
      <w:r w:rsidRPr="005A0FAA">
        <w:rPr>
          <w:i/>
          <w:iCs/>
          <w:noProof/>
        </w:rPr>
        <w:t>Biogeochemistry</w:t>
      </w:r>
      <w:r w:rsidRPr="005A0FAA">
        <w:rPr>
          <w:noProof/>
        </w:rPr>
        <w:t xml:space="preserve">, </w:t>
      </w:r>
      <w:r w:rsidRPr="005A0FAA">
        <w:rPr>
          <w:b/>
          <w:bCs/>
          <w:noProof/>
        </w:rPr>
        <w:t>70</w:t>
      </w:r>
      <w:r w:rsidRPr="005A0FAA">
        <w:rPr>
          <w:noProof/>
        </w:rPr>
        <w:t>, 153–226.</w:t>
      </w:r>
    </w:p>
    <w:p w14:paraId="0000C83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Galloway JN, Townsend AR, Erisman JW et al. (2008) Transformation of the Nitrogen Cycle: Recent Trends, Questions, and Potential Solutions. </w:t>
      </w:r>
      <w:r w:rsidRPr="005A0FAA">
        <w:rPr>
          <w:i/>
          <w:iCs/>
          <w:noProof/>
        </w:rPr>
        <w:t>Science</w:t>
      </w:r>
      <w:r w:rsidRPr="005A0FAA">
        <w:rPr>
          <w:noProof/>
        </w:rPr>
        <w:t xml:space="preserve">, </w:t>
      </w:r>
      <w:r w:rsidRPr="005A0FAA">
        <w:rPr>
          <w:b/>
          <w:bCs/>
          <w:noProof/>
        </w:rPr>
        <w:t>320</w:t>
      </w:r>
      <w:r w:rsidRPr="005A0FAA">
        <w:rPr>
          <w:noProof/>
        </w:rPr>
        <w:t>, 889–892.</w:t>
      </w:r>
    </w:p>
    <w:p w14:paraId="390DC2AB"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Ghimire B, Riley WJ, Koven CD, Kattge J, Rogers A, Reich PB, Wright IJ (2017) A global trait-based approach to estimate leaf nitrogen functional allocation from observations. </w:t>
      </w:r>
      <w:r w:rsidRPr="005A0FAA">
        <w:rPr>
          <w:i/>
          <w:iCs/>
          <w:noProof/>
        </w:rPr>
        <w:t>Ecological Applications</w:t>
      </w:r>
      <w:r w:rsidRPr="005A0FAA">
        <w:rPr>
          <w:noProof/>
        </w:rPr>
        <w:t xml:space="preserve">, </w:t>
      </w:r>
      <w:r w:rsidRPr="005A0FAA">
        <w:rPr>
          <w:b/>
          <w:bCs/>
          <w:noProof/>
        </w:rPr>
        <w:t>27</w:t>
      </w:r>
      <w:r w:rsidRPr="005A0FAA">
        <w:rPr>
          <w:noProof/>
        </w:rPr>
        <w:t>, 1421–1434.</w:t>
      </w:r>
    </w:p>
    <w:p w14:paraId="5FF1E80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Grömping U (2006) Relative importance for linear regression in R: the package relaimpo. </w:t>
      </w:r>
      <w:r w:rsidRPr="005A0FAA">
        <w:rPr>
          <w:i/>
          <w:iCs/>
          <w:noProof/>
        </w:rPr>
        <w:t>Journal of statistical software</w:t>
      </w:r>
      <w:r w:rsidRPr="005A0FAA">
        <w:rPr>
          <w:noProof/>
        </w:rPr>
        <w:t xml:space="preserve">, </w:t>
      </w:r>
      <w:r w:rsidRPr="005A0FAA">
        <w:rPr>
          <w:b/>
          <w:bCs/>
          <w:noProof/>
        </w:rPr>
        <w:t>17</w:t>
      </w:r>
      <w:r w:rsidRPr="005A0FAA">
        <w:rPr>
          <w:noProof/>
        </w:rPr>
        <w:t>, 1–27.</w:t>
      </w:r>
    </w:p>
    <w:p w14:paraId="5E5FF86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Harpole WS, Sullivan LL, Lind EM et al. (2017) Out of the shadows: multiple nutrient limitations drive relationships among biomass, light and plant diversity. </w:t>
      </w:r>
      <w:r w:rsidRPr="005A0FAA">
        <w:rPr>
          <w:i/>
          <w:iCs/>
          <w:noProof/>
        </w:rPr>
        <w:t>Functional ecology</w:t>
      </w:r>
      <w:r w:rsidRPr="005A0FAA">
        <w:rPr>
          <w:noProof/>
        </w:rPr>
        <w:t xml:space="preserve">, </w:t>
      </w:r>
      <w:r w:rsidRPr="005A0FAA">
        <w:rPr>
          <w:b/>
          <w:bCs/>
          <w:noProof/>
        </w:rPr>
        <w:t>31</w:t>
      </w:r>
      <w:r w:rsidRPr="005A0FAA">
        <w:rPr>
          <w:noProof/>
        </w:rPr>
        <w:t>, 1839–1846.</w:t>
      </w:r>
    </w:p>
    <w:p w14:paraId="22C8DA9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 I, Jones PD, Osborn TJ, Lister DH (2014) Updated high-resolution grids of monthly </w:t>
      </w:r>
      <w:r w:rsidRPr="005A0FAA">
        <w:rPr>
          <w:noProof/>
        </w:rPr>
        <w:lastRenderedPageBreak/>
        <w:t xml:space="preserve">climatic observations – the CRU TS3.10 Dataset. </w:t>
      </w:r>
      <w:r w:rsidRPr="005A0FAA">
        <w:rPr>
          <w:i/>
          <w:iCs/>
          <w:noProof/>
        </w:rPr>
        <w:t>International Journal of Climatology</w:t>
      </w:r>
      <w:r w:rsidRPr="005A0FAA">
        <w:rPr>
          <w:noProof/>
        </w:rPr>
        <w:t xml:space="preserve">, </w:t>
      </w:r>
      <w:r w:rsidRPr="005A0FAA">
        <w:rPr>
          <w:b/>
          <w:bCs/>
          <w:noProof/>
        </w:rPr>
        <w:t>34</w:t>
      </w:r>
      <w:r w:rsidRPr="005A0FAA">
        <w:rPr>
          <w:noProof/>
        </w:rPr>
        <w:t>, 623–642.</w:t>
      </w:r>
    </w:p>
    <w:p w14:paraId="0E777B0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MT, Edwards EJ, Farquhar GD, Nicotra AB, Evans JR (2009) Nitrogen in cell walls of sclerophyllous leaves accounts for little of the variation in photosynthetic nitrogen-use efficiency. </w:t>
      </w:r>
      <w:r w:rsidRPr="005A0FAA">
        <w:rPr>
          <w:i/>
          <w:iCs/>
          <w:noProof/>
        </w:rPr>
        <w:t>Plant, Cell &amp; Environment</w:t>
      </w:r>
      <w:r w:rsidRPr="005A0FAA">
        <w:rPr>
          <w:noProof/>
        </w:rPr>
        <w:t xml:space="preserve">, </w:t>
      </w:r>
      <w:r w:rsidRPr="005A0FAA">
        <w:rPr>
          <w:b/>
          <w:bCs/>
          <w:noProof/>
        </w:rPr>
        <w:t>32</w:t>
      </w:r>
      <w:r w:rsidRPr="005A0FAA">
        <w:rPr>
          <w:noProof/>
        </w:rPr>
        <w:t>, 259–270.</w:t>
      </w:r>
    </w:p>
    <w:p w14:paraId="18B8562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Harrison SP, Cramer W, Franklin O et al. (2021) Eco-evolutionary optimality as a means to improve vegetation and land-surface models. </w:t>
      </w:r>
      <w:r w:rsidRPr="005A0FAA">
        <w:rPr>
          <w:i/>
          <w:iCs/>
          <w:noProof/>
        </w:rPr>
        <w:t>New Phytologist</w:t>
      </w:r>
      <w:r w:rsidRPr="005A0FAA">
        <w:rPr>
          <w:noProof/>
        </w:rPr>
        <w:t xml:space="preserve">, </w:t>
      </w:r>
      <w:r w:rsidRPr="005A0FAA">
        <w:rPr>
          <w:b/>
          <w:bCs/>
          <w:noProof/>
        </w:rPr>
        <w:t>n/a</w:t>
      </w:r>
      <w:r w:rsidRPr="005A0FAA">
        <w:rPr>
          <w:noProof/>
        </w:rPr>
        <w:t>.</w:t>
      </w:r>
    </w:p>
    <w:p w14:paraId="72CEB58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A0FAA">
        <w:rPr>
          <w:i/>
          <w:iCs/>
          <w:noProof/>
        </w:rPr>
        <w:t>Journal of Arid Environments</w:t>
      </w:r>
      <w:r w:rsidRPr="005A0FAA">
        <w:rPr>
          <w:noProof/>
        </w:rPr>
        <w:t xml:space="preserve">, </w:t>
      </w:r>
      <w:r w:rsidRPr="005A0FAA">
        <w:rPr>
          <w:b/>
          <w:bCs/>
          <w:noProof/>
        </w:rPr>
        <w:t>156</w:t>
      </w:r>
      <w:r w:rsidRPr="005A0FAA">
        <w:rPr>
          <w:noProof/>
        </w:rPr>
        <w:t>, 1–8.</w:t>
      </w:r>
    </w:p>
    <w:p w14:paraId="7F16797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Hungate BA, Dukes JS, Shaw MR, Luo Y, Field CB (2003) Nitrogen and Climate Change. </w:t>
      </w:r>
      <w:r w:rsidRPr="005A0FAA">
        <w:rPr>
          <w:i/>
          <w:iCs/>
          <w:noProof/>
        </w:rPr>
        <w:t>Science</w:t>
      </w:r>
      <w:r w:rsidRPr="005A0FAA">
        <w:rPr>
          <w:noProof/>
        </w:rPr>
        <w:t xml:space="preserve">, </w:t>
      </w:r>
      <w:r w:rsidRPr="005A0FAA">
        <w:rPr>
          <w:b/>
          <w:bCs/>
          <w:noProof/>
        </w:rPr>
        <w:t>302</w:t>
      </w:r>
      <w:r w:rsidRPr="005A0FAA">
        <w:rPr>
          <w:noProof/>
        </w:rPr>
        <w:t>, 1512 LP – 1513.</w:t>
      </w:r>
    </w:p>
    <w:p w14:paraId="1C3FD06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Kattge J, Knorr W, Raddatz T, Wirth C (2009) Quantifying photosynthetic capacity and its relationship to leaf nitrogen content for global-scale terrestrial biosphere models. </w:t>
      </w:r>
      <w:r w:rsidRPr="005A0FAA">
        <w:rPr>
          <w:i/>
          <w:iCs/>
          <w:noProof/>
        </w:rPr>
        <w:t>Global Change Biol.</w:t>
      </w:r>
      <w:r w:rsidRPr="005A0FAA">
        <w:rPr>
          <w:noProof/>
        </w:rPr>
        <w:t xml:space="preserve">, </w:t>
      </w:r>
      <w:r w:rsidRPr="005A0FAA">
        <w:rPr>
          <w:b/>
          <w:bCs/>
          <w:noProof/>
        </w:rPr>
        <w:t>15</w:t>
      </w:r>
      <w:r w:rsidRPr="005A0FAA">
        <w:rPr>
          <w:noProof/>
        </w:rPr>
        <w:t>, 976.</w:t>
      </w:r>
    </w:p>
    <w:p w14:paraId="572A11F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LeBauer DS, Treseder KK (2008) Nitrogen limitation of net primary productivity in terrestrial ecosystems is globally distributed. </w:t>
      </w:r>
      <w:r w:rsidRPr="005A0FAA">
        <w:rPr>
          <w:i/>
          <w:iCs/>
          <w:noProof/>
        </w:rPr>
        <w:t>Ecology</w:t>
      </w:r>
      <w:r w:rsidRPr="005A0FAA">
        <w:rPr>
          <w:noProof/>
        </w:rPr>
        <w:t xml:space="preserve">, </w:t>
      </w:r>
      <w:r w:rsidRPr="005A0FAA">
        <w:rPr>
          <w:b/>
          <w:bCs/>
          <w:noProof/>
        </w:rPr>
        <w:t>89</w:t>
      </w:r>
      <w:r w:rsidRPr="005A0FAA">
        <w:rPr>
          <w:noProof/>
        </w:rPr>
        <w:t>, 371–379.</w:t>
      </w:r>
    </w:p>
    <w:p w14:paraId="03FF62A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Lenth R (2018) emmeans: Estimated Marginal Means, aka Least-Squares Means.</w:t>
      </w:r>
    </w:p>
    <w:p w14:paraId="777896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 W, Zhang H, Huang G, Liu R, Wu H, Zhao C, McDowell NG (2020) Effects of nitrogen enrichment on tree carbon allocation: A global synthesis. </w:t>
      </w:r>
      <w:r w:rsidRPr="005A0FAA">
        <w:rPr>
          <w:i/>
          <w:iCs/>
          <w:noProof/>
        </w:rPr>
        <w:t>Global Ecology and Biogeography</w:t>
      </w:r>
      <w:r w:rsidRPr="005A0FAA">
        <w:rPr>
          <w:noProof/>
        </w:rPr>
        <w:t xml:space="preserve">, </w:t>
      </w:r>
      <w:r w:rsidRPr="005A0FAA">
        <w:rPr>
          <w:b/>
          <w:bCs/>
          <w:noProof/>
        </w:rPr>
        <w:t>29</w:t>
      </w:r>
      <w:r w:rsidRPr="005A0FAA">
        <w:rPr>
          <w:noProof/>
        </w:rPr>
        <w:t>, 573–589.</w:t>
      </w:r>
    </w:p>
    <w:p w14:paraId="6833AE8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Liang X, Zhang T, Lu X et al. (2020) Global response patterns of plant photosynthesis to </w:t>
      </w:r>
      <w:r w:rsidRPr="005A0FAA">
        <w:rPr>
          <w:noProof/>
        </w:rPr>
        <w:lastRenderedPageBreak/>
        <w:t>nitrogen addition: A meta</w:t>
      </w:r>
      <w:r w:rsidRPr="005A0FAA">
        <w:rPr>
          <w:rFonts w:ascii="Cambria Math" w:hAnsi="Cambria Math" w:cs="Cambria Math"/>
          <w:noProof/>
        </w:rPr>
        <w:t>‐</w:t>
      </w:r>
      <w:r w:rsidRPr="005A0FAA">
        <w:rPr>
          <w:noProof/>
        </w:rPr>
        <w:t xml:space="preserve">analysis. </w:t>
      </w:r>
      <w:r w:rsidRPr="005A0FAA">
        <w:rPr>
          <w:i/>
          <w:iCs/>
          <w:noProof/>
        </w:rPr>
        <w:t>Global Change Biology</w:t>
      </w:r>
      <w:r w:rsidRPr="005A0FAA">
        <w:rPr>
          <w:noProof/>
        </w:rPr>
        <w:t xml:space="preserve">, </w:t>
      </w:r>
      <w:r w:rsidRPr="005A0FAA">
        <w:rPr>
          <w:b/>
          <w:bCs/>
          <w:noProof/>
        </w:rPr>
        <w:t>26</w:t>
      </w:r>
      <w:r w:rsidRPr="005A0FAA">
        <w:rPr>
          <w:noProof/>
        </w:rPr>
        <w:t>, 3585–3600.</w:t>
      </w:r>
    </w:p>
    <w:p w14:paraId="21BB6A0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 EM (2016) Unified data management for distributed experiments: A model for collaborative grassroots scientific networks. </w:t>
      </w:r>
      <w:r w:rsidRPr="005A0FAA">
        <w:rPr>
          <w:i/>
          <w:iCs/>
          <w:noProof/>
        </w:rPr>
        <w:t>Ecological Informatics</w:t>
      </w:r>
      <w:r w:rsidRPr="005A0FAA">
        <w:rPr>
          <w:noProof/>
        </w:rPr>
        <w:t xml:space="preserve">, </w:t>
      </w:r>
      <w:r w:rsidRPr="005A0FAA">
        <w:rPr>
          <w:b/>
          <w:bCs/>
          <w:noProof/>
        </w:rPr>
        <w:t>36</w:t>
      </w:r>
      <w:r w:rsidRPr="005A0FAA">
        <w:rPr>
          <w:noProof/>
        </w:rPr>
        <w:t>, 231–236.</w:t>
      </w:r>
    </w:p>
    <w:p w14:paraId="2DE05BF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Lindeman RH, Merenda P, Gold R (1979) </w:t>
      </w:r>
      <w:r w:rsidRPr="005A0FAA">
        <w:rPr>
          <w:i/>
          <w:iCs/>
          <w:noProof/>
        </w:rPr>
        <w:t>Introduction to bivariate and multivariate analysis</w:t>
      </w:r>
      <w:r w:rsidRPr="005A0FAA">
        <w:rPr>
          <w:noProof/>
        </w:rPr>
        <w:t>. Scott Foresman &amp; Co.</w:t>
      </w:r>
    </w:p>
    <w:p w14:paraId="13354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Maire V, Wright IJ, Prentice IC et al. (2015) Global effects of soil and climate on leaf photosynthetic traits and rates. </w:t>
      </w:r>
      <w:r w:rsidRPr="005A0FAA">
        <w:rPr>
          <w:i/>
          <w:iCs/>
          <w:noProof/>
        </w:rPr>
        <w:t>Global Ecology and Biogeography</w:t>
      </w:r>
      <w:r w:rsidRPr="005A0FAA">
        <w:rPr>
          <w:noProof/>
        </w:rPr>
        <w:t xml:space="preserve">, </w:t>
      </w:r>
      <w:r w:rsidRPr="005A0FAA">
        <w:rPr>
          <w:b/>
          <w:bCs/>
          <w:noProof/>
        </w:rPr>
        <w:t>24</w:t>
      </w:r>
      <w:r w:rsidRPr="005A0FAA">
        <w:rPr>
          <w:noProof/>
        </w:rPr>
        <w:t>, 706–717.</w:t>
      </w:r>
    </w:p>
    <w:p w14:paraId="7D9E965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Tenhunen JD (1997) A model separating leaf structural and physiological effects on carbon gain along light gradients for the shade-tolerant species Acer saccharum. </w:t>
      </w:r>
      <w:r w:rsidRPr="005A0FAA">
        <w:rPr>
          <w:i/>
          <w:iCs/>
          <w:noProof/>
        </w:rPr>
        <w:t>Plant, Cell &amp; Environment</w:t>
      </w:r>
      <w:r w:rsidRPr="005A0FAA">
        <w:rPr>
          <w:noProof/>
        </w:rPr>
        <w:t xml:space="preserve">, </w:t>
      </w:r>
      <w:r w:rsidRPr="005A0FAA">
        <w:rPr>
          <w:b/>
          <w:bCs/>
          <w:noProof/>
        </w:rPr>
        <w:t>20</w:t>
      </w:r>
      <w:r w:rsidRPr="005A0FAA">
        <w:rPr>
          <w:noProof/>
        </w:rPr>
        <w:t>, 845–866.</w:t>
      </w:r>
    </w:p>
    <w:p w14:paraId="47FB58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Niinemets Ü, Keenan TF, Hallik L (2015) A worldwide analysis of within-canopy variations in leaf structural, chemical and physiological traits across plant functional types. </w:t>
      </w:r>
      <w:r w:rsidRPr="005A0FAA">
        <w:rPr>
          <w:i/>
          <w:iCs/>
          <w:noProof/>
        </w:rPr>
        <w:t>New Phytologist</w:t>
      </w:r>
      <w:r w:rsidRPr="005A0FAA">
        <w:rPr>
          <w:noProof/>
        </w:rPr>
        <w:t xml:space="preserve">, </w:t>
      </w:r>
      <w:r w:rsidRPr="005A0FAA">
        <w:rPr>
          <w:b/>
          <w:bCs/>
          <w:noProof/>
        </w:rPr>
        <w:t>205</w:t>
      </w:r>
      <w:r w:rsidRPr="005A0FAA">
        <w:rPr>
          <w:noProof/>
        </w:rPr>
        <w:t>, 973–993.</w:t>
      </w:r>
    </w:p>
    <w:p w14:paraId="1086F964"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Onoda Y, Wright IJ, Evans JR et al. (2017) Physiological and structural tradeoffs underlying the leaf economics spectrum. </w:t>
      </w:r>
      <w:r w:rsidRPr="005A0FAA">
        <w:rPr>
          <w:i/>
          <w:iCs/>
          <w:noProof/>
        </w:rPr>
        <w:t>New Phytologist</w:t>
      </w:r>
      <w:r w:rsidRPr="005A0FAA">
        <w:rPr>
          <w:noProof/>
        </w:rPr>
        <w:t xml:space="preserve">, </w:t>
      </w:r>
      <w:r w:rsidRPr="005A0FAA">
        <w:rPr>
          <w:b/>
          <w:bCs/>
          <w:noProof/>
        </w:rPr>
        <w:t>241</w:t>
      </w:r>
      <w:r w:rsidRPr="005A0FAA">
        <w:rPr>
          <w:noProof/>
        </w:rPr>
        <w:t>, 1447–1463.</w:t>
      </w:r>
    </w:p>
    <w:p w14:paraId="251A1871"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Paillassa J, Wright IJ, Prentice IC et al. (2020) When and where soil is important to modify the carbon and water economy of leaves. </w:t>
      </w:r>
      <w:r w:rsidRPr="005A0FAA">
        <w:rPr>
          <w:i/>
          <w:iCs/>
          <w:noProof/>
        </w:rPr>
        <w:t>New Phytologist</w:t>
      </w:r>
      <w:r w:rsidRPr="005A0FAA">
        <w:rPr>
          <w:noProof/>
        </w:rPr>
        <w:t>.</w:t>
      </w:r>
    </w:p>
    <w:p w14:paraId="752879D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Peng Y, Bloomfield KJ, Prentice IC (2020) A theory of plant function helps to explain leaf-trait and productivity responses to elevation. </w:t>
      </w:r>
      <w:r w:rsidRPr="005A0FAA">
        <w:rPr>
          <w:i/>
          <w:iCs/>
          <w:noProof/>
        </w:rPr>
        <w:t>New Phytologist</w:t>
      </w:r>
      <w:r w:rsidRPr="005A0FAA">
        <w:rPr>
          <w:noProof/>
        </w:rPr>
        <w:t xml:space="preserve">, </w:t>
      </w:r>
      <w:r w:rsidRPr="005A0FAA">
        <w:rPr>
          <w:b/>
          <w:bCs/>
          <w:noProof/>
        </w:rPr>
        <w:t>226</w:t>
      </w:r>
      <w:r w:rsidRPr="005A0FAA">
        <w:rPr>
          <w:noProof/>
        </w:rPr>
        <w:t>, 1274–1284.</w:t>
      </w:r>
    </w:p>
    <w:p w14:paraId="2CD748A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Perkowski EA, Waring EF, Smith NG (2021) Root mass carbon costs to acquire nitrogen are determined by nitrogen and light availability in two species with different nitrogen acquisition strategies. </w:t>
      </w:r>
      <w:r w:rsidRPr="005A0FAA">
        <w:rPr>
          <w:i/>
          <w:iCs/>
          <w:noProof/>
        </w:rPr>
        <w:t>Journal of Experimental Botany</w:t>
      </w:r>
      <w:r w:rsidRPr="005A0FAA">
        <w:rPr>
          <w:noProof/>
        </w:rPr>
        <w:t>.</w:t>
      </w:r>
    </w:p>
    <w:p w14:paraId="5A0B322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Prentice IC, Dong N, Gleason SM, Maire V, Wright IJ (2014) Balancing the costs of carbon gain </w:t>
      </w:r>
      <w:r w:rsidRPr="005A0FAA">
        <w:rPr>
          <w:noProof/>
        </w:rPr>
        <w:lastRenderedPageBreak/>
        <w:t xml:space="preserve">and water transport: testing a new theoretical framework for plant functional ecology. </w:t>
      </w:r>
      <w:r w:rsidRPr="005A0FAA">
        <w:rPr>
          <w:i/>
          <w:iCs/>
          <w:noProof/>
        </w:rPr>
        <w:t>Ecology Letters</w:t>
      </w:r>
      <w:r w:rsidRPr="005A0FAA">
        <w:rPr>
          <w:noProof/>
        </w:rPr>
        <w:t xml:space="preserve">, </w:t>
      </w:r>
      <w:r w:rsidRPr="005A0FAA">
        <w:rPr>
          <w:b/>
          <w:bCs/>
          <w:noProof/>
        </w:rPr>
        <w:t>17</w:t>
      </w:r>
      <w:r w:rsidRPr="005A0FAA">
        <w:rPr>
          <w:noProof/>
        </w:rPr>
        <w:t>, 82–91.</w:t>
      </w:r>
    </w:p>
    <w:p w14:paraId="7A906CF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R Core Team (2019) R: A Language and Environment for Statistical Computing.</w:t>
      </w:r>
    </w:p>
    <w:p w14:paraId="11B23028"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Rogers A, Serbin SP, Ely KS, Sloan VL, Wullschleger SD (2017) Terrestrial biosphere models underestimate photosynthetic capacity and CO2 assimilation in the Arctic. </w:t>
      </w:r>
      <w:r w:rsidRPr="005A0FAA">
        <w:rPr>
          <w:i/>
          <w:iCs/>
          <w:noProof/>
        </w:rPr>
        <w:t>New Phytologist</w:t>
      </w:r>
      <w:r w:rsidRPr="005A0FAA">
        <w:rPr>
          <w:noProof/>
        </w:rPr>
        <w:t xml:space="preserve">, </w:t>
      </w:r>
      <w:r w:rsidRPr="005A0FAA">
        <w:rPr>
          <w:b/>
          <w:bCs/>
          <w:noProof/>
        </w:rPr>
        <w:t>216</w:t>
      </w:r>
      <w:r w:rsidRPr="005A0FAA">
        <w:rPr>
          <w:noProof/>
        </w:rPr>
        <w:t>, 1090–1103.</w:t>
      </w:r>
    </w:p>
    <w:p w14:paraId="7BEE26F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Sage RF, Pearcy RW (1987) The nitrogen use efficiency of C3 and C4 plants: II. Leaf nitrogen effects on the gas exchange characteristics of Chenopodium album (L.) and Amaranthus retroflexus (L.). </w:t>
      </w:r>
      <w:r w:rsidRPr="005A0FAA">
        <w:rPr>
          <w:i/>
          <w:iCs/>
          <w:noProof/>
        </w:rPr>
        <w:t>Plant physiology</w:t>
      </w:r>
      <w:r w:rsidRPr="005A0FAA">
        <w:rPr>
          <w:noProof/>
        </w:rPr>
        <w:t xml:space="preserve">, </w:t>
      </w:r>
      <w:r w:rsidRPr="005A0FAA">
        <w:rPr>
          <w:b/>
          <w:bCs/>
          <w:noProof/>
        </w:rPr>
        <w:t>84</w:t>
      </w:r>
      <w:r w:rsidRPr="005A0FAA">
        <w:rPr>
          <w:noProof/>
        </w:rPr>
        <w:t>, 959–963.</w:t>
      </w:r>
    </w:p>
    <w:p w14:paraId="7A592FD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Scott HG, Smith NG (2021) A model of C4 photosynthetic acclimation based on least-cost optimality theory suitable for Earth System Model incorporation. </w:t>
      </w:r>
      <w:r w:rsidRPr="005A0FAA">
        <w:rPr>
          <w:i/>
          <w:iCs/>
          <w:noProof/>
        </w:rPr>
        <w:t>Earth and Space Science Open Archive ESSOAr</w:t>
      </w:r>
      <w:r w:rsidRPr="005A0FAA">
        <w:rPr>
          <w:noProof/>
        </w:rPr>
        <w:t>.</w:t>
      </w:r>
    </w:p>
    <w:p w14:paraId="4A8E073A"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Dukes JS (2018) Drivers of leaf carbon exchange capacity across biomes at the continental scale. </w:t>
      </w:r>
      <w:r w:rsidRPr="005A0FAA">
        <w:rPr>
          <w:i/>
          <w:iCs/>
          <w:noProof/>
        </w:rPr>
        <w:t>Ecology</w:t>
      </w:r>
      <w:r w:rsidRPr="005A0FAA">
        <w:rPr>
          <w:noProof/>
        </w:rPr>
        <w:t xml:space="preserve">, </w:t>
      </w:r>
      <w:r w:rsidRPr="005A0FAA">
        <w:rPr>
          <w:b/>
          <w:bCs/>
          <w:noProof/>
        </w:rPr>
        <w:t>99</w:t>
      </w:r>
      <w:r w:rsidRPr="005A0FAA">
        <w:rPr>
          <w:noProof/>
        </w:rPr>
        <w:t>, 1610–1620.</w:t>
      </w:r>
    </w:p>
    <w:p w14:paraId="45B82319"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(2020) Mechanisms underlying leaf photosynthetic acclimation to warming and elevated CO2 as inferred from least-cost optimality theory. </w:t>
      </w:r>
      <w:r w:rsidRPr="005A0FAA">
        <w:rPr>
          <w:i/>
          <w:iCs/>
          <w:noProof/>
        </w:rPr>
        <w:t>Global Change Biology</w:t>
      </w:r>
      <w:r w:rsidRPr="005A0FAA">
        <w:rPr>
          <w:noProof/>
        </w:rPr>
        <w:t xml:space="preserve">, </w:t>
      </w:r>
      <w:r w:rsidRPr="005A0FAA">
        <w:rPr>
          <w:b/>
          <w:bCs/>
          <w:noProof/>
        </w:rPr>
        <w:t>26</w:t>
      </w:r>
      <w:r w:rsidRPr="005A0FAA">
        <w:rPr>
          <w:noProof/>
        </w:rPr>
        <w:t>, 5202–5216.</w:t>
      </w:r>
    </w:p>
    <w:p w14:paraId="4427468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Smith NG, Keenan TF, Prentice IC et al. (2019) Global photosynthetic capacity is optimized to the environment. </w:t>
      </w:r>
      <w:r w:rsidRPr="005A0FAA">
        <w:rPr>
          <w:i/>
          <w:iCs/>
          <w:noProof/>
        </w:rPr>
        <w:t>Ecology Letters</w:t>
      </w:r>
      <w:r w:rsidRPr="005A0FAA">
        <w:rPr>
          <w:noProof/>
        </w:rPr>
        <w:t xml:space="preserve">, </w:t>
      </w:r>
      <w:r w:rsidRPr="005A0FAA">
        <w:rPr>
          <w:b/>
          <w:bCs/>
          <w:noProof/>
        </w:rPr>
        <w:t>22</w:t>
      </w:r>
      <w:r w:rsidRPr="005A0FAA">
        <w:rPr>
          <w:noProof/>
        </w:rPr>
        <w:t>, 506–517.</w:t>
      </w:r>
    </w:p>
    <w:p w14:paraId="31CA9293"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Terrer C, Vicca S, Stocker BD et al. (2018) Ecosystem responses to elevated CO</w:t>
      </w:r>
      <w:r w:rsidRPr="005A0FAA">
        <w:rPr>
          <w:noProof/>
          <w:vertAlign w:val="subscript"/>
        </w:rPr>
        <w:t>2</w:t>
      </w:r>
      <w:r w:rsidRPr="005A0FAA">
        <w:rPr>
          <w:noProof/>
        </w:rPr>
        <w:t xml:space="preserve"> governed by plant–soil interactions and the cost of nitrogen acquisition. </w:t>
      </w:r>
      <w:r w:rsidRPr="005A0FAA">
        <w:rPr>
          <w:i/>
          <w:iCs/>
          <w:noProof/>
        </w:rPr>
        <w:t>New Phytologist</w:t>
      </w:r>
      <w:r w:rsidRPr="005A0FAA">
        <w:rPr>
          <w:noProof/>
        </w:rPr>
        <w:t xml:space="preserve">, </w:t>
      </w:r>
      <w:r w:rsidRPr="005A0FAA">
        <w:rPr>
          <w:b/>
          <w:bCs/>
          <w:noProof/>
        </w:rPr>
        <w:t>217</w:t>
      </w:r>
      <w:r w:rsidRPr="005A0FAA">
        <w:rPr>
          <w:noProof/>
        </w:rPr>
        <w:t>, 507–522.</w:t>
      </w:r>
    </w:p>
    <w:p w14:paraId="4365D4D7"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Thomas RQ, Brookshire EN, Gerber S (2015) Nitrogen limitation on land: how can it occur in Earth system models? </w:t>
      </w:r>
      <w:r w:rsidRPr="005A0FAA">
        <w:rPr>
          <w:i/>
          <w:iCs/>
          <w:noProof/>
        </w:rPr>
        <w:t>Global change biology</w:t>
      </w:r>
      <w:r w:rsidRPr="005A0FAA">
        <w:rPr>
          <w:noProof/>
        </w:rPr>
        <w:t xml:space="preserve">, </w:t>
      </w:r>
      <w:r w:rsidRPr="005A0FAA">
        <w:rPr>
          <w:b/>
          <w:bCs/>
          <w:noProof/>
        </w:rPr>
        <w:t>21</w:t>
      </w:r>
      <w:r w:rsidRPr="005A0FAA">
        <w:rPr>
          <w:noProof/>
        </w:rPr>
        <w:t>, 1777–1793.</w:t>
      </w:r>
    </w:p>
    <w:p w14:paraId="34A301DD"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Thornton PE, Lamarque J-F, Rosenbloom NA, Mahowald NM (2007) Influence of carbon-nitrogen cycle coupling on land model response to CO2 fertilization and climate variability. </w:t>
      </w:r>
      <w:r w:rsidRPr="005A0FAA">
        <w:rPr>
          <w:i/>
          <w:iCs/>
          <w:noProof/>
        </w:rPr>
        <w:t>Global Biogeochemical Cycles</w:t>
      </w:r>
      <w:r w:rsidRPr="005A0FAA">
        <w:rPr>
          <w:noProof/>
        </w:rPr>
        <w:t xml:space="preserve">, </w:t>
      </w:r>
      <w:r w:rsidRPr="005A0FAA">
        <w:rPr>
          <w:b/>
          <w:bCs/>
          <w:noProof/>
        </w:rPr>
        <w:t>21</w:t>
      </w:r>
      <w:r w:rsidRPr="005A0FAA">
        <w:rPr>
          <w:noProof/>
        </w:rPr>
        <w:t>, GB4018.</w:t>
      </w:r>
    </w:p>
    <w:p w14:paraId="6C8B593E"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Vitousek PM, Aber JD, Howarth RW et al. (1997) Human alteration of the global nitrogen cycle: sources and consequences. </w:t>
      </w:r>
      <w:r w:rsidRPr="005A0FAA">
        <w:rPr>
          <w:i/>
          <w:iCs/>
          <w:noProof/>
        </w:rPr>
        <w:t>Ecological applications</w:t>
      </w:r>
      <w:r w:rsidRPr="005A0FAA">
        <w:rPr>
          <w:noProof/>
        </w:rPr>
        <w:t xml:space="preserve">, </w:t>
      </w:r>
      <w:r w:rsidRPr="005A0FAA">
        <w:rPr>
          <w:b/>
          <w:bCs/>
          <w:noProof/>
        </w:rPr>
        <w:t>7</w:t>
      </w:r>
      <w:r w:rsidRPr="005A0FAA">
        <w:rPr>
          <w:noProof/>
        </w:rPr>
        <w:t>, 737–750.</w:t>
      </w:r>
    </w:p>
    <w:p w14:paraId="38EB972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Walker AP, Beckerman AP, Gu L et al. (2014) The relationship of leaf photosynthetic traits – Vcmax and Jmax – to leaf nitrogen, leaf phosphorus, and specific leaf area: a meta-analysis and modeling study. </w:t>
      </w:r>
      <w:r w:rsidRPr="005A0FAA">
        <w:rPr>
          <w:i/>
          <w:iCs/>
          <w:noProof/>
        </w:rPr>
        <w:t>Ecology and Evolution</w:t>
      </w:r>
      <w:r w:rsidRPr="005A0FAA">
        <w:rPr>
          <w:noProof/>
        </w:rPr>
        <w:t xml:space="preserve">, </w:t>
      </w:r>
      <w:r w:rsidRPr="005A0FAA">
        <w:rPr>
          <w:b/>
          <w:bCs/>
          <w:noProof/>
        </w:rPr>
        <w:t>4</w:t>
      </w:r>
      <w:r w:rsidRPr="005A0FAA">
        <w:rPr>
          <w:noProof/>
        </w:rPr>
        <w:t>, 3218–3235.</w:t>
      </w:r>
    </w:p>
    <w:p w14:paraId="4113C30F"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Prentice IC, Keenan TF et al. (2017) Towards a universal model for carbon dioxide uptake by plants. </w:t>
      </w:r>
      <w:r w:rsidRPr="005A0FAA">
        <w:rPr>
          <w:i/>
          <w:iCs/>
          <w:noProof/>
        </w:rPr>
        <w:t>Nature Plants</w:t>
      </w:r>
      <w:r w:rsidRPr="005A0FAA">
        <w:rPr>
          <w:noProof/>
        </w:rPr>
        <w:t xml:space="preserve">, </w:t>
      </w:r>
      <w:r w:rsidRPr="005A0FAA">
        <w:rPr>
          <w:b/>
          <w:bCs/>
          <w:noProof/>
        </w:rPr>
        <w:t>3</w:t>
      </w:r>
      <w:r w:rsidRPr="005A0FAA">
        <w:rPr>
          <w:noProof/>
        </w:rPr>
        <w:t>, 734–741.</w:t>
      </w:r>
    </w:p>
    <w:p w14:paraId="2E2F00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Atkin OK, Keenan TF et al. (2020) Acclimation of leaf respiration consistent with optimal photosynthetic capacity. </w:t>
      </w:r>
      <w:r w:rsidRPr="005A0FAA">
        <w:rPr>
          <w:i/>
          <w:iCs/>
          <w:noProof/>
        </w:rPr>
        <w:t>Global Change Biology</w:t>
      </w:r>
      <w:r w:rsidRPr="005A0FAA">
        <w:rPr>
          <w:noProof/>
        </w:rPr>
        <w:t xml:space="preserve">, </w:t>
      </w:r>
      <w:r w:rsidRPr="005A0FAA">
        <w:rPr>
          <w:b/>
          <w:bCs/>
          <w:noProof/>
        </w:rPr>
        <w:t>26</w:t>
      </w:r>
      <w:r w:rsidRPr="005A0FAA">
        <w:rPr>
          <w:noProof/>
        </w:rPr>
        <w:t>, 2573–2583.</w:t>
      </w:r>
    </w:p>
    <w:p w14:paraId="5C295D02"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Wang H, Colin Prentice I, Wright IJ, Qiao S, Xu X, Kikuzawa K, Stenseth NC (2021) Leaf economics explained by optimality principles. </w:t>
      </w:r>
      <w:r w:rsidRPr="005A0FAA">
        <w:rPr>
          <w:i/>
          <w:iCs/>
          <w:noProof/>
        </w:rPr>
        <w:t>bioRxiv</w:t>
      </w:r>
      <w:r w:rsidRPr="005A0FAA">
        <w:rPr>
          <w:noProof/>
        </w:rPr>
        <w:t>, 2021.02.07.430028.</w:t>
      </w:r>
    </w:p>
    <w:p w14:paraId="39E1F3B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Cleveland CC, Smith WK, Todd-Brown K (2015) Future productivity and carbon storage limited by terrestrial nutrient availability. </w:t>
      </w:r>
      <w:r w:rsidRPr="005A0FAA">
        <w:rPr>
          <w:i/>
          <w:iCs/>
          <w:noProof/>
        </w:rPr>
        <w:t>Nature Geoscience</w:t>
      </w:r>
      <w:r w:rsidRPr="005A0FAA">
        <w:rPr>
          <w:noProof/>
        </w:rPr>
        <w:t xml:space="preserve">, </w:t>
      </w:r>
      <w:r w:rsidRPr="005A0FAA">
        <w:rPr>
          <w:b/>
          <w:bCs/>
          <w:noProof/>
        </w:rPr>
        <w:t>8</w:t>
      </w:r>
      <w:r w:rsidRPr="005A0FAA">
        <w:rPr>
          <w:noProof/>
        </w:rPr>
        <w:t>, 441.</w:t>
      </w:r>
    </w:p>
    <w:p w14:paraId="2C4E783C"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Wieder WR, Lawrence DM, Fisher RA et al. (2019) Beyond static benchmarking: Using experimental manipulations to evaluate land model assumptions. </w:t>
      </w:r>
      <w:r w:rsidRPr="005A0FAA">
        <w:rPr>
          <w:i/>
          <w:iCs/>
          <w:noProof/>
        </w:rPr>
        <w:t>Global Biogeochemical Cycles</w:t>
      </w:r>
      <w:r w:rsidRPr="005A0FAA">
        <w:rPr>
          <w:noProof/>
        </w:rPr>
        <w:t xml:space="preserve">, </w:t>
      </w:r>
      <w:r w:rsidRPr="005A0FAA">
        <w:rPr>
          <w:b/>
          <w:bCs/>
          <w:noProof/>
        </w:rPr>
        <w:t>33</w:t>
      </w:r>
      <w:r w:rsidRPr="005A0FAA">
        <w:rPr>
          <w:noProof/>
        </w:rPr>
        <w:t>, 2018GB006141.</w:t>
      </w:r>
    </w:p>
    <w:p w14:paraId="596772B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Wright IJ, Reich PB, Westoby M (2003) Least-cost input mixtures of water and nitrogen for photosynthesis. </w:t>
      </w:r>
      <w:r w:rsidRPr="005A0FAA">
        <w:rPr>
          <w:i/>
          <w:iCs/>
          <w:noProof/>
        </w:rPr>
        <w:t>The American Naturalist</w:t>
      </w:r>
      <w:r w:rsidRPr="005A0FAA">
        <w:rPr>
          <w:noProof/>
        </w:rPr>
        <w:t xml:space="preserve">, </w:t>
      </w:r>
      <w:r w:rsidRPr="005A0FAA">
        <w:rPr>
          <w:b/>
          <w:bCs/>
          <w:noProof/>
        </w:rPr>
        <w:t>161</w:t>
      </w:r>
      <w:r w:rsidRPr="005A0FAA">
        <w:rPr>
          <w:noProof/>
        </w:rPr>
        <w:t>, 98–111.</w:t>
      </w:r>
    </w:p>
    <w:p w14:paraId="70A86C95"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Yuan Z, Liu W, Niu S, Wan S (2007) Plant Nitrogen Dynamics and Nitrogen-use Strategies under Altered Nitrogen Seasonality and Competition. </w:t>
      </w:r>
      <w:r w:rsidRPr="005A0FAA">
        <w:rPr>
          <w:i/>
          <w:iCs/>
          <w:noProof/>
        </w:rPr>
        <w:t>Annals of Botany</w:t>
      </w:r>
      <w:r w:rsidRPr="005A0FAA">
        <w:rPr>
          <w:noProof/>
        </w:rPr>
        <w:t xml:space="preserve">, </w:t>
      </w:r>
      <w:r w:rsidRPr="005A0FAA">
        <w:rPr>
          <w:b/>
          <w:bCs/>
          <w:noProof/>
        </w:rPr>
        <w:t>100</w:t>
      </w:r>
      <w:r w:rsidRPr="005A0FAA">
        <w:rPr>
          <w:noProof/>
        </w:rPr>
        <w:t>, 821–830.</w:t>
      </w:r>
    </w:p>
    <w:p w14:paraId="085A806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lastRenderedPageBreak/>
        <w:t xml:space="preserve">Zaehle S, Medlyn BE, De Kauwe MG et al. (2014) Evaluation of 11 terrestrial carbon–nitrogen cycle models against observations from two temperate Free-Air CO2 Enrichment studies. </w:t>
      </w:r>
      <w:r w:rsidRPr="005A0FAA">
        <w:rPr>
          <w:i/>
          <w:iCs/>
          <w:noProof/>
        </w:rPr>
        <w:t>New Phytologist</w:t>
      </w:r>
      <w:r w:rsidRPr="005A0FAA">
        <w:rPr>
          <w:noProof/>
        </w:rPr>
        <w:t xml:space="preserve">, </w:t>
      </w:r>
      <w:r w:rsidRPr="005A0FAA">
        <w:rPr>
          <w:b/>
          <w:bCs/>
          <w:noProof/>
        </w:rPr>
        <w:t>202</w:t>
      </w:r>
      <w:r w:rsidRPr="005A0FAA">
        <w:rPr>
          <w:noProof/>
        </w:rPr>
        <w:t>, 803–822.</w:t>
      </w:r>
    </w:p>
    <w:p w14:paraId="12FB9A40" w14:textId="77777777" w:rsidR="005A0FAA" w:rsidRPr="005A0FAA" w:rsidRDefault="005A0FAA" w:rsidP="005A0FAA">
      <w:pPr>
        <w:widowControl w:val="0"/>
        <w:autoSpaceDE w:val="0"/>
        <w:autoSpaceDN w:val="0"/>
        <w:adjustRightInd w:val="0"/>
        <w:spacing w:line="480" w:lineRule="auto"/>
        <w:ind w:left="480" w:hanging="480"/>
        <w:rPr>
          <w:noProof/>
        </w:rPr>
      </w:pPr>
      <w:r w:rsidRPr="005A0FAA">
        <w:rPr>
          <w:noProof/>
        </w:rPr>
        <w:t xml:space="preserve">Zhu Q, Riley WJ, Tang J, Collier N, Hoffman FM, Yang X, Bisht G (2019) Representing Nitrogen, Phosphorus, and Carbon Interactions in the E3SM Land Model: Development and Global Benchmarking. </w:t>
      </w:r>
      <w:r w:rsidRPr="005A0FAA">
        <w:rPr>
          <w:i/>
          <w:iCs/>
          <w:noProof/>
        </w:rPr>
        <w:t>Journal of Advances in Modeling Earth Systems</w:t>
      </w:r>
      <w:r w:rsidRPr="005A0FAA">
        <w:rPr>
          <w:noProof/>
        </w:rPr>
        <w:t xml:space="preserve">, </w:t>
      </w:r>
      <w:r w:rsidRPr="005A0FAA">
        <w:rPr>
          <w:b/>
          <w:bCs/>
          <w:noProof/>
        </w:rPr>
        <w:t>11</w:t>
      </w:r>
      <w:r w:rsidRPr="005A0FAA">
        <w:rPr>
          <w:noProof/>
        </w:rPr>
        <w:t>, 2238–2258.</w:t>
      </w:r>
    </w:p>
    <w:p w14:paraId="09938461" w14:textId="12876B06" w:rsidR="009A5B56" w:rsidRPr="009A5B56" w:rsidRDefault="009A5B56" w:rsidP="005A0FAA">
      <w:pPr>
        <w:widowControl w:val="0"/>
        <w:autoSpaceDE w:val="0"/>
        <w:autoSpaceDN w:val="0"/>
        <w:adjustRightInd w:val="0"/>
        <w:spacing w:line="480" w:lineRule="auto"/>
        <w:ind w:left="480" w:hanging="480"/>
      </w:pPr>
      <w:r>
        <w:fldChar w:fldCharType="end"/>
      </w:r>
    </w:p>
    <w:sectPr w:rsidR="009A5B56" w:rsidRPr="009A5B56" w:rsidSect="00B05AC4">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Smith" w:date="2021-06-28T12:09:00Z" w:initials="NGS">
    <w:p w14:paraId="17B99683" w14:textId="5E284345" w:rsidR="003D09AF" w:rsidRDefault="003D09AF">
      <w:pPr>
        <w:pStyle w:val="CommentText"/>
      </w:pPr>
      <w:r>
        <w:rPr>
          <w:rStyle w:val="CommentReference"/>
        </w:rPr>
        <w:annotationRef/>
      </w:r>
      <w:r>
        <w:t>Please add names and affiliations</w:t>
      </w:r>
    </w:p>
  </w:comment>
  <w:comment w:id="27" w:author="Jason Martina" w:date="2021-07-15T18:35:00Z" w:initials="JPM">
    <w:p w14:paraId="05676DEA" w14:textId="13E4E0FA" w:rsidR="0092350E" w:rsidRDefault="0092350E">
      <w:pPr>
        <w:pStyle w:val="CommentText"/>
      </w:pPr>
      <w:r>
        <w:rPr>
          <w:rStyle w:val="CommentReference"/>
        </w:rPr>
        <w:annotationRef/>
      </w:r>
      <w:r>
        <w:t xml:space="preserve">As you know, chlorophyll also requires N, but is generally omitted from </w:t>
      </w:r>
      <w:r w:rsidR="00C437EC">
        <w:t>your</w:t>
      </w:r>
      <w:r>
        <w:t xml:space="preserve"> analysis. Rubisco has more, but there are studies that show a correlation between N supply and leaf chlorophyll. Is the focus due to the higher amount in Rubisco?</w:t>
      </w:r>
    </w:p>
  </w:comment>
  <w:comment w:id="28" w:author="Jason Martina" w:date="2021-07-15T18:41:00Z" w:initials="JPM">
    <w:p w14:paraId="5B2A1E0B" w14:textId="34943580" w:rsidR="004C61DF" w:rsidRDefault="004C61DF">
      <w:pPr>
        <w:pStyle w:val="CommentText"/>
      </w:pPr>
      <w:r>
        <w:rPr>
          <w:rStyle w:val="CommentReference"/>
        </w:rPr>
        <w:annotationRef/>
      </w:r>
      <w:r>
        <w:t xml:space="preserve">To some degree this seems to focus on N enrichment, while somewhat ignoring the cases N limitation. I feel that it has been shown that N poor soils do negatively impact a plants ability to photosynthesize (by limiting the amount of </w:t>
      </w:r>
      <w:proofErr w:type="spellStart"/>
      <w:r>
        <w:t>photosyn</w:t>
      </w:r>
      <w:proofErr w:type="spellEnd"/>
      <w:r>
        <w:t>. machinery available). This statement makes it seem like plants always have the proper amount of N for Rubisco in any environment.</w:t>
      </w:r>
    </w:p>
  </w:comment>
  <w:comment w:id="29" w:author="Jason Martina" w:date="2021-07-15T18:45:00Z" w:initials="JPM">
    <w:p w14:paraId="5CAF6700" w14:textId="3DBEF8A2" w:rsidR="00C44658" w:rsidRDefault="00C44658">
      <w:pPr>
        <w:pStyle w:val="CommentText"/>
      </w:pPr>
      <w:r>
        <w:rPr>
          <w:rStyle w:val="CommentReference"/>
        </w:rPr>
        <w:annotationRef/>
      </w:r>
      <w:r>
        <w:t>This is why I worry a little bit about ignoring N impacts on chlorophyll. It is well established that plants adjust chlorophyll and other pigment production in variable light levels, so, for example, in low light</w:t>
      </w:r>
      <w:r w:rsidR="00C437EC">
        <w:t>,</w:t>
      </w:r>
      <w:r>
        <w:t xml:space="preserve"> leaves could increase chlorophyll concentration in enhance light capture (among other traits), so that is a direct way N availability can aid a plant in a non-static way.</w:t>
      </w:r>
    </w:p>
  </w:comment>
  <w:comment w:id="31" w:author="Jason Martina" w:date="2021-07-15T19:35:00Z" w:initials="JPM">
    <w:p w14:paraId="44FDBBE4" w14:textId="2403A65A" w:rsidR="00756B56" w:rsidRDefault="00756B56">
      <w:pPr>
        <w:pStyle w:val="CommentText"/>
      </w:pPr>
      <w:r>
        <w:rPr>
          <w:rStyle w:val="CommentReference"/>
        </w:rPr>
        <w:annotationRef/>
      </w:r>
      <w:r>
        <w:t xml:space="preserve">Any influence of </w:t>
      </w:r>
      <w:proofErr w:type="spellStart"/>
      <w:r>
        <w:t>precip</w:t>
      </w:r>
      <w:proofErr w:type="spellEnd"/>
      <w:r>
        <w:t>?</w:t>
      </w:r>
    </w:p>
  </w:comment>
  <w:comment w:id="32" w:author="Jason Martina" w:date="2021-07-15T19:29:00Z" w:initials="JPM">
    <w:p w14:paraId="289D82E2" w14:textId="6EB2A62D" w:rsidR="00F87CC3" w:rsidRDefault="00F87CC3">
      <w:pPr>
        <w:pStyle w:val="CommentText"/>
      </w:pPr>
      <w:r>
        <w:rPr>
          <w:rStyle w:val="CommentReference"/>
        </w:rPr>
        <w:annotationRef/>
      </w:r>
      <w:r>
        <w:t xml:space="preserve">Could you clarify how light availability is connected to climate? Are you referring to the light number of sunny days a region </w:t>
      </w:r>
      <w:proofErr w:type="gramStart"/>
      <w:r>
        <w:t>experiences</w:t>
      </w:r>
      <w:proofErr w:type="gramEnd"/>
      <w:r>
        <w:t>?</w:t>
      </w:r>
      <w:r w:rsidR="00D471F5">
        <w:t xml:space="preserve"> Light availability is usually related to canopy, but I usually don’t consider that climate. Am I missing something?</w:t>
      </w:r>
    </w:p>
  </w:comment>
  <w:comment w:id="37" w:author="Jason Martina" w:date="2021-07-15T19:37:00Z" w:initials="JPM">
    <w:p w14:paraId="301B610C" w14:textId="3645D90D" w:rsidR="001930C8" w:rsidRDefault="001930C8">
      <w:pPr>
        <w:pStyle w:val="CommentText"/>
      </w:pPr>
      <w:r>
        <w:rPr>
          <w:rStyle w:val="CommentReference"/>
        </w:rPr>
        <w:annotationRef/>
      </w:r>
      <w:r>
        <w:t xml:space="preserve">This statement got me thinking about the level of which you are trying to make predictions, which seems like the community or ecosystem level. At the species level, this seems like this could be more variable and species-specific. If you are a lower canopy species and N addition increased light competition (and you don’t have the ability to grow taller than competitors) could you use added N to increase photo efficiency and N area (increase chlorophyll content). Might have a better application in forests, but might also apply to some grasslands. …. </w:t>
      </w:r>
      <w:r w:rsidR="00C437EC">
        <w:t xml:space="preserve">OK, </w:t>
      </w:r>
      <w:r>
        <w:t>I finished the paragraph and I think you bring up this point in the last sentence.</w:t>
      </w:r>
    </w:p>
  </w:comment>
  <w:comment w:id="40" w:author="Jason Martina" w:date="2021-07-07T19:41:00Z" w:initials="JPM">
    <w:p w14:paraId="60404FC0" w14:textId="1F7BEB15" w:rsidR="0058371B" w:rsidRDefault="0058371B">
      <w:pPr>
        <w:pStyle w:val="CommentText"/>
      </w:pPr>
      <w:r>
        <w:rPr>
          <w:rStyle w:val="CommentReference"/>
        </w:rPr>
        <w:annotationRef/>
      </w:r>
      <w:r>
        <w:t xml:space="preserve">Seems like </w:t>
      </w:r>
      <w:r w:rsidR="00037E79">
        <w:t>there is another option, for biomass increase to dampen the relationship, but the relationship is still there (between N availability and N area)</w:t>
      </w:r>
      <w:r w:rsidR="00DD6FA0">
        <w:t>. However, the contrasting predictions are easier to digest and get to the point</w:t>
      </w:r>
    </w:p>
  </w:comment>
  <w:comment w:id="41" w:author="Jason Martina" w:date="2021-07-07T19:45:00Z" w:initials="JPM">
    <w:p w14:paraId="4935DF76" w14:textId="3BE915F9" w:rsidR="00025540" w:rsidRDefault="00025540">
      <w:pPr>
        <w:pStyle w:val="CommentText"/>
      </w:pPr>
      <w:r>
        <w:rPr>
          <w:rStyle w:val="CommentReference"/>
        </w:rPr>
        <w:annotationRef/>
      </w:r>
      <w:r w:rsidR="00642035">
        <w:t>“…a</w:t>
      </w:r>
      <w:r>
        <w:t>fter collecting pretreatment data the previous year</w:t>
      </w:r>
      <w:r w:rsidR="00642035">
        <w:t>.”</w:t>
      </w:r>
    </w:p>
  </w:comment>
  <w:comment w:id="42" w:author="Jason Martina" w:date="2021-07-07T19:46:00Z" w:initials="JPM">
    <w:p w14:paraId="0A8C931E" w14:textId="1D6B188A" w:rsidR="00025540" w:rsidRDefault="00025540">
      <w:pPr>
        <w:pStyle w:val="CommentText"/>
      </w:pPr>
      <w:r>
        <w:rPr>
          <w:rStyle w:val="CommentReference"/>
        </w:rPr>
        <w:annotationRef/>
      </w:r>
      <w:r>
        <w:t>Individuals of different species?</w:t>
      </w:r>
    </w:p>
  </w:comment>
  <w:comment w:id="44" w:author="Jason Martina" w:date="2021-07-16T18:30:00Z" w:initials="JPM">
    <w:p w14:paraId="08DBB75D" w14:textId="0ED4262D" w:rsidR="00906A34" w:rsidRDefault="00906A34">
      <w:pPr>
        <w:pStyle w:val="CommentText"/>
      </w:pPr>
      <w:r>
        <w:rPr>
          <w:rStyle w:val="CommentReference"/>
        </w:rPr>
        <w:annotationRef/>
      </w:r>
      <w:r>
        <w:t xml:space="preserve">You reported </w:t>
      </w:r>
      <w:proofErr w:type="spellStart"/>
      <w:r>
        <w:t>Marea</w:t>
      </w:r>
      <w:proofErr w:type="spellEnd"/>
      <w:r>
        <w:t xml:space="preserve"> as g m-2 in table 1</w:t>
      </w:r>
    </w:p>
  </w:comment>
  <w:comment w:id="45" w:author="Jason Martina" w:date="2021-07-16T18:32:00Z" w:initials="JPM">
    <w:p w14:paraId="748C9707" w14:textId="234C6075" w:rsidR="00906A34" w:rsidRDefault="00906A34">
      <w:pPr>
        <w:pStyle w:val="CommentText"/>
      </w:pPr>
      <w:r>
        <w:rPr>
          <w:rStyle w:val="CommentReference"/>
        </w:rPr>
        <w:annotationRef/>
      </w:r>
      <w:r>
        <w:t>Based on? From Farquhar?</w:t>
      </w:r>
    </w:p>
  </w:comment>
  <w:comment w:id="46" w:author="Jason Martina" w:date="2021-07-16T18:33:00Z" w:initials="JPM">
    <w:p w14:paraId="1481B154" w14:textId="4185D561" w:rsidR="00906A34" w:rsidRDefault="00906A34">
      <w:pPr>
        <w:pStyle w:val="CommentText"/>
      </w:pPr>
      <w:r>
        <w:rPr>
          <w:rStyle w:val="CommentReference"/>
        </w:rPr>
        <w:annotationRef/>
      </w:r>
      <w:r>
        <w:t>Why?</w:t>
      </w:r>
    </w:p>
  </w:comment>
  <w:comment w:id="51" w:author="Jason Martina" w:date="2021-07-16T18:39:00Z" w:initials="JPM">
    <w:p w14:paraId="768FEB83" w14:textId="0453738B" w:rsidR="00B526E2" w:rsidRDefault="00B526E2">
      <w:pPr>
        <w:pStyle w:val="CommentText"/>
      </w:pPr>
      <w:r>
        <w:rPr>
          <w:rStyle w:val="CommentReference"/>
        </w:rPr>
        <w:annotationRef/>
      </w:r>
      <w:r>
        <w:t xml:space="preserve">This </w:t>
      </w:r>
      <w:r w:rsidR="00EA3B47">
        <w:t xml:space="preserve">somewhat </w:t>
      </w:r>
      <w:r>
        <w:t xml:space="preserve">answers the question in my previous comment, so I think it just should be made </w:t>
      </w:r>
      <w:proofErr w:type="gramStart"/>
      <w:r>
        <w:t>more clear</w:t>
      </w:r>
      <w:proofErr w:type="gramEnd"/>
      <w:r>
        <w:t xml:space="preserve"> in the introduction. I think just refraining from calling it “light availability” would fix it.</w:t>
      </w:r>
      <w:r w:rsidR="00EA3B47">
        <w:t xml:space="preserve"> However, I still am not sure if this has to do with latitude, cloudiness, etc. Some clarification would really help the reader digest this part.</w:t>
      </w:r>
    </w:p>
  </w:comment>
  <w:comment w:id="52" w:author="Jason Martina" w:date="2021-07-14T19:19:00Z" w:initials="JPM">
    <w:p w14:paraId="329DB5F4" w14:textId="69B52E6A" w:rsidR="00A1342F" w:rsidRDefault="00A1342F">
      <w:pPr>
        <w:pStyle w:val="CommentText"/>
      </w:pPr>
      <w:r>
        <w:rPr>
          <w:rStyle w:val="CommentReference"/>
        </w:rPr>
        <w:annotationRef/>
      </w:r>
      <w:r>
        <w:t>What level is this prediction at – plant, community, plot, block, etc.?</w:t>
      </w:r>
    </w:p>
  </w:comment>
  <w:comment w:id="53" w:author="Jason Martina" w:date="2021-07-16T18:43:00Z" w:initials="JPM">
    <w:p w14:paraId="3CDB59A7" w14:textId="6BF48C72" w:rsidR="00B0154B" w:rsidRDefault="00B0154B">
      <w:pPr>
        <w:pStyle w:val="CommentText"/>
      </w:pPr>
      <w:r>
        <w:rPr>
          <w:rStyle w:val="CommentReference"/>
        </w:rPr>
        <w:annotationRef/>
      </w:r>
      <w:r>
        <w:t xml:space="preserve">How does this influence the results when, obviously, these plants experience non-standardized </w:t>
      </w:r>
      <w:proofErr w:type="gramStart"/>
      <w:r>
        <w:t>temperatures.</w:t>
      </w:r>
      <w:proofErr w:type="gramEnd"/>
      <w:r>
        <w:t xml:space="preserve"> What you are doing here is really interesting, but I am trying to reconcile this being a predictive analysis if what comes out is only optimized rates of Rubisco carboxylation at 25 C. Clearly, the issue is on my end, but some clarification could set the reader straight.</w:t>
      </w:r>
    </w:p>
  </w:comment>
  <w:comment w:id="54" w:author="Jason Martina" w:date="2021-07-16T18:47:00Z" w:initials="JPM">
    <w:p w14:paraId="7975B48C" w14:textId="2D7F9173" w:rsidR="008040D3" w:rsidRDefault="008040D3">
      <w:pPr>
        <w:pStyle w:val="CommentText"/>
      </w:pPr>
      <w:r>
        <w:rPr>
          <w:rStyle w:val="CommentReference"/>
        </w:rPr>
        <w:annotationRef/>
      </w:r>
      <w:r>
        <w:t>I was wondering if some of the above and below parameters vary. A lot likely do not as they would be constant (N conc in Rubisco), but what about catalytic turnover or maybe the activity of the electron transport (besides temp effects).</w:t>
      </w:r>
    </w:p>
  </w:comment>
  <w:comment w:id="55" w:author="Jason Martina" w:date="2021-07-16T18:52:00Z" w:initials="JPM">
    <w:p w14:paraId="1193647F" w14:textId="793AB5B8" w:rsidR="008040D3" w:rsidRDefault="008040D3">
      <w:pPr>
        <w:pStyle w:val="CommentText"/>
      </w:pPr>
      <w:r>
        <w:rPr>
          <w:rStyle w:val="CommentReference"/>
        </w:rPr>
        <w:annotationRef/>
      </w:r>
      <w:r>
        <w:t xml:space="preserve">I guess this is </w:t>
      </w:r>
      <w:r w:rsidR="00D23BCC">
        <w:t>where</w:t>
      </w:r>
      <w:r>
        <w:t xml:space="preserve"> I </w:t>
      </w:r>
      <w:r w:rsidR="00D23BCC">
        <w:t>get</w:t>
      </w:r>
      <w:r>
        <w:t xml:space="preserve"> a little confused about the assumptions of the above estimations – if they are estimated at 25 C, then how do they transfer to the sites that experience a wide range of temp?</w:t>
      </w:r>
    </w:p>
  </w:comment>
  <w:comment w:id="57" w:author="Jason Martina" w:date="2021-07-16T19:01:00Z" w:initials="JPM">
    <w:p w14:paraId="2327AE21" w14:textId="45AC9765" w:rsidR="00D11BEC" w:rsidRDefault="00D11BEC">
      <w:pPr>
        <w:pStyle w:val="CommentText"/>
      </w:pPr>
      <w:r>
        <w:rPr>
          <w:rStyle w:val="CommentReference"/>
        </w:rPr>
        <w:annotationRef/>
      </w:r>
      <w:r>
        <w:t xml:space="preserve">But some of these variables were only for a subset of individuals from the </w:t>
      </w:r>
      <w:proofErr w:type="spellStart"/>
      <w:r>
        <w:t>Firn</w:t>
      </w:r>
      <w:proofErr w:type="spellEnd"/>
      <w:r>
        <w:t xml:space="preserve"> study, correct? How did you get a complete community analysis?</w:t>
      </w:r>
      <w:r w:rsidR="00097767">
        <w:t xml:space="preserve"> </w:t>
      </w:r>
      <w:proofErr w:type="gramStart"/>
      <w:r w:rsidR="00097767">
        <w:t>So</w:t>
      </w:r>
      <w:proofErr w:type="gramEnd"/>
      <w:r w:rsidR="00097767">
        <w:t xml:space="preserve"> this is from the SAMPLED community?</w:t>
      </w:r>
    </w:p>
  </w:comment>
  <w:comment w:id="58" w:author="Jason Martina" w:date="2021-07-14T19:21:00Z" w:initials="JPM">
    <w:p w14:paraId="4B3D8AA5" w14:textId="6C37EC8B" w:rsidR="00A1342F" w:rsidRDefault="00A1342F">
      <w:pPr>
        <w:pStyle w:val="CommentText"/>
      </w:pPr>
      <w:r>
        <w:rPr>
          <w:rStyle w:val="CommentReference"/>
        </w:rPr>
        <w:annotationRef/>
      </w:r>
      <w:r>
        <w:t>What year?</w:t>
      </w:r>
      <w:r w:rsidR="00097767">
        <w:t xml:space="preserve"> Should year be in the analysis since, if you are comparing control to soil N plots, it might matter if the treatment had been going on for 1 or 10 years?</w:t>
      </w:r>
    </w:p>
  </w:comment>
  <w:comment w:id="65" w:author="Jason Martina" w:date="2021-07-16T19:25:00Z" w:initials="JPM">
    <w:p w14:paraId="4033738A" w14:textId="3CAB8BCA" w:rsidR="00614D9B" w:rsidRDefault="00614D9B">
      <w:pPr>
        <w:pStyle w:val="CommentText"/>
      </w:pPr>
      <w:r>
        <w:rPr>
          <w:rStyle w:val="CommentReference"/>
        </w:rPr>
        <w:annotationRef/>
      </w:r>
      <w:r>
        <w:t xml:space="preserve">How much does </w:t>
      </w:r>
      <w:proofErr w:type="spellStart"/>
      <w:r>
        <w:t>Marea</w:t>
      </w:r>
      <w:proofErr w:type="spellEnd"/>
      <w:r>
        <w:t xml:space="preserve"> vary compared to </w:t>
      </w:r>
      <w:proofErr w:type="spellStart"/>
      <w:r>
        <w:t>Nmass</w:t>
      </w:r>
      <w:proofErr w:type="spellEnd"/>
      <w:r>
        <w:t xml:space="preserve">? Obviously, </w:t>
      </w:r>
      <w:proofErr w:type="spellStart"/>
      <w:r>
        <w:t>Marea</w:t>
      </w:r>
      <w:proofErr w:type="spellEnd"/>
      <w:r>
        <w:t xml:space="preserve"> is important partially because it is in the equation to get </w:t>
      </w:r>
      <w:proofErr w:type="spellStart"/>
      <w:r>
        <w:t>Narea</w:t>
      </w:r>
      <w:proofErr w:type="spellEnd"/>
      <w:r>
        <w:t>, but it might be interesting to see which on those two varies more (</w:t>
      </w:r>
      <w:proofErr w:type="spellStart"/>
      <w:r>
        <w:t>Nmass</w:t>
      </w:r>
      <w:proofErr w:type="spellEnd"/>
      <w:r>
        <w:t xml:space="preserve"> or </w:t>
      </w:r>
      <w:proofErr w:type="spellStart"/>
      <w:r>
        <w:t>Marea</w:t>
      </w:r>
      <w:proofErr w:type="spellEnd"/>
      <w:r>
        <w:t xml:space="preserve">), if </w:t>
      </w:r>
      <w:proofErr w:type="spellStart"/>
      <w:r>
        <w:t>Marea</w:t>
      </w:r>
      <w:proofErr w:type="spellEnd"/>
      <w:r>
        <w:t xml:space="preserve">, maybe leaving it out of the analysis would be warranted. Maybe not, just thinking through this and what a reviewer might say. </w:t>
      </w:r>
    </w:p>
  </w:comment>
  <w:comment w:id="68" w:author="Jason Martina" w:date="2021-07-16T19:29:00Z" w:initials="JPM">
    <w:p w14:paraId="1F7B9FC3" w14:textId="1234507C" w:rsidR="001E6F00" w:rsidRDefault="001E6F00">
      <w:pPr>
        <w:pStyle w:val="CommentText"/>
      </w:pPr>
      <w:r>
        <w:rPr>
          <w:rStyle w:val="CommentReference"/>
        </w:rPr>
        <w:annotationRef/>
      </w:r>
      <w:r>
        <w:t>How can that be since I assumed “relative importance” was based on the slope of the relationship?</w:t>
      </w:r>
    </w:p>
  </w:comment>
  <w:comment w:id="69" w:author="Jason Martina" w:date="2021-07-16T19:33:00Z" w:initials="JPM">
    <w:p w14:paraId="794C3419" w14:textId="63910552" w:rsidR="00094AC1" w:rsidRDefault="00094AC1">
      <w:pPr>
        <w:pStyle w:val="CommentText"/>
      </w:pPr>
      <w:r>
        <w:rPr>
          <w:rStyle w:val="CommentReference"/>
        </w:rPr>
        <w:annotationRef/>
      </w:r>
      <w:r>
        <w:t>Are these the only 4 significant slopes?</w:t>
      </w:r>
    </w:p>
  </w:comment>
  <w:comment w:id="70" w:author="Jason Martina" w:date="2021-07-16T19:34:00Z" w:initials="JPM">
    <w:p w14:paraId="19C21D69" w14:textId="32B83AA9" w:rsidR="00CF2089" w:rsidRDefault="00CF2089">
      <w:pPr>
        <w:pStyle w:val="CommentText"/>
      </w:pPr>
      <w:r>
        <w:rPr>
          <w:rStyle w:val="CommentReference"/>
        </w:rPr>
        <w:annotationRef/>
      </w:r>
      <w:r>
        <w:t>This could likely go in the supplementary info</w:t>
      </w:r>
    </w:p>
  </w:comment>
  <w:comment w:id="74" w:author="Jason Martina" w:date="2021-07-16T19:39:00Z" w:initials="JPM">
    <w:p w14:paraId="38475604" w14:textId="45ECA8C6" w:rsidR="00232890" w:rsidRDefault="00232890">
      <w:pPr>
        <w:pStyle w:val="CommentText"/>
      </w:pPr>
      <w:r>
        <w:rPr>
          <w:rStyle w:val="CommentReference"/>
        </w:rPr>
        <w:annotationRef/>
      </w:r>
      <w:r>
        <w:t xml:space="preserve">This relationship is so good because N structure is based on </w:t>
      </w:r>
      <w:proofErr w:type="spellStart"/>
      <w:r>
        <w:t>Marea</w:t>
      </w:r>
      <w:proofErr w:type="spellEnd"/>
      <w:r>
        <w:t xml:space="preserve">, which goes into the calculation of </w:t>
      </w:r>
      <w:proofErr w:type="spellStart"/>
      <w:r>
        <w:t>Narea</w:t>
      </w:r>
      <w:proofErr w:type="spellEnd"/>
      <w:r>
        <w:t>, correct?</w:t>
      </w:r>
    </w:p>
  </w:comment>
  <w:comment w:id="77" w:author="Jason Martina" w:date="2021-07-16T19:45:00Z" w:initials="JPM">
    <w:p w14:paraId="6BB1FAF1" w14:textId="2C7879C6" w:rsidR="006123D9" w:rsidRDefault="006123D9">
      <w:pPr>
        <w:pStyle w:val="CommentText"/>
      </w:pPr>
      <w:r>
        <w:rPr>
          <w:rStyle w:val="CommentReference"/>
        </w:rPr>
        <w:annotationRef/>
      </w:r>
      <w:proofErr w:type="spellStart"/>
      <w:r>
        <w:t>Marea</w:t>
      </w:r>
      <w:proofErr w:type="spellEnd"/>
    </w:p>
  </w:comment>
  <w:comment w:id="78" w:author="Jason Martina" w:date="2021-07-16T19:48:00Z" w:initials="JPM">
    <w:p w14:paraId="37007CB2" w14:textId="5FE8606E" w:rsidR="000D500C" w:rsidRDefault="000D500C">
      <w:pPr>
        <w:pStyle w:val="CommentText"/>
      </w:pPr>
      <w:r>
        <w:rPr>
          <w:rStyle w:val="CommentReference"/>
        </w:rPr>
        <w:annotationRef/>
      </w:r>
      <w:r>
        <w:t>Is there any way to make this figure and the theory presented in Figure 1 match more (graphically</w:t>
      </w:r>
      <w:proofErr w:type="gramStart"/>
      <w:r>
        <w:t>).</w:t>
      </w:r>
      <w:proofErr w:type="gramEnd"/>
      <w:r>
        <w:t xml:space="preserve"> It takes the reader a couple of minutes to realize they are setting up the data differently so at first it seems that this figure contradicts figure 1</w:t>
      </w:r>
    </w:p>
  </w:comment>
  <w:comment w:id="79" w:author="Jason Martina" w:date="2021-07-15T16:36:00Z" w:initials="JPM">
    <w:p w14:paraId="50E97798" w14:textId="65A9FB88" w:rsidR="001C42A4" w:rsidRDefault="001C42A4">
      <w:pPr>
        <w:pStyle w:val="CommentText"/>
      </w:pPr>
      <w:r>
        <w:rPr>
          <w:rStyle w:val="CommentReference"/>
        </w:rPr>
        <w:annotationRef/>
      </w:r>
      <w:r w:rsidR="003D712E">
        <w:t>As you know, t</w:t>
      </w:r>
      <w:r>
        <w:t>his is a well-known phenomenon that has been shown multiple times in many settings, including greenhouse studies. Maybe the novelty of the papers you mention are that they are field studies across many locations?</w:t>
      </w:r>
    </w:p>
  </w:comment>
  <w:comment w:id="83" w:author="Jason Martina" w:date="2021-07-18T19:44:00Z" w:initials="JPM">
    <w:p w14:paraId="31BE43F4" w14:textId="0D30A51B" w:rsidR="00D7573C" w:rsidRDefault="00D7573C">
      <w:pPr>
        <w:pStyle w:val="CommentText"/>
      </w:pPr>
      <w:r>
        <w:rPr>
          <w:rStyle w:val="CommentReference"/>
        </w:rPr>
        <w:annotationRef/>
      </w:r>
      <w:r>
        <w:t>I am not sure if “aboveground” is needed. I think climate almost 99.9% of the time is in reference to aboveground conditions</w:t>
      </w:r>
    </w:p>
  </w:comment>
  <w:comment w:id="84" w:author="Jason Martina" w:date="2021-07-18T19:48:00Z" w:initials="JPM">
    <w:p w14:paraId="3773135F" w14:textId="3BBA9FE4" w:rsidR="00D7573C" w:rsidRDefault="00D7573C">
      <w:pPr>
        <w:pStyle w:val="CommentText"/>
      </w:pPr>
      <w:r>
        <w:rPr>
          <w:rStyle w:val="CommentReference"/>
        </w:rPr>
        <w:annotationRef/>
      </w:r>
      <w:r>
        <w:t xml:space="preserve">Not really a comment, but it almost sounds like a decision tree – what is the plant going to do with added N, stay at the same N </w:t>
      </w:r>
      <w:r w:rsidR="00E60D00">
        <w:t>area</w:t>
      </w:r>
      <w:r>
        <w:t xml:space="preserve"> and just make more biomass or stay at the same biomass and increase N tissue concentration (o</w:t>
      </w:r>
      <w:r w:rsidR="00E60D00">
        <w:t>r</w:t>
      </w:r>
      <w:r>
        <w:t xml:space="preserve"> </w:t>
      </w:r>
      <w:proofErr w:type="spellStart"/>
      <w:r>
        <w:t>Narea</w:t>
      </w:r>
      <w:proofErr w:type="spellEnd"/>
      <w:r>
        <w:t>). Very interesting.</w:t>
      </w:r>
    </w:p>
  </w:comment>
  <w:comment w:id="85" w:author="Jason Martina" w:date="2021-07-18T19:53:00Z" w:initials="JPM">
    <w:p w14:paraId="5120908C" w14:textId="60A29AD4" w:rsidR="00E60D00" w:rsidRDefault="00E60D00">
      <w:pPr>
        <w:pStyle w:val="CommentText"/>
      </w:pPr>
      <w:r>
        <w:rPr>
          <w:rStyle w:val="CommentReference"/>
        </w:rPr>
        <w:annotationRef/>
      </w:r>
      <w:r>
        <w:t xml:space="preserve">Maybe an odd place to make this comment, but it might be good in the intro or discussion to explain what the difference is between </w:t>
      </w:r>
      <w:proofErr w:type="spellStart"/>
      <w:r>
        <w:t>Narea</w:t>
      </w:r>
      <w:proofErr w:type="spellEnd"/>
      <w:r>
        <w:t xml:space="preserve"> and </w:t>
      </w:r>
      <w:proofErr w:type="spellStart"/>
      <w:r>
        <w:t>Nmass</w:t>
      </w:r>
      <w:proofErr w:type="spellEnd"/>
      <w:r>
        <w:t xml:space="preserve"> in terms of plant physiology </w:t>
      </w:r>
    </w:p>
  </w:comment>
  <w:comment w:id="87" w:author="Jason Martina" w:date="2021-07-15T16:43:00Z" w:initials="JPM">
    <w:p w14:paraId="728DED93" w14:textId="0D38E07C" w:rsidR="002414B4" w:rsidRDefault="002414B4">
      <w:pPr>
        <w:pStyle w:val="CommentText"/>
      </w:pPr>
      <w:r>
        <w:rPr>
          <w:rStyle w:val="CommentReference"/>
        </w:rPr>
        <w:annotationRef/>
      </w:r>
      <w:r>
        <w:t>What is interesting about this hypothesis in relation to your findings is that it doesn’t really explain why the plant wouldn’t invest more in leaf N (when available in the soil) at higher temperature unless there was another limiting factor causing the plant not to benefit at all from more leaf N investment.</w:t>
      </w:r>
      <w:r w:rsidR="009E6E80">
        <w:t xml:space="preserve"> I guess it is just diminishing returns in terms of investment?</w:t>
      </w:r>
    </w:p>
  </w:comment>
  <w:comment w:id="98" w:author="Nick Smith" w:date="2021-06-28T12:09:00Z" w:initials="NGS">
    <w:p w14:paraId="539C3587" w14:textId="5DE6C9A2" w:rsidR="00DD7DE1" w:rsidRDefault="00DD7DE1">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B99683" w15:done="0"/>
  <w15:commentEx w15:paraId="05676DEA" w15:done="0"/>
  <w15:commentEx w15:paraId="5B2A1E0B" w15:done="0"/>
  <w15:commentEx w15:paraId="5CAF6700" w15:done="0"/>
  <w15:commentEx w15:paraId="44FDBBE4" w15:done="0"/>
  <w15:commentEx w15:paraId="289D82E2" w15:done="0"/>
  <w15:commentEx w15:paraId="301B610C" w15:done="0"/>
  <w15:commentEx w15:paraId="60404FC0" w15:done="0"/>
  <w15:commentEx w15:paraId="4935DF76" w15:done="0"/>
  <w15:commentEx w15:paraId="0A8C931E" w15:done="0"/>
  <w15:commentEx w15:paraId="08DBB75D" w15:done="0"/>
  <w15:commentEx w15:paraId="748C9707" w15:done="0"/>
  <w15:commentEx w15:paraId="1481B154" w15:done="0"/>
  <w15:commentEx w15:paraId="768FEB83" w15:done="0"/>
  <w15:commentEx w15:paraId="329DB5F4" w15:done="0"/>
  <w15:commentEx w15:paraId="3CDB59A7" w15:done="0"/>
  <w15:commentEx w15:paraId="7975B48C" w15:done="0"/>
  <w15:commentEx w15:paraId="1193647F" w15:done="0"/>
  <w15:commentEx w15:paraId="2327AE21" w15:done="0"/>
  <w15:commentEx w15:paraId="4B3D8AA5" w15:done="0"/>
  <w15:commentEx w15:paraId="4033738A" w15:done="0"/>
  <w15:commentEx w15:paraId="1F7B9FC3" w15:done="0"/>
  <w15:commentEx w15:paraId="794C3419" w15:done="0"/>
  <w15:commentEx w15:paraId="19C21D69" w15:done="0"/>
  <w15:commentEx w15:paraId="38475604" w15:done="0"/>
  <w15:commentEx w15:paraId="6BB1FAF1" w15:done="0"/>
  <w15:commentEx w15:paraId="37007CB2" w15:done="0"/>
  <w15:commentEx w15:paraId="50E97798" w15:done="0"/>
  <w15:commentEx w15:paraId="31BE43F4" w15:done="0"/>
  <w15:commentEx w15:paraId="3773135F" w15:done="0"/>
  <w15:commentEx w15:paraId="5120908C" w15:done="0"/>
  <w15:commentEx w15:paraId="728DED93"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AFE82" w16cex:dateUtc="2021-07-15T23:35:00Z"/>
  <w16cex:commentExtensible w16cex:durableId="249AFFC3" w16cex:dateUtc="2021-07-15T23:41:00Z"/>
  <w16cex:commentExtensible w16cex:durableId="249B00D8" w16cex:dateUtc="2021-07-15T23:45:00Z"/>
  <w16cex:commentExtensible w16cex:durableId="249B0C88" w16cex:dateUtc="2021-07-16T00:35:00Z"/>
  <w16cex:commentExtensible w16cex:durableId="249B0AFD" w16cex:dateUtc="2021-07-16T00:29:00Z"/>
  <w16cex:commentExtensible w16cex:durableId="249B0CEF" w16cex:dateUtc="2021-07-16T00:37:00Z"/>
  <w16cex:commentExtensible w16cex:durableId="249081EF" w16cex:dateUtc="2021-07-08T00:41:00Z"/>
  <w16cex:commentExtensible w16cex:durableId="249082D3" w16cex:dateUtc="2021-07-08T00:45:00Z"/>
  <w16cex:commentExtensible w16cex:durableId="2490830A" w16cex:dateUtc="2021-07-08T00:46:00Z"/>
  <w16cex:commentExtensible w16cex:durableId="249C4EA9" w16cex:dateUtc="2021-07-16T23:30:00Z"/>
  <w16cex:commentExtensible w16cex:durableId="249C4F4A" w16cex:dateUtc="2021-07-16T23:32:00Z"/>
  <w16cex:commentExtensible w16cex:durableId="249C4F6E" w16cex:dateUtc="2021-07-16T23:33:00Z"/>
  <w16cex:commentExtensible w16cex:durableId="249C50C4" w16cex:dateUtc="2021-07-16T23:39:00Z"/>
  <w16cex:commentExtensible w16cex:durableId="2499B740" w16cex:dateUtc="2021-07-15T00:19:00Z"/>
  <w16cex:commentExtensible w16cex:durableId="249C51E5" w16cex:dateUtc="2021-07-16T23:43:00Z"/>
  <w16cex:commentExtensible w16cex:durableId="249C52C4" w16cex:dateUtc="2021-07-16T23:47:00Z"/>
  <w16cex:commentExtensible w16cex:durableId="249C53F3" w16cex:dateUtc="2021-07-16T23:52:00Z"/>
  <w16cex:commentExtensible w16cex:durableId="249C5606" w16cex:dateUtc="2021-07-17T00:01:00Z"/>
  <w16cex:commentExtensible w16cex:durableId="2499B7D7" w16cex:dateUtc="2021-07-15T00:21:00Z"/>
  <w16cex:commentExtensible w16cex:durableId="249C5BA5" w16cex:dateUtc="2021-07-17T00:25:00Z"/>
  <w16cex:commentExtensible w16cex:durableId="249C5CA5" w16cex:dateUtc="2021-07-17T00:29:00Z"/>
  <w16cex:commentExtensible w16cex:durableId="249C5D9B" w16cex:dateUtc="2021-07-17T00:33:00Z"/>
  <w16cex:commentExtensible w16cex:durableId="249C5DD9" w16cex:dateUtc="2021-07-17T00:34:00Z"/>
  <w16cex:commentExtensible w16cex:durableId="249C5ED8" w16cex:dateUtc="2021-07-17T00:39:00Z"/>
  <w16cex:commentExtensible w16cex:durableId="249C6051" w16cex:dateUtc="2021-07-17T00:45:00Z"/>
  <w16cex:commentExtensible w16cex:durableId="249C60F5" w16cex:dateUtc="2021-07-17T00:48:00Z"/>
  <w16cex:commentExtensible w16cex:durableId="249AE29C" w16cex:dateUtc="2021-07-15T21:36:00Z"/>
  <w16cex:commentExtensible w16cex:durableId="249F0320" w16cex:dateUtc="2021-07-19T00:44:00Z"/>
  <w16cex:commentExtensible w16cex:durableId="249F0410" w16cex:dateUtc="2021-07-19T00:48:00Z"/>
  <w16cex:commentExtensible w16cex:durableId="249F0523" w16cex:dateUtc="2021-07-19T00:53:00Z"/>
  <w16cex:commentExtensible w16cex:durableId="249AE42D" w16cex:dateUtc="2021-07-15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B99683" w16cid:durableId="24843A68"/>
  <w16cid:commentId w16cid:paraId="05676DEA" w16cid:durableId="249AFE82"/>
  <w16cid:commentId w16cid:paraId="5B2A1E0B" w16cid:durableId="249AFFC3"/>
  <w16cid:commentId w16cid:paraId="5CAF6700" w16cid:durableId="249B00D8"/>
  <w16cid:commentId w16cid:paraId="44FDBBE4" w16cid:durableId="249B0C88"/>
  <w16cid:commentId w16cid:paraId="289D82E2" w16cid:durableId="249B0AFD"/>
  <w16cid:commentId w16cid:paraId="301B610C" w16cid:durableId="249B0CEF"/>
  <w16cid:commentId w16cid:paraId="60404FC0" w16cid:durableId="249081EF"/>
  <w16cid:commentId w16cid:paraId="4935DF76" w16cid:durableId="249082D3"/>
  <w16cid:commentId w16cid:paraId="0A8C931E" w16cid:durableId="2490830A"/>
  <w16cid:commentId w16cid:paraId="08DBB75D" w16cid:durableId="249C4EA9"/>
  <w16cid:commentId w16cid:paraId="748C9707" w16cid:durableId="249C4F4A"/>
  <w16cid:commentId w16cid:paraId="1481B154" w16cid:durableId="249C4F6E"/>
  <w16cid:commentId w16cid:paraId="768FEB83" w16cid:durableId="249C50C4"/>
  <w16cid:commentId w16cid:paraId="329DB5F4" w16cid:durableId="2499B740"/>
  <w16cid:commentId w16cid:paraId="3CDB59A7" w16cid:durableId="249C51E5"/>
  <w16cid:commentId w16cid:paraId="7975B48C" w16cid:durableId="249C52C4"/>
  <w16cid:commentId w16cid:paraId="1193647F" w16cid:durableId="249C53F3"/>
  <w16cid:commentId w16cid:paraId="2327AE21" w16cid:durableId="249C5606"/>
  <w16cid:commentId w16cid:paraId="4B3D8AA5" w16cid:durableId="2499B7D7"/>
  <w16cid:commentId w16cid:paraId="4033738A" w16cid:durableId="249C5BA5"/>
  <w16cid:commentId w16cid:paraId="1F7B9FC3" w16cid:durableId="249C5CA5"/>
  <w16cid:commentId w16cid:paraId="794C3419" w16cid:durableId="249C5D9B"/>
  <w16cid:commentId w16cid:paraId="19C21D69" w16cid:durableId="249C5DD9"/>
  <w16cid:commentId w16cid:paraId="38475604" w16cid:durableId="249C5ED8"/>
  <w16cid:commentId w16cid:paraId="6BB1FAF1" w16cid:durableId="249C6051"/>
  <w16cid:commentId w16cid:paraId="37007CB2" w16cid:durableId="249C60F5"/>
  <w16cid:commentId w16cid:paraId="50E97798" w16cid:durableId="249AE29C"/>
  <w16cid:commentId w16cid:paraId="31BE43F4" w16cid:durableId="249F0320"/>
  <w16cid:commentId w16cid:paraId="3773135F" w16cid:durableId="249F0410"/>
  <w16cid:commentId w16cid:paraId="5120908C" w16cid:durableId="249F0523"/>
  <w16cid:commentId w16cid:paraId="728DED93" w16cid:durableId="249AE42D"/>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D286F3" w14:textId="77777777" w:rsidR="00067A89" w:rsidRDefault="00067A89" w:rsidP="001B44B1">
      <w:r>
        <w:separator/>
      </w:r>
    </w:p>
  </w:endnote>
  <w:endnote w:type="continuationSeparator" w:id="0">
    <w:p w14:paraId="3C546818" w14:textId="77777777" w:rsidR="00067A89" w:rsidRDefault="00067A89"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4780687"/>
      <w:docPartObj>
        <w:docPartGallery w:val="Page Numbers (Bottom of Page)"/>
        <w:docPartUnique/>
      </w:docPartObj>
    </w:sdtPr>
    <w:sdtEndPr>
      <w:rPr>
        <w:rStyle w:val="PageNumber"/>
      </w:rPr>
    </w:sdtEndPr>
    <w:sdtContent>
      <w:p w14:paraId="3164C6C6" w14:textId="327FB48A"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105704" w:rsidRDefault="00105704"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89242791"/>
      <w:docPartObj>
        <w:docPartGallery w:val="Page Numbers (Bottom of Page)"/>
        <w:docPartUnique/>
      </w:docPartObj>
    </w:sdtPr>
    <w:sdtEndPr>
      <w:rPr>
        <w:rStyle w:val="PageNumber"/>
      </w:rPr>
    </w:sdtEndPr>
    <w:sdtContent>
      <w:p w14:paraId="26B0195A" w14:textId="011C7121" w:rsidR="00105704" w:rsidRDefault="00105704"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105704" w:rsidRDefault="00105704"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06F45" w14:textId="77777777" w:rsidR="00067A89" w:rsidRDefault="00067A89" w:rsidP="001B44B1">
      <w:r>
        <w:separator/>
      </w:r>
    </w:p>
  </w:footnote>
  <w:footnote w:type="continuationSeparator" w:id="0">
    <w:p w14:paraId="42E6DAFE" w14:textId="77777777" w:rsidR="00067A89" w:rsidRDefault="00067A89"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3"/>
  </w:num>
  <w:num w:numId="5">
    <w:abstractNumId w:val="3"/>
  </w:num>
  <w:num w:numId="6">
    <w:abstractNumId w:val="1"/>
  </w:num>
  <w:num w:numId="7">
    <w:abstractNumId w:val="1"/>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3406"/>
    <w:rsid w:val="0000575F"/>
    <w:rsid w:val="00005B92"/>
    <w:rsid w:val="00016940"/>
    <w:rsid w:val="00024346"/>
    <w:rsid w:val="00025540"/>
    <w:rsid w:val="00037E79"/>
    <w:rsid w:val="00042F1B"/>
    <w:rsid w:val="00053B82"/>
    <w:rsid w:val="00067A89"/>
    <w:rsid w:val="0007174C"/>
    <w:rsid w:val="00077C60"/>
    <w:rsid w:val="00080647"/>
    <w:rsid w:val="0008438C"/>
    <w:rsid w:val="00094AC1"/>
    <w:rsid w:val="00096AFD"/>
    <w:rsid w:val="00097767"/>
    <w:rsid w:val="000B15CA"/>
    <w:rsid w:val="000B746A"/>
    <w:rsid w:val="000C26ED"/>
    <w:rsid w:val="000C4651"/>
    <w:rsid w:val="000C583D"/>
    <w:rsid w:val="000C5A6E"/>
    <w:rsid w:val="000D0F58"/>
    <w:rsid w:val="000D1C8C"/>
    <w:rsid w:val="000D3DDB"/>
    <w:rsid w:val="000D500C"/>
    <w:rsid w:val="000E40F2"/>
    <w:rsid w:val="000F0BE3"/>
    <w:rsid w:val="000F5133"/>
    <w:rsid w:val="00102B2A"/>
    <w:rsid w:val="001042EA"/>
    <w:rsid w:val="00104916"/>
    <w:rsid w:val="00105704"/>
    <w:rsid w:val="00111025"/>
    <w:rsid w:val="00111AFB"/>
    <w:rsid w:val="00116471"/>
    <w:rsid w:val="0012427F"/>
    <w:rsid w:val="0013288D"/>
    <w:rsid w:val="00135FBB"/>
    <w:rsid w:val="00143637"/>
    <w:rsid w:val="0014366E"/>
    <w:rsid w:val="00150B42"/>
    <w:rsid w:val="00152D8D"/>
    <w:rsid w:val="00165EAE"/>
    <w:rsid w:val="00175A1E"/>
    <w:rsid w:val="001930C8"/>
    <w:rsid w:val="001A1A51"/>
    <w:rsid w:val="001A2607"/>
    <w:rsid w:val="001B0EE0"/>
    <w:rsid w:val="001B44B1"/>
    <w:rsid w:val="001B6B10"/>
    <w:rsid w:val="001C42A4"/>
    <w:rsid w:val="001C5C13"/>
    <w:rsid w:val="001D0C18"/>
    <w:rsid w:val="001D0DC9"/>
    <w:rsid w:val="001D2A99"/>
    <w:rsid w:val="001D5E19"/>
    <w:rsid w:val="001E6174"/>
    <w:rsid w:val="001E6F00"/>
    <w:rsid w:val="001F281E"/>
    <w:rsid w:val="001F3BE9"/>
    <w:rsid w:val="001F7DFE"/>
    <w:rsid w:val="002019BC"/>
    <w:rsid w:val="0020735D"/>
    <w:rsid w:val="002073A9"/>
    <w:rsid w:val="002106E3"/>
    <w:rsid w:val="002269FF"/>
    <w:rsid w:val="00226FA7"/>
    <w:rsid w:val="0023259A"/>
    <w:rsid w:val="002327DA"/>
    <w:rsid w:val="00232890"/>
    <w:rsid w:val="00237CD4"/>
    <w:rsid w:val="002414B4"/>
    <w:rsid w:val="002436D6"/>
    <w:rsid w:val="00250A39"/>
    <w:rsid w:val="00254541"/>
    <w:rsid w:val="00280238"/>
    <w:rsid w:val="0028100D"/>
    <w:rsid w:val="00292985"/>
    <w:rsid w:val="00296CCE"/>
    <w:rsid w:val="002A1086"/>
    <w:rsid w:val="002A405B"/>
    <w:rsid w:val="002A727E"/>
    <w:rsid w:val="002B2CF0"/>
    <w:rsid w:val="002B429E"/>
    <w:rsid w:val="002B7732"/>
    <w:rsid w:val="002D5EE3"/>
    <w:rsid w:val="002E0B6F"/>
    <w:rsid w:val="002E41FB"/>
    <w:rsid w:val="002E48D8"/>
    <w:rsid w:val="002F7911"/>
    <w:rsid w:val="00300607"/>
    <w:rsid w:val="003428DC"/>
    <w:rsid w:val="00342D03"/>
    <w:rsid w:val="00354D81"/>
    <w:rsid w:val="00356386"/>
    <w:rsid w:val="00361685"/>
    <w:rsid w:val="003640DC"/>
    <w:rsid w:val="003704D1"/>
    <w:rsid w:val="00381A62"/>
    <w:rsid w:val="00383758"/>
    <w:rsid w:val="003A09E6"/>
    <w:rsid w:val="003A1D1C"/>
    <w:rsid w:val="003A1E67"/>
    <w:rsid w:val="003A2059"/>
    <w:rsid w:val="003A6444"/>
    <w:rsid w:val="003A755A"/>
    <w:rsid w:val="003B0716"/>
    <w:rsid w:val="003B11E5"/>
    <w:rsid w:val="003B4314"/>
    <w:rsid w:val="003C476D"/>
    <w:rsid w:val="003D09AF"/>
    <w:rsid w:val="003D1A31"/>
    <w:rsid w:val="003D712E"/>
    <w:rsid w:val="003E3A22"/>
    <w:rsid w:val="003E3DED"/>
    <w:rsid w:val="003F3A2E"/>
    <w:rsid w:val="003F70DB"/>
    <w:rsid w:val="0040331B"/>
    <w:rsid w:val="00403672"/>
    <w:rsid w:val="00406371"/>
    <w:rsid w:val="00413299"/>
    <w:rsid w:val="004167AF"/>
    <w:rsid w:val="004460F8"/>
    <w:rsid w:val="0045053D"/>
    <w:rsid w:val="004554C8"/>
    <w:rsid w:val="00464810"/>
    <w:rsid w:val="004661AC"/>
    <w:rsid w:val="00471979"/>
    <w:rsid w:val="00472FC8"/>
    <w:rsid w:val="0047593A"/>
    <w:rsid w:val="00482CAA"/>
    <w:rsid w:val="0049167F"/>
    <w:rsid w:val="004921F3"/>
    <w:rsid w:val="00492B6E"/>
    <w:rsid w:val="00493741"/>
    <w:rsid w:val="0049730B"/>
    <w:rsid w:val="004B1332"/>
    <w:rsid w:val="004B6018"/>
    <w:rsid w:val="004C345D"/>
    <w:rsid w:val="004C3644"/>
    <w:rsid w:val="004C5B4A"/>
    <w:rsid w:val="004C61DF"/>
    <w:rsid w:val="004D1F45"/>
    <w:rsid w:val="004D217C"/>
    <w:rsid w:val="004E0353"/>
    <w:rsid w:val="004E1503"/>
    <w:rsid w:val="004E69E5"/>
    <w:rsid w:val="004E72F0"/>
    <w:rsid w:val="004F2CA3"/>
    <w:rsid w:val="005024F9"/>
    <w:rsid w:val="00504217"/>
    <w:rsid w:val="005223F0"/>
    <w:rsid w:val="00522C0C"/>
    <w:rsid w:val="00533C21"/>
    <w:rsid w:val="00536B03"/>
    <w:rsid w:val="0053714C"/>
    <w:rsid w:val="00562A58"/>
    <w:rsid w:val="005631B4"/>
    <w:rsid w:val="00563552"/>
    <w:rsid w:val="00567E4F"/>
    <w:rsid w:val="0058371B"/>
    <w:rsid w:val="00583D0C"/>
    <w:rsid w:val="005910A0"/>
    <w:rsid w:val="0059163C"/>
    <w:rsid w:val="005944A7"/>
    <w:rsid w:val="005948A0"/>
    <w:rsid w:val="005A0FAA"/>
    <w:rsid w:val="005A5C5B"/>
    <w:rsid w:val="005A731B"/>
    <w:rsid w:val="005B6195"/>
    <w:rsid w:val="005C1F8E"/>
    <w:rsid w:val="005D276D"/>
    <w:rsid w:val="005D42F3"/>
    <w:rsid w:val="005D5B87"/>
    <w:rsid w:val="005F0AFC"/>
    <w:rsid w:val="00601147"/>
    <w:rsid w:val="00604C4C"/>
    <w:rsid w:val="006123D9"/>
    <w:rsid w:val="00614D9B"/>
    <w:rsid w:val="00622DF9"/>
    <w:rsid w:val="0063040B"/>
    <w:rsid w:val="00640580"/>
    <w:rsid w:val="00640D61"/>
    <w:rsid w:val="00642035"/>
    <w:rsid w:val="00656DF5"/>
    <w:rsid w:val="006618FD"/>
    <w:rsid w:val="006664CE"/>
    <w:rsid w:val="00672CC1"/>
    <w:rsid w:val="006A1708"/>
    <w:rsid w:val="006A278F"/>
    <w:rsid w:val="006A3045"/>
    <w:rsid w:val="006D7E9A"/>
    <w:rsid w:val="006E17D6"/>
    <w:rsid w:val="0070307F"/>
    <w:rsid w:val="00712244"/>
    <w:rsid w:val="00716334"/>
    <w:rsid w:val="00724D3E"/>
    <w:rsid w:val="00741CE7"/>
    <w:rsid w:val="00745361"/>
    <w:rsid w:val="0075092F"/>
    <w:rsid w:val="00750DAC"/>
    <w:rsid w:val="00753733"/>
    <w:rsid w:val="00754C0C"/>
    <w:rsid w:val="00756B56"/>
    <w:rsid w:val="00762C16"/>
    <w:rsid w:val="007648C5"/>
    <w:rsid w:val="00771C52"/>
    <w:rsid w:val="00772303"/>
    <w:rsid w:val="0078503B"/>
    <w:rsid w:val="00790AB6"/>
    <w:rsid w:val="00796C11"/>
    <w:rsid w:val="007A06B9"/>
    <w:rsid w:val="007A1692"/>
    <w:rsid w:val="007A6CA7"/>
    <w:rsid w:val="007B0E7E"/>
    <w:rsid w:val="007B4434"/>
    <w:rsid w:val="007B45CF"/>
    <w:rsid w:val="007B4DDA"/>
    <w:rsid w:val="007D124D"/>
    <w:rsid w:val="007D1B65"/>
    <w:rsid w:val="007D3D72"/>
    <w:rsid w:val="007D52B6"/>
    <w:rsid w:val="007D6AFA"/>
    <w:rsid w:val="007E04BF"/>
    <w:rsid w:val="007E26DC"/>
    <w:rsid w:val="007F1A75"/>
    <w:rsid w:val="007F1C56"/>
    <w:rsid w:val="007F34AF"/>
    <w:rsid w:val="007F6543"/>
    <w:rsid w:val="007F6C75"/>
    <w:rsid w:val="007F7807"/>
    <w:rsid w:val="008010AC"/>
    <w:rsid w:val="00801487"/>
    <w:rsid w:val="008040D3"/>
    <w:rsid w:val="008137B9"/>
    <w:rsid w:val="008257F9"/>
    <w:rsid w:val="00827B83"/>
    <w:rsid w:val="00832B95"/>
    <w:rsid w:val="008371D2"/>
    <w:rsid w:val="00840038"/>
    <w:rsid w:val="008531D1"/>
    <w:rsid w:val="0087265E"/>
    <w:rsid w:val="00880F5C"/>
    <w:rsid w:val="0088369D"/>
    <w:rsid w:val="00884269"/>
    <w:rsid w:val="00884696"/>
    <w:rsid w:val="00884CEC"/>
    <w:rsid w:val="00890194"/>
    <w:rsid w:val="00893A76"/>
    <w:rsid w:val="0089527B"/>
    <w:rsid w:val="0089659F"/>
    <w:rsid w:val="008A5EC2"/>
    <w:rsid w:val="008A6771"/>
    <w:rsid w:val="008A70F6"/>
    <w:rsid w:val="008A7A58"/>
    <w:rsid w:val="008B04B8"/>
    <w:rsid w:val="008C4664"/>
    <w:rsid w:val="008C53AA"/>
    <w:rsid w:val="008C7A1E"/>
    <w:rsid w:val="008D2402"/>
    <w:rsid w:val="008D65FC"/>
    <w:rsid w:val="008E3C9D"/>
    <w:rsid w:val="008E7B36"/>
    <w:rsid w:val="008F481E"/>
    <w:rsid w:val="008F486F"/>
    <w:rsid w:val="00906A34"/>
    <w:rsid w:val="00921E26"/>
    <w:rsid w:val="0092235C"/>
    <w:rsid w:val="0092350E"/>
    <w:rsid w:val="00930A47"/>
    <w:rsid w:val="00934597"/>
    <w:rsid w:val="00934623"/>
    <w:rsid w:val="009347FA"/>
    <w:rsid w:val="009361C5"/>
    <w:rsid w:val="00936697"/>
    <w:rsid w:val="00951F0E"/>
    <w:rsid w:val="00961478"/>
    <w:rsid w:val="00967D5A"/>
    <w:rsid w:val="00971CEF"/>
    <w:rsid w:val="009734F0"/>
    <w:rsid w:val="00990FEA"/>
    <w:rsid w:val="00992D65"/>
    <w:rsid w:val="009A5B56"/>
    <w:rsid w:val="009A6779"/>
    <w:rsid w:val="009A7FD5"/>
    <w:rsid w:val="009B768F"/>
    <w:rsid w:val="009B7AC8"/>
    <w:rsid w:val="009C694B"/>
    <w:rsid w:val="009C7E78"/>
    <w:rsid w:val="009D2AEB"/>
    <w:rsid w:val="009D3535"/>
    <w:rsid w:val="009D4661"/>
    <w:rsid w:val="009E6E80"/>
    <w:rsid w:val="009F1CFE"/>
    <w:rsid w:val="009F343C"/>
    <w:rsid w:val="00A0048F"/>
    <w:rsid w:val="00A06CDF"/>
    <w:rsid w:val="00A07568"/>
    <w:rsid w:val="00A1342F"/>
    <w:rsid w:val="00A151ED"/>
    <w:rsid w:val="00A15679"/>
    <w:rsid w:val="00A23605"/>
    <w:rsid w:val="00A24A5B"/>
    <w:rsid w:val="00A24EFB"/>
    <w:rsid w:val="00A25309"/>
    <w:rsid w:val="00A25398"/>
    <w:rsid w:val="00A365F1"/>
    <w:rsid w:val="00A54421"/>
    <w:rsid w:val="00A6009F"/>
    <w:rsid w:val="00A67554"/>
    <w:rsid w:val="00A85915"/>
    <w:rsid w:val="00A93E29"/>
    <w:rsid w:val="00A975A3"/>
    <w:rsid w:val="00AB6E48"/>
    <w:rsid w:val="00AB7620"/>
    <w:rsid w:val="00AB7D42"/>
    <w:rsid w:val="00AC3CF2"/>
    <w:rsid w:val="00AC49CC"/>
    <w:rsid w:val="00AC774C"/>
    <w:rsid w:val="00AD50AF"/>
    <w:rsid w:val="00AD69EA"/>
    <w:rsid w:val="00AE040E"/>
    <w:rsid w:val="00AE0C5E"/>
    <w:rsid w:val="00AE1198"/>
    <w:rsid w:val="00AE1760"/>
    <w:rsid w:val="00AF12A2"/>
    <w:rsid w:val="00B0154B"/>
    <w:rsid w:val="00B024FB"/>
    <w:rsid w:val="00B05AC4"/>
    <w:rsid w:val="00B16B03"/>
    <w:rsid w:val="00B20AE0"/>
    <w:rsid w:val="00B22FE1"/>
    <w:rsid w:val="00B25CDC"/>
    <w:rsid w:val="00B262CF"/>
    <w:rsid w:val="00B40B96"/>
    <w:rsid w:val="00B42B31"/>
    <w:rsid w:val="00B47C59"/>
    <w:rsid w:val="00B526E2"/>
    <w:rsid w:val="00B76E6C"/>
    <w:rsid w:val="00B92C1B"/>
    <w:rsid w:val="00BA58FF"/>
    <w:rsid w:val="00BB2DE6"/>
    <w:rsid w:val="00BB64EC"/>
    <w:rsid w:val="00BB749D"/>
    <w:rsid w:val="00BC7659"/>
    <w:rsid w:val="00BD3994"/>
    <w:rsid w:val="00BD3DF0"/>
    <w:rsid w:val="00BD6E25"/>
    <w:rsid w:val="00BD7C1B"/>
    <w:rsid w:val="00BE61C3"/>
    <w:rsid w:val="00BE7786"/>
    <w:rsid w:val="00BF1133"/>
    <w:rsid w:val="00BF387F"/>
    <w:rsid w:val="00BF4DED"/>
    <w:rsid w:val="00C22725"/>
    <w:rsid w:val="00C23E2C"/>
    <w:rsid w:val="00C3778C"/>
    <w:rsid w:val="00C41EA2"/>
    <w:rsid w:val="00C437EC"/>
    <w:rsid w:val="00C44658"/>
    <w:rsid w:val="00C63799"/>
    <w:rsid w:val="00C64CEB"/>
    <w:rsid w:val="00C71459"/>
    <w:rsid w:val="00C71FEE"/>
    <w:rsid w:val="00C93A3A"/>
    <w:rsid w:val="00CA02E8"/>
    <w:rsid w:val="00CA27A5"/>
    <w:rsid w:val="00CA64B3"/>
    <w:rsid w:val="00CA68A8"/>
    <w:rsid w:val="00CA6CFC"/>
    <w:rsid w:val="00CB5801"/>
    <w:rsid w:val="00CB7CF7"/>
    <w:rsid w:val="00CC076E"/>
    <w:rsid w:val="00CC0CAA"/>
    <w:rsid w:val="00CC3A73"/>
    <w:rsid w:val="00CD0265"/>
    <w:rsid w:val="00CD0AB6"/>
    <w:rsid w:val="00CD6729"/>
    <w:rsid w:val="00CE37E7"/>
    <w:rsid w:val="00CE3D9E"/>
    <w:rsid w:val="00CF0686"/>
    <w:rsid w:val="00CF2089"/>
    <w:rsid w:val="00D06FFF"/>
    <w:rsid w:val="00D10DE1"/>
    <w:rsid w:val="00D11BEC"/>
    <w:rsid w:val="00D16F1C"/>
    <w:rsid w:val="00D23BCC"/>
    <w:rsid w:val="00D332E5"/>
    <w:rsid w:val="00D4164D"/>
    <w:rsid w:val="00D471F5"/>
    <w:rsid w:val="00D47B46"/>
    <w:rsid w:val="00D60C62"/>
    <w:rsid w:val="00D61309"/>
    <w:rsid w:val="00D65202"/>
    <w:rsid w:val="00D7113F"/>
    <w:rsid w:val="00D7573C"/>
    <w:rsid w:val="00D84AFC"/>
    <w:rsid w:val="00D860B0"/>
    <w:rsid w:val="00D901A3"/>
    <w:rsid w:val="00DA1940"/>
    <w:rsid w:val="00DA24C9"/>
    <w:rsid w:val="00DA3E12"/>
    <w:rsid w:val="00DB48ED"/>
    <w:rsid w:val="00DB5402"/>
    <w:rsid w:val="00DC5A2D"/>
    <w:rsid w:val="00DC7E5B"/>
    <w:rsid w:val="00DD3527"/>
    <w:rsid w:val="00DD6FA0"/>
    <w:rsid w:val="00DD7DE1"/>
    <w:rsid w:val="00E009DE"/>
    <w:rsid w:val="00E019F3"/>
    <w:rsid w:val="00E05F61"/>
    <w:rsid w:val="00E05FA3"/>
    <w:rsid w:val="00E213DA"/>
    <w:rsid w:val="00E2660B"/>
    <w:rsid w:val="00E26DE7"/>
    <w:rsid w:val="00E26FD9"/>
    <w:rsid w:val="00E3357A"/>
    <w:rsid w:val="00E339EE"/>
    <w:rsid w:val="00E37FF5"/>
    <w:rsid w:val="00E4356B"/>
    <w:rsid w:val="00E438A9"/>
    <w:rsid w:val="00E509F6"/>
    <w:rsid w:val="00E52179"/>
    <w:rsid w:val="00E55919"/>
    <w:rsid w:val="00E60D00"/>
    <w:rsid w:val="00E67E69"/>
    <w:rsid w:val="00E7312B"/>
    <w:rsid w:val="00E752D7"/>
    <w:rsid w:val="00E77008"/>
    <w:rsid w:val="00E82934"/>
    <w:rsid w:val="00E8456C"/>
    <w:rsid w:val="00E90291"/>
    <w:rsid w:val="00E95E33"/>
    <w:rsid w:val="00E95F37"/>
    <w:rsid w:val="00E96498"/>
    <w:rsid w:val="00EA3B47"/>
    <w:rsid w:val="00EB1FEE"/>
    <w:rsid w:val="00EB379B"/>
    <w:rsid w:val="00EB6190"/>
    <w:rsid w:val="00EC7E77"/>
    <w:rsid w:val="00EE6CB1"/>
    <w:rsid w:val="00EF2641"/>
    <w:rsid w:val="00EF31EA"/>
    <w:rsid w:val="00EF4AA3"/>
    <w:rsid w:val="00EF4F1D"/>
    <w:rsid w:val="00EF60BF"/>
    <w:rsid w:val="00F01F6F"/>
    <w:rsid w:val="00F02F31"/>
    <w:rsid w:val="00F178AB"/>
    <w:rsid w:val="00F17CC7"/>
    <w:rsid w:val="00F30405"/>
    <w:rsid w:val="00F36E49"/>
    <w:rsid w:val="00F476C2"/>
    <w:rsid w:val="00F478A7"/>
    <w:rsid w:val="00F820EA"/>
    <w:rsid w:val="00F86558"/>
    <w:rsid w:val="00F87CC3"/>
    <w:rsid w:val="00F9151E"/>
    <w:rsid w:val="00FB2742"/>
    <w:rsid w:val="00FC3EFD"/>
    <w:rsid w:val="00FC770E"/>
    <w:rsid w:val="00FE633D"/>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A8B83-ED6F-9C4E-A3B8-627C1CD32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42</Pages>
  <Words>65885</Words>
  <Characters>375550</Characters>
  <Application>Microsoft Office Word</Application>
  <DocSecurity>0</DocSecurity>
  <Lines>3129</Lines>
  <Paragraphs>881</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440554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Jason Martina</cp:lastModifiedBy>
  <cp:revision>91</cp:revision>
  <dcterms:created xsi:type="dcterms:W3CDTF">2021-06-28T17:24:00Z</dcterms:created>
  <dcterms:modified xsi:type="dcterms:W3CDTF">2021-07-19T01:13:00Z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