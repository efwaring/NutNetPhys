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38FC1F1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commentRangeStart w:id="0"/>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w:t>
      </w:r>
      <w:r w:rsidR="0085222C">
        <w:rPr>
          <w:rFonts w:eastAsia="Times New Roman"/>
          <w:color w:val="000000"/>
        </w:rPr>
        <w:t>Iain Colin Prentice</w:t>
      </w:r>
      <w:r w:rsidR="0085222C">
        <w:rPr>
          <w:rFonts w:eastAsia="Times New Roman"/>
          <w:color w:val="000000"/>
          <w:vertAlign w:val="superscript"/>
        </w:rPr>
        <w:t>a,b,c</w:t>
      </w:r>
      <w:r w:rsidRPr="00771C52">
        <w:rPr>
          <w:rFonts w:eastAsia="Times New Roman"/>
          <w:color w:val="000000"/>
        </w:rPr>
        <w:t xml:space="preserve">…, </w:t>
      </w:r>
      <w:commentRangeEnd w:id="0"/>
      <w:r w:rsidR="003D09AF">
        <w:rPr>
          <w:rStyle w:val="CommentReference"/>
        </w:rPr>
        <w:commentReference w:id="0"/>
      </w:r>
      <w:r w:rsidRPr="00771C52">
        <w:rPr>
          <w:rFonts w:eastAsia="Times New Roman"/>
          <w:color w:val="000000"/>
        </w:rPr>
        <w:t>Nutrient Network</w:t>
      </w:r>
      <w:r w:rsidR="008E7B36">
        <w:rPr>
          <w:rFonts w:eastAsia="Times New Roman"/>
          <w:color w:val="000000"/>
          <w:vertAlign w:val="superscript"/>
        </w:rPr>
        <w:t>x</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75F34000" w14:textId="433D0B42" w:rsidR="00361685" w:rsidRDefault="008E7B36" w:rsidP="00B05AC4">
      <w:pPr>
        <w:spacing w:line="480" w:lineRule="auto"/>
        <w:contextualSpacing/>
        <w:rPr>
          <w:rFonts w:eastAsia="Times New Roman"/>
          <w:color w:val="000000"/>
        </w:rPr>
      </w:pPr>
      <w:r>
        <w:rPr>
          <w:rFonts w:eastAsia="Times New Roman"/>
          <w:color w:val="000000"/>
          <w:vertAlign w:val="superscript"/>
        </w:rPr>
        <w:t>x</w:t>
      </w:r>
      <w:r w:rsidR="00361685" w:rsidRPr="00771C52">
        <w:rPr>
          <w:rFonts w:eastAsia="Times New Roman"/>
          <w:color w:val="000000"/>
        </w:rPr>
        <w:t>University of Minnesota</w:t>
      </w:r>
    </w:p>
    <w:p w14:paraId="2F082447" w14:textId="7A0C5290" w:rsidR="0085222C" w:rsidRPr="00EC3E6A" w:rsidRDefault="0085222C" w:rsidP="0085222C">
      <w:pPr>
        <w:suppressLineNumbers/>
        <w:adjustRightInd w:val="0"/>
        <w:spacing w:before="240" w:line="360" w:lineRule="auto"/>
        <w:jc w:val="both"/>
      </w:pPr>
      <w:r>
        <w:rPr>
          <w:vertAlign w:val="superscript"/>
        </w:rPr>
        <w:t>a</w:t>
      </w:r>
      <w:r w:rsidRPr="00EC3E6A">
        <w:t xml:space="preserve">Georgina Mace Centre for the Living Planet, Imperial College London, Department of Life Sciences, </w:t>
      </w:r>
      <w:bookmarkStart w:id="1" w:name="OLE_LINK246"/>
      <w:bookmarkStart w:id="2" w:name="OLE_LINK247"/>
      <w:r w:rsidRPr="00EC3E6A">
        <w:t xml:space="preserve">Silwood Park Campus, </w:t>
      </w:r>
      <w:bookmarkStart w:id="3" w:name="OLE_LINK315"/>
      <w:bookmarkStart w:id="4" w:name="OLE_LINK316"/>
      <w:r w:rsidRPr="00EC3E6A">
        <w:t xml:space="preserve">Ascot </w:t>
      </w:r>
      <w:bookmarkEnd w:id="3"/>
      <w:bookmarkEnd w:id="4"/>
      <w:r w:rsidRPr="00EC3E6A">
        <w:t>SL5 7PY, UK</w:t>
      </w:r>
      <w:bookmarkEnd w:id="1"/>
      <w:bookmarkEnd w:id="2"/>
    </w:p>
    <w:p w14:paraId="66648245" w14:textId="405AA248" w:rsidR="0085222C" w:rsidRDefault="0085222C" w:rsidP="0085222C">
      <w:pPr>
        <w:suppressLineNumbers/>
        <w:adjustRightInd w:val="0"/>
        <w:spacing w:before="240" w:line="360" w:lineRule="auto"/>
        <w:jc w:val="both"/>
      </w:pPr>
      <w:bookmarkStart w:id="5" w:name="OLE_LINK242"/>
      <w:bookmarkStart w:id="6" w:name="OLE_LINK243"/>
      <w:bookmarkStart w:id="7" w:name="OLE_LINK361"/>
      <w:bookmarkStart w:id="8" w:name="OLE_LINK362"/>
      <w:r>
        <w:rPr>
          <w:vertAlign w:val="superscript"/>
        </w:rPr>
        <w:t>b</w:t>
      </w:r>
      <w:r w:rsidRPr="00EC3E6A">
        <w:t>Ministry of Education Key Laboratory for Earth System Modelling, Department of Earth System Science</w:t>
      </w:r>
      <w:bookmarkEnd w:id="5"/>
      <w:bookmarkEnd w:id="6"/>
      <w:bookmarkEnd w:id="7"/>
      <w:bookmarkEnd w:id="8"/>
      <w:r w:rsidRPr="00EC3E6A">
        <w:t xml:space="preserve">, </w:t>
      </w:r>
      <w:bookmarkStart w:id="9" w:name="OLE_LINK240"/>
      <w:bookmarkStart w:id="10" w:name="OLE_LINK241"/>
      <w:bookmarkStart w:id="11" w:name="OLE_LINK360"/>
      <w:r w:rsidRPr="00EC3E6A">
        <w:t>Tsinghua University</w:t>
      </w:r>
      <w:bookmarkEnd w:id="9"/>
      <w:bookmarkEnd w:id="10"/>
      <w:bookmarkEnd w:id="11"/>
      <w:r w:rsidRPr="00EC3E6A">
        <w:t>, Beijing 100084, China</w:t>
      </w:r>
    </w:p>
    <w:p w14:paraId="6A667023" w14:textId="77777777" w:rsidR="0085222C" w:rsidRPr="00EC3E6A" w:rsidRDefault="0085222C" w:rsidP="0085222C">
      <w:pPr>
        <w:suppressLineNumbers/>
        <w:adjustRightInd w:val="0"/>
        <w:spacing w:before="240" w:line="360" w:lineRule="auto"/>
        <w:jc w:val="both"/>
      </w:pPr>
      <w:bookmarkStart w:id="12" w:name="OLE_LINK244"/>
      <w:bookmarkStart w:id="13" w:name="OLE_LINK245"/>
      <w:bookmarkStart w:id="14" w:name="OLE_LINK358"/>
      <w:bookmarkStart w:id="15" w:name="OLE_LINK359"/>
      <w:r>
        <w:rPr>
          <w:vertAlign w:val="superscript"/>
        </w:rPr>
        <w:t>c</w:t>
      </w:r>
      <w:r w:rsidRPr="00EC3E6A">
        <w:t>Department of Biological Sciences</w:t>
      </w:r>
      <w:bookmarkEnd w:id="12"/>
      <w:bookmarkEnd w:id="13"/>
      <w:bookmarkEnd w:id="14"/>
      <w:bookmarkEnd w:id="15"/>
      <w:r w:rsidRPr="00EC3E6A">
        <w:t xml:space="preserve">, </w:t>
      </w:r>
      <w:bookmarkStart w:id="16" w:name="OLE_LINK356"/>
      <w:bookmarkStart w:id="17" w:name="OLE_LINK357"/>
      <w:r w:rsidRPr="00EC3E6A">
        <w:t>Macquarie University</w:t>
      </w:r>
      <w:bookmarkEnd w:id="16"/>
      <w:bookmarkEnd w:id="17"/>
      <w:r w:rsidRPr="00EC3E6A">
        <w:t>, NSW 2109, Australia</w:t>
      </w:r>
    </w:p>
    <w:p w14:paraId="080591B6" w14:textId="77777777" w:rsidR="0085222C" w:rsidRPr="00EC3E6A" w:rsidRDefault="0085222C" w:rsidP="0085222C">
      <w:pPr>
        <w:suppressLineNumbers/>
        <w:adjustRightInd w:val="0"/>
        <w:spacing w:before="240" w:line="360" w:lineRule="auto"/>
        <w:jc w:val="both"/>
      </w:pPr>
    </w:p>
    <w:p w14:paraId="17E5AD62" w14:textId="77777777" w:rsidR="0085222C" w:rsidRPr="00771C52" w:rsidRDefault="0085222C" w:rsidP="00B05AC4">
      <w:pPr>
        <w:spacing w:line="480" w:lineRule="auto"/>
        <w:contextualSpacing/>
        <w:rPr>
          <w:rFonts w:eastAsia="Times New Roman"/>
        </w:rPr>
      </w:pP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4E66434F"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positive correlations between </w:t>
      </w:r>
      <w:commentRangeStart w:id="18"/>
      <w:r w:rsidRPr="00771C52">
        <w:rPr>
          <w:rFonts w:eastAsia="Times New Roman"/>
          <w:color w:val="000000"/>
        </w:rPr>
        <w:t>soil nitrogen</w:t>
      </w:r>
      <w:commentRangeEnd w:id="18"/>
      <w:r w:rsidR="0085222C">
        <w:rPr>
          <w:rStyle w:val="CommentReference"/>
        </w:rPr>
        <w:commentReference w:id="18"/>
      </w:r>
      <w:r w:rsidRPr="00771C52">
        <w:rPr>
          <w:rFonts w:eastAsia="Times New Roman"/>
          <w:color w:val="000000"/>
        </w:rPr>
        <w:t>,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 distributed experimental nitrogen addition network</w:t>
      </w:r>
      <w:r w:rsidR="007D52B6">
        <w:rPr>
          <w:rFonts w:eastAsia="Times New Roman"/>
          <w:color w:val="000000"/>
        </w:rPr>
        <w:t xml:space="preserve"> in grasslands</w:t>
      </w:r>
      <w:r w:rsidRPr="00771C52">
        <w:rPr>
          <w:rFonts w:eastAsia="Times New Roman"/>
          <w:color w:val="000000"/>
        </w:rPr>
        <w:t xml:space="preserve"> (Nutrient Network). </w:t>
      </w:r>
      <w:del w:id="19" w:author="Iain Colin Prentice" w:date="2021-06-29T13:33:00Z">
        <w:r w:rsidRPr="00771C52" w:rsidDel="0085222C">
          <w:rPr>
            <w:rFonts w:eastAsia="Times New Roman"/>
            <w:color w:val="000000"/>
          </w:rPr>
          <w:delText>We show that, a</w:delText>
        </w:r>
      </w:del>
      <w:ins w:id="20" w:author="Iain Colin Prentice" w:date="2021-06-29T13:33:00Z">
        <w:r w:rsidR="0085222C">
          <w:rPr>
            <w:rFonts w:eastAsia="Times New Roman"/>
            <w:color w:val="000000"/>
          </w:rPr>
          <w:t>A</w:t>
        </w:r>
      </w:ins>
      <w:r w:rsidRPr="00771C52">
        <w:rPr>
          <w:rFonts w:eastAsia="Times New Roman"/>
          <w:color w:val="000000"/>
        </w:rPr>
        <w:t xml:space="preserve">cross the network, soil nitrogen addition increases both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aboveground plant biomass. However, </w:t>
      </w:r>
      <w:del w:id="21" w:author="Iain Colin Prentice" w:date="2021-06-29T13:33:00Z">
        <w:r w:rsidRPr="00771C52" w:rsidDel="0085222C">
          <w:rPr>
            <w:rFonts w:eastAsia="Times New Roman"/>
            <w:color w:val="000000"/>
          </w:rPr>
          <w:delText>we find that</w:delText>
        </w:r>
        <w:r w:rsidR="008C53AA" w:rsidDel="0085222C">
          <w:rPr>
            <w:rFonts w:eastAsia="Times New Roman"/>
            <w:color w:val="000000"/>
          </w:rPr>
          <w:delText xml:space="preserve"> </w:delText>
        </w:r>
      </w:del>
      <w:r w:rsidR="008C53AA">
        <w:rPr>
          <w:rFonts w:eastAsia="Times New Roman"/>
          <w:color w:val="000000"/>
        </w:rPr>
        <w:t xml:space="preserve">leaf traits and climate are better predictors of </w:t>
      </w:r>
      <w:r w:rsidR="008C53AA">
        <w:rPr>
          <w:rFonts w:eastAsia="Times New Roman"/>
          <w:i/>
          <w:color w:val="000000"/>
        </w:rPr>
        <w:t>N</w:t>
      </w:r>
      <w:r w:rsidR="008C53AA">
        <w:rPr>
          <w:rFonts w:eastAsia="Times New Roman"/>
          <w:color w:val="000000"/>
          <w:vertAlign w:val="subscript"/>
        </w:rPr>
        <w:t>area</w:t>
      </w:r>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del w:id="22" w:author="Iain Colin Prentice" w:date="2021-06-29T13:33:00Z">
        <w:r w:rsidRPr="00771C52" w:rsidDel="0085222C">
          <w:rPr>
            <w:rFonts w:eastAsia="Times New Roman"/>
            <w:color w:val="000000"/>
          </w:rPr>
          <w:delText>Additionally, we find that t</w:delText>
        </w:r>
      </w:del>
      <w:ins w:id="23" w:author="Iain Colin Prentice" w:date="2021-06-29T13:33:00Z">
        <w:r w:rsidR="0085222C">
          <w:rPr>
            <w:rFonts w:eastAsia="Times New Roman"/>
            <w:color w:val="000000"/>
          </w:rPr>
          <w:t>T</w:t>
        </w:r>
      </w:ins>
      <w:r w:rsidRPr="00771C52">
        <w:rPr>
          <w:rFonts w:eastAsia="Times New Roman"/>
          <w:color w:val="000000"/>
        </w:rPr>
        <w:t xml:space="preserve">he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xml:space="preserve">. These results reconcile discrepancies between past studies and shows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the product of both soil nitrogen availability as well as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primarily the product of climate and leaf structure</w:t>
      </w:r>
      <w:ins w:id="24" w:author="Iain Colin Prentice" w:date="2021-06-29T13:34:00Z">
        <w:r w:rsidR="0085222C">
          <w:rPr>
            <w:rFonts w:eastAsia="Times New Roman"/>
            <w:color w:val="000000"/>
          </w:rPr>
          <w:t>;</w:t>
        </w:r>
      </w:ins>
      <w:del w:id="25" w:author="Iain Colin Prentice" w:date="2021-06-29T13:34:00Z">
        <w:r w:rsidRPr="00771C52" w:rsidDel="0085222C">
          <w:rPr>
            <w:rFonts w:eastAsia="Times New Roman"/>
            <w:color w:val="000000"/>
          </w:rPr>
          <w:delText>.</w:delText>
        </w:r>
      </w:del>
      <w:r w:rsidRPr="00771C52">
        <w:rPr>
          <w:rFonts w:eastAsia="Times New Roman"/>
          <w:color w:val="000000"/>
        </w:rPr>
        <w:t xml:space="preserve"> </w:t>
      </w:r>
      <w:ins w:id="26" w:author="Iain Colin Prentice" w:date="2021-06-29T13:34:00Z">
        <w:r w:rsidR="0085222C">
          <w:rPr>
            <w:rFonts w:eastAsia="Times New Roman"/>
            <w:color w:val="000000"/>
          </w:rPr>
          <w:t>w</w:t>
        </w:r>
      </w:ins>
      <w:del w:id="27" w:author="Iain Colin Prentice" w:date="2021-06-29T13:34:00Z">
        <w:r w:rsidRPr="00771C52" w:rsidDel="0085222C">
          <w:rPr>
            <w:rFonts w:eastAsia="Times New Roman"/>
            <w:color w:val="000000"/>
          </w:rPr>
          <w:delText>W</w:delText>
        </w:r>
      </w:del>
      <w:r w:rsidRPr="00771C52">
        <w:rPr>
          <w:rFonts w:eastAsia="Times New Roman"/>
          <w:color w:val="000000"/>
        </w:rPr>
        <w:t>hereas</w:t>
      </w:r>
      <w:del w:id="28" w:author="Iain Colin Prentice" w:date="2021-06-29T13:34:00Z">
        <w:r w:rsidRPr="00771C52" w:rsidDel="0085222C">
          <w:rPr>
            <w:rFonts w:eastAsia="Times New Roman"/>
            <w:color w:val="000000"/>
          </w:rPr>
          <w:delText>,</w:delText>
        </w:r>
      </w:del>
      <w:r w:rsidRPr="00771C52">
        <w:rPr>
          <w:rFonts w:eastAsia="Times New Roman"/>
          <w:color w:val="000000"/>
        </w:rPr>
        <w:t xml:space="preserve"> a positive relationship between soil and leaf nitrogen is observed when added nitrogen is not used for growth. </w:t>
      </w:r>
      <w:commentRangeStart w:id="29"/>
      <w:r w:rsidRPr="00771C52">
        <w:rPr>
          <w:rFonts w:eastAsia="Times New Roman"/>
          <w:color w:val="000000"/>
        </w:rPr>
        <w:t xml:space="preserve">These dynamics will be important to include in the next generation of </w:t>
      </w:r>
      <w:del w:id="30" w:author="Iain Colin Prentice" w:date="2021-06-29T13:34:00Z">
        <w:r w:rsidRPr="00771C52" w:rsidDel="0085222C">
          <w:rPr>
            <w:rFonts w:eastAsia="Times New Roman"/>
            <w:color w:val="000000"/>
          </w:rPr>
          <w:delText>ESMs</w:delText>
        </w:r>
      </w:del>
      <w:ins w:id="31" w:author="Iain Colin Prentice" w:date="2021-06-29T13:34:00Z">
        <w:r w:rsidR="0085222C">
          <w:rPr>
            <w:rFonts w:eastAsia="Times New Roman"/>
            <w:color w:val="000000"/>
          </w:rPr>
          <w:t>Earth System Models</w:t>
        </w:r>
      </w:ins>
      <w:r w:rsidRPr="00771C52">
        <w:rPr>
          <w:rFonts w:eastAsia="Times New Roman"/>
          <w:color w:val="000000"/>
        </w:rPr>
        <w:t>.</w:t>
      </w:r>
      <w:commentRangeEnd w:id="29"/>
      <w:r w:rsidR="0085222C">
        <w:rPr>
          <w:rStyle w:val="CommentReference"/>
        </w:rPr>
        <w:commentReference w:id="29"/>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0AACFA8A"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3A0B40CF"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r w:rsidRPr="00771C52">
        <w:rPr>
          <w:rFonts w:eastAsia="Times New Roman"/>
          <w:i/>
          <w:iCs/>
          <w:color w:val="000000"/>
        </w:rPr>
        <w:t>N</w:t>
      </w:r>
      <w:r w:rsidRPr="00771C52">
        <w:rPr>
          <w:rFonts w:eastAsia="Times New Roman"/>
          <w:color w:val="000000"/>
          <w:vertAlign w:val="subscript"/>
        </w:rPr>
        <w:t>area</w:t>
      </w:r>
      <w:r w:rsidR="00DC5A2D">
        <w:rPr>
          <w:rFonts w:eastAsia="Times New Roman"/>
          <w:color w:val="000000"/>
        </w:rPr>
        <w:t>; description of key abbreviated terms can be found in Table 1</w:t>
      </w:r>
      <w:r w:rsidRPr="00771C52">
        <w:rPr>
          <w:rFonts w:eastAsia="Times New Roman"/>
          <w:color w:val="000000"/>
        </w:rPr>
        <w:t xml:space="preserve">), and photosynthetic </w:t>
      </w:r>
      <w:commentRangeStart w:id="32"/>
      <w:r w:rsidRPr="00771C52">
        <w:rPr>
          <w:rFonts w:eastAsia="Times New Roman"/>
          <w:color w:val="000000"/>
        </w:rPr>
        <w:t>capacity</w:t>
      </w:r>
      <w:commentRangeEnd w:id="32"/>
      <w:r w:rsidR="0085222C">
        <w:rPr>
          <w:rStyle w:val="CommentReference"/>
        </w:rPr>
        <w:commentReference w:id="32"/>
      </w:r>
      <w:r w:rsidRPr="00771C52">
        <w:rPr>
          <w:rFonts w:eastAsia="Times New Roman"/>
          <w:color w:val="000000"/>
        </w:rPr>
        <w:t xml:space="preserve">. The positive correlation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r w:rsidRPr="001B44B1">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del w:id="33" w:author="Iain Colin Prentice" w:date="2021-06-29T13:36:00Z">
        <w:r w:rsidRPr="001B44B1" w:rsidDel="0085222C">
          <w:rPr>
            <w:rFonts w:eastAsia="Times New Roman"/>
            <w:color w:val="000000"/>
          </w:rPr>
          <w:delText>likely the product</w:delText>
        </w:r>
      </w:del>
      <w:ins w:id="34" w:author="Iain Colin Prentice" w:date="2021-06-29T13:36:00Z">
        <w:r w:rsidR="0085222C">
          <w:rPr>
            <w:rFonts w:eastAsia="Times New Roman"/>
            <w:color w:val="000000"/>
          </w:rPr>
          <w:t>a consequence</w:t>
        </w:r>
      </w:ins>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72FB0931"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nitrogen using meta-analysis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472FC8">
        <w:rPr>
          <w:rFonts w:eastAsia="Times New Roman"/>
          <w:color w:val="000000"/>
        </w:rPr>
        <w:t xml:space="preserve"> </w:t>
      </w:r>
      <w:r w:rsidR="00472FC8">
        <w:rPr>
          <w:rFonts w:eastAsia="Times New Roman"/>
          <w:color w:val="000000"/>
        </w:rPr>
        <w:lastRenderedPageBreak/>
        <w:t xml:space="preserve">and globally distributed experiments </w:t>
      </w:r>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the fact that leaf photosynthesis is limited by nitrogen available to build nitrogen-rich proteins such as Ribulose-1,5-bisphosphate (Rubisco) that are involved in carboxylation.</w:t>
      </w:r>
      <w:ins w:id="35" w:author="Iain Colin Prentice" w:date="2021-06-29T13:37:00Z">
        <w:r w:rsidR="0085222C">
          <w:rPr>
            <w:rFonts w:eastAsia="Times New Roman"/>
            <w:color w:val="000000"/>
          </w:rPr>
          <w:t xml:space="preserve"> Such reasoning</w:t>
        </w:r>
      </w:ins>
      <w:del w:id="36" w:author="Iain Colin Prentice" w:date="2021-06-29T13:37:00Z">
        <w:r w:rsidRPr="001B44B1" w:rsidDel="0085222C">
          <w:rPr>
            <w:rFonts w:eastAsia="Times New Roman"/>
            <w:color w:val="000000"/>
          </w:rPr>
          <w:delText xml:space="preserve"> This</w:delText>
        </w:r>
      </w:del>
      <w:r w:rsidRPr="001B44B1">
        <w:rPr>
          <w:rFonts w:eastAsia="Times New Roman"/>
          <w:color w:val="000000"/>
        </w:rPr>
        <w:t xml:space="preserve">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set up to maximize the utilization of available light in a given environment</w:t>
      </w:r>
      <w:r w:rsidR="00493741" w:rsidRPr="001B44B1">
        <w:rPr>
          <w:rFonts w:eastAsia="Times New Roman"/>
          <w:color w:val="000000"/>
        </w:rPr>
        <w:t xml:space="preserve"> </w:t>
      </w:r>
      <w:commentRangeStart w:id="37"/>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commentRangeEnd w:id="37"/>
      <w:r w:rsidR="008D4978">
        <w:rPr>
          <w:rStyle w:val="CommentReference"/>
        </w:rPr>
        <w:commentReference w:id="37"/>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Rubsico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7F36FDD"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Both ecophysiological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this 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17EFB183"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This theory suggests that</w:t>
      </w:r>
      <w:r w:rsidR="00771C52">
        <w:rPr>
          <w:rFonts w:eastAsia="Times New Roman"/>
          <w:color w:val="000000"/>
        </w:rPr>
        <w:t xml:space="preserve">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area</w:t>
      </w:r>
      <w:r w:rsidR="00771C52">
        <w:rPr>
          <w:rFonts w:eastAsia="Times New Roman"/>
          <w:color w:val="000000"/>
        </w:rPr>
        <w:t xml:space="preserve"> relationship</w:t>
      </w:r>
      <w:r w:rsidRPr="00771C52">
        <w:rPr>
          <w:rFonts w:eastAsia="Times New Roman"/>
          <w:color w:val="000000"/>
        </w:rPr>
        <w:t>.</w:t>
      </w:r>
    </w:p>
    <w:p w14:paraId="04461849" w14:textId="5C6133EB" w:rsidR="004921F3" w:rsidRDefault="00361685" w:rsidP="00B05AC4">
      <w:pPr>
        <w:spacing w:line="480" w:lineRule="auto"/>
        <w:contextualSpacing/>
        <w:rPr>
          <w:rFonts w:eastAsia="Times New Roman"/>
          <w:color w:val="000000"/>
        </w:rPr>
      </w:pPr>
      <w:r w:rsidRPr="00771C52">
        <w:rPr>
          <w:rFonts w:eastAsia="Times New Roman"/>
          <w:color w:val="000000"/>
        </w:rPr>
        <w:tab/>
        <w:t xml:space="preserve">Here, we use leaf and biomass data from a globally distributed grassland nutrient addition experiment, Nutrient Network (NutNet; Lind 2016), alongside </w:t>
      </w:r>
      <w:r w:rsidR="00E2660B">
        <w:rPr>
          <w:rFonts w:eastAsia="Times New Roman"/>
          <w:color w:val="000000"/>
        </w:rPr>
        <w:t>eco-evolutionary optimality</w:t>
      </w:r>
      <w:r w:rsidR="00E2660B" w:rsidRPr="00771C52">
        <w:rPr>
          <w:rFonts w:eastAsia="Times New Roman"/>
          <w:color w:val="000000"/>
        </w:rPr>
        <w:t xml:space="preserve"> </w:t>
      </w:r>
      <w:r w:rsidRPr="00771C52">
        <w:rPr>
          <w:rFonts w:eastAsia="Times New Roman"/>
          <w:color w:val="000000"/>
        </w:rPr>
        <w:t xml:space="preserve">theory </w:t>
      </w:r>
      <w:r w:rsidR="005A0FAA">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5A0FAA">
        <w:rPr>
          <w:rFonts w:eastAsia="Times New Roman"/>
          <w:color w:val="000000"/>
        </w:rPr>
        <w:fldChar w:fldCharType="separate"/>
      </w:r>
      <w:r w:rsidR="005A0FAA" w:rsidRPr="00E2660B">
        <w:rPr>
          <w:rFonts w:eastAsia="Times New Roman"/>
          <w:noProof/>
          <w:color w:val="000000"/>
        </w:rPr>
        <w:t xml:space="preserve">(Franklin </w:t>
      </w:r>
      <w:r w:rsidR="005A0FAA" w:rsidRPr="00E2660B">
        <w:rPr>
          <w:rFonts w:eastAsia="Times New Roman"/>
          <w:i/>
          <w:noProof/>
          <w:color w:val="000000"/>
        </w:rPr>
        <w:t>et al.</w:t>
      </w:r>
      <w:r w:rsidR="005A0FAA" w:rsidRPr="00E2660B">
        <w:rPr>
          <w:rFonts w:eastAsia="Times New Roman"/>
          <w:noProof/>
          <w:color w:val="000000"/>
        </w:rPr>
        <w:t xml:space="preserve">, 2020; Harrison </w:t>
      </w:r>
      <w:r w:rsidR="005A0FAA" w:rsidRPr="00E2660B">
        <w:rPr>
          <w:rFonts w:eastAsia="Times New Roman"/>
          <w:i/>
          <w:noProof/>
          <w:color w:val="000000"/>
        </w:rPr>
        <w:t>et al.</w:t>
      </w:r>
      <w:r w:rsidR="005A0FAA" w:rsidRPr="00E2660B">
        <w:rPr>
          <w:rFonts w:eastAsia="Times New Roman"/>
          <w:noProof/>
          <w:color w:val="000000"/>
        </w:rPr>
        <w:t>, 2021)</w:t>
      </w:r>
      <w:r w:rsidR="005A0FAA">
        <w:rPr>
          <w:rFonts w:eastAsia="Times New Roman"/>
          <w:color w:val="000000"/>
        </w:rPr>
        <w:fldChar w:fldCharType="end"/>
      </w:r>
      <w:r w:rsidR="005A0FAA">
        <w:rPr>
          <w:rFonts w:eastAsia="Times New Roman"/>
          <w:color w:val="000000"/>
        </w:rPr>
        <w:t xml:space="preserve"> </w:t>
      </w:r>
      <w:r w:rsidRPr="00771C52">
        <w:rPr>
          <w:rFonts w:eastAsia="Times New Roman"/>
          <w:color w:val="000000"/>
        </w:rPr>
        <w:t xml:space="preserve">to better understand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r w:rsidR="00361685" w:rsidRPr="00971CEF">
        <w:rPr>
          <w:rFonts w:eastAsia="Times New Roman"/>
          <w:i/>
          <w:iCs/>
          <w:color w:val="000000"/>
        </w:rPr>
        <w:t>N</w:t>
      </w:r>
      <w:r w:rsidR="00361685" w:rsidRPr="00971CEF">
        <w:rPr>
          <w:rFonts w:eastAsia="Times New Roman"/>
          <w:color w:val="000000"/>
          <w:vertAlign w:val="subscript"/>
        </w:rPr>
        <w:t>area</w:t>
      </w:r>
      <w:r>
        <w:rPr>
          <w:rFonts w:eastAsia="Times New Roman"/>
          <w:color w:val="000000"/>
        </w:rPr>
        <w:t>.</w:t>
      </w:r>
      <w:r w:rsidR="00361685" w:rsidRPr="00971CEF">
        <w:rPr>
          <w:rFonts w:eastAsia="Times New Roman"/>
          <w:color w:val="000000"/>
        </w:rPr>
        <w:t xml:space="preserve"> </w:t>
      </w:r>
    </w:p>
    <w:p w14:paraId="06DF94B7" w14:textId="1A681EE6"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r>
        <w:rPr>
          <w:rFonts w:eastAsia="Times New Roman"/>
          <w:i/>
          <w:color w:val="000000"/>
        </w:rPr>
        <w:t>N</w:t>
      </w:r>
      <w:r>
        <w:rPr>
          <w:rFonts w:eastAsia="Times New Roman"/>
          <w:color w:val="000000"/>
          <w:vertAlign w:val="subscript"/>
        </w:rPr>
        <w:t xml:space="preserve">area </w:t>
      </w:r>
      <w:r>
        <w:rPr>
          <w:rFonts w:eastAsia="Times New Roman"/>
          <w:color w:val="000000"/>
        </w:rPr>
        <w:t>from theory using aboveground climate and leaf traits alone in comparison to belowground soil nitrogen availability.</w:t>
      </w:r>
    </w:p>
    <w:p w14:paraId="236ABE50" w14:textId="6FD5109C"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Quantify the impacts of soil nitrogen availability 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r>
        <w:rPr>
          <w:rFonts w:eastAsia="Times New Roman"/>
          <w:i/>
          <w:color w:val="000000"/>
        </w:rPr>
        <w:t>N</w:t>
      </w:r>
      <w:r>
        <w:rPr>
          <w:rFonts w:eastAsia="Times New Roman"/>
          <w:color w:val="000000"/>
          <w:vertAlign w:val="subscript"/>
        </w:rPr>
        <w:t>area</w:t>
      </w:r>
      <w:r>
        <w:rPr>
          <w:rFonts w:eastAsia="Times New Roman"/>
          <w:color w:val="000000"/>
        </w:rPr>
        <w:t xml:space="preserve"> under different soil nitrogen conditions. </w:t>
      </w:r>
    </w:p>
    <w:p w14:paraId="02B56D63" w14:textId="206CA4D5" w:rsidR="00361685" w:rsidRPr="00971CEF" w:rsidRDefault="00361685" w:rsidP="00971CEF">
      <w:pPr>
        <w:spacing w:line="480" w:lineRule="auto"/>
        <w:rPr>
          <w:rFonts w:eastAsia="Times New Roman"/>
          <w:color w:val="000000"/>
        </w:rPr>
      </w:pPr>
      <w:r w:rsidRPr="00971CEF">
        <w:rPr>
          <w:rFonts w:eastAsia="Times New Roman"/>
          <w:color w:val="000000"/>
        </w:rPr>
        <w:t xml:space="preserve">We hypothesized that soil nitrogen availability, leaf traits, and climate would have significant separate impacts on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but that the effect of soil nitrogen availability would be relatively weak </w:t>
      </w:r>
      <w:r w:rsidRPr="00971CEF">
        <w:rPr>
          <w:rFonts w:eastAsia="Times New Roman"/>
          <w:color w:val="000000"/>
        </w:rPr>
        <w:lastRenderedPageBreak/>
        <w:t>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r w:rsidR="004921F3">
        <w:rPr>
          <w:rFonts w:eastAsia="Times New Roman"/>
          <w:i/>
          <w:color w:val="000000"/>
        </w:rPr>
        <w:t>N</w:t>
      </w:r>
      <w:r w:rsidR="004921F3">
        <w:rPr>
          <w:rFonts w:eastAsia="Times New Roman"/>
          <w:color w:val="000000"/>
          <w:vertAlign w:val="subscript"/>
        </w:rPr>
        <w:t>area</w:t>
      </w:r>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We expected that soil nitrogen availability 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 xml:space="preserve">We expected </w:t>
      </w:r>
      <w:r w:rsidR="004921F3">
        <w:rPr>
          <w:rFonts w:eastAsia="Times New Roman"/>
          <w:color w:val="000000"/>
        </w:rPr>
        <w:t xml:space="preserve">that site-level variability in this response would influence the response of </w:t>
      </w:r>
      <w:r w:rsidR="004921F3">
        <w:rPr>
          <w:rFonts w:eastAsia="Times New Roman"/>
          <w:i/>
          <w:color w:val="000000"/>
        </w:rPr>
        <w:t>N</w:t>
      </w:r>
      <w:r w:rsidR="004921F3">
        <w:rPr>
          <w:rFonts w:eastAsia="Times New Roman"/>
          <w:color w:val="000000"/>
          <w:vertAlign w:val="subscript"/>
        </w:rPr>
        <w:t xml:space="preserve">area </w:t>
      </w:r>
      <w:r w:rsidR="004921F3">
        <w:rPr>
          <w:rFonts w:eastAsia="Times New Roman"/>
          <w:color w:val="000000"/>
        </w:rPr>
        <w:t>to soil nitrogen availability. Specifically</w:t>
      </w:r>
      <w:r w:rsidRPr="00971CEF">
        <w:rPr>
          <w:rFonts w:eastAsia="Times New Roman"/>
          <w:color w:val="000000"/>
        </w:rPr>
        <w:t xml:space="preserve">, we hypothesized that the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response to soil nitrogen availability 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r>
              <w:rPr>
                <w:rFonts w:eastAsia="Times New Roman"/>
                <w:i/>
                <w:color w:val="000000"/>
              </w:rPr>
              <w:t>M</w:t>
            </w:r>
            <w:r w:rsidRPr="00853A49">
              <w:rPr>
                <w:rFonts w:eastAsia="Times New Roman"/>
                <w:color w:val="000000"/>
                <w:vertAlign w:val="subscript"/>
              </w:rPr>
              <w:t>area</w:t>
            </w:r>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r w:rsidRPr="00971CEF">
              <w:rPr>
                <w:rFonts w:eastAsia="Times New Roman"/>
                <w:i/>
                <w:color w:val="000000"/>
              </w:rPr>
              <w:t>N</w:t>
            </w:r>
            <w:r w:rsidRPr="00971CEF">
              <w:rPr>
                <w:rFonts w:eastAsia="Times New Roman"/>
                <w:color w:val="000000"/>
                <w:vertAlign w:val="subscript"/>
              </w:rPr>
              <w:t>area</w:t>
            </w:r>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r w:rsidRPr="00853A49">
              <w:rPr>
                <w:rFonts w:eastAsia="Times New Roman"/>
                <w:i/>
                <w:color w:val="000000"/>
              </w:rPr>
              <w:t>N</w:t>
            </w:r>
            <w:r w:rsidRPr="00971CEF">
              <w:rPr>
                <w:rFonts w:eastAsia="Times New Roman"/>
                <w:color w:val="000000"/>
                <w:vertAlign w:val="subscript"/>
              </w:rPr>
              <w:t>mass</w:t>
            </w:r>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3D188825"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7D6AFA" w14:paraId="2E82A35A" w14:textId="77777777" w:rsidTr="00853A49">
        <w:tc>
          <w:tcPr>
            <w:tcW w:w="1800" w:type="dxa"/>
          </w:tcPr>
          <w:p w14:paraId="31877BFD" w14:textId="2014CDFF" w:rsidR="007D6AFA" w:rsidRDefault="007D6AFA" w:rsidP="00853A49">
            <w:pPr>
              <w:spacing w:line="480" w:lineRule="auto"/>
              <w:rPr>
                <w:rFonts w:eastAsia="Times New Roman"/>
                <w:b/>
                <w:color w:val="000000"/>
              </w:rPr>
            </w:pPr>
            <w:r w:rsidRPr="00853A49">
              <w:rPr>
                <w:rFonts w:eastAsia="Times New Roman"/>
                <w:i/>
                <w:color w:val="000000"/>
              </w:rPr>
              <w:t>N</w:t>
            </w:r>
            <w:r>
              <w:rPr>
                <w:rFonts w:eastAsia="Times New Roman"/>
                <w:color w:val="000000"/>
                <w:vertAlign w:val="subscript"/>
              </w:rPr>
              <w:t>photo</w:t>
            </w:r>
          </w:p>
        </w:tc>
        <w:tc>
          <w:tcPr>
            <w:tcW w:w="1515" w:type="dxa"/>
          </w:tcPr>
          <w:p w14:paraId="35AC627E" w14:textId="4006E438" w:rsidR="007D6AFA" w:rsidRDefault="007D6AFA" w:rsidP="00853A49">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853A49">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r w:rsidRPr="00853A49">
              <w:rPr>
                <w:rFonts w:eastAsia="Times New Roman"/>
                <w:i/>
                <w:color w:val="000000"/>
              </w:rPr>
              <w:t>N</w:t>
            </w:r>
            <w:r>
              <w:rPr>
                <w:rFonts w:eastAsia="Times New Roman"/>
                <w:color w:val="000000"/>
                <w:vertAlign w:val="subscript"/>
              </w:rPr>
              <w:t>structure</w:t>
            </w:r>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r w:rsidRPr="00971CEF">
              <w:rPr>
                <w:rFonts w:eastAsia="Times New Roman"/>
                <w:i/>
                <w:color w:val="000000"/>
              </w:rPr>
              <w:t>T</w:t>
            </w:r>
            <w:r w:rsidRPr="00971CEF">
              <w:rPr>
                <w:rFonts w:eastAsia="Times New Roman"/>
                <w:color w:val="000000"/>
                <w:vertAlign w:val="subscript"/>
              </w:rPr>
              <w:t>g</w:t>
            </w:r>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r w:rsidR="00771C52" w:rsidRPr="00771C52">
        <w:rPr>
          <w:rFonts w:eastAsia="Times New Roman"/>
          <w:bCs/>
          <w:i/>
        </w:rPr>
        <w:t>N</w:t>
      </w:r>
      <w:r w:rsidR="00771C52">
        <w:rPr>
          <w:rFonts w:eastAsia="Times New Roman"/>
          <w:bCs/>
          <w:vertAlign w:val="subscript"/>
        </w:rPr>
        <w:t>availability</w:t>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r w:rsidR="00F9151E" w:rsidRPr="00771C52">
        <w:rPr>
          <w:rFonts w:eastAsia="Times New Roman"/>
          <w:bCs/>
          <w:i/>
        </w:rPr>
        <w:t>N</w:t>
      </w:r>
      <w:r w:rsidR="00F9151E">
        <w:rPr>
          <w:rFonts w:eastAsia="Times New Roman"/>
          <w:bCs/>
          <w:vertAlign w:val="subscript"/>
        </w:rPr>
        <w:t xml:space="preserve">availability </w:t>
      </w:r>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area</w:t>
      </w:r>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r w:rsidR="00F9151E" w:rsidRPr="00771C52">
        <w:rPr>
          <w:rFonts w:eastAsia="Times New Roman"/>
          <w:bCs/>
          <w:i/>
        </w:rPr>
        <w:t>N</w:t>
      </w:r>
      <w:r w:rsidR="00F9151E">
        <w:rPr>
          <w:rFonts w:eastAsia="Times New Roman"/>
          <w:bCs/>
          <w:vertAlign w:val="subscript"/>
        </w:rPr>
        <w:t>availability</w:t>
      </w:r>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leads to the hypothesis that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F9151E" w:rsidRPr="00771C52">
        <w:rPr>
          <w:rFonts w:eastAsia="Times New Roman"/>
          <w:i/>
          <w:iCs/>
          <w:color w:val="000000"/>
        </w:rPr>
        <w:t>N</w:t>
      </w:r>
      <w:r w:rsidR="00F9151E" w:rsidRPr="00771C52">
        <w:rPr>
          <w:rFonts w:eastAsia="Times New Roman"/>
          <w:color w:val="000000"/>
          <w:vertAlign w:val="subscript"/>
        </w:rPr>
        <w:t>area</w:t>
      </w:r>
      <w:r w:rsidR="00F9151E">
        <w:rPr>
          <w:rFonts w:eastAsia="Times New Roman"/>
          <w:color w:val="000000"/>
        </w:rPr>
        <w:t xml:space="preserve"> relationship should be negatively correlated with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2FC515B"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NutNet: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NutNet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 per plot, typically 3-4 years after nutrient addition at each site (see Firn et al., 2019). For our analyses, we selected samples that contained each of nitrogen concentration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commentRangeStart w:id="38"/>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commentRangeEnd w:id="38"/>
            <w:r w:rsidR="0085222C">
              <w:rPr>
                <w:rStyle w:val="CommentReference"/>
              </w:rPr>
              <w:commentReference w:id="38"/>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dφ</w:t>
            </w:r>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The second NutNet dataset used was the NutNet “core” dataset. This dataset consisted of data collected similarly at each NutNet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2D68B094"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w:t>
      </w:r>
      <w:r w:rsidRPr="00771C52">
        <w:rPr>
          <w:rFonts w:eastAsia="Times New Roman"/>
          <w:color w:val="000000"/>
        </w:rPr>
        <w:lastRenderedPageBreak/>
        <w:t>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Rubisco</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 </w:t>
            </w:r>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r</w:t>
      </w:r>
      <w:r w:rsidRPr="00771C52">
        <w:rPr>
          <w:rFonts w:eastAsia="Times New Roman"/>
          <w:color w:val="000000"/>
        </w:rPr>
        <w:t xml:space="preserve"> is the molecular mass of Rubisco, 0.55 g Rubisco (μmol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r w:rsidRPr="001B44B1">
        <w:rPr>
          <w:rFonts w:eastAsia="Times New Roman"/>
          <w:i/>
          <w:iCs/>
          <w:color w:val="000000"/>
        </w:rPr>
        <w:t>k</w:t>
      </w:r>
      <w:r w:rsidRPr="001B44B1">
        <w:rPr>
          <w:rFonts w:eastAsia="Times New Roman"/>
          <w:color w:val="000000"/>
          <w:vertAlign w:val="subscript"/>
        </w:rPr>
        <w:t>cat</w:t>
      </w:r>
      <w:r w:rsidRPr="001B44B1">
        <w:rPr>
          <w:rFonts w:eastAsia="Times New Roman"/>
          <w:color w:val="000000"/>
        </w:rPr>
        <w:t xml:space="preserve"> is the catalytic turnover at 25°C, 3,500,000 μmol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following the approach by Niinemets and Tenhunen</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bioenergetics</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r w:rsidRPr="00771C52">
              <w:rPr>
                <w:rFonts w:eastAsia="Times New Roman"/>
                <w:i/>
                <w:iCs/>
                <w:color w:val="000000"/>
              </w:rPr>
              <w:t>j</w:t>
            </w:r>
            <w:r w:rsidRPr="00771C52">
              <w:rPr>
                <w:rFonts w:eastAsia="Times New Roman"/>
                <w:color w:val="000000"/>
                <w:vertAlign w:val="subscript"/>
              </w:rPr>
              <w:t>mc</w:t>
            </w:r>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is the nitrogen investment in bioenergetics (0.124 g N (μmol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j</w:t>
      </w:r>
      <w:r w:rsidRPr="00771C52">
        <w:rPr>
          <w:rFonts w:eastAsia="Times New Roman"/>
          <w:color w:val="000000"/>
          <w:vertAlign w:val="subscript"/>
        </w:rPr>
        <w:t>mc</w:t>
      </w:r>
      <w:r w:rsidRPr="00771C52">
        <w:rPr>
          <w:rFonts w:eastAsia="Times New Roman"/>
          <w:color w:val="000000"/>
        </w:rPr>
        <w:t xml:space="preserve"> is the activity of electron transport at 25°C (156 μmol e</w:t>
      </w:r>
      <w:r w:rsidR="000C4651" w:rsidRPr="00771C52">
        <w:rPr>
          <w:rFonts w:eastAsia="Times New Roman"/>
          <w:color w:val="000000"/>
        </w:rPr>
        <w:t>lectrons</w:t>
      </w:r>
      <w:r w:rsidRPr="00771C52">
        <w:rPr>
          <w:rFonts w:eastAsia="Times New Roman"/>
          <w:color w:val="000000"/>
        </w:rPr>
        <w:t xml:space="preserve"> (μmol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p</w:t>
      </w:r>
      <w:r w:rsidRPr="00771C52">
        <w:rPr>
          <w:rFonts w:eastAsia="Times New Roman"/>
          <w:color w:val="000000"/>
        </w:rPr>
        <w:t xml:space="preserve"> is the molecular mass of PEP, 0.41 g PEP (μmol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k</w:t>
      </w:r>
      <w:r w:rsidRPr="00771C52">
        <w:rPr>
          <w:rFonts w:eastAsia="Times New Roman"/>
          <w:color w:val="000000"/>
          <w:vertAlign w:val="subscript"/>
        </w:rPr>
        <w:t>cat</w:t>
      </w:r>
      <w:r w:rsidRPr="00771C52">
        <w:rPr>
          <w:rFonts w:eastAsia="Times New Roman"/>
          <w:color w:val="000000"/>
        </w:rPr>
        <w:t xml:space="preserve"> is the catalytic turnover at 25°C, 5,440,000 μmol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w:t>
      </w:r>
      <w:r w:rsidRPr="00771C52">
        <w:rPr>
          <w:rFonts w:eastAsia="Times New Roman"/>
          <w:color w:val="000000"/>
        </w:rPr>
        <w:lastRenderedPageBreak/>
        <w:t>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r w:rsidRPr="00771C52">
        <w:rPr>
          <w:rFonts w:eastAsia="Times New Roman"/>
          <w:i/>
          <w:iCs/>
          <w:color w:val="000000"/>
        </w:rPr>
        <w:t>N</w:t>
      </w:r>
      <w:r w:rsidRPr="00771C52">
        <w:rPr>
          <w:rFonts w:eastAsia="Times New Roman"/>
          <w:color w:val="000000"/>
          <w:vertAlign w:val="subscript"/>
        </w:rPr>
        <w:t xml:space="preserve">photo </w:t>
      </w:r>
      <w:r w:rsidRPr="00771C52">
        <w:rPr>
          <w:rFonts w:eastAsia="Times New Roman"/>
          <w:color w:val="000000"/>
        </w:rPr>
        <w:t xml:space="preserve">and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was natural log transformed to meet normality assumptions.</w:t>
      </w:r>
    </w:p>
    <w:p w14:paraId="030E4551" w14:textId="5B0F391B"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20E9CB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r w:rsidRPr="00771C52">
        <w:rPr>
          <w:rFonts w:eastAsia="Times New Roman"/>
          <w:i/>
          <w:iCs/>
          <w:color w:val="000000"/>
        </w:rPr>
        <w:t>N</w:t>
      </w:r>
      <w:r w:rsidRPr="00771C52">
        <w:rPr>
          <w:rFonts w:eastAsia="Times New Roman"/>
          <w:color w:val="000000"/>
          <w:vertAlign w:val="subscript"/>
        </w:rPr>
        <w:t>area</w:t>
      </w:r>
      <w:r w:rsidR="00C93A3A">
        <w:rPr>
          <w:rFonts w:eastAsia="Times New Roman"/>
          <w:color w:val="000000"/>
        </w:rPr>
        <w:t xml:space="preserve"> (Aim 4)</w:t>
      </w:r>
      <w:r w:rsidRPr="00771C52">
        <w:rPr>
          <w:rFonts w:eastAsia="Times New Roman"/>
          <w:color w:val="000000"/>
        </w:rPr>
        <w:t xml:space="preserve">. To do this, we calculated treatment type average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χ (∆χ; %),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 and AGB (∆AGB; %) from the added soil N plots to the ambient soil N plots. We used mean absolute deviation (Leys et al., 2013) to remove instances where any ∆ values were 3 times higher than </w:t>
      </w:r>
      <w:r w:rsidRPr="00771C52">
        <w:rPr>
          <w:rFonts w:eastAsia="Times New Roman"/>
          <w:color w:val="000000"/>
        </w:rPr>
        <w:lastRenderedPageBreak/>
        <w:t xml:space="preserve">the </w:t>
      </w:r>
      <w:r w:rsidR="007B0E7E">
        <w:rPr>
          <w:rFonts w:eastAsia="Times New Roman"/>
          <w:color w:val="000000"/>
        </w:rPr>
        <w:t>mean absolute deviation</w:t>
      </w:r>
      <w:r w:rsidRPr="00771C52">
        <w:rPr>
          <w:rFonts w:eastAsia="Times New Roman"/>
          <w:color w:val="000000"/>
        </w:rPr>
        <w:t>. We then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∆AGB,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“lmer”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“emmeans”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“calc.relimp” function in the “relaimpo”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r w:rsidR="00042F1B" w:rsidRPr="001F281E">
        <w:rPr>
          <w:rFonts w:eastAsia="Times New Roman"/>
          <w:bCs/>
          <w:i/>
          <w:iCs/>
          <w:color w:val="000000"/>
        </w:rPr>
        <w:t>N</w:t>
      </w:r>
      <w:r w:rsidR="00042F1B" w:rsidRPr="001F281E">
        <w:rPr>
          <w:rFonts w:eastAsia="Times New Roman"/>
          <w:bCs/>
          <w:i/>
          <w:color w:val="000000"/>
          <w:vertAlign w:val="subscript"/>
        </w:rPr>
        <w:t>area</w:t>
      </w:r>
      <w:r w:rsidR="00042F1B" w:rsidRPr="001F281E">
        <w:rPr>
          <w:rFonts w:eastAsia="Times New Roman"/>
          <w:bCs/>
          <w:i/>
          <w:color w:val="000000"/>
        </w:rPr>
        <w:t xml:space="preserve"> and their relative importance</w:t>
      </w:r>
    </w:p>
    <w:p w14:paraId="32D40F42" w14:textId="047E560A"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that soil N positively impacted </w:t>
      </w:r>
      <w:r w:rsidR="003E3DED">
        <w:rPr>
          <w:rFonts w:eastAsia="Times New Roman"/>
          <w:i/>
          <w:color w:val="000000"/>
        </w:rPr>
        <w:t>N</w:t>
      </w:r>
      <w:r w:rsidR="003E3DED">
        <w:rPr>
          <w:rFonts w:eastAsia="Times New Roman"/>
          <w:color w:val="000000"/>
          <w:vertAlign w:val="subscript"/>
        </w:rPr>
        <w:t>area</w:t>
      </w:r>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r w:rsidR="008010AC" w:rsidRPr="00771C52">
        <w:rPr>
          <w:rFonts w:eastAsia="Times New Roman"/>
          <w:i/>
          <w:iCs/>
          <w:color w:val="000000"/>
        </w:rPr>
        <w:t>M</w:t>
      </w:r>
      <w:r w:rsidR="008010AC" w:rsidRPr="00771C52">
        <w:rPr>
          <w:rFonts w:eastAsia="Times New Roman"/>
          <w:color w:val="000000"/>
          <w:vertAlign w:val="subscript"/>
        </w:rPr>
        <w:t>area</w:t>
      </w:r>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r w:rsidR="00E3357A" w:rsidRPr="00771C52">
        <w:rPr>
          <w:rFonts w:eastAsia="Times New Roman"/>
          <w:i/>
          <w:iCs/>
          <w:color w:val="000000"/>
        </w:rPr>
        <w:t>T</w:t>
      </w:r>
      <w:r w:rsidR="00E3357A" w:rsidRPr="00771C52">
        <w:rPr>
          <w:rFonts w:eastAsia="Times New Roman"/>
          <w:color w:val="000000"/>
          <w:vertAlign w:val="subscript"/>
        </w:rPr>
        <w:t>g</w:t>
      </w:r>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 xml:space="preserve">had </w:t>
      </w:r>
      <w:ins w:id="39" w:author="Iain Colin Prentice" w:date="2021-06-29T13:40:00Z">
        <w:r w:rsidR="0085222C">
          <w:rPr>
            <w:rFonts w:eastAsia="Times New Roman"/>
            <w:color w:val="000000"/>
          </w:rPr>
          <w:t xml:space="preserve">substantially </w:t>
        </w:r>
      </w:ins>
      <w:r w:rsidR="008010AC" w:rsidRPr="00771C52">
        <w:rPr>
          <w:rFonts w:eastAsia="Times New Roman"/>
          <w:color w:val="000000"/>
        </w:rPr>
        <w:t>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r w:rsidR="00CA64B3">
        <w:rPr>
          <w:rFonts w:eastAsia="Times New Roman"/>
          <w:i/>
          <w:color w:val="000000"/>
        </w:rPr>
        <w:lastRenderedPageBreak/>
        <w:t>T</w:t>
      </w:r>
      <w:r w:rsidR="00CA64B3">
        <w:rPr>
          <w:rFonts w:eastAsia="Times New Roman"/>
          <w:color w:val="000000"/>
          <w:vertAlign w:val="subscript"/>
        </w:rPr>
        <w:t>g</w:t>
      </w:r>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followed from theoretical expectations. 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r w:rsidR="00893A76">
        <w:rPr>
          <w:rFonts w:eastAsia="Times New Roman"/>
          <w:i/>
          <w:color w:val="000000"/>
        </w:rPr>
        <w:t>N</w:t>
      </w:r>
      <w:r w:rsidR="00893A76">
        <w:rPr>
          <w:rFonts w:eastAsia="Times New Roman"/>
          <w:color w:val="000000"/>
          <w:vertAlign w:val="subscript"/>
        </w:rPr>
        <w:t>area</w:t>
      </w:r>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 xml:space="preserve">species capable of symbiotic associations with nitrogen fixing bacteria had 44.7% higher </w:t>
      </w:r>
      <w:r w:rsidR="00280238">
        <w:rPr>
          <w:rFonts w:eastAsia="Times New Roman"/>
          <w:i/>
          <w:color w:val="000000"/>
        </w:rPr>
        <w:t>N</w:t>
      </w:r>
      <w:r w:rsidR="00280238">
        <w:rPr>
          <w:rFonts w:eastAsia="Times New Roman"/>
          <w:color w:val="000000"/>
          <w:vertAlign w:val="subscript"/>
        </w:rPr>
        <w:t>area</w:t>
      </w:r>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r w:rsidR="00280238">
        <w:rPr>
          <w:rFonts w:eastAsia="Times New Roman"/>
          <w:i/>
          <w:color w:val="000000"/>
        </w:rPr>
        <w:t>N</w:t>
      </w:r>
      <w:r w:rsidR="00280238">
        <w:rPr>
          <w:rFonts w:eastAsia="Times New Roman"/>
          <w:color w:val="000000"/>
          <w:vertAlign w:val="subscript"/>
        </w:rPr>
        <w:t>area</w:t>
      </w:r>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1A720B" w:rsidRDefault="005B6195" w:rsidP="00AC49CC">
      <w:pPr>
        <w:spacing w:line="480" w:lineRule="auto"/>
        <w:rPr>
          <w:sz w:val="20"/>
          <w:szCs w:val="20"/>
        </w:rPr>
      </w:pPr>
      <w:r w:rsidRPr="001A720B">
        <w:rPr>
          <w:b/>
          <w:bCs/>
          <w:sz w:val="20"/>
          <w:szCs w:val="20"/>
        </w:rPr>
        <w:lastRenderedPageBreak/>
        <w:t xml:space="preserve">Table </w:t>
      </w:r>
      <w:r w:rsidR="00DD3527">
        <w:rPr>
          <w:b/>
          <w:bCs/>
          <w:sz w:val="20"/>
          <w:szCs w:val="20"/>
        </w:rPr>
        <w:t>2</w:t>
      </w:r>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r w:rsidRPr="00742554">
        <w:rPr>
          <w:i/>
          <w:iCs/>
          <w:sz w:val="20"/>
          <w:szCs w:val="20"/>
        </w:rPr>
        <w:t>N</w:t>
      </w:r>
      <w:r w:rsidRPr="00742554">
        <w:rPr>
          <w:sz w:val="20"/>
          <w:szCs w:val="20"/>
          <w:vertAlign w:val="subscript"/>
        </w:rPr>
        <w:t>area</w:t>
      </w:r>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as fixed effects</w:t>
      </w:r>
      <w:r>
        <w:rPr>
          <w:sz w:val="20"/>
          <w:szCs w:val="20"/>
        </w:rPr>
        <w:t>.*</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r>
              <w:rPr>
                <w:rFonts w:eastAsia="Times New Roman"/>
                <w:i/>
                <w:iCs/>
                <w:color w:val="000000"/>
                <w:sz w:val="20"/>
                <w:szCs w:val="20"/>
              </w:rPr>
              <w:t>T</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M</w:t>
            </w:r>
            <w:r>
              <w:rPr>
                <w:rFonts w:eastAsia="Times New Roman"/>
                <w:color w:val="000000"/>
                <w:sz w:val="20"/>
                <w:szCs w:val="20"/>
                <w:vertAlign w:val="subscript"/>
              </w:rPr>
              <w:t>area</w:t>
            </w:r>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43025615"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r w:rsidRPr="003C3A87">
        <w:rPr>
          <w:i/>
          <w:iCs/>
          <w:sz w:val="20"/>
          <w:szCs w:val="20"/>
        </w:rPr>
        <w:t>M</w:t>
      </w:r>
      <w:r>
        <w:rPr>
          <w:sz w:val="20"/>
          <w:szCs w:val="20"/>
          <w:vertAlign w:val="subscript"/>
        </w:rPr>
        <w:t>area</w:t>
      </w:r>
      <w:r w:rsidRPr="00042F1B">
        <w:rPr>
          <w:sz w:val="20"/>
          <w:szCs w:val="20"/>
        </w:rPr>
        <w:t xml:space="preserve"> = leaf mass per leaf area</w:t>
      </w:r>
      <w:r>
        <w:rPr>
          <w:sz w:val="20"/>
          <w:szCs w:val="20"/>
        </w:rPr>
        <w:t xml:space="preserve">, </w:t>
      </w:r>
      <w:r>
        <w:rPr>
          <w:i/>
          <w:iCs/>
          <w:sz w:val="20"/>
          <w:szCs w:val="20"/>
        </w:rPr>
        <w:t>T</w:t>
      </w:r>
      <w:r>
        <w:rPr>
          <w:sz w:val="20"/>
          <w:szCs w:val="20"/>
          <w:vertAlign w:val="subscript"/>
        </w:rPr>
        <w:t>g</w:t>
      </w:r>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i/>
          <w:iCs/>
          <w:color w:val="000000"/>
        </w:rPr>
        <w:t>N</w:t>
      </w:r>
      <w:r w:rsidR="00F178AB" w:rsidRPr="00B05AC4">
        <w:rPr>
          <w:rFonts w:eastAsia="Times New Roman"/>
          <w:color w:val="000000"/>
          <w:vertAlign w:val="subscript"/>
        </w:rPr>
        <w:t>area</w:t>
      </w:r>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7853D2B0"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r w:rsidR="00F178AB" w:rsidRPr="00B05AC4">
        <w:rPr>
          <w:rFonts w:eastAsia="Times New Roman"/>
          <w:color w:val="000000"/>
        </w:rPr>
        <w:t>Treemap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r w:rsidR="00CF0686" w:rsidRPr="00B05AC4">
        <w:rPr>
          <w:i/>
          <w:iCs/>
        </w:rPr>
        <w:t>N</w:t>
      </w:r>
      <w:r w:rsidR="00CF0686" w:rsidRPr="00B05AC4">
        <w:rPr>
          <w:vertAlign w:val="subscript"/>
        </w:rPr>
        <w:t>area</w:t>
      </w:r>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r w:rsidR="005A5C5B">
        <w:rPr>
          <w:rFonts w:eastAsia="Times New Roman"/>
          <w:i/>
          <w:color w:val="000000"/>
        </w:rPr>
        <w:t>N</w:t>
      </w:r>
      <w:r w:rsidR="005A5C5B">
        <w:rPr>
          <w:rFonts w:eastAsia="Times New Roman"/>
          <w:color w:val="000000"/>
          <w:vertAlign w:val="subscript"/>
        </w:rPr>
        <w:t xml:space="preserve">area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r w:rsidR="00D60C62" w:rsidRPr="00AC49CC">
        <w:rPr>
          <w:rFonts w:eastAsia="Times New Roman"/>
          <w:bCs/>
          <w:i/>
          <w:iCs/>
          <w:color w:val="000000"/>
        </w:rPr>
        <w:t>N</w:t>
      </w:r>
      <w:r w:rsidR="00D60C62" w:rsidRPr="00AC49CC">
        <w:rPr>
          <w:rFonts w:eastAsia="Times New Roman"/>
          <w:bCs/>
          <w:i/>
          <w:color w:val="000000"/>
          <w:vertAlign w:val="subscript"/>
        </w:rPr>
        <w:t>area</w:t>
      </w:r>
    </w:p>
    <w:p w14:paraId="4974AEA6" w14:textId="5560C7A8"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r w:rsidRPr="001B44B1">
        <w:rPr>
          <w:rFonts w:eastAsia="Times New Roman"/>
          <w:i/>
          <w:iCs/>
          <w:color w:val="000000"/>
        </w:rPr>
        <w:t>N</w:t>
      </w:r>
      <w:r w:rsidRPr="001B44B1">
        <w:rPr>
          <w:rFonts w:eastAsia="Times New Roman"/>
          <w:color w:val="000000"/>
          <w:vertAlign w:val="subscript"/>
        </w:rPr>
        <w:t>photo</w:t>
      </w:r>
      <w:r w:rsidRPr="001B44B1">
        <w:rPr>
          <w:rFonts w:eastAsia="Times New Roman"/>
          <w:color w:val="000000"/>
        </w:rPr>
        <w:t xml:space="preserve"> and </w:t>
      </w:r>
      <w:r w:rsidRPr="001B44B1">
        <w:rPr>
          <w:rFonts w:eastAsia="Times New Roman"/>
          <w:i/>
          <w:iCs/>
          <w:color w:val="000000"/>
        </w:rPr>
        <w:t>N</w:t>
      </w:r>
      <w:r w:rsidRPr="001B44B1">
        <w:rPr>
          <w:rFonts w:eastAsia="Times New Roman"/>
          <w:color w:val="000000"/>
          <w:vertAlign w:val="subscript"/>
        </w:rPr>
        <w:t>structure</w:t>
      </w:r>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r w:rsidR="003A1E67" w:rsidRPr="001B44B1">
        <w:rPr>
          <w:rFonts w:eastAsia="Times New Roman"/>
          <w:i/>
          <w:iCs/>
          <w:color w:val="000000"/>
        </w:rPr>
        <w:t>N</w:t>
      </w:r>
      <w:r w:rsidR="003A1E67" w:rsidRPr="001B44B1">
        <w:rPr>
          <w:rFonts w:eastAsia="Times New Roman"/>
          <w:color w:val="000000"/>
          <w:vertAlign w:val="subscript"/>
        </w:rPr>
        <w:t>photo</w:t>
      </w:r>
      <w:r w:rsidR="003A1E67">
        <w:rPr>
          <w:rFonts w:eastAsia="Times New Roman"/>
          <w:color w:val="000000"/>
        </w:rPr>
        <w:t xml:space="preserve"> effect is reflects the aboveground climate impact on </w:t>
      </w:r>
      <w:r w:rsidR="003A1E67">
        <w:rPr>
          <w:rFonts w:eastAsia="Times New Roman"/>
          <w:i/>
          <w:color w:val="000000"/>
        </w:rPr>
        <w:t>N</w:t>
      </w:r>
      <w:r w:rsidR="003A1E67">
        <w:rPr>
          <w:rFonts w:eastAsia="Times New Roman"/>
          <w:color w:val="000000"/>
          <w:vertAlign w:val="subscript"/>
        </w:rPr>
        <w:t>area</w:t>
      </w:r>
      <w:r w:rsidR="003A1E67">
        <w:rPr>
          <w:rFonts w:eastAsia="Times New Roman"/>
          <w:color w:val="000000"/>
        </w:rPr>
        <w:t xml:space="preserve">, while the </w:t>
      </w:r>
      <w:r w:rsidR="003A1E67">
        <w:rPr>
          <w:rFonts w:eastAsia="Times New Roman"/>
          <w:i/>
          <w:color w:val="000000"/>
        </w:rPr>
        <w:t>N</w:t>
      </w:r>
      <w:r w:rsidR="003A1E67">
        <w:rPr>
          <w:rFonts w:eastAsia="Times New Roman"/>
          <w:color w:val="000000"/>
          <w:vertAlign w:val="subscript"/>
        </w:rPr>
        <w:t xml:space="preserve">structure </w:t>
      </w:r>
      <w:r w:rsidR="003A1E67" w:rsidRPr="00DA24C9">
        <w:rPr>
          <w:rFonts w:eastAsia="Times New Roman"/>
          <w:color w:val="000000"/>
        </w:rPr>
        <w:t>effects reflects the</w:t>
      </w:r>
      <w:r w:rsidR="003A1E67">
        <w:rPr>
          <w:rFonts w:eastAsia="Times New Roman"/>
          <w:color w:val="000000"/>
        </w:rPr>
        <w:t xml:space="preserve"> impact of </w:t>
      </w:r>
      <w:r w:rsidR="003A1E67">
        <w:rPr>
          <w:rFonts w:eastAsia="Times New Roman"/>
          <w:i/>
          <w:color w:val="000000"/>
        </w:rPr>
        <w:t>M</w:t>
      </w:r>
      <w:r w:rsidR="003A1E67">
        <w:rPr>
          <w:rFonts w:eastAsia="Times New Roman"/>
          <w:color w:val="000000"/>
          <w:vertAlign w:val="subscript"/>
        </w:rPr>
        <w:t>area</w:t>
      </w:r>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r w:rsidR="004661AC" w:rsidRPr="00771C52">
        <w:rPr>
          <w:rFonts w:eastAsia="Times New Roman"/>
          <w:i/>
          <w:iCs/>
          <w:color w:val="000000"/>
        </w:rPr>
        <w:t xml:space="preserve">p </w:t>
      </w:r>
      <w:r w:rsidR="004661AC" w:rsidRPr="00771C52">
        <w:rPr>
          <w:rFonts w:eastAsia="Times New Roman"/>
          <w:color w:val="000000"/>
        </w:rPr>
        <w:t xml:space="preserve"> &lt;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r w:rsidR="004661AC" w:rsidRPr="00771C52">
        <w:rPr>
          <w:rFonts w:eastAsia="Times New Roman"/>
          <w:i/>
          <w:iCs/>
          <w:color w:val="000000"/>
        </w:rPr>
        <w:t>N</w:t>
      </w:r>
      <w:r w:rsidR="004661AC" w:rsidRPr="00771C52">
        <w:rPr>
          <w:rFonts w:eastAsia="Times New Roman"/>
          <w:color w:val="000000"/>
          <w:vertAlign w:val="subscript"/>
        </w:rPr>
        <w:t>area</w:t>
      </w:r>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1A720B" w:rsidRDefault="00AC49CC" w:rsidP="00AC49CC">
      <w:pPr>
        <w:spacing w:line="480" w:lineRule="auto"/>
        <w:rPr>
          <w:sz w:val="20"/>
          <w:szCs w:val="20"/>
        </w:rPr>
      </w:pPr>
      <w:r w:rsidRPr="001A720B">
        <w:rPr>
          <w:b/>
          <w:bCs/>
          <w:sz w:val="20"/>
          <w:szCs w:val="20"/>
        </w:rPr>
        <w:lastRenderedPageBreak/>
        <w:t xml:space="preserve">Table </w:t>
      </w:r>
      <w:r w:rsidR="00DD3527">
        <w:rPr>
          <w:b/>
          <w:bCs/>
          <w:sz w:val="20"/>
          <w:szCs w:val="20"/>
        </w:rPr>
        <w:t>3</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r w:rsidRPr="00D32C27">
        <w:rPr>
          <w:i/>
          <w:iCs/>
          <w:sz w:val="20"/>
          <w:szCs w:val="20"/>
        </w:rPr>
        <w:t>N</w:t>
      </w:r>
      <w:r w:rsidRPr="00D32C27">
        <w:rPr>
          <w:sz w:val="20"/>
          <w:szCs w:val="20"/>
          <w:vertAlign w:val="subscript"/>
        </w:rPr>
        <w:t>area</w:t>
      </w:r>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effects</w:t>
      </w:r>
      <w:r>
        <w:rPr>
          <w:sz w:val="20"/>
          <w:szCs w:val="20"/>
        </w:rPr>
        <w:t>.*</w:t>
      </w:r>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photo</w:t>
            </w:r>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structure</w:t>
            </w:r>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r w:rsidRPr="00B44DBC">
        <w:rPr>
          <w:rFonts w:eastAsia="Times New Roman"/>
          <w:i/>
          <w:iCs/>
          <w:color w:val="000000"/>
          <w:sz w:val="20"/>
          <w:szCs w:val="20"/>
        </w:rPr>
        <w:t>N</w:t>
      </w:r>
      <w:r>
        <w:rPr>
          <w:rFonts w:eastAsia="Times New Roman"/>
          <w:color w:val="000000"/>
          <w:sz w:val="20"/>
          <w:szCs w:val="20"/>
          <w:vertAlign w:val="subscript"/>
        </w:rPr>
        <w:t>photo</w:t>
      </w:r>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r w:rsidRPr="00B44DBC">
        <w:rPr>
          <w:i/>
          <w:iCs/>
          <w:sz w:val="20"/>
          <w:szCs w:val="20"/>
        </w:rPr>
        <w:t>N</w:t>
      </w:r>
      <w:r>
        <w:rPr>
          <w:sz w:val="20"/>
          <w:szCs w:val="20"/>
          <w:vertAlign w:val="subscript"/>
        </w:rPr>
        <w:t>structure</w:t>
      </w:r>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2286BB1" w:rsidR="00077C60" w:rsidRPr="008531D1" w:rsidRDefault="00567E4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structure</w:t>
      </w:r>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photo</w:t>
      </w:r>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7CA52472"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Treemap of relative importance for </w:t>
      </w:r>
      <w:r w:rsidR="00CF0686" w:rsidRPr="00DA24C9">
        <w:t xml:space="preserve">linear mixed effects model with </w:t>
      </w:r>
      <w:r w:rsidR="00CF0686" w:rsidRPr="00DA24C9">
        <w:rPr>
          <w:i/>
          <w:iCs/>
        </w:rPr>
        <w:t>N</w:t>
      </w:r>
      <w:r w:rsidR="00CF0686" w:rsidRPr="00DA24C9">
        <w:rPr>
          <w:vertAlign w:val="subscript"/>
        </w:rPr>
        <w:t>area</w:t>
      </w:r>
      <w:r w:rsidR="00CF0686" w:rsidRPr="00DA24C9">
        <w:t xml:space="preserve"> as the dependent variable and soil treatment variables, predicted 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r w:rsidR="00AC49CC">
        <w:rPr>
          <w:rFonts w:eastAsia="Times New Roman"/>
          <w:i/>
          <w:color w:val="000000"/>
        </w:rPr>
        <w:t>N</w:t>
      </w:r>
      <w:r w:rsidR="00AC49CC">
        <w:rPr>
          <w:rFonts w:eastAsia="Times New Roman"/>
          <w:color w:val="000000"/>
          <w:vertAlign w:val="subscript"/>
        </w:rPr>
        <w:t xml:space="preserve">area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6674122A"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D361BC" w:rsidRDefault="00111025" w:rsidP="00111025">
      <w:pPr>
        <w:spacing w:line="480" w:lineRule="auto"/>
        <w:rPr>
          <w:b/>
          <w:bCs/>
          <w:sz w:val="20"/>
          <w:szCs w:val="20"/>
        </w:rPr>
      </w:pPr>
      <w:r w:rsidRPr="00D361BC">
        <w:rPr>
          <w:b/>
          <w:bCs/>
          <w:sz w:val="20"/>
          <w:szCs w:val="20"/>
        </w:rPr>
        <w:lastRenderedPageBreak/>
        <w:t xml:space="preserve">Table </w:t>
      </w:r>
      <w:r w:rsidR="00DD3527">
        <w:rPr>
          <w:b/>
          <w:bCs/>
          <w:sz w:val="20"/>
          <w:szCs w:val="20"/>
        </w:rPr>
        <w:t>4</w:t>
      </w:r>
      <w:r w:rsidRPr="00D361BC">
        <w:rPr>
          <w:b/>
          <w:bCs/>
          <w:sz w:val="20"/>
          <w:szCs w:val="20"/>
        </w:rPr>
        <w:t xml:space="preserve">. </w:t>
      </w:r>
      <w:r w:rsidRPr="00D361BC">
        <w:rPr>
          <w:sz w:val="20"/>
          <w:szCs w:val="20"/>
        </w:rPr>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df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25EDB306"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r w:rsidR="00745361" w:rsidRPr="00111025">
        <w:rPr>
          <w:rFonts w:eastAsia="Times New Roman"/>
          <w:bCs/>
          <w:i/>
          <w:iCs/>
          <w:color w:val="000000"/>
        </w:rPr>
        <w:t>N</w:t>
      </w:r>
      <w:r w:rsidR="00745361" w:rsidRPr="00111025">
        <w:rPr>
          <w:rFonts w:eastAsia="Times New Roman"/>
          <w:bCs/>
          <w:i/>
          <w:color w:val="000000"/>
          <w:vertAlign w:val="subscript"/>
        </w:rPr>
        <w:t>area</w:t>
      </w:r>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r w:rsidR="00880F5C">
        <w:rPr>
          <w:rFonts w:eastAsia="Times New Roman"/>
          <w:i/>
          <w:color w:val="000000"/>
        </w:rPr>
        <w:t>N</w:t>
      </w:r>
      <w:r w:rsidR="00880F5C">
        <w:rPr>
          <w:rFonts w:eastAsia="Times New Roman"/>
          <w:color w:val="000000"/>
          <w:vertAlign w:val="subscript"/>
        </w:rPr>
        <w:t>area</w:t>
      </w:r>
      <w:r w:rsidR="00880F5C">
        <w:rPr>
          <w:rFonts w:eastAsia="Times New Roman"/>
          <w:color w:val="000000"/>
        </w:rPr>
        <w:t xml:space="preserve"> to added soil N (</w:t>
      </w:r>
      <w:r w:rsidR="00880F5C" w:rsidRPr="001B44B1">
        <w:rPr>
          <w:rFonts w:eastAsia="Times New Roman"/>
          <w:color w:val="000000"/>
        </w:rPr>
        <w:t>∆</w:t>
      </w:r>
      <w:r w:rsidR="00880F5C" w:rsidRPr="001B44B1">
        <w:rPr>
          <w:rFonts w:eastAsia="Times New Roman"/>
          <w:i/>
          <w:iCs/>
          <w:color w:val="000000"/>
        </w:rPr>
        <w:t>N</w:t>
      </w:r>
      <w:r w:rsidR="00880F5C" w:rsidRPr="00771C52">
        <w:rPr>
          <w:rFonts w:eastAsia="Times New Roman"/>
          <w:color w:val="000000"/>
          <w:vertAlign w:val="subscript"/>
        </w:rPr>
        <w:t>area</w:t>
      </w:r>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r w:rsidR="00880F5C" w:rsidRPr="001B44B1">
        <w:rPr>
          <w:rFonts w:eastAsia="Times New Roman"/>
          <w:i/>
          <w:iCs/>
          <w:color w:val="000000"/>
        </w:rPr>
        <w:t>N</w:t>
      </w:r>
      <w:r w:rsidR="00880F5C" w:rsidRPr="00771C52">
        <w:rPr>
          <w:rFonts w:eastAsia="Times New Roman"/>
          <w:color w:val="000000"/>
          <w:vertAlign w:val="subscript"/>
        </w:rPr>
        <w:t>area</w:t>
      </w:r>
      <w:r w:rsidR="00880F5C">
        <w:rPr>
          <w:rFonts w:eastAsia="Times New Roman"/>
          <w:color w:val="000000"/>
        </w:rPr>
        <w:t xml:space="preserve"> and ∆AGB decreased as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increased, such that the slope was indistinguishable from 0 at low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but became significantly negative at high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r w:rsidR="002A727E" w:rsidRPr="001B44B1">
        <w:rPr>
          <w:rFonts w:eastAsia="Times New Roman"/>
          <w:i/>
          <w:iCs/>
          <w:color w:val="000000"/>
        </w:rPr>
        <w:t>N</w:t>
      </w:r>
      <w:r w:rsidR="002A727E" w:rsidRPr="00771C52">
        <w:rPr>
          <w:rFonts w:eastAsia="Times New Roman"/>
          <w:color w:val="000000"/>
          <w:vertAlign w:val="subscript"/>
        </w:rPr>
        <w:t>area</w:t>
      </w:r>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r w:rsidR="002A727E">
        <w:rPr>
          <w:rFonts w:eastAsia="Times New Roman"/>
          <w:i/>
          <w:color w:val="000000"/>
        </w:rPr>
        <w:t>M</w:t>
      </w:r>
      <w:r w:rsidR="002A727E">
        <w:rPr>
          <w:rFonts w:eastAsia="Times New Roman"/>
          <w:color w:val="000000"/>
          <w:vertAlign w:val="subscript"/>
        </w:rPr>
        <w:t xml:space="preserve">area </w:t>
      </w:r>
      <w:r w:rsidR="002A727E">
        <w:rPr>
          <w:rFonts w:eastAsia="Times New Roman"/>
          <w:color w:val="000000"/>
        </w:rPr>
        <w:t xml:space="preserve">values greater than or equal to zero. </w:t>
      </w:r>
      <w:r w:rsidR="007F6C75" w:rsidRPr="001B44B1">
        <w:rPr>
          <w:rFonts w:eastAsia="Times New Roman"/>
          <w:color w:val="000000"/>
        </w:rPr>
        <w:t>∆</w:t>
      </w:r>
      <w:r w:rsidR="007F6C75" w:rsidRPr="001B44B1">
        <w:rPr>
          <w:rFonts w:eastAsia="Times New Roman"/>
          <w:i/>
          <w:iCs/>
          <w:color w:val="000000"/>
        </w:rPr>
        <w:t>N</w:t>
      </w:r>
      <w:r w:rsidR="007F6C75" w:rsidRPr="00771C52">
        <w:rPr>
          <w:rFonts w:eastAsia="Times New Roman"/>
          <w:color w:val="000000"/>
          <w:vertAlign w:val="subscript"/>
        </w:rPr>
        <w:t>area</w:t>
      </w:r>
      <w:r w:rsidR="007F6C75">
        <w:rPr>
          <w:rFonts w:eastAsia="Times New Roman"/>
          <w:color w:val="000000"/>
        </w:rPr>
        <w:t xml:space="preserve"> also increased with increasing </w:t>
      </w:r>
      <w:r w:rsidR="007F6C75" w:rsidRPr="00771C52">
        <w:rPr>
          <w:rFonts w:eastAsia="Times New Roman"/>
          <w:color w:val="000000"/>
        </w:rPr>
        <w:t>∆</w:t>
      </w:r>
      <w:r w:rsidR="007F6C75">
        <w:rPr>
          <w:rFonts w:eastAsia="Times New Roman"/>
          <w:i/>
          <w:color w:val="000000"/>
        </w:rPr>
        <w:t>M</w:t>
      </w:r>
      <w:r w:rsidR="007F6C75">
        <w:rPr>
          <w:rFonts w:eastAsia="Times New Roman"/>
          <w:color w:val="000000"/>
          <w:vertAlign w:val="subscript"/>
        </w:rPr>
        <w:t>area</w:t>
      </w:r>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r w:rsidR="007F6C75">
        <w:rPr>
          <w:rFonts w:eastAsia="Times New Roman"/>
          <w:i/>
          <w:color w:val="000000"/>
        </w:rPr>
        <w:t>N</w:t>
      </w:r>
      <w:r w:rsidR="007F6C75">
        <w:rPr>
          <w:rFonts w:eastAsia="Times New Roman"/>
          <w:color w:val="000000"/>
          <w:vertAlign w:val="subscript"/>
        </w:rPr>
        <w:t>area</w:t>
      </w:r>
      <w:r w:rsidR="007F6C75">
        <w:rPr>
          <w:rFonts w:eastAsia="Times New Roman"/>
          <w:color w:val="000000"/>
        </w:rPr>
        <w:t xml:space="preserve"> when</w:t>
      </w:r>
      <w:r w:rsidR="00D06FFF">
        <w:rPr>
          <w:rFonts w:eastAsia="Times New Roman"/>
          <w:color w:val="000000"/>
        </w:rPr>
        <w:t xml:space="preserve"> plants increased allocation to </w:t>
      </w:r>
      <w:r w:rsidR="00D06FFF">
        <w:rPr>
          <w:rFonts w:eastAsia="Times New Roman"/>
          <w:i/>
          <w:color w:val="000000"/>
        </w:rPr>
        <w:t>M</w:t>
      </w:r>
      <w:r w:rsidR="00D06FFF">
        <w:rPr>
          <w:rFonts w:eastAsia="Times New Roman"/>
          <w:color w:val="000000"/>
          <w:vertAlign w:val="subscript"/>
        </w:rPr>
        <w:t>area</w:t>
      </w:r>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r w:rsidRPr="0070307F">
        <w:rPr>
          <w:rFonts w:eastAsia="Times New Roman"/>
          <w:color w:val="000000"/>
          <w:sz w:val="20"/>
          <w:szCs w:val="20"/>
        </w:rPr>
        <w:t>Anova results for the linear mixed effects model with ∆</w:t>
      </w:r>
      <w:r w:rsidRPr="0070307F">
        <w:rPr>
          <w:rFonts w:eastAsia="Times New Roman"/>
          <w:i/>
          <w:iCs/>
          <w:color w:val="000000"/>
          <w:sz w:val="20"/>
          <w:szCs w:val="20"/>
        </w:rPr>
        <w:t>N</w:t>
      </w:r>
      <w:r w:rsidRPr="0070307F">
        <w:rPr>
          <w:rFonts w:eastAsia="Times New Roman"/>
          <w:color w:val="000000"/>
          <w:sz w:val="20"/>
          <w:szCs w:val="20"/>
          <w:vertAlign w:val="subscript"/>
        </w:rPr>
        <w:t>area</w:t>
      </w:r>
      <w:r w:rsidRPr="0070307F">
        <w:rPr>
          <w:rFonts w:eastAsia="Times New Roman"/>
          <w:color w:val="000000"/>
          <w:sz w:val="20"/>
          <w:szCs w:val="20"/>
        </w:rPr>
        <w:t xml:space="preserve"> as the dependent variable and ∆AGB, ∆χ, and ∆</w:t>
      </w:r>
      <w:r w:rsidRPr="0070307F">
        <w:rPr>
          <w:rFonts w:eastAsia="Times New Roman"/>
          <w:i/>
          <w:iCs/>
          <w:color w:val="000000"/>
          <w:sz w:val="20"/>
          <w:szCs w:val="20"/>
        </w:rPr>
        <w:t>M</w:t>
      </w:r>
      <w:r w:rsidRPr="0070307F">
        <w:rPr>
          <w:rFonts w:eastAsia="Times New Roman"/>
          <w:color w:val="000000"/>
          <w:sz w:val="20"/>
          <w:szCs w:val="20"/>
          <w:vertAlign w:val="subscript"/>
        </w:rPr>
        <w:t>area</w:t>
      </w:r>
      <w:r w:rsidRPr="0070307F">
        <w:rPr>
          <w:rFonts w:eastAsia="Times New Roman"/>
          <w:color w:val="000000"/>
          <w:sz w:val="20"/>
          <w:szCs w:val="2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LMA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r w:rsidRPr="002A3446">
        <w:rPr>
          <w:i/>
          <w:iCs/>
          <w:sz w:val="20"/>
          <w:szCs w:val="20"/>
        </w:rPr>
        <w:t>M</w:t>
      </w:r>
      <w:r>
        <w:rPr>
          <w:sz w:val="20"/>
          <w:szCs w:val="20"/>
          <w:vertAlign w:val="subscript"/>
        </w:rPr>
        <w:t>area</w:t>
      </w:r>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r w:rsidRPr="001F7DFE">
        <w:rPr>
          <w:rFonts w:eastAsia="Times New Roman"/>
          <w:i/>
          <w:iCs/>
          <w:color w:val="000000"/>
          <w:sz w:val="20"/>
          <w:szCs w:val="20"/>
        </w:rPr>
        <w:t>N</w:t>
      </w:r>
      <w:r w:rsidRPr="001F7DFE">
        <w:rPr>
          <w:rFonts w:eastAsia="Times New Roman"/>
          <w:color w:val="000000"/>
          <w:sz w:val="20"/>
          <w:szCs w:val="20"/>
          <w:vertAlign w:val="subscript"/>
        </w:rPr>
        <w:t>area</w:t>
      </w:r>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3C3A87">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57FD503A" w:rsidR="00745361" w:rsidRPr="001B44B1" w:rsidRDefault="00FB274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118AA8BC"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r w:rsidR="00E26DE7" w:rsidRPr="00DA24C9">
        <w:rPr>
          <w:b w:val="0"/>
          <w:bCs w:val="0"/>
          <w:i/>
          <w:iCs/>
          <w:color w:val="000000"/>
          <w:sz w:val="24"/>
          <w:szCs w:val="24"/>
        </w:rPr>
        <w:t>N</w:t>
      </w:r>
      <w:r w:rsidR="00E26DE7" w:rsidRPr="00DA24C9">
        <w:rPr>
          <w:b w:val="0"/>
          <w:bCs w:val="0"/>
          <w:color w:val="000000"/>
          <w:sz w:val="24"/>
          <w:szCs w:val="24"/>
          <w:vertAlign w:val="subscript"/>
        </w:rPr>
        <w:t>area</w:t>
      </w:r>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EB379B">
        <w:rPr>
          <w:b w:val="0"/>
          <w:bCs w:val="0"/>
          <w:color w:val="000000"/>
          <w:sz w:val="24"/>
          <w:szCs w:val="24"/>
        </w:rPr>
        <w:t xml:space="preserve"> and </w:t>
      </w:r>
      <w:r w:rsidR="00B25CDC" w:rsidRPr="00DA24C9">
        <w:rPr>
          <w:b w:val="0"/>
          <w:bCs w:val="0"/>
          <w:color w:val="000000"/>
          <w:sz w:val="24"/>
          <w:szCs w:val="24"/>
        </w:rPr>
        <w:t xml:space="preserve"> medium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1D31C0C"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r w:rsidR="00B42B31">
        <w:rPr>
          <w:rFonts w:eastAsia="Times New Roman"/>
          <w:i/>
          <w:color w:val="000000"/>
        </w:rPr>
        <w:t>M</w:t>
      </w:r>
      <w:r w:rsidR="00B42B31">
        <w:rPr>
          <w:rFonts w:eastAsia="Times New Roman"/>
          <w:color w:val="000000"/>
          <w:vertAlign w:val="subscript"/>
        </w:rPr>
        <w:t>area</w:t>
      </w:r>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r w:rsidR="0028100D">
        <w:rPr>
          <w:rFonts w:eastAsia="Times New Roman"/>
          <w:i/>
          <w:color w:val="000000"/>
        </w:rPr>
        <w:t>M</w:t>
      </w:r>
      <w:r w:rsidR="0028100D">
        <w:rPr>
          <w:rFonts w:eastAsia="Times New Roman"/>
          <w:color w:val="000000"/>
          <w:vertAlign w:val="subscript"/>
        </w:rPr>
        <w:t>area</w:t>
      </w:r>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Climate is a stronger predictor of N</w:t>
      </w:r>
      <w:r>
        <w:rPr>
          <w:i/>
          <w:vertAlign w:val="subscript"/>
        </w:rPr>
        <w:t>area</w:t>
      </w:r>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Firn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51403A3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r w:rsidR="005948A0">
        <w:rPr>
          <w:i/>
        </w:rPr>
        <w:t>N</w:t>
      </w:r>
      <w:r w:rsidR="005948A0">
        <w:rPr>
          <w:vertAlign w:val="subscript"/>
        </w:rPr>
        <w:t>area</w:t>
      </w:r>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r w:rsidR="00562A58">
        <w:rPr>
          <w:i/>
        </w:rPr>
        <w:t>M</w:t>
      </w:r>
      <w:r w:rsidR="00562A58">
        <w:rPr>
          <w:vertAlign w:val="subscript"/>
        </w:rPr>
        <w:t>area</w:t>
      </w:r>
      <w:r w:rsidR="00562A58">
        <w:t xml:space="preserve"> was the strongest predictor of </w:t>
      </w:r>
      <w:r w:rsidR="00562A58">
        <w:rPr>
          <w:i/>
        </w:rPr>
        <w:t>N</w:t>
      </w:r>
      <w:r w:rsidR="00562A58">
        <w:rPr>
          <w:vertAlign w:val="subscript"/>
        </w:rPr>
        <w:t>area</w:t>
      </w:r>
      <w:r w:rsidR="00562A58">
        <w:t xml:space="preserve"> </w:t>
      </w:r>
      <w:r w:rsidR="001F3BE9">
        <w:t>with a relative importance value of 54%. This is unsurprising given</w:t>
      </w:r>
      <w:r w:rsidR="00562A58">
        <w:t xml:space="preserve"> its inclusion in the </w:t>
      </w:r>
      <w:r w:rsidR="00562A58">
        <w:rPr>
          <w:i/>
        </w:rPr>
        <w:t>N</w:t>
      </w:r>
      <w:r w:rsidR="00562A58">
        <w:rPr>
          <w:vertAlign w:val="subscript"/>
        </w:rPr>
        <w:t>area</w:t>
      </w:r>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r w:rsidR="005948A0">
        <w:rPr>
          <w:i/>
        </w:rPr>
        <w:t>N</w:t>
      </w:r>
      <w:r w:rsidR="005948A0">
        <w:rPr>
          <w:vertAlign w:val="subscript"/>
        </w:rPr>
        <w:t>area</w:t>
      </w:r>
      <w:r w:rsidR="001F3BE9">
        <w:t xml:space="preserve"> (relative importance = 6%)</w:t>
      </w:r>
      <w:r w:rsidR="005948A0">
        <w:t xml:space="preserve">. The negative relationship confirms theoretical expectations that plants that maintain high </w:t>
      </w:r>
      <w:r w:rsidR="005948A0">
        <w:rPr>
          <w:i/>
        </w:rPr>
        <w:t>N</w:t>
      </w:r>
      <w:r w:rsidR="005948A0">
        <w:rPr>
          <w:vertAlign w:val="subscript"/>
        </w:rPr>
        <w:t>area</w:t>
      </w:r>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55F304C"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r>
        <w:rPr>
          <w:i/>
        </w:rPr>
        <w:t>N</w:t>
      </w:r>
      <w:r>
        <w:rPr>
          <w:vertAlign w:val="subscript"/>
        </w:rPr>
        <w:t>area</w:t>
      </w:r>
      <w:r w:rsidR="001F3BE9">
        <w:t xml:space="preserve"> with a combined relative importance value of 9%</w:t>
      </w:r>
      <w:r>
        <w:t xml:space="preserve">. </w:t>
      </w:r>
      <w:r w:rsidR="002436D6">
        <w:t xml:space="preserve">Nitrogen fixing plants have been previously shown to have greater </w:t>
      </w:r>
      <w:r w:rsidR="002436D6">
        <w:rPr>
          <w:i/>
        </w:rPr>
        <w:t>N</w:t>
      </w:r>
      <w:r w:rsidR="002436D6">
        <w:rPr>
          <w:vertAlign w:val="subscript"/>
        </w:rPr>
        <w:t>area</w:t>
      </w:r>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r w:rsidR="00C71459">
        <w:rPr>
          <w:i/>
        </w:rPr>
        <w:t>N</w:t>
      </w:r>
      <w:r w:rsidR="00C71459">
        <w:rPr>
          <w:vertAlign w:val="subscript"/>
        </w:rPr>
        <w:t>area</w:t>
      </w:r>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B3E3307" w:rsidR="001F3BE9" w:rsidRDefault="001F3BE9" w:rsidP="000D0F58">
      <w:pPr>
        <w:spacing w:line="480" w:lineRule="auto"/>
        <w:ind w:firstLine="720"/>
        <w:contextualSpacing/>
      </w:pPr>
      <w:r>
        <w:lastRenderedPageBreak/>
        <w:t xml:space="preserve">The two climate factors included in our </w:t>
      </w:r>
      <w:r>
        <w:rPr>
          <w:i/>
        </w:rPr>
        <w:t>N</w:t>
      </w:r>
      <w:r>
        <w:rPr>
          <w:vertAlign w:val="subscript"/>
        </w:rPr>
        <w:t>area</w:t>
      </w:r>
      <w:r>
        <w:t xml:space="preserve"> model (temperature and light availability) had a combined relative importance of 28%. Leaf </w:t>
      </w:r>
      <w:r>
        <w:rPr>
          <w:i/>
        </w:rPr>
        <w:t>N</w:t>
      </w:r>
      <w:r>
        <w:rPr>
          <w:vertAlign w:val="subscript"/>
        </w:rPr>
        <w:t>area</w:t>
      </w:r>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r w:rsidR="00E213DA">
        <w:rPr>
          <w:i/>
        </w:rPr>
        <w:t>N</w:t>
      </w:r>
      <w:r w:rsidR="00E213DA">
        <w:rPr>
          <w:vertAlign w:val="subscript"/>
        </w:rPr>
        <w:t>area</w:t>
      </w:r>
      <w:r w:rsidR="00E213DA">
        <w:t>.</w:t>
      </w:r>
    </w:p>
    <w:p w14:paraId="0246FBE8" w14:textId="6373407F" w:rsidR="007E26DC" w:rsidRPr="00D332E5" w:rsidRDefault="00296CCE" w:rsidP="000D0F58">
      <w:pPr>
        <w:spacing w:line="480" w:lineRule="auto"/>
        <w:ind w:firstLine="720"/>
        <w:contextualSpacing/>
      </w:pPr>
      <w:r>
        <w:t xml:space="preserve">Our second approach also supported the greater importance of non-soil variables for predicting </w:t>
      </w:r>
      <w:r>
        <w:rPr>
          <w:i/>
        </w:rPr>
        <w:t>N</w:t>
      </w:r>
      <w:r>
        <w:rPr>
          <w:vertAlign w:val="subscript"/>
        </w:rPr>
        <w:t>area</w:t>
      </w:r>
      <w:r>
        <w:t xml:space="preserve"> than soil nutrient treatments. We calculated predicted nitrogen in photosynthesis (</w:t>
      </w:r>
      <w:r>
        <w:rPr>
          <w:i/>
        </w:rPr>
        <w:t>N</w:t>
      </w:r>
      <w:r>
        <w:rPr>
          <w:vertAlign w:val="subscript"/>
        </w:rPr>
        <w:t>photo</w:t>
      </w:r>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r>
        <w:rPr>
          <w:i/>
        </w:rPr>
        <w:t>N</w:t>
      </w:r>
      <w:r>
        <w:rPr>
          <w:vertAlign w:val="subscript"/>
        </w:rPr>
        <w:t>photo</w:t>
      </w:r>
      <w:r>
        <w:t xml:space="preserve"> served as an integrative metric for expected </w:t>
      </w:r>
      <w:r>
        <w:rPr>
          <w:i/>
        </w:rPr>
        <w:t>N</w:t>
      </w:r>
      <w:r>
        <w:rPr>
          <w:vertAlign w:val="subscript"/>
        </w:rPr>
        <w:t>area</w:t>
      </w:r>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r>
        <w:rPr>
          <w:i/>
        </w:rPr>
        <w:t>N</w:t>
      </w:r>
      <w:r>
        <w:rPr>
          <w:vertAlign w:val="subscript"/>
        </w:rPr>
        <w:t xml:space="preserve">photo </w:t>
      </w:r>
      <w:r>
        <w:t xml:space="preserve">was strongly correlated with </w:t>
      </w:r>
      <w:r>
        <w:rPr>
          <w:i/>
        </w:rPr>
        <w:t>N</w:t>
      </w:r>
      <w:r>
        <w:rPr>
          <w:vertAlign w:val="subscript"/>
        </w:rPr>
        <w:t>area</w:t>
      </w:r>
      <w:r>
        <w:t xml:space="preserve"> and an important predictor in our model (relative importance = 23%). </w:t>
      </w:r>
      <w:r w:rsidR="00D332E5">
        <w:rPr>
          <w:i/>
        </w:rPr>
        <w:t>N</w:t>
      </w:r>
      <w:r w:rsidR="00D332E5">
        <w:rPr>
          <w:vertAlign w:val="subscript"/>
        </w:rPr>
        <w:t>photo</w:t>
      </w:r>
      <w:r w:rsidR="00D332E5">
        <w:t xml:space="preserve">, along with structural nitrogen calculated from </w:t>
      </w:r>
      <w:r w:rsidR="00D332E5">
        <w:rPr>
          <w:i/>
        </w:rPr>
        <w:t>M</w:t>
      </w:r>
      <w:r w:rsidR="00D332E5">
        <w:rPr>
          <w:vertAlign w:val="subscript"/>
        </w:rPr>
        <w:t>area</w:t>
      </w:r>
      <w:r w:rsidR="00D332E5">
        <w:t xml:space="preserve">, accounted for ~60% of the variability in measured </w:t>
      </w:r>
      <w:r w:rsidR="00D332E5">
        <w:rPr>
          <w:i/>
        </w:rPr>
        <w:t>N</w:t>
      </w:r>
      <w:r w:rsidR="00D332E5">
        <w:rPr>
          <w:vertAlign w:val="subscript"/>
        </w:rPr>
        <w:t>area</w:t>
      </w:r>
      <w:r w:rsidR="00D332E5">
        <w:t>. However, a non-negli</w:t>
      </w:r>
      <w:r w:rsidR="00A67554">
        <w:t xml:space="preserve">gible addition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The N</w:t>
      </w:r>
      <w:r>
        <w:rPr>
          <w:i/>
          <w:vertAlign w:val="subscript"/>
        </w:rPr>
        <w:t>area</w:t>
      </w:r>
      <w:r>
        <w:rPr>
          <w:i/>
        </w:rPr>
        <w:t xml:space="preserve"> response to soil nitrogen is dependent on relative allocation to leaves and biomass </w:t>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r w:rsidR="00096AFD">
        <w:rPr>
          <w:i/>
        </w:rPr>
        <w:t>N</w:t>
      </w:r>
      <w:r w:rsidR="00096AFD">
        <w:rPr>
          <w:vertAlign w:val="subscript"/>
        </w:rPr>
        <w:t>area</w:t>
      </w:r>
      <w:r w:rsidR="00096AFD">
        <w:t xml:space="preserve"> by soil nitrogen addition indicated that, on average, plants at our sites were using added soil nitrogen availability to both increase tissue quantity (i.e., biomass) and quality (i.e., </w:t>
      </w:r>
      <w:r w:rsidR="00096AFD">
        <w:rPr>
          <w:i/>
        </w:rPr>
        <w:t>N</w:t>
      </w:r>
      <w:r w:rsidR="00096AFD">
        <w:rPr>
          <w:vertAlign w:val="subscript"/>
        </w:rPr>
        <w:t>area</w:t>
      </w:r>
      <w:r w:rsidR="00096AFD">
        <w:t>).</w:t>
      </w:r>
      <w:r w:rsidR="00934597">
        <w:t xml:space="preserve"> Alone, these results do not </w:t>
      </w:r>
      <w:r w:rsidR="008A70F6">
        <w:t>reconcile the discrepancies between previous studies.</w:t>
      </w:r>
    </w:p>
    <w:p w14:paraId="583DABF0" w14:textId="47F4C4F6" w:rsidR="00096AFD" w:rsidRDefault="005910A0" w:rsidP="00934597">
      <w:pPr>
        <w:spacing w:line="480" w:lineRule="auto"/>
        <w:ind w:firstLine="720"/>
        <w:contextualSpacing/>
      </w:pPr>
      <w:r>
        <w:t xml:space="preserve">To resolve conflicting reports about the relationship between soil nitrogen availability and </w:t>
      </w:r>
      <w:r>
        <w:rPr>
          <w:i/>
        </w:rPr>
        <w:t>N</w:t>
      </w:r>
      <w:r>
        <w:rPr>
          <w:vertAlign w:val="subscript"/>
        </w:rPr>
        <w:t xml:space="preserve">area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r w:rsidR="000C26ED">
        <w:rPr>
          <w:i/>
        </w:rPr>
        <w:t>N</w:t>
      </w:r>
      <w:r w:rsidR="000C26ED">
        <w:rPr>
          <w:vertAlign w:val="subscript"/>
        </w:rPr>
        <w:t>area</w:t>
      </w:r>
      <w:r w:rsidR="000C26ED">
        <w:t xml:space="preserve"> response to soil nitrogen </w:t>
      </w:r>
      <w:r w:rsidR="00536B03">
        <w:t xml:space="preserve">availability. </w:t>
      </w:r>
      <w:commentRangeStart w:id="40"/>
      <w:r w:rsidR="00536B03">
        <w:t>T</w:t>
      </w:r>
      <w:r w:rsidR="001D0C18">
        <w:t>his indicates that the positive soil N-</w:t>
      </w:r>
      <w:r w:rsidR="001D0C18">
        <w:rPr>
          <w:i/>
        </w:rPr>
        <w:t>N</w:t>
      </w:r>
      <w:r w:rsidR="001D0C18">
        <w:rPr>
          <w:vertAlign w:val="subscript"/>
        </w:rPr>
        <w:t>area</w:t>
      </w:r>
      <w:r w:rsidR="001D0C18">
        <w:t xml:space="preserve"> relationship only occurs when soil N is having a small impact on biomass.</w:t>
      </w:r>
      <w:r w:rsidR="008F481E">
        <w:t xml:space="preserve"> </w:t>
      </w:r>
      <w:commentRangeEnd w:id="40"/>
      <w:r w:rsidR="0085222C">
        <w:rPr>
          <w:rStyle w:val="CommentReference"/>
        </w:rPr>
        <w:commentReference w:id="40"/>
      </w:r>
      <w:r w:rsidR="008F481E">
        <w:t xml:space="preserve">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6168DDE3" w14:textId="77777777"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r w:rsidR="00A54421">
        <w:rPr>
          <w:i/>
        </w:rPr>
        <w:t>N</w:t>
      </w:r>
      <w:r w:rsidR="00A54421">
        <w:rPr>
          <w:vertAlign w:val="subscript"/>
        </w:rPr>
        <w:t>area</w:t>
      </w:r>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r w:rsidR="00A54421">
        <w:rPr>
          <w:i/>
        </w:rPr>
        <w:t>N</w:t>
      </w:r>
      <w:r w:rsidR="00A54421">
        <w:rPr>
          <w:vertAlign w:val="subscript"/>
        </w:rPr>
        <w:t>area</w:t>
      </w:r>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w:t>
      </w:r>
      <w:commentRangeStart w:id="41"/>
      <w:r w:rsidR="000E40F2">
        <w:t>data</w:t>
      </w:r>
      <w:commentRangeEnd w:id="41"/>
      <w:r w:rsidR="008D4978">
        <w:rPr>
          <w:rStyle w:val="CommentReference"/>
        </w:rPr>
        <w:commentReference w:id="41"/>
      </w:r>
      <w:r w:rsidR="000E40F2">
        <w:t xml:space="preserve">.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42"/>
      <w:r>
        <w:rPr>
          <w:b/>
        </w:rPr>
        <w:t>Acknowledgements</w:t>
      </w:r>
      <w:commentRangeEnd w:id="42"/>
      <w:r w:rsidR="00DD7DE1">
        <w:rPr>
          <w:rStyle w:val="CommentReference"/>
        </w:rPr>
        <w:commentReference w:id="42"/>
      </w:r>
    </w:p>
    <w:p w14:paraId="593737EE" w14:textId="4FB876BA" w:rsidR="0085222C" w:rsidRDefault="009A5B56">
      <w:pPr>
        <w:spacing w:line="480" w:lineRule="auto"/>
        <w:contextualSpacing/>
        <w:rPr>
          <w:ins w:id="43" w:author="Iain Colin Prentice" w:date="2021-06-29T13:46:00Z"/>
        </w:rPr>
        <w:pPrChange w:id="44" w:author="Iain Colin Prentice" w:date="2021-06-29T13:47:00Z">
          <w:pPr/>
        </w:pPrChange>
      </w:pPr>
      <w:r>
        <w:t>NGS acknowledges funding support from Texas Tech University.</w:t>
      </w:r>
      <w:ins w:id="45" w:author="Iain Colin Prentice" w:date="2021-06-29T13:45:00Z">
        <w:r w:rsidR="0085222C">
          <w:t xml:space="preserve"> ICP</w:t>
        </w:r>
      </w:ins>
      <w:ins w:id="46" w:author="Iain Colin Prentice" w:date="2021-06-29T13:46:00Z">
        <w:r w:rsidR="0085222C">
          <w:t xml:space="preserve">’s contribution </w:t>
        </w:r>
        <w:r w:rsidR="0085222C" w:rsidRPr="0085222C">
          <w:rPr>
            <w:rFonts w:eastAsia="Times New Roman" w:cs="Arial"/>
            <w:color w:val="222222"/>
            <w:shd w:val="clear" w:color="auto" w:fill="FFFFFF"/>
            <w:rPrChange w:id="47" w:author="Iain Colin Prentice" w:date="2021-06-29T13:46:00Z">
              <w:rPr>
                <w:rFonts w:ascii="Arial" w:eastAsia="Times New Roman" w:hAnsi="Arial" w:cs="Arial"/>
                <w:color w:val="222222"/>
                <w:shd w:val="clear" w:color="auto" w:fill="FFFFFF"/>
              </w:rPr>
            </w:rPrChange>
          </w:rPr>
          <w:t>has received funding from the European Research Council (ERC) under the European Union’s Horizon 2020 research and innovation programme (grant agreement No: 787203 REALM)</w:t>
        </w:r>
      </w:ins>
      <w:ins w:id="48" w:author="Iain Colin Prentice" w:date="2021-06-29T13:47:00Z">
        <w:r w:rsidR="0085222C">
          <w:rPr>
            <w:rFonts w:eastAsia="Times New Roman" w:cs="Arial"/>
            <w:color w:val="222222"/>
            <w:shd w:val="clear" w:color="auto" w:fill="FFFFFF"/>
          </w:rPr>
          <w:t>.</w:t>
        </w:r>
      </w:ins>
    </w:p>
    <w:p w14:paraId="515EBE29" w14:textId="77777777" w:rsidR="0085222C" w:rsidRPr="009A5B56" w:rsidRDefault="0085222C" w:rsidP="00DA24C9">
      <w:pPr>
        <w:spacing w:line="480" w:lineRule="auto"/>
        <w:contextualSpacing/>
      </w:pP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782FC3A" w14:textId="595945A4" w:rsidR="005A0FAA" w:rsidRPr="005A0FAA" w:rsidRDefault="009A5B56" w:rsidP="005A0FA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A0FAA" w:rsidRPr="005A0FAA">
        <w:rPr>
          <w:noProof/>
        </w:rPr>
        <w:t xml:space="preserve">Adams MA, Turnbull TL, Sprent JI, Buchmann N (2016) Legumes are different: Leaf nitrogen, </w:t>
      </w:r>
      <w:r w:rsidR="005A0FAA" w:rsidRPr="005A0FAA">
        <w:rPr>
          <w:noProof/>
        </w:rPr>
        <w:lastRenderedPageBreak/>
        <w:t xml:space="preserve">photosynthesis, and water use efficiency. </w:t>
      </w:r>
      <w:r w:rsidR="005A0FAA" w:rsidRPr="005A0FAA">
        <w:rPr>
          <w:i/>
          <w:iCs/>
          <w:noProof/>
        </w:rPr>
        <w:t>Proceedings of the National Academy of Sciences</w:t>
      </w:r>
      <w:r w:rsidR="005A0FAA" w:rsidRPr="005A0FAA">
        <w:rPr>
          <w:noProof/>
        </w:rPr>
        <w:t xml:space="preserve">, </w:t>
      </w:r>
      <w:r w:rsidR="005A0FAA" w:rsidRPr="005A0FAA">
        <w:rPr>
          <w:b/>
          <w:bCs/>
          <w:noProof/>
        </w:rPr>
        <w:t>113</w:t>
      </w:r>
      <w:r w:rsidR="005A0FAA" w:rsidRPr="005A0FAA">
        <w:rPr>
          <w:noProof/>
        </w:rPr>
        <w:t>, 4098 LP – 4103.</w:t>
      </w:r>
    </w:p>
    <w:p w14:paraId="271320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Ali AA, Xu C, Rogers A et al. (2015) Global</w:t>
      </w:r>
      <w:r w:rsidRPr="005A0FAA">
        <w:rPr>
          <w:rFonts w:ascii="Cambria Math" w:hAnsi="Cambria Math" w:cs="Cambria Math"/>
          <w:noProof/>
        </w:rPr>
        <w:t>‐</w:t>
      </w:r>
      <w:r w:rsidRPr="005A0FAA">
        <w:rPr>
          <w:noProof/>
        </w:rPr>
        <w:t xml:space="preserve">scale environmental control of plant photosynthetic capacity. </w:t>
      </w:r>
      <w:r w:rsidRPr="005A0FAA">
        <w:rPr>
          <w:i/>
          <w:iCs/>
          <w:noProof/>
        </w:rPr>
        <w:t>Ecological Applications</w:t>
      </w:r>
      <w:r w:rsidRPr="005A0FAA">
        <w:rPr>
          <w:noProof/>
        </w:rPr>
        <w:t xml:space="preserve">, </w:t>
      </w:r>
      <w:r w:rsidRPr="005A0FAA">
        <w:rPr>
          <w:b/>
          <w:bCs/>
          <w:noProof/>
        </w:rPr>
        <w:t>25</w:t>
      </w:r>
      <w:r w:rsidRPr="005A0FAA">
        <w:rPr>
          <w:noProof/>
        </w:rPr>
        <w:t>, 2349–2365.</w:t>
      </w:r>
    </w:p>
    <w:p w14:paraId="23C16A8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Bates D, Maechler M, Bolker B, Walker S (2015) Fitting Linear Mixed-Effects Models Using lme4. </w:t>
      </w:r>
      <w:r w:rsidRPr="005A0FAA">
        <w:rPr>
          <w:i/>
          <w:iCs/>
          <w:noProof/>
        </w:rPr>
        <w:t>Journal of Statistical Software</w:t>
      </w:r>
      <w:r w:rsidRPr="005A0FAA">
        <w:rPr>
          <w:noProof/>
        </w:rPr>
        <w:t xml:space="preserve">, </w:t>
      </w:r>
      <w:r w:rsidRPr="005A0FAA">
        <w:rPr>
          <w:b/>
          <w:bCs/>
          <w:noProof/>
        </w:rPr>
        <w:t>67</w:t>
      </w:r>
      <w:r w:rsidRPr="005A0FAA">
        <w:rPr>
          <w:noProof/>
        </w:rPr>
        <w:t>, 1–48.</w:t>
      </w:r>
    </w:p>
    <w:p w14:paraId="4E21057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Boardman NK (1977) Comparative photosynthesis of sun and shade plants. </w:t>
      </w:r>
      <w:r w:rsidRPr="005A0FAA">
        <w:rPr>
          <w:i/>
          <w:iCs/>
          <w:noProof/>
        </w:rPr>
        <w:t>Annual review of plant physiology</w:t>
      </w:r>
      <w:r w:rsidRPr="005A0FAA">
        <w:rPr>
          <w:noProof/>
        </w:rPr>
        <w:t xml:space="preserve">, </w:t>
      </w:r>
      <w:r w:rsidRPr="005A0FAA">
        <w:rPr>
          <w:b/>
          <w:bCs/>
          <w:noProof/>
        </w:rPr>
        <w:t>28</w:t>
      </w:r>
      <w:r w:rsidRPr="005A0FAA">
        <w:rPr>
          <w:noProof/>
        </w:rPr>
        <w:t>, 355–377.</w:t>
      </w:r>
    </w:p>
    <w:p w14:paraId="63DBEEE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Boyd RA, Gandin A, Cousins AB (2015) Temperature responses of C4 photosynthesis: biochemical analysis of Rubisco, phosphoenolpyruvate carboxylase, and carbonic anhydrase in Setaria viridis. </w:t>
      </w:r>
      <w:r w:rsidRPr="005A0FAA">
        <w:rPr>
          <w:i/>
          <w:iCs/>
          <w:noProof/>
        </w:rPr>
        <w:t>Plant Physiology</w:t>
      </w:r>
      <w:r w:rsidRPr="005A0FAA">
        <w:rPr>
          <w:noProof/>
        </w:rPr>
        <w:t xml:space="preserve">, </w:t>
      </w:r>
      <w:r w:rsidRPr="005A0FAA">
        <w:rPr>
          <w:b/>
          <w:bCs/>
          <w:noProof/>
        </w:rPr>
        <w:t>169</w:t>
      </w:r>
      <w:r w:rsidRPr="005A0FAA">
        <w:rPr>
          <w:noProof/>
        </w:rPr>
        <w:t>, 1850–1861.</w:t>
      </w:r>
    </w:p>
    <w:p w14:paraId="076864F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Dong N, Prentice IC, Evans BJ, Caddy-Retalic S, Lowe AJ, Wright IJ (2017) Leaf nitrogen from first principles: field evidence for adaptive variation with climate. </w:t>
      </w:r>
      <w:r w:rsidRPr="005A0FAA">
        <w:rPr>
          <w:i/>
          <w:iCs/>
          <w:noProof/>
        </w:rPr>
        <w:t>Biogeosciences</w:t>
      </w:r>
      <w:r w:rsidRPr="005A0FAA">
        <w:rPr>
          <w:noProof/>
        </w:rPr>
        <w:t xml:space="preserve">, </w:t>
      </w:r>
      <w:r w:rsidRPr="005A0FAA">
        <w:rPr>
          <w:b/>
          <w:bCs/>
          <w:noProof/>
        </w:rPr>
        <w:t>14</w:t>
      </w:r>
      <w:r w:rsidRPr="005A0FAA">
        <w:rPr>
          <w:noProof/>
        </w:rPr>
        <w:t>, 481–495.</w:t>
      </w:r>
    </w:p>
    <w:p w14:paraId="4AF5294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Evans JR (1989) Photosynthesis and nitrogen relationships in leaves of C</w:t>
      </w:r>
      <w:r w:rsidRPr="005A0FAA">
        <w:rPr>
          <w:noProof/>
          <w:vertAlign w:val="subscript"/>
        </w:rPr>
        <w:t>3</w:t>
      </w:r>
      <w:r w:rsidRPr="005A0FAA">
        <w:rPr>
          <w:noProof/>
        </w:rPr>
        <w:t xml:space="preserve"> plants. </w:t>
      </w:r>
      <w:r w:rsidRPr="005A0FAA">
        <w:rPr>
          <w:i/>
          <w:iCs/>
          <w:noProof/>
        </w:rPr>
        <w:t>Oecologia</w:t>
      </w:r>
      <w:r w:rsidRPr="005A0FAA">
        <w:rPr>
          <w:noProof/>
        </w:rPr>
        <w:t xml:space="preserve">, </w:t>
      </w:r>
      <w:r w:rsidRPr="005A0FAA">
        <w:rPr>
          <w:b/>
          <w:bCs/>
          <w:noProof/>
        </w:rPr>
        <w:t>78</w:t>
      </w:r>
      <w:r w:rsidRPr="005A0FAA">
        <w:rPr>
          <w:noProof/>
        </w:rPr>
        <w:t>, 9–19.</w:t>
      </w:r>
    </w:p>
    <w:p w14:paraId="3A3E27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Clarke VC (2019) The nitrogen cost of photosynthesis. </w:t>
      </w:r>
      <w:r w:rsidRPr="005A0FAA">
        <w:rPr>
          <w:i/>
          <w:iCs/>
          <w:noProof/>
        </w:rPr>
        <w:t>Journal of Experimental Botany</w:t>
      </w:r>
      <w:r w:rsidRPr="005A0FAA">
        <w:rPr>
          <w:noProof/>
        </w:rPr>
        <w:t xml:space="preserve">, </w:t>
      </w:r>
      <w:r w:rsidRPr="005A0FAA">
        <w:rPr>
          <w:b/>
          <w:bCs/>
          <w:noProof/>
        </w:rPr>
        <w:t>70</w:t>
      </w:r>
      <w:r w:rsidRPr="005A0FAA">
        <w:rPr>
          <w:noProof/>
        </w:rPr>
        <w:t>, 7–15.</w:t>
      </w:r>
    </w:p>
    <w:p w14:paraId="7D8B5E2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Seemann JR (1989) The allocation of protein nitrogen in the photosynthetic apparatus: costs, consequences, and control. </w:t>
      </w:r>
      <w:r w:rsidRPr="005A0FAA">
        <w:rPr>
          <w:i/>
          <w:iCs/>
          <w:noProof/>
        </w:rPr>
        <w:t>Photosynthesis</w:t>
      </w:r>
      <w:r w:rsidRPr="005A0FAA">
        <w:rPr>
          <w:noProof/>
        </w:rPr>
        <w:t xml:space="preserve">, </w:t>
      </w:r>
      <w:r w:rsidRPr="005A0FAA">
        <w:rPr>
          <w:b/>
          <w:bCs/>
          <w:noProof/>
        </w:rPr>
        <w:t>8</w:t>
      </w:r>
      <w:r w:rsidRPr="005A0FAA">
        <w:rPr>
          <w:noProof/>
        </w:rPr>
        <w:t>, 183–205.</w:t>
      </w:r>
    </w:p>
    <w:p w14:paraId="66A7484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Farquhar GD, Ehleringer JR, Hubick KT (1989) Carbon Isotope Discrimination and Photosynthesis. </w:t>
      </w:r>
      <w:r w:rsidRPr="005A0FAA">
        <w:rPr>
          <w:i/>
          <w:iCs/>
          <w:noProof/>
        </w:rPr>
        <w:t>Annual Review of Plant Physiology and Plant Molecular Biology</w:t>
      </w:r>
      <w:r w:rsidRPr="005A0FAA">
        <w:rPr>
          <w:noProof/>
        </w:rPr>
        <w:t xml:space="preserve">, </w:t>
      </w:r>
      <w:r w:rsidRPr="005A0FAA">
        <w:rPr>
          <w:b/>
          <w:bCs/>
          <w:noProof/>
        </w:rPr>
        <w:t>40</w:t>
      </w:r>
      <w:r w:rsidRPr="005A0FAA">
        <w:rPr>
          <w:noProof/>
        </w:rPr>
        <w:t>, 503–537.</w:t>
      </w:r>
    </w:p>
    <w:p w14:paraId="3A8D4E8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Fay PA, Prober SM, Harpole WS et al. (2015) Grassland productivity limited by multiple nutrients. </w:t>
      </w:r>
      <w:r w:rsidRPr="005A0FAA">
        <w:rPr>
          <w:i/>
          <w:iCs/>
          <w:noProof/>
        </w:rPr>
        <w:t>Nature Plants</w:t>
      </w:r>
      <w:r w:rsidRPr="005A0FAA">
        <w:rPr>
          <w:noProof/>
        </w:rPr>
        <w:t xml:space="preserve">, </w:t>
      </w:r>
      <w:r w:rsidRPr="005A0FAA">
        <w:rPr>
          <w:b/>
          <w:bCs/>
          <w:noProof/>
        </w:rPr>
        <w:t>1</w:t>
      </w:r>
      <w:r w:rsidRPr="005A0FAA">
        <w:rPr>
          <w:noProof/>
        </w:rPr>
        <w:t>, 15080.</w:t>
      </w:r>
    </w:p>
    <w:p w14:paraId="5A0A2606"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Firn J, McGree JM, Harvey E et al. (2019) Leaf nutrients, not specific leaf area, are consistent indicators of elevated nutrient inputs. </w:t>
      </w:r>
      <w:r w:rsidRPr="005A0FAA">
        <w:rPr>
          <w:i/>
          <w:iCs/>
          <w:noProof/>
        </w:rPr>
        <w:t>Nature Ecology &amp; Evolution</w:t>
      </w:r>
      <w:r w:rsidRPr="005A0FAA">
        <w:rPr>
          <w:noProof/>
        </w:rPr>
        <w:t xml:space="preserve">, </w:t>
      </w:r>
      <w:r w:rsidRPr="005A0FAA">
        <w:rPr>
          <w:b/>
          <w:bCs/>
          <w:noProof/>
        </w:rPr>
        <w:t>3</w:t>
      </w:r>
      <w:r w:rsidRPr="005A0FAA">
        <w:rPr>
          <w:noProof/>
        </w:rPr>
        <w:t>, 400–406.</w:t>
      </w:r>
    </w:p>
    <w:p w14:paraId="526188A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Fox J, Weisberg S (2011) An {R} Companion to Applied Regression, Second Edition.</w:t>
      </w:r>
    </w:p>
    <w:p w14:paraId="02C330C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Johansson J, Dewar RC, Dieckmann U, McMurtrie RE, Brännström Å, Dybzinski R (2012) Modeling carbon allocation in trees: a search for principles. </w:t>
      </w:r>
      <w:r w:rsidRPr="005A0FAA">
        <w:rPr>
          <w:i/>
          <w:iCs/>
          <w:noProof/>
        </w:rPr>
        <w:t>Tree Physiology</w:t>
      </w:r>
      <w:r w:rsidRPr="005A0FAA">
        <w:rPr>
          <w:noProof/>
        </w:rPr>
        <w:t xml:space="preserve">, </w:t>
      </w:r>
      <w:r w:rsidRPr="005A0FAA">
        <w:rPr>
          <w:b/>
          <w:bCs/>
          <w:noProof/>
        </w:rPr>
        <w:t>32</w:t>
      </w:r>
      <w:r w:rsidRPr="005A0FAA">
        <w:rPr>
          <w:noProof/>
        </w:rPr>
        <w:t>, 648–666.</w:t>
      </w:r>
    </w:p>
    <w:p w14:paraId="1533F7A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Harrison SP, Dewar R et al. (2020) Organizing principles for vegetation dynamics. </w:t>
      </w:r>
      <w:r w:rsidRPr="005A0FAA">
        <w:rPr>
          <w:i/>
          <w:iCs/>
          <w:noProof/>
        </w:rPr>
        <w:t>Nature Plants</w:t>
      </w:r>
      <w:r w:rsidRPr="005A0FAA">
        <w:rPr>
          <w:noProof/>
        </w:rPr>
        <w:t xml:space="preserve">, </w:t>
      </w:r>
      <w:r w:rsidRPr="005A0FAA">
        <w:rPr>
          <w:b/>
          <w:bCs/>
          <w:noProof/>
        </w:rPr>
        <w:t>6</w:t>
      </w:r>
      <w:r w:rsidRPr="005A0FAA">
        <w:rPr>
          <w:noProof/>
        </w:rPr>
        <w:t>, 444–453.</w:t>
      </w:r>
    </w:p>
    <w:p w14:paraId="05B15B1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Dentener FJ, Capone DG et al. (2004) Nitrogen Cycles: Past, Present, and Future. </w:t>
      </w:r>
      <w:r w:rsidRPr="005A0FAA">
        <w:rPr>
          <w:i/>
          <w:iCs/>
          <w:noProof/>
        </w:rPr>
        <w:t>Biogeochemistry</w:t>
      </w:r>
      <w:r w:rsidRPr="005A0FAA">
        <w:rPr>
          <w:noProof/>
        </w:rPr>
        <w:t xml:space="preserve">, </w:t>
      </w:r>
      <w:r w:rsidRPr="005A0FAA">
        <w:rPr>
          <w:b/>
          <w:bCs/>
          <w:noProof/>
        </w:rPr>
        <w:t>70</w:t>
      </w:r>
      <w:r w:rsidRPr="005A0FAA">
        <w:rPr>
          <w:noProof/>
        </w:rPr>
        <w:t>, 153–226.</w:t>
      </w:r>
    </w:p>
    <w:p w14:paraId="0000C83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Townsend AR, Erisman JW et al. (2008) Transformation of the Nitrogen Cycle: Recent Trends, Questions, and Potential Solutions. </w:t>
      </w:r>
      <w:r w:rsidRPr="005A0FAA">
        <w:rPr>
          <w:i/>
          <w:iCs/>
          <w:noProof/>
        </w:rPr>
        <w:t>Science</w:t>
      </w:r>
      <w:r w:rsidRPr="005A0FAA">
        <w:rPr>
          <w:noProof/>
        </w:rPr>
        <w:t xml:space="preserve">, </w:t>
      </w:r>
      <w:r w:rsidRPr="005A0FAA">
        <w:rPr>
          <w:b/>
          <w:bCs/>
          <w:noProof/>
        </w:rPr>
        <w:t>320</w:t>
      </w:r>
      <w:r w:rsidRPr="005A0FAA">
        <w:rPr>
          <w:noProof/>
        </w:rPr>
        <w:t>, 889–892.</w:t>
      </w:r>
    </w:p>
    <w:p w14:paraId="390DC2A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Ghimire B, Riley WJ, Koven CD, Kattge J, Rogers A, Reich PB, Wright IJ (2017) A global trait-based approach to estimate leaf nitrogen functional allocation from observations. </w:t>
      </w:r>
      <w:r w:rsidRPr="005A0FAA">
        <w:rPr>
          <w:i/>
          <w:iCs/>
          <w:noProof/>
        </w:rPr>
        <w:t>Ecological Applications</w:t>
      </w:r>
      <w:r w:rsidRPr="005A0FAA">
        <w:rPr>
          <w:noProof/>
        </w:rPr>
        <w:t xml:space="preserve">, </w:t>
      </w:r>
      <w:r w:rsidRPr="005A0FAA">
        <w:rPr>
          <w:b/>
          <w:bCs/>
          <w:noProof/>
        </w:rPr>
        <w:t>27</w:t>
      </w:r>
      <w:r w:rsidRPr="005A0FAA">
        <w:rPr>
          <w:noProof/>
        </w:rPr>
        <w:t>, 1421–1434.</w:t>
      </w:r>
    </w:p>
    <w:p w14:paraId="5FF1E80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Grömping U (2006) Relative importance for linear regression in R: the package relaimpo. </w:t>
      </w:r>
      <w:r w:rsidRPr="005A0FAA">
        <w:rPr>
          <w:i/>
          <w:iCs/>
          <w:noProof/>
        </w:rPr>
        <w:t>Journal of statistical software</w:t>
      </w:r>
      <w:r w:rsidRPr="005A0FAA">
        <w:rPr>
          <w:noProof/>
        </w:rPr>
        <w:t xml:space="preserve">, </w:t>
      </w:r>
      <w:r w:rsidRPr="005A0FAA">
        <w:rPr>
          <w:b/>
          <w:bCs/>
          <w:noProof/>
        </w:rPr>
        <w:t>17</w:t>
      </w:r>
      <w:r w:rsidRPr="005A0FAA">
        <w:rPr>
          <w:noProof/>
        </w:rPr>
        <w:t>, 1–27.</w:t>
      </w:r>
    </w:p>
    <w:p w14:paraId="5E5FF86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Harpole WS, Sullivan LL, Lind EM et al. (2017) Out of the shadows: multiple nutrient limitations drive relationships among biomass, light and plant diversity. </w:t>
      </w:r>
      <w:r w:rsidRPr="005A0FAA">
        <w:rPr>
          <w:i/>
          <w:iCs/>
          <w:noProof/>
        </w:rPr>
        <w:t>Functional ecology</w:t>
      </w:r>
      <w:r w:rsidRPr="005A0FAA">
        <w:rPr>
          <w:noProof/>
        </w:rPr>
        <w:t xml:space="preserve">, </w:t>
      </w:r>
      <w:r w:rsidRPr="005A0FAA">
        <w:rPr>
          <w:b/>
          <w:bCs/>
          <w:noProof/>
        </w:rPr>
        <w:t>31</w:t>
      </w:r>
      <w:r w:rsidRPr="005A0FAA">
        <w:rPr>
          <w:noProof/>
        </w:rPr>
        <w:t>, 1839–1846.</w:t>
      </w:r>
    </w:p>
    <w:p w14:paraId="22C8DA9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 I, Jones PD, Osborn TJ, Lister DH (2014) Updated high-resolution grids of monthly </w:t>
      </w:r>
      <w:r w:rsidRPr="005A0FAA">
        <w:rPr>
          <w:noProof/>
        </w:rPr>
        <w:lastRenderedPageBreak/>
        <w:t xml:space="preserve">climatic observations – the CRU TS3.10 Dataset. </w:t>
      </w:r>
      <w:r w:rsidRPr="005A0FAA">
        <w:rPr>
          <w:i/>
          <w:iCs/>
          <w:noProof/>
        </w:rPr>
        <w:t>International Journal of Climatology</w:t>
      </w:r>
      <w:r w:rsidRPr="005A0FAA">
        <w:rPr>
          <w:noProof/>
        </w:rPr>
        <w:t xml:space="preserve">, </w:t>
      </w:r>
      <w:r w:rsidRPr="005A0FAA">
        <w:rPr>
          <w:b/>
          <w:bCs/>
          <w:noProof/>
        </w:rPr>
        <w:t>34</w:t>
      </w:r>
      <w:r w:rsidRPr="005A0FAA">
        <w:rPr>
          <w:noProof/>
        </w:rPr>
        <w:t>, 623–642.</w:t>
      </w:r>
    </w:p>
    <w:p w14:paraId="0E777B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MT, Edwards EJ, Farquhar GD, Nicotra AB, Evans JR (2009) Nitrogen in cell walls of sclerophyllous leaves accounts for little of the variation in photosynthetic nitrogen-use efficiency. </w:t>
      </w:r>
      <w:r w:rsidRPr="005A0FAA">
        <w:rPr>
          <w:i/>
          <w:iCs/>
          <w:noProof/>
        </w:rPr>
        <w:t>Plant, Cell &amp; Environment</w:t>
      </w:r>
      <w:r w:rsidRPr="005A0FAA">
        <w:rPr>
          <w:noProof/>
        </w:rPr>
        <w:t xml:space="preserve">, </w:t>
      </w:r>
      <w:r w:rsidRPr="005A0FAA">
        <w:rPr>
          <w:b/>
          <w:bCs/>
          <w:noProof/>
        </w:rPr>
        <w:t>32</w:t>
      </w:r>
      <w:r w:rsidRPr="005A0FAA">
        <w:rPr>
          <w:noProof/>
        </w:rPr>
        <w:t>, 259–270.</w:t>
      </w:r>
    </w:p>
    <w:p w14:paraId="18B8562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SP, Cramer W, Franklin O et al. (2021) Eco-evolutionary optimality as a means to improve vegetation and land-surface models. </w:t>
      </w:r>
      <w:r w:rsidRPr="005A0FAA">
        <w:rPr>
          <w:i/>
          <w:iCs/>
          <w:noProof/>
        </w:rPr>
        <w:t>New Phytologist</w:t>
      </w:r>
      <w:r w:rsidRPr="005A0FAA">
        <w:rPr>
          <w:noProof/>
        </w:rPr>
        <w:t xml:space="preserve">, </w:t>
      </w:r>
      <w:r w:rsidRPr="005A0FAA">
        <w:rPr>
          <w:b/>
          <w:bCs/>
          <w:noProof/>
        </w:rPr>
        <w:t>n/a</w:t>
      </w:r>
      <w:r w:rsidRPr="005A0FAA">
        <w:rPr>
          <w:noProof/>
        </w:rPr>
        <w:t>.</w:t>
      </w:r>
    </w:p>
    <w:p w14:paraId="72CEB58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A0FAA">
        <w:rPr>
          <w:i/>
          <w:iCs/>
          <w:noProof/>
        </w:rPr>
        <w:t>Journal of Arid Environments</w:t>
      </w:r>
      <w:r w:rsidRPr="005A0FAA">
        <w:rPr>
          <w:noProof/>
        </w:rPr>
        <w:t xml:space="preserve">, </w:t>
      </w:r>
      <w:r w:rsidRPr="005A0FAA">
        <w:rPr>
          <w:b/>
          <w:bCs/>
          <w:noProof/>
        </w:rPr>
        <w:t>156</w:t>
      </w:r>
      <w:r w:rsidRPr="005A0FAA">
        <w:rPr>
          <w:noProof/>
        </w:rPr>
        <w:t>, 1–8.</w:t>
      </w:r>
    </w:p>
    <w:p w14:paraId="7F16797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Hungate BA, Dukes JS, Shaw MR, Luo Y, Field CB (2003) Nitrogen and Climate Change. </w:t>
      </w:r>
      <w:r w:rsidRPr="005A0FAA">
        <w:rPr>
          <w:i/>
          <w:iCs/>
          <w:noProof/>
        </w:rPr>
        <w:t>Science</w:t>
      </w:r>
      <w:r w:rsidRPr="005A0FAA">
        <w:rPr>
          <w:noProof/>
        </w:rPr>
        <w:t xml:space="preserve">, </w:t>
      </w:r>
      <w:r w:rsidRPr="005A0FAA">
        <w:rPr>
          <w:b/>
          <w:bCs/>
          <w:noProof/>
        </w:rPr>
        <w:t>302</w:t>
      </w:r>
      <w:r w:rsidRPr="005A0FAA">
        <w:rPr>
          <w:noProof/>
        </w:rPr>
        <w:t>, 1512 LP – 1513.</w:t>
      </w:r>
    </w:p>
    <w:p w14:paraId="1C3FD06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Kattge J, Knorr W, Raddatz T, Wirth C (2009) Quantifying photosynthetic capacity and its relationship to leaf nitrogen content for global-scale terrestrial biosphere models. </w:t>
      </w:r>
      <w:r w:rsidRPr="005A0FAA">
        <w:rPr>
          <w:i/>
          <w:iCs/>
          <w:noProof/>
        </w:rPr>
        <w:t>Global Change Biol.</w:t>
      </w:r>
      <w:r w:rsidRPr="005A0FAA">
        <w:rPr>
          <w:noProof/>
        </w:rPr>
        <w:t xml:space="preserve">, </w:t>
      </w:r>
      <w:r w:rsidRPr="005A0FAA">
        <w:rPr>
          <w:b/>
          <w:bCs/>
          <w:noProof/>
        </w:rPr>
        <w:t>15</w:t>
      </w:r>
      <w:r w:rsidRPr="005A0FAA">
        <w:rPr>
          <w:noProof/>
        </w:rPr>
        <w:t>, 976.</w:t>
      </w:r>
    </w:p>
    <w:p w14:paraId="572A11F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LeBauer DS, Treseder KK (2008) Nitrogen limitation of net primary productivity in terrestrial ecosystems is globally distributed. </w:t>
      </w:r>
      <w:r w:rsidRPr="005A0FAA">
        <w:rPr>
          <w:i/>
          <w:iCs/>
          <w:noProof/>
        </w:rPr>
        <w:t>Ecology</w:t>
      </w:r>
      <w:r w:rsidRPr="005A0FAA">
        <w:rPr>
          <w:noProof/>
        </w:rPr>
        <w:t xml:space="preserve">, </w:t>
      </w:r>
      <w:r w:rsidRPr="005A0FAA">
        <w:rPr>
          <w:b/>
          <w:bCs/>
          <w:noProof/>
        </w:rPr>
        <w:t>89</w:t>
      </w:r>
      <w:r w:rsidRPr="005A0FAA">
        <w:rPr>
          <w:noProof/>
        </w:rPr>
        <w:t>, 371–379.</w:t>
      </w:r>
    </w:p>
    <w:p w14:paraId="03FF62A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Lenth R (2018) emmeans: Estimated Marginal Means, aka Least-Squares Means.</w:t>
      </w:r>
    </w:p>
    <w:p w14:paraId="777896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 W, Zhang H, Huang G, Liu R, Wu H, Zhao C, McDowell NG (2020) Effects of nitrogen enrichment on tree carbon allocation: A global synthesis. </w:t>
      </w:r>
      <w:r w:rsidRPr="005A0FAA">
        <w:rPr>
          <w:i/>
          <w:iCs/>
          <w:noProof/>
        </w:rPr>
        <w:t>Global Ecology and Biogeography</w:t>
      </w:r>
      <w:r w:rsidRPr="005A0FAA">
        <w:rPr>
          <w:noProof/>
        </w:rPr>
        <w:t xml:space="preserve">, </w:t>
      </w:r>
      <w:r w:rsidRPr="005A0FAA">
        <w:rPr>
          <w:b/>
          <w:bCs/>
          <w:noProof/>
        </w:rPr>
        <w:t>29</w:t>
      </w:r>
      <w:r w:rsidRPr="005A0FAA">
        <w:rPr>
          <w:noProof/>
        </w:rPr>
        <w:t>, 573–589.</w:t>
      </w:r>
    </w:p>
    <w:p w14:paraId="6833AE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Liang X, Zhang T, Lu X et al. (2020) Global response patterns of plant photosynthesis to </w:t>
      </w:r>
      <w:r w:rsidRPr="005A0FAA">
        <w:rPr>
          <w:noProof/>
        </w:rPr>
        <w:lastRenderedPageBreak/>
        <w:t>nitrogen addition: A meta</w:t>
      </w:r>
      <w:r w:rsidRPr="005A0FAA">
        <w:rPr>
          <w:rFonts w:ascii="Cambria Math" w:hAnsi="Cambria Math" w:cs="Cambria Math"/>
          <w:noProof/>
        </w:rPr>
        <w:t>‐</w:t>
      </w:r>
      <w:r w:rsidRPr="005A0FAA">
        <w:rPr>
          <w:noProof/>
        </w:rPr>
        <w:t xml:space="preserve">analysis. </w:t>
      </w:r>
      <w:r w:rsidRPr="005A0FAA">
        <w:rPr>
          <w:i/>
          <w:iCs/>
          <w:noProof/>
        </w:rPr>
        <w:t>Global Change Biology</w:t>
      </w:r>
      <w:r w:rsidRPr="005A0FAA">
        <w:rPr>
          <w:noProof/>
        </w:rPr>
        <w:t xml:space="preserve">, </w:t>
      </w:r>
      <w:r w:rsidRPr="005A0FAA">
        <w:rPr>
          <w:b/>
          <w:bCs/>
          <w:noProof/>
        </w:rPr>
        <w:t>26</w:t>
      </w:r>
      <w:r w:rsidRPr="005A0FAA">
        <w:rPr>
          <w:noProof/>
        </w:rPr>
        <w:t>, 3585–3600.</w:t>
      </w:r>
    </w:p>
    <w:p w14:paraId="21BB6A0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 EM (2016) Unified data management for distributed experiments: A model for collaborative grassroots scientific networks. </w:t>
      </w:r>
      <w:r w:rsidRPr="005A0FAA">
        <w:rPr>
          <w:i/>
          <w:iCs/>
          <w:noProof/>
        </w:rPr>
        <w:t>Ecological Informatics</w:t>
      </w:r>
      <w:r w:rsidRPr="005A0FAA">
        <w:rPr>
          <w:noProof/>
        </w:rPr>
        <w:t xml:space="preserve">, </w:t>
      </w:r>
      <w:r w:rsidRPr="005A0FAA">
        <w:rPr>
          <w:b/>
          <w:bCs/>
          <w:noProof/>
        </w:rPr>
        <w:t>36</w:t>
      </w:r>
      <w:r w:rsidRPr="005A0FAA">
        <w:rPr>
          <w:noProof/>
        </w:rPr>
        <w:t>, 231–236.</w:t>
      </w:r>
    </w:p>
    <w:p w14:paraId="2DE05BF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Lindeman RH, Merenda P, Gold R (1979) </w:t>
      </w:r>
      <w:r w:rsidRPr="005A0FAA">
        <w:rPr>
          <w:i/>
          <w:iCs/>
          <w:noProof/>
        </w:rPr>
        <w:t>Introduction to bivariate and multivariate analysis</w:t>
      </w:r>
      <w:r w:rsidRPr="005A0FAA">
        <w:rPr>
          <w:noProof/>
        </w:rPr>
        <w:t>. Scott Foresman &amp; Co.</w:t>
      </w:r>
    </w:p>
    <w:p w14:paraId="13354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Maire V, Wright IJ, Prentice IC et al. (2015) Global effects of soil and climate on leaf photosynthetic traits and rates. </w:t>
      </w:r>
      <w:r w:rsidRPr="005A0FAA">
        <w:rPr>
          <w:i/>
          <w:iCs/>
          <w:noProof/>
        </w:rPr>
        <w:t>Global Ecology and Biogeography</w:t>
      </w:r>
      <w:r w:rsidRPr="005A0FAA">
        <w:rPr>
          <w:noProof/>
        </w:rPr>
        <w:t xml:space="preserve">, </w:t>
      </w:r>
      <w:r w:rsidRPr="005A0FAA">
        <w:rPr>
          <w:b/>
          <w:bCs/>
          <w:noProof/>
        </w:rPr>
        <w:t>24</w:t>
      </w:r>
      <w:r w:rsidRPr="005A0FAA">
        <w:rPr>
          <w:noProof/>
        </w:rPr>
        <w:t>, 706–717.</w:t>
      </w:r>
    </w:p>
    <w:p w14:paraId="7D9E965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Tenhunen JD (1997) A model separating leaf structural and physiological effects on carbon gain along light gradients for the shade-tolerant species Acer saccharum. </w:t>
      </w:r>
      <w:r w:rsidRPr="005A0FAA">
        <w:rPr>
          <w:i/>
          <w:iCs/>
          <w:noProof/>
        </w:rPr>
        <w:t>Plant, Cell &amp; Environment</w:t>
      </w:r>
      <w:r w:rsidRPr="005A0FAA">
        <w:rPr>
          <w:noProof/>
        </w:rPr>
        <w:t xml:space="preserve">, </w:t>
      </w:r>
      <w:r w:rsidRPr="005A0FAA">
        <w:rPr>
          <w:b/>
          <w:bCs/>
          <w:noProof/>
        </w:rPr>
        <w:t>20</w:t>
      </w:r>
      <w:r w:rsidRPr="005A0FAA">
        <w:rPr>
          <w:noProof/>
        </w:rPr>
        <w:t>, 845–866.</w:t>
      </w:r>
    </w:p>
    <w:p w14:paraId="47FB58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Keenan TF, Hallik L (2015) A worldwide analysis of within-canopy variations in leaf structural, chemical and physiological traits across plant functional types. </w:t>
      </w:r>
      <w:r w:rsidRPr="005A0FAA">
        <w:rPr>
          <w:i/>
          <w:iCs/>
          <w:noProof/>
        </w:rPr>
        <w:t>New Phytologist</w:t>
      </w:r>
      <w:r w:rsidRPr="005A0FAA">
        <w:rPr>
          <w:noProof/>
        </w:rPr>
        <w:t xml:space="preserve">, </w:t>
      </w:r>
      <w:r w:rsidRPr="005A0FAA">
        <w:rPr>
          <w:b/>
          <w:bCs/>
          <w:noProof/>
        </w:rPr>
        <w:t>205</w:t>
      </w:r>
      <w:r w:rsidRPr="005A0FAA">
        <w:rPr>
          <w:noProof/>
        </w:rPr>
        <w:t>, 973–993.</w:t>
      </w:r>
    </w:p>
    <w:p w14:paraId="1086F96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Onoda Y, Wright IJ, Evans JR et al. (2017) Physiological and structural tradeoffs underlying the leaf economics spectrum. </w:t>
      </w:r>
      <w:r w:rsidRPr="005A0FAA">
        <w:rPr>
          <w:i/>
          <w:iCs/>
          <w:noProof/>
        </w:rPr>
        <w:t>New Phytologist</w:t>
      </w:r>
      <w:r w:rsidRPr="005A0FAA">
        <w:rPr>
          <w:noProof/>
        </w:rPr>
        <w:t xml:space="preserve">, </w:t>
      </w:r>
      <w:r w:rsidRPr="005A0FAA">
        <w:rPr>
          <w:b/>
          <w:bCs/>
          <w:noProof/>
        </w:rPr>
        <w:t>241</w:t>
      </w:r>
      <w:r w:rsidRPr="005A0FAA">
        <w:rPr>
          <w:noProof/>
        </w:rPr>
        <w:t>, 1447–1463.</w:t>
      </w:r>
    </w:p>
    <w:p w14:paraId="251A187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Paillassa J, Wright IJ, Prentice IC et al. (2020) When and where soil is important to modify the carbon and water economy of leaves. </w:t>
      </w:r>
      <w:r w:rsidRPr="005A0FAA">
        <w:rPr>
          <w:i/>
          <w:iCs/>
          <w:noProof/>
        </w:rPr>
        <w:t>New Phytologist</w:t>
      </w:r>
      <w:r w:rsidRPr="005A0FAA">
        <w:rPr>
          <w:noProof/>
        </w:rPr>
        <w:t>.</w:t>
      </w:r>
    </w:p>
    <w:p w14:paraId="752879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Peng Y, Bloomfield KJ, Prentice IC (2020) A theory of plant function helps to explain leaf-trait and productivity responses to elevation. </w:t>
      </w:r>
      <w:r w:rsidRPr="005A0FAA">
        <w:rPr>
          <w:i/>
          <w:iCs/>
          <w:noProof/>
        </w:rPr>
        <w:t>New Phytologist</w:t>
      </w:r>
      <w:r w:rsidRPr="005A0FAA">
        <w:rPr>
          <w:noProof/>
        </w:rPr>
        <w:t xml:space="preserve">, </w:t>
      </w:r>
      <w:r w:rsidRPr="005A0FAA">
        <w:rPr>
          <w:b/>
          <w:bCs/>
          <w:noProof/>
        </w:rPr>
        <w:t>226</w:t>
      </w:r>
      <w:r w:rsidRPr="005A0FAA">
        <w:rPr>
          <w:noProof/>
        </w:rPr>
        <w:t>, 1274–1284.</w:t>
      </w:r>
    </w:p>
    <w:p w14:paraId="2CD748A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Perkowski EA, Waring EF, Smith NG (2021) Root mass carbon costs to acquire nitrogen are determined by nitrogen and light availability in two species with different nitrogen acquisition strategies. </w:t>
      </w:r>
      <w:r w:rsidRPr="005A0FAA">
        <w:rPr>
          <w:i/>
          <w:iCs/>
          <w:noProof/>
        </w:rPr>
        <w:t>Journal of Experimental Botany</w:t>
      </w:r>
      <w:r w:rsidRPr="005A0FAA">
        <w:rPr>
          <w:noProof/>
        </w:rPr>
        <w:t>.</w:t>
      </w:r>
    </w:p>
    <w:p w14:paraId="5A0B322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Prentice IC, Dong N, Gleason SM, Maire V, Wright IJ (2014) Balancing the costs of carbon gain </w:t>
      </w:r>
      <w:r w:rsidRPr="005A0FAA">
        <w:rPr>
          <w:noProof/>
        </w:rPr>
        <w:lastRenderedPageBreak/>
        <w:t xml:space="preserve">and water transport: testing a new theoretical framework for plant functional ecology. </w:t>
      </w:r>
      <w:r w:rsidRPr="005A0FAA">
        <w:rPr>
          <w:i/>
          <w:iCs/>
          <w:noProof/>
        </w:rPr>
        <w:t>Ecology Letters</w:t>
      </w:r>
      <w:r w:rsidRPr="005A0FAA">
        <w:rPr>
          <w:noProof/>
        </w:rPr>
        <w:t xml:space="preserve">, </w:t>
      </w:r>
      <w:r w:rsidRPr="005A0FAA">
        <w:rPr>
          <w:b/>
          <w:bCs/>
          <w:noProof/>
        </w:rPr>
        <w:t>17</w:t>
      </w:r>
      <w:r w:rsidRPr="005A0FAA">
        <w:rPr>
          <w:noProof/>
        </w:rPr>
        <w:t>, 82–91.</w:t>
      </w:r>
    </w:p>
    <w:p w14:paraId="7A906CF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R Core Team (2019) R: A Language and Environment for Statistical Computing.</w:t>
      </w:r>
    </w:p>
    <w:p w14:paraId="11B2302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Rogers A, Serbin SP, Ely KS, Sloan VL, Wullschleger SD (2017) Terrestrial biosphere models underestimate photosynthetic capacity and CO2 assimilation in the Arctic. </w:t>
      </w:r>
      <w:r w:rsidRPr="005A0FAA">
        <w:rPr>
          <w:i/>
          <w:iCs/>
          <w:noProof/>
        </w:rPr>
        <w:t>New Phytologist</w:t>
      </w:r>
      <w:r w:rsidRPr="005A0FAA">
        <w:rPr>
          <w:noProof/>
        </w:rPr>
        <w:t xml:space="preserve">, </w:t>
      </w:r>
      <w:r w:rsidRPr="005A0FAA">
        <w:rPr>
          <w:b/>
          <w:bCs/>
          <w:noProof/>
        </w:rPr>
        <w:t>216</w:t>
      </w:r>
      <w:r w:rsidRPr="005A0FAA">
        <w:rPr>
          <w:noProof/>
        </w:rPr>
        <w:t>, 1090–1103.</w:t>
      </w:r>
    </w:p>
    <w:p w14:paraId="7BEE26F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Sage RF, Pearcy RW (1987) The nitrogen use efficiency of C3 and C4 plants: II. Leaf nitrogen effects on the gas exchange characteristics of Chenopodium album (L.) and Amaranthus retroflexus (L.). </w:t>
      </w:r>
      <w:r w:rsidRPr="005A0FAA">
        <w:rPr>
          <w:i/>
          <w:iCs/>
          <w:noProof/>
        </w:rPr>
        <w:t>Plant physiology</w:t>
      </w:r>
      <w:r w:rsidRPr="005A0FAA">
        <w:rPr>
          <w:noProof/>
        </w:rPr>
        <w:t xml:space="preserve">, </w:t>
      </w:r>
      <w:r w:rsidRPr="005A0FAA">
        <w:rPr>
          <w:b/>
          <w:bCs/>
          <w:noProof/>
        </w:rPr>
        <w:t>84</w:t>
      </w:r>
      <w:r w:rsidRPr="005A0FAA">
        <w:rPr>
          <w:noProof/>
        </w:rPr>
        <w:t>, 959–963.</w:t>
      </w:r>
    </w:p>
    <w:p w14:paraId="7A592FD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Scott HG, Smith NG (2021) A model of C4 photosynthetic acclimation based on least-cost optimality theory suitable for Earth System Model incorporation. </w:t>
      </w:r>
      <w:r w:rsidRPr="005A0FAA">
        <w:rPr>
          <w:i/>
          <w:iCs/>
          <w:noProof/>
        </w:rPr>
        <w:t>Earth and Space Science Open Archive ESSOAr</w:t>
      </w:r>
      <w:r w:rsidRPr="005A0FAA">
        <w:rPr>
          <w:noProof/>
        </w:rPr>
        <w:t>.</w:t>
      </w:r>
    </w:p>
    <w:p w14:paraId="4A8E073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Dukes JS (2018) Drivers of leaf carbon exchange capacity across biomes at the continental scale. </w:t>
      </w:r>
      <w:r w:rsidRPr="005A0FAA">
        <w:rPr>
          <w:i/>
          <w:iCs/>
          <w:noProof/>
        </w:rPr>
        <w:t>Ecology</w:t>
      </w:r>
      <w:r w:rsidRPr="005A0FAA">
        <w:rPr>
          <w:noProof/>
        </w:rPr>
        <w:t xml:space="preserve">, </w:t>
      </w:r>
      <w:r w:rsidRPr="005A0FAA">
        <w:rPr>
          <w:b/>
          <w:bCs/>
          <w:noProof/>
        </w:rPr>
        <w:t>99</w:t>
      </w:r>
      <w:r w:rsidRPr="005A0FAA">
        <w:rPr>
          <w:noProof/>
        </w:rPr>
        <w:t>, 1610–1620.</w:t>
      </w:r>
    </w:p>
    <w:p w14:paraId="45B8231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(2020) Mechanisms underlying leaf photosynthetic acclimation to warming and elevated CO2 as inferred from least-cost optimality theory. </w:t>
      </w:r>
      <w:r w:rsidRPr="005A0FAA">
        <w:rPr>
          <w:i/>
          <w:iCs/>
          <w:noProof/>
        </w:rPr>
        <w:t>Global Change Biology</w:t>
      </w:r>
      <w:r w:rsidRPr="005A0FAA">
        <w:rPr>
          <w:noProof/>
        </w:rPr>
        <w:t xml:space="preserve">, </w:t>
      </w:r>
      <w:r w:rsidRPr="005A0FAA">
        <w:rPr>
          <w:b/>
          <w:bCs/>
          <w:noProof/>
        </w:rPr>
        <w:t>26</w:t>
      </w:r>
      <w:r w:rsidRPr="005A0FAA">
        <w:rPr>
          <w:noProof/>
        </w:rPr>
        <w:t>, 5202–5216.</w:t>
      </w:r>
    </w:p>
    <w:p w14:paraId="4427468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Prentice IC et al. (2019) Global photosynthetic capacity is optimized to the environment. </w:t>
      </w:r>
      <w:r w:rsidRPr="005A0FAA">
        <w:rPr>
          <w:i/>
          <w:iCs/>
          <w:noProof/>
        </w:rPr>
        <w:t>Ecology Letters</w:t>
      </w:r>
      <w:r w:rsidRPr="005A0FAA">
        <w:rPr>
          <w:noProof/>
        </w:rPr>
        <w:t xml:space="preserve">, </w:t>
      </w:r>
      <w:r w:rsidRPr="005A0FAA">
        <w:rPr>
          <w:b/>
          <w:bCs/>
          <w:noProof/>
        </w:rPr>
        <w:t>22</w:t>
      </w:r>
      <w:r w:rsidRPr="005A0FAA">
        <w:rPr>
          <w:noProof/>
        </w:rPr>
        <w:t>, 506–517.</w:t>
      </w:r>
    </w:p>
    <w:p w14:paraId="31CA929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Terrer C, Vicca S, Stocker BD et al. (2018) Ecosystem responses to elevated CO</w:t>
      </w:r>
      <w:r w:rsidRPr="005A0FAA">
        <w:rPr>
          <w:noProof/>
          <w:vertAlign w:val="subscript"/>
        </w:rPr>
        <w:t>2</w:t>
      </w:r>
      <w:r w:rsidRPr="005A0FAA">
        <w:rPr>
          <w:noProof/>
        </w:rPr>
        <w:t xml:space="preserve"> governed by plant–soil interactions and the cost of nitrogen acquisition. </w:t>
      </w:r>
      <w:r w:rsidRPr="005A0FAA">
        <w:rPr>
          <w:i/>
          <w:iCs/>
          <w:noProof/>
        </w:rPr>
        <w:t>New Phytologist</w:t>
      </w:r>
      <w:r w:rsidRPr="005A0FAA">
        <w:rPr>
          <w:noProof/>
        </w:rPr>
        <w:t xml:space="preserve">, </w:t>
      </w:r>
      <w:r w:rsidRPr="005A0FAA">
        <w:rPr>
          <w:b/>
          <w:bCs/>
          <w:noProof/>
        </w:rPr>
        <w:t>217</w:t>
      </w:r>
      <w:r w:rsidRPr="005A0FAA">
        <w:rPr>
          <w:noProof/>
        </w:rPr>
        <w:t>, 507–522.</w:t>
      </w:r>
    </w:p>
    <w:p w14:paraId="4365D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Thomas RQ, Brookshire EN, Gerber S (2015) Nitrogen limitation on land: how can it occur in Earth system models? </w:t>
      </w:r>
      <w:r w:rsidRPr="005A0FAA">
        <w:rPr>
          <w:i/>
          <w:iCs/>
          <w:noProof/>
        </w:rPr>
        <w:t>Global change biology</w:t>
      </w:r>
      <w:r w:rsidRPr="005A0FAA">
        <w:rPr>
          <w:noProof/>
        </w:rPr>
        <w:t xml:space="preserve">, </w:t>
      </w:r>
      <w:r w:rsidRPr="005A0FAA">
        <w:rPr>
          <w:b/>
          <w:bCs/>
          <w:noProof/>
        </w:rPr>
        <w:t>21</w:t>
      </w:r>
      <w:r w:rsidRPr="005A0FAA">
        <w:rPr>
          <w:noProof/>
        </w:rPr>
        <w:t>, 1777–1793.</w:t>
      </w:r>
    </w:p>
    <w:p w14:paraId="34A301D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Thornton PE, Lamarque J-F, Rosenbloom NA, Mahowald NM (2007) Influence of carbon-nitrogen cycle coupling on land model response to CO2 fertilization and climate variability. </w:t>
      </w:r>
      <w:r w:rsidRPr="005A0FAA">
        <w:rPr>
          <w:i/>
          <w:iCs/>
          <w:noProof/>
        </w:rPr>
        <w:t>Global Biogeochemical Cycles</w:t>
      </w:r>
      <w:r w:rsidRPr="005A0FAA">
        <w:rPr>
          <w:noProof/>
        </w:rPr>
        <w:t xml:space="preserve">, </w:t>
      </w:r>
      <w:r w:rsidRPr="005A0FAA">
        <w:rPr>
          <w:b/>
          <w:bCs/>
          <w:noProof/>
        </w:rPr>
        <w:t>21</w:t>
      </w:r>
      <w:r w:rsidRPr="005A0FAA">
        <w:rPr>
          <w:noProof/>
        </w:rPr>
        <w:t>, GB4018.</w:t>
      </w:r>
    </w:p>
    <w:p w14:paraId="6C8B593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Vitousek PM, Aber JD, Howarth RW et al. (1997) Human alteration of the global nitrogen cycle: sources and consequences. </w:t>
      </w:r>
      <w:r w:rsidRPr="005A0FAA">
        <w:rPr>
          <w:i/>
          <w:iCs/>
          <w:noProof/>
        </w:rPr>
        <w:t>Ecological applications</w:t>
      </w:r>
      <w:r w:rsidRPr="005A0FAA">
        <w:rPr>
          <w:noProof/>
        </w:rPr>
        <w:t xml:space="preserve">, </w:t>
      </w:r>
      <w:r w:rsidRPr="005A0FAA">
        <w:rPr>
          <w:b/>
          <w:bCs/>
          <w:noProof/>
        </w:rPr>
        <w:t>7</w:t>
      </w:r>
      <w:r w:rsidRPr="005A0FAA">
        <w:rPr>
          <w:noProof/>
        </w:rPr>
        <w:t>, 737–750.</w:t>
      </w:r>
    </w:p>
    <w:p w14:paraId="38EB972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Walker AP, Beckerman AP, Gu L et al. (2014) The relationship of leaf photosynthetic traits – Vcmax and Jmax – to leaf nitrogen, leaf phosphorus, and specific leaf area: a meta-analysis and modeling study. </w:t>
      </w:r>
      <w:r w:rsidRPr="005A0FAA">
        <w:rPr>
          <w:i/>
          <w:iCs/>
          <w:noProof/>
        </w:rPr>
        <w:t>Ecology and Evolution</w:t>
      </w:r>
      <w:r w:rsidRPr="005A0FAA">
        <w:rPr>
          <w:noProof/>
        </w:rPr>
        <w:t xml:space="preserve">, </w:t>
      </w:r>
      <w:r w:rsidRPr="005A0FAA">
        <w:rPr>
          <w:b/>
          <w:bCs/>
          <w:noProof/>
        </w:rPr>
        <w:t>4</w:t>
      </w:r>
      <w:r w:rsidRPr="005A0FAA">
        <w:rPr>
          <w:noProof/>
        </w:rPr>
        <w:t>, 3218–3235.</w:t>
      </w:r>
    </w:p>
    <w:p w14:paraId="4113C30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Prentice IC, Keenan TF et al. (2017) Towards a universal model for carbon dioxide uptake by plants. </w:t>
      </w:r>
      <w:r w:rsidRPr="005A0FAA">
        <w:rPr>
          <w:i/>
          <w:iCs/>
          <w:noProof/>
        </w:rPr>
        <w:t>Nature Plants</w:t>
      </w:r>
      <w:r w:rsidRPr="005A0FAA">
        <w:rPr>
          <w:noProof/>
        </w:rPr>
        <w:t xml:space="preserve">, </w:t>
      </w:r>
      <w:r w:rsidRPr="005A0FAA">
        <w:rPr>
          <w:b/>
          <w:bCs/>
          <w:noProof/>
        </w:rPr>
        <w:t>3</w:t>
      </w:r>
      <w:r w:rsidRPr="005A0FAA">
        <w:rPr>
          <w:noProof/>
        </w:rPr>
        <w:t>, 734–741.</w:t>
      </w:r>
    </w:p>
    <w:p w14:paraId="2E2F00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Atkin OK, Keenan TF et al. (2020) Acclimation of leaf respiration consistent with optimal photosynthetic capacity. </w:t>
      </w:r>
      <w:r w:rsidRPr="005A0FAA">
        <w:rPr>
          <w:i/>
          <w:iCs/>
          <w:noProof/>
        </w:rPr>
        <w:t>Global Change Biology</w:t>
      </w:r>
      <w:r w:rsidRPr="005A0FAA">
        <w:rPr>
          <w:noProof/>
        </w:rPr>
        <w:t xml:space="preserve">, </w:t>
      </w:r>
      <w:r w:rsidRPr="005A0FAA">
        <w:rPr>
          <w:b/>
          <w:bCs/>
          <w:noProof/>
        </w:rPr>
        <w:t>26</w:t>
      </w:r>
      <w:r w:rsidRPr="005A0FAA">
        <w:rPr>
          <w:noProof/>
        </w:rPr>
        <w:t>, 2573–2583.</w:t>
      </w:r>
    </w:p>
    <w:p w14:paraId="5C295D0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Colin Prentice I, Wright IJ, Qiao S, Xu X, Kikuzawa K, Stenseth NC (2021) Leaf economics explained by optimality principles. </w:t>
      </w:r>
      <w:r w:rsidRPr="005A0FAA">
        <w:rPr>
          <w:i/>
          <w:iCs/>
          <w:noProof/>
        </w:rPr>
        <w:t>bioRxiv</w:t>
      </w:r>
      <w:r w:rsidRPr="005A0FAA">
        <w:rPr>
          <w:noProof/>
        </w:rPr>
        <w:t>, 2021.02.07.430028.</w:t>
      </w:r>
    </w:p>
    <w:p w14:paraId="39E1F3B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Cleveland CC, Smith WK, Todd-Brown K (2015) Future productivity and carbon storage limited by terrestrial nutrient availability. </w:t>
      </w:r>
      <w:r w:rsidRPr="005A0FAA">
        <w:rPr>
          <w:i/>
          <w:iCs/>
          <w:noProof/>
        </w:rPr>
        <w:t>Nature Geoscience</w:t>
      </w:r>
      <w:r w:rsidRPr="005A0FAA">
        <w:rPr>
          <w:noProof/>
        </w:rPr>
        <w:t xml:space="preserve">, </w:t>
      </w:r>
      <w:r w:rsidRPr="005A0FAA">
        <w:rPr>
          <w:b/>
          <w:bCs/>
          <w:noProof/>
        </w:rPr>
        <w:t>8</w:t>
      </w:r>
      <w:r w:rsidRPr="005A0FAA">
        <w:rPr>
          <w:noProof/>
        </w:rPr>
        <w:t>, 441.</w:t>
      </w:r>
    </w:p>
    <w:p w14:paraId="2C4E783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Lawrence DM, Fisher RA et al. (2019) Beyond static benchmarking: Using experimental manipulations to evaluate land model assumptions. </w:t>
      </w:r>
      <w:r w:rsidRPr="005A0FAA">
        <w:rPr>
          <w:i/>
          <w:iCs/>
          <w:noProof/>
        </w:rPr>
        <w:t>Global Biogeochemical Cycles</w:t>
      </w:r>
      <w:r w:rsidRPr="005A0FAA">
        <w:rPr>
          <w:noProof/>
        </w:rPr>
        <w:t xml:space="preserve">, </w:t>
      </w:r>
      <w:r w:rsidRPr="005A0FAA">
        <w:rPr>
          <w:b/>
          <w:bCs/>
          <w:noProof/>
        </w:rPr>
        <w:t>33</w:t>
      </w:r>
      <w:r w:rsidRPr="005A0FAA">
        <w:rPr>
          <w:noProof/>
        </w:rPr>
        <w:t>, 2018GB006141.</w:t>
      </w:r>
    </w:p>
    <w:p w14:paraId="596772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Wright IJ, Reich PB, Westoby M (2003) Least-cost input mixtures of water and nitrogen for photosynthesis. </w:t>
      </w:r>
      <w:r w:rsidRPr="005A0FAA">
        <w:rPr>
          <w:i/>
          <w:iCs/>
          <w:noProof/>
        </w:rPr>
        <w:t>The American Naturalist</w:t>
      </w:r>
      <w:r w:rsidRPr="005A0FAA">
        <w:rPr>
          <w:noProof/>
        </w:rPr>
        <w:t xml:space="preserve">, </w:t>
      </w:r>
      <w:r w:rsidRPr="005A0FAA">
        <w:rPr>
          <w:b/>
          <w:bCs/>
          <w:noProof/>
        </w:rPr>
        <w:t>161</w:t>
      </w:r>
      <w:r w:rsidRPr="005A0FAA">
        <w:rPr>
          <w:noProof/>
        </w:rPr>
        <w:t>, 98–111.</w:t>
      </w:r>
    </w:p>
    <w:p w14:paraId="70A86C9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Yuan Z, Liu W, Niu S, Wan S (2007) Plant Nitrogen Dynamics and Nitrogen-use Strategies under Altered Nitrogen Seasonality and Competition. </w:t>
      </w:r>
      <w:r w:rsidRPr="005A0FAA">
        <w:rPr>
          <w:i/>
          <w:iCs/>
          <w:noProof/>
        </w:rPr>
        <w:t>Annals of Botany</w:t>
      </w:r>
      <w:r w:rsidRPr="005A0FAA">
        <w:rPr>
          <w:noProof/>
        </w:rPr>
        <w:t xml:space="preserve">, </w:t>
      </w:r>
      <w:r w:rsidRPr="005A0FAA">
        <w:rPr>
          <w:b/>
          <w:bCs/>
          <w:noProof/>
        </w:rPr>
        <w:t>100</w:t>
      </w:r>
      <w:r w:rsidRPr="005A0FAA">
        <w:rPr>
          <w:noProof/>
        </w:rPr>
        <w:t>, 821–830.</w:t>
      </w:r>
    </w:p>
    <w:p w14:paraId="085A806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Zaehle S, Medlyn BE, De Kauwe MG et al. (2014) Evaluation of 11 terrestrial carbon–nitrogen cycle models against observations from two temperate Free-Air CO2 Enrichment studies. </w:t>
      </w:r>
      <w:r w:rsidRPr="005A0FAA">
        <w:rPr>
          <w:i/>
          <w:iCs/>
          <w:noProof/>
        </w:rPr>
        <w:t>New Phytologist</w:t>
      </w:r>
      <w:r w:rsidRPr="005A0FAA">
        <w:rPr>
          <w:noProof/>
        </w:rPr>
        <w:t xml:space="preserve">, </w:t>
      </w:r>
      <w:r w:rsidRPr="005A0FAA">
        <w:rPr>
          <w:b/>
          <w:bCs/>
          <w:noProof/>
        </w:rPr>
        <w:t>202</w:t>
      </w:r>
      <w:r w:rsidRPr="005A0FAA">
        <w:rPr>
          <w:noProof/>
        </w:rPr>
        <w:t>, 803–822.</w:t>
      </w:r>
    </w:p>
    <w:p w14:paraId="12FB9A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Zhu Q, Riley WJ, Tang J, Collier N, Hoffman FM, Yang X, Bisht G (2019) Representing Nitrogen, Phosphorus, and Carbon Interactions in the E3SM Land Model: Development and Global Benchmarking. </w:t>
      </w:r>
      <w:r w:rsidRPr="005A0FAA">
        <w:rPr>
          <w:i/>
          <w:iCs/>
          <w:noProof/>
        </w:rPr>
        <w:t>Journal of Advances in Modeling Earth Systems</w:t>
      </w:r>
      <w:r w:rsidRPr="005A0FAA">
        <w:rPr>
          <w:noProof/>
        </w:rPr>
        <w:t xml:space="preserve">, </w:t>
      </w:r>
      <w:r w:rsidRPr="005A0FAA">
        <w:rPr>
          <w:b/>
          <w:bCs/>
          <w:noProof/>
        </w:rPr>
        <w:t>11</w:t>
      </w:r>
      <w:r w:rsidRPr="005A0FAA">
        <w:rPr>
          <w:noProof/>
        </w:rPr>
        <w:t>, 2238–2258.</w:t>
      </w:r>
    </w:p>
    <w:p w14:paraId="09938461" w14:textId="12876B06" w:rsidR="009A5B56" w:rsidRPr="009A5B56" w:rsidRDefault="009A5B56" w:rsidP="005A0FAA">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Smith" w:date="2021-06-28T12:09:00Z" w:initials="NGS">
    <w:p w14:paraId="17B99683" w14:textId="5E284345" w:rsidR="003D09AF" w:rsidRDefault="003D09AF">
      <w:pPr>
        <w:pStyle w:val="CommentText"/>
      </w:pPr>
      <w:r>
        <w:rPr>
          <w:rStyle w:val="CommentReference"/>
        </w:rPr>
        <w:annotationRef/>
      </w:r>
      <w:r>
        <w:t>Please add names and affiliations</w:t>
      </w:r>
    </w:p>
  </w:comment>
  <w:comment w:id="18" w:author="Iain Colin Prentice" w:date="2021-06-29T13:30:00Z" w:initials="MOU">
    <w:p w14:paraId="0B7659D7" w14:textId="2104F5BF" w:rsidR="0085222C" w:rsidRDefault="0085222C">
      <w:pPr>
        <w:pStyle w:val="CommentText"/>
      </w:pPr>
      <w:r>
        <w:rPr>
          <w:rStyle w:val="CommentReference"/>
        </w:rPr>
        <w:annotationRef/>
      </w:r>
      <w:r>
        <w:t>Clarify what is meant by soil nitrogen. For example, no one (surely!) thinks total soil N is a measure of N availability. So what is the measure used in models?</w:t>
      </w:r>
    </w:p>
  </w:comment>
  <w:comment w:id="29" w:author="Iain Colin Prentice" w:date="2021-06-29T13:34:00Z" w:initials="MOU">
    <w:p w14:paraId="5C075E3C" w14:textId="5D5E5E5A" w:rsidR="0085222C" w:rsidRDefault="0085222C">
      <w:pPr>
        <w:pStyle w:val="CommentText"/>
      </w:pPr>
      <w:r>
        <w:rPr>
          <w:rStyle w:val="CommentReference"/>
        </w:rPr>
        <w:annotationRef/>
      </w:r>
      <w:r>
        <w:t>But how will we predict when plants use (or do not use) additional N to increase growth?</w:t>
      </w:r>
    </w:p>
  </w:comment>
  <w:comment w:id="32" w:author="Iain Colin Prentice" w:date="2021-06-29T13:36:00Z" w:initials="MOU">
    <w:p w14:paraId="358BF28A" w14:textId="0F0CDD3A" w:rsidR="0085222C" w:rsidRDefault="0085222C">
      <w:pPr>
        <w:pStyle w:val="CommentText"/>
      </w:pPr>
      <w:r>
        <w:rPr>
          <w:rStyle w:val="CommentReference"/>
        </w:rPr>
        <w:annotationRef/>
      </w:r>
      <w:r>
        <w:t>References needed (to CMIP6 models)</w:t>
      </w:r>
    </w:p>
  </w:comment>
  <w:comment w:id="37" w:author="Iain Colin Prentice" w:date="2021-06-29T13:49:00Z" w:initials="MOU">
    <w:p w14:paraId="198F5F50" w14:textId="73078CC6" w:rsidR="008D4978" w:rsidRPr="008D4978" w:rsidRDefault="008D4978">
      <w:pPr>
        <w:pStyle w:val="CommentText"/>
        <w:rPr>
          <w:b/>
          <w:bCs/>
        </w:rPr>
      </w:pPr>
      <w:r>
        <w:rPr>
          <w:rStyle w:val="CommentReference"/>
        </w:rPr>
        <w:annotationRef/>
      </w:r>
      <w:r>
        <w:t xml:space="preserve">Also Peng et al. 2021 </w:t>
      </w:r>
      <w:r>
        <w:rPr>
          <w:i/>
          <w:iCs/>
        </w:rPr>
        <w:t>Comms Bio</w:t>
      </w:r>
      <w:r>
        <w:t xml:space="preserve">l – where we also showed that soil P has a positive effect on leaf P which in turn has a positive effect on leaf </w:t>
      </w:r>
      <w:r>
        <w:rPr>
          <w:b/>
          <w:bCs/>
        </w:rPr>
        <w:t>N</w:t>
      </w:r>
    </w:p>
  </w:comment>
  <w:comment w:id="38" w:author="Iain Colin Prentice" w:date="2021-06-29T13:38:00Z" w:initials="MOU">
    <w:p w14:paraId="367852AA" w14:textId="142A0694" w:rsidR="0085222C" w:rsidRDefault="0085222C">
      <w:pPr>
        <w:pStyle w:val="CommentText"/>
      </w:pPr>
      <w:r>
        <w:rPr>
          <w:rStyle w:val="CommentReference"/>
        </w:rPr>
        <w:annotationRef/>
      </w:r>
      <w:r>
        <w:t>Brackets missing</w:t>
      </w:r>
    </w:p>
  </w:comment>
  <w:comment w:id="40" w:author="Iain Colin Prentice" w:date="2021-06-29T13:44:00Z" w:initials="MOU">
    <w:p w14:paraId="1B58CA64" w14:textId="2D2B0287" w:rsidR="0085222C" w:rsidRDefault="0085222C">
      <w:pPr>
        <w:pStyle w:val="CommentText"/>
      </w:pPr>
      <w:r>
        <w:rPr>
          <w:rStyle w:val="CommentReference"/>
        </w:rPr>
        <w:annotationRef/>
      </w:r>
      <w:r>
        <w:t>Indeed, but why? Can this somehow be related to limitation of biomass by other nutrients? Or even water?</w:t>
      </w:r>
    </w:p>
  </w:comment>
  <w:comment w:id="41" w:author="Iain Colin Prentice" w:date="2021-06-29T13:48:00Z" w:initials="MOU">
    <w:p w14:paraId="68EC64E1" w14:textId="7949883F" w:rsidR="008D4978" w:rsidRDefault="008D4978">
      <w:pPr>
        <w:pStyle w:val="CommentText"/>
      </w:pPr>
      <w:r>
        <w:rPr>
          <w:rStyle w:val="CommentReference"/>
        </w:rPr>
        <w:annotationRef/>
      </w:r>
      <w:r>
        <w:t>Should there be a disclaimer pointing out that increasing Narea, when it occurs, is not necessarily the same thing as increasing Vcmax25?</w:t>
      </w:r>
    </w:p>
  </w:comment>
  <w:comment w:id="42" w:author="Nick Smith" w:date="2021-06-28T12:09:00Z" w:initials="NGS">
    <w:p w14:paraId="539C3587" w14:textId="5DE6C9A2" w:rsidR="00DD7DE1" w:rsidRDefault="00DD7DE1">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B99683" w15:done="0"/>
  <w15:commentEx w15:paraId="0B7659D7" w15:done="0"/>
  <w15:commentEx w15:paraId="5C075E3C" w15:done="0"/>
  <w15:commentEx w15:paraId="358BF28A" w15:done="0"/>
  <w15:commentEx w15:paraId="198F5F50" w15:done="0"/>
  <w15:commentEx w15:paraId="367852AA" w15:done="0"/>
  <w15:commentEx w15:paraId="1B58CA64" w15:done="0"/>
  <w15:commentEx w15:paraId="68EC64E1"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59EED" w16cex:dateUtc="2021-06-29T12:30:00Z"/>
  <w16cex:commentExtensible w16cex:durableId="24859FF9" w16cex:dateUtc="2021-06-29T12:34:00Z"/>
  <w16cex:commentExtensible w16cex:durableId="2485A043" w16cex:dateUtc="2021-06-29T12:36:00Z"/>
  <w16cex:commentExtensible w16cex:durableId="2485A380" w16cex:dateUtc="2021-06-29T12:49:00Z"/>
  <w16cex:commentExtensible w16cex:durableId="2485A0EB" w16cex:dateUtc="2021-06-29T12:38:00Z"/>
  <w16cex:commentExtensible w16cex:durableId="2485A24B" w16cex:dateUtc="2021-06-29T12:44:00Z"/>
  <w16cex:commentExtensible w16cex:durableId="2485A32F" w16cex:dateUtc="2021-06-29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B99683" w16cid:durableId="24843A68"/>
  <w16cid:commentId w16cid:paraId="0B7659D7" w16cid:durableId="24859EED"/>
  <w16cid:commentId w16cid:paraId="5C075E3C" w16cid:durableId="24859FF9"/>
  <w16cid:commentId w16cid:paraId="358BF28A" w16cid:durableId="2485A043"/>
  <w16cid:commentId w16cid:paraId="198F5F50" w16cid:durableId="2485A380"/>
  <w16cid:commentId w16cid:paraId="367852AA" w16cid:durableId="2485A0EB"/>
  <w16cid:commentId w16cid:paraId="1B58CA64" w16cid:durableId="2485A24B"/>
  <w16cid:commentId w16cid:paraId="68EC64E1" w16cid:durableId="2485A32F"/>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63019" w14:textId="77777777" w:rsidR="00F54AB2" w:rsidRDefault="00F54AB2" w:rsidP="001B44B1">
      <w:r>
        <w:separator/>
      </w:r>
    </w:p>
  </w:endnote>
  <w:endnote w:type="continuationSeparator" w:id="0">
    <w:p w14:paraId="62DE60F9" w14:textId="77777777" w:rsidR="00F54AB2" w:rsidRDefault="00F54AB2"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4780687"/>
      <w:docPartObj>
        <w:docPartGallery w:val="Page Numbers (Bottom of Page)"/>
        <w:docPartUnique/>
      </w:docPartObj>
    </w:sdtPr>
    <w:sdtEndPr>
      <w:rPr>
        <w:rStyle w:val="PageNumber"/>
      </w:rPr>
    </w:sdtEndPr>
    <w:sdtContent>
      <w:p w14:paraId="3164C6C6" w14:textId="327FB48A"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105704" w:rsidRDefault="00105704"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9242791"/>
      <w:docPartObj>
        <w:docPartGallery w:val="Page Numbers (Bottom of Page)"/>
        <w:docPartUnique/>
      </w:docPartObj>
    </w:sdtPr>
    <w:sdtEndPr>
      <w:rPr>
        <w:rStyle w:val="PageNumber"/>
      </w:rPr>
    </w:sdtEndPr>
    <w:sdtContent>
      <w:p w14:paraId="26B0195A" w14:textId="011C7121"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105704" w:rsidRDefault="00105704"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E7A2A0" w14:textId="77777777" w:rsidR="00F54AB2" w:rsidRDefault="00F54AB2" w:rsidP="001B44B1">
      <w:r>
        <w:separator/>
      </w:r>
    </w:p>
  </w:footnote>
  <w:footnote w:type="continuationSeparator" w:id="0">
    <w:p w14:paraId="42D8745A" w14:textId="77777777" w:rsidR="00F54AB2" w:rsidRDefault="00F54AB2"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3"/>
  </w:num>
  <w:num w:numId="5">
    <w:abstractNumId w:val="3"/>
  </w:num>
  <w:num w:numId="6">
    <w:abstractNumId w:val="1"/>
  </w:num>
  <w:num w:numId="7">
    <w:abstractNumId w:val="1"/>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3"/>
  <w:hideGrammatical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7174C"/>
    <w:rsid w:val="00077C60"/>
    <w:rsid w:val="0008438C"/>
    <w:rsid w:val="00096AFD"/>
    <w:rsid w:val="000B15CA"/>
    <w:rsid w:val="000C26ED"/>
    <w:rsid w:val="000C4651"/>
    <w:rsid w:val="000C583D"/>
    <w:rsid w:val="000D0F58"/>
    <w:rsid w:val="000D3DDB"/>
    <w:rsid w:val="000E40F2"/>
    <w:rsid w:val="000F0BE3"/>
    <w:rsid w:val="00102B2A"/>
    <w:rsid w:val="001042EA"/>
    <w:rsid w:val="00105704"/>
    <w:rsid w:val="00111025"/>
    <w:rsid w:val="00111AFB"/>
    <w:rsid w:val="0013288D"/>
    <w:rsid w:val="00135FBB"/>
    <w:rsid w:val="00143637"/>
    <w:rsid w:val="0014366E"/>
    <w:rsid w:val="00150B42"/>
    <w:rsid w:val="00152D8D"/>
    <w:rsid w:val="00165EAE"/>
    <w:rsid w:val="00175A1E"/>
    <w:rsid w:val="001A1A51"/>
    <w:rsid w:val="001A2607"/>
    <w:rsid w:val="001B0EE0"/>
    <w:rsid w:val="001B44B1"/>
    <w:rsid w:val="001B6B10"/>
    <w:rsid w:val="001C5C13"/>
    <w:rsid w:val="001D0C18"/>
    <w:rsid w:val="001D0DC9"/>
    <w:rsid w:val="001D2A99"/>
    <w:rsid w:val="001D5E19"/>
    <w:rsid w:val="001E6174"/>
    <w:rsid w:val="001F281E"/>
    <w:rsid w:val="001F3BE9"/>
    <w:rsid w:val="001F7DFE"/>
    <w:rsid w:val="002019BC"/>
    <w:rsid w:val="002106E3"/>
    <w:rsid w:val="002142DF"/>
    <w:rsid w:val="002269FF"/>
    <w:rsid w:val="00226FA7"/>
    <w:rsid w:val="0023259A"/>
    <w:rsid w:val="002327DA"/>
    <w:rsid w:val="00237CD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0B6F"/>
    <w:rsid w:val="002E41FB"/>
    <w:rsid w:val="00300607"/>
    <w:rsid w:val="003428DC"/>
    <w:rsid w:val="00342D03"/>
    <w:rsid w:val="00354D81"/>
    <w:rsid w:val="00356386"/>
    <w:rsid w:val="00361685"/>
    <w:rsid w:val="003640DC"/>
    <w:rsid w:val="003704D1"/>
    <w:rsid w:val="00381A62"/>
    <w:rsid w:val="00383758"/>
    <w:rsid w:val="003A1D1C"/>
    <w:rsid w:val="003A1E67"/>
    <w:rsid w:val="003A2059"/>
    <w:rsid w:val="003A6444"/>
    <w:rsid w:val="003A755A"/>
    <w:rsid w:val="003B0716"/>
    <w:rsid w:val="003B11E5"/>
    <w:rsid w:val="003B4314"/>
    <w:rsid w:val="003C476D"/>
    <w:rsid w:val="003D09AF"/>
    <w:rsid w:val="003D1A31"/>
    <w:rsid w:val="003E3A22"/>
    <w:rsid w:val="003E3DED"/>
    <w:rsid w:val="003F3A2E"/>
    <w:rsid w:val="003F70DB"/>
    <w:rsid w:val="00403672"/>
    <w:rsid w:val="00406371"/>
    <w:rsid w:val="00413299"/>
    <w:rsid w:val="004167AF"/>
    <w:rsid w:val="004460F8"/>
    <w:rsid w:val="0045053D"/>
    <w:rsid w:val="004554C8"/>
    <w:rsid w:val="00464810"/>
    <w:rsid w:val="004661AC"/>
    <w:rsid w:val="00471979"/>
    <w:rsid w:val="00472FC8"/>
    <w:rsid w:val="00482CA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223F0"/>
    <w:rsid w:val="00522C0C"/>
    <w:rsid w:val="00533C21"/>
    <w:rsid w:val="00536B03"/>
    <w:rsid w:val="0053714C"/>
    <w:rsid w:val="00562A58"/>
    <w:rsid w:val="005631B4"/>
    <w:rsid w:val="00563552"/>
    <w:rsid w:val="00567E4F"/>
    <w:rsid w:val="005910A0"/>
    <w:rsid w:val="0059163C"/>
    <w:rsid w:val="005948A0"/>
    <w:rsid w:val="005A0FAA"/>
    <w:rsid w:val="005A5C5B"/>
    <w:rsid w:val="005A731B"/>
    <w:rsid w:val="005B6195"/>
    <w:rsid w:val="005C1F8E"/>
    <w:rsid w:val="005D276D"/>
    <w:rsid w:val="005D42F3"/>
    <w:rsid w:val="005F0AFC"/>
    <w:rsid w:val="00601147"/>
    <w:rsid w:val="00604C4C"/>
    <w:rsid w:val="00622DF9"/>
    <w:rsid w:val="0063040B"/>
    <w:rsid w:val="00640580"/>
    <w:rsid w:val="00640D61"/>
    <w:rsid w:val="00656DF5"/>
    <w:rsid w:val="006618FD"/>
    <w:rsid w:val="006664CE"/>
    <w:rsid w:val="00672CC1"/>
    <w:rsid w:val="006A1708"/>
    <w:rsid w:val="006A278F"/>
    <w:rsid w:val="006A3045"/>
    <w:rsid w:val="006D7E9A"/>
    <w:rsid w:val="006E17D6"/>
    <w:rsid w:val="0070307F"/>
    <w:rsid w:val="00712244"/>
    <w:rsid w:val="00716334"/>
    <w:rsid w:val="00724D3E"/>
    <w:rsid w:val="00745361"/>
    <w:rsid w:val="0075092F"/>
    <w:rsid w:val="00750DAC"/>
    <w:rsid w:val="00753733"/>
    <w:rsid w:val="00754C0C"/>
    <w:rsid w:val="00762C16"/>
    <w:rsid w:val="007648C5"/>
    <w:rsid w:val="00771C52"/>
    <w:rsid w:val="00772303"/>
    <w:rsid w:val="0078503B"/>
    <w:rsid w:val="00790AB6"/>
    <w:rsid w:val="00796C11"/>
    <w:rsid w:val="007A06B9"/>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71D2"/>
    <w:rsid w:val="00840038"/>
    <w:rsid w:val="0085222C"/>
    <w:rsid w:val="008531D1"/>
    <w:rsid w:val="00880F5C"/>
    <w:rsid w:val="0088369D"/>
    <w:rsid w:val="00884269"/>
    <w:rsid w:val="00884696"/>
    <w:rsid w:val="00884CEC"/>
    <w:rsid w:val="00890194"/>
    <w:rsid w:val="00893A76"/>
    <w:rsid w:val="0089527B"/>
    <w:rsid w:val="0089659F"/>
    <w:rsid w:val="008A5EC2"/>
    <w:rsid w:val="008A6771"/>
    <w:rsid w:val="008A70F6"/>
    <w:rsid w:val="008A7A58"/>
    <w:rsid w:val="008B04B8"/>
    <w:rsid w:val="008C4664"/>
    <w:rsid w:val="008C53AA"/>
    <w:rsid w:val="008C7A1E"/>
    <w:rsid w:val="008D2402"/>
    <w:rsid w:val="008D4978"/>
    <w:rsid w:val="008E3C9D"/>
    <w:rsid w:val="008E7B36"/>
    <w:rsid w:val="008F481E"/>
    <w:rsid w:val="008F486F"/>
    <w:rsid w:val="00921E26"/>
    <w:rsid w:val="0092235C"/>
    <w:rsid w:val="00930A47"/>
    <w:rsid w:val="00934597"/>
    <w:rsid w:val="00934623"/>
    <w:rsid w:val="009347FA"/>
    <w:rsid w:val="009361C5"/>
    <w:rsid w:val="00936697"/>
    <w:rsid w:val="00951F0E"/>
    <w:rsid w:val="00961478"/>
    <w:rsid w:val="00967D5A"/>
    <w:rsid w:val="00971CEF"/>
    <w:rsid w:val="009734F0"/>
    <w:rsid w:val="00992D65"/>
    <w:rsid w:val="009A5B56"/>
    <w:rsid w:val="009B768F"/>
    <w:rsid w:val="009B7AC8"/>
    <w:rsid w:val="009C694B"/>
    <w:rsid w:val="009D2AEB"/>
    <w:rsid w:val="009D3535"/>
    <w:rsid w:val="009F1CFE"/>
    <w:rsid w:val="009F343C"/>
    <w:rsid w:val="00A0048F"/>
    <w:rsid w:val="00A06CDF"/>
    <w:rsid w:val="00A07568"/>
    <w:rsid w:val="00A151ED"/>
    <w:rsid w:val="00A15679"/>
    <w:rsid w:val="00A23605"/>
    <w:rsid w:val="00A24A5B"/>
    <w:rsid w:val="00A24EFB"/>
    <w:rsid w:val="00A25309"/>
    <w:rsid w:val="00A25398"/>
    <w:rsid w:val="00A365F1"/>
    <w:rsid w:val="00A54421"/>
    <w:rsid w:val="00A6009F"/>
    <w:rsid w:val="00A67554"/>
    <w:rsid w:val="00A85915"/>
    <w:rsid w:val="00A93E29"/>
    <w:rsid w:val="00A975A3"/>
    <w:rsid w:val="00AB6E48"/>
    <w:rsid w:val="00AB7D42"/>
    <w:rsid w:val="00AC3CF2"/>
    <w:rsid w:val="00AC49CC"/>
    <w:rsid w:val="00AD69EA"/>
    <w:rsid w:val="00AE040E"/>
    <w:rsid w:val="00AE0C5E"/>
    <w:rsid w:val="00AE1760"/>
    <w:rsid w:val="00AF12A2"/>
    <w:rsid w:val="00B024FB"/>
    <w:rsid w:val="00B05AC4"/>
    <w:rsid w:val="00B16B03"/>
    <w:rsid w:val="00B20AE0"/>
    <w:rsid w:val="00B22FE1"/>
    <w:rsid w:val="00B25CDC"/>
    <w:rsid w:val="00B262CF"/>
    <w:rsid w:val="00B40B96"/>
    <w:rsid w:val="00B42B31"/>
    <w:rsid w:val="00B47C59"/>
    <w:rsid w:val="00B76E6C"/>
    <w:rsid w:val="00BA58FF"/>
    <w:rsid w:val="00BB2DE6"/>
    <w:rsid w:val="00BB64EC"/>
    <w:rsid w:val="00BB749D"/>
    <w:rsid w:val="00BC7659"/>
    <w:rsid w:val="00BD3DF0"/>
    <w:rsid w:val="00BD6E25"/>
    <w:rsid w:val="00BD7C1B"/>
    <w:rsid w:val="00BE61C3"/>
    <w:rsid w:val="00BE7786"/>
    <w:rsid w:val="00BF1133"/>
    <w:rsid w:val="00BF387F"/>
    <w:rsid w:val="00BF4DED"/>
    <w:rsid w:val="00C22725"/>
    <w:rsid w:val="00C41EA2"/>
    <w:rsid w:val="00C64CEB"/>
    <w:rsid w:val="00C71459"/>
    <w:rsid w:val="00C71FEE"/>
    <w:rsid w:val="00C93A3A"/>
    <w:rsid w:val="00CA02E8"/>
    <w:rsid w:val="00CA27A5"/>
    <w:rsid w:val="00CA64B3"/>
    <w:rsid w:val="00CA6CFC"/>
    <w:rsid w:val="00CB5801"/>
    <w:rsid w:val="00CB7CF7"/>
    <w:rsid w:val="00CC076E"/>
    <w:rsid w:val="00CC0CAA"/>
    <w:rsid w:val="00CC3A73"/>
    <w:rsid w:val="00CD0265"/>
    <w:rsid w:val="00CD0AB6"/>
    <w:rsid w:val="00CD6729"/>
    <w:rsid w:val="00CE37E7"/>
    <w:rsid w:val="00CE3D9E"/>
    <w:rsid w:val="00CF0686"/>
    <w:rsid w:val="00D06FFF"/>
    <w:rsid w:val="00D10DE1"/>
    <w:rsid w:val="00D16F1C"/>
    <w:rsid w:val="00D332E5"/>
    <w:rsid w:val="00D47B46"/>
    <w:rsid w:val="00D60C62"/>
    <w:rsid w:val="00D61309"/>
    <w:rsid w:val="00D65202"/>
    <w:rsid w:val="00D7113F"/>
    <w:rsid w:val="00D860B0"/>
    <w:rsid w:val="00D901A3"/>
    <w:rsid w:val="00DA1940"/>
    <w:rsid w:val="00DA24C9"/>
    <w:rsid w:val="00DA3E12"/>
    <w:rsid w:val="00DB48ED"/>
    <w:rsid w:val="00DB5402"/>
    <w:rsid w:val="00DC5A2D"/>
    <w:rsid w:val="00DC7E5B"/>
    <w:rsid w:val="00DD3527"/>
    <w:rsid w:val="00DD7DE1"/>
    <w:rsid w:val="00E009DE"/>
    <w:rsid w:val="00E019F3"/>
    <w:rsid w:val="00E05F61"/>
    <w:rsid w:val="00E213DA"/>
    <w:rsid w:val="00E2660B"/>
    <w:rsid w:val="00E26DE7"/>
    <w:rsid w:val="00E26FD9"/>
    <w:rsid w:val="00E3357A"/>
    <w:rsid w:val="00E339EE"/>
    <w:rsid w:val="00E4356B"/>
    <w:rsid w:val="00E438A9"/>
    <w:rsid w:val="00E509F6"/>
    <w:rsid w:val="00E52179"/>
    <w:rsid w:val="00E55919"/>
    <w:rsid w:val="00E67E69"/>
    <w:rsid w:val="00E7312B"/>
    <w:rsid w:val="00E752D7"/>
    <w:rsid w:val="00E77008"/>
    <w:rsid w:val="00E82934"/>
    <w:rsid w:val="00E8456C"/>
    <w:rsid w:val="00E90291"/>
    <w:rsid w:val="00E95E33"/>
    <w:rsid w:val="00E95F37"/>
    <w:rsid w:val="00EB1FEE"/>
    <w:rsid w:val="00EB379B"/>
    <w:rsid w:val="00EB6190"/>
    <w:rsid w:val="00EC7E77"/>
    <w:rsid w:val="00EE6CB1"/>
    <w:rsid w:val="00EF2641"/>
    <w:rsid w:val="00EF31EA"/>
    <w:rsid w:val="00EF4F1D"/>
    <w:rsid w:val="00EF60BF"/>
    <w:rsid w:val="00F01F6F"/>
    <w:rsid w:val="00F178AB"/>
    <w:rsid w:val="00F17CC7"/>
    <w:rsid w:val="00F30405"/>
    <w:rsid w:val="00F36E49"/>
    <w:rsid w:val="00F476C2"/>
    <w:rsid w:val="00F54AB2"/>
    <w:rsid w:val="00F86558"/>
    <w:rsid w:val="00F9151E"/>
    <w:rsid w:val="00FB2742"/>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A8B83-ED6F-9C4E-A3B8-627C1CD32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42</Pages>
  <Words>65922</Words>
  <Characters>375757</Characters>
  <Application>Microsoft Office Word</Application>
  <DocSecurity>0</DocSecurity>
  <Lines>3131</Lines>
  <Paragraphs>881</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440798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Iain Colin Prentice</cp:lastModifiedBy>
  <cp:revision>6</cp:revision>
  <dcterms:created xsi:type="dcterms:W3CDTF">2021-06-28T17:24:00Z</dcterms:created>
  <dcterms:modified xsi:type="dcterms:W3CDTF">2021-06-29T12:50:00Z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