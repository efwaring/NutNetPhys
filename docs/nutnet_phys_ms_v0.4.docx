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77777777" w:rsidR="00361685" w:rsidRPr="008531D1" w:rsidRDefault="00361685" w:rsidP="008531D1">
      <w:pPr>
        <w:spacing w:line="480" w:lineRule="auto"/>
        <w:contextualSpacing/>
        <w:rPr>
          <w:rFonts w:eastAsia="Times New Roman"/>
        </w:rPr>
        <w:pPrChange w:id="0" w:author="Nick Smith" w:date="2021-05-17T14:21:00Z">
          <w:pPr>
            <w:spacing w:line="480" w:lineRule="auto"/>
          </w:pPr>
        </w:pPrChange>
      </w:pPr>
      <w:r w:rsidRPr="008531D1">
        <w:rPr>
          <w:rFonts w:eastAsia="Times New Roman"/>
          <w:b/>
          <w:bCs/>
          <w:color w:val="000000"/>
        </w:rPr>
        <w:t>Increasing whole-plant nitrogen demand reduces leaf nitrogen responses to soil nitrogen addition in grasslands</w:t>
      </w:r>
    </w:p>
    <w:p w14:paraId="70917968" w14:textId="27B97F67" w:rsidR="00361685" w:rsidRPr="00771C52" w:rsidRDefault="00361685" w:rsidP="008531D1">
      <w:pPr>
        <w:spacing w:line="480" w:lineRule="auto"/>
        <w:contextualSpacing/>
        <w:rPr>
          <w:rFonts w:eastAsia="Times New Roman"/>
        </w:rPr>
        <w:pPrChange w:id="1" w:author="Nick Smith" w:date="2021-05-17T14:21:00Z">
          <w:pPr>
            <w:spacing w:line="480" w:lineRule="auto"/>
          </w:pPr>
        </w:pPrChange>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ins w:id="2" w:author="Nick Smith" w:date="2021-05-17T13:52:00Z">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ins>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 Nutrient Network</w:t>
      </w:r>
      <w:r w:rsidRPr="00771C52">
        <w:rPr>
          <w:rFonts w:eastAsia="Times New Roman"/>
          <w:color w:val="000000"/>
          <w:vertAlign w:val="superscript"/>
        </w:rPr>
        <w:t>4</w:t>
      </w:r>
    </w:p>
    <w:p w14:paraId="17EB7E06" w14:textId="77777777" w:rsidR="00361685" w:rsidRPr="00771C52" w:rsidRDefault="00361685" w:rsidP="008531D1">
      <w:pPr>
        <w:spacing w:line="480" w:lineRule="auto"/>
        <w:contextualSpacing/>
        <w:rPr>
          <w:rFonts w:eastAsia="Times New Roman"/>
        </w:rPr>
        <w:pPrChange w:id="3" w:author="Nick Smith" w:date="2021-05-17T14:21:00Z">
          <w:pPr>
            <w:spacing w:line="480" w:lineRule="auto"/>
          </w:pPr>
        </w:pPrChange>
      </w:pPr>
      <w:r w:rsidRPr="00771C52">
        <w:rPr>
          <w:rFonts w:eastAsia="Times New Roman"/>
          <w:color w:val="000000"/>
          <w:vertAlign w:val="superscript"/>
        </w:rPr>
        <w:t> </w:t>
      </w:r>
    </w:p>
    <w:p w14:paraId="404E6DBE" w14:textId="77777777" w:rsidR="00361685" w:rsidRPr="00771C52" w:rsidRDefault="00361685" w:rsidP="008531D1">
      <w:pPr>
        <w:spacing w:line="480" w:lineRule="auto"/>
        <w:contextualSpacing/>
        <w:rPr>
          <w:rFonts w:eastAsia="Times New Roman"/>
        </w:rPr>
        <w:pPrChange w:id="4" w:author="Nick Smith" w:date="2021-05-17T14:21:00Z">
          <w:pPr>
            <w:spacing w:line="480" w:lineRule="auto"/>
          </w:pPr>
        </w:pPrChange>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8531D1">
      <w:pPr>
        <w:spacing w:line="480" w:lineRule="auto"/>
        <w:contextualSpacing/>
        <w:rPr>
          <w:rFonts w:eastAsia="Times New Roman"/>
        </w:rPr>
        <w:pPrChange w:id="5" w:author="Nick Smith" w:date="2021-05-17T14:21:00Z">
          <w:pPr>
            <w:spacing w:line="480" w:lineRule="auto"/>
          </w:pPr>
        </w:pPrChange>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8531D1">
      <w:pPr>
        <w:spacing w:line="480" w:lineRule="auto"/>
        <w:contextualSpacing/>
        <w:rPr>
          <w:rFonts w:eastAsia="Times New Roman"/>
        </w:rPr>
        <w:pPrChange w:id="6" w:author="Nick Smith" w:date="2021-05-17T14:21:00Z">
          <w:pPr>
            <w:spacing w:line="480" w:lineRule="auto"/>
          </w:pPr>
        </w:pPrChange>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8531D1">
      <w:pPr>
        <w:spacing w:line="480" w:lineRule="auto"/>
        <w:contextualSpacing/>
        <w:rPr>
          <w:rFonts w:eastAsia="Times New Roman"/>
        </w:rPr>
        <w:pPrChange w:id="7" w:author="Nick Smith" w:date="2021-05-17T14:21:00Z">
          <w:pPr>
            <w:spacing w:line="480" w:lineRule="auto"/>
          </w:pPr>
        </w:pPrChange>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8531D1">
      <w:pPr>
        <w:spacing w:line="480" w:lineRule="auto"/>
        <w:contextualSpacing/>
        <w:rPr>
          <w:rFonts w:eastAsia="Times New Roman"/>
        </w:rPr>
        <w:pPrChange w:id="8" w:author="Nick Smith" w:date="2021-05-17T14:21:00Z">
          <w:pPr>
            <w:spacing w:line="480" w:lineRule="auto"/>
          </w:pPr>
        </w:pPrChange>
      </w:pPr>
      <w:r w:rsidRPr="00771C52">
        <w:rPr>
          <w:rFonts w:eastAsia="Times New Roman"/>
          <w:color w:val="000000"/>
        </w:rPr>
        <w:t> </w:t>
      </w:r>
    </w:p>
    <w:p w14:paraId="4B730605" w14:textId="77777777" w:rsidR="00361685" w:rsidRPr="00771C52" w:rsidRDefault="00361685" w:rsidP="008531D1">
      <w:pPr>
        <w:spacing w:line="480" w:lineRule="auto"/>
        <w:contextualSpacing/>
        <w:rPr>
          <w:rFonts w:eastAsia="Times New Roman"/>
        </w:rPr>
        <w:pPrChange w:id="9" w:author="Nick Smith" w:date="2021-05-17T14:21:00Z">
          <w:pPr>
            <w:spacing w:line="480" w:lineRule="auto"/>
          </w:pPr>
        </w:pPrChange>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8531D1">
      <w:pPr>
        <w:spacing w:line="480" w:lineRule="auto"/>
        <w:contextualSpacing/>
        <w:rPr>
          <w:rFonts w:eastAsia="Times New Roman"/>
        </w:rPr>
        <w:pPrChange w:id="10" w:author="Nick Smith" w:date="2021-05-17T14:21:00Z">
          <w:pPr>
            <w:spacing w:line="480" w:lineRule="auto"/>
          </w:pPr>
        </w:pPrChange>
      </w:pPr>
      <w:r w:rsidRPr="00771C52">
        <w:rPr>
          <w:rFonts w:eastAsia="Times New Roman"/>
          <w:color w:val="000000"/>
        </w:rPr>
        <w:t>Nicholas G. Smith</w:t>
      </w:r>
    </w:p>
    <w:p w14:paraId="19AC45A0" w14:textId="77777777" w:rsidR="00361685" w:rsidRPr="00771C52" w:rsidRDefault="00361685" w:rsidP="008531D1">
      <w:pPr>
        <w:spacing w:line="480" w:lineRule="auto"/>
        <w:contextualSpacing/>
        <w:rPr>
          <w:rFonts w:eastAsia="Times New Roman"/>
        </w:rPr>
        <w:pPrChange w:id="11" w:author="Nick Smith" w:date="2021-05-17T14:21:00Z">
          <w:pPr>
            <w:spacing w:line="480" w:lineRule="auto"/>
          </w:pPr>
        </w:pPrChange>
      </w:pPr>
      <w:r w:rsidRPr="00771C52">
        <w:rPr>
          <w:rFonts w:eastAsia="Times New Roman"/>
          <w:color w:val="000000"/>
        </w:rPr>
        <w:t>2901 Main St.</w:t>
      </w:r>
    </w:p>
    <w:p w14:paraId="00F7BF47" w14:textId="77777777" w:rsidR="00361685" w:rsidRPr="00771C52" w:rsidRDefault="00361685" w:rsidP="008531D1">
      <w:pPr>
        <w:spacing w:line="480" w:lineRule="auto"/>
        <w:contextualSpacing/>
        <w:rPr>
          <w:rFonts w:eastAsia="Times New Roman"/>
        </w:rPr>
        <w:pPrChange w:id="12" w:author="Nick Smith" w:date="2021-05-17T14:21:00Z">
          <w:pPr>
            <w:spacing w:line="480" w:lineRule="auto"/>
          </w:pPr>
        </w:pPrChange>
      </w:pPr>
      <w:r w:rsidRPr="00771C52">
        <w:rPr>
          <w:rFonts w:eastAsia="Times New Roman"/>
          <w:color w:val="000000"/>
        </w:rPr>
        <w:t>Lubbock, TX 79409</w:t>
      </w:r>
    </w:p>
    <w:p w14:paraId="3B71CA74" w14:textId="77777777" w:rsidR="00361685" w:rsidRPr="00771C52" w:rsidRDefault="00361685" w:rsidP="008531D1">
      <w:pPr>
        <w:spacing w:line="480" w:lineRule="auto"/>
        <w:contextualSpacing/>
        <w:rPr>
          <w:rFonts w:eastAsia="Times New Roman"/>
        </w:rPr>
        <w:pPrChange w:id="13" w:author="Nick Smith" w:date="2021-05-17T14:21:00Z">
          <w:pPr>
            <w:spacing w:line="480" w:lineRule="auto"/>
          </w:pPr>
        </w:pPrChange>
      </w:pPr>
      <w:r w:rsidRPr="00771C52">
        <w:rPr>
          <w:rFonts w:eastAsia="Times New Roman"/>
          <w:color w:val="000000"/>
        </w:rPr>
        <w:t>Phone: 806-834-7363</w:t>
      </w:r>
    </w:p>
    <w:p w14:paraId="17709ECF" w14:textId="77777777" w:rsidR="00361685" w:rsidRPr="00771C52" w:rsidRDefault="00361685" w:rsidP="008531D1">
      <w:pPr>
        <w:spacing w:line="480" w:lineRule="auto"/>
        <w:contextualSpacing/>
        <w:rPr>
          <w:rFonts w:eastAsia="Times New Roman"/>
        </w:rPr>
        <w:pPrChange w:id="14" w:author="Nick Smith" w:date="2021-05-17T14:21:00Z">
          <w:pPr>
            <w:spacing w:line="480" w:lineRule="auto"/>
          </w:pPr>
        </w:pPrChange>
      </w:pPr>
      <w:r w:rsidRPr="00771C52">
        <w:rPr>
          <w:rFonts w:eastAsia="Times New Roman"/>
          <w:color w:val="000000"/>
        </w:rPr>
        <w:t>Email: nick.smith@ttu.edu</w:t>
      </w:r>
    </w:p>
    <w:p w14:paraId="0AE2F9EE" w14:textId="77777777" w:rsidR="007A6CA7" w:rsidRPr="00771C52" w:rsidRDefault="007A6CA7" w:rsidP="008531D1">
      <w:pPr>
        <w:spacing w:line="480" w:lineRule="auto"/>
        <w:contextualSpacing/>
        <w:rPr>
          <w:ins w:id="15" w:author="Nick Smith" w:date="2021-05-17T13:52:00Z"/>
          <w:rFonts w:eastAsia="Times New Roman"/>
          <w:b/>
          <w:bCs/>
          <w:color w:val="000000"/>
        </w:rPr>
        <w:pPrChange w:id="16" w:author="Nick Smith" w:date="2021-05-17T14:21:00Z">
          <w:pPr/>
        </w:pPrChange>
      </w:pPr>
      <w:ins w:id="17" w:author="Nick Smith" w:date="2021-05-17T13:52:00Z">
        <w:r w:rsidRPr="00FC33B1">
          <w:rPr>
            <w:rFonts w:eastAsia="Times New Roman"/>
            <w:b/>
            <w:bCs/>
            <w:color w:val="000000"/>
          </w:rPr>
          <w:br w:type="page"/>
        </w:r>
      </w:ins>
    </w:p>
    <w:p w14:paraId="568921E5" w14:textId="12596777" w:rsidR="00361685" w:rsidRPr="00771C52" w:rsidRDefault="00361685" w:rsidP="008531D1">
      <w:pPr>
        <w:spacing w:line="480" w:lineRule="auto"/>
        <w:contextualSpacing/>
        <w:rPr>
          <w:rFonts w:eastAsia="Times New Roman"/>
        </w:rPr>
        <w:pPrChange w:id="18" w:author="Nick Smith" w:date="2021-05-17T14:21:00Z">
          <w:pPr>
            <w:spacing w:line="480" w:lineRule="auto"/>
          </w:pPr>
        </w:pPrChange>
      </w:pPr>
      <w:r w:rsidRPr="00771C52">
        <w:rPr>
          <w:rFonts w:eastAsia="Times New Roman"/>
          <w:b/>
          <w:bCs/>
          <w:color w:val="000000"/>
        </w:rPr>
        <w:lastRenderedPageBreak/>
        <w:t>Abstract</w:t>
      </w:r>
    </w:p>
    <w:p w14:paraId="65E63EF5" w14:textId="3A2B2FF0" w:rsidR="00361685" w:rsidRPr="00771C52" w:rsidRDefault="00361685" w:rsidP="008531D1">
      <w:pPr>
        <w:spacing w:line="480" w:lineRule="auto"/>
        <w:contextualSpacing/>
        <w:rPr>
          <w:rFonts w:eastAsia="Times New Roman"/>
        </w:rPr>
        <w:pPrChange w:id="19" w:author="Nick Smith" w:date="2021-05-17T14:21:00Z">
          <w:pPr>
            <w:spacing w:line="480" w:lineRule="auto"/>
          </w:pPr>
        </w:pPrChange>
      </w:pPr>
      <w:r w:rsidRPr="00771C52">
        <w:rPr>
          <w:rFonts w:eastAsia="Times New Roman"/>
          <w:color w:val="000000"/>
        </w:rPr>
        <w:t xml:space="preserve">Terrestrial carbon and nitrogen cycles are closely coupled. As such, the land surface components of Earth System Models are now beginning to include explicit nitrogen cycles and this has been shown to alter carbon cycling dynamics and, thus, climate feedbacks. An </w:t>
      </w:r>
      <w:del w:id="20" w:author="Nick Smith" w:date="2021-05-17T13:53:00Z">
        <w:r w:rsidRPr="00771C52" w:rsidDel="007A6CA7">
          <w:rPr>
            <w:rFonts w:eastAsia="Times New Roman"/>
            <w:color w:val="000000"/>
          </w:rPr>
          <w:delText>important aspect of this coupling</w:delText>
        </w:r>
      </w:del>
      <w:ins w:id="21" w:author="Nick Smith" w:date="2021-05-17T13:53:00Z">
        <w:r w:rsidR="007A6CA7" w:rsidRPr="00771C52">
          <w:rPr>
            <w:rFonts w:eastAsia="Times New Roman"/>
            <w:color w:val="000000"/>
          </w:rPr>
          <w:t>assumption embedded</w:t>
        </w:r>
      </w:ins>
      <w:r w:rsidRPr="00771C52">
        <w:rPr>
          <w:rFonts w:eastAsia="Times New Roman"/>
          <w:color w:val="000000"/>
        </w:rPr>
        <w:t xml:space="preserve"> within these models is </w:t>
      </w:r>
      <w:del w:id="22" w:author="Nick Smith" w:date="2021-05-17T13:53:00Z">
        <w:r w:rsidRPr="00771C52" w:rsidDel="007A6CA7">
          <w:rPr>
            <w:rFonts w:eastAsia="Times New Roman"/>
            <w:color w:val="000000"/>
          </w:rPr>
          <w:delText>the assumed</w:delText>
        </w:r>
      </w:del>
      <w:ins w:id="23" w:author="Nick Smith" w:date="2021-05-17T13:53:00Z">
        <w:r w:rsidR="007A6CA7" w:rsidRPr="00771C52">
          <w:rPr>
            <w:rFonts w:eastAsia="Times New Roman"/>
            <w:color w:val="000000"/>
          </w:rPr>
          <w:t>that there is a</w:t>
        </w:r>
      </w:ins>
      <w:r w:rsidRPr="00771C52">
        <w:rPr>
          <w:rFonts w:eastAsia="Times New Roman"/>
          <w:color w:val="000000"/>
        </w:rPr>
        <w:t xml:space="preserve"> positive correlations between soil nitrogen,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ins w:id="24" w:author="Nick Smith" w:date="2021-05-17T13:53:00Z">
        <w:r w:rsidR="007A6CA7" w:rsidRPr="00771C52">
          <w:rPr>
            <w:rFonts w:eastAsia="Times New Roman"/>
            <w:color w:val="000000"/>
          </w:rPr>
          <w:t>. This assumption</w:t>
        </w:r>
      </w:ins>
      <w:del w:id="25" w:author="Nick Smith" w:date="2021-05-17T13:53:00Z">
        <w:r w:rsidRPr="00771C52" w:rsidDel="007A6CA7">
          <w:rPr>
            <w:rFonts w:eastAsia="Times New Roman"/>
            <w:color w:val="000000"/>
          </w:rPr>
          <w:delText>,</w:delText>
        </w:r>
      </w:del>
      <w:r w:rsidRPr="00771C52">
        <w:rPr>
          <w:rFonts w:eastAsia="Times New Roman"/>
          <w:color w:val="000000"/>
        </w:rPr>
        <w:t xml:space="preserve"> </w:t>
      </w:r>
      <w:del w:id="26" w:author="Nick Smith" w:date="2021-05-17T13:53:00Z">
        <w:r w:rsidRPr="00771C52" w:rsidDel="007A6CA7">
          <w:rPr>
            <w:rFonts w:eastAsia="Times New Roman"/>
            <w:color w:val="000000"/>
          </w:rPr>
          <w:delText xml:space="preserve">which </w:delText>
        </w:r>
      </w:del>
      <w:r w:rsidRPr="00771C52">
        <w:rPr>
          <w:rFonts w:eastAsia="Times New Roman"/>
          <w:color w:val="000000"/>
        </w:rPr>
        <w:t xml:space="preserve">results in greater simulated leaf assimilation capacity in areas with more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are primarily determined by climate and that soil nitrogen availability, instead, leads to increased tissue development and/or storage. Here, we reconcile these differences </w:t>
      </w:r>
      <w:del w:id="27" w:author="Nick Smith" w:date="2021-05-17T13:54:00Z">
        <w:r w:rsidRPr="00771C52" w:rsidDel="007A6CA7">
          <w:rPr>
            <w:rFonts w:eastAsia="Times New Roman"/>
            <w:color w:val="000000"/>
          </w:rPr>
          <w:delText xml:space="preserve">using </w:delText>
        </w:r>
      </w:del>
      <w:ins w:id="28" w:author="Nick Smith" w:date="2021-05-17T13:54:00Z">
        <w:r w:rsidR="007A6CA7" w:rsidRPr="00771C52">
          <w:rPr>
            <w:rFonts w:eastAsia="Times New Roman"/>
            <w:color w:val="000000"/>
          </w:rPr>
          <w:t xml:space="preserve">by </w:t>
        </w:r>
      </w:ins>
      <w:ins w:id="29" w:author="Nick Smith" w:date="2021-05-17T13:55:00Z">
        <w:r w:rsidR="007A6CA7" w:rsidRPr="00771C52">
          <w:rPr>
            <w:rFonts w:eastAsia="Times New Roman"/>
            <w:color w:val="000000"/>
          </w:rPr>
          <w:t>comparing</w:t>
        </w:r>
      </w:ins>
      <w:ins w:id="30" w:author="Nick Smith" w:date="2021-05-17T13:54:00Z">
        <w:r w:rsidR="007A6CA7" w:rsidRPr="00771C52">
          <w:rPr>
            <w:rFonts w:eastAsia="Times New Roman"/>
            <w:color w:val="000000"/>
          </w:rPr>
          <w:t xml:space="preserve"> </w:t>
        </w:r>
      </w:ins>
      <w:r w:rsidRPr="00771C52">
        <w:rPr>
          <w:rFonts w:eastAsia="Times New Roman"/>
          <w:color w:val="000000"/>
        </w:rPr>
        <w:t xml:space="preserve">theory </w:t>
      </w:r>
      <w:del w:id="31" w:author="Nick Smith" w:date="2021-05-17T13:55:00Z">
        <w:r w:rsidRPr="00771C52" w:rsidDel="007A6CA7">
          <w:rPr>
            <w:rFonts w:eastAsia="Times New Roman"/>
            <w:color w:val="000000"/>
          </w:rPr>
          <w:delText xml:space="preserve">and </w:delText>
        </w:r>
      </w:del>
      <w:ins w:id="32" w:author="Nick Smith" w:date="2021-05-17T13:55:00Z">
        <w:r w:rsidR="007A6CA7" w:rsidRPr="00771C52">
          <w:rPr>
            <w:rFonts w:eastAsia="Times New Roman"/>
            <w:color w:val="000000"/>
          </w:rPr>
          <w:t xml:space="preserve">to </w:t>
        </w:r>
      </w:ins>
      <w:r w:rsidRPr="00771C52">
        <w:rPr>
          <w:rFonts w:eastAsia="Times New Roman"/>
          <w:color w:val="000000"/>
        </w:rPr>
        <w:t xml:space="preserve">data from a globally distributed experimental nitrogen addition network (Nutrient Network). We show that, across the network, soil nitrogen addition increases both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aboveground plant biomass. However, we find that soil nitrogen addition is a poor predictor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which can be well modeled from leaf mass per leaf area and climate alone. Additionally, we find that the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 decreases as the stimulation of biomass by soil nitrogen increases. These results reconcile discrepancies between past studies and shows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the product of both soil nitrogen availability as well as whole-plant nitrogen demand. That is, in cases where plants use added soil nitrogen to grow new tissues,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8531D1">
      <w:pPr>
        <w:spacing w:line="480" w:lineRule="auto"/>
        <w:contextualSpacing/>
        <w:rPr>
          <w:ins w:id="33" w:author="Nick Smith" w:date="2021-05-17T13:55:00Z"/>
          <w:rFonts w:eastAsia="Times New Roman"/>
          <w:b/>
          <w:bCs/>
          <w:color w:val="000000"/>
        </w:rPr>
        <w:pPrChange w:id="34" w:author="Nick Smith" w:date="2021-05-17T14:21:00Z">
          <w:pPr/>
        </w:pPrChange>
      </w:pPr>
      <w:ins w:id="35" w:author="Nick Smith" w:date="2021-05-17T13:55:00Z">
        <w:r w:rsidRPr="00771C52">
          <w:rPr>
            <w:rFonts w:eastAsia="Times New Roman"/>
            <w:b/>
            <w:bCs/>
            <w:color w:val="000000"/>
          </w:rPr>
          <w:br w:type="page"/>
        </w:r>
      </w:ins>
    </w:p>
    <w:p w14:paraId="4D0A2501" w14:textId="25DAF051" w:rsidR="00361685" w:rsidRPr="00771C52" w:rsidRDefault="00361685" w:rsidP="008531D1">
      <w:pPr>
        <w:spacing w:line="480" w:lineRule="auto"/>
        <w:contextualSpacing/>
        <w:rPr>
          <w:rFonts w:eastAsia="Times New Roman"/>
        </w:rPr>
        <w:pPrChange w:id="36" w:author="Nick Smith" w:date="2021-05-17T14:21:00Z">
          <w:pPr>
            <w:spacing w:line="480" w:lineRule="auto"/>
          </w:pPr>
        </w:pPrChange>
      </w:pPr>
      <w:r w:rsidRPr="00771C52">
        <w:rPr>
          <w:rFonts w:eastAsia="Times New Roman"/>
          <w:b/>
          <w:bCs/>
          <w:color w:val="000000"/>
        </w:rPr>
        <w:lastRenderedPageBreak/>
        <w:t>Introduction</w:t>
      </w:r>
    </w:p>
    <w:p w14:paraId="193A75B3" w14:textId="7FCA158E" w:rsidR="00361685" w:rsidRPr="001B44B1" w:rsidRDefault="00361685" w:rsidP="008531D1">
      <w:pPr>
        <w:spacing w:line="480" w:lineRule="auto"/>
        <w:contextualSpacing/>
        <w:rPr>
          <w:rFonts w:eastAsia="Times New Roman"/>
        </w:rPr>
        <w:pPrChange w:id="37" w:author="Nick Smith" w:date="2021-05-17T14:21:00Z">
          <w:pPr>
            <w:spacing w:line="480" w:lineRule="auto"/>
          </w:pPr>
        </w:pPrChange>
      </w:pPr>
      <w:r w:rsidRPr="00771C52">
        <w:rPr>
          <w:rFonts w:eastAsia="Times New Roman"/>
          <w:color w:val="000000"/>
        </w:rPr>
        <w:tab/>
        <w:t>Globally, carbon and nitrogen cycles are closely coupled. This coupling has a strong influence on carbon fluxes between the atmosphere and the Earth’s surface</w:t>
      </w:r>
      <w:ins w:id="38" w:author="Nick Smith" w:date="2021-05-17T13:57:00Z">
        <w:r w:rsidR="00493741" w:rsidRPr="00771C52">
          <w:rPr>
            <w:rFonts w:eastAsia="Times New Roman"/>
            <w:color w:val="000000"/>
          </w:rPr>
          <w:t xml:space="preserv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ins w:id="39" w:author="Nick Smith" w:date="2021-05-17T13:57:00Z">
        <w:r w:rsidR="00493741" w:rsidRPr="008531D1">
          <w:rPr>
            <w:rFonts w:eastAsia="Times New Roman"/>
            <w:color w:val="000000"/>
          </w:rPr>
          <w:fldChar w:fldCharType="end"/>
        </w:r>
      </w:ins>
      <w:del w:id="40" w:author="Nick Smith" w:date="2021-05-17T13:57:00Z">
        <w:r w:rsidRPr="008531D1" w:rsidDel="00493741">
          <w:rPr>
            <w:rFonts w:eastAsia="Times New Roman"/>
            <w:color w:val="000000"/>
          </w:rPr>
          <w:delText xml:space="preserve"> (Thornton et al., 2007)</w:delText>
        </w:r>
      </w:del>
      <w:r w:rsidRPr="001B44B1">
        <w:rPr>
          <w:rFonts w:eastAsia="Times New Roman"/>
          <w:color w:val="000000"/>
        </w:rPr>
        <w:t>. For instance, land plants rely on nitrogen to build photosynthetic enzymes</w:t>
      </w:r>
      <w:ins w:id="41" w:author="Nick Smith" w:date="2021-05-17T13:57:00Z">
        <w:r w:rsidR="00493741" w:rsidRPr="001B44B1">
          <w:rPr>
            <w:rFonts w:eastAsia="Times New Roman"/>
            <w:color w:val="000000"/>
          </w:rPr>
          <w:t xml:space="preserv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(Evans, 1989)</w:t>
      </w:r>
      <w:ins w:id="42" w:author="Nick Smith" w:date="2021-05-17T13:57:00Z">
        <w:r w:rsidR="00493741" w:rsidRPr="008531D1">
          <w:rPr>
            <w:rFonts w:eastAsia="Times New Roman"/>
            <w:color w:val="000000"/>
          </w:rPr>
          <w:fldChar w:fldCharType="end"/>
        </w:r>
      </w:ins>
      <w:del w:id="43" w:author="Nick Smith" w:date="2021-05-17T13:58:00Z">
        <w:r w:rsidRPr="008531D1" w:rsidDel="00493741">
          <w:rPr>
            <w:rFonts w:eastAsia="Times New Roman"/>
            <w:color w:val="000000"/>
          </w:rPr>
          <w:delText xml:space="preserve"> (Evan 1989)</w:delText>
        </w:r>
      </w:del>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ins w:id="44" w:author="Nick Smith" w:date="2021-05-17T13:58:00Z">
        <w:r w:rsidR="00493741" w:rsidRPr="001B44B1">
          <w:rPr>
            <w:rFonts w:eastAsia="Times New Roman"/>
            <w:color w:val="000000"/>
          </w:rPr>
          <w:t xml:space="preserv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ins w:id="45" w:author="Nick Smith" w:date="2021-05-17T13:58:00Z">
        <w:r w:rsidR="00493741" w:rsidRPr="008531D1">
          <w:rPr>
            <w:rFonts w:eastAsia="Times New Roman"/>
            <w:color w:val="000000"/>
          </w:rPr>
          <w:fldChar w:fldCharType="end"/>
        </w:r>
      </w:ins>
      <w:del w:id="46" w:author="Nick Smith" w:date="2021-05-17T13:58:00Z">
        <w:r w:rsidRPr="008531D1" w:rsidDel="00493741">
          <w:rPr>
            <w:rFonts w:eastAsia="Times New Roman"/>
            <w:color w:val="000000"/>
          </w:rPr>
          <w:delText xml:space="preserve"> (Wieder et al. 2015, Thomas et al., 2015, Thornton et al., 2007)</w:delText>
        </w:r>
      </w:del>
      <w:r w:rsidRPr="008531D1">
        <w:rPr>
          <w:rFonts w:eastAsia="Times New Roman"/>
          <w:color w:val="000000"/>
        </w:rPr>
        <w:t>. Given ongoing addition of nitrogen to terrestrial ecosystems</w:t>
      </w:r>
      <w:ins w:id="47" w:author="Nick Smith" w:date="2021-05-17T13:58:00Z">
        <w:r w:rsidR="00493741" w:rsidRPr="001B44B1">
          <w:rPr>
            <w:rFonts w:eastAsia="Times New Roman"/>
            <w:color w:val="000000"/>
          </w:rPr>
          <w:t xml:space="preserve"> </w:t>
        </w:r>
      </w:ins>
      <w:ins w:id="48" w:author="Nick Smith" w:date="2021-05-17T13:59:00Z">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ins w:id="49" w:author="Nick Smith" w:date="2021-05-17T13:59:00Z">
        <w:r w:rsidR="00493741" w:rsidRPr="008531D1">
          <w:rPr>
            <w:rFonts w:eastAsia="Times New Roman"/>
            <w:color w:val="000000"/>
          </w:rPr>
          <w:fldChar w:fldCharType="end"/>
        </w:r>
      </w:ins>
      <w:del w:id="50" w:author="Nick Smith" w:date="2021-05-17T13:59:00Z">
        <w:r w:rsidRPr="008531D1" w:rsidDel="00493741">
          <w:rPr>
            <w:rFonts w:eastAsia="Times New Roman"/>
            <w:color w:val="000000"/>
          </w:rPr>
          <w:delText xml:space="preserve"> (Vitousek et al. 1997, Galloway et al. 2004, 2008)</w:delText>
        </w:r>
      </w:del>
      <w:r w:rsidRPr="008531D1">
        <w:rPr>
          <w:rFonts w:eastAsia="Times New Roman"/>
          <w:color w:val="000000"/>
        </w:rPr>
        <w:t>, it is critical to understand how this will manifest itself in terrestrial ecosystems to reliably predict the rate and magnitude of future climate change.</w:t>
      </w:r>
    </w:p>
    <w:p w14:paraId="72C221CD" w14:textId="11F2505B" w:rsidR="00361685" w:rsidRPr="00771C52" w:rsidRDefault="00361685" w:rsidP="008531D1">
      <w:pPr>
        <w:spacing w:line="480" w:lineRule="auto"/>
        <w:contextualSpacing/>
        <w:rPr>
          <w:rFonts w:eastAsia="Times New Roman"/>
        </w:rPr>
        <w:pPrChange w:id="51" w:author="Nick Smith" w:date="2021-05-17T14:21:00Z">
          <w:pPr>
            <w:spacing w:line="480" w:lineRule="auto"/>
          </w:pPr>
        </w:pPrChange>
      </w:pPr>
      <w:r w:rsidRPr="00771C52">
        <w:rPr>
          <w:rFonts w:eastAsia="Times New Roman"/>
          <w:color w:val="000000"/>
        </w:rPr>
        <w:tab/>
        <w:t>ESMs typically assume a positive relationship between soil nitrogen availability, leaf nitrogen on an area basis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The positive correlation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is commonly observed</w:t>
      </w:r>
      <w:ins w:id="52" w:author="Nick Smith" w:date="2021-05-17T13:59:00Z">
        <w:r w:rsidR="00493741" w:rsidRPr="00771C52">
          <w:rPr>
            <w:rFonts w:eastAsia="Times New Roman"/>
            <w:color w:val="000000"/>
          </w:rPr>
          <w:t xml:space="preserv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ins w:id="53" w:author="Nick Smith" w:date="2021-05-17T13:59:00Z">
        <w:r w:rsidR="00493741" w:rsidRPr="008531D1">
          <w:rPr>
            <w:rFonts w:eastAsia="Times New Roman"/>
            <w:color w:val="000000"/>
          </w:rPr>
          <w:fldChar w:fldCharType="end"/>
        </w:r>
      </w:ins>
      <w:r w:rsidRPr="008531D1">
        <w:rPr>
          <w:rFonts w:eastAsia="Times New Roman"/>
          <w:color w:val="000000"/>
        </w:rPr>
        <w:t xml:space="preserve"> </w:t>
      </w:r>
      <w:del w:id="54" w:author="Nick Smith" w:date="2021-05-17T13:59:00Z">
        <w:r w:rsidRPr="008531D1" w:rsidDel="00493741">
          <w:rPr>
            <w:rFonts w:eastAsia="Times New Roman"/>
            <w:color w:val="000000"/>
          </w:rPr>
          <w:delText xml:space="preserve">(Walker et al., 2014, Kattge et al., 2009, Evan 1989) </w:delText>
        </w:r>
      </w:del>
      <w:r w:rsidRPr="001B44B1">
        <w:rPr>
          <w:rFonts w:eastAsia="Times New Roman"/>
          <w:color w:val="000000"/>
        </w:rPr>
        <w:t>and is thought to be the result of the fact that photosynthetic enzymes are typically nitrogen-rich</w:t>
      </w:r>
      <w:ins w:id="55" w:author="Nick Smith" w:date="2021-05-17T13:59:00Z">
        <w:r w:rsidR="00493741" w:rsidRPr="001B44B1">
          <w:rPr>
            <w:rFonts w:eastAsia="Times New Roman"/>
            <w:color w:val="000000"/>
          </w:rPr>
          <w:t xml:space="preserve"> </w:t>
        </w:r>
      </w:ins>
      <w:ins w:id="56" w:author="Nick Smith" w:date="2021-05-17T14:00:00Z">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(Evans &amp; Seemann, 1989; Evans &amp; Clarke, 2019)</w:t>
      </w:r>
      <w:ins w:id="57" w:author="Nick Smith" w:date="2021-05-17T14:00:00Z">
        <w:r w:rsidR="00493741" w:rsidRPr="008531D1">
          <w:rPr>
            <w:rFonts w:eastAsia="Times New Roman"/>
            <w:color w:val="000000"/>
          </w:rPr>
          <w:fldChar w:fldCharType="end"/>
        </w:r>
      </w:ins>
      <w:del w:id="58" w:author="Nick Smith" w:date="2021-05-17T14:00:00Z">
        <w:r w:rsidRPr="008531D1" w:rsidDel="00493741">
          <w:rPr>
            <w:rFonts w:eastAsia="Times New Roman"/>
            <w:color w:val="000000"/>
          </w:rPr>
          <w:delText xml:space="preserve"> (Evans and Seeman 1989, Evans and Clarke 2019)</w:delText>
        </w:r>
      </w:del>
      <w:r w:rsidRPr="008531D1">
        <w:rPr>
          <w:rFonts w:eastAsia="Times New Roman"/>
          <w:color w:val="000000"/>
        </w:rPr>
        <w:t xml:space="preserve">. However, the positive correlation between soil nitrogen availability and </w:t>
      </w:r>
      <w:r w:rsidRPr="001B44B1">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not as straightforward. This is because plant nitrogen allocation is dynamic</w:t>
      </w:r>
      <w:ins w:id="59" w:author="Nick Smith" w:date="2021-05-17T14:00:00Z">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ins w:id="60" w:author="Nick Smith" w:date="2021-05-17T14:00:00Z">
        <w:r w:rsidR="00493741" w:rsidRPr="008531D1">
          <w:rPr>
            <w:rFonts w:eastAsia="Times New Roman"/>
            <w:color w:val="000000"/>
          </w:rPr>
          <w:fldChar w:fldCharType="end"/>
        </w:r>
      </w:ins>
      <w:r w:rsidRPr="008531D1">
        <w:rPr>
          <w:rFonts w:eastAsia="Times New Roman"/>
          <w:color w:val="000000"/>
        </w:rPr>
        <w:t xml:space="preserve"> </w:t>
      </w:r>
      <w:del w:id="61" w:author="Nick Smith" w:date="2021-05-17T14:00:00Z">
        <w:r w:rsidRPr="008531D1" w:rsidDel="00493741">
          <w:rPr>
            <w:rFonts w:eastAsia="Times New Roman"/>
            <w:color w:val="000000"/>
          </w:rPr>
          <w:delText xml:space="preserve">(Onoda et al., 2017) </w:delText>
        </w:r>
      </w:del>
      <w:r w:rsidRPr="001B44B1">
        <w:rPr>
          <w:rFonts w:eastAsia="Times New Roman"/>
          <w:color w:val="000000"/>
        </w:rPr>
        <w:t>and is likely the product of both soil nitrogen availability and tissue or organ-specific plant nitrogen demand</w:t>
      </w:r>
      <w:ins w:id="62" w:author="Nick Smith" w:date="2021-05-17T14:00:00Z">
        <w:r w:rsidR="00493741" w:rsidRPr="001B44B1">
          <w:rPr>
            <w:rFonts w:eastAsia="Times New Roman"/>
            <w:color w:val="000000"/>
          </w:rPr>
          <w:t xml:space="preserv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ins w:id="63" w:author="Nick Smith" w:date="2021-05-17T14:00:00Z">
        <w:r w:rsidR="00493741" w:rsidRPr="008531D1">
          <w:rPr>
            <w:rFonts w:eastAsia="Times New Roman"/>
            <w:color w:val="000000"/>
          </w:rPr>
          <w:fldChar w:fldCharType="end"/>
        </w:r>
      </w:ins>
      <w:del w:id="64" w:author="Nick Smith" w:date="2021-05-17T14:00:00Z">
        <w:r w:rsidRPr="008531D1" w:rsidDel="00493741">
          <w:rPr>
            <w:rFonts w:eastAsia="Times New Roman"/>
            <w:color w:val="000000"/>
          </w:rPr>
          <w:delText xml:space="preserve"> (Paillassa et al., 2020)</w:delText>
        </w:r>
      </w:del>
      <w:r w:rsidRPr="008531D1">
        <w:rPr>
          <w:rFonts w:eastAsia="Times New Roman"/>
          <w:color w:val="000000"/>
        </w:rPr>
        <w:t xml:space="preserve">, which itself is environmentally dependent (Perkowski et al., in </w:t>
      </w:r>
      <w:del w:id="65" w:author="Nick Smith" w:date="2021-05-17T13:56:00Z">
        <w:r w:rsidRPr="001B44B1" w:rsidDel="007A6CA7">
          <w:rPr>
            <w:rFonts w:eastAsia="Times New Roman"/>
            <w:color w:val="000000"/>
          </w:rPr>
          <w:delText>prep</w:delText>
        </w:r>
      </w:del>
      <w:ins w:id="66" w:author="Nick Smith" w:date="2021-05-17T13:56:00Z">
        <w:r w:rsidR="007A6CA7" w:rsidRPr="001B44B1">
          <w:rPr>
            <w:rFonts w:eastAsia="Times New Roman"/>
            <w:color w:val="000000"/>
          </w:rPr>
          <w:t>review</w:t>
        </w:r>
      </w:ins>
      <w:r w:rsidRPr="00771C52">
        <w:rPr>
          <w:rFonts w:eastAsia="Times New Roman"/>
          <w:color w:val="000000"/>
        </w:rPr>
        <w:t>).</w:t>
      </w:r>
    </w:p>
    <w:p w14:paraId="1C97A425" w14:textId="28B3E9F3" w:rsidR="00361685" w:rsidRPr="001B44B1" w:rsidRDefault="00361685" w:rsidP="008531D1">
      <w:pPr>
        <w:spacing w:line="480" w:lineRule="auto"/>
        <w:contextualSpacing/>
        <w:rPr>
          <w:rFonts w:eastAsia="Times New Roman"/>
        </w:rPr>
        <w:pPrChange w:id="67" w:author="Nick Smith" w:date="2021-05-17T14:21:00Z">
          <w:pPr>
            <w:spacing w:line="480" w:lineRule="auto"/>
          </w:pPr>
        </w:pPrChange>
      </w:pPr>
      <w:r w:rsidRPr="00771C52">
        <w:rPr>
          <w:rFonts w:eastAsia="Times New Roman"/>
          <w:color w:val="000000"/>
        </w:rPr>
        <w:tab/>
        <w:t xml:space="preserve">A few recent studies have highlighted the significantly positive relationship between soil nitrogen availability and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ins w:id="68" w:author="Nick Smith" w:date="2021-05-17T14:01:00Z">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93741" w:rsidRPr="00771C52">
        <w:rPr>
          <w:rFonts w:ascii="Cambria Math" w:eastAsia="Times New Roman" w:hAnsi="Cambria Math" w:cs="Cambria Math"/>
          <w:color w:val="000000"/>
        </w:rPr>
        <w:instrText>‐</w:instrText>
      </w:r>
      <w:r w:rsidR="00493741" w:rsidRPr="00771C52">
        <w:rPr>
          <w:rFonts w:eastAsia="Times New Roman"/>
          <w:color w:val="000000"/>
        </w:rPr>
        <w:instrText>analysis","type":"article-journal","volume":"26"},"uris":["http://www.mendeley.com/documents/?uuid=88a2d05f-7d65-4d3f-99d4-92177a841975"]}],"mendeley":{"formattedCitation":"(Firn &lt;i&gt;et al.&lt;/i&gt;, 2019; Li &lt;i&gt;et al.&lt;/i&gt;, 2020; Liang &lt;i&gt;et al.&lt;/i&gt;,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(Firn </w:t>
      </w:r>
      <w:r w:rsidR="00493741" w:rsidRPr="001B44B1">
        <w:rPr>
          <w:rFonts w:eastAsia="Times New Roman"/>
          <w:i/>
          <w:noProof/>
          <w:color w:val="000000"/>
        </w:rPr>
        <w:t>et al.</w:t>
      </w:r>
      <w:r w:rsidR="00493741" w:rsidRPr="001B44B1">
        <w:rPr>
          <w:rFonts w:eastAsia="Times New Roman"/>
          <w:noProof/>
          <w:color w:val="000000"/>
        </w:rPr>
        <w:t xml:space="preserve">, 2019; 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ins w:id="69" w:author="Nick Smith" w:date="2021-05-17T14:01:00Z">
        <w:r w:rsidR="00493741" w:rsidRPr="008531D1">
          <w:rPr>
            <w:rFonts w:eastAsia="Times New Roman"/>
            <w:color w:val="000000"/>
          </w:rPr>
          <w:fldChar w:fldCharType="end"/>
        </w:r>
      </w:ins>
      <w:del w:id="70" w:author="Nick Smith" w:date="2021-05-17T14:01:00Z">
        <w:r w:rsidRPr="008531D1" w:rsidDel="00493741">
          <w:rPr>
            <w:rFonts w:eastAsia="Times New Roman"/>
            <w:color w:val="000000"/>
          </w:rPr>
          <w:delText>(Firn et al., 2019, Li et al., 2020, Liang et al., 2020)</w:delText>
        </w:r>
      </w:del>
      <w:r w:rsidRPr="008531D1">
        <w:rPr>
          <w:rFonts w:eastAsia="Times New Roman"/>
          <w:color w:val="000000"/>
        </w:rPr>
        <w:t xml:space="preserve">. These studies generally reason that this positive correlation stems from </w:t>
      </w:r>
      <w:r w:rsidRPr="001B44B1">
        <w:rPr>
          <w:rFonts w:eastAsia="Times New Roman"/>
          <w:color w:val="000000"/>
        </w:rPr>
        <w:t xml:space="preserve">the fact that leaf photosynthesis is limited by nitrogen available to build nitrogen-rich proteins such as Ribulose-1,5-bisphosphate </w:t>
      </w:r>
      <w:r w:rsidRPr="001B44B1">
        <w:rPr>
          <w:rFonts w:eastAsia="Times New Roman"/>
          <w:color w:val="000000"/>
        </w:rPr>
        <w:lastRenderedPageBreak/>
        <w:t>(Rubisco) that are involved in carboxylation. This generally follows previous conclusions from leaf-level analyses</w:t>
      </w:r>
      <w:ins w:id="71" w:author="Nick Smith" w:date="2021-05-17T14:01:00Z">
        <w:r w:rsidR="00493741" w:rsidRPr="001B44B1">
          <w:rPr>
            <w:rFonts w:eastAsia="Times New Roman"/>
            <w:color w:val="000000"/>
          </w:rPr>
          <w:t xml:space="preserv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ins w:id="72" w:author="Nick Smith" w:date="2021-05-17T14:01:00Z">
        <w:r w:rsidR="00493741" w:rsidRPr="008531D1">
          <w:rPr>
            <w:rFonts w:eastAsia="Times New Roman"/>
            <w:color w:val="000000"/>
          </w:rPr>
          <w:fldChar w:fldCharType="end"/>
        </w:r>
      </w:ins>
      <w:del w:id="73" w:author="Nick Smith" w:date="2021-05-17T14:01:00Z">
        <w:r w:rsidRPr="008531D1" w:rsidDel="00493741">
          <w:rPr>
            <w:rFonts w:eastAsia="Times New Roman"/>
            <w:color w:val="000000"/>
          </w:rPr>
          <w:delText xml:space="preserve"> (Walker et al., 2014, Kattge et al., 2009)</w:delText>
        </w:r>
      </w:del>
      <w:r w:rsidRPr="008531D1">
        <w:rPr>
          <w:rFonts w:eastAsia="Times New Roman"/>
          <w:color w:val="000000"/>
        </w:rPr>
        <w:t>. However, analyses on Rubisco carboxylation suggest that leaves are not carboxylation-limited and are instead well set up to maximize the utilization of available light in a given environment</w:t>
      </w:r>
      <w:ins w:id="74" w:author="Nick Smith" w:date="2021-05-17T14:01:00Z">
        <w:r w:rsidR="00493741" w:rsidRPr="001B44B1">
          <w:rPr>
            <w:rFonts w:eastAsia="Times New Roman"/>
            <w:color w:val="000000"/>
          </w:rPr>
          <w:t xml:space="preserve"> </w:t>
        </w:r>
      </w:ins>
      <w:ins w:id="75" w:author="Nick Smith" w:date="2021-05-17T14:02:00Z">
        <w:r w:rsidR="00493741" w:rsidRPr="008531D1">
          <w:rPr>
            <w:rFonts w:eastAsia="Times New Roman"/>
            <w:color w:val="000000"/>
          </w:rPr>
          <w:fldChar w:fldCharType="begin" w:fldLock="1"/>
        </w:r>
      </w:ins>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ins w:id="76" w:author="Nick Smith" w:date="2021-05-17T14:02:00Z">
        <w:r w:rsidR="00493741" w:rsidRPr="008531D1">
          <w:rPr>
            <w:rFonts w:eastAsia="Times New Roman"/>
            <w:color w:val="000000"/>
          </w:rPr>
          <w:fldChar w:fldCharType="end"/>
        </w:r>
      </w:ins>
      <w:del w:id="77" w:author="Nick Smith" w:date="2021-05-17T14:02:00Z">
        <w:r w:rsidRPr="008531D1" w:rsidDel="00493741">
          <w:rPr>
            <w:rFonts w:eastAsia="Times New Roman"/>
            <w:color w:val="000000"/>
          </w:rPr>
          <w:delText xml:space="preserve"> (Smith et al., 2019, Smith et al., 2020)</w:delText>
        </w:r>
      </w:del>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Rubsico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ins w:id="78" w:author="Nick Smith" w:date="2021-05-17T14:03:00Z">
        <w:r w:rsidR="00383758" w:rsidRPr="00771C52">
          <w:rPr>
            <w:rFonts w:eastAsia="Times New Roman"/>
            <w:color w:val="000000"/>
          </w:rPr>
          <w:t xml:space="preserve"> </w:t>
        </w:r>
        <w:r w:rsidR="00383758" w:rsidRPr="008531D1">
          <w:rPr>
            <w:rFonts w:eastAsia="Times New Roman"/>
            <w:color w:val="000000"/>
          </w:rPr>
          <w:fldChar w:fldCharType="begin" w:fldLock="1"/>
        </w:r>
      </w:ins>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ins w:id="79" w:author="Nick Smith" w:date="2021-05-17T14:03:00Z">
        <w:r w:rsidR="00383758" w:rsidRPr="008531D1">
          <w:rPr>
            <w:rFonts w:eastAsia="Times New Roman"/>
            <w:color w:val="000000"/>
          </w:rPr>
          <w:fldChar w:fldCharType="end"/>
        </w:r>
      </w:ins>
      <w:del w:id="80" w:author="Nick Smith" w:date="2021-05-17T14:03:00Z">
        <w:r w:rsidRPr="008531D1" w:rsidDel="00383758">
          <w:rPr>
            <w:rFonts w:eastAsia="Times New Roman"/>
            <w:color w:val="000000"/>
          </w:rPr>
          <w:delText xml:space="preserve"> (Wright et al., 2003)</w:delText>
        </w:r>
      </w:del>
      <w:r w:rsidRPr="008531D1">
        <w:rPr>
          <w:rFonts w:eastAsia="Times New Roman"/>
          <w:color w:val="000000"/>
        </w:rPr>
        <w:t>. Global studies have found empirical support for this response in some contexts</w:t>
      </w:r>
      <w:ins w:id="81" w:author="Nick Smith" w:date="2021-05-17T14:03:00Z">
        <w:r w:rsidR="00383758" w:rsidRPr="001B44B1">
          <w:rPr>
            <w:rFonts w:eastAsia="Times New Roman"/>
            <w:color w:val="000000"/>
          </w:rPr>
          <w:t xml:space="preserve"> </w:t>
        </w:r>
      </w:ins>
      <w:ins w:id="82" w:author="Nick Smith" w:date="2021-05-17T14:04:00Z">
        <w:r w:rsidR="00383758" w:rsidRPr="008531D1">
          <w:rPr>
            <w:rFonts w:eastAsia="Times New Roman"/>
            <w:color w:val="000000"/>
          </w:rPr>
          <w:fldChar w:fldCharType="begin" w:fldLock="1"/>
        </w:r>
      </w:ins>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ins w:id="83" w:author="Nick Smith" w:date="2021-05-17T14:04:00Z">
        <w:r w:rsidR="00383758" w:rsidRPr="008531D1">
          <w:rPr>
            <w:rFonts w:eastAsia="Times New Roman"/>
            <w:color w:val="000000"/>
          </w:rPr>
          <w:fldChar w:fldCharType="end"/>
        </w:r>
      </w:ins>
      <w:del w:id="84" w:author="Nick Smith" w:date="2021-05-17T14:04:00Z">
        <w:r w:rsidRPr="008531D1" w:rsidDel="00383758">
          <w:rPr>
            <w:rFonts w:eastAsia="Times New Roman"/>
            <w:color w:val="000000"/>
          </w:rPr>
          <w:delText xml:space="preserve"> (Prentice et al., 2014, Paillassa et al., 2020)</w:delText>
        </w:r>
      </w:del>
      <w:r w:rsidRPr="001B44B1">
        <w:rPr>
          <w:rFonts w:eastAsia="Times New Roman"/>
          <w:color w:val="000000"/>
        </w:rPr>
        <w:t>.</w:t>
      </w:r>
    </w:p>
    <w:p w14:paraId="0080DDDC" w14:textId="7F6E4396" w:rsidR="00361685" w:rsidRPr="001B44B1" w:rsidRDefault="00361685" w:rsidP="008531D1">
      <w:pPr>
        <w:spacing w:line="480" w:lineRule="auto"/>
        <w:ind w:firstLine="720"/>
        <w:contextualSpacing/>
        <w:rPr>
          <w:rFonts w:eastAsia="Times New Roman"/>
        </w:rPr>
        <w:pPrChange w:id="85" w:author="Nick Smith" w:date="2021-05-17T14:21:00Z">
          <w:pPr>
            <w:spacing w:line="480" w:lineRule="auto"/>
            <w:ind w:firstLine="720"/>
          </w:pPr>
        </w:pPrChange>
      </w:pPr>
      <w:r w:rsidRPr="00771C52">
        <w:rPr>
          <w:rFonts w:eastAsia="Times New Roman"/>
          <w:color w:val="000000"/>
        </w:rPr>
        <w:t xml:space="preserve">Other studies have highlighted the importance of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ins w:id="86" w:author="Nick Smith" w:date="2021-05-17T14:04:00Z">
        <w:r w:rsidR="00383758" w:rsidRPr="008531D1">
          <w:rPr>
            <w:rFonts w:eastAsia="Times New Roman"/>
            <w:color w:val="000000"/>
          </w:rPr>
          <w:fldChar w:fldCharType="begin" w:fldLock="1"/>
        </w:r>
      </w:ins>
      <w:r w:rsidR="00383758" w:rsidRPr="00771C5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spectrum","type":"article-journal","volume":"241"},"uris":["http://www.mendeley.com/documents/?uuid=daf48305-0595-49f4-b076-5968c3c2835e"]}],"mendeley":{"formattedCitation":"(Dong &lt;i&gt;et al.&lt;/i&gt;, 2017; Onoda &lt;i&gt;et al.&lt;/i&gt;, 2017)","plainTextFormattedCitation":"(Dong et al., 2017; Onoda et al., 2017)","previouslyFormattedCitation":"(Dong &lt;i&gt;et al.&lt;/i&gt;, 2017; Onoda &lt;i&gt;et al.&lt;/i&gt;, 2017)"},"properties":{"noteIndex":0},"schema":"https://github.com/citation-style-language/schema/raw/master/csl-citation.json"}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 xml:space="preserve">(Dong </w:t>
      </w:r>
      <w:r w:rsidR="00383758" w:rsidRPr="001B44B1">
        <w:rPr>
          <w:rFonts w:eastAsia="Times New Roman"/>
          <w:i/>
          <w:noProof/>
          <w:color w:val="000000"/>
        </w:rPr>
        <w:t>et al.</w:t>
      </w:r>
      <w:r w:rsidR="00383758" w:rsidRPr="001B44B1">
        <w:rPr>
          <w:rFonts w:eastAsia="Times New Roman"/>
          <w:noProof/>
          <w:color w:val="000000"/>
        </w:rPr>
        <w:t xml:space="preserve">, 2017; Onoda </w:t>
      </w:r>
      <w:r w:rsidR="00383758" w:rsidRPr="001B44B1">
        <w:rPr>
          <w:rFonts w:eastAsia="Times New Roman"/>
          <w:i/>
          <w:noProof/>
          <w:color w:val="000000"/>
        </w:rPr>
        <w:t>et al.</w:t>
      </w:r>
      <w:r w:rsidR="00383758" w:rsidRPr="00771C52">
        <w:rPr>
          <w:rFonts w:eastAsia="Times New Roman"/>
          <w:noProof/>
          <w:color w:val="000000"/>
        </w:rPr>
        <w:t>, 2017)</w:t>
      </w:r>
      <w:ins w:id="87" w:author="Nick Smith" w:date="2021-05-17T14:04:00Z">
        <w:r w:rsidR="00383758" w:rsidRPr="008531D1">
          <w:rPr>
            <w:rFonts w:eastAsia="Times New Roman"/>
            <w:color w:val="000000"/>
          </w:rPr>
          <w:fldChar w:fldCharType="end"/>
        </w:r>
      </w:ins>
      <w:del w:id="88" w:author="Nick Smith" w:date="2021-05-17T14:04:00Z">
        <w:r w:rsidRPr="008531D1" w:rsidDel="00383758">
          <w:rPr>
            <w:rFonts w:eastAsia="Times New Roman"/>
            <w:color w:val="000000"/>
          </w:rPr>
          <w:delText>(Dong et al., 2017, Onoda et al., 2017).</w:delText>
        </w:r>
      </w:del>
      <w:ins w:id="89" w:author="Nick Smith" w:date="2021-05-17T14:04:00Z">
        <w:r w:rsidR="00383758" w:rsidRPr="008531D1">
          <w:rPr>
            <w:rFonts w:eastAsia="Times New Roman"/>
            <w:color w:val="000000"/>
          </w:rPr>
          <w:t>.</w:t>
        </w:r>
      </w:ins>
      <w:r w:rsidRPr="001B44B1">
        <w:rPr>
          <w:rFonts w:eastAsia="Times New Roman"/>
          <w:color w:val="000000"/>
        </w:rPr>
        <w:t xml:space="preserve"> Variations in demand is typically tied to variations in aboveground climatic conditions</w:t>
      </w:r>
      <w:ins w:id="90" w:author="Nick Smith" w:date="2021-05-17T14:04:00Z">
        <w:r w:rsidR="00383758" w:rsidRPr="001B44B1">
          <w:rPr>
            <w:rFonts w:eastAsia="Times New Roman"/>
            <w:color w:val="000000"/>
          </w:rPr>
          <w:t xml:space="preserve"> </w:t>
        </w:r>
      </w:ins>
      <w:ins w:id="91" w:author="Nick Smith" w:date="2021-05-17T14:05:00Z">
        <w:r w:rsidR="00383758" w:rsidRPr="008531D1">
          <w:rPr>
            <w:rFonts w:eastAsia="Times New Roman"/>
            <w:color w:val="000000"/>
          </w:rPr>
          <w:fldChar w:fldCharType="begin" w:fldLock="1"/>
        </w:r>
      </w:ins>
      <w:r w:rsidR="00383758"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(Smith &amp; Keenan, 2020)</w:t>
      </w:r>
      <w:ins w:id="92" w:author="Nick Smith" w:date="2021-05-17T14:05:00Z">
        <w:r w:rsidR="00383758" w:rsidRPr="008531D1">
          <w:rPr>
            <w:rFonts w:eastAsia="Times New Roman"/>
            <w:color w:val="000000"/>
          </w:rPr>
          <w:fldChar w:fldCharType="end"/>
        </w:r>
      </w:ins>
      <w:del w:id="93" w:author="Nick Smith" w:date="2021-05-17T14:05:00Z">
        <w:r w:rsidRPr="008531D1" w:rsidDel="00383758">
          <w:rPr>
            <w:rFonts w:eastAsia="Times New Roman"/>
            <w:color w:val="000000"/>
          </w:rPr>
          <w:delText xml:space="preserve"> (Smith et al., 2020)</w:delText>
        </w:r>
      </w:del>
      <w:r w:rsidRPr="001B44B1">
        <w:rPr>
          <w:rFonts w:eastAsia="Times New Roman"/>
          <w:color w:val="000000"/>
        </w:rPr>
        <w:t>. Both ecophysiological theory and data</w:t>
      </w:r>
      <w:ins w:id="94" w:author="Nick Smith" w:date="2021-05-17T14:05:00Z">
        <w:r w:rsidR="00383758" w:rsidRPr="001B44B1">
          <w:rPr>
            <w:rFonts w:eastAsia="Times New Roman"/>
            <w:color w:val="000000"/>
          </w:rPr>
          <w:t xml:space="preserve"> </w:t>
        </w:r>
        <w:r w:rsidR="00383758" w:rsidRPr="008531D1">
          <w:rPr>
            <w:rFonts w:eastAsia="Times New Roman"/>
            <w:color w:val="000000"/>
          </w:rPr>
          <w:fldChar w:fldCharType="begin" w:fldLock="1"/>
        </w:r>
      </w:ins>
      <w:r w:rsidR="009C694B"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 xml:space="preserve">(Dong </w:t>
      </w:r>
      <w:r w:rsidR="00383758" w:rsidRPr="001B44B1">
        <w:rPr>
          <w:rFonts w:eastAsia="Times New Roman"/>
          <w:i/>
          <w:noProof/>
          <w:color w:val="000000"/>
        </w:rPr>
        <w:t>et al.</w:t>
      </w:r>
      <w:r w:rsidR="00383758" w:rsidRPr="001B44B1">
        <w:rPr>
          <w:rFonts w:eastAsia="Times New Roman"/>
          <w:noProof/>
          <w:color w:val="000000"/>
        </w:rPr>
        <w:t xml:space="preserve">, 2017; Smith </w:t>
      </w:r>
      <w:r w:rsidR="00383758" w:rsidRPr="001B44B1">
        <w:rPr>
          <w:rFonts w:eastAsia="Times New Roman"/>
          <w:i/>
          <w:noProof/>
          <w:color w:val="000000"/>
        </w:rPr>
        <w:t>et al.</w:t>
      </w:r>
      <w:r w:rsidR="00383758" w:rsidRPr="00771C52">
        <w:rPr>
          <w:rFonts w:eastAsia="Times New Roman"/>
          <w:noProof/>
          <w:color w:val="000000"/>
        </w:rPr>
        <w:t>, 2019)</w:t>
      </w:r>
      <w:ins w:id="95" w:author="Nick Smith" w:date="2021-05-17T14:05:00Z">
        <w:r w:rsidR="00383758" w:rsidRPr="008531D1">
          <w:rPr>
            <w:rFonts w:eastAsia="Times New Roman"/>
            <w:color w:val="000000"/>
          </w:rPr>
          <w:fldChar w:fldCharType="end"/>
        </w:r>
      </w:ins>
      <w:r w:rsidRPr="008531D1">
        <w:rPr>
          <w:rFonts w:eastAsia="Times New Roman"/>
          <w:color w:val="000000"/>
        </w:rPr>
        <w:t xml:space="preserve"> </w:t>
      </w:r>
      <w:del w:id="96" w:author="Nick Smith" w:date="2021-05-17T14:05:00Z">
        <w:r w:rsidRPr="008531D1" w:rsidDel="00383758">
          <w:rPr>
            <w:rFonts w:eastAsia="Times New Roman"/>
            <w:color w:val="000000"/>
          </w:rPr>
          <w:delText xml:space="preserve">(Smith et al., 2019, Dong et al., 2017) </w:delText>
        </w:r>
      </w:del>
      <w:r w:rsidRPr="001B44B1">
        <w:rPr>
          <w:rFonts w:eastAsia="Times New Roman"/>
          <w:color w:val="000000"/>
        </w:rPr>
        <w:t>suggest that plant demand for nitrogen to build photosynthetic proteins decreases with temperature</w:t>
      </w:r>
      <w:ins w:id="97" w:author="Nick Smith" w:date="2021-05-17T14:11:00Z">
        <w:r w:rsidR="009C694B" w:rsidRPr="001B44B1">
          <w:rPr>
            <w:rFonts w:eastAsia="Times New Roman"/>
            <w:color w:val="000000"/>
          </w:rPr>
          <w:t xml:space="preserve"> </w:t>
        </w:r>
      </w:ins>
      <w:ins w:id="98" w:author="Nick Smith" w:date="2021-05-17T14:14:00Z">
        <w:r w:rsidR="00921E26" w:rsidRPr="008531D1">
          <w:rPr>
            <w:rFonts w:eastAsia="Times New Roman"/>
            <w:color w:val="000000"/>
          </w:rPr>
          <w:fldChar w:fldCharType="begin" w:fldLock="1"/>
        </w:r>
      </w:ins>
      <w:r w:rsidR="00921E26"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21E26" w:rsidRPr="00771C52">
        <w:rPr>
          <w:rFonts w:ascii="Cambria Math" w:eastAsia="Times New Roman" w:hAnsi="Cambria Math" w:cs="Cambria Math"/>
          <w:color w:val="000000"/>
        </w:rPr>
        <w:instrText>‐</w:instrText>
      </w:r>
      <w:r w:rsidR="00921E26" w:rsidRPr="00771C52">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(Ali </w:t>
      </w:r>
      <w:r w:rsidR="00921E26" w:rsidRPr="001B44B1">
        <w:rPr>
          <w:rFonts w:eastAsia="Times New Roman"/>
          <w:i/>
          <w:noProof/>
          <w:color w:val="000000"/>
        </w:rPr>
        <w:t>et al.</w:t>
      </w:r>
      <w:r w:rsidR="00921E26" w:rsidRPr="001B44B1">
        <w:rPr>
          <w:rFonts w:eastAsia="Times New Roman"/>
          <w:noProof/>
          <w:color w:val="000000"/>
        </w:rPr>
        <w:t xml:space="preserve">, 2015; Dong </w:t>
      </w:r>
      <w:r w:rsidR="00921E26" w:rsidRPr="001B44B1">
        <w:rPr>
          <w:rFonts w:eastAsia="Times New Roman"/>
          <w:i/>
          <w:noProof/>
          <w:color w:val="000000"/>
        </w:rPr>
        <w:t>et al.</w:t>
      </w:r>
      <w:r w:rsidR="00921E26" w:rsidRPr="00771C52">
        <w:rPr>
          <w:rFonts w:eastAsia="Times New Roman"/>
          <w:noProof/>
          <w:color w:val="000000"/>
        </w:rPr>
        <w:t xml:space="preserve">, 2017; Rogers </w:t>
      </w:r>
      <w:r w:rsidR="00921E26" w:rsidRPr="00771C52">
        <w:rPr>
          <w:rFonts w:eastAsia="Times New Roman"/>
          <w:i/>
          <w:noProof/>
          <w:color w:val="000000"/>
        </w:rPr>
        <w:t>et al.</w:t>
      </w:r>
      <w:r w:rsidR="00921E26" w:rsidRPr="00771C52">
        <w:rPr>
          <w:rFonts w:eastAsia="Times New Roman"/>
          <w:noProof/>
          <w:color w:val="000000"/>
        </w:rPr>
        <w:t xml:space="preserve">, 2017; Hinojo-Hinojo </w:t>
      </w:r>
      <w:r w:rsidR="00921E26" w:rsidRPr="00771C52">
        <w:rPr>
          <w:rFonts w:eastAsia="Times New Roman"/>
          <w:i/>
          <w:noProof/>
          <w:color w:val="000000"/>
        </w:rPr>
        <w:t>et al.</w:t>
      </w:r>
      <w:r w:rsidR="00921E26" w:rsidRPr="00771C52">
        <w:rPr>
          <w:rFonts w:eastAsia="Times New Roman"/>
          <w:noProof/>
          <w:color w:val="000000"/>
        </w:rPr>
        <w:t xml:space="preserve">, 2018; Smith &amp; Dukes, 2018;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xml:space="preserve">, 2020; Smith &amp; Keenan, 2020; Wang </w:t>
      </w:r>
      <w:r w:rsidR="00921E26" w:rsidRPr="00771C52">
        <w:rPr>
          <w:rFonts w:eastAsia="Times New Roman"/>
          <w:i/>
          <w:noProof/>
          <w:color w:val="000000"/>
        </w:rPr>
        <w:t>et al.</w:t>
      </w:r>
      <w:r w:rsidR="00921E26" w:rsidRPr="00771C52">
        <w:rPr>
          <w:rFonts w:eastAsia="Times New Roman"/>
          <w:noProof/>
          <w:color w:val="000000"/>
        </w:rPr>
        <w:t>, 2020)</w:t>
      </w:r>
      <w:ins w:id="99" w:author="Nick Smith" w:date="2021-05-17T14:14:00Z">
        <w:r w:rsidR="00921E26" w:rsidRPr="008531D1">
          <w:rPr>
            <w:rFonts w:eastAsia="Times New Roman"/>
            <w:color w:val="000000"/>
          </w:rPr>
          <w:fldChar w:fldCharType="end"/>
        </w:r>
      </w:ins>
      <w:r w:rsidRPr="008531D1">
        <w:rPr>
          <w:rFonts w:eastAsia="Times New Roman"/>
          <w:color w:val="000000"/>
        </w:rPr>
        <w:t xml:space="preserve"> </w:t>
      </w:r>
      <w:del w:id="100" w:author="Nick Smith" w:date="2021-05-17T14:12:00Z">
        <w:r w:rsidRPr="008531D1" w:rsidDel="009C694B">
          <w:rPr>
            <w:rFonts w:eastAsia="Times New Roman"/>
            <w:color w:val="000000"/>
          </w:rPr>
          <w:delText>(Smith et al., 2020, Smith et al., 2018, Rogers et al., 20</w:delText>
        </w:r>
        <w:r w:rsidRPr="001B44B1" w:rsidDel="009C694B">
          <w:rPr>
            <w:rFonts w:eastAsia="Times New Roman"/>
            <w:color w:val="000000"/>
          </w:rPr>
          <w:delText xml:space="preserve">17, Hinojo-Hinojo, 2018, Ali et al., 2015, Smith et al., 2019, Dong et al., 2017, Paillassa et al., 2020) </w:delText>
        </w:r>
      </w:del>
      <w:r w:rsidRPr="001B44B1">
        <w:rPr>
          <w:rFonts w:eastAsia="Times New Roman"/>
          <w:color w:val="000000"/>
        </w:rPr>
        <w:t>and CO</w:t>
      </w:r>
      <w:r w:rsidRPr="001B44B1">
        <w:rPr>
          <w:rFonts w:eastAsia="Times New Roman"/>
          <w:color w:val="000000"/>
          <w:vertAlign w:val="subscript"/>
        </w:rPr>
        <w:t>2</w:t>
      </w:r>
      <w:r w:rsidRPr="00771C52">
        <w:rPr>
          <w:rFonts w:eastAsia="Times New Roman"/>
          <w:color w:val="000000"/>
        </w:rPr>
        <w:t xml:space="preserve"> </w:t>
      </w:r>
      <w:del w:id="101" w:author="Nick Smith" w:date="2021-05-17T14:13:00Z">
        <w:r w:rsidRPr="00771C52" w:rsidDel="009C694B">
          <w:rPr>
            <w:rFonts w:eastAsia="Times New Roman"/>
            <w:color w:val="000000"/>
          </w:rPr>
          <w:delText xml:space="preserve">(Smith et al., 2020, Ainsworth and Long, 2005, Ainsworth and Rogers, 2007, Leakey et al., 2009) </w:delText>
        </w:r>
      </w:del>
      <w:ins w:id="102" w:author="Nick Smith" w:date="2021-05-17T14:12:00Z">
        <w:r w:rsidR="009C694B" w:rsidRPr="008531D1">
          <w:rPr>
            <w:rFonts w:eastAsia="Times New Roman"/>
            <w:color w:val="000000"/>
          </w:rPr>
          <w:fldChar w:fldCharType="begin" w:fldLock="1"/>
        </w:r>
      </w:ins>
      <w:r w:rsidR="00921E26"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theory","type":"article-journal","volume":"26"},"uris":["http://www.mendeley.com/documents/?uuid=5a86607f-14f9-4533-9429-1147a7bffbc4"]},{"id":"ITEM-2","itemData":{"DOI":"10.1111/j.1469-8137.2004.01224.x","ISSN":"1469-8137","abstract":"Contents: * Summary 1 * I. What is FACE? 2 * II. Materials and methods 2 * III. Photosynthetic carbon uptake 3 * IV. Acclimation of photosynthesis 6 * V. Growth, above-ground production and yield 8 * VI. So, what have we learned? 10 * Acknowledgements 11 * References 11 * Appendix 1. References included in the database for meta-analyses 14 * Appendix 2. Results of the meta-analysis of FACE effects 18 Summary: Free-air CO2 enrichment (FACE) experiments allow study of the effects of elevated [CO2] on plants and ecosystems grown under natural conditions without enclosure. Data from 120 primary, peer-reviewed articles describing physiology and production in the 12 large-scale FACE experiments (475–600 ppm) were collected and summarized using meta-analytic techniques. The results confirm some results from previous chamber experiments: light-saturated carbon uptake, diurnal C assimilation, growth and above-ground production increased, while specific leaf area and stomatal conductance decreased in elevated [CO2]. There were differences in FACE. Trees were more responsive than herbaceous species to elevated [CO2]. Grain crop yields increased far less than anticipated from prior enclosure studies. The broad direction of change in photosynthesis and production in elevated [CO2] may be similar in FACE and enclosure studies, but there are major quantitative differences: trees were more responsive than other functional types; C4 species showed little response; and the reduction in plant nitrogen was small and largely accounted for by decreased Rubisco. The results from this review may provide the most plausible estimates of how plants in their native environments and field-grown crops will respond to rising atmospheric [CO2]; but even with FACE there are limitations, which are also discussed.","author":[{"dropping-particle":"","family":"Ainsworth","given":"Elizabeth A","non-dropping-particle":"","parse-names":false,"suffix":""},{"dropping-particle":"","family":"Long","given":"Stephen P","non-dropping-particle":"","parse-names":false,"suffix":""}],"container-title":"New Phytologist","id":"ITEM-2","issue":"2","issued":{"date-parts":[["2005","2","1"]]},"page":"351-372","publisher":"Blackwell Science Ltd","title":"What have we learned from 15 years of free-air CO&lt;sub&gt;2&lt;/sub&gt; enrichment (FACE)? A meta-analytic review of the responses of photosynthesis, canopy properties and plant production to rising CO2","type":"article-journal","volume":"165"},"uris":["http://www.mendeley.com/documents/?uuid=c2ae1c0e-d633-4960-8577-a60f86aec4b2"]},{"id":"ITEM-3","itemData":{"DOI":"10.1111/j.1365-3040.2007.01641.x","ISSN":"1365-3040","abstract":"This review summarizes current understanding of the mechanisms that underlie the response of photosynthesis and stomatal conductance to elevated carbon dioxide concentration ([CO2]), and examines how downstream processes and environmental constraints modulate these two fundamental responses. The results from free-air CO2 enrichment (FACE) experiments were summarized via meta-analysis to quantify the mean responses of stomatal and photosynthetic parameters to elevated [CO2]. Elevation of [CO2] in FACE experiments reduced stomatal conductance by 22%, yet, this reduction was not associated with a similar change in stomatal density. Elevated [CO2] stimulated light-saturated photosynthesis (Asat) in C3 plants grown in FACE by an average of 31%. However, the magnitude of the increase in Asat varied with functional group and environment. Functional groups with ribulose-1,5-bisphosphate carboxylase/oxygenase (Rubisco)-limited photosynthesis at elevated [CO2] had greater potential for increases in Asat than those where photosynthesis became ribulose-1,5-bisphosphate (RubP)-limited at elevated [CO2]. Both nitrogen supply and sink capacity modulated the response of photosynthesis to elevated [CO2] through their impact on the acclimation of carboxylation capacity. Increased understanding of the molecular and biochemical mechanisms by which plants respond to elevated [CO2], and the feedback of environmental factors upon them, will improve our ability to predict ecosystem responses to rising [CO2] and increase our potential to adapt crops and managed ecosystems to future atmospheric [CO2].","author":[{"dropping-particle":"","family":"Ainsworth","given":"Elizabeth A","non-dropping-particle":"","parse-names":false,"suffix":""},{"dropping-particle":"","family":"Rogers","given":"Alistair","non-dropping-particle":"","parse-names":false,"suffix":""}],"container-title":"Plant, Cell &amp; Environment","id":"ITEM-3","issue":"3","issued":{"date-parts":[["2007","3","1"]]},"page":"258-270","publisher":"Blackwell Publishing Ltd","title":"The response of photosynthesis and stomatal conductance to rising [CO2]: mechanisms and environmental interactions","type":"article-journal","volume":"30"},"uris":["http://www.mendeley.com/documents/?uuid=e37a0354-2769-4c66-9712-7622e6be30b7"]},{"id":"ITEM-4","itemData":{"ISSN":"0022-0957","author":[{"dropping-particle":"","family":"Leakey","given":"Andrew D B","non-dropping-particle":"","parse-names":false,"suffix":""},{"dropping-particle":"","family":"Ainsworth","given":"Elizabeth A","non-dropping-particle":"","parse-names":false,"suffix":""},{"dropping-particle":"","family":"Bernacchi","given":"Carl J","non-dropping-particle":"","parse-names":false,"suffix":""},{"dropping-particle":"","family":"Rogers","given":"Alistair","non-dropping-particle":"","parse-names":false,"suffix":""},{"dropping-particle":"","family":"Long","given":"Stephen P","non-dropping-particle":"","parse-names":false,"suffix":""},{"dropping-particle":"","family":"Ort","given":"Donald R","non-dropping-particle":"","parse-names":false,"suffix":""}],"container-title":"Journal of experimental botany","id":"ITEM-4","issue":"10","issued":{"date-parts":[["2009"]]},"page":"2859-2876","publisher":"Soc Experiment Biol","title":"Elevated CO&lt;sub&gt;2&lt;/sub&gt; effects on plant carbon, nitrogen, and water relations: six important lessons from FACE","type":"article-journal","volume":"60"},"uris":["http://www.mendeley.com/documents/?uuid=afe92ea3-bde8-42a0-9030-dc432ecd78d1"]}],"mendeley":{"formattedCitation":"(Ainsworth &amp; Long, 2005; Ainsworth &amp; Rogers, 2007; Leakey &lt;i&gt;et al.&lt;/i&gt;, 2009; Smith &amp; Keenan, 2020)","plainTextFormattedCitation":"(Ainsworth &amp; Long, 2005; Ainsworth &amp; Rogers, 2007; Leakey et al., 2009; Smith &amp; Keenan, 2020)","previouslyFormattedCitation":"(Ainsworth &amp; Long, 2005; Ainsworth &amp; Rogers, 2007; Leakey &lt;i&gt;et al.&lt;/i&gt;, 2009; Smith &amp; Keenan, 2020)"},"properties":{"noteIndex":0},"schema":"https://github.com/citation-style-language/schema/raw/master/csl-citation.json"}</w:instrText>
      </w:r>
      <w:r w:rsidR="009C694B" w:rsidRPr="00771C52">
        <w:rPr>
          <w:rFonts w:eastAsia="Times New Roman"/>
          <w:color w:val="000000"/>
        </w:rPr>
        <w:fldChar w:fldCharType="separate"/>
      </w:r>
      <w:r w:rsidR="009C694B" w:rsidRPr="008531D1">
        <w:rPr>
          <w:rFonts w:eastAsia="Times New Roman"/>
          <w:noProof/>
          <w:color w:val="000000"/>
        </w:rPr>
        <w:t xml:space="preserve">(Ainsworth &amp; Long, 2005; Ainsworth &amp; Rogers, 2007; Leakey </w:t>
      </w:r>
      <w:r w:rsidR="009C694B" w:rsidRPr="001B44B1">
        <w:rPr>
          <w:rFonts w:eastAsia="Times New Roman"/>
          <w:i/>
          <w:noProof/>
          <w:color w:val="000000"/>
        </w:rPr>
        <w:t>et al.</w:t>
      </w:r>
      <w:r w:rsidR="009C694B" w:rsidRPr="001B44B1">
        <w:rPr>
          <w:rFonts w:eastAsia="Times New Roman"/>
          <w:noProof/>
          <w:color w:val="000000"/>
        </w:rPr>
        <w:t>, 2009; Smith &amp; Keenan, 2020)</w:t>
      </w:r>
      <w:ins w:id="103" w:author="Nick Smith" w:date="2021-05-17T14:12:00Z">
        <w:r w:rsidR="009C694B" w:rsidRPr="008531D1">
          <w:rPr>
            <w:rFonts w:eastAsia="Times New Roman"/>
            <w:color w:val="000000"/>
          </w:rPr>
          <w:fldChar w:fldCharType="end"/>
        </w:r>
        <w:r w:rsidR="009C694B" w:rsidRPr="008531D1">
          <w:rPr>
            <w:rFonts w:eastAsia="Times New Roman"/>
            <w:color w:val="000000"/>
          </w:rPr>
          <w:t xml:space="preserve"> </w:t>
        </w:r>
      </w:ins>
      <w:r w:rsidRPr="008531D1">
        <w:rPr>
          <w:rFonts w:eastAsia="Times New Roman"/>
          <w:color w:val="000000"/>
        </w:rPr>
        <w:t>and increases with light availability</w:t>
      </w:r>
      <w:ins w:id="104" w:author="Nick Smith" w:date="2021-05-17T14:13:00Z">
        <w:r w:rsidR="009C694B" w:rsidRPr="001B44B1">
          <w:rPr>
            <w:rFonts w:eastAsia="Times New Roman"/>
            <w:color w:val="000000"/>
          </w:rPr>
          <w:t xml:space="preserve"> </w:t>
        </w:r>
      </w:ins>
      <w:ins w:id="105" w:author="Nick Smith" w:date="2021-05-17T14:14:00Z">
        <w:r w:rsidR="00921E26" w:rsidRPr="008531D1">
          <w:rPr>
            <w:rFonts w:eastAsia="Times New Roman"/>
            <w:color w:val="000000"/>
          </w:rPr>
          <w:fldChar w:fldCharType="begin" w:fldLock="1"/>
        </w:r>
      </w:ins>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w:t>
      </w:r>
      <w:r w:rsidR="00921E26" w:rsidRPr="001B44B1">
        <w:rPr>
          <w:rFonts w:eastAsia="Times New Roman"/>
          <w:noProof/>
          <w:color w:val="000000"/>
        </w:rPr>
        <w:t xml:space="preserve">Niinemets </w:t>
      </w:r>
      <w:r w:rsidR="00921E26" w:rsidRPr="001B44B1">
        <w:rPr>
          <w:rFonts w:eastAsia="Times New Roman"/>
          <w:i/>
          <w:noProof/>
          <w:color w:val="000000"/>
        </w:rPr>
        <w:t>et al.</w:t>
      </w:r>
      <w:r w:rsidR="00921E26" w:rsidRPr="001B44B1">
        <w:rPr>
          <w:rFonts w:eastAsia="Times New Roman"/>
          <w:noProof/>
          <w:color w:val="000000"/>
        </w:rPr>
        <w:t xml:space="preserve">, 2015; Dong </w:t>
      </w:r>
      <w:r w:rsidR="00921E26" w:rsidRPr="00771C52">
        <w:rPr>
          <w:rFonts w:eastAsia="Times New Roman"/>
          <w:i/>
          <w:noProof/>
          <w:color w:val="000000"/>
        </w:rPr>
        <w:t>et al.</w:t>
      </w:r>
      <w:r w:rsidR="00921E26" w:rsidRPr="00771C52">
        <w:rPr>
          <w:rFonts w:eastAsia="Times New Roman"/>
          <w:noProof/>
          <w:color w:val="000000"/>
        </w:rPr>
        <w:t xml:space="preserve">, 2017;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2020)</w:t>
      </w:r>
      <w:ins w:id="106" w:author="Nick Smith" w:date="2021-05-17T14:14:00Z">
        <w:r w:rsidR="00921E26" w:rsidRPr="008531D1">
          <w:rPr>
            <w:rFonts w:eastAsia="Times New Roman"/>
            <w:color w:val="000000"/>
          </w:rPr>
          <w:fldChar w:fldCharType="end"/>
        </w:r>
      </w:ins>
      <w:r w:rsidRPr="008531D1">
        <w:rPr>
          <w:rFonts w:eastAsia="Times New Roman"/>
          <w:color w:val="000000"/>
        </w:rPr>
        <w:t xml:space="preserve"> </w:t>
      </w:r>
      <w:del w:id="107" w:author="Nick Smith" w:date="2021-05-17T14:14:00Z">
        <w:r w:rsidRPr="008531D1" w:rsidDel="00921E26">
          <w:rPr>
            <w:rFonts w:eastAsia="Times New Roman"/>
            <w:color w:val="000000"/>
          </w:rPr>
          <w:delText>(Smith e</w:delText>
        </w:r>
        <w:r w:rsidRPr="001B44B1" w:rsidDel="00921E26">
          <w:rPr>
            <w:rFonts w:eastAsia="Times New Roman"/>
            <w:color w:val="000000"/>
          </w:rPr>
          <w:delText xml:space="preserve">t al., 2019, Dong et al., 2017, Niinemets et al., 2015, Paillassa et al., 2020) </w:delText>
        </w:r>
      </w:del>
      <w:r w:rsidRPr="001B44B1">
        <w:rPr>
          <w:rFonts w:eastAsia="Times New Roman"/>
          <w:color w:val="000000"/>
        </w:rPr>
        <w:t>and leaf-atmosphere vapor pressure deficit</w:t>
      </w:r>
      <w:ins w:id="108" w:author="Nick Smith" w:date="2021-05-17T14:14:00Z">
        <w:r w:rsidR="00921E26" w:rsidRPr="001B44B1">
          <w:rPr>
            <w:rFonts w:eastAsia="Times New Roman"/>
            <w:color w:val="000000"/>
          </w:rPr>
          <w:t xml:space="preserve"> </w:t>
        </w:r>
      </w:ins>
      <w:ins w:id="109" w:author="Nick Smith" w:date="2021-05-17T14:15:00Z">
        <w:r w:rsidR="00921E26" w:rsidRPr="008531D1">
          <w:rPr>
            <w:rFonts w:eastAsia="Times New Roman"/>
            <w:color w:val="000000"/>
          </w:rPr>
          <w:fldChar w:fldCharType="begin" w:fldLock="1"/>
        </w:r>
      </w:ins>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Plants","id":"ITEM-3","issue":"9","issued":{"date-parts":[["2017"]]},"page":"734-741","title":"Towards a universal model for carbon dioxide uptake by plants","type":"article-journal","volume":"3"},"uris":["http://www.mendeley.com/documents/?uuid=50af32fc-e926-4f84-94c2-8ed992430065"]},{"id":"ITEM-4","itemData":{"DOI":"10.1111/nph.16702","ISSN":"0028-646X","abstract":"Summary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Wang &lt;i&gt;et al.&lt;/i&gt;, 2017; Smith &lt;i&gt;et al.&lt;/i&gt;, 2019; Paillassa &lt;i&gt;et al.&lt;/i&gt;, 2020)","plainTextFormattedCitation":"(Dong et al., 2017; Wang et al., 2017; Smith et al., 2019; Paillassa et al., 2020)","previouslyFormattedCitation":"(Dong &lt;i&gt;et al.&lt;/i&gt;, 2017; Wang &lt;i&gt;et al.&lt;/i&gt;, 2017; Smith &lt;i&gt;et al.&lt;/i&gt;, 2019;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(Dong </w:t>
      </w:r>
      <w:r w:rsidR="00921E26" w:rsidRPr="001B44B1">
        <w:rPr>
          <w:rFonts w:eastAsia="Times New Roman"/>
          <w:i/>
          <w:noProof/>
          <w:color w:val="000000"/>
        </w:rPr>
        <w:t>et al.</w:t>
      </w:r>
      <w:r w:rsidR="00921E26" w:rsidRPr="001B44B1">
        <w:rPr>
          <w:rFonts w:eastAsia="Times New Roman"/>
          <w:noProof/>
          <w:color w:val="000000"/>
        </w:rPr>
        <w:t xml:space="preserve">, 2017; Wang </w:t>
      </w:r>
      <w:r w:rsidR="00921E26" w:rsidRPr="001B44B1">
        <w:rPr>
          <w:rFonts w:eastAsia="Times New Roman"/>
          <w:i/>
          <w:noProof/>
          <w:color w:val="000000"/>
        </w:rPr>
        <w:t>et al.</w:t>
      </w:r>
      <w:r w:rsidR="00921E26" w:rsidRPr="00771C52">
        <w:rPr>
          <w:rFonts w:eastAsia="Times New Roman"/>
          <w:noProof/>
          <w:color w:val="000000"/>
        </w:rPr>
        <w:t xml:space="preserve">, 2017;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2020)</w:t>
      </w:r>
      <w:ins w:id="110" w:author="Nick Smith" w:date="2021-05-17T14:15:00Z">
        <w:r w:rsidR="00921E26" w:rsidRPr="008531D1">
          <w:rPr>
            <w:rFonts w:eastAsia="Times New Roman"/>
            <w:color w:val="000000"/>
          </w:rPr>
          <w:fldChar w:fldCharType="end"/>
        </w:r>
      </w:ins>
      <w:del w:id="111" w:author="Nick Smith" w:date="2021-05-17T14:15:00Z">
        <w:r w:rsidRPr="008531D1" w:rsidDel="00921E26">
          <w:rPr>
            <w:rFonts w:eastAsia="Times New Roman"/>
            <w:color w:val="000000"/>
          </w:rPr>
          <w:delText xml:space="preserve"> (Smith et al., 2019, Dong et al., 2017, Wang et al., 2017, Paillassa et al., 2020)</w:delText>
        </w:r>
      </w:del>
      <w:r w:rsidRPr="008531D1">
        <w:rPr>
          <w:rFonts w:eastAsia="Times New Roman"/>
          <w:color w:val="000000"/>
        </w:rPr>
        <w:t>. In fact, previous data on Rubisco carboxylation c</w:t>
      </w:r>
      <w:r w:rsidRPr="001B44B1">
        <w:rPr>
          <w:rFonts w:eastAsia="Times New Roman"/>
          <w:color w:val="000000"/>
        </w:rPr>
        <w:t>apacity</w:t>
      </w:r>
      <w:ins w:id="112" w:author="Nick Smith" w:date="2021-05-17T14:15:00Z">
        <w:r w:rsidR="00921E26" w:rsidRPr="001B44B1">
          <w:rPr>
            <w:rFonts w:eastAsia="Times New Roman"/>
            <w:color w:val="000000"/>
          </w:rPr>
          <w:t xml:space="preserve"> </w:t>
        </w:r>
      </w:ins>
      <w:ins w:id="113" w:author="Nick Smith" w:date="2021-05-17T14:16:00Z">
        <w:r w:rsidR="00921E26" w:rsidRPr="008531D1">
          <w:rPr>
            <w:rFonts w:eastAsia="Times New Roman"/>
            <w:color w:val="000000"/>
          </w:rPr>
          <w:fldChar w:fldCharType="begin" w:fldLock="1"/>
        </w:r>
      </w:ins>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ins w:id="114" w:author="Nick Smith" w:date="2021-05-17T14:16:00Z">
        <w:r w:rsidR="00921E26" w:rsidRPr="008531D1">
          <w:rPr>
            <w:rFonts w:eastAsia="Times New Roman"/>
            <w:color w:val="000000"/>
          </w:rPr>
          <w:fldChar w:fldCharType="end"/>
        </w:r>
      </w:ins>
      <w:r w:rsidRPr="008531D1">
        <w:rPr>
          <w:rFonts w:eastAsia="Times New Roman"/>
          <w:color w:val="000000"/>
        </w:rPr>
        <w:t xml:space="preserve"> </w:t>
      </w:r>
      <w:del w:id="115" w:author="Nick Smith" w:date="2021-05-17T14:16:00Z">
        <w:r w:rsidRPr="008531D1" w:rsidDel="00921E26">
          <w:rPr>
            <w:rFonts w:eastAsia="Times New Roman"/>
            <w:color w:val="000000"/>
          </w:rPr>
          <w:delText xml:space="preserve">(Smith et al., 2019, Paillassa et al., 2020) </w:delText>
        </w:r>
      </w:del>
      <w:r w:rsidRPr="001B44B1">
        <w:rPr>
          <w:rFonts w:eastAsia="Times New Roman"/>
          <w:color w:val="000000"/>
        </w:rPr>
        <w:t>and leaf nitrogen</w:t>
      </w:r>
      <w:ins w:id="116" w:author="Nick Smith" w:date="2021-05-17T14:16:00Z">
        <w:r w:rsidR="00921E26" w:rsidRPr="001B44B1">
          <w:rPr>
            <w:rFonts w:eastAsia="Times New Roman"/>
            <w:color w:val="000000"/>
          </w:rPr>
          <w:t xml:space="preserve"> </w:t>
        </w:r>
        <w:r w:rsidR="00921E26" w:rsidRPr="008531D1">
          <w:rPr>
            <w:rFonts w:eastAsia="Times New Roman"/>
            <w:color w:val="000000"/>
          </w:rPr>
          <w:fldChar w:fldCharType="begin" w:fldLock="1"/>
        </w:r>
      </w:ins>
      <w:r w:rsidR="00921E26" w:rsidRPr="00771C5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(Dong </w:t>
      </w:r>
      <w:r w:rsidR="00921E26" w:rsidRPr="001B44B1">
        <w:rPr>
          <w:rFonts w:eastAsia="Times New Roman"/>
          <w:i/>
          <w:noProof/>
          <w:color w:val="000000"/>
        </w:rPr>
        <w:t>et al.</w:t>
      </w:r>
      <w:r w:rsidR="00921E26" w:rsidRPr="001B44B1">
        <w:rPr>
          <w:rFonts w:eastAsia="Times New Roman"/>
          <w:noProof/>
          <w:color w:val="000000"/>
        </w:rPr>
        <w:t xml:space="preserve">, 2017; Firn </w:t>
      </w:r>
      <w:r w:rsidR="00921E26" w:rsidRPr="001B44B1">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lastRenderedPageBreak/>
        <w:t>et al.</w:t>
      </w:r>
      <w:r w:rsidR="00921E26" w:rsidRPr="00771C52">
        <w:rPr>
          <w:rFonts w:eastAsia="Times New Roman"/>
          <w:noProof/>
          <w:color w:val="000000"/>
        </w:rPr>
        <w:t>, 2020)</w:t>
      </w:r>
      <w:ins w:id="117" w:author="Nick Smith" w:date="2021-05-17T14:16:00Z">
        <w:r w:rsidR="00921E26" w:rsidRPr="008531D1">
          <w:rPr>
            <w:rFonts w:eastAsia="Times New Roman"/>
            <w:color w:val="000000"/>
          </w:rPr>
          <w:fldChar w:fldCharType="end"/>
        </w:r>
      </w:ins>
      <w:r w:rsidRPr="008531D1">
        <w:rPr>
          <w:rFonts w:eastAsia="Times New Roman"/>
          <w:color w:val="000000"/>
        </w:rPr>
        <w:t xml:space="preserve"> </w:t>
      </w:r>
      <w:del w:id="118" w:author="Nick Smith" w:date="2021-05-17T14:16:00Z">
        <w:r w:rsidRPr="008531D1" w:rsidDel="00921E26">
          <w:rPr>
            <w:rFonts w:eastAsia="Times New Roman"/>
            <w:color w:val="000000"/>
          </w:rPr>
          <w:delText xml:space="preserve">(Dong et al., 2017, Firn et al., 2019, Paillassa et al., 2020) </w:delText>
        </w:r>
      </w:del>
      <w:r w:rsidRPr="001B44B1">
        <w:rPr>
          <w:rFonts w:eastAsia="Times New Roman"/>
          <w:color w:val="000000"/>
        </w:rPr>
        <w:t>suggest that this climate-driven changes in demand may be as, or even more important than soil nitrogen availability.</w:t>
      </w:r>
    </w:p>
    <w:p w14:paraId="3AAFBB69" w14:textId="3FB5D53A" w:rsidR="00361685" w:rsidRPr="00771C52" w:rsidRDefault="00361685" w:rsidP="00771C52">
      <w:pPr>
        <w:spacing w:line="480" w:lineRule="auto"/>
        <w:contextualSpacing/>
        <w:rPr>
          <w:rFonts w:eastAsia="Times New Roman"/>
        </w:rPr>
        <w:pPrChange w:id="119" w:author="Nick Smith" w:date="2021-05-17T14:27:00Z">
          <w:pPr>
            <w:spacing w:line="480" w:lineRule="auto"/>
          </w:pPr>
        </w:pPrChange>
      </w:pPr>
      <w:r w:rsidRPr="001B44B1">
        <w:rPr>
          <w:rFonts w:eastAsia="Times New Roman"/>
          <w:color w:val="000000"/>
        </w:rPr>
        <w:tab/>
        <w:t>Pla</w:t>
      </w:r>
      <w:r w:rsidRPr="00771C52">
        <w:rPr>
          <w:rFonts w:eastAsia="Times New Roman"/>
          <w:color w:val="000000"/>
        </w:rPr>
        <w:t>nt ecophysiological theory</w:t>
      </w:r>
      <w:ins w:id="120" w:author="Nick Smith" w:date="2021-05-17T14:16:00Z">
        <w:r w:rsidR="00921E26" w:rsidRPr="00771C52">
          <w:rPr>
            <w:rFonts w:eastAsia="Times New Roman"/>
            <w:color w:val="000000"/>
          </w:rPr>
          <w:t xml:space="preserve"> </w:t>
        </w:r>
      </w:ins>
      <w:ins w:id="121" w:author="Nick Smith" w:date="2021-05-17T14:17:00Z">
        <w:r w:rsidR="00921E26" w:rsidRPr="008531D1">
          <w:rPr>
            <w:rFonts w:eastAsia="Times New Roman"/>
            <w:color w:val="000000"/>
          </w:rPr>
          <w:fldChar w:fldCharType="begin" w:fldLock="1"/>
        </w:r>
      </w:ins>
      <w:r w:rsidR="00CE3D9E">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leaves","type":"article-journal"},"uris":["http://www.mendeley.com/documents/?uuid=4c508292-c175-4d53-9914-3fa0672e4c50"]}],"mendeley":{"formattedCitation":"(Wright &lt;i&gt;et al.&lt;/i&gt;, 2003; Franklin &lt;i&gt;et al.&lt;/i&gt;, 2020; Paillassa &lt;i&gt;et al.&lt;/i&gt;, 2020)","plainTextFormattedCitation":"(Wright et al., 2003; Franklin et al., 2020; Paillassa et al., 2020)","previouslyFormattedCitation":"(Wright &lt;i&gt;et al.&lt;/i&gt;, 2003; Franklin &lt;i&gt;et al.&lt;/i&gt;, 2020;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(Wright </w:t>
      </w:r>
      <w:r w:rsidR="00921E26" w:rsidRPr="001B44B1">
        <w:rPr>
          <w:rFonts w:eastAsia="Times New Roman"/>
          <w:i/>
          <w:noProof/>
          <w:color w:val="000000"/>
        </w:rPr>
        <w:t>et al.</w:t>
      </w:r>
      <w:r w:rsidR="00921E26" w:rsidRPr="001B44B1">
        <w:rPr>
          <w:rFonts w:eastAsia="Times New Roman"/>
          <w:noProof/>
          <w:color w:val="000000"/>
        </w:rPr>
        <w:t xml:space="preserve">, 2003; Franklin </w:t>
      </w:r>
      <w:r w:rsidR="00921E26" w:rsidRPr="001B44B1">
        <w:rPr>
          <w:rFonts w:eastAsia="Times New Roman"/>
          <w:i/>
          <w:noProof/>
          <w:color w:val="000000"/>
        </w:rPr>
        <w:t>et al.</w:t>
      </w:r>
      <w:r w:rsidR="00921E26" w:rsidRPr="001B44B1">
        <w:rPr>
          <w:rFonts w:eastAsia="Times New Roman"/>
          <w:noProof/>
          <w:color w:val="000000"/>
        </w:rPr>
        <w:t xml:space="preserve">, 2020; Paillassa </w:t>
      </w:r>
      <w:r w:rsidR="00921E26" w:rsidRPr="00771C52">
        <w:rPr>
          <w:rFonts w:eastAsia="Times New Roman"/>
          <w:i/>
          <w:noProof/>
          <w:color w:val="000000"/>
        </w:rPr>
        <w:t>et al.</w:t>
      </w:r>
      <w:r w:rsidR="00921E26" w:rsidRPr="00771C52">
        <w:rPr>
          <w:rFonts w:eastAsia="Times New Roman"/>
          <w:noProof/>
          <w:color w:val="000000"/>
        </w:rPr>
        <w:t>, 2020)</w:t>
      </w:r>
      <w:ins w:id="122" w:author="Nick Smith" w:date="2021-05-17T14:17:00Z">
        <w:r w:rsidR="00921E26" w:rsidRPr="008531D1">
          <w:rPr>
            <w:rFonts w:eastAsia="Times New Roman"/>
            <w:color w:val="000000"/>
          </w:rPr>
          <w:fldChar w:fldCharType="end"/>
        </w:r>
      </w:ins>
      <w:r w:rsidRPr="008531D1">
        <w:rPr>
          <w:rFonts w:eastAsia="Times New Roman"/>
          <w:color w:val="000000"/>
        </w:rPr>
        <w:t xml:space="preserve"> </w:t>
      </w:r>
      <w:del w:id="123" w:author="Nick Smith" w:date="2021-05-17T14:17:00Z">
        <w:r w:rsidRPr="008531D1" w:rsidDel="00921E26">
          <w:rPr>
            <w:rFonts w:eastAsia="Times New Roman"/>
            <w:color w:val="000000"/>
          </w:rPr>
          <w:delText xml:space="preserve">(Wright et al., 2003, Franklin et al., 2020, Paillassa et al., 2020) </w:delText>
        </w:r>
      </w:del>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This theory suggests that</w:t>
      </w:r>
      <w:ins w:id="124" w:author="Nick Smith" w:date="2021-05-17T14:25:00Z">
        <w:r w:rsidR="00771C52">
          <w:rPr>
            <w:rFonts w:eastAsia="Times New Roman"/>
            <w:color w:val="000000"/>
          </w:rPr>
          <w:t xml:space="preserve"> the response of </w:t>
        </w:r>
      </w:ins>
      <w:del w:id="125" w:author="Nick Smith" w:date="2021-05-17T14:25:00Z">
        <w:r w:rsidRPr="00771C52" w:rsidDel="00771C52">
          <w:rPr>
            <w:rFonts w:eastAsia="Times New Roman"/>
            <w:color w:val="000000"/>
          </w:rPr>
          <w:delText xml:space="preserve"> a change in </w:delText>
        </w:r>
      </w:del>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del w:id="126" w:author="Nick Smith" w:date="2021-05-17T14:25:00Z">
        <w:r w:rsidRPr="00771C52" w:rsidDel="00771C52">
          <w:rPr>
            <w:rFonts w:eastAsia="Times New Roman"/>
            <w:color w:val="000000"/>
          </w:rPr>
          <w:delText>(∆</w:delText>
        </w:r>
        <w:r w:rsidRPr="00771C52" w:rsidDel="00771C52">
          <w:rPr>
            <w:rFonts w:eastAsia="Times New Roman"/>
            <w:i/>
            <w:iCs/>
            <w:color w:val="000000"/>
          </w:rPr>
          <w:delText>N</w:delText>
        </w:r>
        <w:r w:rsidRPr="00771C52" w:rsidDel="00771C52">
          <w:rPr>
            <w:rFonts w:eastAsia="Times New Roman"/>
            <w:color w:val="000000"/>
            <w:vertAlign w:val="subscript"/>
          </w:rPr>
          <w:delText>area</w:delText>
        </w:r>
        <w:r w:rsidRPr="00771C52" w:rsidDel="00771C52">
          <w:rPr>
            <w:rFonts w:eastAsia="Times New Roman"/>
            <w:color w:val="000000"/>
          </w:rPr>
          <w:delText>) is the result of relative</w:delText>
        </w:r>
      </w:del>
      <w:ins w:id="127" w:author="Nick Smith" w:date="2021-05-17T14:25:00Z">
        <w:r w:rsidR="00771C52">
          <w:rPr>
            <w:rFonts w:eastAsia="Times New Roman"/>
            <w:color w:val="000000"/>
          </w:rPr>
          <w:t>to a</w:t>
        </w:r>
      </w:ins>
      <w:r w:rsidRPr="00771C52">
        <w:rPr>
          <w:rFonts w:eastAsia="Times New Roman"/>
          <w:color w:val="000000"/>
        </w:rPr>
        <w:t xml:space="preserve"> change</w:t>
      </w:r>
      <w:del w:id="128" w:author="Nick Smith" w:date="2021-05-17T14:25:00Z">
        <w:r w:rsidRPr="00771C52" w:rsidDel="00771C52">
          <w:rPr>
            <w:rFonts w:eastAsia="Times New Roman"/>
            <w:color w:val="000000"/>
          </w:rPr>
          <w:delText>s</w:delText>
        </w:r>
      </w:del>
      <w:r w:rsidRPr="00771C52">
        <w:rPr>
          <w:rFonts w:eastAsia="Times New Roman"/>
          <w:color w:val="000000"/>
        </w:rPr>
        <w:t xml:space="preserve"> in nitrogen availability</w:t>
      </w:r>
      <w:ins w:id="129" w:author="Nick Smith" w:date="2021-05-17T14:29:00Z">
        <w:r w:rsidR="00771C52">
          <w:rPr>
            <w:rFonts w:eastAsia="Times New Roman"/>
            <w:color w:val="000000"/>
          </w:rPr>
          <w:t xml:space="preserve"> (</w:t>
        </w:r>
      </w:ins>
      <w:ins w:id="130" w:author="Nick Smith" w:date="2021-05-17T14:32:00Z">
        <w:r w:rsidR="00771C52" w:rsidRPr="00771C52">
          <w:rPr>
            <w:rFonts w:eastAsia="Times New Roman"/>
            <w:bCs/>
            <w:i/>
          </w:rPr>
          <w:t>N</w:t>
        </w:r>
        <w:r w:rsidR="00771C52">
          <w:rPr>
            <w:rFonts w:eastAsia="Times New Roman"/>
            <w:bCs/>
            <w:vertAlign w:val="subscript"/>
          </w:rPr>
          <w:t>availability</w:t>
        </w:r>
      </w:ins>
      <w:ins w:id="131" w:author="Nick Smith" w:date="2021-05-17T14:29:00Z">
        <w:r w:rsidR="00771C52">
          <w:rPr>
            <w:rFonts w:eastAsia="Times New Roman"/>
            <w:color w:val="000000"/>
          </w:rPr>
          <w:t>)</w:t>
        </w:r>
      </w:ins>
      <w:r w:rsidRPr="00771C52">
        <w:rPr>
          <w:rFonts w:eastAsia="Times New Roman"/>
          <w:color w:val="000000"/>
        </w:rPr>
        <w:t xml:space="preserve"> </w:t>
      </w:r>
      <w:del w:id="132" w:author="Nick Smith" w:date="2021-05-17T14:26:00Z">
        <w:r w:rsidRPr="00771C52" w:rsidDel="00771C52">
          <w:rPr>
            <w:rFonts w:eastAsia="Times New Roman"/>
            <w:color w:val="000000"/>
          </w:rPr>
          <w:delText>(∆</w:delText>
        </w:r>
        <w:r w:rsidRPr="00771C52" w:rsidDel="00771C52">
          <w:rPr>
            <w:rFonts w:eastAsia="Times New Roman"/>
            <w:i/>
            <w:iCs/>
            <w:color w:val="000000"/>
          </w:rPr>
          <w:delText>N</w:delText>
        </w:r>
        <w:r w:rsidRPr="00771C52" w:rsidDel="00771C52">
          <w:rPr>
            <w:rFonts w:eastAsia="Times New Roman"/>
            <w:color w:val="000000"/>
            <w:vertAlign w:val="subscript"/>
          </w:rPr>
          <w:delText>supply</w:delText>
        </w:r>
        <w:r w:rsidRPr="00771C52" w:rsidDel="00771C52">
          <w:rPr>
            <w:rFonts w:eastAsia="Times New Roman"/>
            <w:color w:val="000000"/>
          </w:rPr>
          <w:delText>) and</w:delText>
        </w:r>
      </w:del>
      <w:ins w:id="133" w:author="Nick Smith" w:date="2021-05-17T14:26:00Z">
        <w:r w:rsidR="00771C52">
          <w:rPr>
            <w:rFonts w:eastAsia="Times New Roman"/>
            <w:color w:val="000000"/>
          </w:rPr>
          <w:t>is dependent on the whole plant</w:t>
        </w:r>
      </w:ins>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del w:id="134" w:author="Nick Smith" w:date="2021-05-17T14:29:00Z">
        <w:r w:rsidRPr="00771C52" w:rsidDel="00771C52">
          <w:rPr>
            <w:rFonts w:eastAsia="Times New Roman"/>
            <w:color w:val="000000"/>
          </w:rPr>
          <w:delText>tissues</w:delText>
        </w:r>
      </w:del>
      <w:ins w:id="135" w:author="Nick Smith" w:date="2021-05-17T14:29:00Z">
        <w:r w:rsidR="00771C52">
          <w:rPr>
            <w:rFonts w:eastAsia="Times New Roman"/>
            <w:color w:val="000000"/>
          </w:rPr>
          <w:t xml:space="preserve"> structures (</w:t>
        </w:r>
        <w:r w:rsidR="00771C52" w:rsidRPr="00771C52">
          <w:rPr>
            <w:rFonts w:eastAsia="Times New Roman"/>
            <w:i/>
            <w:iCs/>
            <w:color w:val="000000"/>
          </w:rPr>
          <w:t>N</w:t>
        </w:r>
        <w:r w:rsidR="00771C52" w:rsidRPr="00771C52">
          <w:rPr>
            <w:rFonts w:eastAsia="Times New Roman"/>
            <w:color w:val="000000"/>
            <w:vertAlign w:val="subscript"/>
          </w:rPr>
          <w:t>demand</w:t>
        </w:r>
        <w:r w:rsidR="00771C52">
          <w:rPr>
            <w:rFonts w:eastAsia="Times New Roman"/>
            <w:color w:val="000000"/>
          </w:rPr>
          <w:t>)</w:t>
        </w:r>
      </w:ins>
      <w:r w:rsidRPr="00771C52">
        <w:rPr>
          <w:rFonts w:eastAsia="Times New Roman"/>
          <w:color w:val="000000"/>
        </w:rPr>
        <w:t xml:space="preserve">. Thus, an increase in </w:t>
      </w:r>
      <w:r w:rsidRPr="00771C52">
        <w:rPr>
          <w:rFonts w:eastAsia="Times New Roman"/>
          <w:i/>
          <w:iCs/>
          <w:color w:val="000000"/>
        </w:rPr>
        <w:t>N</w:t>
      </w:r>
      <w:r w:rsidRPr="00771C52">
        <w:rPr>
          <w:rFonts w:eastAsia="Times New Roman"/>
          <w:color w:val="000000"/>
          <w:vertAlign w:val="subscript"/>
        </w:rPr>
        <w:t>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a means to increase water use efficiency only when there is a </w:t>
      </w:r>
      <w:del w:id="136" w:author="Nick Smith" w:date="2021-05-17T14:30:00Z">
        <w:r w:rsidRPr="00771C52" w:rsidDel="00771C52">
          <w:rPr>
            <w:rFonts w:eastAsia="Times New Roman"/>
            <w:color w:val="000000"/>
          </w:rPr>
          <w:delText>smaller accompanying increase in</w:delText>
        </w:r>
      </w:del>
      <w:ins w:id="137" w:author="Nick Smith" w:date="2021-05-17T14:30:00Z">
        <w:r w:rsidR="00771C52">
          <w:rPr>
            <w:rFonts w:eastAsia="Times New Roman"/>
            <w:color w:val="000000"/>
          </w:rPr>
          <w:t>low</w:t>
        </w:r>
      </w:ins>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demand</w:t>
      </w:r>
      <w:r w:rsidRPr="00771C52">
        <w:rPr>
          <w:rFonts w:eastAsia="Times New Roman"/>
          <w:color w:val="000000"/>
        </w:rPr>
        <w:t xml:space="preserve"> (Figure 1 grey dashed line). If </w:t>
      </w:r>
      <w:r w:rsidRPr="00771C52">
        <w:rPr>
          <w:rFonts w:eastAsia="Times New Roman"/>
          <w:i/>
          <w:iCs/>
          <w:color w:val="000000"/>
        </w:rPr>
        <w:t>N</w:t>
      </w:r>
      <w:r w:rsidRPr="00771C52">
        <w:rPr>
          <w:rFonts w:eastAsia="Times New Roman"/>
          <w:color w:val="000000"/>
          <w:vertAlign w:val="subscript"/>
        </w:rPr>
        <w:t>demand</w:t>
      </w:r>
      <w:r w:rsidRPr="00771C52">
        <w:rPr>
          <w:rFonts w:eastAsia="Times New Roman"/>
          <w:color w:val="000000"/>
        </w:rPr>
        <w:t xml:space="preserve"> </w:t>
      </w:r>
      <w:del w:id="138" w:author="Nick Smith" w:date="2021-05-17T14:30:00Z">
        <w:r w:rsidRPr="00771C52" w:rsidDel="00771C52">
          <w:rPr>
            <w:rFonts w:eastAsia="Times New Roman"/>
            <w:color w:val="000000"/>
          </w:rPr>
          <w:delText xml:space="preserve">changes in concert with </w:delText>
        </w:r>
        <w:r w:rsidRPr="00771C52" w:rsidDel="00771C52">
          <w:rPr>
            <w:rFonts w:eastAsia="Times New Roman"/>
            <w:i/>
            <w:iCs/>
            <w:color w:val="000000"/>
          </w:rPr>
          <w:delText>N</w:delText>
        </w:r>
        <w:r w:rsidRPr="00771C52" w:rsidDel="00771C52">
          <w:rPr>
            <w:rFonts w:eastAsia="Times New Roman"/>
            <w:color w:val="000000"/>
            <w:vertAlign w:val="subscript"/>
          </w:rPr>
          <w:delText>supply</w:delText>
        </w:r>
      </w:del>
      <w:ins w:id="139" w:author="Nick Smith" w:date="2021-05-17T14:30:00Z">
        <w:r w:rsidR="00771C52">
          <w:rPr>
            <w:rFonts w:eastAsia="Times New Roman"/>
            <w:color w:val="000000"/>
          </w:rPr>
          <w:t>is high</w:t>
        </w:r>
      </w:ins>
      <w:r w:rsidRPr="00771C52">
        <w:rPr>
          <w:rFonts w:eastAsia="Times New Roman"/>
          <w:color w:val="000000"/>
        </w:rPr>
        <w:t xml:space="preserve">, we would expect no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because all of the N would be allocated to build</w:t>
      </w:r>
      <w:ins w:id="140" w:author="Nick Smith" w:date="2021-05-17T14:30:00Z">
        <w:r w:rsidR="00771C52">
          <w:rPr>
            <w:rFonts w:eastAsia="Times New Roman"/>
            <w:color w:val="000000"/>
          </w:rPr>
          <w:t>ing</w:t>
        </w:r>
      </w:ins>
      <w:r w:rsidRPr="00771C52">
        <w:rPr>
          <w:rFonts w:eastAsia="Times New Roman"/>
          <w:color w:val="000000"/>
        </w:rPr>
        <w:t xml:space="preserve"> new </w:t>
      </w:r>
      <w:del w:id="141" w:author="Nick Smith" w:date="2021-05-17T14:30:00Z">
        <w:r w:rsidRPr="00771C52" w:rsidDel="00771C52">
          <w:rPr>
            <w:rFonts w:eastAsia="Times New Roman"/>
            <w:color w:val="000000"/>
          </w:rPr>
          <w:delText xml:space="preserve">tissues </w:delText>
        </w:r>
      </w:del>
      <w:ins w:id="142" w:author="Nick Smith" w:date="2021-05-17T14:30:00Z">
        <w:r w:rsidR="00771C52">
          <w:rPr>
            <w:rFonts w:eastAsia="Times New Roman"/>
            <w:color w:val="000000"/>
          </w:rPr>
          <w:t>structure</w:t>
        </w:r>
      </w:ins>
      <w:ins w:id="143" w:author="Nick Smith" w:date="2021-05-17T14:33:00Z">
        <w:r w:rsidR="00771C52">
          <w:rPr>
            <w:rFonts w:eastAsia="Times New Roman"/>
            <w:color w:val="000000"/>
          </w:rPr>
          <w:t>s</w:t>
        </w:r>
      </w:ins>
      <w:ins w:id="144" w:author="Nick Smith" w:date="2021-05-17T14:30:00Z">
        <w:r w:rsidR="00771C52">
          <w:rPr>
            <w:rFonts w:eastAsia="Times New Roman"/>
            <w:color w:val="000000"/>
          </w:rPr>
          <w:t xml:space="preserve"> </w:t>
        </w:r>
      </w:ins>
      <w:r w:rsidRPr="00771C52">
        <w:rPr>
          <w:rFonts w:eastAsia="Times New Roman"/>
          <w:color w:val="000000"/>
        </w:rPr>
        <w:t xml:space="preserve">(Figure 1 black solid line). Different environmental contexts (e.g., canopy openness) may dictate </w:t>
      </w:r>
      <w:del w:id="145" w:author="Nick Smith" w:date="2021-05-17T14:30:00Z">
        <w:r w:rsidRPr="00771C52" w:rsidDel="00771C52">
          <w:rPr>
            <w:rFonts w:eastAsia="Times New Roman"/>
            <w:color w:val="000000"/>
          </w:rPr>
          <w:delText xml:space="preserve">how </w:delText>
        </w:r>
      </w:del>
      <w:ins w:id="146" w:author="Nick Smith" w:date="2021-05-17T14:30:00Z">
        <w:r w:rsidR="00771C52">
          <w:rPr>
            <w:rFonts w:eastAsia="Times New Roman"/>
            <w:color w:val="000000"/>
          </w:rPr>
          <w:t>variation in</w:t>
        </w:r>
        <w:r w:rsidR="00771C52" w:rsidRPr="00771C52">
          <w:rPr>
            <w:rFonts w:eastAsia="Times New Roman"/>
            <w:color w:val="000000"/>
          </w:rPr>
          <w:t xml:space="preserve"> </w:t>
        </w:r>
      </w:ins>
      <w:r w:rsidRPr="00771C52">
        <w:rPr>
          <w:rFonts w:eastAsia="Times New Roman"/>
          <w:i/>
          <w:iCs/>
          <w:color w:val="000000"/>
        </w:rPr>
        <w:t>N</w:t>
      </w:r>
      <w:r w:rsidRPr="00771C52">
        <w:rPr>
          <w:rFonts w:eastAsia="Times New Roman"/>
          <w:color w:val="000000"/>
          <w:vertAlign w:val="subscript"/>
        </w:rPr>
        <w:t>demand</w:t>
      </w:r>
      <w:r w:rsidRPr="00771C52">
        <w:rPr>
          <w:rFonts w:eastAsia="Times New Roman"/>
          <w:color w:val="000000"/>
        </w:rPr>
        <w:t xml:space="preserve"> </w:t>
      </w:r>
      <w:del w:id="147" w:author="Nick Smith" w:date="2021-05-17T14:31:00Z">
        <w:r w:rsidRPr="00771C52" w:rsidDel="00771C52">
          <w:rPr>
            <w:rFonts w:eastAsia="Times New Roman"/>
            <w:color w:val="000000"/>
          </w:rPr>
          <w:delText xml:space="preserve">varies with </w:delText>
        </w:r>
        <w:r w:rsidRPr="00771C52" w:rsidDel="00771C52">
          <w:rPr>
            <w:rFonts w:eastAsia="Times New Roman"/>
            <w:i/>
            <w:iCs/>
            <w:color w:val="000000"/>
          </w:rPr>
          <w:delText>N</w:delText>
        </w:r>
        <w:r w:rsidRPr="00771C52" w:rsidDel="00771C52">
          <w:rPr>
            <w:rFonts w:eastAsia="Times New Roman"/>
            <w:color w:val="000000"/>
            <w:vertAlign w:val="subscript"/>
          </w:rPr>
          <w:delText>supply</w:delText>
        </w:r>
        <w:r w:rsidRPr="00771C52" w:rsidDel="00771C52">
          <w:rPr>
            <w:rFonts w:eastAsia="Times New Roman"/>
            <w:color w:val="000000"/>
          </w:rPr>
          <w:delText xml:space="preserve"> </w:delText>
        </w:r>
      </w:del>
      <w:r w:rsidRPr="00771C52">
        <w:rPr>
          <w:rFonts w:eastAsia="Times New Roman"/>
          <w:color w:val="000000"/>
        </w:rPr>
        <w:t xml:space="preserve">and the resulting </w:t>
      </w:r>
      <w:ins w:id="148" w:author="Nick Smith" w:date="2021-05-17T14:31:00Z">
        <w:r w:rsidR="00771C52" w:rsidRPr="00771C52">
          <w:rPr>
            <w:rFonts w:eastAsia="Times New Roman"/>
            <w:bCs/>
            <w:i/>
          </w:rPr>
          <w:t>N</w:t>
        </w:r>
        <w:r w:rsidR="00771C52">
          <w:rPr>
            <w:rFonts w:eastAsia="Times New Roman"/>
            <w:bCs/>
            <w:vertAlign w:val="subscript"/>
          </w:rPr>
          <w:t>availability</w:t>
        </w:r>
        <w:r w:rsidR="00771C52">
          <w:rPr>
            <w:rFonts w:eastAsia="Times New Roman"/>
            <w:color w:val="000000"/>
          </w:rPr>
          <w:t xml:space="preserve"> -</w:t>
        </w:r>
      </w:ins>
      <w:del w:id="149" w:author="Nick Smith" w:date="2021-05-17T14:30:00Z">
        <w:r w:rsidRPr="00771C52" w:rsidDel="00771C52">
          <w:rPr>
            <w:rFonts w:eastAsia="Times New Roman"/>
            <w:color w:val="000000"/>
          </w:rPr>
          <w:delText xml:space="preserve">impact on </w:delText>
        </w:r>
      </w:del>
      <w:r w:rsidRPr="00771C52">
        <w:rPr>
          <w:rFonts w:eastAsia="Times New Roman"/>
          <w:i/>
          <w:iCs/>
          <w:color w:val="000000"/>
        </w:rPr>
        <w:t>N</w:t>
      </w:r>
      <w:r w:rsidRPr="00771C52">
        <w:rPr>
          <w:rFonts w:eastAsia="Times New Roman"/>
          <w:color w:val="000000"/>
          <w:vertAlign w:val="subscript"/>
        </w:rPr>
        <w:t>area</w:t>
      </w:r>
      <w:ins w:id="150" w:author="Nick Smith" w:date="2021-05-17T14:31:00Z">
        <w:r w:rsidR="00771C52">
          <w:rPr>
            <w:rFonts w:eastAsia="Times New Roman"/>
            <w:color w:val="000000"/>
          </w:rPr>
          <w:t xml:space="preserve"> relationship</w:t>
        </w:r>
      </w:ins>
      <w:r w:rsidRPr="00771C52">
        <w:rPr>
          <w:rFonts w:eastAsia="Times New Roman"/>
          <w:color w:val="000000"/>
        </w:rPr>
        <w:t>.</w:t>
      </w:r>
    </w:p>
    <w:p w14:paraId="02B56D63" w14:textId="2A61EC62" w:rsidR="00361685" w:rsidRPr="008531D1" w:rsidRDefault="00361685" w:rsidP="008531D1">
      <w:pPr>
        <w:spacing w:line="480" w:lineRule="auto"/>
        <w:contextualSpacing/>
        <w:rPr>
          <w:rFonts w:eastAsia="Times New Roman"/>
          <w:color w:val="000000"/>
        </w:rPr>
        <w:pPrChange w:id="151" w:author="Nick Smith" w:date="2021-05-17T14:21:00Z">
          <w:pPr>
            <w:spacing w:line="480" w:lineRule="auto"/>
          </w:pPr>
        </w:pPrChange>
      </w:pPr>
      <w:r w:rsidRPr="00771C52">
        <w:rPr>
          <w:rFonts w:eastAsia="Times New Roman"/>
          <w:color w:val="000000"/>
        </w:rPr>
        <w:tab/>
        <w:t xml:space="preserve">Here, we use leaf-level and biomass data from a globally distributed grassland nutrient addition experiment, Nutrient Network (NutNet; Lind 2016), alongside ecophysiological theory to better understand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to nitrogen addition. Our aims were to (1) quantify and separate the impact of soil nitrogen, leaf traits, and climate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(2) separate the impacts of nitrogen demand and nitrogen availability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We hypothesized that soil nitrogen availability, leaf traits, and climate would have significant separate impacts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but that the effect of soil nitrogen availability would be relatively weak due to the alternative ways in which plants can allocate available nitrogen. Following from this, we expected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responses would be weaker than leaf area index (LAI) responses because the optimal strategy for increasing productivity in grasslands would be to increase LAI rather than increase water use efficiency. Finally, we hypothesized that the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 availability would be </w:t>
      </w:r>
      <w:r w:rsidRPr="00771C52">
        <w:rPr>
          <w:rFonts w:eastAsia="Times New Roman"/>
          <w:color w:val="000000"/>
        </w:rPr>
        <w:lastRenderedPageBreak/>
        <w:t>greatest in species that did not show a large increase in biomass, as these species likely were not exhibiting a concomitant increase in nitrogen demand.</w:t>
      </w:r>
      <w:commentRangeStart w:id="152"/>
      <w:commentRangeEnd w:id="152"/>
      <w:r w:rsidR="004E72F0" w:rsidRPr="008531D1">
        <w:rPr>
          <w:rStyle w:val="CommentReference"/>
          <w:sz w:val="24"/>
          <w:szCs w:val="24"/>
          <w:rPrChange w:id="153" w:author="Nick Smith" w:date="2021-05-17T14:21:00Z">
            <w:rPr>
              <w:rStyle w:val="CommentReference"/>
            </w:rPr>
          </w:rPrChange>
        </w:rPr>
        <w:commentReference w:id="152"/>
      </w:r>
    </w:p>
    <w:p w14:paraId="12844DD5" w14:textId="51F0B547" w:rsidR="00077C60" w:rsidRDefault="00077C60" w:rsidP="008531D1">
      <w:pPr>
        <w:spacing w:line="480" w:lineRule="auto"/>
        <w:contextualSpacing/>
        <w:rPr>
          <w:ins w:id="154" w:author="Nick Smith" w:date="2021-05-17T14:22:00Z"/>
          <w:rFonts w:eastAsia="Times New Roman"/>
          <w:color w:val="000000"/>
        </w:rPr>
      </w:pPr>
    </w:p>
    <w:p w14:paraId="1A673B7D" w14:textId="7CD9D819" w:rsidR="001B44B1" w:rsidRPr="001B44B1" w:rsidRDefault="001B44B1" w:rsidP="008531D1">
      <w:pPr>
        <w:spacing w:line="480" w:lineRule="auto"/>
        <w:contextualSpacing/>
        <w:rPr>
          <w:rFonts w:eastAsia="Times New Roman"/>
          <w:b/>
          <w:color w:val="000000"/>
          <w:rPrChange w:id="155" w:author="Nick Smith" w:date="2021-05-17T14:22:00Z">
            <w:rPr>
              <w:rFonts w:eastAsia="Times New Roman"/>
              <w:color w:val="000000"/>
            </w:rPr>
          </w:rPrChange>
        </w:rPr>
        <w:pPrChange w:id="156" w:author="Nick Smith" w:date="2021-05-17T14:21:00Z">
          <w:pPr>
            <w:spacing w:line="480" w:lineRule="auto"/>
          </w:pPr>
        </w:pPrChange>
      </w:pPr>
      <w:ins w:id="157" w:author="Nick Smith" w:date="2021-05-17T14:22:00Z">
        <w:r>
          <w:rPr>
            <w:rFonts w:eastAsia="Times New Roman"/>
            <w:b/>
            <w:color w:val="000000"/>
          </w:rPr>
          <w:t>Figure 1.</w:t>
        </w:r>
      </w:ins>
    </w:p>
    <w:p w14:paraId="46E917B1" w14:textId="64643EE2" w:rsidR="00077C60" w:rsidRPr="008531D1" w:rsidRDefault="00077C60" w:rsidP="008531D1">
      <w:pPr>
        <w:spacing w:line="480" w:lineRule="auto"/>
        <w:contextualSpacing/>
        <w:rPr>
          <w:rFonts w:eastAsia="Times New Roman"/>
          <w:rPrChange w:id="158" w:author="Nick Smith" w:date="2021-05-17T14:21:00Z">
            <w:rPr>
              <w:rFonts w:eastAsia="Times New Roman"/>
              <w:sz w:val="20"/>
              <w:szCs w:val="20"/>
            </w:rPr>
          </w:rPrChange>
        </w:rPr>
        <w:pPrChange w:id="159" w:author="Nick Smith" w:date="2021-05-17T14:21:00Z">
          <w:pPr/>
        </w:pPrChange>
      </w:pPr>
      <w:commentRangeStart w:id="160"/>
      <w:r w:rsidRPr="008531D1">
        <w:rPr>
          <w:rFonts w:eastAsia="Times New Roman"/>
          <w:noProof/>
          <w:rPrChange w:id="161" w:author="Nick Smith" w:date="2021-05-17T14:21:00Z">
            <w:rPr>
              <w:rFonts w:eastAsia="Times New Roman"/>
              <w:noProof/>
              <w:sz w:val="20"/>
              <w:szCs w:val="20"/>
            </w:rPr>
          </w:rPrChange>
        </w:rPr>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commentRangeEnd w:id="160"/>
      <w:r w:rsidR="00762C16" w:rsidRPr="008531D1">
        <w:rPr>
          <w:rStyle w:val="CommentReference"/>
          <w:sz w:val="24"/>
          <w:szCs w:val="24"/>
          <w:rPrChange w:id="162" w:author="Nick Smith" w:date="2021-05-17T14:21:00Z">
            <w:rPr>
              <w:rStyle w:val="CommentReference"/>
            </w:rPr>
          </w:rPrChange>
        </w:rPr>
        <w:commentReference w:id="160"/>
      </w:r>
    </w:p>
    <w:p w14:paraId="74CD4EDF" w14:textId="0517ECA8" w:rsidR="00077C60" w:rsidRPr="00F9151E" w:rsidRDefault="00077C60" w:rsidP="008531D1">
      <w:pPr>
        <w:spacing w:line="480" w:lineRule="auto"/>
        <w:contextualSpacing/>
        <w:rPr>
          <w:rFonts w:eastAsia="Times New Roman"/>
          <w:bCs/>
          <w:rPrChange w:id="163" w:author="Nick Smith" w:date="2021-05-17T14:34:00Z">
            <w:rPr>
              <w:rFonts w:eastAsia="Times New Roman"/>
              <w:b/>
              <w:bCs/>
              <w:sz w:val="20"/>
              <w:szCs w:val="20"/>
            </w:rPr>
          </w:rPrChange>
        </w:rPr>
        <w:pPrChange w:id="164" w:author="Nick Smith" w:date="2021-05-17T14:21:00Z">
          <w:pPr/>
        </w:pPrChange>
      </w:pPr>
      <w:r w:rsidRPr="008531D1">
        <w:rPr>
          <w:rFonts w:eastAsia="Times New Roman"/>
          <w:b/>
          <w:bCs/>
          <w:rPrChange w:id="165" w:author="Nick Smith" w:date="2021-05-17T14:21:00Z">
            <w:rPr>
              <w:rFonts w:eastAsia="Times New Roman"/>
              <w:b/>
              <w:bCs/>
              <w:sz w:val="20"/>
              <w:szCs w:val="20"/>
            </w:rPr>
          </w:rPrChange>
        </w:rPr>
        <w:t>Figure 1.</w:t>
      </w:r>
      <w:ins w:id="166" w:author="Nick Smith" w:date="2021-05-17T14:20:00Z">
        <w:r w:rsidR="00762C16" w:rsidRPr="008531D1">
          <w:rPr>
            <w:rFonts w:eastAsia="Times New Roman"/>
            <w:bCs/>
          </w:rPr>
          <w:t xml:space="preserve"> Hypothesized relationship between nitro</w:t>
        </w:r>
        <w:r w:rsidR="00762C16" w:rsidRPr="001B44B1">
          <w:rPr>
            <w:rFonts w:eastAsia="Times New Roman"/>
            <w:bCs/>
          </w:rPr>
          <w:t xml:space="preserve">gen (N) </w:t>
        </w:r>
      </w:ins>
      <w:ins w:id="167" w:author="Nick Smith" w:date="2021-05-17T14:35:00Z">
        <w:r w:rsidR="00F9151E">
          <w:rPr>
            <w:rFonts w:eastAsia="Times New Roman"/>
            <w:bCs/>
          </w:rPr>
          <w:t>availability</w:t>
        </w:r>
      </w:ins>
      <w:ins w:id="168" w:author="Nick Smith" w:date="2021-05-17T14:20:00Z">
        <w:r w:rsidR="00762C16" w:rsidRPr="001B44B1">
          <w:rPr>
            <w:rFonts w:eastAsia="Times New Roman"/>
            <w:bCs/>
          </w:rPr>
          <w:t xml:space="preserve"> (</w:t>
        </w:r>
      </w:ins>
      <w:commentRangeStart w:id="169"/>
      <w:ins w:id="170" w:author="Nick Smith" w:date="2021-05-17T14:31:00Z">
        <w:r w:rsidR="00771C52" w:rsidRPr="00771C52">
          <w:rPr>
            <w:rFonts w:eastAsia="Times New Roman"/>
            <w:bCs/>
            <w:i/>
          </w:rPr>
          <w:t>N</w:t>
        </w:r>
        <w:r w:rsidR="00771C52">
          <w:rPr>
            <w:rFonts w:eastAsia="Times New Roman"/>
            <w:bCs/>
            <w:vertAlign w:val="subscript"/>
          </w:rPr>
          <w:t>availability</w:t>
        </w:r>
      </w:ins>
      <w:commentRangeEnd w:id="169"/>
      <w:ins w:id="171" w:author="Nick Smith" w:date="2021-05-17T14:32:00Z">
        <w:r w:rsidR="00771C52">
          <w:rPr>
            <w:rStyle w:val="CommentReference"/>
          </w:rPr>
          <w:commentReference w:id="169"/>
        </w:r>
      </w:ins>
      <w:ins w:id="172" w:author="Nick Smith" w:date="2021-05-17T14:31:00Z">
        <w:r w:rsidR="00771C52">
          <w:rPr>
            <w:rFonts w:eastAsia="Times New Roman"/>
            <w:bCs/>
          </w:rPr>
          <w:t xml:space="preserve">; </w:t>
        </w:r>
      </w:ins>
      <w:ins w:id="173" w:author="Nick Smith" w:date="2021-05-17T14:20:00Z">
        <w:r w:rsidR="00762C16" w:rsidRPr="00771C52">
          <w:rPr>
            <w:rFonts w:eastAsia="Times New Roman"/>
            <w:bCs/>
          </w:rPr>
          <w:t>x</w:t>
        </w:r>
        <w:r w:rsidR="00762C16" w:rsidRPr="001B44B1">
          <w:rPr>
            <w:rFonts w:eastAsia="Times New Roman"/>
            <w:bCs/>
          </w:rPr>
          <w:t xml:space="preserve">-axis) and leaf nitrogen </w:t>
        </w:r>
      </w:ins>
      <w:ins w:id="174" w:author="Nick Smith" w:date="2021-05-17T14:22:00Z">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y-axis) under two different nitrogen demand sc</w:t>
        </w:r>
      </w:ins>
      <w:ins w:id="175" w:author="Nick Smith" w:date="2021-05-17T14:23:00Z">
        <w:r w:rsidR="001B44B1">
          <w:rPr>
            <w:rFonts w:eastAsia="Times New Roman"/>
            <w:bCs/>
          </w:rPr>
          <w:t xml:space="preserve">enarios. </w:t>
        </w:r>
        <w:commentRangeStart w:id="176"/>
        <w:r w:rsidR="001B44B1">
          <w:rPr>
            <w:rFonts w:eastAsia="Times New Roman"/>
            <w:bCs/>
          </w:rPr>
          <w:t xml:space="preserve">In the first scenario (black solid line), nitrogen demand </w:t>
        </w:r>
      </w:ins>
      <w:ins w:id="177" w:author="Nick Smith" w:date="2021-05-17T14:32:00Z">
        <w:r w:rsidR="00771C52">
          <w:rPr>
            <w:rFonts w:eastAsia="Times New Roman"/>
            <w:bCs/>
          </w:rPr>
          <w:t>to build new structures</w:t>
        </w:r>
      </w:ins>
      <w:ins w:id="178" w:author="Nick Smith" w:date="2021-05-17T14:34:00Z">
        <w:r w:rsidR="00F9151E">
          <w:rPr>
            <w:rFonts w:eastAsia="Times New Roman"/>
            <w:bCs/>
          </w:rPr>
          <w:t xml:space="preserve"> (</w:t>
        </w:r>
        <w:r w:rsidR="00F9151E">
          <w:rPr>
            <w:rFonts w:eastAsia="Times New Roman"/>
            <w:bCs/>
            <w:i/>
          </w:rPr>
          <w:t>N</w:t>
        </w:r>
        <w:r w:rsidR="00F9151E">
          <w:rPr>
            <w:rFonts w:eastAsia="Times New Roman"/>
            <w:bCs/>
            <w:vertAlign w:val="subscript"/>
          </w:rPr>
          <w:t>demand</w:t>
        </w:r>
        <w:r w:rsidR="00F9151E">
          <w:rPr>
            <w:rFonts w:eastAsia="Times New Roman"/>
            <w:bCs/>
          </w:rPr>
          <w:t>)</w:t>
        </w:r>
      </w:ins>
      <w:ins w:id="179" w:author="Nick Smith" w:date="2021-05-17T14:32:00Z">
        <w:r w:rsidR="00771C52">
          <w:rPr>
            <w:rFonts w:eastAsia="Times New Roman"/>
            <w:bCs/>
          </w:rPr>
          <w:t xml:space="preserve"> is high</w:t>
        </w:r>
      </w:ins>
      <w:ins w:id="180" w:author="Nick Smith" w:date="2021-05-17T14:23:00Z">
        <w:r w:rsidR="001B44B1">
          <w:rPr>
            <w:rFonts w:eastAsia="Times New Roman"/>
            <w:bCs/>
          </w:rPr>
          <w:t>.</w:t>
        </w:r>
      </w:ins>
      <w:ins w:id="181" w:author="Nick Smith" w:date="2021-05-17T14:32:00Z">
        <w:r w:rsidR="00771C52">
          <w:rPr>
            <w:rFonts w:eastAsia="Times New Roman"/>
            <w:bCs/>
          </w:rPr>
          <w:t xml:space="preserve"> Thus, a cha</w:t>
        </w:r>
      </w:ins>
      <w:ins w:id="182" w:author="Nick Smith" w:date="2021-05-17T14:33:00Z">
        <w:r w:rsidR="00771C52">
          <w:rPr>
            <w:rFonts w:eastAsia="Times New Roman"/>
            <w:bCs/>
          </w:rPr>
          <w:t xml:space="preserve">nge in </w:t>
        </w:r>
      </w:ins>
      <w:ins w:id="183" w:author="Nick Smith" w:date="2021-05-17T14:35:00Z">
        <w:r w:rsidR="00F9151E" w:rsidRPr="00771C52">
          <w:rPr>
            <w:rFonts w:eastAsia="Times New Roman"/>
            <w:bCs/>
            <w:i/>
          </w:rPr>
          <w:t>N</w:t>
        </w:r>
        <w:r w:rsidR="00F9151E">
          <w:rPr>
            <w:rFonts w:eastAsia="Times New Roman"/>
            <w:bCs/>
            <w:vertAlign w:val="subscript"/>
          </w:rPr>
          <w:t>availability</w:t>
        </w:r>
        <w:r w:rsidR="00F9151E">
          <w:rPr>
            <w:rFonts w:eastAsia="Times New Roman"/>
            <w:bCs/>
            <w:vertAlign w:val="subscript"/>
          </w:rPr>
          <w:t xml:space="preserve"> </w:t>
        </w:r>
      </w:ins>
      <w:ins w:id="184" w:author="Nick Smith" w:date="2021-05-17T14:33:00Z">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w:t>
        </w:r>
      </w:ins>
      <w:ins w:id="185" w:author="Nick Smith" w:date="2021-05-17T14:34:00Z">
        <w:r w:rsidR="00F9151E">
          <w:rPr>
            <w:rFonts w:eastAsia="Times New Roman"/>
            <w:bCs/>
            <w:vertAlign w:val="subscript"/>
          </w:rPr>
          <w:t>a</w:t>
        </w:r>
        <w:r w:rsidR="00F9151E">
          <w:rPr>
            <w:rFonts w:eastAsia="Times New Roman"/>
            <w:bCs/>
          </w:rPr>
          <w:t xml:space="preserve">. In the second scenario (dashed grey line), </w:t>
        </w:r>
        <w:r w:rsidR="00F9151E">
          <w:rPr>
            <w:rFonts w:eastAsia="Times New Roman"/>
            <w:bCs/>
            <w:i/>
          </w:rPr>
          <w:t>N</w:t>
        </w:r>
        <w:r w:rsidR="00F9151E">
          <w:rPr>
            <w:rFonts w:eastAsia="Times New Roman"/>
            <w:bCs/>
            <w:vertAlign w:val="subscript"/>
          </w:rPr>
          <w:t>demand</w:t>
        </w:r>
        <w:r w:rsidR="00F9151E">
          <w:rPr>
            <w:rFonts w:eastAsia="Times New Roman"/>
            <w:bCs/>
          </w:rPr>
          <w:t xml:space="preserve"> is low.</w:t>
        </w:r>
      </w:ins>
      <w:commentRangeEnd w:id="176"/>
      <w:ins w:id="186" w:author="Nick Smith" w:date="2021-05-17T14:39:00Z">
        <w:r w:rsidR="00BA58FF">
          <w:rPr>
            <w:rStyle w:val="CommentReference"/>
          </w:rPr>
          <w:commentReference w:id="176"/>
        </w:r>
      </w:ins>
      <w:ins w:id="187" w:author="Nick Smith" w:date="2021-05-17T14:34:00Z">
        <w:r w:rsidR="00F9151E">
          <w:rPr>
            <w:rFonts w:eastAsia="Times New Roman"/>
            <w:bCs/>
          </w:rPr>
          <w:t xml:space="preserve"> Thus, a change in</w:t>
        </w:r>
      </w:ins>
      <w:ins w:id="188" w:author="Nick Smith" w:date="2021-05-17T14:35:00Z">
        <w:r w:rsidR="00F9151E">
          <w:rPr>
            <w:rFonts w:eastAsia="Times New Roman"/>
            <w:bCs/>
          </w:rPr>
          <w:t xml:space="preserve"> </w:t>
        </w:r>
        <w:r w:rsidR="00F9151E" w:rsidRPr="00771C52">
          <w:rPr>
            <w:rFonts w:eastAsia="Times New Roman"/>
            <w:bCs/>
            <w:i/>
          </w:rPr>
          <w:t>N</w:t>
        </w:r>
        <w:r w:rsidR="00F9151E">
          <w:rPr>
            <w:rFonts w:eastAsia="Times New Roman"/>
            <w:bCs/>
            <w:vertAlign w:val="subscript"/>
          </w:rPr>
          <w:t>availability</w:t>
        </w:r>
        <w:r w:rsidR="00F9151E">
          <w:rPr>
            <w:rFonts w:eastAsia="Times New Roman"/>
            <w:bCs/>
          </w:rPr>
          <w:t xml:space="preserve"> is relected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w:t>
        </w:r>
        <w:r w:rsidR="00F9151E">
          <w:rPr>
            <w:rFonts w:eastAsia="Times New Roman"/>
            <w:bCs/>
          </w:rPr>
          <w:lastRenderedPageBreak/>
          <w:t xml:space="preserve">leads to the hypothesis that </w:t>
        </w:r>
      </w:ins>
      <w:ins w:id="189" w:author="Nick Smith" w:date="2021-05-17T14:36:00Z">
        <w:r w:rsidR="00F9151E">
          <w:rPr>
            <w:rFonts w:eastAsia="Times New Roman"/>
            <w:bCs/>
          </w:rPr>
          <w:t xml:space="preserve">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F9151E" w:rsidRPr="00771C52">
          <w:rPr>
            <w:rFonts w:eastAsia="Times New Roman"/>
            <w:i/>
            <w:iCs/>
            <w:color w:val="000000"/>
          </w:rPr>
          <w:t>N</w:t>
        </w:r>
        <w:r w:rsidR="00F9151E" w:rsidRPr="00771C52">
          <w:rPr>
            <w:rFonts w:eastAsia="Times New Roman"/>
            <w:color w:val="000000"/>
            <w:vertAlign w:val="subscript"/>
          </w:rPr>
          <w:t>area</w:t>
        </w:r>
        <w:r w:rsidR="00F9151E">
          <w:rPr>
            <w:rFonts w:eastAsia="Times New Roman"/>
            <w:color w:val="000000"/>
          </w:rPr>
          <w:t xml:space="preserve"> relationshi</w:t>
        </w:r>
        <w:r w:rsidR="00F9151E">
          <w:rPr>
            <w:rFonts w:eastAsia="Times New Roman"/>
            <w:color w:val="000000"/>
          </w:rPr>
          <w:t xml:space="preserve">p should </w:t>
        </w:r>
      </w:ins>
      <w:ins w:id="190" w:author="Nick Smith" w:date="2021-05-17T14:37:00Z">
        <w:r w:rsidR="00F9151E">
          <w:rPr>
            <w:rFonts w:eastAsia="Times New Roman"/>
            <w:color w:val="000000"/>
          </w:rPr>
          <w:t xml:space="preserve">be negatively correlated with the </w:t>
        </w:r>
      </w:ins>
      <w:ins w:id="191" w:author="Nick Smith" w:date="2021-05-17T14:38:00Z">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F9151E" w:rsidRPr="00771C52">
          <w:rPr>
            <w:rFonts w:eastAsia="Times New Roman"/>
            <w:i/>
            <w:iCs/>
            <w:color w:val="000000"/>
          </w:rPr>
          <w:t>N</w:t>
        </w:r>
        <w:r w:rsidR="00F9151E">
          <w:rPr>
            <w:rFonts w:eastAsia="Times New Roman"/>
            <w:color w:val="000000"/>
            <w:vertAlign w:val="subscript"/>
          </w:rPr>
          <w:t>demand</w:t>
        </w:r>
        <w:r w:rsidR="00F9151E">
          <w:rPr>
            <w:rFonts w:eastAsia="Times New Roman"/>
            <w:color w:val="000000"/>
          </w:rPr>
          <w:t xml:space="preserve"> relationshi</w:t>
        </w:r>
        <w:r w:rsidR="00F9151E">
          <w:rPr>
            <w:rFonts w:eastAsia="Times New Roman"/>
            <w:color w:val="000000"/>
          </w:rPr>
          <w:t>p</w:t>
        </w:r>
        <w:r w:rsidR="00F9151E">
          <w:rPr>
            <w:rFonts w:eastAsia="Times New Roman"/>
            <w:color w:val="000000"/>
          </w:rPr>
          <w:t>.</w:t>
        </w:r>
      </w:ins>
    </w:p>
    <w:p w14:paraId="053211F6" w14:textId="77777777" w:rsidR="00361685" w:rsidRPr="008531D1" w:rsidRDefault="00361685" w:rsidP="008531D1">
      <w:pPr>
        <w:spacing w:line="480" w:lineRule="auto"/>
        <w:contextualSpacing/>
        <w:rPr>
          <w:rFonts w:eastAsia="Times New Roman"/>
        </w:rPr>
        <w:pPrChange w:id="192" w:author="Nick Smith" w:date="2021-05-17T14:21:00Z">
          <w:pPr/>
        </w:pPrChange>
      </w:pPr>
    </w:p>
    <w:p w14:paraId="6CE7B72D" w14:textId="77777777" w:rsidR="00361685" w:rsidRPr="001B44B1" w:rsidRDefault="00361685" w:rsidP="008531D1">
      <w:pPr>
        <w:spacing w:line="480" w:lineRule="auto"/>
        <w:contextualSpacing/>
        <w:rPr>
          <w:rFonts w:eastAsia="Times New Roman"/>
        </w:rPr>
        <w:pPrChange w:id="193" w:author="Nick Smith" w:date="2021-05-17T14:21:00Z">
          <w:pPr>
            <w:spacing w:line="480" w:lineRule="auto"/>
          </w:pPr>
        </w:pPrChange>
      </w:pPr>
      <w:r w:rsidRPr="008531D1">
        <w:rPr>
          <w:rFonts w:eastAsia="Times New Roman"/>
          <w:b/>
          <w:bCs/>
          <w:color w:val="000000"/>
        </w:rPr>
        <w:t>Methods</w:t>
      </w:r>
    </w:p>
    <w:p w14:paraId="106B1BA6" w14:textId="77777777" w:rsidR="00361685" w:rsidRPr="001B44B1" w:rsidRDefault="00361685" w:rsidP="008531D1">
      <w:pPr>
        <w:spacing w:line="480" w:lineRule="auto"/>
        <w:contextualSpacing/>
        <w:rPr>
          <w:rFonts w:eastAsia="Times New Roman"/>
        </w:rPr>
        <w:pPrChange w:id="194" w:author="Nick Smith" w:date="2021-05-17T14:21:00Z">
          <w:pPr>
            <w:spacing w:line="480" w:lineRule="auto"/>
          </w:pPr>
        </w:pPrChange>
      </w:pPr>
      <w:r w:rsidRPr="001B44B1">
        <w:rPr>
          <w:rFonts w:eastAsia="Times New Roman"/>
          <w:i/>
          <w:iCs/>
          <w:color w:val="000000"/>
        </w:rPr>
        <w:t>Nutrient Network Description</w:t>
      </w:r>
    </w:p>
    <w:p w14:paraId="78105FA1" w14:textId="4D2E9C00" w:rsidR="00361685" w:rsidRPr="00771C52" w:rsidRDefault="00361685" w:rsidP="008531D1">
      <w:pPr>
        <w:spacing w:line="480" w:lineRule="auto"/>
        <w:ind w:firstLine="720"/>
        <w:contextualSpacing/>
        <w:rPr>
          <w:rFonts w:eastAsia="Times New Roman"/>
        </w:rPr>
        <w:pPrChange w:id="195" w:author="Nick Smith" w:date="2021-05-17T14:21:00Z">
          <w:pPr>
            <w:spacing w:line="480" w:lineRule="auto"/>
            <w:ind w:firstLine="720"/>
          </w:pPr>
        </w:pPrChange>
      </w:pPr>
      <w:r w:rsidRPr="00771C52">
        <w:rPr>
          <w:rFonts w:eastAsia="Times New Roman"/>
          <w:color w:val="000000"/>
        </w:rPr>
        <w:t>The Nutrient Network</w:t>
      </w:r>
      <w:ins w:id="196" w:author="Nick Smith" w:date="2021-05-17T14:58:00Z">
        <w:r w:rsidR="00CE3D9E">
          <w:rPr>
            <w:rFonts w:eastAsia="Times New Roman"/>
            <w:color w:val="000000"/>
          </w:rPr>
          <w:t xml:space="preserve"> </w:t>
        </w:r>
        <w:r w:rsidR="00CE3D9E">
          <w:rPr>
            <w:rFonts w:eastAsia="Times New Roman"/>
            <w:color w:val="000000"/>
          </w:rPr>
          <w:fldChar w:fldCharType="begin" w:fldLock="1"/>
        </w:r>
      </w:ins>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ins w:id="197" w:author="Nick Smith" w:date="2021-05-17T14:58:00Z">
        <w:r w:rsidR="00CE3D9E">
          <w:rPr>
            <w:rFonts w:eastAsia="Times New Roman"/>
            <w:noProof/>
            <w:color w:val="000000"/>
          </w:rPr>
          <w:t xml:space="preserve">NutNet; </w:t>
        </w:r>
      </w:ins>
      <w:r w:rsidR="00CE3D9E" w:rsidRPr="00CE3D9E">
        <w:rPr>
          <w:rFonts w:eastAsia="Times New Roman"/>
          <w:noProof/>
          <w:color w:val="000000"/>
        </w:rPr>
        <w:t>Lind, 2016)</w:t>
      </w:r>
      <w:ins w:id="198" w:author="Nick Smith" w:date="2021-05-17T14:58:00Z">
        <w:r w:rsidR="00CE3D9E">
          <w:rPr>
            <w:rFonts w:eastAsia="Times New Roman"/>
            <w:color w:val="000000"/>
          </w:rPr>
          <w:fldChar w:fldCharType="end"/>
        </w:r>
      </w:ins>
      <w:r w:rsidRPr="00771C52">
        <w:rPr>
          <w:rFonts w:eastAsia="Times New Roman"/>
          <w:color w:val="000000"/>
        </w:rPr>
        <w:t xml:space="preserve"> </w:t>
      </w:r>
      <w:del w:id="199" w:author="Nick Smith" w:date="2021-05-17T14:58:00Z">
        <w:r w:rsidRPr="00771C52" w:rsidDel="00CE3D9E">
          <w:rPr>
            <w:rFonts w:eastAsia="Times New Roman"/>
            <w:color w:val="000000"/>
          </w:rPr>
          <w:delText xml:space="preserve">(NutNet; Lind 2016) </w:delText>
        </w:r>
      </w:del>
      <w:r w:rsidRPr="00771C52">
        <w:rPr>
          <w:rFonts w:eastAsia="Times New Roman"/>
          <w:color w:val="000000"/>
        </w:rPr>
        <w:t>is a network of &gt;100 replicated nutrient addition experiments in grassland</w:t>
      </w:r>
      <w:ins w:id="200" w:author="Risa" w:date="2021-04-28T09:54:00Z">
        <w:r w:rsidR="00884CEC" w:rsidRPr="00771C52">
          <w:rPr>
            <w:rFonts w:eastAsia="Times New Roman"/>
            <w:color w:val="000000"/>
          </w:rPr>
          <w:t>s</w:t>
        </w:r>
      </w:ins>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At each site, the experiment is set up as a randomized split-plot design with 3 replicate blocks each containing 10</w:t>
      </w:r>
      <w:del w:id="201" w:author="Risa" w:date="2021-04-28T09:54:00Z">
        <w:r w:rsidRPr="00771C52" w:rsidDel="00884CEC">
          <w:rPr>
            <w:rFonts w:eastAsia="Times New Roman"/>
            <w:color w:val="000000"/>
          </w:rPr>
          <w:delText>,</w:delText>
        </w:r>
      </w:del>
      <w:r w:rsidRPr="00771C52">
        <w:rPr>
          <w:rFonts w:eastAsia="Times New Roman"/>
          <w:color w:val="000000"/>
        </w:rPr>
        <w:t xml:space="preserve"> 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ins w:id="202" w:author="Risa" w:date="2021-04-28T09:59:00Z">
        <w:r w:rsidR="00884CEC" w:rsidRPr="00771C52">
          <w:rPr>
            <w:rFonts w:eastAsia="Times New Roman"/>
            <w:color w:val="000000"/>
          </w:rPr>
          <w:t>iron</w:t>
        </w:r>
      </w:ins>
      <w:del w:id="203" w:author="Risa" w:date="2021-04-28T09:59:00Z">
        <w:r w:rsidRPr="00771C52" w:rsidDel="00884CEC">
          <w:rPr>
            <w:rFonts w:eastAsia="Times New Roman"/>
            <w:color w:val="000000"/>
          </w:rPr>
          <w:delText>Fe</w:delText>
        </w:r>
      </w:del>
      <w:r w:rsidRPr="00771C52">
        <w:rPr>
          <w:rFonts w:eastAsia="Times New Roman"/>
          <w:color w:val="000000"/>
        </w:rPr>
        <w:t xml:space="preserve">, </w:t>
      </w:r>
      <w:ins w:id="204" w:author="Risa" w:date="2021-04-28T09:59:00Z">
        <w:r w:rsidR="00884CEC" w:rsidRPr="00771C52">
          <w:rPr>
            <w:rFonts w:eastAsia="Times New Roman"/>
            <w:color w:val="000000"/>
          </w:rPr>
          <w:t>sulfur</w:t>
        </w:r>
      </w:ins>
      <w:del w:id="205" w:author="Risa" w:date="2021-04-28T09:59:00Z">
        <w:r w:rsidRPr="00771C52" w:rsidDel="00884CEC">
          <w:rPr>
            <w:rFonts w:eastAsia="Times New Roman"/>
            <w:color w:val="000000"/>
          </w:rPr>
          <w:delText>S</w:delText>
        </w:r>
      </w:del>
      <w:r w:rsidRPr="00771C52">
        <w:rPr>
          <w:rFonts w:eastAsia="Times New Roman"/>
          <w:color w:val="000000"/>
        </w:rPr>
        <w:t xml:space="preserve">, </w:t>
      </w:r>
      <w:ins w:id="206" w:author="Risa" w:date="2021-04-28T09:59:00Z">
        <w:r w:rsidR="00884CEC" w:rsidRPr="00771C52">
          <w:rPr>
            <w:rFonts w:eastAsia="Times New Roman"/>
            <w:color w:val="000000"/>
          </w:rPr>
          <w:t>magnesium</w:t>
        </w:r>
      </w:ins>
      <w:del w:id="207" w:author="Risa" w:date="2021-04-28T09:59:00Z">
        <w:r w:rsidRPr="00771C52" w:rsidDel="00884CEC">
          <w:rPr>
            <w:rFonts w:eastAsia="Times New Roman"/>
            <w:color w:val="000000"/>
          </w:rPr>
          <w:delText>Mg</w:delText>
        </w:r>
      </w:del>
      <w:r w:rsidRPr="00771C52">
        <w:rPr>
          <w:rFonts w:eastAsia="Times New Roman"/>
          <w:color w:val="000000"/>
        </w:rPr>
        <w:t xml:space="preserve">, </w:t>
      </w:r>
      <w:ins w:id="208" w:author="Risa" w:date="2021-04-28T09:59:00Z">
        <w:r w:rsidR="00884CEC" w:rsidRPr="00771C52">
          <w:rPr>
            <w:rFonts w:eastAsia="Times New Roman"/>
            <w:color w:val="000000"/>
          </w:rPr>
          <w:t>manganese</w:t>
        </w:r>
      </w:ins>
      <w:del w:id="209" w:author="Risa" w:date="2021-04-28T09:59:00Z">
        <w:r w:rsidRPr="00771C52" w:rsidDel="00884CEC">
          <w:rPr>
            <w:rFonts w:eastAsia="Times New Roman"/>
            <w:color w:val="000000"/>
          </w:rPr>
          <w:delText>Mn</w:delText>
        </w:r>
      </w:del>
      <w:r w:rsidRPr="00771C52">
        <w:rPr>
          <w:rFonts w:eastAsia="Times New Roman"/>
          <w:color w:val="000000"/>
        </w:rPr>
        <w:t xml:space="preserve">, </w:t>
      </w:r>
      <w:ins w:id="210" w:author="Risa" w:date="2021-04-28T09:59:00Z">
        <w:r w:rsidR="00884CEC" w:rsidRPr="00771C52">
          <w:rPr>
            <w:rFonts w:eastAsia="Times New Roman"/>
            <w:color w:val="000000"/>
          </w:rPr>
          <w:t>copper</w:t>
        </w:r>
      </w:ins>
      <w:del w:id="211" w:author="Risa" w:date="2021-04-28T09:59:00Z">
        <w:r w:rsidRPr="00771C52" w:rsidDel="00884CEC">
          <w:rPr>
            <w:rFonts w:eastAsia="Times New Roman"/>
            <w:color w:val="000000"/>
          </w:rPr>
          <w:delText>Cu</w:delText>
        </w:r>
      </w:del>
      <w:r w:rsidRPr="00771C52">
        <w:rPr>
          <w:rFonts w:eastAsia="Times New Roman"/>
          <w:color w:val="000000"/>
        </w:rPr>
        <w:t xml:space="preserve">, </w:t>
      </w:r>
      <w:ins w:id="212" w:author="Risa" w:date="2021-04-28T09:59:00Z">
        <w:r w:rsidR="00884CEC" w:rsidRPr="00771C52">
          <w:rPr>
            <w:rFonts w:eastAsia="Times New Roman"/>
            <w:color w:val="000000"/>
          </w:rPr>
          <w:t>zinc</w:t>
        </w:r>
      </w:ins>
      <w:del w:id="213" w:author="Risa" w:date="2021-04-28T09:59:00Z">
        <w:r w:rsidRPr="00771C52" w:rsidDel="00884CEC">
          <w:rPr>
            <w:rFonts w:eastAsia="Times New Roman"/>
            <w:color w:val="000000"/>
          </w:rPr>
          <w:delText>Zn</w:delText>
        </w:r>
      </w:del>
      <w:r w:rsidRPr="00771C52">
        <w:rPr>
          <w:rFonts w:eastAsia="Times New Roman"/>
          <w:color w:val="000000"/>
        </w:rPr>
        <w:t xml:space="preserve">, </w:t>
      </w:r>
      <w:ins w:id="214" w:author="Risa" w:date="2021-04-28T09:59:00Z">
        <w:r w:rsidR="00884CEC" w:rsidRPr="00771C52">
          <w:rPr>
            <w:rFonts w:eastAsia="Times New Roman"/>
            <w:color w:val="000000"/>
          </w:rPr>
          <w:t>boron</w:t>
        </w:r>
      </w:ins>
      <w:del w:id="215" w:author="Risa" w:date="2021-04-28T09:59:00Z">
        <w:r w:rsidRPr="00771C52" w:rsidDel="00884CEC">
          <w:rPr>
            <w:rFonts w:eastAsia="Times New Roman"/>
            <w:color w:val="000000"/>
          </w:rPr>
          <w:delText>B</w:delText>
        </w:r>
      </w:del>
      <w:r w:rsidRPr="00771C52">
        <w:rPr>
          <w:rFonts w:eastAsia="Times New Roman"/>
          <w:color w:val="000000"/>
        </w:rPr>
        <w:t xml:space="preserve">, </w:t>
      </w:r>
      <w:ins w:id="216" w:author="Risa" w:date="2021-04-28T10:00:00Z">
        <w:r w:rsidR="00884CEC" w:rsidRPr="00771C52">
          <w:rPr>
            <w:rFonts w:eastAsia="Times New Roman"/>
            <w:color w:val="000000"/>
          </w:rPr>
          <w:t>molybdenum</w:t>
        </w:r>
      </w:ins>
      <w:del w:id="217" w:author="Risa" w:date="2021-04-28T10:00:00Z">
        <w:r w:rsidRPr="00771C52" w:rsidDel="00884CEC">
          <w:rPr>
            <w:rFonts w:eastAsia="Times New Roman"/>
            <w:color w:val="000000"/>
          </w:rPr>
          <w:delText>Mo</w:delText>
        </w:r>
      </w:del>
      <w:r w:rsidRPr="00771C52">
        <w:rPr>
          <w:rFonts w:eastAsia="Times New Roman"/>
          <w:color w:val="000000"/>
        </w:rPr>
        <w:t xml:space="preserve">, and </w:t>
      </w:r>
      <w:ins w:id="218" w:author="Risa" w:date="2021-04-28T10:00:00Z">
        <w:r w:rsidR="00884CEC" w:rsidRPr="00771C52">
          <w:rPr>
            <w:rFonts w:eastAsia="Times New Roman"/>
            <w:color w:val="000000"/>
          </w:rPr>
          <w:t>calcium</w:t>
        </w:r>
      </w:ins>
      <w:del w:id="219" w:author="Risa" w:date="2021-04-28T10:00:00Z">
        <w:r w:rsidRPr="00771C52" w:rsidDel="00884CEC">
          <w:rPr>
            <w:rFonts w:eastAsia="Times New Roman"/>
            <w:color w:val="000000"/>
          </w:rPr>
          <w:delText>Ca</w:delText>
        </w:r>
      </w:del>
      <w:r w:rsidRPr="00771C52">
        <w:rPr>
          <w:rFonts w:eastAsia="Times New Roman"/>
          <w:color w:val="000000"/>
        </w:rPr>
        <w:t>) was added to all K plots once. The oldest sites in the network</w:t>
      </w:r>
      <w:ins w:id="220" w:author="Nick Smith" w:date="2021-05-17T14:39:00Z">
        <w:r w:rsidR="00BA58FF">
          <w:rPr>
            <w:rFonts w:eastAsia="Times New Roman"/>
            <w:color w:val="000000"/>
          </w:rPr>
          <w:t xml:space="preserve"> began </w:t>
        </w:r>
      </w:ins>
      <w:del w:id="221" w:author="Nick Smith" w:date="2021-05-17T14:39:00Z">
        <w:r w:rsidRPr="00771C52" w:rsidDel="00BA58FF">
          <w:rPr>
            <w:rFonts w:eastAsia="Times New Roman"/>
            <w:color w:val="000000"/>
          </w:rPr>
          <w:delText xml:space="preserve"> have been </w:delText>
        </w:r>
      </w:del>
      <w:r w:rsidRPr="00771C52">
        <w:rPr>
          <w:rFonts w:eastAsia="Times New Roman"/>
          <w:color w:val="000000"/>
        </w:rPr>
        <w:t xml:space="preserve">adding nutrients </w:t>
      </w:r>
      <w:del w:id="222" w:author="Nick Smith" w:date="2021-05-17T14:39:00Z">
        <w:r w:rsidRPr="00771C52" w:rsidDel="00BA58FF">
          <w:rPr>
            <w:rFonts w:eastAsia="Times New Roman"/>
            <w:color w:val="000000"/>
          </w:rPr>
          <w:delText xml:space="preserve">since </w:delText>
        </w:r>
      </w:del>
      <w:ins w:id="223" w:author="Nick Smith" w:date="2021-05-17T14:39:00Z">
        <w:r w:rsidR="00BA58FF">
          <w:rPr>
            <w:rFonts w:eastAsia="Times New Roman"/>
            <w:color w:val="000000"/>
          </w:rPr>
          <w:t>in</w:t>
        </w:r>
        <w:r w:rsidR="00BA58FF" w:rsidRPr="00771C52">
          <w:rPr>
            <w:rFonts w:eastAsia="Times New Roman"/>
            <w:color w:val="000000"/>
          </w:rPr>
          <w:t xml:space="preserve"> </w:t>
        </w:r>
      </w:ins>
      <w:r w:rsidRPr="00771C52">
        <w:rPr>
          <w:rFonts w:eastAsia="Times New Roman"/>
          <w:color w:val="000000"/>
        </w:rPr>
        <w:t>2008.</w:t>
      </w:r>
    </w:p>
    <w:p w14:paraId="2731A9C3" w14:textId="77777777" w:rsidR="00361685" w:rsidRPr="00771C52" w:rsidRDefault="00361685" w:rsidP="008531D1">
      <w:pPr>
        <w:spacing w:line="480" w:lineRule="auto"/>
        <w:contextualSpacing/>
        <w:rPr>
          <w:rFonts w:eastAsia="Times New Roman"/>
        </w:rPr>
        <w:pPrChange w:id="224" w:author="Nick Smith" w:date="2021-05-17T14:21:00Z">
          <w:pPr/>
        </w:pPrChange>
      </w:pPr>
    </w:p>
    <w:p w14:paraId="374A6480" w14:textId="77777777" w:rsidR="00361685" w:rsidRPr="00771C52" w:rsidRDefault="00361685" w:rsidP="008531D1">
      <w:pPr>
        <w:spacing w:line="480" w:lineRule="auto"/>
        <w:contextualSpacing/>
        <w:rPr>
          <w:rFonts w:eastAsia="Times New Roman"/>
        </w:rPr>
        <w:pPrChange w:id="225" w:author="Nick Smith" w:date="2021-05-17T14:21:00Z">
          <w:pPr>
            <w:spacing w:line="480" w:lineRule="auto"/>
          </w:pPr>
        </w:pPrChange>
      </w:pPr>
      <w:r w:rsidRPr="00771C52">
        <w:rPr>
          <w:rFonts w:eastAsia="Times New Roman"/>
          <w:i/>
          <w:iCs/>
          <w:color w:val="000000"/>
        </w:rPr>
        <w:t>Datasets</w:t>
      </w:r>
    </w:p>
    <w:p w14:paraId="3BFE40FE" w14:textId="1780CA70" w:rsidR="00361685" w:rsidRPr="00771C52" w:rsidRDefault="00361685" w:rsidP="008531D1">
      <w:pPr>
        <w:spacing w:line="480" w:lineRule="auto"/>
        <w:ind w:firstLine="720"/>
        <w:contextualSpacing/>
        <w:rPr>
          <w:rFonts w:eastAsia="Times New Roman"/>
        </w:rPr>
        <w:pPrChange w:id="226" w:author="Nick Smith" w:date="2021-05-17T14:21:00Z">
          <w:pPr>
            <w:spacing w:line="480" w:lineRule="auto"/>
            <w:ind w:firstLine="720"/>
          </w:pPr>
        </w:pPrChange>
      </w:pPr>
      <w:r w:rsidRPr="00771C52">
        <w:rPr>
          <w:rFonts w:eastAsia="Times New Roman"/>
          <w:color w:val="000000"/>
        </w:rPr>
        <w:t>To test our hypotheses</w:t>
      </w:r>
      <w:ins w:id="227" w:author="Risa" w:date="2021-04-28T10:00:00Z">
        <w:r w:rsidR="00930A47" w:rsidRPr="00771C52">
          <w:rPr>
            <w:rFonts w:eastAsia="Times New Roman"/>
            <w:color w:val="000000"/>
          </w:rPr>
          <w:t>,</w:t>
        </w:r>
      </w:ins>
      <w:r w:rsidRPr="00771C52">
        <w:rPr>
          <w:rFonts w:eastAsia="Times New Roman"/>
          <w:color w:val="000000"/>
        </w:rPr>
        <w:t xml:space="preserve"> we utilized two datasets from the NutNet: (1) a leaf trait dataset</w:t>
      </w:r>
      <w:ins w:id="228" w:author="Nick Smith" w:date="2021-05-17T15:10:00Z">
        <w:r w:rsidR="003B0716">
          <w:rPr>
            <w:rFonts w:eastAsia="Times New Roman"/>
            <w:color w:val="000000"/>
          </w:rPr>
          <w:t xml:space="preserve"> </w:t>
        </w:r>
        <w:r w:rsidR="003B0716">
          <w:rPr>
            <w:rFonts w:eastAsia="Times New Roman"/>
            <w:color w:val="000000"/>
          </w:rPr>
          <w:fldChar w:fldCharType="begin" w:fldLock="1"/>
        </w:r>
      </w:ins>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ins w:id="229" w:author="Nick Smith" w:date="2021-05-17T15:10:00Z">
        <w:r w:rsidR="003B0716">
          <w:rPr>
            <w:rFonts w:eastAsia="Times New Roman"/>
            <w:color w:val="000000"/>
          </w:rPr>
          <w:fldChar w:fldCharType="end"/>
        </w:r>
      </w:ins>
      <w:r w:rsidRPr="00771C52">
        <w:rPr>
          <w:rFonts w:eastAsia="Times New Roman"/>
          <w:color w:val="000000"/>
        </w:rPr>
        <w:t xml:space="preserve"> </w:t>
      </w:r>
      <w:del w:id="230" w:author="Nick Smith" w:date="2021-05-17T15:10:00Z">
        <w:r w:rsidRPr="00771C52" w:rsidDel="003B0716">
          <w:rPr>
            <w:rFonts w:eastAsia="Times New Roman"/>
            <w:color w:val="000000"/>
          </w:rPr>
          <w:delText xml:space="preserve">(Firn et al., 2019) </w:delText>
        </w:r>
      </w:del>
      <w:r w:rsidRPr="00771C52">
        <w:rPr>
          <w:rFonts w:eastAsia="Times New Roman"/>
          <w:color w:val="000000"/>
        </w:rPr>
        <w:t>and (2) the NutNet core dataset</w:t>
      </w:r>
      <w:ins w:id="231" w:author="Nick Smith" w:date="2021-05-17T15:10:00Z">
        <w:r w:rsidR="003B0716">
          <w:rPr>
            <w:rFonts w:eastAsia="Times New Roman"/>
            <w:color w:val="000000"/>
          </w:rPr>
          <w:t xml:space="preserve"> </w:t>
        </w:r>
        <w:r w:rsidR="003B0716">
          <w:rPr>
            <w:rFonts w:eastAsia="Times New Roman"/>
            <w:color w:val="000000"/>
          </w:rPr>
          <w:fldChar w:fldCharType="begin" w:fldLock="1"/>
        </w:r>
      </w:ins>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ins w:id="232" w:author="Nick Smith" w:date="2021-05-17T15:10:00Z">
        <w:r w:rsidR="003B0716">
          <w:rPr>
            <w:rFonts w:eastAsia="Times New Roman"/>
            <w:color w:val="000000"/>
          </w:rPr>
          <w:fldChar w:fldCharType="end"/>
        </w:r>
      </w:ins>
      <w:del w:id="233" w:author="Nick Smith" w:date="2021-05-17T15:11:00Z">
        <w:r w:rsidRPr="00771C52" w:rsidDel="003B0716">
          <w:rPr>
            <w:rFonts w:eastAsia="Times New Roman"/>
            <w:color w:val="000000"/>
          </w:rPr>
          <w:delText xml:space="preserve"> (Lind 2016)</w:delText>
        </w:r>
      </w:del>
      <w:r w:rsidRPr="00771C52">
        <w:rPr>
          <w:rFonts w:eastAsia="Times New Roman"/>
          <w:color w:val="000000"/>
        </w:rPr>
        <w:t xml:space="preserve">. The leaf trait dataset </w:t>
      </w:r>
      <w:del w:id="234" w:author="Risa" w:date="2021-04-28T10:00:00Z">
        <w:r w:rsidRPr="00771C52" w:rsidDel="00930A47">
          <w:rPr>
            <w:rFonts w:eastAsia="Times New Roman"/>
            <w:color w:val="000000"/>
          </w:rPr>
          <w:delText xml:space="preserve">used </w:delText>
        </w:r>
      </w:del>
      <w:r w:rsidRPr="00771C52">
        <w:rPr>
          <w:rFonts w:eastAsia="Times New Roman"/>
          <w:color w:val="000000"/>
        </w:rPr>
        <w:t>consisted of leaf elemental, isotopic, and morphological variables. Samples were collected from up to five randomly selected individuals per plot, typically 3-4 years after nutrient addition at each site (see Firn et al., 2019). For our analyses, we selected samples that contained each of nitrogen concentration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35" w:author="Risa" w:date="2021-04-28T10:02:00Z">
          <w:tblPr>
            <w:tblStyle w:val="TableGrid"/>
            <w:tblW w:w="0" w:type="auto"/>
            <w:tblLook w:val="04A0" w:firstRow="1" w:lastRow="0" w:firstColumn="1" w:lastColumn="0" w:noHBand="0" w:noVBand="1"/>
          </w:tblPr>
        </w:tblPrChange>
      </w:tblPr>
      <w:tblGrid>
        <w:gridCol w:w="4675"/>
        <w:gridCol w:w="4675"/>
        <w:tblGridChange w:id="236">
          <w:tblGrid>
            <w:gridCol w:w="4675"/>
            <w:gridCol w:w="4675"/>
          </w:tblGrid>
        </w:tblGridChange>
      </w:tblGrid>
      <w:tr w:rsidR="00B47C59" w:rsidRPr="00771C52" w14:paraId="3D4650DE" w14:textId="77777777" w:rsidTr="00B47C59">
        <w:trPr>
          <w:ins w:id="237" w:author="Risa" w:date="2021-04-28T10:01:00Z"/>
        </w:trPr>
        <w:tc>
          <w:tcPr>
            <w:tcW w:w="4675" w:type="dxa"/>
            <w:tcPrChange w:id="238" w:author="Risa" w:date="2021-04-28T10:02:00Z">
              <w:tcPr>
                <w:tcW w:w="4675" w:type="dxa"/>
              </w:tcPr>
            </w:tcPrChange>
          </w:tcPr>
          <w:p w14:paraId="1FAC5AE5" w14:textId="0A11CB2F" w:rsidR="00B47C59" w:rsidRPr="00771C52" w:rsidRDefault="00B47C59" w:rsidP="008531D1">
            <w:pPr>
              <w:spacing w:line="480" w:lineRule="auto"/>
              <w:contextualSpacing/>
              <w:rPr>
                <w:ins w:id="239" w:author="Risa" w:date="2021-04-28T10:01:00Z"/>
                <w:rFonts w:eastAsia="Times New Roman"/>
                <w:i/>
                <w:iCs/>
                <w:color w:val="000000"/>
              </w:rPr>
              <w:pPrChange w:id="240" w:author="Nick Smith" w:date="2021-05-17T14:21:00Z">
                <w:pPr>
                  <w:spacing w:line="480" w:lineRule="auto"/>
                </w:pPr>
              </w:pPrChange>
            </w:pPr>
            <w:ins w:id="241" w:author="Risa" w:date="2021-04-28T10:01:00Z">
              <w:r w:rsidRPr="00771C52">
                <w:rPr>
                  <w:rFonts w:eastAsia="Times New Roman"/>
                  <w:i/>
                  <w:iCs/>
                  <w:color w:val="000000"/>
                </w:rPr>
                <w:lastRenderedPageBreak/>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ins>
          </w:p>
        </w:tc>
        <w:tc>
          <w:tcPr>
            <w:tcW w:w="4675" w:type="dxa"/>
            <w:tcPrChange w:id="242" w:author="Risa" w:date="2021-04-28T10:02:00Z">
              <w:tcPr>
                <w:tcW w:w="4675" w:type="dxa"/>
              </w:tcPr>
            </w:tcPrChange>
          </w:tcPr>
          <w:p w14:paraId="3227D5EA" w14:textId="1B2C2342" w:rsidR="00B47C59" w:rsidRPr="008531D1" w:rsidRDefault="00B47C59" w:rsidP="008531D1">
            <w:pPr>
              <w:spacing w:line="480" w:lineRule="auto"/>
              <w:contextualSpacing/>
              <w:jc w:val="right"/>
              <w:rPr>
                <w:ins w:id="243" w:author="Risa" w:date="2021-04-28T10:01:00Z"/>
                <w:rFonts w:eastAsia="Times New Roman"/>
                <w:color w:val="000000"/>
                <w:rPrChange w:id="244" w:author="Nick Smith" w:date="2021-05-17T14:21:00Z">
                  <w:rPr>
                    <w:ins w:id="245" w:author="Risa" w:date="2021-04-28T10:01:00Z"/>
                    <w:rFonts w:eastAsia="Times New Roman"/>
                    <w:i/>
                    <w:iCs/>
                    <w:color w:val="000000"/>
                  </w:rPr>
                </w:rPrChange>
              </w:rPr>
              <w:pPrChange w:id="246" w:author="Nick Smith" w:date="2021-05-17T14:21:00Z">
                <w:pPr>
                  <w:spacing w:line="480" w:lineRule="auto"/>
                </w:pPr>
              </w:pPrChange>
            </w:pPr>
            <w:ins w:id="247" w:author="Risa" w:date="2021-04-28T10:01:00Z">
              <w:r w:rsidRPr="008531D1">
                <w:rPr>
                  <w:rFonts w:eastAsia="Times New Roman"/>
                  <w:color w:val="000000"/>
                  <w:rPrChange w:id="248" w:author="Nick Smith" w:date="2021-05-17T14:21:00Z">
                    <w:rPr>
                      <w:rFonts w:eastAsia="Times New Roman"/>
                      <w:i/>
                      <w:iCs/>
                      <w:color w:val="000000"/>
                    </w:rPr>
                  </w:rPrChange>
                </w:rPr>
                <w:t>(</w:t>
              </w:r>
              <w:del w:id="249" w:author="Nick Smith" w:date="2021-05-17T14:40:00Z">
                <w:r w:rsidRPr="008531D1" w:rsidDel="00C41EA2">
                  <w:rPr>
                    <w:rFonts w:eastAsia="Times New Roman"/>
                    <w:color w:val="000000"/>
                    <w:rPrChange w:id="250" w:author="Nick Smith" w:date="2021-05-17T14:21:00Z">
                      <w:rPr>
                        <w:rFonts w:eastAsia="Times New Roman"/>
                        <w:i/>
                        <w:iCs/>
                        <w:color w:val="000000"/>
                      </w:rPr>
                    </w:rPrChange>
                  </w:rPr>
                  <w:delText>2</w:delText>
                </w:r>
              </w:del>
            </w:ins>
            <w:ins w:id="251" w:author="Nick Smith" w:date="2021-05-17T14:40:00Z">
              <w:r w:rsidR="00C41EA2">
                <w:rPr>
                  <w:rFonts w:eastAsia="Times New Roman"/>
                  <w:color w:val="000000"/>
                </w:rPr>
                <w:t>1</w:t>
              </w:r>
            </w:ins>
            <w:ins w:id="252" w:author="Risa" w:date="2021-04-28T10:01:00Z">
              <w:r w:rsidRPr="008531D1">
                <w:rPr>
                  <w:rFonts w:eastAsia="Times New Roman"/>
                  <w:color w:val="000000"/>
                  <w:rPrChange w:id="253" w:author="Nick Smith" w:date="2021-05-17T14:21:00Z">
                    <w:rPr>
                      <w:rFonts w:eastAsia="Times New Roman"/>
                      <w:i/>
                      <w:iCs/>
                      <w:color w:val="000000"/>
                    </w:rPr>
                  </w:rPrChange>
                </w:rPr>
                <w:t>)</w:t>
              </w:r>
            </w:ins>
          </w:p>
        </w:tc>
      </w:tr>
    </w:tbl>
    <w:p w14:paraId="2410167C" w14:textId="0AFBC5A3" w:rsidR="00361685" w:rsidRPr="00771C52" w:rsidDel="00B47C59" w:rsidRDefault="00B47C59" w:rsidP="008531D1">
      <w:pPr>
        <w:spacing w:line="480" w:lineRule="auto"/>
        <w:contextualSpacing/>
        <w:rPr>
          <w:del w:id="254" w:author="Risa" w:date="2021-04-28T10:02:00Z"/>
          <w:rFonts w:eastAsia="Times New Roman"/>
        </w:rPr>
        <w:pPrChange w:id="255" w:author="Nick Smith" w:date="2021-05-17T14:21:00Z">
          <w:pPr>
            <w:spacing w:line="480" w:lineRule="auto"/>
          </w:pPr>
        </w:pPrChange>
      </w:pPr>
      <w:ins w:id="256" w:author="Risa" w:date="2021-04-28T10:02:00Z">
        <w:r w:rsidRPr="00771C52">
          <w:rPr>
            <w:rFonts w:eastAsia="Times New Roman"/>
            <w:i/>
            <w:iCs/>
            <w:color w:val="000000"/>
          </w:rPr>
          <w:tab/>
        </w:r>
      </w:ins>
      <w:del w:id="257" w:author="Risa" w:date="2021-04-28T10:02:00Z">
        <w:r w:rsidR="00361685" w:rsidRPr="00771C52" w:rsidDel="00B47C59">
          <w:rPr>
            <w:rFonts w:eastAsia="Times New Roman"/>
            <w:i/>
            <w:iCs/>
            <w:color w:val="000000"/>
          </w:rPr>
          <w:delText>N</w:delText>
        </w:r>
        <w:r w:rsidR="00361685" w:rsidRPr="00771C52" w:rsidDel="00B47C59">
          <w:rPr>
            <w:rFonts w:eastAsia="Times New Roman"/>
            <w:color w:val="000000"/>
            <w:vertAlign w:val="subscript"/>
          </w:rPr>
          <w:delText>area</w:delText>
        </w:r>
        <w:r w:rsidR="00361685" w:rsidRPr="00771C52" w:rsidDel="00B47C59">
          <w:rPr>
            <w:rFonts w:eastAsia="Times New Roman"/>
            <w:color w:val="000000"/>
          </w:rPr>
          <w:delText xml:space="preserve"> = </w:delText>
        </w:r>
        <w:r w:rsidR="00361685" w:rsidRPr="00771C52" w:rsidDel="00B47C59">
          <w:rPr>
            <w:rFonts w:eastAsia="Times New Roman"/>
            <w:i/>
            <w:iCs/>
            <w:color w:val="000000"/>
          </w:rPr>
          <w:delText>N</w:delText>
        </w:r>
        <w:r w:rsidR="00361685" w:rsidRPr="00771C52" w:rsidDel="00B47C59">
          <w:rPr>
            <w:rFonts w:eastAsia="Times New Roman"/>
            <w:color w:val="000000"/>
            <w:vertAlign w:val="subscript"/>
          </w:rPr>
          <w:delText>mass</w:delText>
        </w:r>
        <w:r w:rsidR="00361685" w:rsidRPr="00771C52" w:rsidDel="00B47C59">
          <w:rPr>
            <w:rFonts w:eastAsia="Times New Roman"/>
            <w:color w:val="000000"/>
          </w:rPr>
          <w:delText xml:space="preserve"> /</w:delText>
        </w:r>
      </w:del>
      <w:del w:id="258" w:author="Risa" w:date="2021-04-28T10:01:00Z">
        <w:r w:rsidR="00361685" w:rsidRPr="00771C52" w:rsidDel="00B47C59">
          <w:rPr>
            <w:rFonts w:eastAsia="Times New Roman"/>
            <w:color w:val="000000"/>
          </w:rPr>
          <w:delText xml:space="preserve"> </w:delText>
        </w:r>
      </w:del>
      <w:del w:id="259" w:author="Risa" w:date="2021-04-28T10:02:00Z">
        <w:r w:rsidR="00361685" w:rsidRPr="00771C52" w:rsidDel="00B47C59">
          <w:rPr>
            <w:rFonts w:eastAsia="Times New Roman"/>
            <w:i/>
            <w:iCs/>
            <w:color w:val="000000"/>
          </w:rPr>
          <w:delText>M</w:delText>
        </w:r>
        <w:r w:rsidR="00361685" w:rsidRPr="00771C52" w:rsidDel="00B47C59">
          <w:rPr>
            <w:rFonts w:eastAsia="Times New Roman"/>
            <w:color w:val="000000"/>
            <w:vertAlign w:val="subscript"/>
          </w:rPr>
          <w:delText>area</w:delText>
        </w:r>
        <w:r w:rsidR="00361685" w:rsidRPr="00771C52" w:rsidDel="00B47C59">
          <w:rPr>
            <w:rFonts w:eastAsia="Times New Roman"/>
            <w:color w:val="000000"/>
          </w:rPr>
          <w:delText>                                                                                                                          (2)</w:delText>
        </w:r>
      </w:del>
    </w:p>
    <w:p w14:paraId="183B4E18" w14:textId="7CA31D5E" w:rsidR="00361685" w:rsidRPr="00771C52" w:rsidRDefault="00361685" w:rsidP="008531D1">
      <w:pPr>
        <w:spacing w:line="480" w:lineRule="auto"/>
        <w:contextualSpacing/>
        <w:rPr>
          <w:rFonts w:eastAsia="Times New Roman"/>
        </w:rPr>
        <w:pPrChange w:id="260" w:author="Nick Smith" w:date="2021-05-17T14:21:00Z">
          <w:pPr>
            <w:spacing w:line="480" w:lineRule="auto"/>
          </w:pPr>
        </w:pPrChange>
      </w:pPr>
      <w:r w:rsidRPr="00771C52">
        <w:rPr>
          <w:rFonts w:eastAsia="Times New Roman"/>
          <w:color w:val="000000"/>
        </w:rPr>
        <w:t>We calculated the ratio of intercellular to extracellular CO</w:t>
      </w:r>
      <w:r w:rsidRPr="00771C52">
        <w:rPr>
          <w:rFonts w:eastAsia="Times New Roman"/>
          <w:color w:val="000000"/>
          <w:vertAlign w:val="subscript"/>
        </w:rPr>
        <w:t>2</w:t>
      </w:r>
      <w:r w:rsidRPr="00771C52">
        <w:rPr>
          <w:rFonts w:eastAsia="Times New Roman"/>
          <w:color w:val="000000"/>
        </w:rPr>
        <w:t xml:space="preserve"> concentration (χ; Pa Pa</w:t>
      </w:r>
      <w:r w:rsidRPr="00771C52">
        <w:rPr>
          <w:rFonts w:eastAsia="Times New Roman"/>
          <w:color w:val="000000"/>
          <w:vertAlign w:val="superscript"/>
        </w:rPr>
        <w:t>-1</w:t>
      </w:r>
      <w:r w:rsidRPr="00771C52">
        <w:rPr>
          <w:rFonts w:eastAsia="Times New Roman"/>
          <w:color w:val="000000"/>
        </w:rPr>
        <w:t>) from δ</w:t>
      </w:r>
      <w:r w:rsidRPr="00771C52">
        <w:rPr>
          <w:rFonts w:eastAsia="Times New Roman"/>
          <w:color w:val="000000"/>
          <w:vertAlign w:val="superscript"/>
        </w:rPr>
        <w:t>13</w:t>
      </w:r>
      <w:r w:rsidRPr="00771C52">
        <w:rPr>
          <w:rFonts w:eastAsia="Times New Roman"/>
          <w:color w:val="000000"/>
        </w:rPr>
        <w:t xml:space="preserve">C following Farquhar </w:t>
      </w:r>
      <w:r w:rsidRPr="00FC770E">
        <w:rPr>
          <w:rFonts w:eastAsia="Times New Roman"/>
          <w:i/>
          <w:color w:val="000000"/>
          <w:rPrChange w:id="261" w:author="Nick Smith" w:date="2021-05-17T15:13:00Z">
            <w:rPr>
              <w:rFonts w:eastAsia="Times New Roman"/>
              <w:color w:val="000000"/>
            </w:rPr>
          </w:rPrChange>
        </w:rPr>
        <w:t>et al.</w:t>
      </w:r>
      <w:ins w:id="262" w:author="Nick Smith" w:date="2021-05-17T15:11:00Z">
        <w:r w:rsidR="003B0716">
          <w:rPr>
            <w:rFonts w:eastAsia="Times New Roman"/>
            <w:color w:val="000000"/>
          </w:rPr>
          <w:t xml:space="preserve"> </w:t>
        </w:r>
        <w:r w:rsidR="003B0716">
          <w:rPr>
            <w:rFonts w:eastAsia="Times New Roman"/>
            <w:color w:val="000000"/>
          </w:rPr>
          <w:fldChar w:fldCharType="begin" w:fldLock="1"/>
        </w:r>
      </w:ins>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w:t>
      </w:r>
      <w:del w:id="263" w:author="Nick Smith" w:date="2021-05-17T15:11:00Z">
        <w:r w:rsidR="003B0716" w:rsidRPr="003B0716" w:rsidDel="003B0716">
          <w:rPr>
            <w:rFonts w:eastAsia="Times New Roman"/>
            <w:noProof/>
            <w:color w:val="000000"/>
          </w:rPr>
          <w:delText xml:space="preserve">Farquhar </w:delText>
        </w:r>
        <w:r w:rsidR="003B0716" w:rsidRPr="003B0716" w:rsidDel="003B0716">
          <w:rPr>
            <w:rFonts w:eastAsia="Times New Roman"/>
            <w:i/>
            <w:noProof/>
            <w:color w:val="000000"/>
          </w:rPr>
          <w:delText>et al.</w:delText>
        </w:r>
        <w:r w:rsidR="003B0716" w:rsidRPr="003B0716" w:rsidDel="003B0716">
          <w:rPr>
            <w:rFonts w:eastAsia="Times New Roman"/>
            <w:noProof/>
            <w:color w:val="000000"/>
          </w:rPr>
          <w:delText xml:space="preserve">, </w:delText>
        </w:r>
      </w:del>
      <w:r w:rsidR="003B0716" w:rsidRPr="003B0716">
        <w:rPr>
          <w:rFonts w:eastAsia="Times New Roman"/>
          <w:noProof/>
          <w:color w:val="000000"/>
        </w:rPr>
        <w:t>1989)</w:t>
      </w:r>
      <w:ins w:id="264" w:author="Nick Smith" w:date="2021-05-17T15:11:00Z">
        <w:r w:rsidR="003B0716">
          <w:rPr>
            <w:rFonts w:eastAsia="Times New Roman"/>
            <w:color w:val="000000"/>
          </w:rPr>
          <w:fldChar w:fldCharType="end"/>
        </w:r>
      </w:ins>
      <w:r w:rsidRPr="00771C52">
        <w:rPr>
          <w:rFonts w:eastAsia="Times New Roman"/>
          <w:color w:val="000000"/>
        </w:rPr>
        <w:t xml:space="preserve"> </w:t>
      </w:r>
      <w:del w:id="265" w:author="Nick Smith" w:date="2021-05-17T15:11:00Z">
        <w:r w:rsidRPr="00771C52" w:rsidDel="003B0716">
          <w:rPr>
            <w:rFonts w:eastAsia="Times New Roman"/>
            <w:color w:val="000000"/>
          </w:rPr>
          <w:delText xml:space="preserve">(1989) </w:delText>
        </w:r>
      </w:del>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rPr>
          <w:ins w:id="266" w:author="Risa" w:date="2021-04-28T10:02:00Z"/>
        </w:trPr>
        <w:tc>
          <w:tcPr>
            <w:tcW w:w="4675" w:type="dxa"/>
          </w:tcPr>
          <w:p w14:paraId="5DBC7472" w14:textId="32E01F74" w:rsidR="00B47C59" w:rsidRPr="00771C52" w:rsidRDefault="00B47C59" w:rsidP="008531D1">
            <w:pPr>
              <w:spacing w:line="480" w:lineRule="auto"/>
              <w:contextualSpacing/>
              <w:rPr>
                <w:ins w:id="267" w:author="Risa" w:date="2021-04-28T10:02:00Z"/>
                <w:rFonts w:eastAsia="Times New Roman"/>
                <w:i/>
                <w:iCs/>
                <w:color w:val="000000"/>
              </w:rPr>
              <w:pPrChange w:id="268" w:author="Nick Smith" w:date="2021-05-17T14:21:00Z">
                <w:pPr>
                  <w:spacing w:line="480" w:lineRule="auto"/>
                </w:pPr>
              </w:pPrChange>
            </w:pPr>
            <w:ins w:id="269" w:author="Risa" w:date="2021-04-28T10:02:00Z">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ins>
          </w:p>
        </w:tc>
        <w:tc>
          <w:tcPr>
            <w:tcW w:w="4675" w:type="dxa"/>
          </w:tcPr>
          <w:p w14:paraId="21CC138E" w14:textId="46648D05" w:rsidR="00B47C59" w:rsidRPr="00771C52" w:rsidRDefault="00B47C59" w:rsidP="008531D1">
            <w:pPr>
              <w:spacing w:line="480" w:lineRule="auto"/>
              <w:contextualSpacing/>
              <w:jc w:val="right"/>
              <w:rPr>
                <w:ins w:id="270" w:author="Risa" w:date="2021-04-28T10:02:00Z"/>
                <w:rFonts w:eastAsia="Times New Roman"/>
                <w:color w:val="000000"/>
              </w:rPr>
              <w:pPrChange w:id="271" w:author="Nick Smith" w:date="2021-05-17T14:21:00Z">
                <w:pPr>
                  <w:spacing w:line="480" w:lineRule="auto"/>
                  <w:jc w:val="right"/>
                </w:pPr>
              </w:pPrChange>
            </w:pPr>
            <w:ins w:id="272" w:author="Risa" w:date="2021-04-28T10:02:00Z">
              <w:r w:rsidRPr="00771C52">
                <w:rPr>
                  <w:rFonts w:eastAsia="Times New Roman"/>
                  <w:color w:val="000000"/>
                </w:rPr>
                <w:t>(</w:t>
              </w:r>
              <w:del w:id="273" w:author="Nick Smith" w:date="2021-05-17T14:40:00Z">
                <w:r w:rsidRPr="00771C52" w:rsidDel="00C41EA2">
                  <w:rPr>
                    <w:rFonts w:eastAsia="Times New Roman"/>
                    <w:color w:val="000000"/>
                  </w:rPr>
                  <w:delText>3</w:delText>
                </w:r>
              </w:del>
            </w:ins>
            <w:ins w:id="274" w:author="Nick Smith" w:date="2021-05-17T14:40:00Z">
              <w:r w:rsidR="00C41EA2">
                <w:rPr>
                  <w:rFonts w:eastAsia="Times New Roman"/>
                  <w:color w:val="000000"/>
                </w:rPr>
                <w:t>2</w:t>
              </w:r>
            </w:ins>
            <w:ins w:id="275" w:author="Risa" w:date="2021-04-28T10:02:00Z">
              <w:r w:rsidRPr="00771C52">
                <w:rPr>
                  <w:rFonts w:eastAsia="Times New Roman"/>
                  <w:color w:val="000000"/>
                </w:rPr>
                <w:t>)</w:t>
              </w:r>
            </w:ins>
          </w:p>
        </w:tc>
      </w:tr>
    </w:tbl>
    <w:p w14:paraId="362FA74A" w14:textId="77D9B1C3" w:rsidR="00361685" w:rsidRPr="00771C52" w:rsidDel="00B47C59" w:rsidRDefault="00B47C59" w:rsidP="008531D1">
      <w:pPr>
        <w:spacing w:line="480" w:lineRule="auto"/>
        <w:contextualSpacing/>
        <w:rPr>
          <w:del w:id="276" w:author="Risa" w:date="2021-04-28T10:02:00Z"/>
          <w:rFonts w:eastAsia="Times New Roman"/>
        </w:rPr>
        <w:pPrChange w:id="277" w:author="Nick Smith" w:date="2021-05-17T14:21:00Z">
          <w:pPr>
            <w:spacing w:line="480" w:lineRule="auto"/>
          </w:pPr>
        </w:pPrChange>
      </w:pPr>
      <w:ins w:id="278" w:author="Risa" w:date="2021-04-28T10:03:00Z">
        <w:del w:id="279" w:author="Nick Smith" w:date="2021-05-17T14:40:00Z">
          <w:r w:rsidRPr="00771C52" w:rsidDel="00C41EA2">
            <w:rPr>
              <w:rFonts w:eastAsia="Times New Roman"/>
              <w:color w:val="000000"/>
            </w:rPr>
            <w:tab/>
          </w:r>
        </w:del>
      </w:ins>
      <w:del w:id="280" w:author="Risa" w:date="2021-04-28T10:02:00Z">
        <w:r w:rsidR="00361685" w:rsidRPr="00771C52" w:rsidDel="00B47C59">
          <w:rPr>
            <w:rFonts w:eastAsia="Times New Roman"/>
            <w:color w:val="000000"/>
          </w:rPr>
          <w:delText>∆</w:delText>
        </w:r>
        <w:r w:rsidR="00361685" w:rsidRPr="00771C52" w:rsidDel="00B47C59">
          <w:rPr>
            <w:rFonts w:eastAsia="Times New Roman"/>
            <w:color w:val="000000"/>
            <w:vertAlign w:val="superscript"/>
          </w:rPr>
          <w:delText>13</w:delText>
        </w:r>
        <w:r w:rsidR="00361685" w:rsidRPr="00771C52" w:rsidDel="00B47C59">
          <w:rPr>
            <w:rFonts w:eastAsia="Times New Roman"/>
            <w:color w:val="000000"/>
          </w:rPr>
          <w:delText>C = δ</w:delText>
        </w:r>
        <w:r w:rsidR="00361685" w:rsidRPr="00771C52" w:rsidDel="00B47C59">
          <w:rPr>
            <w:rFonts w:eastAsia="Times New Roman"/>
            <w:color w:val="000000"/>
            <w:vertAlign w:val="superscript"/>
          </w:rPr>
          <w:delText>13</w:delText>
        </w:r>
        <w:r w:rsidR="00361685" w:rsidRPr="00771C52" w:rsidDel="00B47C59">
          <w:rPr>
            <w:rFonts w:eastAsia="Times New Roman"/>
            <w:color w:val="000000"/>
          </w:rPr>
          <w:delText>C</w:delText>
        </w:r>
        <w:r w:rsidR="00361685" w:rsidRPr="00771C52" w:rsidDel="00B47C59">
          <w:rPr>
            <w:rFonts w:eastAsia="Times New Roman"/>
            <w:color w:val="000000"/>
            <w:vertAlign w:val="subscript"/>
          </w:rPr>
          <w:delText>air</w:delText>
        </w:r>
        <w:r w:rsidR="00361685" w:rsidRPr="00771C52" w:rsidDel="00B47C59">
          <w:rPr>
            <w:rFonts w:eastAsia="Times New Roman"/>
            <w:color w:val="000000"/>
          </w:rPr>
          <w:delText xml:space="preserve"> - δ</w:delText>
        </w:r>
        <w:r w:rsidR="00361685" w:rsidRPr="00771C52" w:rsidDel="00B47C59">
          <w:rPr>
            <w:rFonts w:eastAsia="Times New Roman"/>
            <w:color w:val="000000"/>
            <w:vertAlign w:val="superscript"/>
          </w:rPr>
          <w:delText>13</w:delText>
        </w:r>
        <w:r w:rsidR="00361685" w:rsidRPr="00771C52" w:rsidDel="00B47C59">
          <w:rPr>
            <w:rFonts w:eastAsia="Times New Roman"/>
            <w:color w:val="000000"/>
          </w:rPr>
          <w:delText>C / 1 + δ</w:delText>
        </w:r>
        <w:r w:rsidR="00361685" w:rsidRPr="00771C52" w:rsidDel="00B47C59">
          <w:rPr>
            <w:rFonts w:eastAsia="Times New Roman"/>
            <w:color w:val="000000"/>
            <w:vertAlign w:val="superscript"/>
          </w:rPr>
          <w:delText>13</w:delText>
        </w:r>
        <w:r w:rsidR="00361685" w:rsidRPr="00771C52" w:rsidDel="00B47C59">
          <w:rPr>
            <w:rFonts w:eastAsia="Times New Roman"/>
            <w:color w:val="000000"/>
          </w:rPr>
          <w:delText>C                                                                                                       (3)</w:delText>
        </w:r>
      </w:del>
    </w:p>
    <w:p w14:paraId="5D31A10A" w14:textId="77777777" w:rsidR="00361685" w:rsidRPr="00771C52" w:rsidRDefault="00361685" w:rsidP="008531D1">
      <w:pPr>
        <w:spacing w:line="480" w:lineRule="auto"/>
        <w:contextualSpacing/>
        <w:rPr>
          <w:rFonts w:eastAsia="Times New Roman"/>
        </w:rPr>
        <w:pPrChange w:id="281" w:author="Nick Smith" w:date="2021-05-17T14:21:00Z">
          <w:pPr>
            <w:spacing w:line="480" w:lineRule="auto"/>
          </w:pPr>
        </w:pPrChange>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rPr>
          <w:ins w:id="282" w:author="Risa" w:date="2021-04-28T10:03:00Z"/>
        </w:trPr>
        <w:tc>
          <w:tcPr>
            <w:tcW w:w="4675" w:type="dxa"/>
          </w:tcPr>
          <w:p w14:paraId="28382720" w14:textId="5B0740F3" w:rsidR="00B47C59" w:rsidRPr="00771C52" w:rsidRDefault="00B47C59" w:rsidP="008531D1">
            <w:pPr>
              <w:spacing w:line="480" w:lineRule="auto"/>
              <w:contextualSpacing/>
              <w:rPr>
                <w:ins w:id="283" w:author="Risa" w:date="2021-04-28T10:03:00Z"/>
                <w:rFonts w:eastAsia="Times New Roman"/>
                <w:i/>
                <w:iCs/>
                <w:color w:val="000000"/>
              </w:rPr>
              <w:pPrChange w:id="284" w:author="Nick Smith" w:date="2021-05-17T14:21:00Z">
                <w:pPr>
                  <w:spacing w:line="480" w:lineRule="auto"/>
                </w:pPr>
              </w:pPrChange>
            </w:pPr>
            <w:ins w:id="285" w:author="Risa" w:date="2021-04-28T10:03:00Z">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ins>
          </w:p>
        </w:tc>
        <w:tc>
          <w:tcPr>
            <w:tcW w:w="4675" w:type="dxa"/>
          </w:tcPr>
          <w:p w14:paraId="0D41C59A" w14:textId="6CB18A2E" w:rsidR="00B47C59" w:rsidRPr="00771C52" w:rsidRDefault="00B47C59" w:rsidP="008531D1">
            <w:pPr>
              <w:spacing w:line="480" w:lineRule="auto"/>
              <w:contextualSpacing/>
              <w:jc w:val="right"/>
              <w:rPr>
                <w:ins w:id="286" w:author="Risa" w:date="2021-04-28T10:03:00Z"/>
                <w:rFonts w:eastAsia="Times New Roman"/>
                <w:color w:val="000000"/>
              </w:rPr>
              <w:pPrChange w:id="287" w:author="Nick Smith" w:date="2021-05-17T14:21:00Z">
                <w:pPr>
                  <w:spacing w:line="480" w:lineRule="auto"/>
                  <w:jc w:val="right"/>
                </w:pPr>
              </w:pPrChange>
            </w:pPr>
            <w:ins w:id="288" w:author="Risa" w:date="2021-04-28T10:03:00Z">
              <w:r w:rsidRPr="00771C52">
                <w:rPr>
                  <w:rFonts w:eastAsia="Times New Roman"/>
                  <w:color w:val="000000"/>
                </w:rPr>
                <w:t>(</w:t>
              </w:r>
              <w:del w:id="289" w:author="Nick Smith" w:date="2021-05-17T14:40:00Z">
                <w:r w:rsidRPr="00771C52" w:rsidDel="00C41EA2">
                  <w:rPr>
                    <w:rFonts w:eastAsia="Times New Roman"/>
                    <w:color w:val="000000"/>
                  </w:rPr>
                  <w:delText>4</w:delText>
                </w:r>
              </w:del>
            </w:ins>
            <w:ins w:id="290" w:author="Nick Smith" w:date="2021-05-17T14:40:00Z">
              <w:r w:rsidR="00C41EA2">
                <w:rPr>
                  <w:rFonts w:eastAsia="Times New Roman"/>
                  <w:color w:val="000000"/>
                </w:rPr>
                <w:t>3</w:t>
              </w:r>
            </w:ins>
            <w:ins w:id="291" w:author="Risa" w:date="2021-04-28T10:03:00Z">
              <w:r w:rsidRPr="00771C52">
                <w:rPr>
                  <w:rFonts w:eastAsia="Times New Roman"/>
                  <w:color w:val="000000"/>
                </w:rPr>
                <w:t>)</w:t>
              </w:r>
            </w:ins>
          </w:p>
        </w:tc>
      </w:tr>
    </w:tbl>
    <w:p w14:paraId="53FBF0B2" w14:textId="2A5907A8" w:rsidR="00361685" w:rsidRPr="00771C52" w:rsidDel="00B47C59" w:rsidRDefault="00B47C59" w:rsidP="008531D1">
      <w:pPr>
        <w:spacing w:line="480" w:lineRule="auto"/>
        <w:contextualSpacing/>
        <w:rPr>
          <w:del w:id="292" w:author="Risa" w:date="2021-04-28T10:03:00Z"/>
          <w:rFonts w:eastAsia="Times New Roman"/>
        </w:rPr>
        <w:pPrChange w:id="293" w:author="Nick Smith" w:date="2021-05-17T14:21:00Z">
          <w:pPr>
            <w:spacing w:line="480" w:lineRule="auto"/>
          </w:pPr>
        </w:pPrChange>
      </w:pPr>
      <w:ins w:id="294" w:author="Risa" w:date="2021-04-28T10:03:00Z">
        <w:del w:id="295" w:author="Nick Smith" w:date="2021-05-17T14:40:00Z">
          <w:r w:rsidRPr="00771C52" w:rsidDel="00C41EA2">
            <w:rPr>
              <w:rFonts w:eastAsia="Times New Roman"/>
              <w:color w:val="000000"/>
            </w:rPr>
            <w:tab/>
          </w:r>
        </w:del>
      </w:ins>
      <w:del w:id="296" w:author="Risa" w:date="2021-04-28T10:03:00Z">
        <w:r w:rsidR="00361685" w:rsidRPr="00771C52" w:rsidDel="00B47C59">
          <w:rPr>
            <w:rFonts w:eastAsia="Times New Roman"/>
            <w:color w:val="000000"/>
          </w:rPr>
          <w:delText>χ = ∆</w:delText>
        </w:r>
        <w:r w:rsidR="00361685" w:rsidRPr="00771C52" w:rsidDel="00B47C59">
          <w:rPr>
            <w:rFonts w:eastAsia="Times New Roman"/>
            <w:color w:val="000000"/>
            <w:vertAlign w:val="superscript"/>
          </w:rPr>
          <w:delText>13</w:delText>
        </w:r>
        <w:r w:rsidR="00361685" w:rsidRPr="00771C52" w:rsidDel="00B47C59">
          <w:rPr>
            <w:rFonts w:eastAsia="Times New Roman"/>
            <w:color w:val="000000"/>
          </w:rPr>
          <w:delText>C - a / b</w:delText>
        </w:r>
        <w:r w:rsidR="00361685" w:rsidRPr="00771C52" w:rsidDel="00B47C59">
          <w:rPr>
            <w:rFonts w:eastAsia="Times New Roman"/>
            <w:color w:val="000000"/>
            <w:vertAlign w:val="subscript"/>
          </w:rPr>
          <w:delText>C3</w:delText>
        </w:r>
        <w:r w:rsidR="00361685" w:rsidRPr="00771C52" w:rsidDel="00B47C59">
          <w:rPr>
            <w:rFonts w:eastAsia="Times New Roman"/>
            <w:color w:val="000000"/>
          </w:rPr>
          <w:delText xml:space="preserve"> - a                                                                                                                       (4)</w:delText>
        </w:r>
      </w:del>
    </w:p>
    <w:p w14:paraId="034DC45E" w14:textId="77777777" w:rsidR="00361685" w:rsidRPr="00771C52" w:rsidRDefault="00361685" w:rsidP="008531D1">
      <w:pPr>
        <w:spacing w:line="480" w:lineRule="auto"/>
        <w:contextualSpacing/>
        <w:rPr>
          <w:rFonts w:eastAsia="Times New Roman"/>
        </w:rPr>
        <w:pPrChange w:id="297" w:author="Nick Smith" w:date="2021-05-17T14:21:00Z">
          <w:pPr>
            <w:spacing w:line="480" w:lineRule="auto"/>
          </w:pPr>
        </w:pPrChange>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rPr>
          <w:ins w:id="298" w:author="Risa" w:date="2021-04-28T10:03:00Z"/>
        </w:trPr>
        <w:tc>
          <w:tcPr>
            <w:tcW w:w="4675" w:type="dxa"/>
          </w:tcPr>
          <w:p w14:paraId="4C17B461" w14:textId="07637174" w:rsidR="00B47C59" w:rsidRPr="00771C52" w:rsidRDefault="00B47C59" w:rsidP="008531D1">
            <w:pPr>
              <w:spacing w:line="480" w:lineRule="auto"/>
              <w:contextualSpacing/>
              <w:rPr>
                <w:ins w:id="299" w:author="Risa" w:date="2021-04-28T10:03:00Z"/>
                <w:rFonts w:eastAsia="Times New Roman"/>
                <w:i/>
                <w:iCs/>
                <w:color w:val="000000"/>
              </w:rPr>
              <w:pPrChange w:id="300" w:author="Nick Smith" w:date="2021-05-17T14:21:00Z">
                <w:pPr>
                  <w:spacing w:line="480" w:lineRule="auto"/>
                </w:pPr>
              </w:pPrChange>
            </w:pPr>
            <w:ins w:id="301" w:author="Risa" w:date="2021-04-28T10:03:00Z">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ins>
          </w:p>
        </w:tc>
        <w:tc>
          <w:tcPr>
            <w:tcW w:w="4675" w:type="dxa"/>
          </w:tcPr>
          <w:p w14:paraId="446FDC0F" w14:textId="7D9FDB10" w:rsidR="00B47C59" w:rsidRPr="00771C52" w:rsidRDefault="00B47C59" w:rsidP="008531D1">
            <w:pPr>
              <w:spacing w:line="480" w:lineRule="auto"/>
              <w:contextualSpacing/>
              <w:jc w:val="right"/>
              <w:rPr>
                <w:ins w:id="302" w:author="Risa" w:date="2021-04-28T10:03:00Z"/>
                <w:rFonts w:eastAsia="Times New Roman"/>
                <w:color w:val="000000"/>
              </w:rPr>
              <w:pPrChange w:id="303" w:author="Nick Smith" w:date="2021-05-17T14:21:00Z">
                <w:pPr>
                  <w:spacing w:line="480" w:lineRule="auto"/>
                  <w:jc w:val="right"/>
                </w:pPr>
              </w:pPrChange>
            </w:pPr>
            <w:ins w:id="304" w:author="Risa" w:date="2021-04-28T10:03:00Z">
              <w:r w:rsidRPr="00771C52">
                <w:rPr>
                  <w:rFonts w:eastAsia="Times New Roman"/>
                  <w:color w:val="000000"/>
                </w:rPr>
                <w:t>(</w:t>
              </w:r>
              <w:del w:id="305" w:author="Nick Smith" w:date="2021-05-17T14:40:00Z">
                <w:r w:rsidRPr="00771C52" w:rsidDel="00C41EA2">
                  <w:rPr>
                    <w:rFonts w:eastAsia="Times New Roman"/>
                    <w:color w:val="000000"/>
                  </w:rPr>
                  <w:delText>5</w:delText>
                </w:r>
              </w:del>
            </w:ins>
            <w:ins w:id="306" w:author="Nick Smith" w:date="2021-05-17T14:40:00Z">
              <w:r w:rsidR="00C41EA2">
                <w:rPr>
                  <w:rFonts w:eastAsia="Times New Roman"/>
                  <w:color w:val="000000"/>
                </w:rPr>
                <w:t>4</w:t>
              </w:r>
            </w:ins>
            <w:ins w:id="307" w:author="Risa" w:date="2021-04-28T10:03:00Z">
              <w:r w:rsidRPr="00771C52">
                <w:rPr>
                  <w:rFonts w:eastAsia="Times New Roman"/>
                  <w:color w:val="000000"/>
                </w:rPr>
                <w:t>)</w:t>
              </w:r>
            </w:ins>
          </w:p>
        </w:tc>
      </w:tr>
    </w:tbl>
    <w:p w14:paraId="59730C9C" w14:textId="53F4DDE3" w:rsidR="00361685" w:rsidRPr="00771C52" w:rsidDel="00B47C59" w:rsidRDefault="00B47C59" w:rsidP="008531D1">
      <w:pPr>
        <w:spacing w:line="480" w:lineRule="auto"/>
        <w:contextualSpacing/>
        <w:rPr>
          <w:del w:id="308" w:author="Risa" w:date="2021-04-28T10:03:00Z"/>
          <w:rFonts w:eastAsia="Times New Roman"/>
        </w:rPr>
        <w:pPrChange w:id="309" w:author="Nick Smith" w:date="2021-05-17T14:21:00Z">
          <w:pPr>
            <w:spacing w:line="480" w:lineRule="auto"/>
          </w:pPr>
        </w:pPrChange>
      </w:pPr>
      <w:ins w:id="310" w:author="Risa" w:date="2021-04-28T10:03:00Z">
        <w:del w:id="311" w:author="Nick Smith" w:date="2021-05-17T14:40:00Z">
          <w:r w:rsidRPr="00771C52" w:rsidDel="00C41EA2">
            <w:rPr>
              <w:rFonts w:eastAsia="Times New Roman"/>
              <w:color w:val="000000"/>
            </w:rPr>
            <w:tab/>
          </w:r>
        </w:del>
      </w:ins>
      <w:del w:id="312" w:author="Risa" w:date="2021-04-28T10:03:00Z">
        <w:r w:rsidR="00361685" w:rsidRPr="00771C52" w:rsidDel="00B47C59">
          <w:rPr>
            <w:rFonts w:eastAsia="Times New Roman"/>
            <w:color w:val="000000"/>
          </w:rPr>
          <w:delText>χ = ∆</w:delText>
        </w:r>
        <w:r w:rsidR="00361685" w:rsidRPr="00771C52" w:rsidDel="00B47C59">
          <w:rPr>
            <w:rFonts w:eastAsia="Times New Roman"/>
            <w:color w:val="000000"/>
            <w:vertAlign w:val="superscript"/>
          </w:rPr>
          <w:delText>13</w:delText>
        </w:r>
        <w:r w:rsidR="00361685" w:rsidRPr="00771C52" w:rsidDel="00B47C59">
          <w:rPr>
            <w:rFonts w:eastAsia="Times New Roman"/>
            <w:color w:val="000000"/>
          </w:rPr>
          <w:delText>C - a / b</w:delText>
        </w:r>
        <w:r w:rsidR="00361685" w:rsidRPr="00771C52" w:rsidDel="00B47C59">
          <w:rPr>
            <w:rFonts w:eastAsia="Times New Roman"/>
            <w:color w:val="000000"/>
            <w:vertAlign w:val="subscript"/>
          </w:rPr>
          <w:delText>C4</w:delText>
        </w:r>
        <w:r w:rsidR="00361685" w:rsidRPr="00771C52" w:rsidDel="00B47C59">
          <w:rPr>
            <w:rFonts w:eastAsia="Times New Roman"/>
            <w:color w:val="000000"/>
          </w:rPr>
          <w:delText xml:space="preserve"> - a                                                                                                                       (5)</w:delText>
        </w:r>
      </w:del>
    </w:p>
    <w:p w14:paraId="2DB79AEF" w14:textId="77777777" w:rsidR="00361685" w:rsidRPr="00771C52" w:rsidRDefault="00361685" w:rsidP="008531D1">
      <w:pPr>
        <w:spacing w:line="480" w:lineRule="auto"/>
        <w:contextualSpacing/>
        <w:rPr>
          <w:rFonts w:eastAsia="Times New Roman"/>
        </w:rPr>
        <w:pPrChange w:id="313" w:author="Nick Smith" w:date="2021-05-17T14:21:00Z">
          <w:pPr>
            <w:spacing w:line="480" w:lineRule="auto"/>
          </w:pPr>
        </w:pPrChange>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rPr>
          <w:ins w:id="314" w:author="Risa" w:date="2021-04-28T10:03:00Z"/>
        </w:trPr>
        <w:tc>
          <w:tcPr>
            <w:tcW w:w="4675" w:type="dxa"/>
          </w:tcPr>
          <w:p w14:paraId="208170F7" w14:textId="3F69F62E" w:rsidR="00B47C59" w:rsidRPr="00771C52" w:rsidRDefault="00B47C59" w:rsidP="008531D1">
            <w:pPr>
              <w:spacing w:line="480" w:lineRule="auto"/>
              <w:contextualSpacing/>
              <w:rPr>
                <w:ins w:id="315" w:author="Risa" w:date="2021-04-28T10:03:00Z"/>
                <w:rFonts w:eastAsia="Times New Roman"/>
                <w:i/>
                <w:iCs/>
                <w:color w:val="000000"/>
              </w:rPr>
              <w:pPrChange w:id="316" w:author="Nick Smith" w:date="2021-05-17T14:21:00Z">
                <w:pPr>
                  <w:spacing w:line="480" w:lineRule="auto"/>
                </w:pPr>
              </w:pPrChange>
            </w:pPr>
            <w:ins w:id="317" w:author="Risa" w:date="2021-04-28T10:04:00Z">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dφ</w:t>
              </w:r>
            </w:ins>
          </w:p>
        </w:tc>
        <w:tc>
          <w:tcPr>
            <w:tcW w:w="4675" w:type="dxa"/>
          </w:tcPr>
          <w:p w14:paraId="20D777C5" w14:textId="60078664" w:rsidR="00B47C59" w:rsidRPr="00771C52" w:rsidRDefault="00B47C59" w:rsidP="008531D1">
            <w:pPr>
              <w:spacing w:line="480" w:lineRule="auto"/>
              <w:contextualSpacing/>
              <w:jc w:val="right"/>
              <w:rPr>
                <w:ins w:id="318" w:author="Risa" w:date="2021-04-28T10:03:00Z"/>
                <w:rFonts w:eastAsia="Times New Roman"/>
                <w:color w:val="000000"/>
              </w:rPr>
              <w:pPrChange w:id="319" w:author="Nick Smith" w:date="2021-05-17T14:21:00Z">
                <w:pPr>
                  <w:spacing w:line="480" w:lineRule="auto"/>
                  <w:jc w:val="right"/>
                </w:pPr>
              </w:pPrChange>
            </w:pPr>
            <w:ins w:id="320" w:author="Risa" w:date="2021-04-28T10:03:00Z">
              <w:r w:rsidRPr="00771C52">
                <w:rPr>
                  <w:rFonts w:eastAsia="Times New Roman"/>
                  <w:color w:val="000000"/>
                </w:rPr>
                <w:t>(</w:t>
              </w:r>
              <w:del w:id="321" w:author="Nick Smith" w:date="2021-05-17T14:40:00Z">
                <w:r w:rsidRPr="00771C52" w:rsidDel="00C41EA2">
                  <w:rPr>
                    <w:rFonts w:eastAsia="Times New Roman"/>
                    <w:color w:val="000000"/>
                  </w:rPr>
                  <w:delText>6</w:delText>
                </w:r>
              </w:del>
            </w:ins>
            <w:ins w:id="322" w:author="Nick Smith" w:date="2021-05-17T14:40:00Z">
              <w:r w:rsidR="00C41EA2">
                <w:rPr>
                  <w:rFonts w:eastAsia="Times New Roman"/>
                  <w:color w:val="000000"/>
                </w:rPr>
                <w:t>5</w:t>
              </w:r>
            </w:ins>
            <w:ins w:id="323" w:author="Risa" w:date="2021-04-28T10:03:00Z">
              <w:r w:rsidRPr="00771C52">
                <w:rPr>
                  <w:rFonts w:eastAsia="Times New Roman"/>
                  <w:color w:val="000000"/>
                </w:rPr>
                <w:t>)</w:t>
              </w:r>
            </w:ins>
          </w:p>
        </w:tc>
      </w:tr>
    </w:tbl>
    <w:p w14:paraId="77BFA0A2" w14:textId="283E9702" w:rsidR="00361685" w:rsidRPr="00771C52" w:rsidDel="00B47C59" w:rsidRDefault="00B47C59" w:rsidP="008531D1">
      <w:pPr>
        <w:spacing w:line="480" w:lineRule="auto"/>
        <w:contextualSpacing/>
        <w:rPr>
          <w:del w:id="324" w:author="Risa" w:date="2021-04-28T10:04:00Z"/>
          <w:rFonts w:eastAsia="Times New Roman"/>
        </w:rPr>
        <w:pPrChange w:id="325" w:author="Nick Smith" w:date="2021-05-17T14:21:00Z">
          <w:pPr>
            <w:spacing w:line="480" w:lineRule="auto"/>
          </w:pPr>
        </w:pPrChange>
      </w:pPr>
      <w:ins w:id="326" w:author="Risa" w:date="2021-04-28T10:04:00Z">
        <w:del w:id="327" w:author="Nick Smith" w:date="2021-05-17T14:40:00Z">
          <w:r w:rsidRPr="00771C52" w:rsidDel="00C41EA2">
            <w:rPr>
              <w:rFonts w:eastAsia="Times New Roman"/>
              <w:color w:val="000000"/>
            </w:rPr>
            <w:tab/>
          </w:r>
        </w:del>
      </w:ins>
      <w:del w:id="328" w:author="Risa" w:date="2021-04-28T10:04:00Z">
        <w:r w:rsidR="00361685" w:rsidRPr="00771C52" w:rsidDel="00B47C59">
          <w:rPr>
            <w:rFonts w:eastAsia="Times New Roman"/>
            <w:color w:val="000000"/>
          </w:rPr>
          <w:delText>b</w:delText>
        </w:r>
        <w:r w:rsidR="00361685" w:rsidRPr="00771C52" w:rsidDel="00B47C59">
          <w:rPr>
            <w:rFonts w:eastAsia="Times New Roman"/>
            <w:color w:val="000000"/>
            <w:vertAlign w:val="subscript"/>
          </w:rPr>
          <w:delText>C4</w:delText>
        </w:r>
        <w:r w:rsidR="00361685" w:rsidRPr="00771C52" w:rsidDel="00B47C59">
          <w:rPr>
            <w:rFonts w:eastAsia="Times New Roman"/>
            <w:color w:val="000000"/>
          </w:rPr>
          <w:delText xml:space="preserve"> = c + dφ                                                                                                                                   (6)</w:delText>
        </w:r>
      </w:del>
    </w:p>
    <w:p w14:paraId="0D825094" w14:textId="4DA12F64" w:rsidR="00361685" w:rsidRPr="00771C52" w:rsidRDefault="00361685" w:rsidP="008531D1">
      <w:pPr>
        <w:spacing w:line="480" w:lineRule="auto"/>
        <w:contextualSpacing/>
        <w:rPr>
          <w:rFonts w:eastAsia="Times New Roman"/>
        </w:rPr>
        <w:pPrChange w:id="329" w:author="Nick Smith" w:date="2021-05-17T14:21:00Z">
          <w:pPr>
            <w:spacing w:line="480" w:lineRule="auto"/>
          </w:pPr>
        </w:pPrChange>
      </w:pPr>
      <w:r w:rsidRPr="00771C52">
        <w:rPr>
          <w:rFonts w:eastAsia="Times New Roman"/>
          <w:color w:val="000000"/>
        </w:rPr>
        <w:t>where c and d were assumed to be -5.7‰ and 30‰, respectively</w:t>
      </w:r>
      <w:ins w:id="330" w:author="Nick Smith" w:date="2021-05-17T15:11:00Z">
        <w:r w:rsidR="003B0716">
          <w:rPr>
            <w:rFonts w:eastAsia="Times New Roman"/>
            <w:color w:val="000000"/>
          </w:rPr>
          <w:t xml:space="preserve"> </w:t>
        </w:r>
        <w:r w:rsidR="003B0716">
          <w:rPr>
            <w:rFonts w:eastAsia="Times New Roman"/>
            <w:color w:val="000000"/>
          </w:rPr>
          <w:fldChar w:fldCharType="begin" w:fldLock="1"/>
        </w:r>
      </w:ins>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ins w:id="331" w:author="Nick Smith" w:date="2021-05-17T15:11:00Z">
        <w:r w:rsidR="003B0716">
          <w:rPr>
            <w:rFonts w:eastAsia="Times New Roman"/>
            <w:color w:val="000000"/>
          </w:rPr>
          <w:fldChar w:fldCharType="end"/>
        </w:r>
      </w:ins>
      <w:del w:id="332" w:author="Nick Smith" w:date="2021-05-17T15:11:00Z">
        <w:r w:rsidRPr="00771C52" w:rsidDel="003B0716">
          <w:rPr>
            <w:rFonts w:eastAsia="Times New Roman"/>
            <w:color w:val="000000"/>
          </w:rPr>
          <w:delText xml:space="preserve"> (Farquhar et al., 1989)</w:delText>
        </w:r>
      </w:del>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5B59FCA1" w14:textId="5F9F152F" w:rsidR="00361685" w:rsidRPr="00771C52" w:rsidRDefault="00361685" w:rsidP="008531D1">
      <w:pPr>
        <w:spacing w:line="480" w:lineRule="auto"/>
        <w:contextualSpacing/>
        <w:rPr>
          <w:rFonts w:eastAsia="Times New Roman"/>
        </w:rPr>
        <w:pPrChange w:id="333" w:author="Nick Smith" w:date="2021-05-17T14:21:00Z">
          <w:pPr>
            <w:spacing w:line="480" w:lineRule="auto"/>
          </w:pPr>
        </w:pPrChange>
      </w:pPr>
      <w:r w:rsidRPr="00771C52">
        <w:rPr>
          <w:rFonts w:eastAsia="Times New Roman"/>
          <w:color w:val="000000"/>
        </w:rPr>
        <w:tab/>
        <w:t>The second NutNet dataset used was the NutNet “core” dataset. This dataset consisted of data collected similarly at each NutNet site, typically on a yearly basis. From this data</w:t>
      </w:r>
      <w:ins w:id="334" w:author="Risa" w:date="2021-04-28T10:08:00Z">
        <w:r w:rsidR="00D16F1C" w:rsidRPr="00771C52">
          <w:rPr>
            <w:rFonts w:eastAsia="Times New Roman"/>
            <w:color w:val="000000"/>
          </w:rPr>
          <w:t>,</w:t>
        </w:r>
      </w:ins>
      <w:r w:rsidRPr="00771C52">
        <w:rPr>
          <w:rFonts w:eastAsia="Times New Roman"/>
          <w:color w:val="000000"/>
        </w:rPr>
        <w:t xml:space="preserve"> we selected plot level biomass and aboveground interception of photosynthetically active radiation (PAR).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ins w:id="335" w:author="Risa" w:date="2021-04-28T10:10:00Z">
        <w:r w:rsidR="00DA3E12" w:rsidRPr="00771C52">
          <w:rPr>
            <w:rFonts w:eastAsia="Times New Roman"/>
            <w:color w:val="000000"/>
          </w:rPr>
          <w:t>cm</w:t>
        </w:r>
      </w:ins>
      <w:r w:rsidRPr="00771C52">
        <w:rPr>
          <w:rFonts w:eastAsia="Times New Roman"/>
          <w:color w:val="000000"/>
        </w:rPr>
        <w:t xml:space="preserve"> x 100</w:t>
      </w:r>
      <w:del w:id="336" w:author="Risa" w:date="2021-04-28T10:10:00Z">
        <w:r w:rsidRPr="00771C52" w:rsidDel="00DA3E12">
          <w:rPr>
            <w:rFonts w:eastAsia="Times New Roman"/>
            <w:color w:val="000000"/>
          </w:rPr>
          <w:delText xml:space="preserve"> </w:delText>
        </w:r>
      </w:del>
      <w:r w:rsidRPr="00771C52">
        <w:rPr>
          <w:rFonts w:eastAsia="Times New Roman"/>
          <w:color w:val="000000"/>
        </w:rPr>
        <w:t>cm) strips in each plot. Aboveground interception of PAR was typically sampled with a single PAR sensor or a light meter with multiple PAR sensors. To do this, a PAR measurement was taken above the canopy (PAR</w:t>
      </w:r>
      <w:r w:rsidRPr="00771C52">
        <w:rPr>
          <w:rFonts w:eastAsia="Times New Roman"/>
          <w:color w:val="000000"/>
          <w:vertAlign w:val="subscript"/>
        </w:rPr>
        <w:t>above</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and two PAR measurements were taken </w:t>
      </w:r>
      <w:r w:rsidRPr="00771C52">
        <w:rPr>
          <w:rFonts w:eastAsia="Times New Roman"/>
          <w:color w:val="000000"/>
        </w:rPr>
        <w:lastRenderedPageBreak/>
        <w:t>below the canopy (PAR</w:t>
      </w:r>
      <w:r w:rsidRPr="00771C52">
        <w:rPr>
          <w:rFonts w:eastAsia="Times New Roman"/>
          <w:color w:val="000000"/>
          <w:vertAlign w:val="subscript"/>
        </w:rPr>
        <w:t>below</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The PAR</w:t>
      </w:r>
      <w:r w:rsidRPr="00771C52">
        <w:rPr>
          <w:rFonts w:eastAsia="Times New Roman"/>
          <w:color w:val="000000"/>
          <w:vertAlign w:val="subscript"/>
        </w:rPr>
        <w:t>below</w:t>
      </w:r>
      <w:r w:rsidRPr="00771C52">
        <w:rPr>
          <w:rFonts w:eastAsia="Times New Roman"/>
          <w:color w:val="000000"/>
        </w:rPr>
        <w:t xml:space="preserve"> measurements were averaged to a single value. We used these measurements to estimate the leaf area index (LAI; m</w:t>
      </w:r>
      <w:r w:rsidRPr="00771C52">
        <w:rPr>
          <w:rFonts w:eastAsia="Times New Roman"/>
          <w:color w:val="000000"/>
          <w:vertAlign w:val="superscript"/>
        </w:rPr>
        <w:t>2</w:t>
      </w:r>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of each plot following standard protocols (METER Group, Inc., Pullman, WA, USA)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3E12" w:rsidRPr="00771C52" w14:paraId="0F53A0DF" w14:textId="77777777" w:rsidTr="00493741">
        <w:trPr>
          <w:ins w:id="337" w:author="Risa" w:date="2021-04-28T10:11:00Z"/>
        </w:trPr>
        <w:tc>
          <w:tcPr>
            <w:tcW w:w="4675" w:type="dxa"/>
          </w:tcPr>
          <w:p w14:paraId="37BB537A" w14:textId="1B0E9374" w:rsidR="00DA3E12" w:rsidRPr="00771C52" w:rsidRDefault="00DA3E12" w:rsidP="008531D1">
            <w:pPr>
              <w:spacing w:line="480" w:lineRule="auto"/>
              <w:contextualSpacing/>
              <w:rPr>
                <w:ins w:id="338" w:author="Risa" w:date="2021-04-28T10:11:00Z"/>
                <w:rFonts w:eastAsia="Times New Roman"/>
                <w:i/>
                <w:iCs/>
                <w:color w:val="000000"/>
              </w:rPr>
              <w:pPrChange w:id="339" w:author="Nick Smith" w:date="2021-05-17T14:21:00Z">
                <w:pPr>
                  <w:spacing w:line="480" w:lineRule="auto"/>
                </w:pPr>
              </w:pPrChange>
            </w:pPr>
            <w:ins w:id="340" w:author="Risa" w:date="2021-04-28T10:11:00Z">
              <w:r w:rsidRPr="00771C52">
                <w:rPr>
                  <w:rFonts w:eastAsia="Times New Roman"/>
                  <w:color w:val="000000"/>
                </w:rPr>
                <w:t>LAI = -ln(PAR</w:t>
              </w:r>
              <w:r w:rsidRPr="00771C52">
                <w:rPr>
                  <w:rFonts w:eastAsia="Times New Roman"/>
                  <w:color w:val="000000"/>
                  <w:vertAlign w:val="subscript"/>
                </w:rPr>
                <w:t>below</w:t>
              </w:r>
              <w:r w:rsidRPr="00771C52">
                <w:rPr>
                  <w:rFonts w:eastAsia="Times New Roman"/>
                  <w:color w:val="000000"/>
                </w:rPr>
                <w:t xml:space="preserve"> / PAR</w:t>
              </w:r>
              <w:r w:rsidRPr="00771C52">
                <w:rPr>
                  <w:rFonts w:eastAsia="Times New Roman"/>
                  <w:color w:val="000000"/>
                  <w:vertAlign w:val="subscript"/>
                </w:rPr>
                <w:t>above</w:t>
              </w:r>
              <w:r w:rsidRPr="00771C52">
                <w:rPr>
                  <w:rFonts w:eastAsia="Times New Roman"/>
                  <w:color w:val="000000"/>
                </w:rPr>
                <w:t>) / 0.86</w:t>
              </w:r>
            </w:ins>
          </w:p>
        </w:tc>
        <w:tc>
          <w:tcPr>
            <w:tcW w:w="4675" w:type="dxa"/>
          </w:tcPr>
          <w:p w14:paraId="287E4617" w14:textId="2E3E2421" w:rsidR="00DA3E12" w:rsidRPr="00771C52" w:rsidRDefault="00DA3E12" w:rsidP="008531D1">
            <w:pPr>
              <w:spacing w:line="480" w:lineRule="auto"/>
              <w:contextualSpacing/>
              <w:jc w:val="right"/>
              <w:rPr>
                <w:ins w:id="341" w:author="Risa" w:date="2021-04-28T10:11:00Z"/>
                <w:rFonts w:eastAsia="Times New Roman"/>
                <w:color w:val="000000"/>
              </w:rPr>
              <w:pPrChange w:id="342" w:author="Nick Smith" w:date="2021-05-17T14:21:00Z">
                <w:pPr>
                  <w:spacing w:line="480" w:lineRule="auto"/>
                  <w:jc w:val="right"/>
                </w:pPr>
              </w:pPrChange>
            </w:pPr>
            <w:ins w:id="343" w:author="Risa" w:date="2021-04-28T10:11:00Z">
              <w:r w:rsidRPr="00771C52">
                <w:rPr>
                  <w:rFonts w:eastAsia="Times New Roman"/>
                  <w:color w:val="000000"/>
                </w:rPr>
                <w:t>(</w:t>
              </w:r>
              <w:del w:id="344" w:author="Nick Smith" w:date="2021-05-17T14:41:00Z">
                <w:r w:rsidRPr="00771C52" w:rsidDel="002B2CF0">
                  <w:rPr>
                    <w:rFonts w:eastAsia="Times New Roman"/>
                    <w:color w:val="000000"/>
                  </w:rPr>
                  <w:delText>7</w:delText>
                </w:r>
              </w:del>
            </w:ins>
            <w:ins w:id="345" w:author="Nick Smith" w:date="2021-05-17T14:41:00Z">
              <w:r w:rsidR="002B2CF0">
                <w:rPr>
                  <w:rFonts w:eastAsia="Times New Roman"/>
                  <w:color w:val="000000"/>
                </w:rPr>
                <w:t>6</w:t>
              </w:r>
            </w:ins>
            <w:ins w:id="346" w:author="Risa" w:date="2021-04-28T10:11:00Z">
              <w:r w:rsidRPr="00771C52">
                <w:rPr>
                  <w:rFonts w:eastAsia="Times New Roman"/>
                  <w:color w:val="000000"/>
                </w:rPr>
                <w:t>)</w:t>
              </w:r>
            </w:ins>
          </w:p>
        </w:tc>
      </w:tr>
    </w:tbl>
    <w:p w14:paraId="263D958A" w14:textId="58FA34DE" w:rsidR="00361685" w:rsidRPr="00771C52" w:rsidDel="00DA3E12" w:rsidRDefault="00DA3E12" w:rsidP="008531D1">
      <w:pPr>
        <w:spacing w:line="480" w:lineRule="auto"/>
        <w:contextualSpacing/>
        <w:rPr>
          <w:del w:id="347" w:author="Risa" w:date="2021-04-28T10:11:00Z"/>
          <w:rFonts w:eastAsia="Times New Roman"/>
        </w:rPr>
        <w:pPrChange w:id="348" w:author="Nick Smith" w:date="2021-05-17T14:21:00Z">
          <w:pPr>
            <w:spacing w:line="480" w:lineRule="auto"/>
          </w:pPr>
        </w:pPrChange>
      </w:pPr>
      <w:ins w:id="349" w:author="Risa" w:date="2021-04-28T10:11:00Z">
        <w:del w:id="350" w:author="Nick Smith" w:date="2021-05-17T14:41:00Z">
          <w:r w:rsidRPr="00771C52" w:rsidDel="002B2CF0">
            <w:rPr>
              <w:rFonts w:eastAsia="Times New Roman"/>
              <w:color w:val="000000"/>
            </w:rPr>
            <w:tab/>
          </w:r>
        </w:del>
      </w:ins>
      <w:del w:id="351" w:author="Risa" w:date="2021-04-28T10:11:00Z">
        <w:r w:rsidR="00361685" w:rsidRPr="00771C52" w:rsidDel="00DA3E12">
          <w:rPr>
            <w:rFonts w:eastAsia="Times New Roman"/>
            <w:color w:val="000000"/>
          </w:rPr>
          <w:delText>LAI = -ln(PAR</w:delText>
        </w:r>
        <w:r w:rsidR="00361685" w:rsidRPr="00771C52" w:rsidDel="00DA3E12">
          <w:rPr>
            <w:rFonts w:eastAsia="Times New Roman"/>
            <w:color w:val="000000"/>
            <w:vertAlign w:val="subscript"/>
          </w:rPr>
          <w:delText>below</w:delText>
        </w:r>
        <w:r w:rsidR="00361685" w:rsidRPr="00771C52" w:rsidDel="00DA3E12">
          <w:rPr>
            <w:rFonts w:eastAsia="Times New Roman"/>
            <w:color w:val="000000"/>
          </w:rPr>
          <w:delText xml:space="preserve"> / PAR</w:delText>
        </w:r>
        <w:r w:rsidR="00361685" w:rsidRPr="00771C52" w:rsidDel="00DA3E12">
          <w:rPr>
            <w:rFonts w:eastAsia="Times New Roman"/>
            <w:color w:val="000000"/>
            <w:vertAlign w:val="subscript"/>
          </w:rPr>
          <w:delText>above</w:delText>
        </w:r>
        <w:r w:rsidR="00361685" w:rsidRPr="00771C52" w:rsidDel="00DA3E12">
          <w:rPr>
            <w:rFonts w:eastAsia="Times New Roman"/>
            <w:color w:val="000000"/>
          </w:rPr>
          <w:delText>) / 0.86                                                                                             (7)</w:delText>
        </w:r>
      </w:del>
    </w:p>
    <w:p w14:paraId="239E9BF0" w14:textId="77777777" w:rsidR="00361685" w:rsidRPr="00771C52" w:rsidRDefault="00361685" w:rsidP="008531D1">
      <w:pPr>
        <w:spacing w:line="480" w:lineRule="auto"/>
        <w:contextualSpacing/>
        <w:rPr>
          <w:rFonts w:eastAsia="Times New Roman"/>
        </w:rPr>
        <w:pPrChange w:id="352" w:author="Nick Smith" w:date="2021-05-17T14:21:00Z">
          <w:pPr>
            <w:spacing w:line="480" w:lineRule="auto"/>
          </w:pPr>
        </w:pPrChange>
      </w:pPr>
      <w:r w:rsidRPr="00771C52">
        <w:rPr>
          <w:rFonts w:eastAsia="Times New Roman"/>
          <w:color w:val="000000"/>
        </w:rPr>
        <w:t>To aid in comparison of the leaf data and AGB and LAI data, we only used biomass and LAI data from the same sites in the same year as the leaf data for our analyses.</w:t>
      </w:r>
    </w:p>
    <w:p w14:paraId="16D100A2" w14:textId="77777777" w:rsidR="00361685" w:rsidRPr="00771C52" w:rsidRDefault="00361685" w:rsidP="008531D1">
      <w:pPr>
        <w:spacing w:line="480" w:lineRule="auto"/>
        <w:contextualSpacing/>
        <w:rPr>
          <w:rFonts w:eastAsia="Times New Roman"/>
        </w:rPr>
        <w:pPrChange w:id="353" w:author="Nick Smith" w:date="2021-05-17T14:21:00Z">
          <w:pPr/>
        </w:pPrChange>
      </w:pPr>
    </w:p>
    <w:p w14:paraId="6B121466" w14:textId="77777777" w:rsidR="00361685" w:rsidRPr="00771C52" w:rsidRDefault="00361685" w:rsidP="008531D1">
      <w:pPr>
        <w:spacing w:line="480" w:lineRule="auto"/>
        <w:contextualSpacing/>
        <w:rPr>
          <w:rFonts w:eastAsia="Times New Roman"/>
        </w:rPr>
        <w:pPrChange w:id="354" w:author="Nick Smith" w:date="2021-05-17T14:21:00Z">
          <w:pPr>
            <w:spacing w:line="480" w:lineRule="auto"/>
          </w:pPr>
        </w:pPrChange>
      </w:pPr>
      <w:r w:rsidRPr="00771C52">
        <w:rPr>
          <w:rFonts w:eastAsia="Times New Roman"/>
          <w:i/>
          <w:iCs/>
          <w:color w:val="000000"/>
        </w:rPr>
        <w:t>Climate Data</w:t>
      </w:r>
    </w:p>
    <w:p w14:paraId="2FA58D2F" w14:textId="7BFF7D94" w:rsidR="00361685" w:rsidRPr="00771C52" w:rsidRDefault="00361685" w:rsidP="008531D1">
      <w:pPr>
        <w:spacing w:line="480" w:lineRule="auto"/>
        <w:contextualSpacing/>
        <w:rPr>
          <w:rFonts w:eastAsia="Times New Roman"/>
        </w:rPr>
        <w:pPrChange w:id="355" w:author="Nick Smith" w:date="2021-05-17T14:21:00Z">
          <w:pPr>
            <w:spacing w:line="480" w:lineRule="auto"/>
          </w:pPr>
        </w:pPrChange>
      </w:pPr>
      <w:r w:rsidRPr="00771C52">
        <w:rPr>
          <w:rFonts w:eastAsia="Times New Roman"/>
          <w:color w:val="000000"/>
        </w:rPr>
        <w:tab/>
        <w:t>The latitude and longitude of each site were used to extract mean annual growing season temperature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°C), atmospheric vapo</w:t>
      </w:r>
      <w:del w:id="356" w:author="Risa" w:date="2021-04-28T10:11:00Z">
        <w:r w:rsidRPr="00771C52" w:rsidDel="00F476C2">
          <w:rPr>
            <w:rFonts w:eastAsia="Times New Roman"/>
            <w:color w:val="000000"/>
          </w:rPr>
          <w:delText>u</w:delText>
        </w:r>
      </w:del>
      <w:r w:rsidRPr="00771C52">
        <w:rPr>
          <w:rFonts w:eastAsia="Times New Roman"/>
          <w:color w:val="000000"/>
        </w:rPr>
        <w:t>r pressure deficit (</w:t>
      </w:r>
      <w:r w:rsidRPr="00771C52">
        <w:rPr>
          <w:rFonts w:eastAsia="Times New Roman"/>
          <w:i/>
          <w:iCs/>
          <w:color w:val="000000"/>
        </w:rPr>
        <w:t>D</w:t>
      </w:r>
      <w:r w:rsidRPr="00771C52">
        <w:rPr>
          <w:rFonts w:eastAsia="Times New Roman"/>
          <w:color w:val="000000"/>
          <w:vertAlign w:val="subscript"/>
        </w:rPr>
        <w:t>g</w:t>
      </w:r>
      <w:r w:rsidRPr="00771C52">
        <w:rPr>
          <w:rFonts w:eastAsia="Times New Roman"/>
          <w:color w:val="000000"/>
        </w:rPr>
        <w:t>; Pa) and incoming PAR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ins w:id="357" w:author="Nick Smith" w:date="2021-05-17T15:12:00Z">
        <w:r w:rsidR="003B0716">
          <w:rPr>
            <w:rFonts w:eastAsia="Times New Roman"/>
            <w:color w:val="000000"/>
          </w:rPr>
          <w:t xml:space="preserve"> </w:t>
        </w:r>
        <w:r w:rsidR="00FC770E">
          <w:rPr>
            <w:rFonts w:eastAsia="Times New Roman"/>
            <w:color w:val="000000"/>
          </w:rPr>
          <w:fldChar w:fldCharType="begin" w:fldLock="1"/>
        </w:r>
      </w:ins>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ins w:id="358" w:author="Nick Smith" w:date="2021-05-17T15:12:00Z">
        <w:r w:rsidR="00FC770E">
          <w:rPr>
            <w:rFonts w:eastAsia="Times New Roman"/>
            <w:color w:val="000000"/>
          </w:rPr>
          <w:fldChar w:fldCharType="end"/>
        </w:r>
      </w:ins>
      <w:del w:id="359" w:author="Nick Smith" w:date="2021-05-17T15:12:00Z">
        <w:r w:rsidRPr="00771C52" w:rsidDel="00FC770E">
          <w:rPr>
            <w:rFonts w:eastAsia="Times New Roman"/>
            <w:color w:val="000000"/>
          </w:rPr>
          <w:delText xml:space="preserve"> (Harris et al. 2014)</w:delText>
        </w:r>
      </w:del>
      <w:r w:rsidRPr="00771C52">
        <w:rPr>
          <w:rFonts w:eastAsia="Times New Roman"/>
          <w:color w:val="000000"/>
        </w:rPr>
        <w:t>. Growing season was operationally defined as months with mean temperatures greater than 0</w:t>
      </w:r>
      <w:del w:id="360" w:author="Risa" w:date="2021-04-28T10:11:00Z">
        <w:r w:rsidRPr="00771C52" w:rsidDel="00F476C2">
          <w:rPr>
            <w:rFonts w:eastAsia="Times New Roman"/>
            <w:color w:val="000000"/>
          </w:rPr>
          <w:delText xml:space="preserve"> </w:delText>
        </w:r>
      </w:del>
      <w:r w:rsidRPr="00771C52">
        <w:rPr>
          <w:rFonts w:eastAsia="Times New Roman"/>
          <w:color w:val="000000"/>
        </w:rPr>
        <w:t>°C. The elevation (</w:t>
      </w:r>
      <w:r w:rsidRPr="00771C52">
        <w:rPr>
          <w:rFonts w:eastAsia="Times New Roman"/>
          <w:i/>
          <w:iCs/>
          <w:color w:val="000000"/>
        </w:rPr>
        <w:t>z</w:t>
      </w:r>
      <w:r w:rsidRPr="00771C52">
        <w:rPr>
          <w:rFonts w:eastAsia="Times New Roman"/>
          <w:color w:val="000000"/>
        </w:rPr>
        <w:t>; m) at each site at 0.5° resolution was obtained from the WFDEI meteorological forcing dataset</w:t>
      </w:r>
      <w:ins w:id="361" w:author="Nick Smith" w:date="2021-05-17T15:12:00Z">
        <w:r w:rsidR="00FC770E">
          <w:rPr>
            <w:rFonts w:eastAsia="Times New Roman"/>
            <w:color w:val="000000"/>
          </w:rPr>
          <w:t xml:space="preserve"> </w:t>
        </w:r>
        <w:r w:rsidR="00FC770E">
          <w:rPr>
            <w:rFonts w:eastAsia="Times New Roman"/>
            <w:color w:val="000000"/>
          </w:rPr>
          <w:fldChar w:fldCharType="begin" w:fldLock="1"/>
        </w:r>
      </w:ins>
      <w:r w:rsidR="00FC770E">
        <w:rPr>
          <w:rFonts w:eastAsia="Times New Roman"/>
          <w:color w:val="000000"/>
        </w:rPr>
        <w:instrText>ADDIN CSL_CITATION {"citationItems":[{"id":"ITEM-1","itemData":{"DOI":"10.1002/2014WR015638","ISSN":"1944-7973","abstract":"The WFDEI meteorological forcing data set has been generated using the same methodology as the widely used WATCH Forcing Data (WFD) by making use of the ERA-Interim reanalysis data. We discuss the specifics of how changes in the reanalysis and processing have led to improvement over the WFD. We attribute improvements in precipitation and wind speed to the latest reanalysis basis data and improved downward shortwave fluxes to the changes in the aerosol corrections. Covering 1979–2012, the WFDEI will allow more thorough comparisons of hydrological and Earth System model outputs with hydrologically and phenologically relevant satellite products than using the WFD. ","author":[{"dropping-particle":"","family":"Weedon","given":"Graham P","non-dropping-particle":"","parse-names":false,"suffix":""},{"dropping-particle":"","family":"Balsamo","given":"Gianpaolo","non-dropping-particle":"","parse-names":false,"suffix":""},{"dropping-particle":"","family":"Bellouin","given":"Nicolas","non-dropping-particle":"","parse-names":false,"suffix":""},{"dropping-particle":"","family":"Gomes","given":"Sandra","non-dropping-particle":"","parse-names":false,"suffix":""},{"dropping-particle":"","family":"Best","given":"Martin J","non-dropping-particle":"","parse-names":false,"suffix":""},{"dropping-particle":"","family":"Viterbo","given":"Pedro","non-dropping-particle":"","parse-names":false,"suffix":""}],"container-title":"Water Resources Research","id":"ITEM-1","issue":"9","issued":{"date-parts":[["2014","9","1"]]},"page":"7505-7514","title":"The WFDEI meteorological forcing data set: WATCH Forcing Data methodology applied to ERA-Interim reanalysis data","type":"article-journal","volume":"50"},"uris":["http://www.mendeley.com/documents/?uuid=00278d4f-1197-46db-aed2-e0194654002f"]}],"mendeley":{"formattedCitation":"(Weedon &lt;i&gt;et al.&lt;/i&gt;, 2014)","plainTextFormattedCitation":"(Weedon et al., 2014)","previouslyFormattedCitation":"(Weedon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(Weedon </w:t>
      </w:r>
      <w:r w:rsidR="00FC770E" w:rsidRPr="00FC770E">
        <w:rPr>
          <w:rFonts w:eastAsia="Times New Roman"/>
          <w:i/>
          <w:noProof/>
          <w:color w:val="000000"/>
        </w:rPr>
        <w:t>et al.</w:t>
      </w:r>
      <w:r w:rsidR="00FC770E" w:rsidRPr="00FC770E">
        <w:rPr>
          <w:rFonts w:eastAsia="Times New Roman"/>
          <w:noProof/>
          <w:color w:val="000000"/>
        </w:rPr>
        <w:t>, 2014)</w:t>
      </w:r>
      <w:ins w:id="362" w:author="Nick Smith" w:date="2021-05-17T15:12:00Z">
        <w:r w:rsidR="00FC770E">
          <w:rPr>
            <w:rFonts w:eastAsia="Times New Roman"/>
            <w:color w:val="000000"/>
          </w:rPr>
          <w:fldChar w:fldCharType="end"/>
        </w:r>
      </w:ins>
      <w:del w:id="363" w:author="Nick Smith" w:date="2021-05-17T15:12:00Z">
        <w:r w:rsidRPr="00771C52" w:rsidDel="00FC770E">
          <w:rPr>
            <w:rFonts w:eastAsia="Times New Roman"/>
            <w:color w:val="000000"/>
          </w:rPr>
          <w:delText xml:space="preserve"> (Weedon et al. 2014)</w:delText>
        </w:r>
      </w:del>
      <w:r w:rsidRPr="00771C52">
        <w:rPr>
          <w:rFonts w:eastAsia="Times New Roman"/>
          <w:color w:val="000000"/>
        </w:rPr>
        <w:t>.</w:t>
      </w:r>
    </w:p>
    <w:p w14:paraId="7D260EED" w14:textId="77777777" w:rsidR="00361685" w:rsidRPr="00771C52" w:rsidRDefault="00361685" w:rsidP="008531D1">
      <w:pPr>
        <w:spacing w:line="480" w:lineRule="auto"/>
        <w:contextualSpacing/>
        <w:rPr>
          <w:rFonts w:eastAsia="Times New Roman"/>
        </w:rPr>
        <w:pPrChange w:id="364" w:author="Nick Smith" w:date="2021-05-17T14:21:00Z">
          <w:pPr/>
        </w:pPrChange>
      </w:pPr>
    </w:p>
    <w:p w14:paraId="3817858C" w14:textId="77777777" w:rsidR="00361685" w:rsidRPr="00771C52" w:rsidRDefault="00361685" w:rsidP="008531D1">
      <w:pPr>
        <w:spacing w:line="480" w:lineRule="auto"/>
        <w:contextualSpacing/>
        <w:rPr>
          <w:rFonts w:eastAsia="Times New Roman"/>
        </w:rPr>
        <w:pPrChange w:id="365" w:author="Nick Smith" w:date="2021-05-17T14:21:00Z">
          <w:pPr>
            <w:spacing w:line="480" w:lineRule="auto"/>
          </w:pPr>
        </w:pPrChange>
      </w:pPr>
      <w:r w:rsidRPr="00771C52">
        <w:rPr>
          <w:rFonts w:eastAsia="Times New Roman"/>
          <w:i/>
          <w:iCs/>
          <w:color w:val="000000"/>
        </w:rPr>
        <w:t>Analyses</w:t>
      </w:r>
    </w:p>
    <w:p w14:paraId="796B119D" w14:textId="5E980057" w:rsidR="00361685" w:rsidRPr="00771C52" w:rsidRDefault="00361685" w:rsidP="008531D1">
      <w:pPr>
        <w:spacing w:line="480" w:lineRule="auto"/>
        <w:contextualSpacing/>
        <w:rPr>
          <w:rFonts w:eastAsia="Times New Roman"/>
        </w:rPr>
        <w:pPrChange w:id="366" w:author="Nick Smith" w:date="2021-05-17T14:21:00Z">
          <w:pPr>
            <w:spacing w:line="480" w:lineRule="auto"/>
          </w:pPr>
        </w:pPrChange>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 we followed an analysis protocol similar to that described by Dong </w:t>
      </w:r>
      <w:r w:rsidRPr="00FC770E">
        <w:rPr>
          <w:rFonts w:eastAsia="Times New Roman"/>
          <w:i/>
          <w:color w:val="000000"/>
          <w:rPrChange w:id="367" w:author="Nick Smith" w:date="2021-05-17T15:13:00Z">
            <w:rPr>
              <w:rFonts w:eastAsia="Times New Roman"/>
              <w:color w:val="000000"/>
            </w:rPr>
          </w:rPrChange>
        </w:rPr>
        <w:t>et al.</w:t>
      </w:r>
      <w:ins w:id="368" w:author="Nick Smith" w:date="2021-05-17T15:12:00Z">
        <w:r w:rsidR="00FC770E">
          <w:rPr>
            <w:rFonts w:eastAsia="Times New Roman"/>
            <w:color w:val="000000"/>
          </w:rPr>
          <w:t xml:space="preserve"> </w:t>
        </w:r>
      </w:ins>
      <w:ins w:id="369" w:author="Nick Smith" w:date="2021-05-17T15:13:00Z">
        <w:r w:rsidR="00FC770E">
          <w:rPr>
            <w:rFonts w:eastAsia="Times New Roman"/>
            <w:color w:val="000000"/>
          </w:rPr>
          <w:fldChar w:fldCharType="begin" w:fldLock="1"/>
        </w:r>
      </w:ins>
      <w:r w:rsidR="0089659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w:t>
      </w:r>
      <w:del w:id="370" w:author="Nick Smith" w:date="2021-05-17T15:13:00Z">
        <w:r w:rsidR="00FC770E" w:rsidRPr="00FC770E" w:rsidDel="00FC770E">
          <w:rPr>
            <w:rFonts w:eastAsia="Times New Roman"/>
            <w:noProof/>
            <w:color w:val="000000"/>
          </w:rPr>
          <w:delText xml:space="preserve">Dong </w:delText>
        </w:r>
        <w:r w:rsidR="00FC770E" w:rsidRPr="00FC770E" w:rsidDel="00FC770E">
          <w:rPr>
            <w:rFonts w:eastAsia="Times New Roman"/>
            <w:i/>
            <w:noProof/>
            <w:color w:val="000000"/>
          </w:rPr>
          <w:delText>et al.</w:delText>
        </w:r>
        <w:r w:rsidR="00FC770E" w:rsidRPr="00FC770E" w:rsidDel="00FC770E">
          <w:rPr>
            <w:rFonts w:eastAsia="Times New Roman"/>
            <w:noProof/>
            <w:color w:val="000000"/>
          </w:rPr>
          <w:delText xml:space="preserve">, </w:delText>
        </w:r>
      </w:del>
      <w:r w:rsidR="00FC770E" w:rsidRPr="00FC770E">
        <w:rPr>
          <w:rFonts w:eastAsia="Times New Roman"/>
          <w:noProof/>
          <w:color w:val="000000"/>
        </w:rPr>
        <w:t>2017)</w:t>
      </w:r>
      <w:ins w:id="371" w:author="Nick Smith" w:date="2021-05-17T15:13:00Z">
        <w:r w:rsidR="00FC770E">
          <w:rPr>
            <w:rFonts w:eastAsia="Times New Roman"/>
            <w:color w:val="000000"/>
          </w:rPr>
          <w:fldChar w:fldCharType="end"/>
        </w:r>
      </w:ins>
      <w:del w:id="372" w:author="Nick Smith" w:date="2021-05-17T15:13:00Z">
        <w:r w:rsidRPr="00771C52" w:rsidDel="00FC770E">
          <w:rPr>
            <w:rFonts w:eastAsia="Times New Roman"/>
            <w:color w:val="000000"/>
          </w:rPr>
          <w:delText xml:space="preserve"> (2017)</w:delText>
        </w:r>
      </w:del>
      <w:r w:rsidRPr="00771C52">
        <w:rPr>
          <w:rFonts w:eastAsia="Times New Roman"/>
          <w:color w:val="000000"/>
        </w:rPr>
        <w:t xml:space="preserve">. 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ins w:id="373" w:author="Risa" w:date="2021-04-28T10:43:00Z">
        <w:r w:rsidR="004E1503" w:rsidRPr="00771C52">
          <w:rPr>
            <w:rFonts w:eastAsia="Times New Roman"/>
            <w:color w:val="000000"/>
          </w:rPr>
          <w:t xml:space="preserve">elevation, </w:t>
        </w:r>
      </w:ins>
      <w:r w:rsidRPr="00771C52">
        <w:rPr>
          <w:rFonts w:eastAsia="Times New Roman"/>
          <w:color w:val="000000"/>
        </w:rPr>
        <w:t>climate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w:t>
      </w:r>
      <w:r w:rsidRPr="00771C52">
        <w:rPr>
          <w:rFonts w:eastAsia="Times New Roman"/>
          <w:i/>
          <w:iCs/>
          <w:color w:val="000000"/>
        </w:rPr>
        <w:t>D</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leaf traits (χ and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w:t>
      </w:r>
      <w:r w:rsidRPr="00771C52">
        <w:rPr>
          <w:rFonts w:eastAsia="Times New Roman"/>
          <w:color w:val="000000"/>
        </w:rPr>
        <w:lastRenderedPageBreak/>
        <w:t xml:space="preserve">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r w:rsidRPr="00771C52">
        <w:rPr>
          <w:rFonts w:eastAsia="Times New Roman"/>
          <w:i/>
          <w:iCs/>
          <w:color w:val="000000"/>
        </w:rPr>
        <w:t>D</w:t>
      </w:r>
      <w:r w:rsidRPr="00771C52">
        <w:rPr>
          <w:rFonts w:eastAsia="Times New Roman"/>
          <w:color w:val="000000"/>
          <w:vertAlign w:val="subscript"/>
        </w:rPr>
        <w:t>g</w:t>
      </w:r>
      <w:r w:rsidRPr="00771C52">
        <w:rPr>
          <w:rFonts w:eastAsia="Times New Roman"/>
          <w:color w:val="000000"/>
        </w:rPr>
        <w:t xml:space="preserve">,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were also natural log transformed.</w:t>
      </w:r>
    </w:p>
    <w:p w14:paraId="1B8FB85C" w14:textId="6A9F8F7E" w:rsidR="00361685" w:rsidRPr="00771C52" w:rsidRDefault="00361685" w:rsidP="008531D1">
      <w:pPr>
        <w:spacing w:line="480" w:lineRule="auto"/>
        <w:contextualSpacing/>
        <w:rPr>
          <w:rFonts w:eastAsia="Times New Roman"/>
        </w:rPr>
        <w:pPrChange w:id="374" w:author="Nick Smith" w:date="2021-05-17T14:21:00Z">
          <w:pPr>
            <w:spacing w:line="480" w:lineRule="auto"/>
          </w:pPr>
        </w:pPrChange>
      </w:pPr>
      <w:r w:rsidRPr="00771C52">
        <w:rPr>
          <w:rFonts w:eastAsia="Times New Roman"/>
          <w:color w:val="000000"/>
        </w:rPr>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 again following the approach by Dong </w:t>
      </w:r>
      <w:r w:rsidRPr="00FC770E">
        <w:rPr>
          <w:rFonts w:eastAsia="Times New Roman"/>
          <w:i/>
          <w:color w:val="000000"/>
          <w:rPrChange w:id="375" w:author="Nick Smith" w:date="2021-05-17T15:13:00Z">
            <w:rPr>
              <w:rFonts w:eastAsia="Times New Roman"/>
              <w:color w:val="000000"/>
            </w:rPr>
          </w:rPrChange>
        </w:rPr>
        <w:t>et al.</w:t>
      </w:r>
      <w:r w:rsidRPr="00771C52">
        <w:rPr>
          <w:rFonts w:eastAsia="Times New Roman"/>
          <w:color w:val="000000"/>
        </w:rPr>
        <w:t xml:space="preserve"> </w:t>
      </w:r>
      <w:ins w:id="376" w:author="Nick Smith" w:date="2021-05-17T15:13:00Z">
        <w:r w:rsidR="00FC770E">
          <w:rPr>
            <w:rFonts w:eastAsia="Times New Roman"/>
            <w:color w:val="000000"/>
          </w:rPr>
          <w:fldChar w:fldCharType="begin" w:fldLock="1"/>
        </w:r>
      </w:ins>
      <w:r w:rsidR="0089659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ins w:id="377" w:author="Nick Smith" w:date="2021-05-17T15:13:00Z">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ins>
      <w:del w:id="378" w:author="Nick Smith" w:date="2021-05-17T15:13:00Z">
        <w:r w:rsidRPr="00771C52" w:rsidDel="00FC770E">
          <w:rPr>
            <w:rFonts w:eastAsia="Times New Roman"/>
            <w:color w:val="000000"/>
          </w:rPr>
          <w:delText>(2017)</w:delText>
        </w:r>
      </w:del>
      <w:r w:rsidRPr="00771C52">
        <w:rPr>
          <w:rFonts w:eastAsia="Times New Roman"/>
          <w:color w:val="000000"/>
        </w:rPr>
        <w:t>. To do this, we first calculated a prediction of the nitrogen used for photosynthesis (</w:t>
      </w: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rPr>
          <w:ins w:id="379" w:author="Risa" w:date="2021-04-28T10:12:00Z"/>
        </w:trPr>
        <w:tc>
          <w:tcPr>
            <w:tcW w:w="4675" w:type="dxa"/>
          </w:tcPr>
          <w:p w14:paraId="3B50F0CF" w14:textId="0965B978" w:rsidR="00F476C2" w:rsidRPr="00771C52" w:rsidRDefault="00F476C2" w:rsidP="008531D1">
            <w:pPr>
              <w:spacing w:line="480" w:lineRule="auto"/>
              <w:contextualSpacing/>
              <w:rPr>
                <w:ins w:id="380" w:author="Risa" w:date="2021-04-28T10:12:00Z"/>
                <w:rFonts w:eastAsia="Times New Roman"/>
                <w:i/>
                <w:iCs/>
                <w:color w:val="000000"/>
              </w:rPr>
              <w:pPrChange w:id="381" w:author="Nick Smith" w:date="2021-05-17T14:21:00Z">
                <w:pPr>
                  <w:spacing w:line="480" w:lineRule="auto"/>
                </w:pPr>
              </w:pPrChange>
            </w:pPr>
            <w:ins w:id="382" w:author="Risa" w:date="2021-04-28T10:12:00Z">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del w:id="383" w:author="Nick Smith" w:date="2021-05-17T14:41:00Z">
                <w:r w:rsidRPr="00771C52" w:rsidDel="002B2CF0">
                  <w:rPr>
                    <w:rFonts w:eastAsia="Times New Roman"/>
                    <w:color w:val="000000"/>
                  </w:rPr>
                  <w:delText xml:space="preserve"> + </w:delText>
                </w:r>
                <w:r w:rsidRPr="00771C52" w:rsidDel="002B2CF0">
                  <w:rPr>
                    <w:rFonts w:eastAsia="Times New Roman"/>
                    <w:i/>
                    <w:iCs/>
                    <w:color w:val="000000"/>
                  </w:rPr>
                  <w:delText>N</w:delText>
                </w:r>
                <w:r w:rsidRPr="00771C52" w:rsidDel="002B2CF0">
                  <w:rPr>
                    <w:rFonts w:eastAsia="Times New Roman"/>
                    <w:color w:val="000000"/>
                    <w:vertAlign w:val="subscript"/>
                  </w:rPr>
                  <w:delText>PEP</w:delText>
                </w:r>
              </w:del>
            </w:ins>
          </w:p>
        </w:tc>
        <w:tc>
          <w:tcPr>
            <w:tcW w:w="4675" w:type="dxa"/>
          </w:tcPr>
          <w:p w14:paraId="2B330F44" w14:textId="04A51647" w:rsidR="00F476C2" w:rsidRPr="00771C52" w:rsidRDefault="00F476C2" w:rsidP="008531D1">
            <w:pPr>
              <w:spacing w:line="480" w:lineRule="auto"/>
              <w:contextualSpacing/>
              <w:jc w:val="right"/>
              <w:rPr>
                <w:ins w:id="384" w:author="Risa" w:date="2021-04-28T10:12:00Z"/>
                <w:rFonts w:eastAsia="Times New Roman"/>
                <w:color w:val="000000"/>
              </w:rPr>
              <w:pPrChange w:id="385" w:author="Nick Smith" w:date="2021-05-17T14:21:00Z">
                <w:pPr>
                  <w:spacing w:line="480" w:lineRule="auto"/>
                  <w:jc w:val="right"/>
                </w:pPr>
              </w:pPrChange>
            </w:pPr>
            <w:ins w:id="386" w:author="Risa" w:date="2021-04-28T10:12:00Z">
              <w:r w:rsidRPr="00771C52">
                <w:rPr>
                  <w:rFonts w:eastAsia="Times New Roman"/>
                  <w:color w:val="000000"/>
                </w:rPr>
                <w:t>(</w:t>
              </w:r>
              <w:del w:id="387" w:author="Nick Smith" w:date="2021-05-17T14:41:00Z">
                <w:r w:rsidRPr="00771C52" w:rsidDel="002B2CF0">
                  <w:rPr>
                    <w:rFonts w:eastAsia="Times New Roman"/>
                    <w:color w:val="000000"/>
                  </w:rPr>
                  <w:delText>8</w:delText>
                </w:r>
              </w:del>
            </w:ins>
            <w:ins w:id="388" w:author="Nick Smith" w:date="2021-05-17T14:41:00Z">
              <w:r w:rsidR="002B2CF0">
                <w:rPr>
                  <w:rFonts w:eastAsia="Times New Roman"/>
                  <w:color w:val="000000"/>
                </w:rPr>
                <w:t>7</w:t>
              </w:r>
            </w:ins>
            <w:ins w:id="389" w:author="Risa" w:date="2021-04-28T10:12:00Z">
              <w:r w:rsidRPr="00771C52">
                <w:rPr>
                  <w:rFonts w:eastAsia="Times New Roman"/>
                  <w:color w:val="000000"/>
                </w:rPr>
                <w:t>)</w:t>
              </w:r>
            </w:ins>
          </w:p>
        </w:tc>
      </w:tr>
    </w:tbl>
    <w:p w14:paraId="73A072DE" w14:textId="5346742A" w:rsidR="00361685" w:rsidRPr="00771C52" w:rsidDel="00F476C2" w:rsidRDefault="00F476C2" w:rsidP="008531D1">
      <w:pPr>
        <w:spacing w:line="480" w:lineRule="auto"/>
        <w:contextualSpacing/>
        <w:rPr>
          <w:del w:id="390" w:author="Risa" w:date="2021-04-28T10:12:00Z"/>
          <w:rFonts w:eastAsia="Times New Roman"/>
        </w:rPr>
        <w:pPrChange w:id="391" w:author="Nick Smith" w:date="2021-05-17T14:21:00Z">
          <w:pPr>
            <w:spacing w:line="480" w:lineRule="auto"/>
          </w:pPr>
        </w:pPrChange>
      </w:pPr>
      <w:ins w:id="392" w:author="Risa" w:date="2021-04-28T10:12:00Z">
        <w:del w:id="393" w:author="Nick Smith" w:date="2021-05-17T14:41:00Z">
          <w:r w:rsidRPr="00771C52" w:rsidDel="002B2CF0">
            <w:rPr>
              <w:rFonts w:eastAsia="Times New Roman"/>
              <w:i/>
              <w:iCs/>
              <w:color w:val="000000"/>
            </w:rPr>
            <w:tab/>
          </w:r>
        </w:del>
      </w:ins>
      <w:del w:id="394" w:author="Risa" w:date="2021-04-28T10:12:00Z">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photo</w:delText>
        </w:r>
        <w:r w:rsidR="00361685" w:rsidRPr="00771C52" w:rsidDel="00F476C2">
          <w:rPr>
            <w:rFonts w:eastAsia="Times New Roman"/>
            <w:color w:val="000000"/>
          </w:rPr>
          <w:delText xml:space="preserve"> = </w:delText>
        </w:r>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 xml:space="preserve">Rubisco </w:delText>
        </w:r>
        <w:r w:rsidR="00361685" w:rsidRPr="00771C52" w:rsidDel="00F476C2">
          <w:rPr>
            <w:rFonts w:eastAsia="Times New Roman"/>
            <w:color w:val="000000"/>
          </w:rPr>
          <w:delText xml:space="preserve">+ </w:delText>
        </w:r>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bioenergetics</w:delText>
        </w:r>
        <w:r w:rsidR="00361685" w:rsidRPr="00771C52" w:rsidDel="00F476C2">
          <w:rPr>
            <w:rFonts w:eastAsia="Times New Roman"/>
            <w:color w:val="000000"/>
          </w:rPr>
          <w:delText xml:space="preserve"> + </w:delText>
        </w:r>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PEP</w:delText>
        </w:r>
        <w:r w:rsidR="00361685" w:rsidRPr="00771C52" w:rsidDel="00F476C2">
          <w:rPr>
            <w:rFonts w:eastAsia="Times New Roman"/>
            <w:color w:val="000000"/>
          </w:rPr>
          <w:delText>                                                                                                  (8)</w:delText>
        </w:r>
      </w:del>
    </w:p>
    <w:p w14:paraId="6D63997E" w14:textId="77777777" w:rsidR="00361685" w:rsidRPr="00771C52" w:rsidRDefault="00361685" w:rsidP="008531D1">
      <w:pPr>
        <w:spacing w:line="480" w:lineRule="auto"/>
        <w:contextualSpacing/>
        <w:rPr>
          <w:rFonts w:eastAsia="Times New Roman"/>
        </w:rPr>
        <w:pPrChange w:id="395" w:author="Nick Smith" w:date="2021-05-17T14:21:00Z">
          <w:pPr>
            <w:spacing w:line="480" w:lineRule="auto"/>
          </w:pPr>
        </w:pPrChange>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rPr>
          <w:ins w:id="396" w:author="Risa" w:date="2021-04-28T10:12:00Z"/>
        </w:trPr>
        <w:tc>
          <w:tcPr>
            <w:tcW w:w="4675" w:type="dxa"/>
          </w:tcPr>
          <w:p w14:paraId="284EFB66" w14:textId="5F84256B" w:rsidR="00F476C2" w:rsidRPr="00771C52" w:rsidRDefault="00F476C2" w:rsidP="008531D1">
            <w:pPr>
              <w:spacing w:line="480" w:lineRule="auto"/>
              <w:contextualSpacing/>
              <w:rPr>
                <w:ins w:id="397" w:author="Risa" w:date="2021-04-28T10:12:00Z"/>
                <w:rFonts w:eastAsia="Times New Roman"/>
                <w:i/>
                <w:iCs/>
                <w:color w:val="000000"/>
              </w:rPr>
              <w:pPrChange w:id="398" w:author="Nick Smith" w:date="2021-05-17T14:21:00Z">
                <w:pPr>
                  <w:spacing w:line="480" w:lineRule="auto"/>
                </w:pPr>
              </w:pPrChange>
            </w:pPr>
            <w:ins w:id="399" w:author="Risa" w:date="2021-04-28T10:13:00Z">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ins>
          </w:p>
        </w:tc>
        <w:tc>
          <w:tcPr>
            <w:tcW w:w="4675" w:type="dxa"/>
          </w:tcPr>
          <w:p w14:paraId="790F4767" w14:textId="05C34BBA" w:rsidR="00F476C2" w:rsidRPr="00771C52" w:rsidRDefault="00F476C2" w:rsidP="008531D1">
            <w:pPr>
              <w:spacing w:line="480" w:lineRule="auto"/>
              <w:contextualSpacing/>
              <w:jc w:val="right"/>
              <w:rPr>
                <w:ins w:id="400" w:author="Risa" w:date="2021-04-28T10:12:00Z"/>
                <w:rFonts w:eastAsia="Times New Roman"/>
                <w:color w:val="000000"/>
              </w:rPr>
              <w:pPrChange w:id="401" w:author="Nick Smith" w:date="2021-05-17T14:21:00Z">
                <w:pPr>
                  <w:spacing w:line="480" w:lineRule="auto"/>
                  <w:jc w:val="right"/>
                </w:pPr>
              </w:pPrChange>
            </w:pPr>
            <w:ins w:id="402" w:author="Risa" w:date="2021-04-28T10:12:00Z">
              <w:r w:rsidRPr="00771C52">
                <w:rPr>
                  <w:rFonts w:eastAsia="Times New Roman"/>
                  <w:color w:val="000000"/>
                </w:rPr>
                <w:t>(</w:t>
              </w:r>
              <w:del w:id="403" w:author="Nick Smith" w:date="2021-05-17T14:42:00Z">
                <w:r w:rsidRPr="00771C52" w:rsidDel="002B2CF0">
                  <w:rPr>
                    <w:rFonts w:eastAsia="Times New Roman"/>
                    <w:color w:val="000000"/>
                  </w:rPr>
                  <w:delText>9</w:delText>
                </w:r>
              </w:del>
            </w:ins>
            <w:ins w:id="404" w:author="Nick Smith" w:date="2021-05-17T14:42:00Z">
              <w:r w:rsidR="002B2CF0">
                <w:rPr>
                  <w:rFonts w:eastAsia="Times New Roman"/>
                  <w:color w:val="000000"/>
                </w:rPr>
                <w:t>8</w:t>
              </w:r>
            </w:ins>
            <w:ins w:id="405" w:author="Risa" w:date="2021-04-28T10:12:00Z">
              <w:r w:rsidRPr="00771C52">
                <w:rPr>
                  <w:rFonts w:eastAsia="Times New Roman"/>
                  <w:color w:val="000000"/>
                </w:rPr>
                <w:t>)</w:t>
              </w:r>
            </w:ins>
          </w:p>
        </w:tc>
      </w:tr>
    </w:tbl>
    <w:p w14:paraId="210477E1" w14:textId="64EB5626" w:rsidR="00361685" w:rsidRPr="00771C52" w:rsidDel="00F476C2" w:rsidRDefault="00F476C2" w:rsidP="008531D1">
      <w:pPr>
        <w:spacing w:line="480" w:lineRule="auto"/>
        <w:contextualSpacing/>
        <w:rPr>
          <w:del w:id="406" w:author="Risa" w:date="2021-04-28T10:13:00Z"/>
          <w:rFonts w:eastAsia="Times New Roman"/>
        </w:rPr>
        <w:pPrChange w:id="407" w:author="Nick Smith" w:date="2021-05-17T14:21:00Z">
          <w:pPr>
            <w:spacing w:line="480" w:lineRule="auto"/>
          </w:pPr>
        </w:pPrChange>
      </w:pPr>
      <w:ins w:id="408" w:author="Risa" w:date="2021-04-28T10:13:00Z">
        <w:del w:id="409" w:author="Nick Smith" w:date="2021-05-17T14:42:00Z">
          <w:r w:rsidRPr="00771C52" w:rsidDel="002B2CF0">
            <w:rPr>
              <w:rFonts w:eastAsia="Times New Roman"/>
              <w:i/>
              <w:iCs/>
              <w:color w:val="000000"/>
            </w:rPr>
            <w:tab/>
          </w:r>
        </w:del>
      </w:ins>
      <w:del w:id="410" w:author="Risa" w:date="2021-04-28T10:13:00Z">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photo</w:delText>
        </w:r>
        <w:r w:rsidR="00361685" w:rsidRPr="00771C52" w:rsidDel="00F476C2">
          <w:rPr>
            <w:rFonts w:eastAsia="Times New Roman"/>
            <w:color w:val="000000"/>
          </w:rPr>
          <w:delText xml:space="preserve"> = </w:delText>
        </w:r>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 xml:space="preserve">Rubisco </w:delText>
        </w:r>
        <w:r w:rsidR="00361685" w:rsidRPr="00771C52" w:rsidDel="00F476C2">
          <w:rPr>
            <w:rFonts w:eastAsia="Times New Roman"/>
            <w:color w:val="000000"/>
          </w:rPr>
          <w:delText xml:space="preserve">+ </w:delText>
        </w:r>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bioenergetics</w:delText>
        </w:r>
        <w:r w:rsidR="00361685" w:rsidRPr="00771C52" w:rsidDel="00F476C2">
          <w:rPr>
            <w:rFonts w:eastAsia="Times New Roman"/>
            <w:color w:val="000000"/>
          </w:rPr>
          <w:delText xml:space="preserve"> + </w:delText>
        </w:r>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PEP</w:delText>
        </w:r>
        <w:r w:rsidR="00361685" w:rsidRPr="00771C52" w:rsidDel="00F476C2">
          <w:rPr>
            <w:rFonts w:eastAsia="Times New Roman"/>
            <w:color w:val="000000"/>
          </w:rPr>
          <w:delText>                                                                                                  (9)</w:delText>
        </w:r>
      </w:del>
    </w:p>
    <w:p w14:paraId="4377A504" w14:textId="0D43790B" w:rsidR="00361685" w:rsidRPr="00771C52" w:rsidRDefault="00361685" w:rsidP="008531D1">
      <w:pPr>
        <w:spacing w:line="480" w:lineRule="auto"/>
        <w:contextualSpacing/>
        <w:rPr>
          <w:rFonts w:eastAsia="Times New Roman"/>
        </w:rPr>
        <w:pPrChange w:id="411" w:author="Nick Smith" w:date="2021-05-17T14:21:00Z">
          <w:pPr>
            <w:spacing w:line="480" w:lineRule="auto"/>
          </w:pPr>
        </w:pPrChange>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89659F">
        <w:rPr>
          <w:rFonts w:eastAsia="Times New Roman"/>
          <w:i/>
          <w:color w:val="000000"/>
          <w:rPrChange w:id="412" w:author="Nick Smith" w:date="2021-05-17T15:14:00Z">
            <w:rPr>
              <w:rFonts w:eastAsia="Times New Roman"/>
              <w:color w:val="000000"/>
            </w:rPr>
          </w:rPrChange>
        </w:rPr>
        <w:t xml:space="preserve">et al. </w:t>
      </w:r>
      <w:del w:id="413" w:author="Nick Smith" w:date="2021-05-17T15:14:00Z">
        <w:r w:rsidRPr="00771C52" w:rsidDel="0089659F">
          <w:rPr>
            <w:rFonts w:eastAsia="Times New Roman"/>
            <w:color w:val="000000"/>
          </w:rPr>
          <w:delText xml:space="preserve">(2019) </w:delText>
        </w:r>
      </w:del>
      <w:ins w:id="414" w:author="Nick Smith" w:date="2021-05-17T15:14:00Z">
        <w:r w:rsidR="0089659F">
          <w:rPr>
            <w:rFonts w:eastAsia="Times New Roman"/>
            <w:color w:val="000000"/>
          </w:rPr>
          <w:fldChar w:fldCharType="begin" w:fldLock="1"/>
        </w:r>
      </w:ins>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w:t>
      </w:r>
      <w:del w:id="415" w:author="Nick Smith" w:date="2021-05-17T15:14:00Z">
        <w:r w:rsidR="0089659F" w:rsidRPr="0089659F" w:rsidDel="0089659F">
          <w:rPr>
            <w:rFonts w:eastAsia="Times New Roman"/>
            <w:noProof/>
            <w:color w:val="000000"/>
          </w:rPr>
          <w:delText xml:space="preserve">Smith </w:delText>
        </w:r>
        <w:r w:rsidR="0089659F" w:rsidRPr="0089659F" w:rsidDel="0089659F">
          <w:rPr>
            <w:rFonts w:eastAsia="Times New Roman"/>
            <w:i/>
            <w:noProof/>
            <w:color w:val="000000"/>
          </w:rPr>
          <w:delText>et al.</w:delText>
        </w:r>
        <w:r w:rsidR="0089659F" w:rsidRPr="0089659F" w:rsidDel="0089659F">
          <w:rPr>
            <w:rFonts w:eastAsia="Times New Roman"/>
            <w:noProof/>
            <w:color w:val="000000"/>
          </w:rPr>
          <w:delText xml:space="preserve">, </w:delText>
        </w:r>
      </w:del>
      <w:r w:rsidR="0089659F" w:rsidRPr="0089659F">
        <w:rPr>
          <w:rFonts w:eastAsia="Times New Roman"/>
          <w:noProof/>
          <w:color w:val="000000"/>
        </w:rPr>
        <w:t>2019)</w:t>
      </w:r>
      <w:ins w:id="416" w:author="Nick Smith" w:date="2021-05-17T15:14:00Z">
        <w:r w:rsidR="0089659F">
          <w:rPr>
            <w:rFonts w:eastAsia="Times New Roman"/>
            <w:color w:val="000000"/>
          </w:rPr>
          <w:fldChar w:fldCharType="end"/>
        </w:r>
        <w:r w:rsidR="0089659F">
          <w:rPr>
            <w:rFonts w:eastAsia="Times New Roman"/>
            <w:color w:val="000000"/>
          </w:rPr>
          <w:t xml:space="preserve"> </w:t>
        </w:r>
      </w:ins>
      <w:r w:rsidRPr="00771C52">
        <w:rPr>
          <w:rFonts w:eastAsia="Times New Roman"/>
          <w:color w:val="000000"/>
        </w:rPr>
        <w:t xml:space="preserve">as modified in Smith </w:t>
      </w:r>
      <w:del w:id="417" w:author="Nick Smith" w:date="2021-05-17T15:15:00Z">
        <w:r w:rsidRPr="00771C52" w:rsidDel="0089659F">
          <w:rPr>
            <w:rFonts w:eastAsia="Times New Roman"/>
            <w:color w:val="000000"/>
          </w:rPr>
          <w:delText xml:space="preserve">and </w:delText>
        </w:r>
      </w:del>
      <w:ins w:id="418" w:author="Nick Smith" w:date="2021-05-17T15:15:00Z">
        <w:r w:rsidR="0089659F">
          <w:rPr>
            <w:rFonts w:eastAsia="Times New Roman"/>
            <w:color w:val="000000"/>
          </w:rPr>
          <w:t>&amp;</w:t>
        </w:r>
        <w:r w:rsidR="0089659F" w:rsidRPr="00771C52">
          <w:rPr>
            <w:rFonts w:eastAsia="Times New Roman"/>
            <w:color w:val="000000"/>
          </w:rPr>
          <w:t xml:space="preserve"> </w:t>
        </w:r>
      </w:ins>
      <w:r w:rsidRPr="00771C52">
        <w:rPr>
          <w:rFonts w:eastAsia="Times New Roman"/>
          <w:color w:val="000000"/>
        </w:rPr>
        <w:t>Keenan</w:t>
      </w:r>
      <w:ins w:id="419" w:author="Nick Smith" w:date="2021-05-17T15:14:00Z">
        <w:r w:rsidR="0089659F">
          <w:rPr>
            <w:rFonts w:eastAsia="Times New Roman"/>
            <w:color w:val="000000"/>
          </w:rPr>
          <w:t xml:space="preserve"> </w:t>
        </w:r>
      </w:ins>
      <w:ins w:id="420" w:author="Nick Smith" w:date="2021-05-17T15:15:00Z">
        <w:r w:rsidR="0089659F">
          <w:rPr>
            <w:rFonts w:eastAsia="Times New Roman"/>
            <w:color w:val="000000"/>
          </w:rPr>
          <w:fldChar w:fldCharType="begin" w:fldLock="1"/>
        </w:r>
      </w:ins>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w:t>
      </w:r>
      <w:del w:id="421" w:author="Nick Smith" w:date="2021-05-17T15:15:00Z">
        <w:r w:rsidR="0089659F" w:rsidRPr="0089659F" w:rsidDel="0089659F">
          <w:rPr>
            <w:rFonts w:eastAsia="Times New Roman"/>
            <w:noProof/>
            <w:color w:val="000000"/>
          </w:rPr>
          <w:delText xml:space="preserve">Smith &amp; Keenan, </w:delText>
        </w:r>
      </w:del>
      <w:r w:rsidR="0089659F" w:rsidRPr="0089659F">
        <w:rPr>
          <w:rFonts w:eastAsia="Times New Roman"/>
          <w:noProof/>
          <w:color w:val="000000"/>
        </w:rPr>
        <w:t>2020)</w:t>
      </w:r>
      <w:ins w:id="422" w:author="Nick Smith" w:date="2021-05-17T15:15:00Z">
        <w:r w:rsidR="0089659F">
          <w:rPr>
            <w:rFonts w:eastAsia="Times New Roman"/>
            <w:color w:val="000000"/>
          </w:rPr>
          <w:fldChar w:fldCharType="end"/>
        </w:r>
      </w:ins>
      <w:r w:rsidRPr="00771C52">
        <w:rPr>
          <w:rFonts w:eastAsia="Times New Roman"/>
          <w:color w:val="000000"/>
        </w:rPr>
        <w:t xml:space="preserve"> </w:t>
      </w:r>
      <w:del w:id="423" w:author="Nick Smith" w:date="2021-05-17T15:15:00Z">
        <w:r w:rsidRPr="00771C52" w:rsidDel="0089659F">
          <w:rPr>
            <w:rFonts w:eastAsia="Times New Roman"/>
            <w:color w:val="000000"/>
          </w:rPr>
          <w:delText xml:space="preserve">(2020) </w:delText>
        </w:r>
      </w:del>
      <w:r w:rsidRPr="00771C52">
        <w:rPr>
          <w:rFonts w:eastAsia="Times New Roman"/>
          <w:color w:val="000000"/>
        </w:rPr>
        <w:t>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del w:id="424" w:author="Nick Smith" w:date="2021-05-17T15:15:00Z">
        <w:r w:rsidRPr="00771C52" w:rsidDel="0089659F">
          <w:rPr>
            <w:rFonts w:eastAsia="Times New Roman"/>
            <w:color w:val="000000"/>
          </w:rPr>
          <w:delText xml:space="preserve">and </w:delText>
        </w:r>
      </w:del>
      <w:ins w:id="425" w:author="Nick Smith" w:date="2021-05-17T15:15:00Z">
        <w:r w:rsidR="0089659F">
          <w:rPr>
            <w:rFonts w:eastAsia="Times New Roman"/>
            <w:color w:val="000000"/>
          </w:rPr>
          <w:t>&amp;</w:t>
        </w:r>
        <w:r w:rsidR="0089659F" w:rsidRPr="00771C52">
          <w:rPr>
            <w:rFonts w:eastAsia="Times New Roman"/>
            <w:color w:val="000000"/>
          </w:rPr>
          <w:t xml:space="preserve"> </w:t>
        </w:r>
      </w:ins>
      <w:r w:rsidRPr="00771C52">
        <w:rPr>
          <w:rFonts w:eastAsia="Times New Roman"/>
          <w:color w:val="000000"/>
        </w:rPr>
        <w:t xml:space="preserve">Smith (in </w:t>
      </w:r>
      <w:del w:id="426" w:author="Nick Smith" w:date="2021-05-17T15:14:00Z">
        <w:r w:rsidRPr="00771C52" w:rsidDel="00FC770E">
          <w:rPr>
            <w:rFonts w:eastAsia="Times New Roman"/>
            <w:color w:val="000000"/>
          </w:rPr>
          <w:delText>prep</w:delText>
        </w:r>
      </w:del>
      <w:ins w:id="427" w:author="Nick Smith" w:date="2021-05-17T15:14:00Z">
        <w:r w:rsidR="00FC770E">
          <w:rPr>
            <w:rFonts w:eastAsia="Times New Roman"/>
            <w:color w:val="000000"/>
          </w:rPr>
          <w:t>review</w:t>
        </w:r>
      </w:ins>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w:t>
      </w:r>
      <w:del w:id="428" w:author="Risa" w:date="2021-04-28T10:45:00Z">
        <w:r w:rsidRPr="00771C52" w:rsidDel="00A15679">
          <w:rPr>
            <w:rFonts w:eastAsia="Times New Roman"/>
            <w:color w:val="000000"/>
          </w:rPr>
          <w:delText> </w:delText>
        </w:r>
      </w:del>
      <w:r w:rsidRPr="00771C52">
        <w:rPr>
          <w:rFonts w:eastAsia="Times New Roman"/>
          <w:color w:val="000000"/>
        </w:rPr>
        <w:t xml:space="preserve">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89659F">
        <w:rPr>
          <w:rFonts w:eastAsia="Times New Roman"/>
          <w:i/>
          <w:color w:val="000000"/>
          <w:rPrChange w:id="429" w:author="Nick Smith" w:date="2021-05-17T15:16:00Z">
            <w:rPr>
              <w:rFonts w:eastAsia="Times New Roman"/>
              <w:color w:val="000000"/>
            </w:rPr>
          </w:rPrChange>
        </w:rPr>
        <w:t>et al.</w:t>
      </w:r>
      <w:ins w:id="430" w:author="Nick Smith" w:date="2021-05-17T15:15:00Z">
        <w:r w:rsidR="0089659F">
          <w:rPr>
            <w:rFonts w:eastAsia="Times New Roman"/>
            <w:color w:val="000000"/>
          </w:rPr>
          <w:t xml:space="preserve"> </w:t>
        </w:r>
        <w:r w:rsidR="0089659F">
          <w:rPr>
            <w:rFonts w:eastAsia="Times New Roman"/>
            <w:color w:val="000000"/>
          </w:rPr>
          <w:fldChar w:fldCharType="begin" w:fldLock="1"/>
        </w:r>
      </w:ins>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w:t>
      </w:r>
      <w:del w:id="431" w:author="Nick Smith" w:date="2021-05-17T15:15:00Z">
        <w:r w:rsidR="0089659F" w:rsidRPr="0089659F" w:rsidDel="0089659F">
          <w:rPr>
            <w:rFonts w:eastAsia="Times New Roman"/>
            <w:noProof/>
            <w:color w:val="000000"/>
          </w:rPr>
          <w:delText xml:space="preserve">Harrison </w:delText>
        </w:r>
        <w:r w:rsidR="0089659F" w:rsidRPr="0089659F" w:rsidDel="0089659F">
          <w:rPr>
            <w:rFonts w:eastAsia="Times New Roman"/>
            <w:i/>
            <w:noProof/>
            <w:color w:val="000000"/>
          </w:rPr>
          <w:delText>et al.</w:delText>
        </w:r>
        <w:r w:rsidR="0089659F" w:rsidRPr="0089659F" w:rsidDel="0089659F">
          <w:rPr>
            <w:rFonts w:eastAsia="Times New Roman"/>
            <w:noProof/>
            <w:color w:val="000000"/>
          </w:rPr>
          <w:delText xml:space="preserve">, </w:delText>
        </w:r>
      </w:del>
      <w:r w:rsidR="0089659F" w:rsidRPr="0089659F">
        <w:rPr>
          <w:rFonts w:eastAsia="Times New Roman"/>
          <w:noProof/>
          <w:color w:val="000000"/>
        </w:rPr>
        <w:t>2009)</w:t>
      </w:r>
      <w:ins w:id="432" w:author="Nick Smith" w:date="2021-05-17T15:15:00Z">
        <w:r w:rsidR="0089659F">
          <w:rPr>
            <w:rFonts w:eastAsia="Times New Roman"/>
            <w:color w:val="000000"/>
          </w:rPr>
          <w:fldChar w:fldCharType="end"/>
        </w:r>
      </w:ins>
      <w:del w:id="433" w:author="Nick Smith" w:date="2021-05-17T15:15:00Z">
        <w:r w:rsidRPr="00771C52" w:rsidDel="0089659F">
          <w:rPr>
            <w:rFonts w:eastAsia="Times New Roman"/>
            <w:color w:val="000000"/>
          </w:rPr>
          <w:delText xml:space="preserve"> (2009)</w:delText>
        </w:r>
      </w:del>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rPr>
          <w:ins w:id="434" w:author="Risa" w:date="2021-04-28T10:13:00Z"/>
        </w:trPr>
        <w:tc>
          <w:tcPr>
            <w:tcW w:w="4675" w:type="dxa"/>
          </w:tcPr>
          <w:p w14:paraId="3ECEFEF5" w14:textId="491C47C9" w:rsidR="00C22725" w:rsidRPr="00771C52" w:rsidRDefault="00C22725" w:rsidP="008531D1">
            <w:pPr>
              <w:spacing w:line="480" w:lineRule="auto"/>
              <w:contextualSpacing/>
              <w:rPr>
                <w:ins w:id="435" w:author="Risa" w:date="2021-04-28T10:13:00Z"/>
                <w:rFonts w:eastAsia="Times New Roman"/>
                <w:i/>
                <w:iCs/>
                <w:color w:val="000000"/>
              </w:rPr>
              <w:pPrChange w:id="436" w:author="Nick Smith" w:date="2021-05-17T14:21:00Z">
                <w:pPr>
                  <w:spacing w:line="480" w:lineRule="auto"/>
                </w:pPr>
              </w:pPrChange>
            </w:pPr>
            <w:ins w:id="437" w:author="Risa" w:date="2021-04-28T10:14:00Z">
              <w:r w:rsidRPr="00771C52">
                <w:rPr>
                  <w:rFonts w:eastAsia="Times New Roman"/>
                  <w:i/>
                  <w:iCs/>
                  <w:color w:val="000000"/>
                </w:rPr>
                <w:t>N</w:t>
              </w:r>
              <w:r w:rsidRPr="00771C52">
                <w:rPr>
                  <w:rFonts w:eastAsia="Times New Roman"/>
                  <w:color w:val="000000"/>
                  <w:vertAlign w:val="subscript"/>
                </w:rPr>
                <w:t>Rubisco</w:t>
              </w:r>
            </w:ins>
            <w:ins w:id="438" w:author="Risa" w:date="2021-04-28T10:15:00Z">
              <w:r w:rsidR="00C64CEB" w:rsidRPr="00771C52">
                <w:rPr>
                  <w:rFonts w:eastAsia="Times New Roman"/>
                  <w:color w:val="000000"/>
                </w:rPr>
                <w:t xml:space="preserve"> </w:t>
              </w:r>
            </w:ins>
            <w:ins w:id="439" w:author="Risa" w:date="2021-04-28T10:14:00Z">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 </w:t>
              </w:r>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ins>
          </w:p>
        </w:tc>
        <w:tc>
          <w:tcPr>
            <w:tcW w:w="4675" w:type="dxa"/>
          </w:tcPr>
          <w:p w14:paraId="2617D4AC" w14:textId="36E3590B" w:rsidR="00C22725" w:rsidRPr="00771C52" w:rsidRDefault="00C22725" w:rsidP="008531D1">
            <w:pPr>
              <w:spacing w:line="480" w:lineRule="auto"/>
              <w:contextualSpacing/>
              <w:jc w:val="right"/>
              <w:rPr>
                <w:ins w:id="440" w:author="Risa" w:date="2021-04-28T10:13:00Z"/>
                <w:rFonts w:eastAsia="Times New Roman"/>
                <w:color w:val="000000"/>
              </w:rPr>
              <w:pPrChange w:id="441" w:author="Nick Smith" w:date="2021-05-17T14:21:00Z">
                <w:pPr>
                  <w:spacing w:line="480" w:lineRule="auto"/>
                  <w:jc w:val="right"/>
                </w:pPr>
              </w:pPrChange>
            </w:pPr>
            <w:ins w:id="442" w:author="Risa" w:date="2021-04-28T10:13:00Z">
              <w:r w:rsidRPr="00771C52">
                <w:rPr>
                  <w:rFonts w:eastAsia="Times New Roman"/>
                  <w:color w:val="000000"/>
                </w:rPr>
                <w:t>(</w:t>
              </w:r>
            </w:ins>
            <w:ins w:id="443" w:author="Risa" w:date="2021-04-28T10:14:00Z">
              <w:del w:id="444" w:author="Nick Smith" w:date="2021-05-17T14:42:00Z">
                <w:r w:rsidRPr="00771C52" w:rsidDel="002B2CF0">
                  <w:rPr>
                    <w:rFonts w:eastAsia="Times New Roman"/>
                    <w:color w:val="000000"/>
                  </w:rPr>
                  <w:delText>10</w:delText>
                </w:r>
              </w:del>
            </w:ins>
            <w:ins w:id="445" w:author="Nick Smith" w:date="2021-05-17T14:42:00Z">
              <w:r w:rsidR="002B2CF0">
                <w:rPr>
                  <w:rFonts w:eastAsia="Times New Roman"/>
                  <w:color w:val="000000"/>
                </w:rPr>
                <w:t>9</w:t>
              </w:r>
            </w:ins>
            <w:ins w:id="446" w:author="Risa" w:date="2021-04-28T10:13:00Z">
              <w:r w:rsidRPr="00771C52">
                <w:rPr>
                  <w:rFonts w:eastAsia="Times New Roman"/>
                  <w:color w:val="000000"/>
                </w:rPr>
                <w:t>)</w:t>
              </w:r>
            </w:ins>
          </w:p>
        </w:tc>
      </w:tr>
    </w:tbl>
    <w:p w14:paraId="60025FB8" w14:textId="4F49C52B" w:rsidR="00361685" w:rsidRPr="00771C52" w:rsidDel="00C22725" w:rsidRDefault="00C22725" w:rsidP="008531D1">
      <w:pPr>
        <w:spacing w:line="480" w:lineRule="auto"/>
        <w:contextualSpacing/>
        <w:rPr>
          <w:del w:id="447" w:author="Risa" w:date="2021-04-28T10:14:00Z"/>
          <w:rFonts w:eastAsia="Times New Roman"/>
        </w:rPr>
        <w:pPrChange w:id="448" w:author="Nick Smith" w:date="2021-05-17T14:21:00Z">
          <w:pPr>
            <w:spacing w:line="480" w:lineRule="auto"/>
          </w:pPr>
        </w:pPrChange>
      </w:pPr>
      <w:ins w:id="449" w:author="Risa" w:date="2021-04-28T10:14:00Z">
        <w:del w:id="450" w:author="Nick Smith" w:date="2021-05-17T14:42:00Z">
          <w:r w:rsidRPr="00771C52" w:rsidDel="002B2CF0">
            <w:rPr>
              <w:rFonts w:eastAsia="Times New Roman"/>
              <w:i/>
              <w:iCs/>
              <w:color w:val="000000"/>
            </w:rPr>
            <w:tab/>
          </w:r>
        </w:del>
      </w:ins>
      <w:del w:id="451" w:author="Risa" w:date="2021-04-28T10:14:00Z">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 xml:space="preserve">Rubisco </w:delText>
        </w:r>
        <w:r w:rsidR="00361685" w:rsidRPr="00771C52" w:rsidDel="00C22725">
          <w:rPr>
            <w:rFonts w:eastAsia="Times New Roman"/>
            <w:color w:val="000000"/>
          </w:rPr>
          <w:delText xml:space="preserve"> = </w:delText>
        </w:r>
        <w:r w:rsidR="00361685" w:rsidRPr="00771C52" w:rsidDel="00C22725">
          <w:rPr>
            <w:rFonts w:eastAsia="Times New Roman"/>
            <w:i/>
            <w:iCs/>
            <w:color w:val="000000"/>
          </w:rPr>
          <w:delText>V</w:delText>
        </w:r>
        <w:r w:rsidR="00361685" w:rsidRPr="00771C52" w:rsidDel="00C22725">
          <w:rPr>
            <w:rFonts w:eastAsia="Times New Roman"/>
            <w:color w:val="000000"/>
            <w:vertAlign w:val="subscript"/>
          </w:rPr>
          <w:delText>cmax,25</w:delText>
        </w:r>
        <w:r w:rsidR="00361685" w:rsidRPr="00771C52" w:rsidDel="00C22725">
          <w:rPr>
            <w:rFonts w:eastAsia="Times New Roman"/>
            <w:i/>
            <w:iCs/>
            <w:color w:val="000000"/>
          </w:rPr>
          <w:delText>M</w:delText>
        </w:r>
        <w:r w:rsidR="00361685" w:rsidRPr="00771C52" w:rsidDel="00C22725">
          <w:rPr>
            <w:rFonts w:eastAsia="Times New Roman"/>
            <w:color w:val="000000"/>
            <w:vertAlign w:val="subscript"/>
          </w:rPr>
          <w:delText>r</w:delText>
        </w:r>
        <w:r w:rsidR="00361685" w:rsidRPr="00771C52" w:rsidDel="00C22725">
          <w:rPr>
            <w:rFonts w:eastAsia="Times New Roman"/>
            <w:i/>
            <w:iCs/>
            <w:color w:val="000000"/>
          </w:rPr>
          <w:delText>M</w:delText>
        </w:r>
        <w:r w:rsidR="00361685" w:rsidRPr="00771C52" w:rsidDel="00C22725">
          <w:rPr>
            <w:rFonts w:eastAsia="Times New Roman"/>
            <w:color w:val="000000"/>
            <w:vertAlign w:val="subscript"/>
          </w:rPr>
          <w:delText>n</w:delText>
        </w:r>
        <w:r w:rsidR="00361685" w:rsidRPr="00771C52" w:rsidDel="00C22725">
          <w:rPr>
            <w:rFonts w:eastAsia="Times New Roman"/>
            <w:color w:val="000000"/>
          </w:rPr>
          <w:delText>[</w:delText>
        </w:r>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r</w:delText>
        </w:r>
        <w:r w:rsidR="00361685" w:rsidRPr="00771C52" w:rsidDel="00C22725">
          <w:rPr>
            <w:rFonts w:eastAsia="Times New Roman"/>
            <w:color w:val="000000"/>
          </w:rPr>
          <w:delText xml:space="preserve">] / </w:delText>
        </w:r>
        <w:r w:rsidR="00361685" w:rsidRPr="00771C52" w:rsidDel="00C22725">
          <w:rPr>
            <w:rFonts w:eastAsia="Times New Roman"/>
            <w:i/>
            <w:iCs/>
            <w:color w:val="000000"/>
          </w:rPr>
          <w:delText>k</w:delText>
        </w:r>
        <w:r w:rsidR="00361685" w:rsidRPr="00771C52" w:rsidDel="00C22725">
          <w:rPr>
            <w:rFonts w:eastAsia="Times New Roman"/>
            <w:color w:val="000000"/>
            <w:vertAlign w:val="subscript"/>
          </w:rPr>
          <w:delText>cat,r</w:delText>
        </w:r>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r</w:delText>
        </w:r>
        <w:r w:rsidR="00361685" w:rsidRPr="00771C52" w:rsidDel="00C22725">
          <w:rPr>
            <w:rFonts w:eastAsia="Times New Roman"/>
            <w:color w:val="000000"/>
          </w:rPr>
          <w:delText>                                                                                                  (9)</w:delText>
        </w:r>
      </w:del>
    </w:p>
    <w:p w14:paraId="561F0ACE" w14:textId="128F8E1C" w:rsidR="00361685" w:rsidRPr="00771C52" w:rsidRDefault="00361685" w:rsidP="008531D1">
      <w:pPr>
        <w:spacing w:line="480" w:lineRule="auto"/>
        <w:contextualSpacing/>
        <w:rPr>
          <w:rFonts w:eastAsia="Times New Roman"/>
        </w:rPr>
        <w:pPrChange w:id="452" w:author="Nick Smith" w:date="2021-05-17T14:21:00Z">
          <w:pPr>
            <w:spacing w:line="480" w:lineRule="auto"/>
          </w:pPr>
        </w:pPrChange>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r</w:t>
      </w:r>
      <w:r w:rsidRPr="00771C52">
        <w:rPr>
          <w:rFonts w:eastAsia="Times New Roman"/>
          <w:color w:val="000000"/>
        </w:rPr>
        <w:t xml:space="preserve"> is the molecular mass of Rubisco, 0.55 g Rubisco (μmol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del w:id="453" w:author="Risa" w:date="2021-04-28T10:22:00Z">
        <w:r w:rsidRPr="00771C52" w:rsidDel="009B7AC8">
          <w:rPr>
            <w:rFonts w:eastAsia="Times New Roman"/>
            <w:color w:val="000000"/>
          </w:rPr>
          <w:delText xml:space="preserve">nitrogen </w:delText>
        </w:r>
      </w:del>
      <w:ins w:id="454" w:author="Risa" w:date="2021-04-28T10:22:00Z">
        <w:r w:rsidR="009B7AC8" w:rsidRPr="00771C52">
          <w:rPr>
            <w:rFonts w:eastAsia="Times New Roman"/>
            <w:color w:val="000000"/>
          </w:rPr>
          <w:t xml:space="preserve">N </w:t>
        </w:r>
      </w:ins>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del w:id="455" w:author="Risa" w:date="2021-04-28T10:20:00Z">
        <w:r w:rsidRPr="00771C52" w:rsidDel="00C64CEB">
          <w:rPr>
            <w:rFonts w:eastAsia="Times New Roman"/>
            <w:color w:val="000000"/>
          </w:rPr>
          <w:delText xml:space="preserve">nitrogen </w:delText>
        </w:r>
      </w:del>
      <w:ins w:id="456" w:author="Risa" w:date="2021-04-28T10:20:00Z">
        <w:r w:rsidR="00C64CEB" w:rsidRPr="00771C52">
          <w:rPr>
            <w:rFonts w:eastAsia="Times New Roman"/>
            <w:color w:val="000000"/>
          </w:rPr>
          <w:t xml:space="preserve">N </w:t>
        </w:r>
      </w:ins>
      <w:r w:rsidRPr="00771C52">
        <w:rPr>
          <w:rFonts w:eastAsia="Times New Roman"/>
          <w:color w:val="000000"/>
        </w:rPr>
        <w:t xml:space="preserve">(mol </w:t>
      </w:r>
      <w:del w:id="457" w:author="Risa" w:date="2021-04-28T10:20:00Z">
        <w:r w:rsidRPr="00771C52" w:rsidDel="00C64CEB">
          <w:rPr>
            <w:rFonts w:eastAsia="Times New Roman"/>
            <w:color w:val="000000"/>
          </w:rPr>
          <w:delText>nitrogen</w:delText>
        </w:r>
      </w:del>
      <w:ins w:id="458" w:author="Risa" w:date="2021-04-28T10:20:00Z">
        <w:r w:rsidR="00C64CEB" w:rsidRPr="00771C52">
          <w:rPr>
            <w:rFonts w:eastAsia="Times New Roman"/>
            <w:color w:val="000000"/>
          </w:rPr>
          <w:t>N</w:t>
        </w:r>
      </w:ins>
      <w:r w:rsidRPr="00771C52">
        <w:rPr>
          <w:rFonts w:eastAsia="Times New Roman"/>
          <w:color w:val="000000"/>
        </w:rPr>
        <w:t>)</w:t>
      </w:r>
      <w:r w:rsidRPr="008531D1">
        <w:rPr>
          <w:rFonts w:eastAsia="Times New Roman"/>
          <w:color w:val="000000"/>
          <w:vertAlign w:val="superscript"/>
          <w:rPrChange w:id="459" w:author="Nick Smith" w:date="2021-05-17T14:21:00Z">
            <w:rPr>
              <w:rFonts w:eastAsia="Times New Roman"/>
              <w:color w:val="000000"/>
            </w:rPr>
          </w:rPrChange>
        </w:rPr>
        <w:t>−1</w:t>
      </w:r>
      <w:r w:rsidRPr="008531D1">
        <w:rPr>
          <w:rFonts w:eastAsia="Times New Roman"/>
          <w:color w:val="000000"/>
        </w:rPr>
        <w:t xml:space="preserve">; </w:t>
      </w:r>
      <w:r w:rsidRPr="001B44B1">
        <w:rPr>
          <w:rFonts w:eastAsia="Times New Roman"/>
          <w:i/>
          <w:iCs/>
          <w:color w:val="000000"/>
        </w:rPr>
        <w:t>k</w:t>
      </w:r>
      <w:r w:rsidRPr="001B44B1">
        <w:rPr>
          <w:rFonts w:eastAsia="Times New Roman"/>
          <w:color w:val="000000"/>
          <w:vertAlign w:val="subscript"/>
        </w:rPr>
        <w:t>cat</w:t>
      </w:r>
      <w:r w:rsidRPr="001B44B1">
        <w:rPr>
          <w:rFonts w:eastAsia="Times New Roman"/>
          <w:color w:val="000000"/>
        </w:rPr>
        <w:t xml:space="preserve"> is the catalytic turnover at 25°C, 3,500,000 μmol CO</w:t>
      </w:r>
      <w:r w:rsidRPr="001B44B1">
        <w:rPr>
          <w:rFonts w:eastAsia="Times New Roman"/>
          <w:color w:val="000000"/>
          <w:vertAlign w:val="subscript"/>
        </w:rPr>
        <w:t>2</w:t>
      </w:r>
      <w:r w:rsidRPr="001B44B1">
        <w:rPr>
          <w:rFonts w:eastAsia="Times New Roman"/>
          <w:color w:val="000000"/>
        </w:rPr>
        <w:t xml:space="preserve"> (mol Rubisco sites</w:t>
      </w:r>
      <w:ins w:id="460" w:author="Risa" w:date="2021-04-28T10:21:00Z">
        <w:r w:rsidR="00C64CEB" w:rsidRPr="001B44B1">
          <w:rPr>
            <w:rFonts w:eastAsia="Times New Roman"/>
            <w:color w:val="000000"/>
          </w:rPr>
          <w:t xml:space="preserve"> </w:t>
        </w:r>
      </w:ins>
      <w:r w:rsidRPr="001B44B1">
        <w:rPr>
          <w:rFonts w:eastAsia="Times New Roman"/>
          <w:color w:val="000000"/>
        </w:rPr>
        <w:t>*</w:t>
      </w:r>
      <w:ins w:id="461" w:author="Risa" w:date="2021-04-28T10:21:00Z">
        <w:r w:rsidR="00C64CEB" w:rsidRPr="00771C52">
          <w:rPr>
            <w:rFonts w:eastAsia="Times New Roman"/>
            <w:color w:val="000000"/>
          </w:rPr>
          <w:t xml:space="preserve"> </w:t>
        </w:r>
      </w:ins>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w:t>
      </w:r>
      <w:r w:rsidRPr="00771C52">
        <w:rPr>
          <w:rFonts w:eastAsia="Times New Roman"/>
          <w:color w:val="000000"/>
        </w:rPr>
        <w:lastRenderedPageBreak/>
        <w:t>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following the approach by Niinemets and Tenhunen</w:t>
      </w:r>
      <w:ins w:id="462" w:author="Nick Smith" w:date="2021-05-17T15:16:00Z">
        <w:r w:rsidR="0078503B">
          <w:rPr>
            <w:rFonts w:eastAsia="Times New Roman"/>
            <w:color w:val="000000"/>
          </w:rPr>
          <w:t xml:space="preserve"> </w:t>
        </w:r>
        <w:r w:rsidR="0078503B">
          <w:rPr>
            <w:rFonts w:eastAsia="Times New Roman"/>
            <w:color w:val="000000"/>
          </w:rPr>
          <w:fldChar w:fldCharType="begin" w:fldLock="1"/>
        </w:r>
      </w:ins>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w:t>
      </w:r>
      <w:del w:id="463" w:author="Nick Smith" w:date="2021-05-17T15:16:00Z">
        <w:r w:rsidR="0078503B" w:rsidRPr="0078503B" w:rsidDel="0078503B">
          <w:rPr>
            <w:rFonts w:eastAsia="Times New Roman"/>
            <w:noProof/>
            <w:color w:val="000000"/>
          </w:rPr>
          <w:delText xml:space="preserve">Niinemets &amp; Tenhunen, </w:delText>
        </w:r>
      </w:del>
      <w:r w:rsidR="0078503B" w:rsidRPr="0078503B">
        <w:rPr>
          <w:rFonts w:eastAsia="Times New Roman"/>
          <w:noProof/>
          <w:color w:val="000000"/>
        </w:rPr>
        <w:t>1997)</w:t>
      </w:r>
      <w:ins w:id="464" w:author="Nick Smith" w:date="2021-05-17T15:16:00Z">
        <w:r w:rsidR="0078503B">
          <w:rPr>
            <w:rFonts w:eastAsia="Times New Roman"/>
            <w:color w:val="000000"/>
          </w:rPr>
          <w:fldChar w:fldCharType="end"/>
        </w:r>
      </w:ins>
      <w:del w:id="465" w:author="Nick Smith" w:date="2021-05-17T15:16:00Z">
        <w:r w:rsidRPr="00771C52" w:rsidDel="0078503B">
          <w:rPr>
            <w:rFonts w:eastAsia="Times New Roman"/>
            <w:color w:val="000000"/>
          </w:rPr>
          <w:delText xml:space="preserve"> (1997)</w:delText>
        </w:r>
      </w:del>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rPr>
          <w:ins w:id="466" w:author="Risa" w:date="2021-04-28T10:13:00Z"/>
        </w:trPr>
        <w:tc>
          <w:tcPr>
            <w:tcW w:w="4675" w:type="dxa"/>
          </w:tcPr>
          <w:p w14:paraId="5D57B5A3" w14:textId="18C03D0C" w:rsidR="00C22725" w:rsidRPr="00771C52" w:rsidRDefault="00C22725" w:rsidP="008531D1">
            <w:pPr>
              <w:spacing w:line="480" w:lineRule="auto"/>
              <w:contextualSpacing/>
              <w:rPr>
                <w:ins w:id="467" w:author="Risa" w:date="2021-04-28T10:13:00Z"/>
                <w:rFonts w:eastAsia="Times New Roman"/>
                <w:i/>
                <w:iCs/>
                <w:color w:val="000000"/>
              </w:rPr>
              <w:pPrChange w:id="468" w:author="Nick Smith" w:date="2021-05-17T14:21:00Z">
                <w:pPr>
                  <w:spacing w:line="480" w:lineRule="auto"/>
                </w:pPr>
              </w:pPrChange>
            </w:pPr>
            <w:ins w:id="469" w:author="Risa" w:date="2021-04-28T10:14:00Z">
              <w:r w:rsidRPr="00771C52">
                <w:rPr>
                  <w:rFonts w:eastAsia="Times New Roman"/>
                  <w:i/>
                  <w:iCs/>
                  <w:color w:val="000000"/>
                </w:rPr>
                <w:t>N</w:t>
              </w:r>
              <w:r w:rsidRPr="00771C52">
                <w:rPr>
                  <w:rFonts w:eastAsia="Times New Roman"/>
                  <w:color w:val="000000"/>
                  <w:vertAlign w:val="subscript"/>
                </w:rPr>
                <w:t>bioenergetics</w:t>
              </w:r>
            </w:ins>
            <w:ins w:id="470" w:author="Risa" w:date="2021-04-28T10:15:00Z">
              <w:r w:rsidR="00C64CEB" w:rsidRPr="00771C52">
                <w:rPr>
                  <w:rFonts w:eastAsia="Times New Roman"/>
                  <w:color w:val="000000"/>
                </w:rPr>
                <w:t xml:space="preserve"> </w:t>
              </w:r>
            </w:ins>
            <w:ins w:id="471" w:author="Risa" w:date="2021-04-28T10:14:00Z">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r w:rsidRPr="00771C52">
                <w:rPr>
                  <w:rFonts w:eastAsia="Times New Roman"/>
                  <w:i/>
                  <w:iCs/>
                  <w:color w:val="000000"/>
                </w:rPr>
                <w:t>j</w:t>
              </w:r>
              <w:r w:rsidRPr="00771C52">
                <w:rPr>
                  <w:rFonts w:eastAsia="Times New Roman"/>
                  <w:color w:val="000000"/>
                  <w:vertAlign w:val="subscript"/>
                </w:rPr>
                <w:t>mc</w:t>
              </w:r>
            </w:ins>
          </w:p>
        </w:tc>
        <w:tc>
          <w:tcPr>
            <w:tcW w:w="4675" w:type="dxa"/>
          </w:tcPr>
          <w:p w14:paraId="08E017F1" w14:textId="66E943F1" w:rsidR="00C22725" w:rsidRPr="00771C52" w:rsidRDefault="00C22725" w:rsidP="008531D1">
            <w:pPr>
              <w:spacing w:line="480" w:lineRule="auto"/>
              <w:contextualSpacing/>
              <w:jc w:val="right"/>
              <w:rPr>
                <w:ins w:id="472" w:author="Risa" w:date="2021-04-28T10:13:00Z"/>
                <w:rFonts w:eastAsia="Times New Roman"/>
                <w:color w:val="000000"/>
              </w:rPr>
              <w:pPrChange w:id="473" w:author="Nick Smith" w:date="2021-05-17T14:21:00Z">
                <w:pPr>
                  <w:spacing w:line="480" w:lineRule="auto"/>
                  <w:jc w:val="right"/>
                </w:pPr>
              </w:pPrChange>
            </w:pPr>
            <w:ins w:id="474" w:author="Risa" w:date="2021-04-28T10:13:00Z">
              <w:r w:rsidRPr="00771C52">
                <w:rPr>
                  <w:rFonts w:eastAsia="Times New Roman"/>
                  <w:color w:val="000000"/>
                </w:rPr>
                <w:t>(</w:t>
              </w:r>
            </w:ins>
            <w:ins w:id="475" w:author="Risa" w:date="2021-04-28T10:14:00Z">
              <w:r w:rsidRPr="00771C52">
                <w:rPr>
                  <w:rFonts w:eastAsia="Times New Roman"/>
                  <w:color w:val="000000"/>
                </w:rPr>
                <w:t>1</w:t>
              </w:r>
              <w:del w:id="476" w:author="Nick Smith" w:date="2021-05-17T14:42:00Z">
                <w:r w:rsidRPr="00771C52" w:rsidDel="002B2CF0">
                  <w:rPr>
                    <w:rFonts w:eastAsia="Times New Roman"/>
                    <w:color w:val="000000"/>
                  </w:rPr>
                  <w:delText>1</w:delText>
                </w:r>
              </w:del>
            </w:ins>
            <w:ins w:id="477" w:author="Nick Smith" w:date="2021-05-17T14:42:00Z">
              <w:r w:rsidR="002B2CF0">
                <w:rPr>
                  <w:rFonts w:eastAsia="Times New Roman"/>
                  <w:color w:val="000000"/>
                </w:rPr>
                <w:t>0</w:t>
              </w:r>
            </w:ins>
            <w:ins w:id="478" w:author="Risa" w:date="2021-04-28T10:13:00Z">
              <w:r w:rsidRPr="00771C52">
                <w:rPr>
                  <w:rFonts w:eastAsia="Times New Roman"/>
                  <w:color w:val="000000"/>
                </w:rPr>
                <w:t>)</w:t>
              </w:r>
            </w:ins>
          </w:p>
        </w:tc>
      </w:tr>
    </w:tbl>
    <w:p w14:paraId="7FEE6F6D" w14:textId="65F403A0" w:rsidR="00361685" w:rsidRPr="00771C52" w:rsidDel="00C22725" w:rsidRDefault="00C22725" w:rsidP="008531D1">
      <w:pPr>
        <w:spacing w:line="480" w:lineRule="auto"/>
        <w:contextualSpacing/>
        <w:rPr>
          <w:del w:id="479" w:author="Risa" w:date="2021-04-28T10:15:00Z"/>
          <w:rFonts w:eastAsia="Times New Roman"/>
        </w:rPr>
        <w:pPrChange w:id="480" w:author="Nick Smith" w:date="2021-05-17T14:21:00Z">
          <w:pPr>
            <w:spacing w:line="480" w:lineRule="auto"/>
          </w:pPr>
        </w:pPrChange>
      </w:pPr>
      <w:ins w:id="481" w:author="Risa" w:date="2021-04-28T10:15:00Z">
        <w:del w:id="482" w:author="Nick Smith" w:date="2021-05-17T14:42:00Z">
          <w:r w:rsidRPr="00771C52" w:rsidDel="002B2CF0">
            <w:rPr>
              <w:rFonts w:eastAsia="Times New Roman"/>
              <w:i/>
              <w:iCs/>
              <w:color w:val="000000"/>
            </w:rPr>
            <w:tab/>
          </w:r>
        </w:del>
      </w:ins>
      <w:del w:id="483" w:author="Risa" w:date="2021-04-28T10:15:00Z">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bioenergetics</w:delText>
        </w:r>
        <w:r w:rsidR="00361685" w:rsidRPr="00771C52" w:rsidDel="00C22725">
          <w:rPr>
            <w:rFonts w:eastAsia="Times New Roman"/>
            <w:color w:val="000000"/>
          </w:rPr>
          <w:delText xml:space="preserve"> = </w:delText>
        </w:r>
        <w:r w:rsidR="00361685" w:rsidRPr="00771C52" w:rsidDel="00C22725">
          <w:rPr>
            <w:rFonts w:eastAsia="Times New Roman"/>
            <w:i/>
            <w:iCs/>
            <w:color w:val="000000"/>
          </w:rPr>
          <w:delText>J</w:delText>
        </w:r>
        <w:r w:rsidR="00361685" w:rsidRPr="00771C52" w:rsidDel="00C22725">
          <w:rPr>
            <w:rFonts w:eastAsia="Times New Roman"/>
            <w:color w:val="000000"/>
            <w:vertAlign w:val="subscript"/>
          </w:rPr>
          <w:delText>max,25</w:delText>
        </w:r>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cyt</w:delText>
        </w:r>
        <w:r w:rsidR="00361685" w:rsidRPr="00771C52" w:rsidDel="00C22725">
          <w:rPr>
            <w:rFonts w:eastAsia="Times New Roman"/>
            <w:color w:val="000000"/>
          </w:rPr>
          <w:delText xml:space="preserve"> / </w:delText>
        </w:r>
        <w:r w:rsidR="00361685" w:rsidRPr="00771C52" w:rsidDel="00C22725">
          <w:rPr>
            <w:rFonts w:eastAsia="Times New Roman"/>
            <w:i/>
            <w:iCs/>
            <w:color w:val="000000"/>
          </w:rPr>
          <w:delText>j</w:delText>
        </w:r>
        <w:r w:rsidR="00361685" w:rsidRPr="00771C52" w:rsidDel="00C22725">
          <w:rPr>
            <w:rFonts w:eastAsia="Times New Roman"/>
            <w:color w:val="000000"/>
            <w:vertAlign w:val="subscript"/>
          </w:rPr>
          <w:delText>mc</w:delText>
        </w:r>
        <w:r w:rsidR="00361685" w:rsidRPr="00771C52" w:rsidDel="00C22725">
          <w:rPr>
            <w:rFonts w:eastAsia="Times New Roman"/>
            <w:color w:val="000000"/>
          </w:rPr>
          <w:delText xml:space="preserve">                                                                                                           (10)</w:delText>
        </w:r>
      </w:del>
    </w:p>
    <w:p w14:paraId="7935ACB1" w14:textId="3CEE1C77" w:rsidR="00361685" w:rsidRPr="00771C52" w:rsidRDefault="00361685" w:rsidP="008531D1">
      <w:pPr>
        <w:spacing w:line="480" w:lineRule="auto"/>
        <w:contextualSpacing/>
        <w:rPr>
          <w:rFonts w:eastAsia="Times New Roman"/>
        </w:rPr>
        <w:pPrChange w:id="484" w:author="Nick Smith" w:date="2021-05-17T14:21:00Z">
          <w:pPr>
            <w:spacing w:line="480" w:lineRule="auto"/>
          </w:pPr>
        </w:pPrChange>
      </w:pPr>
      <w:r w:rsidRPr="00771C52">
        <w:rPr>
          <w:rFonts w:eastAsia="Times New Roman"/>
          <w:color w:val="000000"/>
        </w:rPr>
        <w:t xml:space="preserve">where </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is the nitrogen investment in bioenergetics (0.124 g N</w:t>
      </w:r>
      <w:del w:id="485" w:author="Risa" w:date="2021-04-28T10:33:00Z">
        <w:r w:rsidRPr="00771C52" w:rsidDel="000C4651">
          <w:rPr>
            <w:rFonts w:eastAsia="Times New Roman"/>
            <w:color w:val="000000"/>
          </w:rPr>
          <w:delText>/</w:delText>
        </w:r>
      </w:del>
      <w:r w:rsidRPr="00771C52">
        <w:rPr>
          <w:rFonts w:eastAsia="Times New Roman"/>
          <w:color w:val="000000"/>
        </w:rPr>
        <w:t xml:space="preserve"> (μmol cyt</w:t>
      </w:r>
      <w:ins w:id="486" w:author="Risa" w:date="2021-04-28T10:28:00Z">
        <w:r w:rsidR="000C4651" w:rsidRPr="00771C52">
          <w:rPr>
            <w:rFonts w:eastAsia="Times New Roman"/>
            <w:color w:val="000000"/>
          </w:rPr>
          <w:t>ochrome</w:t>
        </w:r>
      </w:ins>
      <w:r w:rsidRPr="00771C52">
        <w:rPr>
          <w:rFonts w:eastAsia="Times New Roman"/>
          <w:color w:val="000000"/>
        </w:rPr>
        <w:t xml:space="preserve"> f)</w:t>
      </w:r>
      <w:ins w:id="487" w:author="Risa" w:date="2021-04-28T10:33:00Z">
        <w:r w:rsidR="000C4651" w:rsidRPr="00771C52">
          <w:rPr>
            <w:rFonts w:eastAsia="Times New Roman"/>
            <w:color w:val="000000"/>
            <w:vertAlign w:val="superscript"/>
          </w:rPr>
          <w:t>-1</w:t>
        </w:r>
      </w:ins>
      <w:r w:rsidRPr="00771C52">
        <w:rPr>
          <w:rFonts w:eastAsia="Times New Roman"/>
          <w:color w:val="000000"/>
        </w:rPr>
        <w:t xml:space="preserve">) and </w:t>
      </w:r>
      <w:r w:rsidRPr="00771C52">
        <w:rPr>
          <w:rFonts w:eastAsia="Times New Roman"/>
          <w:i/>
          <w:iCs/>
          <w:color w:val="000000"/>
        </w:rPr>
        <w:t>j</w:t>
      </w:r>
      <w:r w:rsidRPr="00771C52">
        <w:rPr>
          <w:rFonts w:eastAsia="Times New Roman"/>
          <w:color w:val="000000"/>
          <w:vertAlign w:val="subscript"/>
        </w:rPr>
        <w:t>mc</w:t>
      </w:r>
      <w:r w:rsidRPr="00771C52">
        <w:rPr>
          <w:rFonts w:eastAsia="Times New Roman"/>
          <w:color w:val="000000"/>
        </w:rPr>
        <w:t xml:space="preserve"> is the activity of electron transport at 25°C (156 μmol e</w:t>
      </w:r>
      <w:ins w:id="488" w:author="Risa" w:date="2021-04-28T10:34:00Z">
        <w:r w:rsidR="000C4651" w:rsidRPr="00771C52">
          <w:rPr>
            <w:rFonts w:eastAsia="Times New Roman"/>
            <w:color w:val="000000"/>
          </w:rPr>
          <w:t>lectrons</w:t>
        </w:r>
      </w:ins>
      <w:del w:id="489" w:author="Risa" w:date="2021-04-28T10:33:00Z">
        <w:r w:rsidRPr="00771C52" w:rsidDel="000C4651">
          <w:rPr>
            <w:rFonts w:eastAsia="Times New Roman"/>
            <w:color w:val="000000"/>
            <w:vertAlign w:val="superscript"/>
          </w:rPr>
          <w:delText>−</w:delText>
        </w:r>
      </w:del>
      <w:r w:rsidRPr="00771C52">
        <w:rPr>
          <w:rFonts w:eastAsia="Times New Roman"/>
          <w:color w:val="000000"/>
        </w:rPr>
        <w:t xml:space="preserve"> (μmol cyt</w:t>
      </w:r>
      <w:ins w:id="490" w:author="Risa" w:date="2021-04-28T10:34:00Z">
        <w:r w:rsidR="000C4651" w:rsidRPr="00771C52">
          <w:rPr>
            <w:rFonts w:eastAsia="Times New Roman"/>
            <w:color w:val="000000"/>
          </w:rPr>
          <w:t>ochrome</w:t>
        </w:r>
      </w:ins>
      <w:r w:rsidRPr="00771C52">
        <w:rPr>
          <w:rFonts w:eastAsia="Times New Roman"/>
          <w:color w:val="000000"/>
        </w:rPr>
        <w:t xml:space="preserve"> f</w:t>
      </w:r>
      <w:ins w:id="491" w:author="Risa" w:date="2021-04-28T10:21:00Z">
        <w:r w:rsidR="00226FA7" w:rsidRPr="00771C52">
          <w:rPr>
            <w:rFonts w:eastAsia="Times New Roman"/>
            <w:color w:val="000000"/>
          </w:rPr>
          <w:t xml:space="preserve"> </w:t>
        </w:r>
      </w:ins>
      <w:r w:rsidRPr="00771C52">
        <w:rPr>
          <w:rFonts w:eastAsia="Times New Roman"/>
          <w:color w:val="000000"/>
        </w:rPr>
        <w:t>*</w:t>
      </w:r>
      <w:ins w:id="492" w:author="Risa" w:date="2021-04-28T10:21:00Z">
        <w:r w:rsidR="00226FA7" w:rsidRPr="00771C52">
          <w:rPr>
            <w:rFonts w:eastAsia="Times New Roman"/>
            <w:color w:val="000000"/>
          </w:rPr>
          <w:t xml:space="preserve"> </w:t>
        </w:r>
      </w:ins>
      <w:r w:rsidRPr="00771C52">
        <w:rPr>
          <w:rFonts w:eastAsia="Times New Roman"/>
          <w:color w:val="000000"/>
        </w:rPr>
        <w:t>s</w:t>
      </w:r>
      <w:ins w:id="493" w:author="Risa" w:date="2021-04-28T10:36:00Z">
        <w:r w:rsidR="000C4651" w:rsidRPr="00771C52">
          <w:rPr>
            <w:rFonts w:eastAsia="Times New Roman"/>
            <w:color w:val="000000"/>
          </w:rPr>
          <w:t>econds</w:t>
        </w:r>
      </w:ins>
      <w:r w:rsidRPr="00771C52">
        <w:rPr>
          <w:rFonts w:eastAsia="Times New Roman"/>
          <w:color w:val="000000"/>
        </w:rPr>
        <w:t>)</w:t>
      </w:r>
      <w:r w:rsidRPr="00771C52">
        <w:rPr>
          <w:rFonts w:eastAsia="Times New Roman"/>
          <w:color w:val="000000"/>
          <w:vertAlign w:val="superscript"/>
        </w:rPr>
        <w:t>−1</w:t>
      </w:r>
      <w:del w:id="494" w:author="Nick Smith" w:date="2021-05-17T15:16:00Z">
        <w:r w:rsidRPr="00771C52" w:rsidDel="0078503B">
          <w:rPr>
            <w:rFonts w:eastAsia="Times New Roman"/>
            <w:color w:val="000000"/>
          </w:rPr>
          <w:delText>;</w:delText>
        </w:r>
      </w:del>
      <w:r w:rsidRPr="00771C52">
        <w:rPr>
          <w:rFonts w:eastAsia="Times New Roman"/>
          <w:color w:val="000000"/>
        </w:rPr>
        <w:t xml:space="preserve"> </w:t>
      </w:r>
      <w:ins w:id="495" w:author="Nick Smith" w:date="2021-05-17T15:17:00Z">
        <w:r w:rsidR="0078503B">
          <w:rPr>
            <w:rFonts w:eastAsia="Times New Roman"/>
            <w:color w:val="000000"/>
          </w:rPr>
          <w:fldChar w:fldCharType="begin" w:fldLock="1"/>
        </w:r>
      </w:ins>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ins w:id="496" w:author="Nick Smith" w:date="2021-05-17T15:17:00Z">
        <w:r w:rsidR="0078503B">
          <w:rPr>
            <w:rFonts w:eastAsia="Times New Roman"/>
            <w:color w:val="000000"/>
          </w:rPr>
          <w:fldChar w:fldCharType="end"/>
        </w:r>
      </w:ins>
      <w:del w:id="497" w:author="Nick Smith" w:date="2021-05-17T15:17:00Z">
        <w:r w:rsidRPr="00771C52" w:rsidDel="0078503B">
          <w:rPr>
            <w:rFonts w:eastAsia="Times New Roman"/>
            <w:color w:val="000000"/>
          </w:rPr>
          <w:delText>Niinemets &amp; Tenhunen, 1997)</w:delText>
        </w:r>
      </w:del>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rPr>
          <w:ins w:id="498" w:author="Risa" w:date="2021-04-28T10:13:00Z"/>
        </w:trPr>
        <w:tc>
          <w:tcPr>
            <w:tcW w:w="4675" w:type="dxa"/>
          </w:tcPr>
          <w:p w14:paraId="4E6EE6B0" w14:textId="4522A421" w:rsidR="00C22725" w:rsidRPr="00771C52" w:rsidRDefault="00C22725" w:rsidP="008531D1">
            <w:pPr>
              <w:spacing w:line="480" w:lineRule="auto"/>
              <w:contextualSpacing/>
              <w:rPr>
                <w:ins w:id="499" w:author="Risa" w:date="2021-04-28T10:13:00Z"/>
                <w:rFonts w:eastAsia="Times New Roman"/>
                <w:i/>
                <w:iCs/>
                <w:color w:val="000000"/>
              </w:rPr>
              <w:pPrChange w:id="500" w:author="Nick Smith" w:date="2021-05-17T14:21:00Z">
                <w:pPr>
                  <w:spacing w:line="480" w:lineRule="auto"/>
                </w:pPr>
              </w:pPrChange>
            </w:pPr>
            <w:ins w:id="501" w:author="Risa" w:date="2021-04-28T10:15:00Z">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ins>
          </w:p>
        </w:tc>
        <w:tc>
          <w:tcPr>
            <w:tcW w:w="4675" w:type="dxa"/>
          </w:tcPr>
          <w:p w14:paraId="0F94BEDD" w14:textId="36E3A12D" w:rsidR="00C22725" w:rsidRPr="00771C52" w:rsidRDefault="00C22725" w:rsidP="008531D1">
            <w:pPr>
              <w:spacing w:line="480" w:lineRule="auto"/>
              <w:contextualSpacing/>
              <w:jc w:val="right"/>
              <w:rPr>
                <w:ins w:id="502" w:author="Risa" w:date="2021-04-28T10:13:00Z"/>
                <w:rFonts w:eastAsia="Times New Roman"/>
                <w:color w:val="000000"/>
              </w:rPr>
              <w:pPrChange w:id="503" w:author="Nick Smith" w:date="2021-05-17T14:21:00Z">
                <w:pPr>
                  <w:spacing w:line="480" w:lineRule="auto"/>
                  <w:jc w:val="right"/>
                </w:pPr>
              </w:pPrChange>
            </w:pPr>
            <w:ins w:id="504" w:author="Risa" w:date="2021-04-28T10:13:00Z">
              <w:r w:rsidRPr="00771C52">
                <w:rPr>
                  <w:rFonts w:eastAsia="Times New Roman"/>
                  <w:color w:val="000000"/>
                </w:rPr>
                <w:t>(</w:t>
              </w:r>
            </w:ins>
            <w:ins w:id="505" w:author="Risa" w:date="2021-04-28T10:14:00Z">
              <w:r w:rsidRPr="00771C52">
                <w:rPr>
                  <w:rFonts w:eastAsia="Times New Roman"/>
                  <w:color w:val="000000"/>
                </w:rPr>
                <w:t>1</w:t>
              </w:r>
              <w:del w:id="506" w:author="Nick Smith" w:date="2021-05-17T14:42:00Z">
                <w:r w:rsidRPr="00771C52" w:rsidDel="002B2CF0">
                  <w:rPr>
                    <w:rFonts w:eastAsia="Times New Roman"/>
                    <w:color w:val="000000"/>
                  </w:rPr>
                  <w:delText>2</w:delText>
                </w:r>
              </w:del>
            </w:ins>
            <w:ins w:id="507" w:author="Nick Smith" w:date="2021-05-17T14:42:00Z">
              <w:r w:rsidR="002B2CF0">
                <w:rPr>
                  <w:rFonts w:eastAsia="Times New Roman"/>
                  <w:color w:val="000000"/>
                </w:rPr>
                <w:t>1</w:t>
              </w:r>
            </w:ins>
            <w:ins w:id="508" w:author="Risa" w:date="2021-04-28T10:13:00Z">
              <w:r w:rsidRPr="00771C52">
                <w:rPr>
                  <w:rFonts w:eastAsia="Times New Roman"/>
                  <w:color w:val="000000"/>
                </w:rPr>
                <w:t>)</w:t>
              </w:r>
            </w:ins>
          </w:p>
        </w:tc>
      </w:tr>
    </w:tbl>
    <w:p w14:paraId="1B2F0B7F" w14:textId="6C346673" w:rsidR="00361685" w:rsidRPr="00771C52" w:rsidDel="00C22725" w:rsidRDefault="00C22725" w:rsidP="008531D1">
      <w:pPr>
        <w:spacing w:line="480" w:lineRule="auto"/>
        <w:contextualSpacing/>
        <w:rPr>
          <w:del w:id="509" w:author="Risa" w:date="2021-04-28T10:15:00Z"/>
          <w:rFonts w:eastAsia="Times New Roman"/>
        </w:rPr>
        <w:pPrChange w:id="510" w:author="Nick Smith" w:date="2021-05-17T14:21:00Z">
          <w:pPr>
            <w:spacing w:line="480" w:lineRule="auto"/>
          </w:pPr>
        </w:pPrChange>
      </w:pPr>
      <w:ins w:id="511" w:author="Risa" w:date="2021-04-28T10:15:00Z">
        <w:del w:id="512" w:author="Nick Smith" w:date="2021-05-17T14:42:00Z">
          <w:r w:rsidRPr="00771C52" w:rsidDel="002B2CF0">
            <w:rPr>
              <w:rFonts w:eastAsia="Times New Roman"/>
              <w:i/>
              <w:iCs/>
              <w:color w:val="000000"/>
            </w:rPr>
            <w:tab/>
          </w:r>
        </w:del>
      </w:ins>
      <w:del w:id="513" w:author="Risa" w:date="2021-04-28T10:15:00Z">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 xml:space="preserve">PEP </w:delText>
        </w:r>
        <w:r w:rsidR="00361685" w:rsidRPr="00771C52" w:rsidDel="00C22725">
          <w:rPr>
            <w:rFonts w:eastAsia="Times New Roman"/>
            <w:color w:val="000000"/>
          </w:rPr>
          <w:delText xml:space="preserve"> = </w:delText>
        </w:r>
        <w:r w:rsidR="00361685" w:rsidRPr="00771C52" w:rsidDel="00C22725">
          <w:rPr>
            <w:rFonts w:eastAsia="Times New Roman"/>
            <w:i/>
            <w:iCs/>
            <w:color w:val="000000"/>
          </w:rPr>
          <w:delText>V</w:delText>
        </w:r>
        <w:r w:rsidR="00361685" w:rsidRPr="00771C52" w:rsidDel="00C22725">
          <w:rPr>
            <w:rFonts w:eastAsia="Times New Roman"/>
            <w:color w:val="000000"/>
            <w:vertAlign w:val="subscript"/>
          </w:rPr>
          <w:delText>pmax,25</w:delText>
        </w:r>
        <w:r w:rsidR="00361685" w:rsidRPr="00771C52" w:rsidDel="00C22725">
          <w:rPr>
            <w:rFonts w:eastAsia="Times New Roman"/>
            <w:i/>
            <w:iCs/>
            <w:color w:val="000000"/>
          </w:rPr>
          <w:delText>M</w:delText>
        </w:r>
        <w:r w:rsidR="00361685" w:rsidRPr="00771C52" w:rsidDel="00C22725">
          <w:rPr>
            <w:rFonts w:eastAsia="Times New Roman"/>
            <w:color w:val="000000"/>
            <w:vertAlign w:val="subscript"/>
          </w:rPr>
          <w:delText>p</w:delText>
        </w:r>
        <w:r w:rsidR="00361685" w:rsidRPr="00771C52" w:rsidDel="00C22725">
          <w:rPr>
            <w:rFonts w:eastAsia="Times New Roman"/>
            <w:i/>
            <w:iCs/>
            <w:color w:val="000000"/>
          </w:rPr>
          <w:delText>M</w:delText>
        </w:r>
        <w:r w:rsidR="00361685" w:rsidRPr="00771C52" w:rsidDel="00C22725">
          <w:rPr>
            <w:rFonts w:eastAsia="Times New Roman"/>
            <w:color w:val="000000"/>
            <w:vertAlign w:val="subscript"/>
          </w:rPr>
          <w:delText>n</w:delText>
        </w:r>
        <w:r w:rsidR="00361685" w:rsidRPr="00771C52" w:rsidDel="00C22725">
          <w:rPr>
            <w:rFonts w:eastAsia="Times New Roman"/>
            <w:color w:val="000000"/>
          </w:rPr>
          <w:delText>[</w:delText>
        </w:r>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p</w:delText>
        </w:r>
        <w:r w:rsidR="00361685" w:rsidRPr="00771C52" w:rsidDel="00C22725">
          <w:rPr>
            <w:rFonts w:eastAsia="Times New Roman"/>
            <w:color w:val="000000"/>
          </w:rPr>
          <w:delText xml:space="preserve">] / </w:delText>
        </w:r>
        <w:r w:rsidR="00361685" w:rsidRPr="00771C52" w:rsidDel="00C22725">
          <w:rPr>
            <w:rFonts w:eastAsia="Times New Roman"/>
            <w:i/>
            <w:iCs/>
            <w:color w:val="000000"/>
          </w:rPr>
          <w:delText>k</w:delText>
        </w:r>
        <w:r w:rsidR="00361685" w:rsidRPr="00771C52" w:rsidDel="00C22725">
          <w:rPr>
            <w:rFonts w:eastAsia="Times New Roman"/>
            <w:color w:val="000000"/>
            <w:vertAlign w:val="subscript"/>
          </w:rPr>
          <w:delText>cat,p</w:delText>
        </w:r>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p</w:delText>
        </w:r>
        <w:r w:rsidR="00361685" w:rsidRPr="00771C52" w:rsidDel="00C22725">
          <w:rPr>
            <w:rFonts w:eastAsia="Times New Roman"/>
            <w:color w:val="000000"/>
          </w:rPr>
          <w:delText>                                                                                                  (11)</w:delText>
        </w:r>
      </w:del>
    </w:p>
    <w:p w14:paraId="76D8D117" w14:textId="5744471C" w:rsidR="00361685" w:rsidRPr="00771C52" w:rsidRDefault="00361685" w:rsidP="008531D1">
      <w:pPr>
        <w:spacing w:line="480" w:lineRule="auto"/>
        <w:contextualSpacing/>
        <w:rPr>
          <w:rFonts w:eastAsia="Times New Roman"/>
        </w:rPr>
        <w:pPrChange w:id="514" w:author="Nick Smith" w:date="2021-05-17T14:21:00Z">
          <w:pPr>
            <w:spacing w:line="480" w:lineRule="auto"/>
          </w:pPr>
        </w:pPrChange>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p</w:t>
      </w:r>
      <w:r w:rsidRPr="00771C52">
        <w:rPr>
          <w:rFonts w:eastAsia="Times New Roman"/>
          <w:color w:val="000000"/>
        </w:rPr>
        <w:t xml:space="preserve"> is the molecular mass of PEP, 0.41 g PEP (μmol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ins w:id="515" w:author="Nick Smith" w:date="2021-05-17T15:17:00Z">
        <w:r w:rsidR="0078503B">
          <w:rPr>
            <w:rFonts w:eastAsia="Times New Roman"/>
            <w:color w:val="000000"/>
          </w:rPr>
          <w:t xml:space="preserve"> </w:t>
        </w:r>
        <w:r w:rsidR="0078503B">
          <w:rPr>
            <w:rFonts w:eastAsia="Times New Roman"/>
            <w:color w:val="000000"/>
          </w:rPr>
          <w:fldChar w:fldCharType="begin" w:fldLock="1"/>
        </w:r>
      </w:ins>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ins w:id="516" w:author="Nick Smith" w:date="2021-05-17T15:17:00Z">
        <w:r w:rsidR="0078503B">
          <w:rPr>
            <w:rFonts w:eastAsia="Times New Roman"/>
            <w:color w:val="000000"/>
          </w:rPr>
          <w:fldChar w:fldCharType="end"/>
        </w:r>
      </w:ins>
      <w:del w:id="517" w:author="Nick Smith" w:date="2021-05-17T15:17:00Z">
        <w:r w:rsidRPr="00771C52" w:rsidDel="0078503B">
          <w:rPr>
            <w:rFonts w:eastAsia="Times New Roman"/>
            <w:color w:val="000000"/>
          </w:rPr>
          <w:delText xml:space="preserve"> (Sage et al., 1987)</w:delText>
        </w:r>
      </w:del>
      <w:r w:rsidRPr="00771C52">
        <w:rPr>
          <w:rFonts w:eastAsia="Times New Roman"/>
          <w:color w:val="000000"/>
        </w:rPr>
        <w:t xml:space="preserve">, 0.0144 mol </w:t>
      </w:r>
      <w:del w:id="518" w:author="Risa" w:date="2021-04-28T10:21:00Z">
        <w:r w:rsidRPr="00771C52" w:rsidDel="00226FA7">
          <w:rPr>
            <w:rFonts w:eastAsia="Times New Roman"/>
            <w:color w:val="000000"/>
          </w:rPr>
          <w:delText xml:space="preserve">nitrogen </w:delText>
        </w:r>
      </w:del>
      <w:ins w:id="519" w:author="Risa" w:date="2021-04-28T10:21:00Z">
        <w:r w:rsidR="00226FA7" w:rsidRPr="00771C52">
          <w:rPr>
            <w:rFonts w:eastAsia="Times New Roman"/>
            <w:color w:val="000000"/>
          </w:rPr>
          <w:t xml:space="preserve">N </w:t>
        </w:r>
      </w:ins>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k</w:t>
      </w:r>
      <w:r w:rsidRPr="00771C52">
        <w:rPr>
          <w:rFonts w:eastAsia="Times New Roman"/>
          <w:color w:val="000000"/>
          <w:vertAlign w:val="subscript"/>
        </w:rPr>
        <w:t>cat</w:t>
      </w:r>
      <w:r w:rsidRPr="00771C52">
        <w:rPr>
          <w:rFonts w:eastAsia="Times New Roman"/>
          <w:color w:val="000000"/>
        </w:rPr>
        <w:t xml:space="preserve"> is the catalytic turnover at 25°C, 5,440,000 μmol CO</w:t>
      </w:r>
      <w:r w:rsidRPr="00771C52">
        <w:rPr>
          <w:rFonts w:eastAsia="Times New Roman"/>
          <w:color w:val="000000"/>
          <w:vertAlign w:val="subscript"/>
        </w:rPr>
        <w:t>2</w:t>
      </w:r>
      <w:r w:rsidRPr="00771C52">
        <w:rPr>
          <w:rFonts w:eastAsia="Times New Roman"/>
          <w:color w:val="000000"/>
        </w:rPr>
        <w:t xml:space="preserve"> (mol Rubisco sites</w:t>
      </w:r>
      <w:ins w:id="520" w:author="Risa" w:date="2021-04-28T10:21:00Z">
        <w:r w:rsidR="00226FA7" w:rsidRPr="00771C52">
          <w:rPr>
            <w:rFonts w:eastAsia="Times New Roman"/>
            <w:color w:val="000000"/>
          </w:rPr>
          <w:t xml:space="preserve"> </w:t>
        </w:r>
      </w:ins>
      <w:r w:rsidRPr="00771C52">
        <w:rPr>
          <w:rFonts w:eastAsia="Times New Roman"/>
          <w:color w:val="000000"/>
        </w:rPr>
        <w:t>*</w:t>
      </w:r>
      <w:ins w:id="521" w:author="Risa" w:date="2021-04-28T10:21:00Z">
        <w:r w:rsidR="00226FA7" w:rsidRPr="00771C52">
          <w:rPr>
            <w:rFonts w:eastAsia="Times New Roman"/>
            <w:color w:val="000000"/>
          </w:rPr>
          <w:t xml:space="preserve"> </w:t>
        </w:r>
      </w:ins>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del w:id="522" w:author="Nick Smith" w:date="2021-05-17T15:17:00Z">
        <w:r w:rsidRPr="00771C52" w:rsidDel="0078503B">
          <w:rPr>
            <w:rFonts w:eastAsia="Times New Roman"/>
            <w:color w:val="000000"/>
          </w:rPr>
          <w:delText>(Boyd et al., 2015)</w:delText>
        </w:r>
      </w:del>
      <w:ins w:id="523" w:author="Nick Smith" w:date="2021-05-17T15:17:00Z">
        <w:r w:rsidR="0078503B">
          <w:rPr>
            <w:rFonts w:eastAsia="Times New Roman"/>
            <w:color w:val="000000"/>
          </w:rPr>
          <w:fldChar w:fldCharType="begin" w:fldLock="1"/>
        </w:r>
      </w:ins>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ins w:id="524" w:author="Nick Smith" w:date="2021-05-17T15:17:00Z">
        <w:r w:rsidR="0078503B">
          <w:rPr>
            <w:rFonts w:eastAsia="Times New Roman"/>
            <w:color w:val="000000"/>
          </w:rPr>
          <w:fldChar w:fldCharType="end"/>
        </w:r>
      </w:ins>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following the empirical approach described in Dong </w:t>
      </w:r>
      <w:r w:rsidRPr="0078503B">
        <w:rPr>
          <w:rFonts w:eastAsia="Times New Roman"/>
          <w:i/>
          <w:color w:val="000000"/>
          <w:rPrChange w:id="525" w:author="Nick Smith" w:date="2021-05-17T15:18:00Z">
            <w:rPr>
              <w:rFonts w:eastAsia="Times New Roman"/>
              <w:color w:val="000000"/>
            </w:rPr>
          </w:rPrChange>
        </w:rPr>
        <w:t xml:space="preserve">et al. </w:t>
      </w:r>
      <w:ins w:id="526" w:author="Nick Smith" w:date="2021-05-17T15:18:00Z">
        <w:r w:rsidR="0078503B">
          <w:rPr>
            <w:rFonts w:eastAsia="Times New Roman"/>
            <w:color w:val="000000"/>
          </w:rPr>
          <w:fldChar w:fldCharType="begin" w:fldLock="1"/>
        </w:r>
      </w:ins>
      <w:r w:rsidR="0040367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w:t>
      </w:r>
      <w:del w:id="527" w:author="Nick Smith" w:date="2021-05-17T15:18:00Z">
        <w:r w:rsidR="0078503B" w:rsidRPr="0078503B" w:rsidDel="0078503B">
          <w:rPr>
            <w:rFonts w:eastAsia="Times New Roman"/>
            <w:noProof/>
            <w:color w:val="000000"/>
          </w:rPr>
          <w:delText xml:space="preserve">Dong </w:delText>
        </w:r>
        <w:r w:rsidR="0078503B" w:rsidRPr="0078503B" w:rsidDel="0078503B">
          <w:rPr>
            <w:rFonts w:eastAsia="Times New Roman"/>
            <w:i/>
            <w:noProof/>
            <w:color w:val="000000"/>
          </w:rPr>
          <w:delText>et al.</w:delText>
        </w:r>
        <w:r w:rsidR="0078503B" w:rsidRPr="0078503B" w:rsidDel="0078503B">
          <w:rPr>
            <w:rFonts w:eastAsia="Times New Roman"/>
            <w:noProof/>
            <w:color w:val="000000"/>
          </w:rPr>
          <w:delText xml:space="preserve">, </w:delText>
        </w:r>
      </w:del>
      <w:r w:rsidR="0078503B" w:rsidRPr="0078503B">
        <w:rPr>
          <w:rFonts w:eastAsia="Times New Roman"/>
          <w:noProof/>
          <w:color w:val="000000"/>
        </w:rPr>
        <w:t>2017)</w:t>
      </w:r>
      <w:ins w:id="528" w:author="Nick Smith" w:date="2021-05-17T15:18:00Z">
        <w:r w:rsidR="0078503B">
          <w:rPr>
            <w:rFonts w:eastAsia="Times New Roman"/>
            <w:color w:val="000000"/>
          </w:rPr>
          <w:fldChar w:fldCharType="end"/>
        </w:r>
      </w:ins>
      <w:del w:id="529" w:author="Nick Smith" w:date="2021-05-17T15:18:00Z">
        <w:r w:rsidRPr="00771C52" w:rsidDel="0078503B">
          <w:rPr>
            <w:rFonts w:eastAsia="Times New Roman"/>
            <w:color w:val="000000"/>
          </w:rPr>
          <w:delText>(2017)</w:delText>
        </w:r>
      </w:del>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rPr>
          <w:ins w:id="530" w:author="Risa" w:date="2021-04-28T10:13:00Z"/>
        </w:trPr>
        <w:tc>
          <w:tcPr>
            <w:tcW w:w="4675" w:type="dxa"/>
          </w:tcPr>
          <w:p w14:paraId="16E11A22" w14:textId="7D270301" w:rsidR="00C22725" w:rsidRPr="00771C52" w:rsidRDefault="00C22725" w:rsidP="008531D1">
            <w:pPr>
              <w:spacing w:line="480" w:lineRule="auto"/>
              <w:contextualSpacing/>
              <w:rPr>
                <w:ins w:id="531" w:author="Risa" w:date="2021-04-28T10:13:00Z"/>
                <w:rFonts w:eastAsia="Times New Roman"/>
                <w:i/>
                <w:iCs/>
                <w:color w:val="000000"/>
              </w:rPr>
              <w:pPrChange w:id="532" w:author="Nick Smith" w:date="2021-05-17T14:21:00Z">
                <w:pPr>
                  <w:spacing w:line="480" w:lineRule="auto"/>
                </w:pPr>
              </w:pPrChange>
            </w:pPr>
            <w:ins w:id="533" w:author="Risa" w:date="2021-04-28T10:15:00Z">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ins>
          </w:p>
        </w:tc>
        <w:tc>
          <w:tcPr>
            <w:tcW w:w="4675" w:type="dxa"/>
          </w:tcPr>
          <w:p w14:paraId="54B4525B" w14:textId="5C7505D7" w:rsidR="00C22725" w:rsidRPr="00771C52" w:rsidRDefault="00C22725" w:rsidP="008531D1">
            <w:pPr>
              <w:spacing w:line="480" w:lineRule="auto"/>
              <w:contextualSpacing/>
              <w:jc w:val="right"/>
              <w:rPr>
                <w:ins w:id="534" w:author="Risa" w:date="2021-04-28T10:13:00Z"/>
                <w:rFonts w:eastAsia="Times New Roman"/>
                <w:color w:val="000000"/>
              </w:rPr>
              <w:pPrChange w:id="535" w:author="Nick Smith" w:date="2021-05-17T14:21:00Z">
                <w:pPr>
                  <w:spacing w:line="480" w:lineRule="auto"/>
                  <w:jc w:val="right"/>
                </w:pPr>
              </w:pPrChange>
            </w:pPr>
            <w:ins w:id="536" w:author="Risa" w:date="2021-04-28T10:13:00Z">
              <w:r w:rsidRPr="00771C52">
                <w:rPr>
                  <w:rFonts w:eastAsia="Times New Roman"/>
                  <w:color w:val="000000"/>
                </w:rPr>
                <w:t>(</w:t>
              </w:r>
            </w:ins>
            <w:ins w:id="537" w:author="Risa" w:date="2021-04-28T10:14:00Z">
              <w:r w:rsidRPr="00771C52">
                <w:rPr>
                  <w:rFonts w:eastAsia="Times New Roman"/>
                  <w:color w:val="000000"/>
                </w:rPr>
                <w:t>1</w:t>
              </w:r>
              <w:del w:id="538" w:author="Nick Smith" w:date="2021-05-17T14:42:00Z">
                <w:r w:rsidRPr="00771C52" w:rsidDel="002B2CF0">
                  <w:rPr>
                    <w:rFonts w:eastAsia="Times New Roman"/>
                    <w:color w:val="000000"/>
                  </w:rPr>
                  <w:delText>3</w:delText>
                </w:r>
              </w:del>
            </w:ins>
            <w:ins w:id="539" w:author="Nick Smith" w:date="2021-05-17T14:42:00Z">
              <w:r w:rsidR="002B2CF0">
                <w:rPr>
                  <w:rFonts w:eastAsia="Times New Roman"/>
                  <w:color w:val="000000"/>
                </w:rPr>
                <w:t>2</w:t>
              </w:r>
            </w:ins>
            <w:ins w:id="540" w:author="Risa" w:date="2021-04-28T10:13:00Z">
              <w:r w:rsidRPr="00771C52">
                <w:rPr>
                  <w:rFonts w:eastAsia="Times New Roman"/>
                  <w:color w:val="000000"/>
                </w:rPr>
                <w:t>)</w:t>
              </w:r>
            </w:ins>
          </w:p>
        </w:tc>
      </w:tr>
    </w:tbl>
    <w:p w14:paraId="76DA43E8" w14:textId="3027D5BD" w:rsidR="00361685" w:rsidRPr="00771C52" w:rsidDel="00C22725" w:rsidRDefault="00C22725" w:rsidP="008531D1">
      <w:pPr>
        <w:spacing w:line="480" w:lineRule="auto"/>
        <w:contextualSpacing/>
        <w:rPr>
          <w:del w:id="541" w:author="Risa" w:date="2021-04-28T10:15:00Z"/>
          <w:rFonts w:eastAsia="Times New Roman"/>
        </w:rPr>
        <w:pPrChange w:id="542" w:author="Nick Smith" w:date="2021-05-17T14:21:00Z">
          <w:pPr>
            <w:spacing w:line="480" w:lineRule="auto"/>
          </w:pPr>
        </w:pPrChange>
      </w:pPr>
      <w:ins w:id="543" w:author="Risa" w:date="2021-04-28T10:15:00Z">
        <w:r w:rsidRPr="00771C52">
          <w:rPr>
            <w:rFonts w:eastAsia="Times New Roman"/>
            <w:i/>
            <w:iCs/>
            <w:color w:val="000000"/>
          </w:rPr>
          <w:tab/>
        </w:r>
      </w:ins>
      <w:del w:id="544" w:author="Risa" w:date="2021-04-28T10:15:00Z">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structure</w:delText>
        </w:r>
        <w:r w:rsidR="00361685" w:rsidRPr="00771C52" w:rsidDel="00C22725">
          <w:rPr>
            <w:rFonts w:eastAsia="Times New Roman"/>
            <w:color w:val="000000"/>
          </w:rPr>
          <w:delText xml:space="preserve"> = 10</w:delText>
        </w:r>
        <w:r w:rsidR="00361685" w:rsidRPr="00771C52" w:rsidDel="00C22725">
          <w:rPr>
            <w:rFonts w:eastAsia="Times New Roman"/>
            <w:color w:val="000000"/>
            <w:vertAlign w:val="superscript"/>
          </w:rPr>
          <w:delText>-2.67</w:delText>
        </w:r>
        <w:r w:rsidR="00361685" w:rsidRPr="00771C52" w:rsidDel="00C22725">
          <w:rPr>
            <w:rFonts w:eastAsia="Times New Roman"/>
            <w:i/>
            <w:iCs/>
            <w:color w:val="000000"/>
          </w:rPr>
          <w:delText>M</w:delText>
        </w:r>
        <w:r w:rsidR="00361685" w:rsidRPr="00771C52" w:rsidDel="00C22725">
          <w:rPr>
            <w:rFonts w:eastAsia="Times New Roman"/>
            <w:color w:val="000000"/>
            <w:vertAlign w:val="subscript"/>
          </w:rPr>
          <w:delText>area</w:delText>
        </w:r>
        <w:r w:rsidR="00361685" w:rsidRPr="00771C52" w:rsidDel="00C22725">
          <w:rPr>
            <w:rFonts w:eastAsia="Times New Roman"/>
            <w:color w:val="000000"/>
            <w:vertAlign w:val="superscript"/>
          </w:rPr>
          <w:delText>0.99</w:delText>
        </w:r>
        <w:r w:rsidR="00361685" w:rsidRPr="00771C52" w:rsidDel="00C22725">
          <w:rPr>
            <w:rFonts w:eastAsia="Times New Roman"/>
            <w:color w:val="000000"/>
          </w:rPr>
          <w:delText xml:space="preserve">                                                                                                                 (12)</w:delText>
        </w:r>
      </w:del>
    </w:p>
    <w:p w14:paraId="2E6C127E" w14:textId="77777777" w:rsidR="00361685" w:rsidRPr="00771C52" w:rsidRDefault="00361685" w:rsidP="008531D1">
      <w:pPr>
        <w:spacing w:line="480" w:lineRule="auto"/>
        <w:contextualSpacing/>
        <w:rPr>
          <w:rFonts w:eastAsia="Times New Roman"/>
        </w:rPr>
        <w:pPrChange w:id="545" w:author="Nick Smith" w:date="2021-05-17T14:21:00Z">
          <w:pPr>
            <w:spacing w:line="480" w:lineRule="auto"/>
          </w:pPr>
        </w:pPrChange>
      </w:pPr>
      <w:r w:rsidRPr="00771C52">
        <w:rPr>
          <w:rFonts w:eastAsia="Times New Roman"/>
          <w:color w:val="000000"/>
        </w:rPr>
        <w:t xml:space="preserve">We then fit a second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r w:rsidRPr="00771C52">
        <w:rPr>
          <w:rFonts w:eastAsia="Times New Roman"/>
          <w:i/>
          <w:iCs/>
          <w:color w:val="000000"/>
        </w:rPr>
        <w:t>N</w:t>
      </w:r>
      <w:r w:rsidRPr="00771C52">
        <w:rPr>
          <w:rFonts w:eastAsia="Times New Roman"/>
          <w:color w:val="000000"/>
          <w:vertAlign w:val="subscript"/>
        </w:rPr>
        <w:t xml:space="preserve">photo </w:t>
      </w:r>
      <w:r w:rsidRPr="00771C52">
        <w:rPr>
          <w:rFonts w:eastAsia="Times New Roman"/>
          <w:color w:val="000000"/>
        </w:rPr>
        <w:t xml:space="preserve">and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w:t>
      </w:r>
      <w:r w:rsidRPr="00771C52">
        <w:rPr>
          <w:rFonts w:eastAsia="Times New Roman"/>
          <w:color w:val="000000"/>
        </w:rPr>
        <w:lastRenderedPageBreak/>
        <w:t xml:space="preserve">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was natural log transformed to meet normality assumptions.</w:t>
      </w:r>
    </w:p>
    <w:p w14:paraId="030E4551" w14:textId="77777777" w:rsidR="00361685" w:rsidRPr="00771C52" w:rsidRDefault="00361685" w:rsidP="008531D1">
      <w:pPr>
        <w:spacing w:line="480" w:lineRule="auto"/>
        <w:contextualSpacing/>
        <w:rPr>
          <w:rFonts w:eastAsia="Times New Roman"/>
        </w:rPr>
        <w:pPrChange w:id="546" w:author="Nick Smith" w:date="2021-05-17T14:21:00Z">
          <w:pPr>
            <w:spacing w:line="480" w:lineRule="auto"/>
          </w:pPr>
        </w:pPrChange>
      </w:pPr>
      <w:r w:rsidRPr="00771C52">
        <w:rPr>
          <w:rFonts w:eastAsia="Times New Roman"/>
          <w:color w:val="000000"/>
        </w:rPr>
        <w:tab/>
        <w:t>To examine the response of AGB and LAI to the soil treatments, we fit a third and fourth linear mixed effects models with AGB and LAI as the dependent variables, respectively. In both models,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7777777" w:rsidR="00361685" w:rsidRPr="00771C52" w:rsidRDefault="00361685" w:rsidP="008531D1">
      <w:pPr>
        <w:spacing w:line="480" w:lineRule="auto"/>
        <w:contextualSpacing/>
        <w:rPr>
          <w:rFonts w:eastAsia="Times New Roman"/>
        </w:rPr>
        <w:pPrChange w:id="547" w:author="Nick Smith" w:date="2021-05-17T14:21:00Z">
          <w:pPr>
            <w:spacing w:line="480" w:lineRule="auto"/>
          </w:pPr>
        </w:pPrChange>
      </w:pPr>
      <w:r w:rsidRPr="00771C52">
        <w:rPr>
          <w:rFonts w:eastAsia="Times New Roman"/>
          <w:color w:val="000000"/>
        </w:rPr>
        <w:tab/>
        <w:t xml:space="preserve">In a final analysis, we explored the effect of soil nitrogen supply in relation to community nitrogen demand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To do this, we calculated treatment type average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χ (∆χ; %),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 and AGB (∆AGB; %) from the added soil N plots to the ambient soil N plots. We used mean absolute deviation (MAD; Leys et al., 2013) to remove instances where any ∆ values were 3 times higher than the MAD. We then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∆AGB,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2A2E5414" w:rsidR="00361685" w:rsidRPr="00771C52" w:rsidRDefault="00361685" w:rsidP="008531D1">
      <w:pPr>
        <w:spacing w:line="480" w:lineRule="auto"/>
        <w:contextualSpacing/>
        <w:rPr>
          <w:rFonts w:eastAsia="Times New Roman"/>
        </w:rPr>
        <w:pPrChange w:id="548" w:author="Nick Smith" w:date="2021-05-17T14:21:00Z">
          <w:pPr>
            <w:spacing w:line="480" w:lineRule="auto"/>
          </w:pPr>
        </w:pPrChange>
      </w:pPr>
      <w:r w:rsidRPr="00771C52">
        <w:rPr>
          <w:rFonts w:eastAsia="Times New Roman"/>
          <w:color w:val="000000"/>
        </w:rPr>
        <w:tab/>
        <w:t>Throughout, all models were fit using the “lmer” package</w:t>
      </w:r>
      <w:ins w:id="549" w:author="Nick Smith" w:date="2021-05-17T15:18:00Z">
        <w:r w:rsidR="00403672">
          <w:rPr>
            <w:rFonts w:eastAsia="Times New Roman"/>
            <w:color w:val="000000"/>
          </w:rPr>
          <w:t xml:space="preserve"> </w:t>
        </w:r>
        <w:r w:rsidR="00403672">
          <w:rPr>
            <w:rFonts w:eastAsia="Times New Roman"/>
            <w:color w:val="000000"/>
          </w:rPr>
          <w:fldChar w:fldCharType="begin" w:fldLock="1"/>
        </w:r>
      </w:ins>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ins w:id="550" w:author="Nick Smith" w:date="2021-05-17T15:18:00Z">
        <w:r w:rsidR="00403672">
          <w:rPr>
            <w:rFonts w:eastAsia="Times New Roman"/>
            <w:color w:val="000000"/>
          </w:rPr>
          <w:fldChar w:fldCharType="end"/>
        </w:r>
      </w:ins>
      <w:r w:rsidRPr="00771C52">
        <w:rPr>
          <w:rFonts w:eastAsia="Times New Roman"/>
          <w:color w:val="000000"/>
        </w:rPr>
        <w:t xml:space="preserve"> </w:t>
      </w:r>
      <w:del w:id="551" w:author="Nick Smith" w:date="2021-05-17T15:18:00Z">
        <w:r w:rsidRPr="00771C52" w:rsidDel="00403672">
          <w:rPr>
            <w:rFonts w:eastAsia="Times New Roman"/>
            <w:color w:val="000000"/>
          </w:rPr>
          <w:delText>(Bates et al., 2015) i</w:delText>
        </w:r>
      </w:del>
      <w:ins w:id="552" w:author="Nick Smith" w:date="2021-05-17T15:18:00Z">
        <w:r w:rsidR="00403672">
          <w:rPr>
            <w:rFonts w:eastAsia="Times New Roman"/>
            <w:color w:val="000000"/>
          </w:rPr>
          <w:t>i</w:t>
        </w:r>
      </w:ins>
      <w:r w:rsidRPr="00771C52">
        <w:rPr>
          <w:rFonts w:eastAsia="Times New Roman"/>
          <w:color w:val="000000"/>
        </w:rPr>
        <w:t xml:space="preserve">n R version </w:t>
      </w:r>
      <w:commentRangeStart w:id="553"/>
      <w:r w:rsidRPr="00771C52">
        <w:rPr>
          <w:rFonts w:eastAsia="Times New Roman"/>
          <w:color w:val="000000"/>
        </w:rPr>
        <w:t>3.5.3</w:t>
      </w:r>
      <w:commentRangeEnd w:id="553"/>
      <w:r w:rsidR="006A3045">
        <w:rPr>
          <w:rStyle w:val="CommentReference"/>
        </w:rPr>
        <w:commentReference w:id="553"/>
      </w:r>
      <w:r w:rsidRPr="00771C52">
        <w:rPr>
          <w:rFonts w:eastAsia="Times New Roman"/>
          <w:color w:val="000000"/>
        </w:rPr>
        <w:t xml:space="preserve"> </w:t>
      </w:r>
      <w:ins w:id="554" w:author="Nick Smith" w:date="2021-05-17T15:19:00Z">
        <w:r w:rsidR="00250A39">
          <w:rPr>
            <w:rFonts w:eastAsia="Times New Roman"/>
            <w:color w:val="000000"/>
          </w:rPr>
          <w:fldChar w:fldCharType="begin" w:fldLock="1"/>
        </w:r>
      </w:ins>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ins w:id="555" w:author="Nick Smith" w:date="2021-05-17T15:19:00Z">
        <w:r w:rsidR="00250A39">
          <w:rPr>
            <w:rFonts w:eastAsia="Times New Roman"/>
            <w:color w:val="000000"/>
          </w:rPr>
          <w:fldChar w:fldCharType="end"/>
        </w:r>
      </w:ins>
      <w:del w:id="556" w:author="Nick Smith" w:date="2021-05-17T15:19:00Z">
        <w:r w:rsidRPr="00771C52" w:rsidDel="00250A39">
          <w:rPr>
            <w:rFonts w:eastAsia="Times New Roman"/>
            <w:color w:val="000000"/>
          </w:rPr>
          <w:delText>(R Core Team, 2019; this R version was used for all analyses)</w:delText>
        </w:r>
      </w:del>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ins w:id="557" w:author="Nick Smith" w:date="2021-05-17T15:19:00Z">
        <w:r w:rsidR="00250A39">
          <w:rPr>
            <w:rFonts w:eastAsia="Times New Roman"/>
            <w:color w:val="000000"/>
          </w:rPr>
          <w:t xml:space="preserve"> </w:t>
        </w:r>
        <w:r w:rsidR="00250A39">
          <w:rPr>
            <w:rFonts w:eastAsia="Times New Roman"/>
            <w:color w:val="000000"/>
          </w:rPr>
          <w:fldChar w:fldCharType="begin" w:fldLock="1"/>
        </w:r>
      </w:ins>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ins w:id="558" w:author="Nick Smith" w:date="2021-05-17T15:19:00Z">
        <w:r w:rsidR="00250A39">
          <w:rPr>
            <w:rFonts w:eastAsia="Times New Roman"/>
            <w:color w:val="000000"/>
          </w:rPr>
          <w:fldChar w:fldCharType="end"/>
        </w:r>
      </w:ins>
      <w:r w:rsidRPr="00771C52">
        <w:rPr>
          <w:rFonts w:eastAsia="Times New Roman"/>
          <w:color w:val="000000"/>
        </w:rPr>
        <w:t xml:space="preserve"> </w:t>
      </w:r>
      <w:del w:id="559" w:author="Nick Smith" w:date="2021-05-17T15:19:00Z">
        <w:r w:rsidRPr="00771C52" w:rsidDel="00250A39">
          <w:rPr>
            <w:rFonts w:eastAsia="Times New Roman"/>
            <w:color w:val="000000"/>
          </w:rPr>
          <w:delText xml:space="preserve">(Fox &amp; Weisberg, 2011) </w:delText>
        </w:r>
      </w:del>
      <w:r w:rsidRPr="00771C52">
        <w:rPr>
          <w:rFonts w:eastAsia="Times New Roman"/>
          <w:color w:val="000000"/>
        </w:rPr>
        <w:t>in R. Post hoc analyses were done using the “emmeans” package</w:t>
      </w:r>
      <w:ins w:id="560" w:author="Nick Smith" w:date="2021-05-17T15:19:00Z">
        <w:r w:rsidR="00250A39">
          <w:rPr>
            <w:rFonts w:eastAsia="Times New Roman"/>
            <w:color w:val="000000"/>
          </w:rPr>
          <w:t xml:space="preserve"> </w:t>
        </w:r>
        <w:r w:rsidR="00A23605">
          <w:rPr>
            <w:rFonts w:eastAsia="Times New Roman"/>
            <w:color w:val="000000"/>
          </w:rPr>
          <w:fldChar w:fldCharType="begin" w:fldLock="1"/>
        </w:r>
      </w:ins>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ins w:id="561" w:author="Nick Smith" w:date="2021-05-17T15:19:00Z">
        <w:r w:rsidR="00A23605">
          <w:rPr>
            <w:rFonts w:eastAsia="Times New Roman"/>
            <w:color w:val="000000"/>
          </w:rPr>
          <w:fldChar w:fldCharType="end"/>
        </w:r>
      </w:ins>
      <w:r w:rsidRPr="00771C52">
        <w:rPr>
          <w:rFonts w:eastAsia="Times New Roman"/>
          <w:color w:val="000000"/>
        </w:rPr>
        <w:t xml:space="preserve"> </w:t>
      </w:r>
      <w:del w:id="562" w:author="Nick Smith" w:date="2021-05-17T15:20:00Z">
        <w:r w:rsidRPr="00771C52" w:rsidDel="00A23605">
          <w:rPr>
            <w:rFonts w:eastAsia="Times New Roman"/>
            <w:color w:val="000000"/>
          </w:rPr>
          <w:delText xml:space="preserve">(Lenth, 2018) </w:delText>
        </w:r>
      </w:del>
      <w:r w:rsidRPr="00771C52">
        <w:rPr>
          <w:rFonts w:eastAsia="Times New Roman"/>
          <w:color w:val="000000"/>
        </w:rPr>
        <w:t xml:space="preserve">in R. For the first two </w:t>
      </w:r>
      <w:r w:rsidRPr="00771C52">
        <w:rPr>
          <w:rFonts w:eastAsia="Times New Roman"/>
          <w:color w:val="000000"/>
        </w:rPr>
        <w:lastRenderedPageBreak/>
        <w:t>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ins w:id="563" w:author="Nick Smith" w:date="2021-05-17T15:20:00Z">
        <w:r w:rsidR="00A23605">
          <w:rPr>
            <w:rFonts w:eastAsia="Times New Roman"/>
            <w:color w:val="000000"/>
          </w:rPr>
          <w:t xml:space="preserve"> </w:t>
        </w:r>
      </w:ins>
      <w:ins w:id="564" w:author="Nick Smith" w:date="2021-05-17T15:23:00Z">
        <w:r w:rsidR="00EE6CB1">
          <w:rPr>
            <w:rFonts w:eastAsia="Times New Roman"/>
            <w:color w:val="000000"/>
          </w:rPr>
          <w:fldChar w:fldCharType="begin" w:fldLock="1"/>
        </w:r>
      </w:ins>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ins w:id="565" w:author="Nick Smith" w:date="2021-05-17T15:23:00Z">
        <w:r w:rsidR="00EE6CB1">
          <w:rPr>
            <w:rFonts w:eastAsia="Times New Roman"/>
            <w:color w:val="000000"/>
          </w:rPr>
          <w:fldChar w:fldCharType="end"/>
        </w:r>
      </w:ins>
      <w:r w:rsidRPr="00771C52">
        <w:rPr>
          <w:rFonts w:eastAsia="Times New Roman"/>
          <w:color w:val="000000"/>
        </w:rPr>
        <w:t xml:space="preserve"> </w:t>
      </w:r>
      <w:del w:id="566" w:author="Nick Smith" w:date="2021-05-17T15:23:00Z">
        <w:r w:rsidRPr="00771C52" w:rsidDel="00EE6CB1">
          <w:rPr>
            <w:rFonts w:eastAsia="Times New Roman"/>
            <w:color w:val="000000"/>
          </w:rPr>
          <w:delText xml:space="preserve">(Lindemann et al., 1980) </w:delText>
        </w:r>
      </w:del>
      <w:r w:rsidRPr="00771C52">
        <w:rPr>
          <w:rFonts w:eastAsia="Times New Roman"/>
          <w:color w:val="000000"/>
        </w:rPr>
        <w:t>using the “calc.relimp” function in the “relaimpo” package</w:t>
      </w:r>
      <w:ins w:id="567" w:author="Nick Smith" w:date="2021-05-17T15:23:00Z">
        <w:r w:rsidR="00EE6CB1">
          <w:rPr>
            <w:rFonts w:eastAsia="Times New Roman"/>
            <w:color w:val="000000"/>
          </w:rPr>
          <w:t xml:space="preserve"> </w:t>
        </w:r>
        <w:r w:rsidR="001B6B10">
          <w:rPr>
            <w:rFonts w:eastAsia="Times New Roman"/>
            <w:color w:val="000000"/>
          </w:rPr>
          <w:fldChar w:fldCharType="begin" w:fldLock="1"/>
        </w:r>
      </w:ins>
      <w:r w:rsidR="001B6B10">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ins w:id="568" w:author="Nick Smith" w:date="2021-05-17T15:23:00Z">
        <w:r w:rsidR="001B6B10">
          <w:rPr>
            <w:rFonts w:eastAsia="Times New Roman"/>
            <w:color w:val="000000"/>
          </w:rPr>
          <w:fldChar w:fldCharType="end"/>
        </w:r>
      </w:ins>
      <w:r w:rsidRPr="00771C52">
        <w:rPr>
          <w:rFonts w:eastAsia="Times New Roman"/>
          <w:color w:val="000000"/>
        </w:rPr>
        <w:t xml:space="preserve"> </w:t>
      </w:r>
      <w:bookmarkStart w:id="569" w:name="_GoBack"/>
      <w:bookmarkEnd w:id="569"/>
      <w:del w:id="570" w:author="Nick Smith" w:date="2021-05-17T15:23:00Z">
        <w:r w:rsidRPr="00771C52" w:rsidDel="001B6B10">
          <w:rPr>
            <w:rFonts w:eastAsia="Times New Roman"/>
            <w:color w:val="000000"/>
          </w:rPr>
          <w:delText xml:space="preserve">(Grömping, 2006) </w:delText>
        </w:r>
      </w:del>
      <w:r w:rsidRPr="00771C52">
        <w:rPr>
          <w:rFonts w:eastAsia="Times New Roman"/>
          <w:color w:val="000000"/>
        </w:rPr>
        <w:t>in R. </w:t>
      </w:r>
    </w:p>
    <w:p w14:paraId="3B0D15DC" w14:textId="77777777" w:rsidR="00361685" w:rsidRPr="00771C52" w:rsidRDefault="00361685" w:rsidP="008531D1">
      <w:pPr>
        <w:spacing w:line="480" w:lineRule="auto"/>
        <w:contextualSpacing/>
        <w:rPr>
          <w:rFonts w:eastAsia="Times New Roman"/>
        </w:rPr>
        <w:pPrChange w:id="571" w:author="Nick Smith" w:date="2021-05-17T14:21:00Z">
          <w:pPr/>
        </w:pPrChange>
      </w:pPr>
    </w:p>
    <w:p w14:paraId="000C69B3" w14:textId="77777777" w:rsidR="00361685" w:rsidRPr="00771C52" w:rsidRDefault="00361685" w:rsidP="008531D1">
      <w:pPr>
        <w:spacing w:line="480" w:lineRule="auto"/>
        <w:contextualSpacing/>
        <w:rPr>
          <w:rFonts w:eastAsia="Times New Roman"/>
        </w:rPr>
        <w:pPrChange w:id="572" w:author="Nick Smith" w:date="2021-05-17T14:21:00Z">
          <w:pPr>
            <w:spacing w:line="480" w:lineRule="auto"/>
          </w:pPr>
        </w:pPrChange>
      </w:pPr>
      <w:r w:rsidRPr="00771C52">
        <w:rPr>
          <w:rFonts w:eastAsia="Times New Roman"/>
          <w:b/>
          <w:bCs/>
          <w:color w:val="000000"/>
        </w:rPr>
        <w:t>Results</w:t>
      </w:r>
    </w:p>
    <w:p w14:paraId="773FA428" w14:textId="77777777" w:rsidR="00361685" w:rsidRPr="00771C52" w:rsidRDefault="00361685" w:rsidP="008531D1">
      <w:pPr>
        <w:numPr>
          <w:ilvl w:val="0"/>
          <w:numId w:val="6"/>
        </w:numPr>
        <w:spacing w:line="480" w:lineRule="auto"/>
        <w:contextualSpacing/>
        <w:textAlignment w:val="baseline"/>
        <w:rPr>
          <w:rFonts w:eastAsia="Times New Roman"/>
          <w:color w:val="000000"/>
        </w:rPr>
        <w:pPrChange w:id="573" w:author="Nick Smith" w:date="2021-05-17T14:21:00Z">
          <w:pPr>
            <w:numPr>
              <w:numId w:val="6"/>
            </w:numPr>
            <w:tabs>
              <w:tab w:val="num" w:pos="720"/>
            </w:tabs>
            <w:spacing w:line="480" w:lineRule="auto"/>
            <w:ind w:left="720" w:hanging="360"/>
            <w:textAlignment w:val="baseline"/>
          </w:pPr>
        </w:pPrChange>
      </w:pPr>
      <w:r w:rsidRPr="00771C52">
        <w:rPr>
          <w:rFonts w:eastAsia="Times New Roman"/>
          <w:color w:val="000000"/>
        </w:rPr>
        <w:t>Do these based on each question</w:t>
      </w:r>
    </w:p>
    <w:p w14:paraId="5F899235" w14:textId="77777777" w:rsidR="00361685" w:rsidRPr="00771C52" w:rsidRDefault="00361685" w:rsidP="008531D1">
      <w:pPr>
        <w:numPr>
          <w:ilvl w:val="1"/>
          <w:numId w:val="7"/>
        </w:numPr>
        <w:spacing w:line="480" w:lineRule="auto"/>
        <w:contextualSpacing/>
        <w:textAlignment w:val="baseline"/>
        <w:rPr>
          <w:rFonts w:eastAsia="Times New Roman"/>
          <w:color w:val="000000"/>
        </w:rPr>
        <w:pPrChange w:id="574" w:author="Nick Smith" w:date="2021-05-17T14:21:00Z">
          <w:pPr>
            <w:numPr>
              <w:ilvl w:val="1"/>
              <w:numId w:val="7"/>
            </w:numPr>
            <w:tabs>
              <w:tab w:val="num" w:pos="1440"/>
            </w:tabs>
            <w:spacing w:line="480" w:lineRule="auto"/>
            <w:ind w:left="1440" w:hanging="360"/>
            <w:textAlignment w:val="baseline"/>
          </w:pPr>
        </w:pPrChange>
      </w:pPr>
      <w:r w:rsidRPr="00771C52">
        <w:rPr>
          <w:rFonts w:eastAsia="Times New Roman"/>
          <w:color w:val="000000"/>
        </w:rPr>
        <w:t>Does soil N impact leaf Narea?</w:t>
      </w:r>
    </w:p>
    <w:p w14:paraId="3BBAF6A9" w14:textId="77777777" w:rsidR="00361685" w:rsidRPr="00771C52" w:rsidRDefault="00361685" w:rsidP="008531D1">
      <w:pPr>
        <w:numPr>
          <w:ilvl w:val="1"/>
          <w:numId w:val="7"/>
        </w:numPr>
        <w:spacing w:line="480" w:lineRule="auto"/>
        <w:contextualSpacing/>
        <w:textAlignment w:val="baseline"/>
        <w:rPr>
          <w:rFonts w:eastAsia="Times New Roman"/>
          <w:color w:val="000000"/>
        </w:rPr>
        <w:pPrChange w:id="575" w:author="Nick Smith" w:date="2021-05-17T14:21:00Z">
          <w:pPr>
            <w:numPr>
              <w:ilvl w:val="1"/>
              <w:numId w:val="7"/>
            </w:numPr>
            <w:tabs>
              <w:tab w:val="num" w:pos="1440"/>
            </w:tabs>
            <w:spacing w:line="480" w:lineRule="auto"/>
            <w:ind w:left="1440" w:hanging="360"/>
            <w:textAlignment w:val="baseline"/>
          </w:pPr>
        </w:pPrChange>
      </w:pPr>
      <w:r w:rsidRPr="00771C52">
        <w:rPr>
          <w:rFonts w:eastAsia="Times New Roman"/>
          <w:color w:val="000000"/>
        </w:rPr>
        <w:t>How does the impact of soil N on leaf Narea compare to other drivers, such as climate and LMA?</w:t>
      </w:r>
    </w:p>
    <w:p w14:paraId="0E959175" w14:textId="77777777" w:rsidR="00361685" w:rsidRPr="00771C52" w:rsidRDefault="00361685" w:rsidP="008531D1">
      <w:pPr>
        <w:numPr>
          <w:ilvl w:val="1"/>
          <w:numId w:val="7"/>
        </w:numPr>
        <w:spacing w:line="480" w:lineRule="auto"/>
        <w:contextualSpacing/>
        <w:textAlignment w:val="baseline"/>
        <w:rPr>
          <w:rFonts w:eastAsia="Times New Roman"/>
          <w:color w:val="000000"/>
        </w:rPr>
        <w:pPrChange w:id="576" w:author="Nick Smith" w:date="2021-05-17T14:21:00Z">
          <w:pPr>
            <w:numPr>
              <w:ilvl w:val="1"/>
              <w:numId w:val="7"/>
            </w:numPr>
            <w:tabs>
              <w:tab w:val="num" w:pos="1440"/>
            </w:tabs>
            <w:spacing w:line="480" w:lineRule="auto"/>
            <w:ind w:left="1440" w:hanging="360"/>
            <w:textAlignment w:val="baseline"/>
          </w:pPr>
        </w:pPrChange>
      </w:pPr>
      <w:r w:rsidRPr="00771C52">
        <w:rPr>
          <w:rFonts w:eastAsia="Times New Roman"/>
          <w:color w:val="000000"/>
        </w:rPr>
        <w:t>How does the leaf Narea response to soil N compare to the LAI response to soil N?</w:t>
      </w:r>
    </w:p>
    <w:p w14:paraId="1AF9E3BD" w14:textId="769D78E5" w:rsidR="00361685" w:rsidRPr="00771C52" w:rsidRDefault="00361685" w:rsidP="008531D1">
      <w:pPr>
        <w:numPr>
          <w:ilvl w:val="1"/>
          <w:numId w:val="7"/>
        </w:numPr>
        <w:spacing w:line="480" w:lineRule="auto"/>
        <w:contextualSpacing/>
        <w:textAlignment w:val="baseline"/>
        <w:rPr>
          <w:ins w:id="577" w:author="Risa" w:date="2021-04-28T11:09:00Z"/>
          <w:rFonts w:eastAsia="Times New Roman"/>
          <w:color w:val="000000"/>
        </w:rPr>
        <w:pPrChange w:id="578" w:author="Nick Smith" w:date="2021-05-17T14:21:00Z">
          <w:pPr>
            <w:numPr>
              <w:ilvl w:val="1"/>
              <w:numId w:val="7"/>
            </w:numPr>
            <w:tabs>
              <w:tab w:val="num" w:pos="1440"/>
            </w:tabs>
            <w:spacing w:line="480" w:lineRule="auto"/>
            <w:ind w:left="1440" w:hanging="360"/>
            <w:textAlignment w:val="baseline"/>
          </w:pPr>
        </w:pPrChange>
      </w:pPr>
      <w:r w:rsidRPr="00771C52">
        <w:rPr>
          <w:rFonts w:eastAsia="Times New Roman"/>
          <w:color w:val="000000"/>
        </w:rPr>
        <w:t>Does the impact of soil N on leaf Narea vary with leaf N demand, as indexed through the LAI response?</w:t>
      </w:r>
    </w:p>
    <w:p w14:paraId="2E9B2994" w14:textId="77777777" w:rsidR="00077C60" w:rsidRPr="00771C52" w:rsidRDefault="00077C60" w:rsidP="008531D1">
      <w:pPr>
        <w:spacing w:line="480" w:lineRule="auto"/>
        <w:contextualSpacing/>
        <w:textAlignment w:val="baseline"/>
        <w:rPr>
          <w:ins w:id="579" w:author="Risa" w:date="2021-04-28T11:14:00Z"/>
          <w:rFonts w:eastAsia="Times New Roman"/>
          <w:b/>
          <w:bCs/>
          <w:color w:val="000000"/>
        </w:rPr>
        <w:pPrChange w:id="580" w:author="Nick Smith" w:date="2021-05-17T14:21:00Z">
          <w:pPr>
            <w:spacing w:line="480" w:lineRule="auto"/>
            <w:textAlignment w:val="baseline"/>
          </w:pPr>
        </w:pPrChange>
      </w:pPr>
    </w:p>
    <w:p w14:paraId="62DDCC10" w14:textId="77777777" w:rsidR="00077C60" w:rsidRPr="00771C52" w:rsidRDefault="00077C60" w:rsidP="008531D1">
      <w:pPr>
        <w:spacing w:line="480" w:lineRule="auto"/>
        <w:contextualSpacing/>
        <w:textAlignment w:val="baseline"/>
        <w:rPr>
          <w:ins w:id="581" w:author="Risa" w:date="2021-04-28T11:14:00Z"/>
          <w:rFonts w:eastAsia="Times New Roman"/>
          <w:b/>
          <w:bCs/>
          <w:color w:val="000000"/>
        </w:rPr>
        <w:pPrChange w:id="582" w:author="Nick Smith" w:date="2021-05-17T14:21:00Z">
          <w:pPr>
            <w:spacing w:line="480" w:lineRule="auto"/>
            <w:textAlignment w:val="baseline"/>
          </w:pPr>
        </w:pPrChange>
      </w:pPr>
    </w:p>
    <w:p w14:paraId="468E8A0E" w14:textId="77777777" w:rsidR="00077C60" w:rsidRPr="00771C52" w:rsidRDefault="00077C60" w:rsidP="008531D1">
      <w:pPr>
        <w:spacing w:line="480" w:lineRule="auto"/>
        <w:contextualSpacing/>
        <w:textAlignment w:val="baseline"/>
        <w:rPr>
          <w:ins w:id="583" w:author="Risa" w:date="2021-04-28T11:14:00Z"/>
          <w:rFonts w:eastAsia="Times New Roman"/>
          <w:b/>
          <w:bCs/>
          <w:color w:val="000000"/>
        </w:rPr>
        <w:pPrChange w:id="584" w:author="Nick Smith" w:date="2021-05-17T14:21:00Z">
          <w:pPr>
            <w:spacing w:line="480" w:lineRule="auto"/>
            <w:textAlignment w:val="baseline"/>
          </w:pPr>
        </w:pPrChange>
      </w:pPr>
    </w:p>
    <w:p w14:paraId="1233D0AC" w14:textId="05D89D3B" w:rsidR="00042F1B" w:rsidRPr="008531D1" w:rsidRDefault="00042F1B" w:rsidP="008531D1">
      <w:pPr>
        <w:spacing w:line="480" w:lineRule="auto"/>
        <w:contextualSpacing/>
        <w:textAlignment w:val="baseline"/>
        <w:rPr>
          <w:ins w:id="585" w:author="Risa" w:date="2021-04-28T11:10:00Z"/>
          <w:rFonts w:eastAsia="Times New Roman"/>
          <w:b/>
          <w:bCs/>
          <w:color w:val="000000"/>
        </w:rPr>
        <w:pPrChange w:id="586" w:author="Nick Smith" w:date="2021-05-17T14:21:00Z">
          <w:pPr>
            <w:spacing w:line="480" w:lineRule="auto"/>
            <w:textAlignment w:val="baseline"/>
          </w:pPr>
        </w:pPrChange>
      </w:pPr>
      <w:ins w:id="587" w:author="Risa" w:date="2021-04-28T11:09:00Z">
        <w:del w:id="588" w:author="Nick Smith" w:date="2021-05-17T14:43:00Z">
          <w:r w:rsidRPr="008531D1" w:rsidDel="002B2CF0">
            <w:rPr>
              <w:rFonts w:eastAsia="Times New Roman"/>
              <w:b/>
              <w:bCs/>
              <w:color w:val="000000"/>
              <w:rPrChange w:id="589" w:author="Nick Smith" w:date="2021-05-17T14:21:00Z">
                <w:rPr>
                  <w:rFonts w:eastAsia="Times New Roman"/>
                  <w:color w:val="000000"/>
                </w:rPr>
              </w:rPrChange>
            </w:rPr>
            <w:delText>d</w:delText>
          </w:r>
        </w:del>
      </w:ins>
      <w:ins w:id="590" w:author="Nick Smith" w:date="2021-05-17T14:43:00Z">
        <w:r w:rsidR="002B2CF0">
          <w:rPr>
            <w:rFonts w:eastAsia="Times New Roman"/>
            <w:b/>
            <w:bCs/>
            <w:color w:val="000000"/>
          </w:rPr>
          <w:t>D</w:t>
        </w:r>
      </w:ins>
      <w:ins w:id="591" w:author="Risa" w:date="2021-04-28T11:09:00Z">
        <w:r w:rsidRPr="008531D1">
          <w:rPr>
            <w:rFonts w:eastAsia="Times New Roman"/>
            <w:b/>
            <w:bCs/>
            <w:color w:val="000000"/>
            <w:rPrChange w:id="592" w:author="Nick Smith" w:date="2021-05-17T14:21:00Z">
              <w:rPr>
                <w:rFonts w:eastAsia="Times New Roman"/>
                <w:color w:val="000000"/>
              </w:rPr>
            </w:rPrChange>
          </w:rPr>
          <w:t xml:space="preserve">rivers of </w:t>
        </w:r>
        <w:r w:rsidRPr="008531D1">
          <w:rPr>
            <w:rFonts w:eastAsia="Times New Roman"/>
            <w:b/>
            <w:bCs/>
            <w:i/>
            <w:iCs/>
            <w:color w:val="000000"/>
            <w:rPrChange w:id="593" w:author="Nick Smith" w:date="2021-05-17T14:21:00Z">
              <w:rPr>
                <w:rFonts w:eastAsia="Times New Roman"/>
                <w:i/>
                <w:iCs/>
                <w:color w:val="000000"/>
              </w:rPr>
            </w:rPrChange>
          </w:rPr>
          <w:t>N</w:t>
        </w:r>
        <w:r w:rsidRPr="008531D1">
          <w:rPr>
            <w:rFonts w:eastAsia="Times New Roman"/>
            <w:b/>
            <w:bCs/>
            <w:color w:val="000000"/>
            <w:vertAlign w:val="subscript"/>
            <w:rPrChange w:id="594" w:author="Nick Smith" w:date="2021-05-17T14:21:00Z">
              <w:rPr>
                <w:rFonts w:eastAsia="Times New Roman"/>
                <w:color w:val="000000"/>
                <w:vertAlign w:val="subscript"/>
              </w:rPr>
            </w:rPrChange>
          </w:rPr>
          <w:t>area</w:t>
        </w:r>
        <w:r w:rsidRPr="008531D1">
          <w:rPr>
            <w:rFonts w:eastAsia="Times New Roman"/>
            <w:b/>
            <w:bCs/>
            <w:color w:val="000000"/>
            <w:rPrChange w:id="595" w:author="Nick Smith" w:date="2021-05-17T14:21:00Z">
              <w:rPr>
                <w:rFonts w:eastAsia="Times New Roman"/>
                <w:color w:val="000000"/>
              </w:rPr>
            </w:rPrChange>
          </w:rPr>
          <w:t xml:space="preserve"> and their relative importance</w:t>
        </w:r>
      </w:ins>
    </w:p>
    <w:p w14:paraId="32D40F42" w14:textId="2E28B9CA" w:rsidR="00042F1B" w:rsidRPr="001B44B1" w:rsidRDefault="003640DC" w:rsidP="008531D1">
      <w:pPr>
        <w:spacing w:line="480" w:lineRule="auto"/>
        <w:contextualSpacing/>
        <w:textAlignment w:val="baseline"/>
        <w:rPr>
          <w:ins w:id="596" w:author="Risa" w:date="2021-05-04T14:23:00Z"/>
          <w:rFonts w:eastAsia="Times New Roman"/>
          <w:color w:val="000000"/>
        </w:rPr>
        <w:pPrChange w:id="597" w:author="Nick Smith" w:date="2021-05-17T14:21:00Z">
          <w:pPr>
            <w:spacing w:line="480" w:lineRule="auto"/>
            <w:textAlignment w:val="baseline"/>
          </w:pPr>
        </w:pPrChange>
      </w:pPr>
      <w:ins w:id="598" w:author="Risa" w:date="2021-04-29T09:28:00Z">
        <w:r w:rsidRPr="00771C52">
          <w:rPr>
            <w:rFonts w:eastAsia="Times New Roman"/>
            <w:color w:val="000000"/>
          </w:rPr>
          <w:tab/>
        </w:r>
      </w:ins>
      <w:ins w:id="599" w:author="Risa" w:date="2021-04-29T09:14:00Z">
        <w:r w:rsidR="00640580" w:rsidRPr="00771C52">
          <w:rPr>
            <w:rFonts w:eastAsia="Times New Roman"/>
            <w:color w:val="000000"/>
          </w:rPr>
          <w:t>Soil N</w:t>
        </w:r>
      </w:ins>
      <w:ins w:id="600" w:author="Risa" w:date="2021-04-29T09:15:00Z">
        <w:r w:rsidR="00640580" w:rsidRPr="00771C52">
          <w:rPr>
            <w:rFonts w:eastAsia="Times New Roman"/>
            <w:color w:val="000000"/>
          </w:rPr>
          <w:t xml:space="preserve"> (</w:t>
        </w:r>
        <w:r w:rsidR="00640580" w:rsidRPr="00771C52">
          <w:rPr>
            <w:rFonts w:eastAsia="Times New Roman"/>
            <w:i/>
            <w:iCs/>
            <w:color w:val="000000"/>
          </w:rPr>
          <w:t xml:space="preserve">p </w:t>
        </w:r>
        <w:r w:rsidR="00640580" w:rsidRPr="00771C52">
          <w:rPr>
            <w:rFonts w:eastAsia="Times New Roman"/>
            <w:color w:val="000000"/>
          </w:rPr>
          <w:t>&lt;</w:t>
        </w:r>
      </w:ins>
      <w:ins w:id="601" w:author="Risa" w:date="2021-04-29T09:16:00Z">
        <w:r w:rsidR="00640580" w:rsidRPr="00771C52">
          <w:rPr>
            <w:rFonts w:eastAsia="Times New Roman"/>
            <w:color w:val="000000"/>
          </w:rPr>
          <w:t xml:space="preserve"> 0.001)</w:t>
        </w:r>
      </w:ins>
      <w:ins w:id="602" w:author="Risa" w:date="2021-04-29T09:14:00Z">
        <w:r w:rsidR="00640580" w:rsidRPr="00771C52">
          <w:rPr>
            <w:rFonts w:eastAsia="Times New Roman"/>
            <w:color w:val="000000"/>
          </w:rPr>
          <w:t>,</w:t>
        </w:r>
      </w:ins>
      <w:ins w:id="603" w:author="Risa" w:date="2021-04-29T09:48:00Z">
        <w:r w:rsidR="0014366E" w:rsidRPr="00771C52">
          <w:rPr>
            <w:rFonts w:eastAsia="Times New Roman"/>
            <w:color w:val="000000"/>
          </w:rPr>
          <w:t xml:space="preserve"> the interaction between </w:t>
        </w:r>
      </w:ins>
      <w:ins w:id="604" w:author="Risa" w:date="2021-05-04T14:36:00Z">
        <w:r w:rsidR="002B429E" w:rsidRPr="00771C52">
          <w:rPr>
            <w:rFonts w:eastAsia="Times New Roman"/>
            <w:color w:val="000000"/>
          </w:rPr>
          <w:t>s</w:t>
        </w:r>
      </w:ins>
      <w:ins w:id="605" w:author="Risa" w:date="2021-04-29T09:48:00Z">
        <w:r w:rsidR="0014366E" w:rsidRPr="00771C52">
          <w:rPr>
            <w:rFonts w:eastAsia="Times New Roman"/>
            <w:color w:val="000000"/>
          </w:rPr>
          <w:t xml:space="preserve">oil N and </w:t>
        </w:r>
      </w:ins>
      <w:ins w:id="606" w:author="Risa" w:date="2021-05-04T14:36:00Z">
        <w:r w:rsidR="002B429E" w:rsidRPr="00771C52">
          <w:rPr>
            <w:rFonts w:eastAsia="Times New Roman"/>
            <w:color w:val="000000"/>
          </w:rPr>
          <w:t>s</w:t>
        </w:r>
      </w:ins>
      <w:ins w:id="607" w:author="Risa" w:date="2021-04-29T09:48:00Z">
        <w:r w:rsidR="0014366E" w:rsidRPr="00771C52">
          <w:rPr>
            <w:rFonts w:eastAsia="Times New Roman"/>
            <w:color w:val="000000"/>
          </w:rPr>
          <w:t>oil P (</w:t>
        </w:r>
        <w:r w:rsidR="0014366E" w:rsidRPr="00771C52">
          <w:rPr>
            <w:rFonts w:eastAsia="Times New Roman"/>
            <w:i/>
            <w:iCs/>
            <w:color w:val="000000"/>
          </w:rPr>
          <w:t>p</w:t>
        </w:r>
        <w:r w:rsidR="0014366E" w:rsidRPr="00771C52">
          <w:rPr>
            <w:rFonts w:eastAsia="Times New Roman"/>
            <w:color w:val="000000"/>
          </w:rPr>
          <w:t xml:space="preserve"> = 0.003),</w:t>
        </w:r>
      </w:ins>
      <w:ins w:id="608" w:author="Risa" w:date="2021-04-29T09:14:00Z">
        <w:r w:rsidR="00640580" w:rsidRPr="00771C52">
          <w:rPr>
            <w:rFonts w:eastAsia="Times New Roman"/>
            <w:color w:val="000000"/>
          </w:rPr>
          <w:t xml:space="preserve"> LMA</w:t>
        </w:r>
      </w:ins>
      <w:ins w:id="609" w:author="Risa" w:date="2021-04-29T09:16:00Z">
        <w:r w:rsidR="00640580" w:rsidRPr="00771C52">
          <w:rPr>
            <w:rFonts w:eastAsia="Times New Roman"/>
            <w:color w:val="000000"/>
          </w:rPr>
          <w:t xml:space="preserve"> (</w:t>
        </w:r>
        <w:r w:rsidR="00640580" w:rsidRPr="00771C52">
          <w:rPr>
            <w:rFonts w:eastAsia="Times New Roman"/>
            <w:i/>
            <w:iCs/>
            <w:color w:val="000000"/>
          </w:rPr>
          <w:t xml:space="preserve">p </w:t>
        </w:r>
        <w:r w:rsidR="00640580" w:rsidRPr="00771C52">
          <w:rPr>
            <w:rFonts w:eastAsia="Times New Roman"/>
            <w:color w:val="000000"/>
          </w:rPr>
          <w:t>&lt; 0.001)</w:t>
        </w:r>
      </w:ins>
      <w:ins w:id="610" w:author="Risa" w:date="2021-04-29T09:14:00Z">
        <w:r w:rsidR="00640580" w:rsidRPr="00771C52">
          <w:rPr>
            <w:rFonts w:eastAsia="Times New Roman"/>
            <w:color w:val="000000"/>
          </w:rPr>
          <w:t>, N fixation</w:t>
        </w:r>
      </w:ins>
      <w:ins w:id="611" w:author="Risa" w:date="2021-04-29T09:16:00Z">
        <w:r w:rsidR="00640580" w:rsidRPr="00771C52">
          <w:rPr>
            <w:rFonts w:eastAsia="Times New Roman"/>
            <w:color w:val="000000"/>
          </w:rPr>
          <w:t xml:space="preserve"> (</w:t>
        </w:r>
        <w:r w:rsidR="00640580" w:rsidRPr="00771C52">
          <w:rPr>
            <w:rFonts w:eastAsia="Times New Roman"/>
            <w:i/>
            <w:iCs/>
            <w:color w:val="000000"/>
          </w:rPr>
          <w:t xml:space="preserve">p &lt; </w:t>
        </w:r>
        <w:r w:rsidR="00640580" w:rsidRPr="008531D1">
          <w:rPr>
            <w:rFonts w:eastAsia="Times New Roman"/>
            <w:color w:val="000000"/>
            <w:rPrChange w:id="612" w:author="Nick Smith" w:date="2021-05-17T14:21:00Z">
              <w:rPr>
                <w:rFonts w:eastAsia="Times New Roman"/>
                <w:i/>
                <w:iCs/>
                <w:color w:val="000000"/>
              </w:rPr>
            </w:rPrChange>
          </w:rPr>
          <w:t>0.001</w:t>
        </w:r>
        <w:r w:rsidR="00640580" w:rsidRPr="008531D1">
          <w:rPr>
            <w:rFonts w:eastAsia="Times New Roman"/>
            <w:color w:val="000000"/>
          </w:rPr>
          <w:t>),</w:t>
        </w:r>
      </w:ins>
      <w:ins w:id="613" w:author="Risa" w:date="2021-04-29T09:14:00Z">
        <w:r w:rsidR="00640580" w:rsidRPr="001B44B1">
          <w:rPr>
            <w:rFonts w:eastAsia="Times New Roman"/>
            <w:color w:val="000000"/>
          </w:rPr>
          <w:t xml:space="preserve"> </w:t>
        </w:r>
      </w:ins>
      <w:ins w:id="614" w:author="Risa" w:date="2021-04-29T09:15:00Z">
        <w:r w:rsidR="00640580" w:rsidRPr="001B44B1">
          <w:rPr>
            <w:rFonts w:eastAsia="Times New Roman"/>
            <w:color w:val="000000"/>
          </w:rPr>
          <w:t>photosynthetic pathway</w:t>
        </w:r>
      </w:ins>
      <w:ins w:id="615" w:author="Risa" w:date="2021-04-29T09:16:00Z">
        <w:r w:rsidR="00640580" w:rsidRPr="001B44B1">
          <w:rPr>
            <w:rFonts w:eastAsia="Times New Roman"/>
            <w:color w:val="000000"/>
          </w:rPr>
          <w:t xml:space="preserve"> (</w:t>
        </w:r>
        <w:r w:rsidR="00640580" w:rsidRPr="001B44B1">
          <w:rPr>
            <w:rFonts w:eastAsia="Times New Roman"/>
            <w:i/>
            <w:iCs/>
            <w:color w:val="000000"/>
          </w:rPr>
          <w:t>p</w:t>
        </w:r>
        <w:r w:rsidR="00640580" w:rsidRPr="001B44B1">
          <w:rPr>
            <w:rFonts w:eastAsia="Times New Roman"/>
            <w:color w:val="000000"/>
          </w:rPr>
          <w:t xml:space="preserve"> &lt; 0.001)</w:t>
        </w:r>
      </w:ins>
      <w:ins w:id="616" w:author="Risa" w:date="2021-04-29T09:15:00Z">
        <w:r w:rsidR="00640580" w:rsidRPr="00771C52">
          <w:rPr>
            <w:rFonts w:eastAsia="Times New Roman"/>
            <w:color w:val="000000"/>
          </w:rPr>
          <w:t xml:space="preserve">, </w:t>
        </w:r>
        <w:r w:rsidR="00640580" w:rsidRPr="008531D1">
          <w:rPr>
            <w:rFonts w:eastAsia="Times New Roman"/>
            <w:color w:val="000000"/>
            <w:rPrChange w:id="617" w:author="Nick Smith" w:date="2021-05-17T14:21:00Z">
              <w:rPr>
                <w:rFonts w:eastAsia="Times New Roman"/>
                <w:color w:val="000000"/>
                <w:sz w:val="20"/>
                <w:szCs w:val="20"/>
              </w:rPr>
            </w:rPrChange>
          </w:rPr>
          <w:t>χ</w:t>
        </w:r>
      </w:ins>
      <w:ins w:id="618" w:author="Risa" w:date="2021-04-29T09:16:00Z">
        <w:r w:rsidR="00640580" w:rsidRPr="008531D1">
          <w:rPr>
            <w:rFonts w:eastAsia="Times New Roman"/>
            <w:color w:val="000000"/>
          </w:rPr>
          <w:t xml:space="preserve"> (</w:t>
        </w:r>
        <w:r w:rsidR="00640580" w:rsidRPr="001B44B1">
          <w:rPr>
            <w:rFonts w:eastAsia="Times New Roman"/>
            <w:i/>
            <w:iCs/>
            <w:color w:val="000000"/>
          </w:rPr>
          <w:t>p</w:t>
        </w:r>
        <w:r w:rsidR="00640580" w:rsidRPr="001B44B1">
          <w:rPr>
            <w:rFonts w:eastAsia="Times New Roman"/>
            <w:color w:val="000000"/>
          </w:rPr>
          <w:t xml:space="preserve"> =</w:t>
        </w:r>
      </w:ins>
      <w:ins w:id="619" w:author="Risa" w:date="2021-04-29T09:17:00Z">
        <w:r w:rsidR="00640580" w:rsidRPr="001B44B1">
          <w:rPr>
            <w:rFonts w:eastAsia="Times New Roman"/>
            <w:color w:val="000000"/>
          </w:rPr>
          <w:t xml:space="preserve"> 0.021)</w:t>
        </w:r>
      </w:ins>
      <w:ins w:id="620" w:author="Risa" w:date="2021-04-29T09:15:00Z">
        <w:r w:rsidR="00640580" w:rsidRPr="001B44B1">
          <w:rPr>
            <w:rFonts w:eastAsia="Times New Roman"/>
            <w:color w:val="000000"/>
          </w:rPr>
          <w:t>, and temperature</w:t>
        </w:r>
      </w:ins>
      <w:ins w:id="621" w:author="Risa" w:date="2021-04-29T09:17:00Z">
        <w:r w:rsidR="00640580" w:rsidRPr="001B44B1">
          <w:rPr>
            <w:rFonts w:eastAsia="Times New Roman"/>
            <w:color w:val="000000"/>
          </w:rPr>
          <w:t xml:space="preserve"> (</w:t>
        </w:r>
        <w:r w:rsidR="00640580" w:rsidRPr="001B44B1">
          <w:rPr>
            <w:rFonts w:eastAsia="Times New Roman"/>
            <w:i/>
            <w:iCs/>
            <w:color w:val="000000"/>
          </w:rPr>
          <w:t xml:space="preserve">p </w:t>
        </w:r>
        <w:r w:rsidR="00640580" w:rsidRPr="00771C52">
          <w:rPr>
            <w:rFonts w:eastAsia="Times New Roman"/>
            <w:color w:val="000000"/>
          </w:rPr>
          <w:t>= 0.030</w:t>
        </w:r>
      </w:ins>
      <w:ins w:id="622" w:author="Risa" w:date="2021-04-29T09:47:00Z">
        <w:r w:rsidR="009D2AEB" w:rsidRPr="00771C52">
          <w:rPr>
            <w:rFonts w:eastAsia="Times New Roman"/>
            <w:color w:val="000000"/>
          </w:rPr>
          <w:t>; Table 1</w:t>
        </w:r>
      </w:ins>
      <w:ins w:id="623" w:author="Risa" w:date="2021-04-29T09:17:00Z">
        <w:r w:rsidR="00640580" w:rsidRPr="00771C52">
          <w:rPr>
            <w:rFonts w:eastAsia="Times New Roman"/>
            <w:color w:val="000000"/>
          </w:rPr>
          <w:t>)</w:t>
        </w:r>
      </w:ins>
      <w:ins w:id="624" w:author="Risa" w:date="2021-04-29T09:15:00Z">
        <w:r w:rsidR="00640580" w:rsidRPr="00771C52">
          <w:rPr>
            <w:rFonts w:eastAsia="Times New Roman"/>
            <w:color w:val="000000"/>
          </w:rPr>
          <w:t xml:space="preserve"> had significant </w:t>
        </w:r>
      </w:ins>
      <w:ins w:id="625" w:author="Risa" w:date="2021-04-29T09:32:00Z">
        <w:r w:rsidR="00254541" w:rsidRPr="00771C52">
          <w:rPr>
            <w:rFonts w:eastAsia="Times New Roman"/>
            <w:color w:val="000000"/>
          </w:rPr>
          <w:t>separate impacts</w:t>
        </w:r>
      </w:ins>
      <w:ins w:id="626" w:author="Risa" w:date="2021-04-29T09:15:00Z">
        <w:r w:rsidR="00640580" w:rsidRPr="00771C52">
          <w:rPr>
            <w:rFonts w:eastAsia="Times New Roman"/>
            <w:color w:val="000000"/>
          </w:rPr>
          <w:t xml:space="preserve"> on </w:t>
        </w:r>
        <w:r w:rsidR="00640580" w:rsidRPr="008531D1">
          <w:rPr>
            <w:rFonts w:eastAsia="Times New Roman"/>
            <w:i/>
            <w:iCs/>
            <w:color w:val="000000"/>
            <w:rPrChange w:id="627" w:author="Nick Smith" w:date="2021-05-17T14:21:00Z">
              <w:rPr>
                <w:rFonts w:eastAsia="Times New Roman"/>
                <w:color w:val="000000"/>
              </w:rPr>
            </w:rPrChange>
          </w:rPr>
          <w:t>N</w:t>
        </w:r>
        <w:r w:rsidR="00640580" w:rsidRPr="008531D1">
          <w:rPr>
            <w:rFonts w:eastAsia="Times New Roman"/>
            <w:color w:val="000000"/>
            <w:vertAlign w:val="subscript"/>
          </w:rPr>
          <w:t>area</w:t>
        </w:r>
        <w:r w:rsidR="00640580" w:rsidRPr="001B44B1">
          <w:rPr>
            <w:rFonts w:eastAsia="Times New Roman"/>
            <w:color w:val="000000"/>
          </w:rPr>
          <w:t>.</w:t>
        </w:r>
      </w:ins>
      <w:ins w:id="628" w:author="Risa" w:date="2021-04-29T09:17:00Z">
        <w:r w:rsidR="002E41FB" w:rsidRPr="001B44B1">
          <w:rPr>
            <w:rFonts w:eastAsia="Times New Roman"/>
            <w:color w:val="000000"/>
          </w:rPr>
          <w:t xml:space="preserve"> </w:t>
        </w:r>
      </w:ins>
      <w:ins w:id="629" w:author="Risa" w:date="2021-04-29T09:28:00Z">
        <w:r w:rsidRPr="001B44B1">
          <w:rPr>
            <w:rFonts w:eastAsia="Times New Roman"/>
            <w:i/>
            <w:iCs/>
            <w:color w:val="000000"/>
          </w:rPr>
          <w:t>N</w:t>
        </w:r>
        <w:r w:rsidRPr="001B44B1">
          <w:rPr>
            <w:rFonts w:eastAsia="Times New Roman"/>
            <w:color w:val="000000"/>
            <w:vertAlign w:val="subscript"/>
          </w:rPr>
          <w:t>area</w:t>
        </w:r>
        <w:r w:rsidRPr="001B44B1">
          <w:rPr>
            <w:rFonts w:eastAsia="Times New Roman"/>
            <w:color w:val="000000"/>
          </w:rPr>
          <w:t xml:space="preserve"> was</w:t>
        </w:r>
      </w:ins>
      <w:ins w:id="630" w:author="Nick Smith" w:date="2021-05-17T14:48:00Z">
        <w:r w:rsidR="00A25309">
          <w:rPr>
            <w:rFonts w:eastAsia="Times New Roman"/>
            <w:color w:val="000000"/>
          </w:rPr>
          <w:t xml:space="preserve"> XX%</w:t>
        </w:r>
      </w:ins>
      <w:ins w:id="631" w:author="Risa" w:date="2021-04-29T09:28:00Z">
        <w:r w:rsidRPr="001B44B1">
          <w:rPr>
            <w:rFonts w:eastAsia="Times New Roman"/>
            <w:color w:val="000000"/>
          </w:rPr>
          <w:t xml:space="preserve"> higher </w:t>
        </w:r>
      </w:ins>
      <w:ins w:id="632" w:author="Risa" w:date="2021-04-29T09:29:00Z">
        <w:r w:rsidR="009D3535" w:rsidRPr="001B44B1">
          <w:rPr>
            <w:rFonts w:eastAsia="Times New Roman"/>
            <w:color w:val="000000"/>
          </w:rPr>
          <w:t>in the</w:t>
        </w:r>
      </w:ins>
      <w:ins w:id="633" w:author="Risa" w:date="2021-04-29T09:28:00Z">
        <w:r w:rsidRPr="00771C52">
          <w:rPr>
            <w:rFonts w:eastAsia="Times New Roman"/>
            <w:color w:val="000000"/>
          </w:rPr>
          <w:t xml:space="preserve"> added N </w:t>
        </w:r>
      </w:ins>
      <w:ins w:id="634" w:author="Risa" w:date="2021-04-29T09:29:00Z">
        <w:r w:rsidR="009D3535" w:rsidRPr="00771C52">
          <w:rPr>
            <w:rFonts w:eastAsia="Times New Roman"/>
            <w:color w:val="000000"/>
          </w:rPr>
          <w:t>treatment</w:t>
        </w:r>
      </w:ins>
      <w:ins w:id="635" w:author="Risa" w:date="2021-04-29T09:28:00Z">
        <w:r w:rsidRPr="00771C52">
          <w:rPr>
            <w:rFonts w:eastAsia="Times New Roman"/>
            <w:color w:val="000000"/>
          </w:rPr>
          <w:t xml:space="preserve"> than </w:t>
        </w:r>
      </w:ins>
      <w:ins w:id="636" w:author="Risa" w:date="2021-04-29T09:29:00Z">
        <w:r w:rsidR="009D3535" w:rsidRPr="00771C52">
          <w:rPr>
            <w:rFonts w:eastAsia="Times New Roman"/>
            <w:color w:val="000000"/>
          </w:rPr>
          <w:t xml:space="preserve">the </w:t>
        </w:r>
      </w:ins>
      <w:ins w:id="637" w:author="Risa" w:date="2021-04-29T09:28:00Z">
        <w:r w:rsidRPr="00771C52">
          <w:rPr>
            <w:rFonts w:eastAsia="Times New Roman"/>
            <w:color w:val="000000"/>
          </w:rPr>
          <w:t>ambient N</w:t>
        </w:r>
      </w:ins>
      <w:ins w:id="638" w:author="Risa" w:date="2021-04-29T09:29:00Z">
        <w:r w:rsidR="009D3535" w:rsidRPr="00771C52">
          <w:rPr>
            <w:rFonts w:eastAsia="Times New Roman"/>
            <w:color w:val="000000"/>
          </w:rPr>
          <w:t xml:space="preserve"> treatment</w:t>
        </w:r>
      </w:ins>
      <w:ins w:id="639" w:author="Risa" w:date="2021-04-29T09:28:00Z">
        <w:r w:rsidRPr="00771C52">
          <w:rPr>
            <w:rFonts w:eastAsia="Times New Roman"/>
            <w:color w:val="000000"/>
          </w:rPr>
          <w:t xml:space="preserve"> (Table 1 and Figure 2A).</w:t>
        </w:r>
      </w:ins>
      <w:ins w:id="640" w:author="Risa" w:date="2021-04-29T09:32:00Z">
        <w:r w:rsidR="00254541" w:rsidRPr="00771C52">
          <w:rPr>
            <w:rFonts w:eastAsia="Times New Roman"/>
            <w:color w:val="000000"/>
          </w:rPr>
          <w:t xml:space="preserve"> </w:t>
        </w:r>
      </w:ins>
      <w:ins w:id="641" w:author="Risa" w:date="2021-04-29T09:49:00Z">
        <w:r w:rsidR="0014366E" w:rsidRPr="00771C52">
          <w:rPr>
            <w:rFonts w:eastAsia="Times New Roman"/>
            <w:color w:val="000000"/>
          </w:rPr>
          <w:t>However, t</w:t>
        </w:r>
      </w:ins>
      <w:ins w:id="642" w:author="Risa" w:date="2021-04-29T09:21:00Z">
        <w:r w:rsidR="008010AC" w:rsidRPr="00771C52">
          <w:rPr>
            <w:rFonts w:eastAsia="Times New Roman"/>
            <w:color w:val="000000"/>
          </w:rPr>
          <w:t>he l</w:t>
        </w:r>
      </w:ins>
      <w:ins w:id="643" w:author="Risa" w:date="2021-04-29T09:19:00Z">
        <w:r w:rsidR="008010AC" w:rsidRPr="00771C52">
          <w:rPr>
            <w:rFonts w:eastAsia="Times New Roman"/>
            <w:color w:val="000000"/>
          </w:rPr>
          <w:t xml:space="preserve">eaf traits </w:t>
        </w:r>
      </w:ins>
      <w:ins w:id="644" w:author="Risa" w:date="2021-04-29T09:21:00Z">
        <w:r w:rsidR="008010AC" w:rsidRPr="00771C52">
          <w:rPr>
            <w:rFonts w:eastAsia="Times New Roman"/>
            <w:color w:val="000000"/>
          </w:rPr>
          <w:t xml:space="preserve">χ and </w:t>
        </w:r>
        <w:r w:rsidR="008010AC" w:rsidRPr="00771C52">
          <w:rPr>
            <w:rFonts w:eastAsia="Times New Roman"/>
            <w:i/>
            <w:iCs/>
            <w:color w:val="000000"/>
          </w:rPr>
          <w:t>M</w:t>
        </w:r>
        <w:r w:rsidR="008010AC" w:rsidRPr="00771C52">
          <w:rPr>
            <w:rFonts w:eastAsia="Times New Roman"/>
            <w:color w:val="000000"/>
            <w:vertAlign w:val="subscript"/>
          </w:rPr>
          <w:t>area</w:t>
        </w:r>
      </w:ins>
      <w:ins w:id="645" w:author="Risa" w:date="2021-04-29T09:19:00Z">
        <w:r w:rsidR="008010AC" w:rsidRPr="00771C52">
          <w:rPr>
            <w:rFonts w:eastAsia="Times New Roman"/>
            <w:color w:val="000000"/>
          </w:rPr>
          <w:t xml:space="preserve"> had high</w:t>
        </w:r>
      </w:ins>
      <w:ins w:id="646" w:author="Risa" w:date="2021-05-05T15:26:00Z">
        <w:r w:rsidR="00D860B0" w:rsidRPr="00771C52">
          <w:rPr>
            <w:rFonts w:eastAsia="Times New Roman"/>
            <w:color w:val="000000"/>
          </w:rPr>
          <w:t>er</w:t>
        </w:r>
      </w:ins>
      <w:ins w:id="647" w:author="Risa" w:date="2021-04-29T09:19:00Z">
        <w:r w:rsidR="008010AC" w:rsidRPr="00771C52">
          <w:rPr>
            <w:rFonts w:eastAsia="Times New Roman"/>
            <w:color w:val="000000"/>
          </w:rPr>
          <w:t xml:space="preserve"> r</w:t>
        </w:r>
      </w:ins>
      <w:ins w:id="648" w:author="Risa" w:date="2021-04-29T09:20:00Z">
        <w:r w:rsidR="008010AC" w:rsidRPr="00771C52">
          <w:rPr>
            <w:rFonts w:eastAsia="Times New Roman"/>
            <w:color w:val="000000"/>
          </w:rPr>
          <w:t>elative importance in the model (</w:t>
        </w:r>
      </w:ins>
      <w:ins w:id="649" w:author="Risa" w:date="2021-04-29T09:25:00Z">
        <w:r w:rsidR="008010AC" w:rsidRPr="00771C52">
          <w:rPr>
            <w:rFonts w:eastAsia="Times New Roman"/>
            <w:color w:val="000000"/>
          </w:rPr>
          <w:t>5% and 53%</w:t>
        </w:r>
      </w:ins>
      <w:ins w:id="650" w:author="Risa" w:date="2021-04-29T09:20:00Z">
        <w:r w:rsidR="008010AC" w:rsidRPr="00771C52">
          <w:rPr>
            <w:rFonts w:eastAsia="Times New Roman"/>
            <w:color w:val="000000"/>
          </w:rPr>
          <w:t xml:space="preserve">) compared to </w:t>
        </w:r>
      </w:ins>
      <w:ins w:id="651" w:author="Risa" w:date="2021-05-04T14:37:00Z">
        <w:r w:rsidR="002B429E" w:rsidRPr="00771C52">
          <w:rPr>
            <w:rFonts w:eastAsia="Times New Roman"/>
            <w:color w:val="000000"/>
          </w:rPr>
          <w:lastRenderedPageBreak/>
          <w:t>s</w:t>
        </w:r>
      </w:ins>
      <w:ins w:id="652" w:author="Risa" w:date="2021-04-29T09:25:00Z">
        <w:r w:rsidR="008010AC" w:rsidRPr="00771C52">
          <w:rPr>
            <w:rFonts w:eastAsia="Times New Roman"/>
            <w:color w:val="000000"/>
          </w:rPr>
          <w:t>oil N (1%</w:t>
        </w:r>
      </w:ins>
      <w:ins w:id="653" w:author="Risa" w:date="2021-04-29T09:47:00Z">
        <w:r w:rsidR="009D2AEB" w:rsidRPr="00771C52">
          <w:rPr>
            <w:rFonts w:eastAsia="Times New Roman"/>
            <w:color w:val="000000"/>
          </w:rPr>
          <w:t>;</w:t>
        </w:r>
      </w:ins>
      <w:ins w:id="654" w:author="Risa" w:date="2021-04-29T09:25:00Z">
        <w:r w:rsidR="008010AC" w:rsidRPr="00771C52">
          <w:rPr>
            <w:rFonts w:eastAsia="Times New Roman"/>
            <w:color w:val="000000"/>
          </w:rPr>
          <w:t xml:space="preserve"> Table 1</w:t>
        </w:r>
      </w:ins>
      <w:ins w:id="655" w:author="Risa" w:date="2021-04-29T09:27:00Z">
        <w:r w:rsidRPr="00771C52">
          <w:rPr>
            <w:rFonts w:eastAsia="Times New Roman"/>
            <w:color w:val="000000"/>
          </w:rPr>
          <w:t xml:space="preserve"> and Figure 2B</w:t>
        </w:r>
      </w:ins>
      <w:ins w:id="656" w:author="Risa" w:date="2021-04-29T09:25:00Z">
        <w:r w:rsidR="008010AC" w:rsidRPr="00771C52">
          <w:rPr>
            <w:rFonts w:eastAsia="Times New Roman"/>
            <w:color w:val="000000"/>
          </w:rPr>
          <w:t xml:space="preserve">). Climate </w:t>
        </w:r>
      </w:ins>
      <w:ins w:id="657" w:author="Risa" w:date="2021-04-29T09:26:00Z">
        <w:r w:rsidR="008010AC" w:rsidRPr="00771C52">
          <w:rPr>
            <w:rFonts w:eastAsia="Times New Roman"/>
            <w:color w:val="000000"/>
          </w:rPr>
          <w:t xml:space="preserve">variables also had higher relative importance than </w:t>
        </w:r>
      </w:ins>
      <w:ins w:id="658" w:author="Risa" w:date="2021-05-04T14:37:00Z">
        <w:r w:rsidR="002B429E" w:rsidRPr="00771C52">
          <w:rPr>
            <w:rFonts w:eastAsia="Times New Roman"/>
            <w:color w:val="000000"/>
          </w:rPr>
          <w:t>s</w:t>
        </w:r>
      </w:ins>
      <w:ins w:id="659" w:author="Risa" w:date="2021-04-29T09:26:00Z">
        <w:r w:rsidR="008010AC" w:rsidRPr="00771C52">
          <w:rPr>
            <w:rFonts w:eastAsia="Times New Roman"/>
            <w:color w:val="000000"/>
          </w:rPr>
          <w:t>oil N</w:t>
        </w:r>
      </w:ins>
      <w:ins w:id="660" w:author="Risa" w:date="2021-04-29T09:33:00Z">
        <w:r w:rsidR="0092235C" w:rsidRPr="00771C52">
          <w:rPr>
            <w:rFonts w:eastAsia="Times New Roman"/>
            <w:color w:val="000000"/>
          </w:rPr>
          <w:t xml:space="preserve"> in the model</w:t>
        </w:r>
      </w:ins>
      <w:ins w:id="661" w:author="Risa" w:date="2021-04-29T09:26:00Z">
        <w:r w:rsidR="008010AC" w:rsidRPr="00771C52">
          <w:rPr>
            <w:rFonts w:eastAsia="Times New Roman"/>
            <w:color w:val="000000"/>
          </w:rPr>
          <w:t xml:space="preserve"> (</w:t>
        </w:r>
        <w:r w:rsidR="008010AC" w:rsidRPr="00771C52">
          <w:rPr>
            <w:rFonts w:eastAsia="Times New Roman"/>
            <w:i/>
            <w:iCs/>
            <w:color w:val="000000"/>
          </w:rPr>
          <w:t>T</w:t>
        </w:r>
        <w:r w:rsidR="008010AC" w:rsidRPr="00771C52">
          <w:rPr>
            <w:rFonts w:eastAsia="Times New Roman"/>
            <w:color w:val="000000"/>
            <w:vertAlign w:val="subscript"/>
          </w:rPr>
          <w:t>g</w:t>
        </w:r>
        <w:r w:rsidR="008010AC" w:rsidRPr="00771C52">
          <w:rPr>
            <w:rFonts w:eastAsia="Times New Roman"/>
            <w:color w:val="000000"/>
          </w:rPr>
          <w:t xml:space="preserve"> </w:t>
        </w:r>
      </w:ins>
      <w:ins w:id="662" w:author="Risa" w:date="2021-04-29T09:27:00Z">
        <w:r w:rsidR="008010AC" w:rsidRPr="00771C52">
          <w:rPr>
            <w:rFonts w:eastAsia="Times New Roman"/>
            <w:color w:val="000000"/>
          </w:rPr>
          <w:t xml:space="preserve">= 5%, </w:t>
        </w:r>
        <w:r w:rsidR="008010AC" w:rsidRPr="00771C52">
          <w:rPr>
            <w:rFonts w:eastAsia="Times New Roman"/>
            <w:i/>
            <w:iCs/>
            <w:color w:val="000000"/>
          </w:rPr>
          <w:t>D</w:t>
        </w:r>
        <w:r w:rsidR="008010AC" w:rsidRPr="00771C52">
          <w:rPr>
            <w:rFonts w:eastAsia="Times New Roman"/>
            <w:color w:val="000000"/>
            <w:vertAlign w:val="subscript"/>
          </w:rPr>
          <w:t>g</w:t>
        </w:r>
        <w:r w:rsidR="008010AC" w:rsidRPr="00771C52">
          <w:rPr>
            <w:rFonts w:eastAsia="Times New Roman"/>
            <w:color w:val="000000"/>
          </w:rPr>
          <w:t xml:space="preserve"> = 2%, </w:t>
        </w:r>
        <w:r w:rsidR="008010AC" w:rsidRPr="008531D1">
          <w:rPr>
            <w:rFonts w:eastAsia="Times New Roman"/>
            <w:i/>
            <w:iCs/>
            <w:color w:val="000000"/>
            <w:rPrChange w:id="663" w:author="Nick Smith" w:date="2021-05-17T14:21:00Z">
              <w:rPr>
                <w:rFonts w:eastAsia="Times New Roman"/>
                <w:color w:val="000000"/>
              </w:rPr>
            </w:rPrChange>
          </w:rPr>
          <w:t>I</w:t>
        </w:r>
        <w:r w:rsidR="008010AC" w:rsidRPr="008531D1">
          <w:rPr>
            <w:rFonts w:eastAsia="Times New Roman"/>
            <w:color w:val="000000"/>
            <w:vertAlign w:val="subscript"/>
          </w:rPr>
          <w:t>g</w:t>
        </w:r>
        <w:r w:rsidR="008010AC" w:rsidRPr="001B44B1">
          <w:rPr>
            <w:rFonts w:eastAsia="Times New Roman"/>
            <w:color w:val="000000"/>
          </w:rPr>
          <w:t xml:space="preserve"> = 19%</w:t>
        </w:r>
      </w:ins>
      <w:ins w:id="664" w:author="Risa" w:date="2021-04-29T09:47:00Z">
        <w:r w:rsidR="009D2AEB" w:rsidRPr="001B44B1">
          <w:rPr>
            <w:rFonts w:eastAsia="Times New Roman"/>
            <w:color w:val="000000"/>
          </w:rPr>
          <w:t>;</w:t>
        </w:r>
      </w:ins>
      <w:ins w:id="665" w:author="Risa" w:date="2021-04-29T09:27:00Z">
        <w:r w:rsidR="008010AC" w:rsidRPr="001B44B1">
          <w:rPr>
            <w:rFonts w:eastAsia="Times New Roman"/>
            <w:color w:val="000000"/>
          </w:rPr>
          <w:t xml:space="preserve"> Table 1</w:t>
        </w:r>
        <w:r w:rsidRPr="001B44B1">
          <w:rPr>
            <w:rFonts w:eastAsia="Times New Roman"/>
            <w:color w:val="000000"/>
          </w:rPr>
          <w:t xml:space="preserve"> and Figure 2B</w:t>
        </w:r>
        <w:r w:rsidR="008010AC" w:rsidRPr="001B44B1">
          <w:rPr>
            <w:rFonts w:eastAsia="Times New Roman"/>
            <w:color w:val="000000"/>
          </w:rPr>
          <w:t>).</w:t>
        </w:r>
      </w:ins>
    </w:p>
    <w:p w14:paraId="7D97363C" w14:textId="77777777" w:rsidR="00F178AB" w:rsidRPr="008531D1" w:rsidRDefault="00F178AB" w:rsidP="008531D1">
      <w:pPr>
        <w:spacing w:line="480" w:lineRule="auto"/>
        <w:contextualSpacing/>
        <w:textAlignment w:val="baseline"/>
        <w:rPr>
          <w:ins w:id="666" w:author="Risa" w:date="2021-04-28T11:09:00Z"/>
          <w:rFonts w:eastAsia="Times New Roman"/>
          <w:color w:val="000000"/>
          <w:rPrChange w:id="667" w:author="Nick Smith" w:date="2021-05-17T14:21:00Z">
            <w:rPr>
              <w:ins w:id="668" w:author="Risa" w:date="2021-04-28T11:09:00Z"/>
              <w:rFonts w:eastAsia="Times New Roman"/>
              <w:b/>
              <w:bCs/>
              <w:color w:val="000000"/>
            </w:rPr>
          </w:rPrChange>
        </w:rPr>
        <w:pPrChange w:id="669" w:author="Nick Smith" w:date="2021-05-17T14:21:00Z">
          <w:pPr>
            <w:spacing w:line="480" w:lineRule="auto"/>
            <w:textAlignment w:val="baseline"/>
          </w:pPr>
        </w:pPrChange>
      </w:pPr>
    </w:p>
    <w:p w14:paraId="47DBF9E4" w14:textId="57DF14E4" w:rsidR="00042F1B" w:rsidRPr="008531D1" w:rsidRDefault="00042F1B" w:rsidP="008531D1">
      <w:pPr>
        <w:spacing w:line="480" w:lineRule="auto"/>
        <w:contextualSpacing/>
        <w:rPr>
          <w:ins w:id="670" w:author="Risa" w:date="2021-04-28T11:10:00Z"/>
          <w:rPrChange w:id="671" w:author="Nick Smith" w:date="2021-05-17T14:21:00Z">
            <w:rPr>
              <w:ins w:id="672" w:author="Risa" w:date="2021-04-28T11:10:00Z"/>
              <w:sz w:val="20"/>
              <w:szCs w:val="20"/>
            </w:rPr>
          </w:rPrChange>
        </w:rPr>
        <w:pPrChange w:id="673" w:author="Nick Smith" w:date="2021-05-17T14:21:00Z">
          <w:pPr/>
        </w:pPrChange>
      </w:pPr>
      <w:ins w:id="674" w:author="Risa" w:date="2021-04-28T11:10:00Z">
        <w:r w:rsidRPr="008531D1">
          <w:rPr>
            <w:b/>
            <w:bCs/>
            <w:rPrChange w:id="675" w:author="Nick Smith" w:date="2021-05-17T14:21:00Z">
              <w:rPr>
                <w:b/>
                <w:bCs/>
                <w:sz w:val="20"/>
                <w:szCs w:val="20"/>
              </w:rPr>
            </w:rPrChange>
          </w:rPr>
          <w:t>Table 1.</w:t>
        </w:r>
        <w:r w:rsidRPr="008531D1">
          <w:rPr>
            <w:rPrChange w:id="676" w:author="Nick Smith" w:date="2021-05-17T14:21:00Z">
              <w:rPr>
                <w:sz w:val="20"/>
                <w:szCs w:val="20"/>
              </w:rPr>
            </w:rPrChange>
          </w:rPr>
          <w:t xml:space="preserve"> Regression coefficients </w:t>
        </w:r>
      </w:ins>
      <w:ins w:id="677" w:author="Risa" w:date="2021-05-04T17:19:00Z">
        <w:r w:rsidR="00B024FB" w:rsidRPr="008531D1">
          <w:rPr>
            <w:rPrChange w:id="678" w:author="Nick Smith" w:date="2021-05-17T14:21:00Z">
              <w:rPr>
                <w:sz w:val="20"/>
                <w:szCs w:val="20"/>
              </w:rPr>
            </w:rPrChange>
          </w:rPr>
          <w:t xml:space="preserve">and relative importance </w:t>
        </w:r>
      </w:ins>
      <w:ins w:id="679" w:author="Risa" w:date="2021-04-28T11:10:00Z">
        <w:r w:rsidRPr="008531D1">
          <w:rPr>
            <w:rPrChange w:id="680" w:author="Nick Smith" w:date="2021-05-17T14:21:00Z">
              <w:rPr>
                <w:sz w:val="20"/>
                <w:szCs w:val="20"/>
              </w:rPr>
            </w:rPrChange>
          </w:rPr>
          <w:t xml:space="preserve">for linear mixed effects model with </w:t>
        </w:r>
        <w:r w:rsidRPr="008531D1">
          <w:rPr>
            <w:i/>
            <w:iCs/>
            <w:rPrChange w:id="681" w:author="Nick Smith" w:date="2021-05-17T14:21:00Z">
              <w:rPr>
                <w:i/>
                <w:iCs/>
                <w:sz w:val="20"/>
                <w:szCs w:val="20"/>
              </w:rPr>
            </w:rPrChange>
          </w:rPr>
          <w:t>N</w:t>
        </w:r>
        <w:r w:rsidRPr="008531D1">
          <w:rPr>
            <w:vertAlign w:val="subscript"/>
            <w:rPrChange w:id="682" w:author="Nick Smith" w:date="2021-05-17T14:21:00Z">
              <w:rPr>
                <w:sz w:val="20"/>
                <w:szCs w:val="20"/>
                <w:vertAlign w:val="subscript"/>
              </w:rPr>
            </w:rPrChange>
          </w:rPr>
          <w:t>area</w:t>
        </w:r>
        <w:r w:rsidRPr="008531D1">
          <w:rPr>
            <w:rPrChange w:id="683" w:author="Nick Smith" w:date="2021-05-17T14:21:00Z">
              <w:rPr>
                <w:sz w:val="20"/>
                <w:szCs w:val="20"/>
              </w:rPr>
            </w:rPrChange>
          </w:rPr>
          <w:t xml:space="preserve"> as the dependent variable and soil treatment variables, climate, leaf traits, and species characteristics as fixed effects.*</w:t>
        </w:r>
      </w:ins>
    </w:p>
    <w:tbl>
      <w:tblPr>
        <w:tblW w:w="5000" w:type="pct"/>
        <w:tblLook w:val="04A0" w:firstRow="1" w:lastRow="0" w:firstColumn="1" w:lastColumn="0" w:noHBand="0" w:noVBand="1"/>
        <w:tblPrChange w:id="684" w:author="Risa" w:date="2021-05-04T17:18:00Z">
          <w:tblPr>
            <w:tblW w:w="6097" w:type="pct"/>
            <w:tblLook w:val="04A0" w:firstRow="1" w:lastRow="0" w:firstColumn="1" w:lastColumn="0" w:noHBand="0" w:noVBand="1"/>
          </w:tblPr>
        </w:tblPrChange>
      </w:tblPr>
      <w:tblGrid>
        <w:gridCol w:w="3283"/>
        <w:gridCol w:w="982"/>
        <w:gridCol w:w="1788"/>
        <w:gridCol w:w="991"/>
        <w:gridCol w:w="2316"/>
        <w:tblGridChange w:id="685">
          <w:tblGrid>
            <w:gridCol w:w="2838"/>
            <w:gridCol w:w="2054"/>
            <w:gridCol w:w="2054"/>
            <w:gridCol w:w="2066"/>
            <w:gridCol w:w="2402"/>
          </w:tblGrid>
        </w:tblGridChange>
      </w:tblGrid>
      <w:tr w:rsidR="007B4434" w:rsidRPr="00771C52" w14:paraId="16013366" w14:textId="77777777" w:rsidTr="007B4434">
        <w:trPr>
          <w:trHeight w:val="320"/>
          <w:ins w:id="686" w:author="Risa" w:date="2021-05-04T14:19:00Z"/>
          <w:trPrChange w:id="687" w:author="Risa" w:date="2021-05-04T17:18:00Z">
            <w:trPr>
              <w:trHeight w:val="320"/>
            </w:trPr>
          </w:trPrChange>
        </w:trPr>
        <w:tc>
          <w:tcPr>
            <w:tcW w:w="1243" w:type="pct"/>
            <w:tcBorders>
              <w:top w:val="single" w:sz="4" w:space="0" w:color="auto"/>
              <w:left w:val="nil"/>
              <w:bottom w:val="single" w:sz="4" w:space="0" w:color="auto"/>
              <w:right w:val="nil"/>
            </w:tcBorders>
            <w:shd w:val="clear" w:color="auto" w:fill="auto"/>
            <w:noWrap/>
            <w:hideMark/>
            <w:tcPrChange w:id="688" w:author="Risa" w:date="2021-05-04T17:18:00Z">
              <w:tcPr>
                <w:tcW w:w="1243" w:type="pct"/>
                <w:tcBorders>
                  <w:top w:val="single" w:sz="4" w:space="0" w:color="auto"/>
                  <w:left w:val="nil"/>
                  <w:bottom w:val="single" w:sz="4" w:space="0" w:color="auto"/>
                  <w:right w:val="nil"/>
                </w:tcBorders>
                <w:shd w:val="clear" w:color="auto" w:fill="auto"/>
                <w:noWrap/>
                <w:hideMark/>
              </w:tcPr>
            </w:tcPrChange>
          </w:tcPr>
          <w:p w14:paraId="75C0FCA6" w14:textId="77777777" w:rsidR="007B4434" w:rsidRPr="008531D1" w:rsidRDefault="007B4434" w:rsidP="008531D1">
            <w:pPr>
              <w:spacing w:line="480" w:lineRule="auto"/>
              <w:contextualSpacing/>
              <w:rPr>
                <w:ins w:id="689" w:author="Risa" w:date="2021-05-04T14:19:00Z"/>
                <w:rFonts w:eastAsia="Times New Roman"/>
                <w:b/>
                <w:bCs/>
                <w:color w:val="000000"/>
                <w:rPrChange w:id="690" w:author="Nick Smith" w:date="2021-05-17T14:21:00Z">
                  <w:rPr>
                    <w:ins w:id="691" w:author="Risa" w:date="2021-05-04T14:19:00Z"/>
                    <w:rFonts w:eastAsia="Times New Roman"/>
                    <w:b/>
                    <w:bCs/>
                    <w:color w:val="000000"/>
                    <w:sz w:val="20"/>
                    <w:szCs w:val="20"/>
                  </w:rPr>
                </w:rPrChange>
              </w:rPr>
              <w:pPrChange w:id="692" w:author="Nick Smith" w:date="2021-05-17T14:21:00Z">
                <w:pPr/>
              </w:pPrChange>
            </w:pPr>
          </w:p>
        </w:tc>
        <w:tc>
          <w:tcPr>
            <w:tcW w:w="900" w:type="pct"/>
            <w:tcBorders>
              <w:top w:val="single" w:sz="4" w:space="0" w:color="auto"/>
              <w:left w:val="nil"/>
              <w:bottom w:val="single" w:sz="4" w:space="0" w:color="auto"/>
              <w:right w:val="nil"/>
            </w:tcBorders>
            <w:vAlign w:val="center"/>
            <w:tcPrChange w:id="693" w:author="Risa" w:date="2021-05-04T17:18:00Z">
              <w:tcPr>
                <w:tcW w:w="900" w:type="pct"/>
                <w:tcBorders>
                  <w:top w:val="single" w:sz="4" w:space="0" w:color="auto"/>
                  <w:left w:val="nil"/>
                  <w:bottom w:val="single" w:sz="4" w:space="0" w:color="auto"/>
                  <w:right w:val="nil"/>
                </w:tcBorders>
              </w:tcPr>
            </w:tcPrChange>
          </w:tcPr>
          <w:p w14:paraId="2567B56D" w14:textId="34BE6C33" w:rsidR="007B4434" w:rsidRPr="008531D1" w:rsidRDefault="007B4434" w:rsidP="008531D1">
            <w:pPr>
              <w:spacing w:line="480" w:lineRule="auto"/>
              <w:contextualSpacing/>
              <w:jc w:val="center"/>
              <w:rPr>
                <w:ins w:id="694" w:author="Risa" w:date="2021-05-04T17:17:00Z"/>
                <w:rFonts w:eastAsia="Times New Roman"/>
                <w:b/>
                <w:bCs/>
                <w:color w:val="000000"/>
                <w:rPrChange w:id="695" w:author="Nick Smith" w:date="2021-05-17T14:21:00Z">
                  <w:rPr>
                    <w:ins w:id="696" w:author="Risa" w:date="2021-05-04T17:17:00Z"/>
                    <w:rFonts w:eastAsia="Times New Roman"/>
                    <w:b/>
                    <w:bCs/>
                    <w:color w:val="000000"/>
                    <w:sz w:val="20"/>
                    <w:szCs w:val="20"/>
                  </w:rPr>
                </w:rPrChange>
              </w:rPr>
              <w:pPrChange w:id="697" w:author="Nick Smith" w:date="2021-05-17T14:21:00Z">
                <w:pPr>
                  <w:jc w:val="center"/>
                </w:pPr>
              </w:pPrChange>
            </w:pPr>
            <w:ins w:id="698" w:author="Risa" w:date="2021-05-04T17:17:00Z">
              <w:r w:rsidRPr="008531D1">
                <w:rPr>
                  <w:rFonts w:eastAsia="Times New Roman"/>
                  <w:b/>
                  <w:bCs/>
                  <w:color w:val="000000"/>
                  <w:rPrChange w:id="699" w:author="Nick Smith" w:date="2021-05-17T14:21:00Z">
                    <w:rPr>
                      <w:rFonts w:eastAsia="Times New Roman"/>
                      <w:b/>
                      <w:bCs/>
                      <w:color w:val="000000"/>
                      <w:sz w:val="20"/>
                      <w:szCs w:val="20"/>
                    </w:rPr>
                  </w:rPrChange>
                </w:rPr>
                <w:t>df</w:t>
              </w:r>
            </w:ins>
          </w:p>
        </w:tc>
        <w:tc>
          <w:tcPr>
            <w:tcW w:w="900" w:type="pct"/>
            <w:tcBorders>
              <w:top w:val="single" w:sz="4" w:space="0" w:color="auto"/>
              <w:left w:val="nil"/>
              <w:bottom w:val="single" w:sz="4" w:space="0" w:color="auto"/>
              <w:right w:val="nil"/>
            </w:tcBorders>
            <w:shd w:val="clear" w:color="auto" w:fill="auto"/>
            <w:noWrap/>
            <w:vAlign w:val="center"/>
            <w:hideMark/>
            <w:tcPrChange w:id="700" w:author="Risa" w:date="2021-05-04T17:18:00Z">
              <w:tcPr>
                <w:tcW w:w="900" w:type="pct"/>
                <w:tcBorders>
                  <w:top w:val="single" w:sz="4" w:space="0" w:color="auto"/>
                  <w:left w:val="nil"/>
                  <w:bottom w:val="single" w:sz="4" w:space="0" w:color="auto"/>
                  <w:right w:val="nil"/>
                </w:tcBorders>
                <w:shd w:val="clear" w:color="auto" w:fill="auto"/>
                <w:noWrap/>
                <w:vAlign w:val="center"/>
                <w:hideMark/>
              </w:tcPr>
            </w:tcPrChange>
          </w:tcPr>
          <w:p w14:paraId="07A96E89" w14:textId="33642EE4" w:rsidR="007B4434" w:rsidRPr="008531D1" w:rsidRDefault="007B4434" w:rsidP="008531D1">
            <w:pPr>
              <w:spacing w:line="480" w:lineRule="auto"/>
              <w:contextualSpacing/>
              <w:jc w:val="center"/>
              <w:rPr>
                <w:ins w:id="701" w:author="Risa" w:date="2021-05-04T14:19:00Z"/>
                <w:rFonts w:eastAsia="Times New Roman"/>
                <w:b/>
                <w:bCs/>
                <w:color w:val="000000"/>
                <w:rPrChange w:id="702" w:author="Nick Smith" w:date="2021-05-17T14:21:00Z">
                  <w:rPr>
                    <w:ins w:id="703" w:author="Risa" w:date="2021-05-04T14:19:00Z"/>
                    <w:rFonts w:eastAsia="Times New Roman"/>
                    <w:b/>
                    <w:bCs/>
                    <w:color w:val="000000"/>
                    <w:sz w:val="20"/>
                    <w:szCs w:val="20"/>
                  </w:rPr>
                </w:rPrChange>
              </w:rPr>
              <w:pPrChange w:id="704" w:author="Nick Smith" w:date="2021-05-17T14:21:00Z">
                <w:pPr>
                  <w:jc w:val="center"/>
                </w:pPr>
              </w:pPrChange>
            </w:pPr>
            <w:ins w:id="705" w:author="Risa" w:date="2021-05-04T14:19:00Z">
              <w:r w:rsidRPr="008531D1">
                <w:rPr>
                  <w:rFonts w:eastAsia="Times New Roman"/>
                  <w:b/>
                  <w:bCs/>
                  <w:color w:val="000000"/>
                  <w:rPrChange w:id="706" w:author="Nick Smith" w:date="2021-05-17T14:21:00Z">
                    <w:rPr>
                      <w:rFonts w:eastAsia="Times New Roman"/>
                      <w:b/>
                      <w:bCs/>
                      <w:color w:val="000000"/>
                      <w:sz w:val="20"/>
                      <w:szCs w:val="20"/>
                    </w:rPr>
                  </w:rPrChange>
                </w:rPr>
                <w:t>Slope</w:t>
              </w:r>
            </w:ins>
          </w:p>
        </w:tc>
        <w:tc>
          <w:tcPr>
            <w:tcW w:w="905" w:type="pct"/>
            <w:tcBorders>
              <w:top w:val="single" w:sz="4" w:space="0" w:color="auto"/>
              <w:left w:val="nil"/>
              <w:bottom w:val="single" w:sz="4" w:space="0" w:color="auto"/>
              <w:right w:val="nil"/>
            </w:tcBorders>
            <w:shd w:val="clear" w:color="auto" w:fill="auto"/>
            <w:noWrap/>
            <w:vAlign w:val="center"/>
            <w:hideMark/>
            <w:tcPrChange w:id="707" w:author="Risa" w:date="2021-05-04T17:18:00Z">
              <w:tcPr>
                <w:tcW w:w="905" w:type="pct"/>
                <w:tcBorders>
                  <w:top w:val="single" w:sz="4" w:space="0" w:color="auto"/>
                  <w:left w:val="nil"/>
                  <w:bottom w:val="single" w:sz="4" w:space="0" w:color="auto"/>
                  <w:right w:val="nil"/>
                </w:tcBorders>
                <w:shd w:val="clear" w:color="auto" w:fill="auto"/>
                <w:noWrap/>
                <w:vAlign w:val="center"/>
                <w:hideMark/>
              </w:tcPr>
            </w:tcPrChange>
          </w:tcPr>
          <w:p w14:paraId="0A02258F" w14:textId="77777777" w:rsidR="007B4434" w:rsidRPr="008531D1" w:rsidRDefault="007B4434" w:rsidP="008531D1">
            <w:pPr>
              <w:spacing w:line="480" w:lineRule="auto"/>
              <w:contextualSpacing/>
              <w:jc w:val="center"/>
              <w:rPr>
                <w:ins w:id="708" w:author="Risa" w:date="2021-05-04T14:19:00Z"/>
                <w:rFonts w:eastAsia="Times New Roman"/>
                <w:b/>
                <w:bCs/>
                <w:i/>
                <w:iCs/>
                <w:color w:val="000000"/>
                <w:rPrChange w:id="709" w:author="Nick Smith" w:date="2021-05-17T14:21:00Z">
                  <w:rPr>
                    <w:ins w:id="710" w:author="Risa" w:date="2021-05-04T14:19:00Z"/>
                    <w:rFonts w:eastAsia="Times New Roman"/>
                    <w:b/>
                    <w:bCs/>
                    <w:i/>
                    <w:iCs/>
                    <w:color w:val="000000"/>
                    <w:sz w:val="20"/>
                    <w:szCs w:val="20"/>
                  </w:rPr>
                </w:rPrChange>
              </w:rPr>
              <w:pPrChange w:id="711" w:author="Nick Smith" w:date="2021-05-17T14:21:00Z">
                <w:pPr>
                  <w:jc w:val="center"/>
                </w:pPr>
              </w:pPrChange>
            </w:pPr>
            <w:ins w:id="712" w:author="Risa" w:date="2021-05-04T14:19:00Z">
              <w:r w:rsidRPr="008531D1">
                <w:rPr>
                  <w:rFonts w:eastAsia="Times New Roman"/>
                  <w:b/>
                  <w:bCs/>
                  <w:i/>
                  <w:iCs/>
                  <w:color w:val="000000"/>
                  <w:rPrChange w:id="713" w:author="Nick Smith" w:date="2021-05-17T14:21:00Z">
                    <w:rPr>
                      <w:rFonts w:eastAsia="Times New Roman"/>
                      <w:b/>
                      <w:bCs/>
                      <w:i/>
                      <w:iCs/>
                      <w:color w:val="000000"/>
                      <w:sz w:val="20"/>
                      <w:szCs w:val="20"/>
                    </w:rPr>
                  </w:rPrChange>
                </w:rPr>
                <w:t>p</w:t>
              </w:r>
            </w:ins>
          </w:p>
        </w:tc>
        <w:tc>
          <w:tcPr>
            <w:tcW w:w="1052" w:type="pct"/>
            <w:tcBorders>
              <w:top w:val="single" w:sz="4" w:space="0" w:color="auto"/>
              <w:left w:val="nil"/>
              <w:bottom w:val="single" w:sz="4" w:space="0" w:color="auto"/>
              <w:right w:val="nil"/>
            </w:tcBorders>
            <w:shd w:val="clear" w:color="auto" w:fill="auto"/>
            <w:noWrap/>
            <w:vAlign w:val="center"/>
            <w:hideMark/>
            <w:tcPrChange w:id="714" w:author="Risa" w:date="2021-05-04T17:18:00Z">
              <w:tcPr>
                <w:tcW w:w="1052" w:type="pct"/>
                <w:tcBorders>
                  <w:top w:val="single" w:sz="4" w:space="0" w:color="auto"/>
                  <w:left w:val="nil"/>
                  <w:bottom w:val="single" w:sz="4" w:space="0" w:color="auto"/>
                  <w:right w:val="nil"/>
                </w:tcBorders>
                <w:shd w:val="clear" w:color="auto" w:fill="auto"/>
                <w:noWrap/>
                <w:vAlign w:val="center"/>
                <w:hideMark/>
              </w:tcPr>
            </w:tcPrChange>
          </w:tcPr>
          <w:p w14:paraId="0F67A3BD" w14:textId="77777777" w:rsidR="007B4434" w:rsidRPr="008531D1" w:rsidRDefault="007B4434" w:rsidP="008531D1">
            <w:pPr>
              <w:spacing w:line="480" w:lineRule="auto"/>
              <w:contextualSpacing/>
              <w:jc w:val="center"/>
              <w:rPr>
                <w:ins w:id="715" w:author="Risa" w:date="2021-05-04T14:19:00Z"/>
                <w:rFonts w:eastAsia="Times New Roman"/>
                <w:b/>
                <w:bCs/>
                <w:color w:val="000000"/>
                <w:rPrChange w:id="716" w:author="Nick Smith" w:date="2021-05-17T14:21:00Z">
                  <w:rPr>
                    <w:ins w:id="717" w:author="Risa" w:date="2021-05-04T14:19:00Z"/>
                    <w:rFonts w:eastAsia="Times New Roman"/>
                    <w:b/>
                    <w:bCs/>
                    <w:color w:val="000000"/>
                    <w:sz w:val="20"/>
                    <w:szCs w:val="20"/>
                  </w:rPr>
                </w:rPrChange>
              </w:rPr>
              <w:pPrChange w:id="718" w:author="Nick Smith" w:date="2021-05-17T14:21:00Z">
                <w:pPr>
                  <w:jc w:val="center"/>
                </w:pPr>
              </w:pPrChange>
            </w:pPr>
            <w:ins w:id="719" w:author="Risa" w:date="2021-05-04T14:19:00Z">
              <w:r w:rsidRPr="008531D1">
                <w:rPr>
                  <w:rFonts w:eastAsia="Times New Roman"/>
                  <w:b/>
                  <w:bCs/>
                  <w:color w:val="000000"/>
                  <w:rPrChange w:id="720" w:author="Nick Smith" w:date="2021-05-17T14:21:00Z">
                    <w:rPr>
                      <w:rFonts w:eastAsia="Times New Roman"/>
                      <w:b/>
                      <w:bCs/>
                      <w:color w:val="000000"/>
                      <w:sz w:val="20"/>
                      <w:szCs w:val="20"/>
                    </w:rPr>
                  </w:rPrChange>
                </w:rPr>
                <w:t>Relative Importance</w:t>
              </w:r>
            </w:ins>
          </w:p>
        </w:tc>
      </w:tr>
      <w:tr w:rsidR="007B4434" w:rsidRPr="00771C52" w14:paraId="52434892" w14:textId="77777777" w:rsidTr="007B4434">
        <w:trPr>
          <w:trHeight w:val="320"/>
          <w:ins w:id="721" w:author="Risa" w:date="2021-05-04T14:19:00Z"/>
          <w:trPrChange w:id="722" w:author="Risa" w:date="2021-05-04T17:18:00Z">
            <w:trPr>
              <w:trHeight w:val="320"/>
            </w:trPr>
          </w:trPrChange>
        </w:trPr>
        <w:tc>
          <w:tcPr>
            <w:tcW w:w="1243" w:type="pct"/>
            <w:tcBorders>
              <w:top w:val="single" w:sz="4" w:space="0" w:color="auto"/>
              <w:left w:val="nil"/>
              <w:bottom w:val="nil"/>
              <w:right w:val="nil"/>
            </w:tcBorders>
            <w:shd w:val="clear" w:color="auto" w:fill="auto"/>
            <w:noWrap/>
            <w:hideMark/>
            <w:tcPrChange w:id="723" w:author="Risa" w:date="2021-05-04T17:18:00Z">
              <w:tcPr>
                <w:tcW w:w="1243" w:type="pct"/>
                <w:tcBorders>
                  <w:top w:val="single" w:sz="4" w:space="0" w:color="auto"/>
                  <w:left w:val="nil"/>
                  <w:bottom w:val="nil"/>
                  <w:right w:val="nil"/>
                </w:tcBorders>
                <w:shd w:val="clear" w:color="auto" w:fill="auto"/>
                <w:noWrap/>
                <w:hideMark/>
              </w:tcPr>
            </w:tcPrChange>
          </w:tcPr>
          <w:p w14:paraId="471D8A33" w14:textId="77777777" w:rsidR="007B4434" w:rsidRPr="008531D1" w:rsidRDefault="007B4434" w:rsidP="008531D1">
            <w:pPr>
              <w:spacing w:line="480" w:lineRule="auto"/>
              <w:contextualSpacing/>
              <w:rPr>
                <w:ins w:id="724" w:author="Risa" w:date="2021-05-04T14:19:00Z"/>
                <w:rFonts w:eastAsia="Times New Roman"/>
                <w:color w:val="000000"/>
                <w:rPrChange w:id="725" w:author="Nick Smith" w:date="2021-05-17T14:21:00Z">
                  <w:rPr>
                    <w:ins w:id="726" w:author="Risa" w:date="2021-05-04T14:19:00Z"/>
                    <w:rFonts w:eastAsia="Times New Roman"/>
                    <w:color w:val="000000"/>
                    <w:sz w:val="20"/>
                    <w:szCs w:val="20"/>
                  </w:rPr>
                </w:rPrChange>
              </w:rPr>
              <w:pPrChange w:id="727" w:author="Nick Smith" w:date="2021-05-17T14:21:00Z">
                <w:pPr/>
              </w:pPrChange>
            </w:pPr>
            <w:ins w:id="728" w:author="Risa" w:date="2021-05-04T14:19:00Z">
              <w:r w:rsidRPr="008531D1">
                <w:rPr>
                  <w:rFonts w:eastAsia="Times New Roman"/>
                  <w:color w:val="000000"/>
                  <w:rPrChange w:id="729" w:author="Nick Smith" w:date="2021-05-17T14:21:00Z">
                    <w:rPr>
                      <w:rFonts w:eastAsia="Times New Roman"/>
                      <w:color w:val="000000"/>
                      <w:sz w:val="20"/>
                      <w:szCs w:val="20"/>
                    </w:rPr>
                  </w:rPrChange>
                </w:rPr>
                <w:t>Soil N</w:t>
              </w:r>
            </w:ins>
          </w:p>
        </w:tc>
        <w:tc>
          <w:tcPr>
            <w:tcW w:w="900" w:type="pct"/>
            <w:tcBorders>
              <w:top w:val="single" w:sz="4" w:space="0" w:color="auto"/>
              <w:left w:val="nil"/>
              <w:bottom w:val="nil"/>
              <w:right w:val="nil"/>
            </w:tcBorders>
            <w:vAlign w:val="center"/>
            <w:tcPrChange w:id="730" w:author="Risa" w:date="2021-05-04T17:18:00Z">
              <w:tcPr>
                <w:tcW w:w="900" w:type="pct"/>
                <w:tcBorders>
                  <w:top w:val="single" w:sz="4" w:space="0" w:color="auto"/>
                  <w:left w:val="nil"/>
                  <w:bottom w:val="nil"/>
                  <w:right w:val="nil"/>
                </w:tcBorders>
              </w:tcPr>
            </w:tcPrChange>
          </w:tcPr>
          <w:p w14:paraId="41DCE016" w14:textId="08499DF9" w:rsidR="007B4434" w:rsidRPr="008531D1" w:rsidRDefault="007B4434" w:rsidP="008531D1">
            <w:pPr>
              <w:spacing w:line="480" w:lineRule="auto"/>
              <w:contextualSpacing/>
              <w:jc w:val="center"/>
              <w:rPr>
                <w:ins w:id="731" w:author="Risa" w:date="2021-05-04T17:17:00Z"/>
                <w:rFonts w:eastAsia="Times New Roman"/>
                <w:color w:val="000000"/>
                <w:rPrChange w:id="732" w:author="Nick Smith" w:date="2021-05-17T14:21:00Z">
                  <w:rPr>
                    <w:ins w:id="733" w:author="Risa" w:date="2021-05-04T17:17:00Z"/>
                    <w:rFonts w:eastAsia="Times New Roman"/>
                    <w:color w:val="000000"/>
                    <w:sz w:val="20"/>
                    <w:szCs w:val="20"/>
                  </w:rPr>
                </w:rPrChange>
              </w:rPr>
              <w:pPrChange w:id="734" w:author="Nick Smith" w:date="2021-05-17T14:21:00Z">
                <w:pPr>
                  <w:jc w:val="center"/>
                </w:pPr>
              </w:pPrChange>
            </w:pPr>
            <w:ins w:id="735" w:author="Risa" w:date="2021-05-04T17:17:00Z">
              <w:r w:rsidRPr="008531D1">
                <w:rPr>
                  <w:rFonts w:eastAsia="Times New Roman"/>
                  <w:color w:val="000000"/>
                  <w:rPrChange w:id="736" w:author="Nick Smith" w:date="2021-05-17T14:21:00Z">
                    <w:rPr>
                      <w:rFonts w:eastAsia="Times New Roman"/>
                      <w:color w:val="000000"/>
                      <w:sz w:val="20"/>
                      <w:szCs w:val="20"/>
                    </w:rPr>
                  </w:rPrChange>
                </w:rPr>
                <w:t>1</w:t>
              </w:r>
            </w:ins>
          </w:p>
        </w:tc>
        <w:tc>
          <w:tcPr>
            <w:tcW w:w="900" w:type="pct"/>
            <w:tcBorders>
              <w:top w:val="single" w:sz="4" w:space="0" w:color="auto"/>
              <w:left w:val="nil"/>
              <w:bottom w:val="nil"/>
              <w:right w:val="nil"/>
            </w:tcBorders>
            <w:shd w:val="clear" w:color="auto" w:fill="auto"/>
            <w:noWrap/>
            <w:vAlign w:val="center"/>
            <w:hideMark/>
            <w:tcPrChange w:id="737" w:author="Risa" w:date="2021-05-04T17:18:00Z">
              <w:tcPr>
                <w:tcW w:w="900" w:type="pct"/>
                <w:tcBorders>
                  <w:top w:val="single" w:sz="4" w:space="0" w:color="auto"/>
                  <w:left w:val="nil"/>
                  <w:bottom w:val="nil"/>
                  <w:right w:val="nil"/>
                </w:tcBorders>
                <w:shd w:val="clear" w:color="auto" w:fill="auto"/>
                <w:noWrap/>
                <w:vAlign w:val="center"/>
                <w:hideMark/>
              </w:tcPr>
            </w:tcPrChange>
          </w:tcPr>
          <w:p w14:paraId="534B9E91" w14:textId="16A7E3DA" w:rsidR="007B4434" w:rsidRPr="008531D1" w:rsidRDefault="007B4434" w:rsidP="008531D1">
            <w:pPr>
              <w:spacing w:line="480" w:lineRule="auto"/>
              <w:contextualSpacing/>
              <w:jc w:val="center"/>
              <w:rPr>
                <w:ins w:id="738" w:author="Risa" w:date="2021-05-04T14:19:00Z"/>
                <w:rFonts w:eastAsia="Times New Roman"/>
                <w:color w:val="000000"/>
                <w:rPrChange w:id="739" w:author="Nick Smith" w:date="2021-05-17T14:21:00Z">
                  <w:rPr>
                    <w:ins w:id="740" w:author="Risa" w:date="2021-05-04T14:19:00Z"/>
                    <w:rFonts w:eastAsia="Times New Roman"/>
                    <w:color w:val="000000"/>
                    <w:sz w:val="20"/>
                    <w:szCs w:val="20"/>
                  </w:rPr>
                </w:rPrChange>
              </w:rPr>
              <w:pPrChange w:id="741" w:author="Nick Smith" w:date="2021-05-17T14:21:00Z">
                <w:pPr>
                  <w:jc w:val="center"/>
                </w:pPr>
              </w:pPrChange>
            </w:pPr>
            <w:ins w:id="742" w:author="Risa" w:date="2021-05-04T14:19:00Z">
              <w:r w:rsidRPr="008531D1">
                <w:rPr>
                  <w:rFonts w:eastAsia="Times New Roman"/>
                  <w:color w:val="000000"/>
                  <w:rPrChange w:id="743" w:author="Nick Smith" w:date="2021-05-17T14:21:00Z">
                    <w:rPr>
                      <w:rFonts w:eastAsia="Times New Roman"/>
                      <w:color w:val="000000"/>
                      <w:sz w:val="20"/>
                      <w:szCs w:val="20"/>
                    </w:rPr>
                  </w:rPrChange>
                </w:rPr>
                <w:t>-</w:t>
              </w:r>
            </w:ins>
          </w:p>
        </w:tc>
        <w:tc>
          <w:tcPr>
            <w:tcW w:w="905" w:type="pct"/>
            <w:tcBorders>
              <w:top w:val="single" w:sz="4" w:space="0" w:color="auto"/>
              <w:left w:val="nil"/>
              <w:bottom w:val="nil"/>
              <w:right w:val="nil"/>
            </w:tcBorders>
            <w:shd w:val="clear" w:color="auto" w:fill="auto"/>
            <w:noWrap/>
            <w:vAlign w:val="center"/>
            <w:hideMark/>
            <w:tcPrChange w:id="744" w:author="Risa" w:date="2021-05-04T17:18:00Z">
              <w:tcPr>
                <w:tcW w:w="905" w:type="pct"/>
                <w:tcBorders>
                  <w:top w:val="single" w:sz="4" w:space="0" w:color="auto"/>
                  <w:left w:val="nil"/>
                  <w:bottom w:val="nil"/>
                  <w:right w:val="nil"/>
                </w:tcBorders>
                <w:shd w:val="clear" w:color="auto" w:fill="auto"/>
                <w:noWrap/>
                <w:vAlign w:val="center"/>
                <w:hideMark/>
              </w:tcPr>
            </w:tcPrChange>
          </w:tcPr>
          <w:p w14:paraId="170F0AED" w14:textId="77777777" w:rsidR="007B4434" w:rsidRPr="008531D1" w:rsidRDefault="007B4434" w:rsidP="008531D1">
            <w:pPr>
              <w:spacing w:line="480" w:lineRule="auto"/>
              <w:contextualSpacing/>
              <w:jc w:val="center"/>
              <w:rPr>
                <w:ins w:id="745" w:author="Risa" w:date="2021-05-04T14:19:00Z"/>
                <w:rFonts w:eastAsia="Times New Roman"/>
                <w:b/>
                <w:bCs/>
                <w:color w:val="000000"/>
                <w:rPrChange w:id="746" w:author="Nick Smith" w:date="2021-05-17T14:21:00Z">
                  <w:rPr>
                    <w:ins w:id="747" w:author="Risa" w:date="2021-05-04T14:19:00Z"/>
                    <w:rFonts w:eastAsia="Times New Roman"/>
                    <w:b/>
                    <w:bCs/>
                    <w:color w:val="000000"/>
                    <w:sz w:val="20"/>
                    <w:szCs w:val="20"/>
                  </w:rPr>
                </w:rPrChange>
              </w:rPr>
              <w:pPrChange w:id="748" w:author="Nick Smith" w:date="2021-05-17T14:21:00Z">
                <w:pPr>
                  <w:jc w:val="center"/>
                </w:pPr>
              </w:pPrChange>
            </w:pPr>
            <w:ins w:id="749" w:author="Risa" w:date="2021-05-04T14:19:00Z">
              <w:r w:rsidRPr="008531D1">
                <w:rPr>
                  <w:b/>
                  <w:bCs/>
                  <w:color w:val="000000"/>
                  <w:rPrChange w:id="750" w:author="Nick Smith" w:date="2021-05-17T14:21:00Z">
                    <w:rPr>
                      <w:b/>
                      <w:bCs/>
                      <w:color w:val="000000"/>
                      <w:sz w:val="20"/>
                      <w:szCs w:val="20"/>
                    </w:rPr>
                  </w:rPrChange>
                </w:rPr>
                <w:t>&lt; 0.001</w:t>
              </w:r>
            </w:ins>
          </w:p>
        </w:tc>
        <w:tc>
          <w:tcPr>
            <w:tcW w:w="1052" w:type="pct"/>
            <w:tcBorders>
              <w:top w:val="single" w:sz="4" w:space="0" w:color="auto"/>
              <w:left w:val="nil"/>
              <w:bottom w:val="nil"/>
              <w:right w:val="nil"/>
            </w:tcBorders>
            <w:shd w:val="clear" w:color="auto" w:fill="auto"/>
            <w:noWrap/>
            <w:vAlign w:val="center"/>
            <w:hideMark/>
            <w:tcPrChange w:id="751" w:author="Risa" w:date="2021-05-04T17:18:00Z">
              <w:tcPr>
                <w:tcW w:w="1052" w:type="pct"/>
                <w:tcBorders>
                  <w:top w:val="single" w:sz="4" w:space="0" w:color="auto"/>
                  <w:left w:val="nil"/>
                  <w:bottom w:val="nil"/>
                  <w:right w:val="nil"/>
                </w:tcBorders>
                <w:shd w:val="clear" w:color="auto" w:fill="auto"/>
                <w:noWrap/>
                <w:vAlign w:val="center"/>
                <w:hideMark/>
              </w:tcPr>
            </w:tcPrChange>
          </w:tcPr>
          <w:p w14:paraId="3722EF4E" w14:textId="77777777" w:rsidR="007B4434" w:rsidRPr="008531D1" w:rsidRDefault="007B4434" w:rsidP="008531D1">
            <w:pPr>
              <w:spacing w:line="480" w:lineRule="auto"/>
              <w:contextualSpacing/>
              <w:jc w:val="center"/>
              <w:rPr>
                <w:ins w:id="752" w:author="Risa" w:date="2021-05-04T14:19:00Z"/>
                <w:rFonts w:eastAsia="Times New Roman"/>
                <w:color w:val="000000"/>
                <w:rPrChange w:id="753" w:author="Nick Smith" w:date="2021-05-17T14:21:00Z">
                  <w:rPr>
                    <w:ins w:id="754" w:author="Risa" w:date="2021-05-04T14:19:00Z"/>
                    <w:rFonts w:eastAsia="Times New Roman"/>
                    <w:color w:val="000000"/>
                    <w:sz w:val="20"/>
                    <w:szCs w:val="20"/>
                  </w:rPr>
                </w:rPrChange>
              </w:rPr>
              <w:pPrChange w:id="755" w:author="Nick Smith" w:date="2021-05-17T14:21:00Z">
                <w:pPr>
                  <w:jc w:val="center"/>
                </w:pPr>
              </w:pPrChange>
            </w:pPr>
            <w:ins w:id="756" w:author="Risa" w:date="2021-05-04T14:19:00Z">
              <w:r w:rsidRPr="008531D1">
                <w:rPr>
                  <w:color w:val="000000"/>
                  <w:rPrChange w:id="757" w:author="Nick Smith" w:date="2021-05-17T14:21:00Z">
                    <w:rPr>
                      <w:color w:val="000000"/>
                      <w:sz w:val="20"/>
                      <w:szCs w:val="20"/>
                    </w:rPr>
                  </w:rPrChange>
                </w:rPr>
                <w:t>1.00%</w:t>
              </w:r>
            </w:ins>
          </w:p>
        </w:tc>
      </w:tr>
      <w:tr w:rsidR="007B4434" w:rsidRPr="00771C52" w14:paraId="566F3853" w14:textId="77777777" w:rsidTr="007B4434">
        <w:trPr>
          <w:trHeight w:val="320"/>
          <w:ins w:id="758" w:author="Risa" w:date="2021-05-04T14:19:00Z"/>
          <w:trPrChange w:id="759" w:author="Risa" w:date="2021-05-04T17:18:00Z">
            <w:trPr>
              <w:trHeight w:val="320"/>
            </w:trPr>
          </w:trPrChange>
        </w:trPr>
        <w:tc>
          <w:tcPr>
            <w:tcW w:w="1243" w:type="pct"/>
            <w:tcBorders>
              <w:top w:val="nil"/>
              <w:left w:val="nil"/>
              <w:bottom w:val="nil"/>
              <w:right w:val="nil"/>
            </w:tcBorders>
            <w:shd w:val="clear" w:color="auto" w:fill="auto"/>
            <w:noWrap/>
            <w:hideMark/>
            <w:tcPrChange w:id="760" w:author="Risa" w:date="2021-05-04T17:18:00Z">
              <w:tcPr>
                <w:tcW w:w="1243" w:type="pct"/>
                <w:tcBorders>
                  <w:top w:val="nil"/>
                  <w:left w:val="nil"/>
                  <w:bottom w:val="nil"/>
                  <w:right w:val="nil"/>
                </w:tcBorders>
                <w:shd w:val="clear" w:color="auto" w:fill="auto"/>
                <w:noWrap/>
                <w:hideMark/>
              </w:tcPr>
            </w:tcPrChange>
          </w:tcPr>
          <w:p w14:paraId="7A43DC95" w14:textId="77777777" w:rsidR="007B4434" w:rsidRPr="008531D1" w:rsidRDefault="007B4434" w:rsidP="008531D1">
            <w:pPr>
              <w:spacing w:line="480" w:lineRule="auto"/>
              <w:contextualSpacing/>
              <w:rPr>
                <w:ins w:id="761" w:author="Risa" w:date="2021-05-04T14:19:00Z"/>
                <w:rFonts w:eastAsia="Times New Roman"/>
                <w:color w:val="000000"/>
                <w:rPrChange w:id="762" w:author="Nick Smith" w:date="2021-05-17T14:21:00Z">
                  <w:rPr>
                    <w:ins w:id="763" w:author="Risa" w:date="2021-05-04T14:19:00Z"/>
                    <w:rFonts w:eastAsia="Times New Roman"/>
                    <w:color w:val="000000"/>
                    <w:sz w:val="20"/>
                    <w:szCs w:val="20"/>
                  </w:rPr>
                </w:rPrChange>
              </w:rPr>
              <w:pPrChange w:id="764" w:author="Nick Smith" w:date="2021-05-17T14:21:00Z">
                <w:pPr/>
              </w:pPrChange>
            </w:pPr>
            <w:ins w:id="765" w:author="Risa" w:date="2021-05-04T14:19:00Z">
              <w:r w:rsidRPr="008531D1">
                <w:rPr>
                  <w:rFonts w:eastAsia="Times New Roman"/>
                  <w:color w:val="000000"/>
                  <w:rPrChange w:id="766" w:author="Nick Smith" w:date="2021-05-17T14:21:00Z">
                    <w:rPr>
                      <w:rFonts w:eastAsia="Times New Roman"/>
                      <w:color w:val="000000"/>
                      <w:sz w:val="20"/>
                      <w:szCs w:val="20"/>
                    </w:rPr>
                  </w:rPrChange>
                </w:rPr>
                <w:t>Soil P</w:t>
              </w:r>
            </w:ins>
          </w:p>
        </w:tc>
        <w:tc>
          <w:tcPr>
            <w:tcW w:w="900" w:type="pct"/>
            <w:tcBorders>
              <w:top w:val="nil"/>
              <w:left w:val="nil"/>
              <w:bottom w:val="nil"/>
              <w:right w:val="nil"/>
            </w:tcBorders>
            <w:vAlign w:val="center"/>
            <w:tcPrChange w:id="767" w:author="Risa" w:date="2021-05-04T17:18:00Z">
              <w:tcPr>
                <w:tcW w:w="900" w:type="pct"/>
                <w:tcBorders>
                  <w:top w:val="nil"/>
                  <w:left w:val="nil"/>
                  <w:bottom w:val="nil"/>
                  <w:right w:val="nil"/>
                </w:tcBorders>
              </w:tcPr>
            </w:tcPrChange>
          </w:tcPr>
          <w:p w14:paraId="3D87CBB9" w14:textId="0B3E0AD7" w:rsidR="007B4434" w:rsidRPr="008531D1" w:rsidRDefault="007B4434" w:rsidP="008531D1">
            <w:pPr>
              <w:spacing w:line="480" w:lineRule="auto"/>
              <w:contextualSpacing/>
              <w:jc w:val="center"/>
              <w:rPr>
                <w:ins w:id="768" w:author="Risa" w:date="2021-05-04T17:17:00Z"/>
                <w:rFonts w:eastAsia="Times New Roman"/>
                <w:color w:val="000000"/>
                <w:rPrChange w:id="769" w:author="Nick Smith" w:date="2021-05-17T14:21:00Z">
                  <w:rPr>
                    <w:ins w:id="770" w:author="Risa" w:date="2021-05-04T17:17:00Z"/>
                    <w:rFonts w:eastAsia="Times New Roman"/>
                    <w:color w:val="000000"/>
                    <w:sz w:val="20"/>
                    <w:szCs w:val="20"/>
                  </w:rPr>
                </w:rPrChange>
              </w:rPr>
              <w:pPrChange w:id="771" w:author="Nick Smith" w:date="2021-05-17T14:21:00Z">
                <w:pPr>
                  <w:jc w:val="center"/>
                </w:pPr>
              </w:pPrChange>
            </w:pPr>
            <w:ins w:id="772" w:author="Risa" w:date="2021-05-04T17:17:00Z">
              <w:r w:rsidRPr="008531D1">
                <w:rPr>
                  <w:rFonts w:eastAsia="Times New Roman"/>
                  <w:color w:val="000000"/>
                  <w:rPrChange w:id="773"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774" w:author="Risa" w:date="2021-05-04T17:18:00Z">
              <w:tcPr>
                <w:tcW w:w="900" w:type="pct"/>
                <w:tcBorders>
                  <w:top w:val="nil"/>
                  <w:left w:val="nil"/>
                  <w:bottom w:val="nil"/>
                  <w:right w:val="nil"/>
                </w:tcBorders>
                <w:shd w:val="clear" w:color="auto" w:fill="auto"/>
                <w:noWrap/>
                <w:vAlign w:val="center"/>
                <w:hideMark/>
              </w:tcPr>
            </w:tcPrChange>
          </w:tcPr>
          <w:p w14:paraId="18722E47" w14:textId="518D872E" w:rsidR="007B4434" w:rsidRPr="008531D1" w:rsidRDefault="007B4434" w:rsidP="008531D1">
            <w:pPr>
              <w:spacing w:line="480" w:lineRule="auto"/>
              <w:contextualSpacing/>
              <w:jc w:val="center"/>
              <w:rPr>
                <w:ins w:id="775" w:author="Risa" w:date="2021-05-04T14:19:00Z"/>
                <w:rFonts w:eastAsia="Times New Roman"/>
                <w:color w:val="000000"/>
                <w:rPrChange w:id="776" w:author="Nick Smith" w:date="2021-05-17T14:21:00Z">
                  <w:rPr>
                    <w:ins w:id="777" w:author="Risa" w:date="2021-05-04T14:19:00Z"/>
                    <w:rFonts w:eastAsia="Times New Roman"/>
                    <w:color w:val="000000"/>
                    <w:sz w:val="20"/>
                    <w:szCs w:val="20"/>
                  </w:rPr>
                </w:rPrChange>
              </w:rPr>
              <w:pPrChange w:id="778" w:author="Nick Smith" w:date="2021-05-17T14:21:00Z">
                <w:pPr>
                  <w:jc w:val="center"/>
                </w:pPr>
              </w:pPrChange>
            </w:pPr>
            <w:ins w:id="779" w:author="Risa" w:date="2021-05-04T14:19:00Z">
              <w:r w:rsidRPr="008531D1">
                <w:rPr>
                  <w:rFonts w:eastAsia="Times New Roman"/>
                  <w:color w:val="000000"/>
                  <w:rPrChange w:id="780" w:author="Nick Smith" w:date="2021-05-17T14:21:00Z">
                    <w:rPr>
                      <w:rFonts w:eastAsia="Times New Roman"/>
                      <w:color w:val="000000"/>
                      <w:sz w:val="20"/>
                      <w:szCs w:val="20"/>
                    </w:rPr>
                  </w:rPrChange>
                </w:rPr>
                <w:t>-</w:t>
              </w:r>
            </w:ins>
          </w:p>
        </w:tc>
        <w:tc>
          <w:tcPr>
            <w:tcW w:w="905" w:type="pct"/>
            <w:tcBorders>
              <w:top w:val="nil"/>
              <w:left w:val="nil"/>
              <w:bottom w:val="nil"/>
              <w:right w:val="nil"/>
            </w:tcBorders>
            <w:shd w:val="clear" w:color="auto" w:fill="auto"/>
            <w:noWrap/>
            <w:vAlign w:val="center"/>
            <w:hideMark/>
            <w:tcPrChange w:id="781" w:author="Risa" w:date="2021-05-04T17:18:00Z">
              <w:tcPr>
                <w:tcW w:w="905" w:type="pct"/>
                <w:tcBorders>
                  <w:top w:val="nil"/>
                  <w:left w:val="nil"/>
                  <w:bottom w:val="nil"/>
                  <w:right w:val="nil"/>
                </w:tcBorders>
                <w:shd w:val="clear" w:color="auto" w:fill="auto"/>
                <w:noWrap/>
                <w:vAlign w:val="center"/>
                <w:hideMark/>
              </w:tcPr>
            </w:tcPrChange>
          </w:tcPr>
          <w:p w14:paraId="6F660DDE" w14:textId="77777777" w:rsidR="007B4434" w:rsidRPr="008531D1" w:rsidRDefault="007B4434" w:rsidP="008531D1">
            <w:pPr>
              <w:spacing w:line="480" w:lineRule="auto"/>
              <w:contextualSpacing/>
              <w:jc w:val="center"/>
              <w:rPr>
                <w:ins w:id="782" w:author="Risa" w:date="2021-05-04T14:19:00Z"/>
                <w:rFonts w:eastAsia="Times New Roman"/>
                <w:color w:val="000000"/>
                <w:rPrChange w:id="783" w:author="Nick Smith" w:date="2021-05-17T14:21:00Z">
                  <w:rPr>
                    <w:ins w:id="784" w:author="Risa" w:date="2021-05-04T14:19:00Z"/>
                    <w:rFonts w:eastAsia="Times New Roman"/>
                    <w:color w:val="000000"/>
                    <w:sz w:val="20"/>
                    <w:szCs w:val="20"/>
                  </w:rPr>
                </w:rPrChange>
              </w:rPr>
              <w:pPrChange w:id="785" w:author="Nick Smith" w:date="2021-05-17T14:21:00Z">
                <w:pPr>
                  <w:jc w:val="center"/>
                </w:pPr>
              </w:pPrChange>
            </w:pPr>
            <w:ins w:id="786" w:author="Risa" w:date="2021-05-04T14:19:00Z">
              <w:r w:rsidRPr="008531D1">
                <w:rPr>
                  <w:color w:val="000000"/>
                  <w:rPrChange w:id="787" w:author="Nick Smith" w:date="2021-05-17T14:21:00Z">
                    <w:rPr>
                      <w:color w:val="000000"/>
                      <w:sz w:val="20"/>
                      <w:szCs w:val="20"/>
                    </w:rPr>
                  </w:rPrChange>
                </w:rPr>
                <w:t>0.726</w:t>
              </w:r>
            </w:ins>
          </w:p>
        </w:tc>
        <w:tc>
          <w:tcPr>
            <w:tcW w:w="1052" w:type="pct"/>
            <w:tcBorders>
              <w:top w:val="nil"/>
              <w:left w:val="nil"/>
              <w:bottom w:val="nil"/>
              <w:right w:val="nil"/>
            </w:tcBorders>
            <w:shd w:val="clear" w:color="auto" w:fill="auto"/>
            <w:noWrap/>
            <w:vAlign w:val="center"/>
            <w:hideMark/>
            <w:tcPrChange w:id="788" w:author="Risa" w:date="2021-05-04T17:18:00Z">
              <w:tcPr>
                <w:tcW w:w="1052" w:type="pct"/>
                <w:tcBorders>
                  <w:top w:val="nil"/>
                  <w:left w:val="nil"/>
                  <w:bottom w:val="nil"/>
                  <w:right w:val="nil"/>
                </w:tcBorders>
                <w:shd w:val="clear" w:color="auto" w:fill="auto"/>
                <w:noWrap/>
                <w:vAlign w:val="center"/>
                <w:hideMark/>
              </w:tcPr>
            </w:tcPrChange>
          </w:tcPr>
          <w:p w14:paraId="392EE0B4" w14:textId="77777777" w:rsidR="007B4434" w:rsidRPr="008531D1" w:rsidRDefault="007B4434" w:rsidP="008531D1">
            <w:pPr>
              <w:spacing w:line="480" w:lineRule="auto"/>
              <w:contextualSpacing/>
              <w:jc w:val="center"/>
              <w:rPr>
                <w:ins w:id="789" w:author="Risa" w:date="2021-05-04T14:19:00Z"/>
                <w:rFonts w:eastAsia="Times New Roman"/>
                <w:color w:val="000000"/>
                <w:rPrChange w:id="790" w:author="Nick Smith" w:date="2021-05-17T14:21:00Z">
                  <w:rPr>
                    <w:ins w:id="791" w:author="Risa" w:date="2021-05-04T14:19:00Z"/>
                    <w:rFonts w:eastAsia="Times New Roman"/>
                    <w:color w:val="000000"/>
                    <w:sz w:val="20"/>
                    <w:szCs w:val="20"/>
                  </w:rPr>
                </w:rPrChange>
              </w:rPr>
              <w:pPrChange w:id="792" w:author="Nick Smith" w:date="2021-05-17T14:21:00Z">
                <w:pPr>
                  <w:jc w:val="center"/>
                </w:pPr>
              </w:pPrChange>
            </w:pPr>
            <w:ins w:id="793" w:author="Risa" w:date="2021-05-04T14:19:00Z">
              <w:r w:rsidRPr="008531D1">
                <w:rPr>
                  <w:color w:val="000000"/>
                  <w:rPrChange w:id="794" w:author="Nick Smith" w:date="2021-05-17T14:21:00Z">
                    <w:rPr>
                      <w:color w:val="000000"/>
                      <w:sz w:val="20"/>
                      <w:szCs w:val="20"/>
                    </w:rPr>
                  </w:rPrChange>
                </w:rPr>
                <w:t>0.12%</w:t>
              </w:r>
            </w:ins>
          </w:p>
        </w:tc>
      </w:tr>
      <w:tr w:rsidR="007B4434" w:rsidRPr="00771C52" w14:paraId="14317C44" w14:textId="77777777" w:rsidTr="007B4434">
        <w:trPr>
          <w:trHeight w:val="320"/>
          <w:ins w:id="795" w:author="Risa" w:date="2021-05-04T14:19:00Z"/>
          <w:trPrChange w:id="796" w:author="Risa" w:date="2021-05-04T17:18:00Z">
            <w:trPr>
              <w:trHeight w:val="320"/>
            </w:trPr>
          </w:trPrChange>
        </w:trPr>
        <w:tc>
          <w:tcPr>
            <w:tcW w:w="1243" w:type="pct"/>
            <w:tcBorders>
              <w:top w:val="nil"/>
              <w:left w:val="nil"/>
              <w:bottom w:val="nil"/>
              <w:right w:val="nil"/>
            </w:tcBorders>
            <w:shd w:val="clear" w:color="auto" w:fill="auto"/>
            <w:noWrap/>
            <w:hideMark/>
            <w:tcPrChange w:id="797" w:author="Risa" w:date="2021-05-04T17:18:00Z">
              <w:tcPr>
                <w:tcW w:w="1243" w:type="pct"/>
                <w:tcBorders>
                  <w:top w:val="nil"/>
                  <w:left w:val="nil"/>
                  <w:bottom w:val="nil"/>
                  <w:right w:val="nil"/>
                </w:tcBorders>
                <w:shd w:val="clear" w:color="auto" w:fill="auto"/>
                <w:noWrap/>
                <w:hideMark/>
              </w:tcPr>
            </w:tcPrChange>
          </w:tcPr>
          <w:p w14:paraId="03D0A751" w14:textId="77777777" w:rsidR="007B4434" w:rsidRPr="008531D1" w:rsidRDefault="007B4434" w:rsidP="008531D1">
            <w:pPr>
              <w:spacing w:line="480" w:lineRule="auto"/>
              <w:contextualSpacing/>
              <w:rPr>
                <w:ins w:id="798" w:author="Risa" w:date="2021-05-04T14:19:00Z"/>
                <w:rFonts w:eastAsia="Times New Roman"/>
                <w:color w:val="000000"/>
                <w:rPrChange w:id="799" w:author="Nick Smith" w:date="2021-05-17T14:21:00Z">
                  <w:rPr>
                    <w:ins w:id="800" w:author="Risa" w:date="2021-05-04T14:19:00Z"/>
                    <w:rFonts w:eastAsia="Times New Roman"/>
                    <w:color w:val="000000"/>
                    <w:sz w:val="20"/>
                    <w:szCs w:val="20"/>
                  </w:rPr>
                </w:rPrChange>
              </w:rPr>
              <w:pPrChange w:id="801" w:author="Nick Smith" w:date="2021-05-17T14:21:00Z">
                <w:pPr/>
              </w:pPrChange>
            </w:pPr>
            <w:ins w:id="802" w:author="Risa" w:date="2021-05-04T14:19:00Z">
              <w:r w:rsidRPr="008531D1">
                <w:rPr>
                  <w:rFonts w:eastAsia="Times New Roman"/>
                  <w:color w:val="000000"/>
                  <w:rPrChange w:id="803" w:author="Nick Smith" w:date="2021-05-17T14:21:00Z">
                    <w:rPr>
                      <w:rFonts w:eastAsia="Times New Roman"/>
                      <w:color w:val="000000"/>
                      <w:sz w:val="20"/>
                      <w:szCs w:val="20"/>
                    </w:rPr>
                  </w:rPrChange>
                </w:rPr>
                <w:t>Soil K</w:t>
              </w:r>
              <w:r w:rsidRPr="008531D1">
                <w:rPr>
                  <w:rFonts w:eastAsia="Times New Roman"/>
                  <w:color w:val="000000"/>
                  <w:vertAlign w:val="subscript"/>
                  <w:rPrChange w:id="804" w:author="Nick Smith" w:date="2021-05-17T14:21:00Z">
                    <w:rPr>
                      <w:rFonts w:eastAsia="Times New Roman"/>
                      <w:color w:val="000000"/>
                      <w:sz w:val="20"/>
                      <w:szCs w:val="20"/>
                      <w:vertAlign w:val="subscript"/>
                    </w:rPr>
                  </w:rPrChange>
                </w:rPr>
                <w:t>+µ</w:t>
              </w:r>
            </w:ins>
          </w:p>
        </w:tc>
        <w:tc>
          <w:tcPr>
            <w:tcW w:w="900" w:type="pct"/>
            <w:tcBorders>
              <w:top w:val="nil"/>
              <w:left w:val="nil"/>
              <w:bottom w:val="nil"/>
              <w:right w:val="nil"/>
            </w:tcBorders>
            <w:vAlign w:val="center"/>
            <w:tcPrChange w:id="805" w:author="Risa" w:date="2021-05-04T17:18:00Z">
              <w:tcPr>
                <w:tcW w:w="900" w:type="pct"/>
                <w:tcBorders>
                  <w:top w:val="nil"/>
                  <w:left w:val="nil"/>
                  <w:bottom w:val="nil"/>
                  <w:right w:val="nil"/>
                </w:tcBorders>
              </w:tcPr>
            </w:tcPrChange>
          </w:tcPr>
          <w:p w14:paraId="046BE46A" w14:textId="6632821D" w:rsidR="007B4434" w:rsidRPr="008531D1" w:rsidRDefault="007B4434" w:rsidP="008531D1">
            <w:pPr>
              <w:spacing w:line="480" w:lineRule="auto"/>
              <w:contextualSpacing/>
              <w:jc w:val="center"/>
              <w:rPr>
                <w:ins w:id="806" w:author="Risa" w:date="2021-05-04T17:17:00Z"/>
                <w:rFonts w:eastAsia="Times New Roman"/>
                <w:color w:val="000000"/>
                <w:rPrChange w:id="807" w:author="Nick Smith" w:date="2021-05-17T14:21:00Z">
                  <w:rPr>
                    <w:ins w:id="808" w:author="Risa" w:date="2021-05-04T17:17:00Z"/>
                    <w:rFonts w:eastAsia="Times New Roman"/>
                    <w:color w:val="000000"/>
                    <w:sz w:val="20"/>
                    <w:szCs w:val="20"/>
                  </w:rPr>
                </w:rPrChange>
              </w:rPr>
              <w:pPrChange w:id="809" w:author="Nick Smith" w:date="2021-05-17T14:21:00Z">
                <w:pPr>
                  <w:jc w:val="center"/>
                </w:pPr>
              </w:pPrChange>
            </w:pPr>
            <w:ins w:id="810" w:author="Risa" w:date="2021-05-04T17:17:00Z">
              <w:r w:rsidRPr="008531D1">
                <w:rPr>
                  <w:rFonts w:eastAsia="Times New Roman"/>
                  <w:color w:val="000000"/>
                  <w:rPrChange w:id="811"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812" w:author="Risa" w:date="2021-05-04T17:18:00Z">
              <w:tcPr>
                <w:tcW w:w="900" w:type="pct"/>
                <w:tcBorders>
                  <w:top w:val="nil"/>
                  <w:left w:val="nil"/>
                  <w:bottom w:val="nil"/>
                  <w:right w:val="nil"/>
                </w:tcBorders>
                <w:shd w:val="clear" w:color="auto" w:fill="auto"/>
                <w:noWrap/>
                <w:vAlign w:val="center"/>
                <w:hideMark/>
              </w:tcPr>
            </w:tcPrChange>
          </w:tcPr>
          <w:p w14:paraId="76AF75C3" w14:textId="1D9F5425" w:rsidR="007B4434" w:rsidRPr="008531D1" w:rsidRDefault="007B4434" w:rsidP="008531D1">
            <w:pPr>
              <w:spacing w:line="480" w:lineRule="auto"/>
              <w:contextualSpacing/>
              <w:jc w:val="center"/>
              <w:rPr>
                <w:ins w:id="813" w:author="Risa" w:date="2021-05-04T14:19:00Z"/>
                <w:rFonts w:eastAsia="Times New Roman"/>
                <w:color w:val="000000"/>
                <w:rPrChange w:id="814" w:author="Nick Smith" w:date="2021-05-17T14:21:00Z">
                  <w:rPr>
                    <w:ins w:id="815" w:author="Risa" w:date="2021-05-04T14:19:00Z"/>
                    <w:rFonts w:eastAsia="Times New Roman"/>
                    <w:color w:val="000000"/>
                    <w:sz w:val="20"/>
                    <w:szCs w:val="20"/>
                  </w:rPr>
                </w:rPrChange>
              </w:rPr>
              <w:pPrChange w:id="816" w:author="Nick Smith" w:date="2021-05-17T14:21:00Z">
                <w:pPr>
                  <w:jc w:val="center"/>
                </w:pPr>
              </w:pPrChange>
            </w:pPr>
            <w:ins w:id="817" w:author="Risa" w:date="2021-05-04T14:19:00Z">
              <w:r w:rsidRPr="008531D1">
                <w:rPr>
                  <w:rFonts w:eastAsia="Times New Roman"/>
                  <w:color w:val="000000"/>
                  <w:rPrChange w:id="818" w:author="Nick Smith" w:date="2021-05-17T14:21:00Z">
                    <w:rPr>
                      <w:rFonts w:eastAsia="Times New Roman"/>
                      <w:color w:val="000000"/>
                      <w:sz w:val="20"/>
                      <w:szCs w:val="20"/>
                    </w:rPr>
                  </w:rPrChange>
                </w:rPr>
                <w:t>-</w:t>
              </w:r>
            </w:ins>
          </w:p>
        </w:tc>
        <w:tc>
          <w:tcPr>
            <w:tcW w:w="905" w:type="pct"/>
            <w:tcBorders>
              <w:top w:val="nil"/>
              <w:left w:val="nil"/>
              <w:bottom w:val="nil"/>
              <w:right w:val="nil"/>
            </w:tcBorders>
            <w:shd w:val="clear" w:color="auto" w:fill="auto"/>
            <w:noWrap/>
            <w:vAlign w:val="center"/>
            <w:hideMark/>
            <w:tcPrChange w:id="819" w:author="Risa" w:date="2021-05-04T17:18:00Z">
              <w:tcPr>
                <w:tcW w:w="905" w:type="pct"/>
                <w:tcBorders>
                  <w:top w:val="nil"/>
                  <w:left w:val="nil"/>
                  <w:bottom w:val="nil"/>
                  <w:right w:val="nil"/>
                </w:tcBorders>
                <w:shd w:val="clear" w:color="auto" w:fill="auto"/>
                <w:noWrap/>
                <w:vAlign w:val="center"/>
                <w:hideMark/>
              </w:tcPr>
            </w:tcPrChange>
          </w:tcPr>
          <w:p w14:paraId="4445A18A" w14:textId="77777777" w:rsidR="007B4434" w:rsidRPr="008531D1" w:rsidRDefault="007B4434" w:rsidP="008531D1">
            <w:pPr>
              <w:spacing w:line="480" w:lineRule="auto"/>
              <w:contextualSpacing/>
              <w:jc w:val="center"/>
              <w:rPr>
                <w:ins w:id="820" w:author="Risa" w:date="2021-05-04T14:19:00Z"/>
                <w:rFonts w:eastAsia="Times New Roman"/>
                <w:color w:val="000000"/>
                <w:rPrChange w:id="821" w:author="Nick Smith" w:date="2021-05-17T14:21:00Z">
                  <w:rPr>
                    <w:ins w:id="822" w:author="Risa" w:date="2021-05-04T14:19:00Z"/>
                    <w:rFonts w:eastAsia="Times New Roman"/>
                    <w:color w:val="000000"/>
                    <w:sz w:val="20"/>
                    <w:szCs w:val="20"/>
                  </w:rPr>
                </w:rPrChange>
              </w:rPr>
              <w:pPrChange w:id="823" w:author="Nick Smith" w:date="2021-05-17T14:21:00Z">
                <w:pPr>
                  <w:jc w:val="center"/>
                </w:pPr>
              </w:pPrChange>
            </w:pPr>
            <w:ins w:id="824" w:author="Risa" w:date="2021-05-04T14:19:00Z">
              <w:r w:rsidRPr="008531D1">
                <w:rPr>
                  <w:color w:val="000000"/>
                  <w:rPrChange w:id="825" w:author="Nick Smith" w:date="2021-05-17T14:21:00Z">
                    <w:rPr>
                      <w:color w:val="000000"/>
                      <w:sz w:val="20"/>
                      <w:szCs w:val="20"/>
                    </w:rPr>
                  </w:rPrChange>
                </w:rPr>
                <w:t>0.489</w:t>
              </w:r>
            </w:ins>
          </w:p>
        </w:tc>
        <w:tc>
          <w:tcPr>
            <w:tcW w:w="1052" w:type="pct"/>
            <w:tcBorders>
              <w:top w:val="nil"/>
              <w:left w:val="nil"/>
              <w:bottom w:val="nil"/>
              <w:right w:val="nil"/>
            </w:tcBorders>
            <w:shd w:val="clear" w:color="auto" w:fill="auto"/>
            <w:noWrap/>
            <w:vAlign w:val="center"/>
            <w:hideMark/>
            <w:tcPrChange w:id="826" w:author="Risa" w:date="2021-05-04T17:18:00Z">
              <w:tcPr>
                <w:tcW w:w="1052" w:type="pct"/>
                <w:tcBorders>
                  <w:top w:val="nil"/>
                  <w:left w:val="nil"/>
                  <w:bottom w:val="nil"/>
                  <w:right w:val="nil"/>
                </w:tcBorders>
                <w:shd w:val="clear" w:color="auto" w:fill="auto"/>
                <w:noWrap/>
                <w:vAlign w:val="center"/>
                <w:hideMark/>
              </w:tcPr>
            </w:tcPrChange>
          </w:tcPr>
          <w:p w14:paraId="3E5313F5" w14:textId="77777777" w:rsidR="007B4434" w:rsidRPr="008531D1" w:rsidRDefault="007B4434" w:rsidP="008531D1">
            <w:pPr>
              <w:spacing w:line="480" w:lineRule="auto"/>
              <w:contextualSpacing/>
              <w:jc w:val="center"/>
              <w:rPr>
                <w:ins w:id="827" w:author="Risa" w:date="2021-05-04T14:19:00Z"/>
                <w:rFonts w:eastAsia="Times New Roman"/>
                <w:color w:val="000000"/>
                <w:rPrChange w:id="828" w:author="Nick Smith" w:date="2021-05-17T14:21:00Z">
                  <w:rPr>
                    <w:ins w:id="829" w:author="Risa" w:date="2021-05-04T14:19:00Z"/>
                    <w:rFonts w:eastAsia="Times New Roman"/>
                    <w:color w:val="000000"/>
                    <w:sz w:val="20"/>
                    <w:szCs w:val="20"/>
                  </w:rPr>
                </w:rPrChange>
              </w:rPr>
              <w:pPrChange w:id="830" w:author="Nick Smith" w:date="2021-05-17T14:21:00Z">
                <w:pPr>
                  <w:jc w:val="center"/>
                </w:pPr>
              </w:pPrChange>
            </w:pPr>
            <w:ins w:id="831" w:author="Risa" w:date="2021-05-04T14:19:00Z">
              <w:r w:rsidRPr="008531D1">
                <w:rPr>
                  <w:color w:val="000000"/>
                  <w:rPrChange w:id="832" w:author="Nick Smith" w:date="2021-05-17T14:21:00Z">
                    <w:rPr>
                      <w:color w:val="000000"/>
                      <w:sz w:val="20"/>
                      <w:szCs w:val="20"/>
                    </w:rPr>
                  </w:rPrChange>
                </w:rPr>
                <w:t>0.12%</w:t>
              </w:r>
            </w:ins>
          </w:p>
        </w:tc>
      </w:tr>
      <w:tr w:rsidR="007B4434" w:rsidRPr="00771C52" w14:paraId="5F8BF374" w14:textId="77777777" w:rsidTr="007B4434">
        <w:trPr>
          <w:trHeight w:val="320"/>
          <w:ins w:id="833" w:author="Risa" w:date="2021-05-04T14:19:00Z"/>
          <w:trPrChange w:id="834" w:author="Risa" w:date="2021-05-04T17:18:00Z">
            <w:trPr>
              <w:trHeight w:val="320"/>
            </w:trPr>
          </w:trPrChange>
        </w:trPr>
        <w:tc>
          <w:tcPr>
            <w:tcW w:w="1243" w:type="pct"/>
            <w:tcBorders>
              <w:top w:val="nil"/>
              <w:left w:val="nil"/>
              <w:bottom w:val="nil"/>
              <w:right w:val="nil"/>
            </w:tcBorders>
            <w:shd w:val="clear" w:color="auto" w:fill="auto"/>
            <w:noWrap/>
            <w:hideMark/>
            <w:tcPrChange w:id="835" w:author="Risa" w:date="2021-05-04T17:18:00Z">
              <w:tcPr>
                <w:tcW w:w="1243" w:type="pct"/>
                <w:tcBorders>
                  <w:top w:val="nil"/>
                  <w:left w:val="nil"/>
                  <w:bottom w:val="nil"/>
                  <w:right w:val="nil"/>
                </w:tcBorders>
                <w:shd w:val="clear" w:color="auto" w:fill="auto"/>
                <w:noWrap/>
                <w:hideMark/>
              </w:tcPr>
            </w:tcPrChange>
          </w:tcPr>
          <w:p w14:paraId="49790383" w14:textId="77777777" w:rsidR="007B4434" w:rsidRPr="008531D1" w:rsidRDefault="007B4434" w:rsidP="008531D1">
            <w:pPr>
              <w:spacing w:line="480" w:lineRule="auto"/>
              <w:contextualSpacing/>
              <w:rPr>
                <w:ins w:id="836" w:author="Risa" w:date="2021-05-04T14:19:00Z"/>
                <w:rFonts w:eastAsia="Times New Roman"/>
                <w:color w:val="000000"/>
                <w:rPrChange w:id="837" w:author="Nick Smith" w:date="2021-05-17T14:21:00Z">
                  <w:rPr>
                    <w:ins w:id="838" w:author="Risa" w:date="2021-05-04T14:19:00Z"/>
                    <w:rFonts w:eastAsia="Times New Roman"/>
                    <w:color w:val="000000"/>
                    <w:sz w:val="20"/>
                    <w:szCs w:val="20"/>
                  </w:rPr>
                </w:rPrChange>
              </w:rPr>
              <w:pPrChange w:id="839" w:author="Nick Smith" w:date="2021-05-17T14:21:00Z">
                <w:pPr/>
              </w:pPrChange>
            </w:pPr>
            <w:ins w:id="840" w:author="Risa" w:date="2021-05-04T14:19:00Z">
              <w:r w:rsidRPr="008531D1">
                <w:rPr>
                  <w:rFonts w:eastAsia="Times New Roman"/>
                  <w:color w:val="000000"/>
                  <w:rPrChange w:id="841" w:author="Nick Smith" w:date="2021-05-17T14:21:00Z">
                    <w:rPr>
                      <w:rFonts w:eastAsia="Times New Roman"/>
                      <w:color w:val="000000"/>
                      <w:sz w:val="20"/>
                      <w:szCs w:val="20"/>
                    </w:rPr>
                  </w:rPrChange>
                </w:rPr>
                <w:t>χ</w:t>
              </w:r>
            </w:ins>
          </w:p>
        </w:tc>
        <w:tc>
          <w:tcPr>
            <w:tcW w:w="900" w:type="pct"/>
            <w:tcBorders>
              <w:top w:val="nil"/>
              <w:left w:val="nil"/>
              <w:bottom w:val="nil"/>
              <w:right w:val="nil"/>
            </w:tcBorders>
            <w:vAlign w:val="center"/>
            <w:tcPrChange w:id="842" w:author="Risa" w:date="2021-05-04T17:18:00Z">
              <w:tcPr>
                <w:tcW w:w="900" w:type="pct"/>
                <w:tcBorders>
                  <w:top w:val="nil"/>
                  <w:left w:val="nil"/>
                  <w:bottom w:val="nil"/>
                  <w:right w:val="nil"/>
                </w:tcBorders>
              </w:tcPr>
            </w:tcPrChange>
          </w:tcPr>
          <w:p w14:paraId="6E9FFB82" w14:textId="3AB69297" w:rsidR="007B4434" w:rsidRPr="008531D1" w:rsidRDefault="007B4434" w:rsidP="008531D1">
            <w:pPr>
              <w:spacing w:line="480" w:lineRule="auto"/>
              <w:contextualSpacing/>
              <w:jc w:val="center"/>
              <w:rPr>
                <w:ins w:id="843" w:author="Risa" w:date="2021-05-04T17:17:00Z"/>
                <w:color w:val="000000"/>
                <w:rPrChange w:id="844" w:author="Nick Smith" w:date="2021-05-17T14:21:00Z">
                  <w:rPr>
                    <w:ins w:id="845" w:author="Risa" w:date="2021-05-04T17:17:00Z"/>
                    <w:color w:val="000000"/>
                    <w:sz w:val="20"/>
                    <w:szCs w:val="20"/>
                  </w:rPr>
                </w:rPrChange>
              </w:rPr>
              <w:pPrChange w:id="846" w:author="Nick Smith" w:date="2021-05-17T14:21:00Z">
                <w:pPr>
                  <w:jc w:val="center"/>
                </w:pPr>
              </w:pPrChange>
            </w:pPr>
            <w:ins w:id="847" w:author="Risa" w:date="2021-05-04T17:17:00Z">
              <w:r w:rsidRPr="008531D1">
                <w:rPr>
                  <w:color w:val="000000"/>
                  <w:rPrChange w:id="848" w:author="Nick Smith" w:date="2021-05-17T14:21:00Z">
                    <w:rPr>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849" w:author="Risa" w:date="2021-05-04T17:18:00Z">
              <w:tcPr>
                <w:tcW w:w="900" w:type="pct"/>
                <w:tcBorders>
                  <w:top w:val="nil"/>
                  <w:left w:val="nil"/>
                  <w:bottom w:val="nil"/>
                  <w:right w:val="nil"/>
                </w:tcBorders>
                <w:shd w:val="clear" w:color="auto" w:fill="auto"/>
                <w:noWrap/>
                <w:vAlign w:val="center"/>
                <w:hideMark/>
              </w:tcPr>
            </w:tcPrChange>
          </w:tcPr>
          <w:p w14:paraId="42888504" w14:textId="3A26693C" w:rsidR="007B4434" w:rsidRPr="008531D1" w:rsidRDefault="007B4434" w:rsidP="008531D1">
            <w:pPr>
              <w:spacing w:line="480" w:lineRule="auto"/>
              <w:contextualSpacing/>
              <w:jc w:val="center"/>
              <w:rPr>
                <w:ins w:id="850" w:author="Risa" w:date="2021-05-04T14:19:00Z"/>
                <w:rFonts w:eastAsia="Times New Roman"/>
                <w:color w:val="000000"/>
                <w:rPrChange w:id="851" w:author="Nick Smith" w:date="2021-05-17T14:21:00Z">
                  <w:rPr>
                    <w:ins w:id="852" w:author="Risa" w:date="2021-05-04T14:19:00Z"/>
                    <w:rFonts w:eastAsia="Times New Roman"/>
                    <w:color w:val="000000"/>
                    <w:sz w:val="20"/>
                    <w:szCs w:val="20"/>
                  </w:rPr>
                </w:rPrChange>
              </w:rPr>
              <w:pPrChange w:id="853" w:author="Nick Smith" w:date="2021-05-17T14:21:00Z">
                <w:pPr>
                  <w:jc w:val="center"/>
                </w:pPr>
              </w:pPrChange>
            </w:pPr>
            <w:ins w:id="854" w:author="Risa" w:date="2021-05-04T14:19:00Z">
              <w:r w:rsidRPr="008531D1">
                <w:rPr>
                  <w:color w:val="000000"/>
                  <w:rPrChange w:id="855" w:author="Nick Smith" w:date="2021-05-17T14:21:00Z">
                    <w:rPr>
                      <w:color w:val="000000"/>
                      <w:sz w:val="20"/>
                      <w:szCs w:val="20"/>
                    </w:rPr>
                  </w:rPrChange>
                </w:rPr>
                <w:t xml:space="preserve">-0.278 </w:t>
              </w:r>
              <w:r w:rsidRPr="008531D1">
                <w:rPr>
                  <w:rFonts w:eastAsia="Times New Roman"/>
                  <w:color w:val="000000"/>
                  <w:rPrChange w:id="856" w:author="Nick Smith" w:date="2021-05-17T14:21:00Z">
                    <w:rPr>
                      <w:rFonts w:eastAsia="Times New Roman"/>
                      <w:color w:val="000000"/>
                      <w:sz w:val="20"/>
                      <w:szCs w:val="20"/>
                    </w:rPr>
                  </w:rPrChange>
                </w:rPr>
                <w:t>± 0.121</w:t>
              </w:r>
            </w:ins>
          </w:p>
        </w:tc>
        <w:tc>
          <w:tcPr>
            <w:tcW w:w="905" w:type="pct"/>
            <w:tcBorders>
              <w:top w:val="nil"/>
              <w:left w:val="nil"/>
              <w:bottom w:val="nil"/>
              <w:right w:val="nil"/>
            </w:tcBorders>
            <w:shd w:val="clear" w:color="auto" w:fill="auto"/>
            <w:noWrap/>
            <w:vAlign w:val="center"/>
            <w:hideMark/>
            <w:tcPrChange w:id="857" w:author="Risa" w:date="2021-05-04T17:18:00Z">
              <w:tcPr>
                <w:tcW w:w="905" w:type="pct"/>
                <w:tcBorders>
                  <w:top w:val="nil"/>
                  <w:left w:val="nil"/>
                  <w:bottom w:val="nil"/>
                  <w:right w:val="nil"/>
                </w:tcBorders>
                <w:shd w:val="clear" w:color="auto" w:fill="auto"/>
                <w:noWrap/>
                <w:vAlign w:val="center"/>
                <w:hideMark/>
              </w:tcPr>
            </w:tcPrChange>
          </w:tcPr>
          <w:p w14:paraId="0A63CEC9" w14:textId="77777777" w:rsidR="007B4434" w:rsidRPr="008531D1" w:rsidRDefault="007B4434" w:rsidP="008531D1">
            <w:pPr>
              <w:spacing w:line="480" w:lineRule="auto"/>
              <w:contextualSpacing/>
              <w:jc w:val="center"/>
              <w:rPr>
                <w:ins w:id="858" w:author="Risa" w:date="2021-05-04T14:19:00Z"/>
                <w:rFonts w:eastAsia="Times New Roman"/>
                <w:b/>
                <w:bCs/>
                <w:color w:val="000000"/>
                <w:rPrChange w:id="859" w:author="Nick Smith" w:date="2021-05-17T14:21:00Z">
                  <w:rPr>
                    <w:ins w:id="860" w:author="Risa" w:date="2021-05-04T14:19:00Z"/>
                    <w:rFonts w:eastAsia="Times New Roman"/>
                    <w:b/>
                    <w:bCs/>
                    <w:color w:val="000000"/>
                    <w:sz w:val="20"/>
                    <w:szCs w:val="20"/>
                  </w:rPr>
                </w:rPrChange>
              </w:rPr>
              <w:pPrChange w:id="861" w:author="Nick Smith" w:date="2021-05-17T14:21:00Z">
                <w:pPr>
                  <w:jc w:val="center"/>
                </w:pPr>
              </w:pPrChange>
            </w:pPr>
            <w:ins w:id="862" w:author="Risa" w:date="2021-05-04T14:19:00Z">
              <w:r w:rsidRPr="008531D1">
                <w:rPr>
                  <w:b/>
                  <w:bCs/>
                  <w:color w:val="000000"/>
                  <w:rPrChange w:id="863" w:author="Nick Smith" w:date="2021-05-17T14:21:00Z">
                    <w:rPr>
                      <w:b/>
                      <w:bCs/>
                      <w:color w:val="000000"/>
                      <w:sz w:val="20"/>
                      <w:szCs w:val="20"/>
                    </w:rPr>
                  </w:rPrChange>
                </w:rPr>
                <w:t>0.021</w:t>
              </w:r>
            </w:ins>
          </w:p>
        </w:tc>
        <w:tc>
          <w:tcPr>
            <w:tcW w:w="1052" w:type="pct"/>
            <w:tcBorders>
              <w:top w:val="nil"/>
              <w:left w:val="nil"/>
              <w:bottom w:val="nil"/>
              <w:right w:val="nil"/>
            </w:tcBorders>
            <w:shd w:val="clear" w:color="auto" w:fill="auto"/>
            <w:noWrap/>
            <w:vAlign w:val="center"/>
            <w:hideMark/>
            <w:tcPrChange w:id="864" w:author="Risa" w:date="2021-05-04T17:18:00Z">
              <w:tcPr>
                <w:tcW w:w="1052" w:type="pct"/>
                <w:tcBorders>
                  <w:top w:val="nil"/>
                  <w:left w:val="nil"/>
                  <w:bottom w:val="nil"/>
                  <w:right w:val="nil"/>
                </w:tcBorders>
                <w:shd w:val="clear" w:color="auto" w:fill="auto"/>
                <w:noWrap/>
                <w:vAlign w:val="center"/>
                <w:hideMark/>
              </w:tcPr>
            </w:tcPrChange>
          </w:tcPr>
          <w:p w14:paraId="3200B0D0" w14:textId="77777777" w:rsidR="007B4434" w:rsidRPr="008531D1" w:rsidRDefault="007B4434" w:rsidP="008531D1">
            <w:pPr>
              <w:spacing w:line="480" w:lineRule="auto"/>
              <w:contextualSpacing/>
              <w:jc w:val="center"/>
              <w:rPr>
                <w:ins w:id="865" w:author="Risa" w:date="2021-05-04T14:19:00Z"/>
                <w:rFonts w:eastAsia="Times New Roman"/>
                <w:color w:val="000000"/>
                <w:rPrChange w:id="866" w:author="Nick Smith" w:date="2021-05-17T14:21:00Z">
                  <w:rPr>
                    <w:ins w:id="867" w:author="Risa" w:date="2021-05-04T14:19:00Z"/>
                    <w:rFonts w:eastAsia="Times New Roman"/>
                    <w:color w:val="000000"/>
                    <w:sz w:val="20"/>
                    <w:szCs w:val="20"/>
                  </w:rPr>
                </w:rPrChange>
              </w:rPr>
              <w:pPrChange w:id="868" w:author="Nick Smith" w:date="2021-05-17T14:21:00Z">
                <w:pPr>
                  <w:jc w:val="center"/>
                </w:pPr>
              </w:pPrChange>
            </w:pPr>
            <w:ins w:id="869" w:author="Risa" w:date="2021-05-04T14:19:00Z">
              <w:r w:rsidRPr="008531D1">
                <w:rPr>
                  <w:color w:val="000000"/>
                  <w:rPrChange w:id="870" w:author="Nick Smith" w:date="2021-05-17T14:21:00Z">
                    <w:rPr>
                      <w:color w:val="000000"/>
                      <w:sz w:val="20"/>
                      <w:szCs w:val="20"/>
                    </w:rPr>
                  </w:rPrChange>
                </w:rPr>
                <w:t>5.39%</w:t>
              </w:r>
            </w:ins>
          </w:p>
        </w:tc>
      </w:tr>
      <w:tr w:rsidR="007B4434" w:rsidRPr="00771C52" w14:paraId="32C4FDCB" w14:textId="77777777" w:rsidTr="007B4434">
        <w:trPr>
          <w:trHeight w:val="320"/>
          <w:ins w:id="871" w:author="Risa" w:date="2021-05-04T14:19:00Z"/>
          <w:trPrChange w:id="872" w:author="Risa" w:date="2021-05-04T17:18:00Z">
            <w:trPr>
              <w:trHeight w:val="320"/>
            </w:trPr>
          </w:trPrChange>
        </w:trPr>
        <w:tc>
          <w:tcPr>
            <w:tcW w:w="1243" w:type="pct"/>
            <w:tcBorders>
              <w:top w:val="nil"/>
              <w:left w:val="nil"/>
              <w:bottom w:val="nil"/>
              <w:right w:val="nil"/>
            </w:tcBorders>
            <w:shd w:val="clear" w:color="auto" w:fill="auto"/>
            <w:noWrap/>
            <w:hideMark/>
            <w:tcPrChange w:id="873" w:author="Risa" w:date="2021-05-04T17:18:00Z">
              <w:tcPr>
                <w:tcW w:w="1243" w:type="pct"/>
                <w:tcBorders>
                  <w:top w:val="nil"/>
                  <w:left w:val="nil"/>
                  <w:bottom w:val="nil"/>
                  <w:right w:val="nil"/>
                </w:tcBorders>
                <w:shd w:val="clear" w:color="auto" w:fill="auto"/>
                <w:noWrap/>
                <w:hideMark/>
              </w:tcPr>
            </w:tcPrChange>
          </w:tcPr>
          <w:p w14:paraId="17078575" w14:textId="1AA07F0B" w:rsidR="007B4434" w:rsidRPr="008531D1" w:rsidRDefault="002B7732" w:rsidP="008531D1">
            <w:pPr>
              <w:spacing w:line="480" w:lineRule="auto"/>
              <w:contextualSpacing/>
              <w:rPr>
                <w:ins w:id="874" w:author="Risa" w:date="2021-05-04T14:19:00Z"/>
                <w:rFonts w:eastAsia="Times New Roman"/>
                <w:color w:val="000000"/>
                <w:vertAlign w:val="subscript"/>
                <w:rPrChange w:id="875" w:author="Nick Smith" w:date="2021-05-17T14:21:00Z">
                  <w:rPr>
                    <w:ins w:id="876" w:author="Risa" w:date="2021-05-04T14:19:00Z"/>
                    <w:rFonts w:eastAsia="Times New Roman"/>
                    <w:color w:val="000000"/>
                    <w:sz w:val="20"/>
                    <w:szCs w:val="20"/>
                  </w:rPr>
                </w:rPrChange>
              </w:rPr>
              <w:pPrChange w:id="877" w:author="Nick Smith" w:date="2021-05-17T14:21:00Z">
                <w:pPr/>
              </w:pPrChange>
            </w:pPr>
            <w:ins w:id="878" w:author="Risa" w:date="2021-05-05T17:59:00Z">
              <w:r w:rsidRPr="008531D1">
                <w:rPr>
                  <w:rFonts w:eastAsia="Times New Roman"/>
                  <w:i/>
                  <w:iCs/>
                  <w:color w:val="000000"/>
                  <w:rPrChange w:id="879" w:author="Nick Smith" w:date="2021-05-17T14:21:00Z">
                    <w:rPr>
                      <w:rFonts w:eastAsia="Times New Roman"/>
                      <w:i/>
                      <w:iCs/>
                      <w:color w:val="000000"/>
                      <w:sz w:val="20"/>
                      <w:szCs w:val="20"/>
                    </w:rPr>
                  </w:rPrChange>
                </w:rPr>
                <w:t>T</w:t>
              </w:r>
              <w:r w:rsidRPr="008531D1">
                <w:rPr>
                  <w:rFonts w:eastAsia="Times New Roman"/>
                  <w:color w:val="000000"/>
                  <w:vertAlign w:val="subscript"/>
                  <w:rPrChange w:id="880" w:author="Nick Smith" w:date="2021-05-17T14:21:00Z">
                    <w:rPr>
                      <w:rFonts w:eastAsia="Times New Roman"/>
                      <w:color w:val="000000"/>
                      <w:sz w:val="20"/>
                      <w:szCs w:val="20"/>
                      <w:vertAlign w:val="subscript"/>
                    </w:rPr>
                  </w:rPrChange>
                </w:rPr>
                <w:t>g</w:t>
              </w:r>
            </w:ins>
          </w:p>
        </w:tc>
        <w:tc>
          <w:tcPr>
            <w:tcW w:w="900" w:type="pct"/>
            <w:tcBorders>
              <w:top w:val="nil"/>
              <w:left w:val="nil"/>
              <w:bottom w:val="nil"/>
              <w:right w:val="nil"/>
            </w:tcBorders>
            <w:vAlign w:val="center"/>
            <w:tcPrChange w:id="881" w:author="Risa" w:date="2021-05-04T17:18:00Z">
              <w:tcPr>
                <w:tcW w:w="900" w:type="pct"/>
                <w:tcBorders>
                  <w:top w:val="nil"/>
                  <w:left w:val="nil"/>
                  <w:bottom w:val="nil"/>
                  <w:right w:val="nil"/>
                </w:tcBorders>
              </w:tcPr>
            </w:tcPrChange>
          </w:tcPr>
          <w:p w14:paraId="05730B93" w14:textId="09226E98" w:rsidR="007B4434" w:rsidRPr="008531D1" w:rsidRDefault="007B4434" w:rsidP="008531D1">
            <w:pPr>
              <w:spacing w:line="480" w:lineRule="auto"/>
              <w:contextualSpacing/>
              <w:jc w:val="center"/>
              <w:rPr>
                <w:ins w:id="882" w:author="Risa" w:date="2021-05-04T17:17:00Z"/>
                <w:color w:val="000000"/>
                <w:rPrChange w:id="883" w:author="Nick Smith" w:date="2021-05-17T14:21:00Z">
                  <w:rPr>
                    <w:ins w:id="884" w:author="Risa" w:date="2021-05-04T17:17:00Z"/>
                    <w:color w:val="000000"/>
                    <w:sz w:val="20"/>
                    <w:szCs w:val="20"/>
                  </w:rPr>
                </w:rPrChange>
              </w:rPr>
              <w:pPrChange w:id="885" w:author="Nick Smith" w:date="2021-05-17T14:21:00Z">
                <w:pPr>
                  <w:jc w:val="center"/>
                </w:pPr>
              </w:pPrChange>
            </w:pPr>
            <w:ins w:id="886" w:author="Risa" w:date="2021-05-04T17:17:00Z">
              <w:r w:rsidRPr="008531D1">
                <w:rPr>
                  <w:color w:val="000000"/>
                  <w:rPrChange w:id="887" w:author="Nick Smith" w:date="2021-05-17T14:21:00Z">
                    <w:rPr>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888" w:author="Risa" w:date="2021-05-04T17:18:00Z">
              <w:tcPr>
                <w:tcW w:w="900" w:type="pct"/>
                <w:tcBorders>
                  <w:top w:val="nil"/>
                  <w:left w:val="nil"/>
                  <w:bottom w:val="nil"/>
                  <w:right w:val="nil"/>
                </w:tcBorders>
                <w:shd w:val="clear" w:color="auto" w:fill="auto"/>
                <w:noWrap/>
                <w:vAlign w:val="center"/>
                <w:hideMark/>
              </w:tcPr>
            </w:tcPrChange>
          </w:tcPr>
          <w:p w14:paraId="16978497" w14:textId="0A80ACD5" w:rsidR="007B4434" w:rsidRPr="008531D1" w:rsidRDefault="007B4434" w:rsidP="008531D1">
            <w:pPr>
              <w:spacing w:line="480" w:lineRule="auto"/>
              <w:contextualSpacing/>
              <w:jc w:val="center"/>
              <w:rPr>
                <w:ins w:id="889" w:author="Risa" w:date="2021-05-04T14:19:00Z"/>
                <w:rFonts w:eastAsia="Times New Roman"/>
                <w:color w:val="000000"/>
                <w:rPrChange w:id="890" w:author="Nick Smith" w:date="2021-05-17T14:21:00Z">
                  <w:rPr>
                    <w:ins w:id="891" w:author="Risa" w:date="2021-05-04T14:19:00Z"/>
                    <w:rFonts w:eastAsia="Times New Roman"/>
                    <w:color w:val="000000"/>
                    <w:sz w:val="20"/>
                    <w:szCs w:val="20"/>
                  </w:rPr>
                </w:rPrChange>
              </w:rPr>
              <w:pPrChange w:id="892" w:author="Nick Smith" w:date="2021-05-17T14:21:00Z">
                <w:pPr>
                  <w:jc w:val="center"/>
                </w:pPr>
              </w:pPrChange>
            </w:pPr>
            <w:ins w:id="893" w:author="Risa" w:date="2021-05-04T14:19:00Z">
              <w:r w:rsidRPr="008531D1">
                <w:rPr>
                  <w:color w:val="000000"/>
                  <w:rPrChange w:id="894" w:author="Nick Smith" w:date="2021-05-17T14:21:00Z">
                    <w:rPr>
                      <w:color w:val="000000"/>
                      <w:sz w:val="20"/>
                      <w:szCs w:val="20"/>
                    </w:rPr>
                  </w:rPrChange>
                </w:rPr>
                <w:t xml:space="preserve">-0.028 </w:t>
              </w:r>
              <w:r w:rsidRPr="008531D1">
                <w:rPr>
                  <w:rFonts w:eastAsia="Times New Roman"/>
                  <w:color w:val="000000"/>
                  <w:rPrChange w:id="895" w:author="Nick Smith" w:date="2021-05-17T14:21:00Z">
                    <w:rPr>
                      <w:rFonts w:eastAsia="Times New Roman"/>
                      <w:color w:val="000000"/>
                      <w:sz w:val="20"/>
                      <w:szCs w:val="20"/>
                    </w:rPr>
                  </w:rPrChange>
                </w:rPr>
                <w:t>± 0.013</w:t>
              </w:r>
            </w:ins>
          </w:p>
        </w:tc>
        <w:tc>
          <w:tcPr>
            <w:tcW w:w="905" w:type="pct"/>
            <w:tcBorders>
              <w:top w:val="nil"/>
              <w:left w:val="nil"/>
              <w:bottom w:val="nil"/>
              <w:right w:val="nil"/>
            </w:tcBorders>
            <w:shd w:val="clear" w:color="auto" w:fill="auto"/>
            <w:noWrap/>
            <w:vAlign w:val="center"/>
            <w:hideMark/>
            <w:tcPrChange w:id="896" w:author="Risa" w:date="2021-05-04T17:18:00Z">
              <w:tcPr>
                <w:tcW w:w="905" w:type="pct"/>
                <w:tcBorders>
                  <w:top w:val="nil"/>
                  <w:left w:val="nil"/>
                  <w:bottom w:val="nil"/>
                  <w:right w:val="nil"/>
                </w:tcBorders>
                <w:shd w:val="clear" w:color="auto" w:fill="auto"/>
                <w:noWrap/>
                <w:vAlign w:val="center"/>
                <w:hideMark/>
              </w:tcPr>
            </w:tcPrChange>
          </w:tcPr>
          <w:p w14:paraId="4DC65957" w14:textId="77777777" w:rsidR="007B4434" w:rsidRPr="008531D1" w:rsidRDefault="007B4434" w:rsidP="008531D1">
            <w:pPr>
              <w:spacing w:line="480" w:lineRule="auto"/>
              <w:contextualSpacing/>
              <w:jc w:val="center"/>
              <w:rPr>
                <w:ins w:id="897" w:author="Risa" w:date="2021-05-04T14:19:00Z"/>
                <w:rFonts w:eastAsia="Times New Roman"/>
                <w:b/>
                <w:bCs/>
                <w:color w:val="000000"/>
                <w:rPrChange w:id="898" w:author="Nick Smith" w:date="2021-05-17T14:21:00Z">
                  <w:rPr>
                    <w:ins w:id="899" w:author="Risa" w:date="2021-05-04T14:19:00Z"/>
                    <w:rFonts w:eastAsia="Times New Roman"/>
                    <w:b/>
                    <w:bCs/>
                    <w:color w:val="000000"/>
                    <w:sz w:val="20"/>
                    <w:szCs w:val="20"/>
                  </w:rPr>
                </w:rPrChange>
              </w:rPr>
              <w:pPrChange w:id="900" w:author="Nick Smith" w:date="2021-05-17T14:21:00Z">
                <w:pPr>
                  <w:jc w:val="center"/>
                </w:pPr>
              </w:pPrChange>
            </w:pPr>
            <w:ins w:id="901" w:author="Risa" w:date="2021-05-04T14:19:00Z">
              <w:r w:rsidRPr="008531D1">
                <w:rPr>
                  <w:b/>
                  <w:bCs/>
                  <w:color w:val="000000"/>
                  <w:rPrChange w:id="902" w:author="Nick Smith" w:date="2021-05-17T14:21:00Z">
                    <w:rPr>
                      <w:b/>
                      <w:bCs/>
                      <w:color w:val="000000"/>
                      <w:sz w:val="20"/>
                      <w:szCs w:val="20"/>
                    </w:rPr>
                  </w:rPrChange>
                </w:rPr>
                <w:t>0.030</w:t>
              </w:r>
            </w:ins>
          </w:p>
        </w:tc>
        <w:tc>
          <w:tcPr>
            <w:tcW w:w="1052" w:type="pct"/>
            <w:tcBorders>
              <w:top w:val="nil"/>
              <w:left w:val="nil"/>
              <w:bottom w:val="nil"/>
              <w:right w:val="nil"/>
            </w:tcBorders>
            <w:shd w:val="clear" w:color="auto" w:fill="auto"/>
            <w:noWrap/>
            <w:vAlign w:val="center"/>
            <w:hideMark/>
            <w:tcPrChange w:id="903" w:author="Risa" w:date="2021-05-04T17:18:00Z">
              <w:tcPr>
                <w:tcW w:w="1052" w:type="pct"/>
                <w:tcBorders>
                  <w:top w:val="nil"/>
                  <w:left w:val="nil"/>
                  <w:bottom w:val="nil"/>
                  <w:right w:val="nil"/>
                </w:tcBorders>
                <w:shd w:val="clear" w:color="auto" w:fill="auto"/>
                <w:noWrap/>
                <w:vAlign w:val="center"/>
                <w:hideMark/>
              </w:tcPr>
            </w:tcPrChange>
          </w:tcPr>
          <w:p w14:paraId="4D5E3931" w14:textId="77777777" w:rsidR="007B4434" w:rsidRPr="008531D1" w:rsidRDefault="007B4434" w:rsidP="008531D1">
            <w:pPr>
              <w:spacing w:line="480" w:lineRule="auto"/>
              <w:contextualSpacing/>
              <w:jc w:val="center"/>
              <w:rPr>
                <w:ins w:id="904" w:author="Risa" w:date="2021-05-04T14:19:00Z"/>
                <w:rFonts w:eastAsia="Times New Roman"/>
                <w:color w:val="000000"/>
                <w:rPrChange w:id="905" w:author="Nick Smith" w:date="2021-05-17T14:21:00Z">
                  <w:rPr>
                    <w:ins w:id="906" w:author="Risa" w:date="2021-05-04T14:19:00Z"/>
                    <w:rFonts w:eastAsia="Times New Roman"/>
                    <w:color w:val="000000"/>
                    <w:sz w:val="20"/>
                    <w:szCs w:val="20"/>
                  </w:rPr>
                </w:rPrChange>
              </w:rPr>
              <w:pPrChange w:id="907" w:author="Nick Smith" w:date="2021-05-17T14:21:00Z">
                <w:pPr>
                  <w:jc w:val="center"/>
                </w:pPr>
              </w:pPrChange>
            </w:pPr>
            <w:ins w:id="908" w:author="Risa" w:date="2021-05-04T14:19:00Z">
              <w:r w:rsidRPr="008531D1">
                <w:rPr>
                  <w:rFonts w:eastAsia="Times New Roman"/>
                  <w:color w:val="000000"/>
                  <w:rPrChange w:id="909" w:author="Nick Smith" w:date="2021-05-17T14:21:00Z">
                    <w:rPr>
                      <w:rFonts w:eastAsia="Times New Roman"/>
                      <w:color w:val="000000"/>
                      <w:sz w:val="20"/>
                      <w:szCs w:val="20"/>
                    </w:rPr>
                  </w:rPrChange>
                </w:rPr>
                <w:t>4.69%</w:t>
              </w:r>
            </w:ins>
          </w:p>
        </w:tc>
      </w:tr>
      <w:tr w:rsidR="007B4434" w:rsidRPr="00771C52" w14:paraId="41EF8CDE" w14:textId="77777777" w:rsidTr="007B4434">
        <w:trPr>
          <w:trHeight w:val="320"/>
          <w:ins w:id="910" w:author="Risa" w:date="2021-05-04T14:19:00Z"/>
          <w:trPrChange w:id="911" w:author="Risa" w:date="2021-05-04T17:18:00Z">
            <w:trPr>
              <w:trHeight w:val="320"/>
            </w:trPr>
          </w:trPrChange>
        </w:trPr>
        <w:tc>
          <w:tcPr>
            <w:tcW w:w="1243" w:type="pct"/>
            <w:tcBorders>
              <w:top w:val="nil"/>
              <w:left w:val="nil"/>
              <w:bottom w:val="nil"/>
              <w:right w:val="nil"/>
            </w:tcBorders>
            <w:shd w:val="clear" w:color="auto" w:fill="auto"/>
            <w:noWrap/>
            <w:hideMark/>
            <w:tcPrChange w:id="912" w:author="Risa" w:date="2021-05-04T17:18:00Z">
              <w:tcPr>
                <w:tcW w:w="1243" w:type="pct"/>
                <w:tcBorders>
                  <w:top w:val="nil"/>
                  <w:left w:val="nil"/>
                  <w:bottom w:val="nil"/>
                  <w:right w:val="nil"/>
                </w:tcBorders>
                <w:shd w:val="clear" w:color="auto" w:fill="auto"/>
                <w:noWrap/>
                <w:hideMark/>
              </w:tcPr>
            </w:tcPrChange>
          </w:tcPr>
          <w:p w14:paraId="4A492B4A" w14:textId="700D5A13" w:rsidR="007B4434" w:rsidRPr="008531D1" w:rsidRDefault="007B4434" w:rsidP="008531D1">
            <w:pPr>
              <w:spacing w:line="480" w:lineRule="auto"/>
              <w:contextualSpacing/>
              <w:rPr>
                <w:ins w:id="913" w:author="Risa" w:date="2021-05-04T14:19:00Z"/>
                <w:rFonts w:eastAsia="Times New Roman"/>
                <w:color w:val="000000"/>
                <w:vertAlign w:val="subscript"/>
                <w:rPrChange w:id="914" w:author="Nick Smith" w:date="2021-05-17T14:21:00Z">
                  <w:rPr>
                    <w:ins w:id="915" w:author="Risa" w:date="2021-05-04T14:19:00Z"/>
                    <w:rFonts w:eastAsia="Times New Roman"/>
                    <w:color w:val="000000"/>
                    <w:sz w:val="20"/>
                    <w:szCs w:val="20"/>
                  </w:rPr>
                </w:rPrChange>
              </w:rPr>
              <w:pPrChange w:id="916" w:author="Nick Smith" w:date="2021-05-17T14:21:00Z">
                <w:pPr/>
              </w:pPrChange>
            </w:pPr>
            <w:ins w:id="917" w:author="Risa" w:date="2021-05-04T14:19:00Z">
              <w:r w:rsidRPr="008531D1">
                <w:rPr>
                  <w:rFonts w:eastAsia="Times New Roman"/>
                  <w:color w:val="000000"/>
                  <w:rPrChange w:id="918" w:author="Nick Smith" w:date="2021-05-17T14:21:00Z">
                    <w:rPr>
                      <w:rFonts w:eastAsia="Times New Roman"/>
                      <w:color w:val="000000"/>
                      <w:sz w:val="20"/>
                      <w:szCs w:val="20"/>
                    </w:rPr>
                  </w:rPrChange>
                </w:rPr>
                <w:t xml:space="preserve">ln </w:t>
              </w:r>
            </w:ins>
            <w:ins w:id="919" w:author="Risa" w:date="2021-05-05T17:56:00Z">
              <w:r w:rsidR="002B7732" w:rsidRPr="008531D1">
                <w:rPr>
                  <w:rFonts w:eastAsia="Times New Roman"/>
                  <w:i/>
                  <w:iCs/>
                  <w:color w:val="000000"/>
                  <w:rPrChange w:id="920" w:author="Nick Smith" w:date="2021-05-17T14:21:00Z">
                    <w:rPr>
                      <w:rFonts w:eastAsia="Times New Roman"/>
                      <w:i/>
                      <w:iCs/>
                      <w:color w:val="000000"/>
                      <w:sz w:val="20"/>
                      <w:szCs w:val="20"/>
                    </w:rPr>
                  </w:rPrChange>
                </w:rPr>
                <w:t>I</w:t>
              </w:r>
              <w:r w:rsidR="002B7732" w:rsidRPr="008531D1">
                <w:rPr>
                  <w:rFonts w:eastAsia="Times New Roman"/>
                  <w:color w:val="000000"/>
                  <w:vertAlign w:val="subscript"/>
                  <w:rPrChange w:id="921" w:author="Nick Smith" w:date="2021-05-17T14:21:00Z">
                    <w:rPr>
                      <w:rFonts w:eastAsia="Times New Roman"/>
                      <w:color w:val="000000"/>
                      <w:sz w:val="20"/>
                      <w:szCs w:val="20"/>
                      <w:vertAlign w:val="subscript"/>
                    </w:rPr>
                  </w:rPrChange>
                </w:rPr>
                <w:t>g</w:t>
              </w:r>
            </w:ins>
          </w:p>
        </w:tc>
        <w:tc>
          <w:tcPr>
            <w:tcW w:w="900" w:type="pct"/>
            <w:tcBorders>
              <w:top w:val="nil"/>
              <w:left w:val="nil"/>
              <w:bottom w:val="nil"/>
              <w:right w:val="nil"/>
            </w:tcBorders>
            <w:vAlign w:val="center"/>
            <w:tcPrChange w:id="922" w:author="Risa" w:date="2021-05-04T17:18:00Z">
              <w:tcPr>
                <w:tcW w:w="900" w:type="pct"/>
                <w:tcBorders>
                  <w:top w:val="nil"/>
                  <w:left w:val="nil"/>
                  <w:bottom w:val="nil"/>
                  <w:right w:val="nil"/>
                </w:tcBorders>
              </w:tcPr>
            </w:tcPrChange>
          </w:tcPr>
          <w:p w14:paraId="0850F022" w14:textId="08F9787E" w:rsidR="007B4434" w:rsidRPr="008531D1" w:rsidRDefault="007B4434" w:rsidP="008531D1">
            <w:pPr>
              <w:spacing w:line="480" w:lineRule="auto"/>
              <w:contextualSpacing/>
              <w:jc w:val="center"/>
              <w:rPr>
                <w:ins w:id="923" w:author="Risa" w:date="2021-05-04T17:17:00Z"/>
                <w:rFonts w:eastAsia="Times New Roman"/>
                <w:color w:val="000000"/>
                <w:rPrChange w:id="924" w:author="Nick Smith" w:date="2021-05-17T14:21:00Z">
                  <w:rPr>
                    <w:ins w:id="925" w:author="Risa" w:date="2021-05-04T17:17:00Z"/>
                    <w:rFonts w:eastAsia="Times New Roman"/>
                    <w:color w:val="000000"/>
                    <w:sz w:val="20"/>
                    <w:szCs w:val="20"/>
                  </w:rPr>
                </w:rPrChange>
              </w:rPr>
              <w:pPrChange w:id="926" w:author="Nick Smith" w:date="2021-05-17T14:21:00Z">
                <w:pPr>
                  <w:jc w:val="center"/>
                </w:pPr>
              </w:pPrChange>
            </w:pPr>
            <w:ins w:id="927" w:author="Risa" w:date="2021-05-04T17:17:00Z">
              <w:r w:rsidRPr="008531D1">
                <w:rPr>
                  <w:rFonts w:eastAsia="Times New Roman"/>
                  <w:color w:val="000000"/>
                  <w:rPrChange w:id="928"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929" w:author="Risa" w:date="2021-05-04T17:18:00Z">
              <w:tcPr>
                <w:tcW w:w="900" w:type="pct"/>
                <w:tcBorders>
                  <w:top w:val="nil"/>
                  <w:left w:val="nil"/>
                  <w:bottom w:val="nil"/>
                  <w:right w:val="nil"/>
                </w:tcBorders>
                <w:shd w:val="clear" w:color="auto" w:fill="auto"/>
                <w:noWrap/>
                <w:vAlign w:val="center"/>
                <w:hideMark/>
              </w:tcPr>
            </w:tcPrChange>
          </w:tcPr>
          <w:p w14:paraId="740E87DA" w14:textId="298FAF9D" w:rsidR="007B4434" w:rsidRPr="008531D1" w:rsidRDefault="007B4434" w:rsidP="008531D1">
            <w:pPr>
              <w:spacing w:line="480" w:lineRule="auto"/>
              <w:contextualSpacing/>
              <w:jc w:val="center"/>
              <w:rPr>
                <w:ins w:id="930" w:author="Risa" w:date="2021-05-04T14:19:00Z"/>
                <w:rFonts w:eastAsia="Times New Roman"/>
                <w:color w:val="000000"/>
                <w:rPrChange w:id="931" w:author="Nick Smith" w:date="2021-05-17T14:21:00Z">
                  <w:rPr>
                    <w:ins w:id="932" w:author="Risa" w:date="2021-05-04T14:19:00Z"/>
                    <w:rFonts w:eastAsia="Times New Roman"/>
                    <w:color w:val="000000"/>
                    <w:sz w:val="20"/>
                    <w:szCs w:val="20"/>
                  </w:rPr>
                </w:rPrChange>
              </w:rPr>
              <w:pPrChange w:id="933" w:author="Nick Smith" w:date="2021-05-17T14:21:00Z">
                <w:pPr>
                  <w:jc w:val="center"/>
                </w:pPr>
              </w:pPrChange>
            </w:pPr>
            <w:ins w:id="934" w:author="Risa" w:date="2021-05-04T14:19:00Z">
              <w:r w:rsidRPr="008531D1">
                <w:rPr>
                  <w:rFonts w:eastAsia="Times New Roman"/>
                  <w:color w:val="000000"/>
                  <w:rPrChange w:id="935" w:author="Nick Smith" w:date="2021-05-17T14:21:00Z">
                    <w:rPr>
                      <w:rFonts w:eastAsia="Times New Roman"/>
                      <w:color w:val="000000"/>
                      <w:sz w:val="20"/>
                      <w:szCs w:val="20"/>
                    </w:rPr>
                  </w:rPrChange>
                </w:rPr>
                <w:t>-0.115 ± 0.286</w:t>
              </w:r>
            </w:ins>
          </w:p>
        </w:tc>
        <w:tc>
          <w:tcPr>
            <w:tcW w:w="905" w:type="pct"/>
            <w:tcBorders>
              <w:top w:val="nil"/>
              <w:left w:val="nil"/>
              <w:bottom w:val="nil"/>
              <w:right w:val="nil"/>
            </w:tcBorders>
            <w:shd w:val="clear" w:color="auto" w:fill="auto"/>
            <w:noWrap/>
            <w:vAlign w:val="center"/>
            <w:hideMark/>
            <w:tcPrChange w:id="936" w:author="Risa" w:date="2021-05-04T17:18:00Z">
              <w:tcPr>
                <w:tcW w:w="905" w:type="pct"/>
                <w:tcBorders>
                  <w:top w:val="nil"/>
                  <w:left w:val="nil"/>
                  <w:bottom w:val="nil"/>
                  <w:right w:val="nil"/>
                </w:tcBorders>
                <w:shd w:val="clear" w:color="auto" w:fill="auto"/>
                <w:noWrap/>
                <w:vAlign w:val="center"/>
                <w:hideMark/>
              </w:tcPr>
            </w:tcPrChange>
          </w:tcPr>
          <w:p w14:paraId="6C7EAB75" w14:textId="77777777" w:rsidR="007B4434" w:rsidRPr="008531D1" w:rsidRDefault="007B4434" w:rsidP="008531D1">
            <w:pPr>
              <w:spacing w:line="480" w:lineRule="auto"/>
              <w:contextualSpacing/>
              <w:jc w:val="center"/>
              <w:rPr>
                <w:ins w:id="937" w:author="Risa" w:date="2021-05-04T14:19:00Z"/>
                <w:rFonts w:eastAsia="Times New Roman"/>
                <w:color w:val="000000"/>
                <w:rPrChange w:id="938" w:author="Nick Smith" w:date="2021-05-17T14:21:00Z">
                  <w:rPr>
                    <w:ins w:id="939" w:author="Risa" w:date="2021-05-04T14:19:00Z"/>
                    <w:rFonts w:eastAsia="Times New Roman"/>
                    <w:color w:val="000000"/>
                    <w:sz w:val="20"/>
                    <w:szCs w:val="20"/>
                  </w:rPr>
                </w:rPrChange>
              </w:rPr>
              <w:pPrChange w:id="940" w:author="Nick Smith" w:date="2021-05-17T14:21:00Z">
                <w:pPr>
                  <w:jc w:val="center"/>
                </w:pPr>
              </w:pPrChange>
            </w:pPr>
            <w:ins w:id="941" w:author="Risa" w:date="2021-05-04T14:19:00Z">
              <w:r w:rsidRPr="008531D1">
                <w:rPr>
                  <w:color w:val="000000"/>
                  <w:rPrChange w:id="942" w:author="Nick Smith" w:date="2021-05-17T14:21:00Z">
                    <w:rPr>
                      <w:color w:val="000000"/>
                      <w:sz w:val="20"/>
                      <w:szCs w:val="20"/>
                    </w:rPr>
                  </w:rPrChange>
                </w:rPr>
                <w:t>0.684</w:t>
              </w:r>
            </w:ins>
          </w:p>
        </w:tc>
        <w:tc>
          <w:tcPr>
            <w:tcW w:w="1052" w:type="pct"/>
            <w:tcBorders>
              <w:top w:val="nil"/>
              <w:left w:val="nil"/>
              <w:bottom w:val="nil"/>
              <w:right w:val="nil"/>
            </w:tcBorders>
            <w:shd w:val="clear" w:color="auto" w:fill="auto"/>
            <w:noWrap/>
            <w:vAlign w:val="center"/>
            <w:hideMark/>
            <w:tcPrChange w:id="943" w:author="Risa" w:date="2021-05-04T17:18:00Z">
              <w:tcPr>
                <w:tcW w:w="1052" w:type="pct"/>
                <w:tcBorders>
                  <w:top w:val="nil"/>
                  <w:left w:val="nil"/>
                  <w:bottom w:val="nil"/>
                  <w:right w:val="nil"/>
                </w:tcBorders>
                <w:shd w:val="clear" w:color="auto" w:fill="auto"/>
                <w:noWrap/>
                <w:vAlign w:val="center"/>
                <w:hideMark/>
              </w:tcPr>
            </w:tcPrChange>
          </w:tcPr>
          <w:p w14:paraId="52848BAF" w14:textId="77777777" w:rsidR="007B4434" w:rsidRPr="008531D1" w:rsidRDefault="007B4434" w:rsidP="008531D1">
            <w:pPr>
              <w:spacing w:line="480" w:lineRule="auto"/>
              <w:contextualSpacing/>
              <w:jc w:val="center"/>
              <w:rPr>
                <w:ins w:id="944" w:author="Risa" w:date="2021-05-04T14:19:00Z"/>
                <w:rFonts w:eastAsia="Times New Roman"/>
                <w:color w:val="000000"/>
                <w:rPrChange w:id="945" w:author="Nick Smith" w:date="2021-05-17T14:21:00Z">
                  <w:rPr>
                    <w:ins w:id="946" w:author="Risa" w:date="2021-05-04T14:19:00Z"/>
                    <w:rFonts w:eastAsia="Times New Roman"/>
                    <w:color w:val="000000"/>
                    <w:sz w:val="20"/>
                    <w:szCs w:val="20"/>
                  </w:rPr>
                </w:rPrChange>
              </w:rPr>
              <w:pPrChange w:id="947" w:author="Nick Smith" w:date="2021-05-17T14:21:00Z">
                <w:pPr>
                  <w:jc w:val="center"/>
                </w:pPr>
              </w:pPrChange>
            </w:pPr>
            <w:ins w:id="948" w:author="Risa" w:date="2021-05-04T14:19:00Z">
              <w:r w:rsidRPr="008531D1">
                <w:rPr>
                  <w:color w:val="000000"/>
                  <w:rPrChange w:id="949" w:author="Nick Smith" w:date="2021-05-17T14:21:00Z">
                    <w:rPr>
                      <w:color w:val="000000"/>
                      <w:sz w:val="20"/>
                      <w:szCs w:val="20"/>
                    </w:rPr>
                  </w:rPrChange>
                </w:rPr>
                <w:t>19.38%</w:t>
              </w:r>
            </w:ins>
          </w:p>
        </w:tc>
      </w:tr>
      <w:tr w:rsidR="007B4434" w:rsidRPr="00771C52" w14:paraId="58290222" w14:textId="77777777" w:rsidTr="007B4434">
        <w:trPr>
          <w:trHeight w:val="320"/>
          <w:ins w:id="950" w:author="Risa" w:date="2021-05-04T14:19:00Z"/>
          <w:trPrChange w:id="951" w:author="Risa" w:date="2021-05-04T17:18:00Z">
            <w:trPr>
              <w:trHeight w:val="320"/>
            </w:trPr>
          </w:trPrChange>
        </w:trPr>
        <w:tc>
          <w:tcPr>
            <w:tcW w:w="1243" w:type="pct"/>
            <w:tcBorders>
              <w:top w:val="nil"/>
              <w:left w:val="nil"/>
              <w:bottom w:val="nil"/>
              <w:right w:val="nil"/>
            </w:tcBorders>
            <w:shd w:val="clear" w:color="auto" w:fill="auto"/>
            <w:noWrap/>
            <w:hideMark/>
            <w:tcPrChange w:id="952" w:author="Risa" w:date="2021-05-04T17:18:00Z">
              <w:tcPr>
                <w:tcW w:w="1243" w:type="pct"/>
                <w:tcBorders>
                  <w:top w:val="nil"/>
                  <w:left w:val="nil"/>
                  <w:bottom w:val="nil"/>
                  <w:right w:val="nil"/>
                </w:tcBorders>
                <w:shd w:val="clear" w:color="auto" w:fill="auto"/>
                <w:noWrap/>
                <w:hideMark/>
              </w:tcPr>
            </w:tcPrChange>
          </w:tcPr>
          <w:p w14:paraId="1DFC07C1" w14:textId="1832906B" w:rsidR="007B4434" w:rsidRPr="008531D1" w:rsidRDefault="007B4434" w:rsidP="008531D1">
            <w:pPr>
              <w:spacing w:line="480" w:lineRule="auto"/>
              <w:contextualSpacing/>
              <w:rPr>
                <w:ins w:id="953" w:author="Risa" w:date="2021-05-04T14:19:00Z"/>
                <w:rFonts w:eastAsia="Times New Roman"/>
                <w:color w:val="000000"/>
                <w:vertAlign w:val="subscript"/>
                <w:rPrChange w:id="954" w:author="Nick Smith" w:date="2021-05-17T14:21:00Z">
                  <w:rPr>
                    <w:ins w:id="955" w:author="Risa" w:date="2021-05-04T14:19:00Z"/>
                    <w:rFonts w:eastAsia="Times New Roman"/>
                    <w:color w:val="000000"/>
                    <w:sz w:val="20"/>
                    <w:szCs w:val="20"/>
                  </w:rPr>
                </w:rPrChange>
              </w:rPr>
              <w:pPrChange w:id="956" w:author="Nick Smith" w:date="2021-05-17T14:21:00Z">
                <w:pPr/>
              </w:pPrChange>
            </w:pPr>
            <w:ins w:id="957" w:author="Risa" w:date="2021-05-04T14:19:00Z">
              <w:r w:rsidRPr="008531D1">
                <w:rPr>
                  <w:rFonts w:eastAsia="Times New Roman"/>
                  <w:color w:val="000000"/>
                  <w:rPrChange w:id="958" w:author="Nick Smith" w:date="2021-05-17T14:21:00Z">
                    <w:rPr>
                      <w:rFonts w:eastAsia="Times New Roman"/>
                      <w:color w:val="000000"/>
                      <w:sz w:val="20"/>
                      <w:szCs w:val="20"/>
                    </w:rPr>
                  </w:rPrChange>
                </w:rPr>
                <w:t xml:space="preserve">ln </w:t>
              </w:r>
            </w:ins>
            <w:ins w:id="959" w:author="Risa" w:date="2021-05-05T17:56:00Z">
              <w:r w:rsidR="002B7732" w:rsidRPr="008531D1">
                <w:rPr>
                  <w:rFonts w:eastAsia="Times New Roman"/>
                  <w:i/>
                  <w:iCs/>
                  <w:color w:val="000000"/>
                  <w:rPrChange w:id="960" w:author="Nick Smith" w:date="2021-05-17T14:21:00Z">
                    <w:rPr>
                      <w:rFonts w:eastAsia="Times New Roman"/>
                      <w:i/>
                      <w:iCs/>
                      <w:color w:val="000000"/>
                      <w:sz w:val="20"/>
                      <w:szCs w:val="20"/>
                    </w:rPr>
                  </w:rPrChange>
                </w:rPr>
                <w:t>D</w:t>
              </w:r>
              <w:r w:rsidR="002B7732" w:rsidRPr="008531D1">
                <w:rPr>
                  <w:rFonts w:eastAsia="Times New Roman"/>
                  <w:color w:val="000000"/>
                  <w:vertAlign w:val="subscript"/>
                  <w:rPrChange w:id="961" w:author="Nick Smith" w:date="2021-05-17T14:21:00Z">
                    <w:rPr>
                      <w:rFonts w:eastAsia="Times New Roman"/>
                      <w:color w:val="000000"/>
                      <w:sz w:val="20"/>
                      <w:szCs w:val="20"/>
                      <w:vertAlign w:val="subscript"/>
                    </w:rPr>
                  </w:rPrChange>
                </w:rPr>
                <w:t>g</w:t>
              </w:r>
            </w:ins>
          </w:p>
        </w:tc>
        <w:tc>
          <w:tcPr>
            <w:tcW w:w="900" w:type="pct"/>
            <w:tcBorders>
              <w:top w:val="nil"/>
              <w:left w:val="nil"/>
              <w:bottom w:val="nil"/>
              <w:right w:val="nil"/>
            </w:tcBorders>
            <w:vAlign w:val="center"/>
            <w:tcPrChange w:id="962" w:author="Risa" w:date="2021-05-04T17:18:00Z">
              <w:tcPr>
                <w:tcW w:w="900" w:type="pct"/>
                <w:tcBorders>
                  <w:top w:val="nil"/>
                  <w:left w:val="nil"/>
                  <w:bottom w:val="nil"/>
                  <w:right w:val="nil"/>
                </w:tcBorders>
              </w:tcPr>
            </w:tcPrChange>
          </w:tcPr>
          <w:p w14:paraId="6BCFB937" w14:textId="659020E2" w:rsidR="007B4434" w:rsidRPr="008531D1" w:rsidRDefault="007B4434" w:rsidP="008531D1">
            <w:pPr>
              <w:spacing w:line="480" w:lineRule="auto"/>
              <w:contextualSpacing/>
              <w:jc w:val="center"/>
              <w:rPr>
                <w:ins w:id="963" w:author="Risa" w:date="2021-05-04T17:17:00Z"/>
                <w:color w:val="000000"/>
                <w:rPrChange w:id="964" w:author="Nick Smith" w:date="2021-05-17T14:21:00Z">
                  <w:rPr>
                    <w:ins w:id="965" w:author="Risa" w:date="2021-05-04T17:17:00Z"/>
                    <w:color w:val="000000"/>
                    <w:sz w:val="20"/>
                    <w:szCs w:val="20"/>
                  </w:rPr>
                </w:rPrChange>
              </w:rPr>
              <w:pPrChange w:id="966" w:author="Nick Smith" w:date="2021-05-17T14:21:00Z">
                <w:pPr>
                  <w:jc w:val="center"/>
                </w:pPr>
              </w:pPrChange>
            </w:pPr>
            <w:ins w:id="967" w:author="Risa" w:date="2021-05-04T17:17:00Z">
              <w:r w:rsidRPr="008531D1">
                <w:rPr>
                  <w:color w:val="000000"/>
                  <w:rPrChange w:id="968" w:author="Nick Smith" w:date="2021-05-17T14:21:00Z">
                    <w:rPr>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969" w:author="Risa" w:date="2021-05-04T17:18:00Z">
              <w:tcPr>
                <w:tcW w:w="900" w:type="pct"/>
                <w:tcBorders>
                  <w:top w:val="nil"/>
                  <w:left w:val="nil"/>
                  <w:bottom w:val="nil"/>
                  <w:right w:val="nil"/>
                </w:tcBorders>
                <w:shd w:val="clear" w:color="auto" w:fill="auto"/>
                <w:noWrap/>
                <w:vAlign w:val="center"/>
                <w:hideMark/>
              </w:tcPr>
            </w:tcPrChange>
          </w:tcPr>
          <w:p w14:paraId="68C22830" w14:textId="2418F084" w:rsidR="007B4434" w:rsidRPr="008531D1" w:rsidRDefault="007B4434" w:rsidP="008531D1">
            <w:pPr>
              <w:spacing w:line="480" w:lineRule="auto"/>
              <w:contextualSpacing/>
              <w:jc w:val="center"/>
              <w:rPr>
                <w:ins w:id="970" w:author="Risa" w:date="2021-05-04T14:19:00Z"/>
                <w:color w:val="000000"/>
                <w:rPrChange w:id="971" w:author="Nick Smith" w:date="2021-05-17T14:21:00Z">
                  <w:rPr>
                    <w:ins w:id="972" w:author="Risa" w:date="2021-05-04T14:19:00Z"/>
                    <w:color w:val="000000"/>
                    <w:sz w:val="20"/>
                    <w:szCs w:val="20"/>
                  </w:rPr>
                </w:rPrChange>
              </w:rPr>
              <w:pPrChange w:id="973" w:author="Nick Smith" w:date="2021-05-17T14:21:00Z">
                <w:pPr>
                  <w:jc w:val="center"/>
                </w:pPr>
              </w:pPrChange>
            </w:pPr>
            <w:ins w:id="974" w:author="Risa" w:date="2021-05-04T14:19:00Z">
              <w:r w:rsidRPr="008531D1">
                <w:rPr>
                  <w:color w:val="000000"/>
                  <w:rPrChange w:id="975" w:author="Nick Smith" w:date="2021-05-17T14:21:00Z">
                    <w:rPr>
                      <w:color w:val="000000"/>
                      <w:sz w:val="20"/>
                      <w:szCs w:val="20"/>
                    </w:rPr>
                  </w:rPrChange>
                </w:rPr>
                <w:t xml:space="preserve">-0.033 </w:t>
              </w:r>
              <w:r w:rsidRPr="008531D1">
                <w:rPr>
                  <w:rFonts w:eastAsia="Times New Roman"/>
                  <w:color w:val="000000"/>
                  <w:rPrChange w:id="976" w:author="Nick Smith" w:date="2021-05-17T14:21:00Z">
                    <w:rPr>
                      <w:rFonts w:eastAsia="Times New Roman"/>
                      <w:color w:val="000000"/>
                      <w:sz w:val="20"/>
                      <w:szCs w:val="20"/>
                    </w:rPr>
                  </w:rPrChange>
                </w:rPr>
                <w:t>± 0.086</w:t>
              </w:r>
            </w:ins>
          </w:p>
        </w:tc>
        <w:tc>
          <w:tcPr>
            <w:tcW w:w="905" w:type="pct"/>
            <w:tcBorders>
              <w:top w:val="nil"/>
              <w:left w:val="nil"/>
              <w:bottom w:val="nil"/>
              <w:right w:val="nil"/>
            </w:tcBorders>
            <w:shd w:val="clear" w:color="auto" w:fill="auto"/>
            <w:noWrap/>
            <w:vAlign w:val="center"/>
            <w:hideMark/>
            <w:tcPrChange w:id="977" w:author="Risa" w:date="2021-05-04T17:18:00Z">
              <w:tcPr>
                <w:tcW w:w="905" w:type="pct"/>
                <w:tcBorders>
                  <w:top w:val="nil"/>
                  <w:left w:val="nil"/>
                  <w:bottom w:val="nil"/>
                  <w:right w:val="nil"/>
                </w:tcBorders>
                <w:shd w:val="clear" w:color="auto" w:fill="auto"/>
                <w:noWrap/>
                <w:vAlign w:val="center"/>
                <w:hideMark/>
              </w:tcPr>
            </w:tcPrChange>
          </w:tcPr>
          <w:p w14:paraId="7B8CB8AA" w14:textId="77777777" w:rsidR="007B4434" w:rsidRPr="008531D1" w:rsidRDefault="007B4434" w:rsidP="008531D1">
            <w:pPr>
              <w:spacing w:line="480" w:lineRule="auto"/>
              <w:contextualSpacing/>
              <w:jc w:val="center"/>
              <w:rPr>
                <w:ins w:id="978" w:author="Risa" w:date="2021-05-04T14:19:00Z"/>
                <w:rFonts w:eastAsia="Times New Roman"/>
                <w:color w:val="000000"/>
                <w:rPrChange w:id="979" w:author="Nick Smith" w:date="2021-05-17T14:21:00Z">
                  <w:rPr>
                    <w:ins w:id="980" w:author="Risa" w:date="2021-05-04T14:19:00Z"/>
                    <w:rFonts w:eastAsia="Times New Roman"/>
                    <w:color w:val="000000"/>
                    <w:sz w:val="20"/>
                    <w:szCs w:val="20"/>
                  </w:rPr>
                </w:rPrChange>
              </w:rPr>
              <w:pPrChange w:id="981" w:author="Nick Smith" w:date="2021-05-17T14:21:00Z">
                <w:pPr>
                  <w:jc w:val="center"/>
                </w:pPr>
              </w:pPrChange>
            </w:pPr>
            <w:ins w:id="982" w:author="Risa" w:date="2021-05-04T14:19:00Z">
              <w:r w:rsidRPr="008531D1">
                <w:rPr>
                  <w:color w:val="000000"/>
                  <w:rPrChange w:id="983" w:author="Nick Smith" w:date="2021-05-17T14:21:00Z">
                    <w:rPr>
                      <w:color w:val="000000"/>
                      <w:sz w:val="20"/>
                      <w:szCs w:val="20"/>
                    </w:rPr>
                  </w:rPrChange>
                </w:rPr>
                <w:t>0.696</w:t>
              </w:r>
            </w:ins>
          </w:p>
        </w:tc>
        <w:tc>
          <w:tcPr>
            <w:tcW w:w="1052" w:type="pct"/>
            <w:tcBorders>
              <w:top w:val="nil"/>
              <w:left w:val="nil"/>
              <w:bottom w:val="nil"/>
              <w:right w:val="nil"/>
            </w:tcBorders>
            <w:shd w:val="clear" w:color="auto" w:fill="auto"/>
            <w:noWrap/>
            <w:vAlign w:val="center"/>
            <w:hideMark/>
            <w:tcPrChange w:id="984" w:author="Risa" w:date="2021-05-04T17:18:00Z">
              <w:tcPr>
                <w:tcW w:w="1052" w:type="pct"/>
                <w:tcBorders>
                  <w:top w:val="nil"/>
                  <w:left w:val="nil"/>
                  <w:bottom w:val="nil"/>
                  <w:right w:val="nil"/>
                </w:tcBorders>
                <w:shd w:val="clear" w:color="auto" w:fill="auto"/>
                <w:noWrap/>
                <w:vAlign w:val="center"/>
                <w:hideMark/>
              </w:tcPr>
            </w:tcPrChange>
          </w:tcPr>
          <w:p w14:paraId="60953BEE" w14:textId="77777777" w:rsidR="007B4434" w:rsidRPr="008531D1" w:rsidRDefault="007B4434" w:rsidP="008531D1">
            <w:pPr>
              <w:spacing w:line="480" w:lineRule="auto"/>
              <w:contextualSpacing/>
              <w:jc w:val="center"/>
              <w:rPr>
                <w:ins w:id="985" w:author="Risa" w:date="2021-05-04T14:19:00Z"/>
                <w:rFonts w:eastAsia="Times New Roman"/>
                <w:color w:val="000000"/>
                <w:rPrChange w:id="986" w:author="Nick Smith" w:date="2021-05-17T14:21:00Z">
                  <w:rPr>
                    <w:ins w:id="987" w:author="Risa" w:date="2021-05-04T14:19:00Z"/>
                    <w:rFonts w:eastAsia="Times New Roman"/>
                    <w:color w:val="000000"/>
                    <w:sz w:val="20"/>
                    <w:szCs w:val="20"/>
                  </w:rPr>
                </w:rPrChange>
              </w:rPr>
              <w:pPrChange w:id="988" w:author="Nick Smith" w:date="2021-05-17T14:21:00Z">
                <w:pPr>
                  <w:jc w:val="center"/>
                </w:pPr>
              </w:pPrChange>
            </w:pPr>
            <w:ins w:id="989" w:author="Risa" w:date="2021-05-04T14:19:00Z">
              <w:r w:rsidRPr="008531D1">
                <w:rPr>
                  <w:color w:val="000000"/>
                  <w:rPrChange w:id="990" w:author="Nick Smith" w:date="2021-05-17T14:21:00Z">
                    <w:rPr>
                      <w:color w:val="000000"/>
                      <w:sz w:val="20"/>
                      <w:szCs w:val="20"/>
                    </w:rPr>
                  </w:rPrChange>
                </w:rPr>
                <w:t>2.36%</w:t>
              </w:r>
            </w:ins>
          </w:p>
        </w:tc>
      </w:tr>
      <w:tr w:rsidR="007B4434" w:rsidRPr="00771C52" w14:paraId="785F7EC3" w14:textId="77777777" w:rsidTr="007B4434">
        <w:trPr>
          <w:trHeight w:val="320"/>
          <w:ins w:id="991" w:author="Risa" w:date="2021-05-04T14:19:00Z"/>
          <w:trPrChange w:id="992" w:author="Risa" w:date="2021-05-04T17:18:00Z">
            <w:trPr>
              <w:trHeight w:val="320"/>
            </w:trPr>
          </w:trPrChange>
        </w:trPr>
        <w:tc>
          <w:tcPr>
            <w:tcW w:w="1243" w:type="pct"/>
            <w:tcBorders>
              <w:top w:val="nil"/>
              <w:left w:val="nil"/>
              <w:bottom w:val="nil"/>
              <w:right w:val="nil"/>
            </w:tcBorders>
            <w:shd w:val="clear" w:color="auto" w:fill="auto"/>
            <w:noWrap/>
            <w:hideMark/>
            <w:tcPrChange w:id="993" w:author="Risa" w:date="2021-05-04T17:18:00Z">
              <w:tcPr>
                <w:tcW w:w="1243" w:type="pct"/>
                <w:tcBorders>
                  <w:top w:val="nil"/>
                  <w:left w:val="nil"/>
                  <w:bottom w:val="nil"/>
                  <w:right w:val="nil"/>
                </w:tcBorders>
                <w:shd w:val="clear" w:color="auto" w:fill="auto"/>
                <w:noWrap/>
                <w:hideMark/>
              </w:tcPr>
            </w:tcPrChange>
          </w:tcPr>
          <w:p w14:paraId="3843C90A" w14:textId="77777777" w:rsidR="007B4434" w:rsidRPr="008531D1" w:rsidRDefault="007B4434" w:rsidP="008531D1">
            <w:pPr>
              <w:spacing w:line="480" w:lineRule="auto"/>
              <w:contextualSpacing/>
              <w:rPr>
                <w:ins w:id="994" w:author="Risa" w:date="2021-05-04T14:19:00Z"/>
                <w:rFonts w:eastAsia="Times New Roman"/>
                <w:color w:val="000000"/>
                <w:rPrChange w:id="995" w:author="Nick Smith" w:date="2021-05-17T14:21:00Z">
                  <w:rPr>
                    <w:ins w:id="996" w:author="Risa" w:date="2021-05-04T14:19:00Z"/>
                    <w:rFonts w:eastAsia="Times New Roman"/>
                    <w:color w:val="000000"/>
                    <w:sz w:val="20"/>
                    <w:szCs w:val="20"/>
                  </w:rPr>
                </w:rPrChange>
              </w:rPr>
              <w:pPrChange w:id="997" w:author="Nick Smith" w:date="2021-05-17T14:21:00Z">
                <w:pPr/>
              </w:pPrChange>
            </w:pPr>
            <w:ins w:id="998" w:author="Risa" w:date="2021-05-04T14:19:00Z">
              <w:r w:rsidRPr="008531D1">
                <w:rPr>
                  <w:rFonts w:eastAsia="Times New Roman"/>
                  <w:color w:val="000000"/>
                  <w:rPrChange w:id="999" w:author="Nick Smith" w:date="2021-05-17T14:21:00Z">
                    <w:rPr>
                      <w:rFonts w:eastAsia="Times New Roman"/>
                      <w:color w:val="000000"/>
                      <w:sz w:val="20"/>
                      <w:szCs w:val="20"/>
                    </w:rPr>
                  </w:rPrChange>
                </w:rPr>
                <w:t>Elevation</w:t>
              </w:r>
            </w:ins>
          </w:p>
        </w:tc>
        <w:tc>
          <w:tcPr>
            <w:tcW w:w="900" w:type="pct"/>
            <w:tcBorders>
              <w:top w:val="nil"/>
              <w:left w:val="nil"/>
              <w:bottom w:val="nil"/>
              <w:right w:val="nil"/>
            </w:tcBorders>
            <w:vAlign w:val="center"/>
            <w:tcPrChange w:id="1000" w:author="Risa" w:date="2021-05-04T17:18:00Z">
              <w:tcPr>
                <w:tcW w:w="900" w:type="pct"/>
                <w:tcBorders>
                  <w:top w:val="nil"/>
                  <w:left w:val="nil"/>
                  <w:bottom w:val="nil"/>
                  <w:right w:val="nil"/>
                </w:tcBorders>
              </w:tcPr>
            </w:tcPrChange>
          </w:tcPr>
          <w:p w14:paraId="1D207846" w14:textId="654A7742" w:rsidR="007B4434" w:rsidRPr="008531D1" w:rsidRDefault="007B4434" w:rsidP="008531D1">
            <w:pPr>
              <w:spacing w:line="480" w:lineRule="auto"/>
              <w:contextualSpacing/>
              <w:jc w:val="center"/>
              <w:rPr>
                <w:ins w:id="1001" w:author="Risa" w:date="2021-05-04T17:17:00Z"/>
                <w:color w:val="000000"/>
                <w:rPrChange w:id="1002" w:author="Nick Smith" w:date="2021-05-17T14:21:00Z">
                  <w:rPr>
                    <w:ins w:id="1003" w:author="Risa" w:date="2021-05-04T17:17:00Z"/>
                    <w:color w:val="000000"/>
                    <w:sz w:val="20"/>
                    <w:szCs w:val="20"/>
                  </w:rPr>
                </w:rPrChange>
              </w:rPr>
              <w:pPrChange w:id="1004" w:author="Nick Smith" w:date="2021-05-17T14:21:00Z">
                <w:pPr>
                  <w:jc w:val="center"/>
                </w:pPr>
              </w:pPrChange>
            </w:pPr>
            <w:ins w:id="1005" w:author="Risa" w:date="2021-05-04T17:17:00Z">
              <w:r w:rsidRPr="008531D1">
                <w:rPr>
                  <w:color w:val="000000"/>
                  <w:rPrChange w:id="1006" w:author="Nick Smith" w:date="2021-05-17T14:21:00Z">
                    <w:rPr>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1007" w:author="Risa" w:date="2021-05-04T17:18:00Z">
              <w:tcPr>
                <w:tcW w:w="900" w:type="pct"/>
                <w:tcBorders>
                  <w:top w:val="nil"/>
                  <w:left w:val="nil"/>
                  <w:bottom w:val="nil"/>
                  <w:right w:val="nil"/>
                </w:tcBorders>
                <w:shd w:val="clear" w:color="auto" w:fill="auto"/>
                <w:noWrap/>
                <w:vAlign w:val="center"/>
                <w:hideMark/>
              </w:tcPr>
            </w:tcPrChange>
          </w:tcPr>
          <w:p w14:paraId="1B8453AF" w14:textId="1B0154D7" w:rsidR="007B4434" w:rsidRPr="008531D1" w:rsidRDefault="007B4434" w:rsidP="008531D1">
            <w:pPr>
              <w:spacing w:line="480" w:lineRule="auto"/>
              <w:contextualSpacing/>
              <w:jc w:val="center"/>
              <w:rPr>
                <w:ins w:id="1008" w:author="Risa" w:date="2021-05-04T14:19:00Z"/>
                <w:rFonts w:eastAsia="Times New Roman"/>
                <w:color w:val="000000"/>
                <w:rPrChange w:id="1009" w:author="Nick Smith" w:date="2021-05-17T14:21:00Z">
                  <w:rPr>
                    <w:ins w:id="1010" w:author="Risa" w:date="2021-05-04T14:19:00Z"/>
                    <w:rFonts w:eastAsia="Times New Roman"/>
                    <w:color w:val="000000"/>
                    <w:sz w:val="20"/>
                    <w:szCs w:val="20"/>
                  </w:rPr>
                </w:rPrChange>
              </w:rPr>
              <w:pPrChange w:id="1011" w:author="Nick Smith" w:date="2021-05-17T14:21:00Z">
                <w:pPr>
                  <w:jc w:val="center"/>
                </w:pPr>
              </w:pPrChange>
            </w:pPr>
            <w:ins w:id="1012" w:author="Risa" w:date="2021-05-04T14:19:00Z">
              <w:r w:rsidRPr="008531D1">
                <w:rPr>
                  <w:color w:val="000000"/>
                  <w:rPrChange w:id="1013" w:author="Nick Smith" w:date="2021-05-17T14:21:00Z">
                    <w:rPr>
                      <w:color w:val="000000"/>
                      <w:sz w:val="20"/>
                      <w:szCs w:val="20"/>
                    </w:rPr>
                  </w:rPrChange>
                </w:rPr>
                <w:t xml:space="preserve">0.0001 </w:t>
              </w:r>
              <w:r w:rsidRPr="008531D1">
                <w:rPr>
                  <w:rFonts w:eastAsia="Times New Roman"/>
                  <w:color w:val="000000"/>
                  <w:rPrChange w:id="1014" w:author="Nick Smith" w:date="2021-05-17T14:21:00Z">
                    <w:rPr>
                      <w:rFonts w:eastAsia="Times New Roman"/>
                      <w:color w:val="000000"/>
                      <w:sz w:val="20"/>
                      <w:szCs w:val="20"/>
                    </w:rPr>
                  </w:rPrChange>
                </w:rPr>
                <w:t>± 0.0001</w:t>
              </w:r>
            </w:ins>
          </w:p>
        </w:tc>
        <w:tc>
          <w:tcPr>
            <w:tcW w:w="905" w:type="pct"/>
            <w:tcBorders>
              <w:top w:val="nil"/>
              <w:left w:val="nil"/>
              <w:bottom w:val="nil"/>
              <w:right w:val="nil"/>
            </w:tcBorders>
            <w:shd w:val="clear" w:color="auto" w:fill="auto"/>
            <w:noWrap/>
            <w:vAlign w:val="center"/>
            <w:hideMark/>
            <w:tcPrChange w:id="1015" w:author="Risa" w:date="2021-05-04T17:18:00Z">
              <w:tcPr>
                <w:tcW w:w="905" w:type="pct"/>
                <w:tcBorders>
                  <w:top w:val="nil"/>
                  <w:left w:val="nil"/>
                  <w:bottom w:val="nil"/>
                  <w:right w:val="nil"/>
                </w:tcBorders>
                <w:shd w:val="clear" w:color="auto" w:fill="auto"/>
                <w:noWrap/>
                <w:vAlign w:val="center"/>
                <w:hideMark/>
              </w:tcPr>
            </w:tcPrChange>
          </w:tcPr>
          <w:p w14:paraId="3E8B2C41" w14:textId="77777777" w:rsidR="007B4434" w:rsidRPr="008531D1" w:rsidRDefault="007B4434" w:rsidP="008531D1">
            <w:pPr>
              <w:spacing w:line="480" w:lineRule="auto"/>
              <w:contextualSpacing/>
              <w:jc w:val="center"/>
              <w:rPr>
                <w:ins w:id="1016" w:author="Risa" w:date="2021-05-04T14:19:00Z"/>
                <w:rFonts w:eastAsia="Times New Roman"/>
                <w:color w:val="000000"/>
                <w:rPrChange w:id="1017" w:author="Nick Smith" w:date="2021-05-17T14:21:00Z">
                  <w:rPr>
                    <w:ins w:id="1018" w:author="Risa" w:date="2021-05-04T14:19:00Z"/>
                    <w:rFonts w:eastAsia="Times New Roman"/>
                    <w:color w:val="000000"/>
                    <w:sz w:val="20"/>
                    <w:szCs w:val="20"/>
                  </w:rPr>
                </w:rPrChange>
              </w:rPr>
              <w:pPrChange w:id="1019" w:author="Nick Smith" w:date="2021-05-17T14:21:00Z">
                <w:pPr>
                  <w:jc w:val="center"/>
                </w:pPr>
              </w:pPrChange>
            </w:pPr>
            <w:ins w:id="1020" w:author="Risa" w:date="2021-05-04T14:19:00Z">
              <w:r w:rsidRPr="008531D1">
                <w:rPr>
                  <w:color w:val="000000"/>
                  <w:rPrChange w:id="1021" w:author="Nick Smith" w:date="2021-05-17T14:21:00Z">
                    <w:rPr>
                      <w:color w:val="000000"/>
                      <w:sz w:val="20"/>
                      <w:szCs w:val="20"/>
                    </w:rPr>
                  </w:rPrChange>
                </w:rPr>
                <w:t>0.327</w:t>
              </w:r>
            </w:ins>
          </w:p>
        </w:tc>
        <w:tc>
          <w:tcPr>
            <w:tcW w:w="1052" w:type="pct"/>
            <w:tcBorders>
              <w:top w:val="nil"/>
              <w:left w:val="nil"/>
              <w:bottom w:val="nil"/>
              <w:right w:val="nil"/>
            </w:tcBorders>
            <w:shd w:val="clear" w:color="auto" w:fill="auto"/>
            <w:noWrap/>
            <w:vAlign w:val="center"/>
            <w:hideMark/>
            <w:tcPrChange w:id="1022" w:author="Risa" w:date="2021-05-04T17:18:00Z">
              <w:tcPr>
                <w:tcW w:w="1052" w:type="pct"/>
                <w:tcBorders>
                  <w:top w:val="nil"/>
                  <w:left w:val="nil"/>
                  <w:bottom w:val="nil"/>
                  <w:right w:val="nil"/>
                </w:tcBorders>
                <w:shd w:val="clear" w:color="auto" w:fill="auto"/>
                <w:noWrap/>
                <w:vAlign w:val="center"/>
                <w:hideMark/>
              </w:tcPr>
            </w:tcPrChange>
          </w:tcPr>
          <w:p w14:paraId="7C2D7E9E" w14:textId="77777777" w:rsidR="007B4434" w:rsidRPr="008531D1" w:rsidRDefault="007B4434" w:rsidP="008531D1">
            <w:pPr>
              <w:spacing w:line="480" w:lineRule="auto"/>
              <w:contextualSpacing/>
              <w:jc w:val="center"/>
              <w:rPr>
                <w:ins w:id="1023" w:author="Risa" w:date="2021-05-04T14:19:00Z"/>
                <w:rFonts w:eastAsia="Times New Roman"/>
                <w:color w:val="000000"/>
                <w:rPrChange w:id="1024" w:author="Nick Smith" w:date="2021-05-17T14:21:00Z">
                  <w:rPr>
                    <w:ins w:id="1025" w:author="Risa" w:date="2021-05-04T14:19:00Z"/>
                    <w:rFonts w:eastAsia="Times New Roman"/>
                    <w:color w:val="000000"/>
                    <w:sz w:val="20"/>
                    <w:szCs w:val="20"/>
                  </w:rPr>
                </w:rPrChange>
              </w:rPr>
              <w:pPrChange w:id="1026" w:author="Nick Smith" w:date="2021-05-17T14:21:00Z">
                <w:pPr>
                  <w:jc w:val="center"/>
                </w:pPr>
              </w:pPrChange>
            </w:pPr>
            <w:ins w:id="1027" w:author="Risa" w:date="2021-05-04T14:19:00Z">
              <w:r w:rsidRPr="008531D1">
                <w:rPr>
                  <w:rFonts w:eastAsia="Times New Roman"/>
                  <w:color w:val="000000"/>
                  <w:rPrChange w:id="1028" w:author="Nick Smith" w:date="2021-05-17T14:21:00Z">
                    <w:rPr>
                      <w:rFonts w:eastAsia="Times New Roman"/>
                      <w:color w:val="000000"/>
                      <w:sz w:val="20"/>
                      <w:szCs w:val="20"/>
                    </w:rPr>
                  </w:rPrChange>
                </w:rPr>
                <w:t>2.93%</w:t>
              </w:r>
            </w:ins>
          </w:p>
        </w:tc>
      </w:tr>
      <w:tr w:rsidR="007B4434" w:rsidRPr="00771C52" w14:paraId="3D8ECC23" w14:textId="77777777" w:rsidTr="007B4434">
        <w:trPr>
          <w:trHeight w:val="320"/>
          <w:ins w:id="1029" w:author="Risa" w:date="2021-05-04T14:19:00Z"/>
          <w:trPrChange w:id="1030" w:author="Risa" w:date="2021-05-04T17:18:00Z">
            <w:trPr>
              <w:trHeight w:val="320"/>
            </w:trPr>
          </w:trPrChange>
        </w:trPr>
        <w:tc>
          <w:tcPr>
            <w:tcW w:w="1243" w:type="pct"/>
            <w:tcBorders>
              <w:top w:val="nil"/>
              <w:left w:val="nil"/>
              <w:bottom w:val="nil"/>
              <w:right w:val="nil"/>
            </w:tcBorders>
            <w:shd w:val="clear" w:color="auto" w:fill="auto"/>
            <w:noWrap/>
            <w:hideMark/>
            <w:tcPrChange w:id="1031" w:author="Risa" w:date="2021-05-04T17:18:00Z">
              <w:tcPr>
                <w:tcW w:w="1243" w:type="pct"/>
                <w:tcBorders>
                  <w:top w:val="nil"/>
                  <w:left w:val="nil"/>
                  <w:bottom w:val="nil"/>
                  <w:right w:val="nil"/>
                </w:tcBorders>
                <w:shd w:val="clear" w:color="auto" w:fill="auto"/>
                <w:noWrap/>
                <w:hideMark/>
              </w:tcPr>
            </w:tcPrChange>
          </w:tcPr>
          <w:p w14:paraId="028EF95A" w14:textId="20F81447" w:rsidR="007B4434" w:rsidRPr="008531D1" w:rsidRDefault="007B4434" w:rsidP="008531D1">
            <w:pPr>
              <w:spacing w:line="480" w:lineRule="auto"/>
              <w:contextualSpacing/>
              <w:rPr>
                <w:ins w:id="1032" w:author="Risa" w:date="2021-05-04T14:19:00Z"/>
                <w:rFonts w:eastAsia="Times New Roman"/>
                <w:color w:val="000000"/>
                <w:vertAlign w:val="subscript"/>
                <w:rPrChange w:id="1033" w:author="Nick Smith" w:date="2021-05-17T14:21:00Z">
                  <w:rPr>
                    <w:ins w:id="1034" w:author="Risa" w:date="2021-05-04T14:19:00Z"/>
                    <w:rFonts w:eastAsia="Times New Roman"/>
                    <w:color w:val="000000"/>
                    <w:sz w:val="20"/>
                    <w:szCs w:val="20"/>
                  </w:rPr>
                </w:rPrChange>
              </w:rPr>
              <w:pPrChange w:id="1035" w:author="Nick Smith" w:date="2021-05-17T14:21:00Z">
                <w:pPr/>
              </w:pPrChange>
            </w:pPr>
            <w:ins w:id="1036" w:author="Risa" w:date="2021-05-04T14:19:00Z">
              <w:r w:rsidRPr="008531D1">
                <w:rPr>
                  <w:rFonts w:eastAsia="Times New Roman"/>
                  <w:color w:val="000000"/>
                  <w:rPrChange w:id="1037" w:author="Nick Smith" w:date="2021-05-17T14:21:00Z">
                    <w:rPr>
                      <w:rFonts w:eastAsia="Times New Roman"/>
                      <w:color w:val="000000"/>
                      <w:sz w:val="20"/>
                      <w:szCs w:val="20"/>
                    </w:rPr>
                  </w:rPrChange>
                </w:rPr>
                <w:t xml:space="preserve">ln </w:t>
              </w:r>
            </w:ins>
            <w:ins w:id="1038" w:author="Risa" w:date="2021-05-05T17:56:00Z">
              <w:r w:rsidR="002B7732" w:rsidRPr="008531D1">
                <w:rPr>
                  <w:rFonts w:eastAsia="Times New Roman"/>
                  <w:i/>
                  <w:iCs/>
                  <w:color w:val="000000"/>
                  <w:rPrChange w:id="1039" w:author="Nick Smith" w:date="2021-05-17T14:21:00Z">
                    <w:rPr>
                      <w:rFonts w:eastAsia="Times New Roman"/>
                      <w:color w:val="000000"/>
                      <w:sz w:val="20"/>
                      <w:szCs w:val="20"/>
                    </w:rPr>
                  </w:rPrChange>
                </w:rPr>
                <w:t>M</w:t>
              </w:r>
            </w:ins>
            <w:ins w:id="1040" w:author="Risa" w:date="2021-05-05T17:57:00Z">
              <w:r w:rsidR="002B7732" w:rsidRPr="008531D1">
                <w:rPr>
                  <w:rFonts w:eastAsia="Times New Roman"/>
                  <w:color w:val="000000"/>
                  <w:vertAlign w:val="subscript"/>
                  <w:rPrChange w:id="1041" w:author="Nick Smith" w:date="2021-05-17T14:21:00Z">
                    <w:rPr>
                      <w:rFonts w:eastAsia="Times New Roman"/>
                      <w:color w:val="000000"/>
                      <w:sz w:val="20"/>
                      <w:szCs w:val="20"/>
                      <w:vertAlign w:val="subscript"/>
                    </w:rPr>
                  </w:rPrChange>
                </w:rPr>
                <w:t>area</w:t>
              </w:r>
            </w:ins>
          </w:p>
        </w:tc>
        <w:tc>
          <w:tcPr>
            <w:tcW w:w="900" w:type="pct"/>
            <w:tcBorders>
              <w:top w:val="nil"/>
              <w:left w:val="nil"/>
              <w:bottom w:val="nil"/>
              <w:right w:val="nil"/>
            </w:tcBorders>
            <w:vAlign w:val="center"/>
            <w:tcPrChange w:id="1042" w:author="Risa" w:date="2021-05-04T17:18:00Z">
              <w:tcPr>
                <w:tcW w:w="900" w:type="pct"/>
                <w:tcBorders>
                  <w:top w:val="nil"/>
                  <w:left w:val="nil"/>
                  <w:bottom w:val="nil"/>
                  <w:right w:val="nil"/>
                </w:tcBorders>
              </w:tcPr>
            </w:tcPrChange>
          </w:tcPr>
          <w:p w14:paraId="47C0252E" w14:textId="74CE1429" w:rsidR="007B4434" w:rsidRPr="008531D1" w:rsidRDefault="007B4434" w:rsidP="008531D1">
            <w:pPr>
              <w:spacing w:line="480" w:lineRule="auto"/>
              <w:contextualSpacing/>
              <w:jc w:val="center"/>
              <w:rPr>
                <w:ins w:id="1043" w:author="Risa" w:date="2021-05-04T17:17:00Z"/>
                <w:color w:val="000000"/>
                <w:rPrChange w:id="1044" w:author="Nick Smith" w:date="2021-05-17T14:21:00Z">
                  <w:rPr>
                    <w:ins w:id="1045" w:author="Risa" w:date="2021-05-04T17:17:00Z"/>
                    <w:color w:val="000000"/>
                    <w:sz w:val="20"/>
                    <w:szCs w:val="20"/>
                  </w:rPr>
                </w:rPrChange>
              </w:rPr>
              <w:pPrChange w:id="1046" w:author="Nick Smith" w:date="2021-05-17T14:21:00Z">
                <w:pPr>
                  <w:jc w:val="center"/>
                </w:pPr>
              </w:pPrChange>
            </w:pPr>
            <w:ins w:id="1047" w:author="Risa" w:date="2021-05-04T17:17:00Z">
              <w:r w:rsidRPr="008531D1">
                <w:rPr>
                  <w:color w:val="000000"/>
                  <w:rPrChange w:id="1048" w:author="Nick Smith" w:date="2021-05-17T14:21:00Z">
                    <w:rPr>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1049" w:author="Risa" w:date="2021-05-04T17:18:00Z">
              <w:tcPr>
                <w:tcW w:w="900" w:type="pct"/>
                <w:tcBorders>
                  <w:top w:val="nil"/>
                  <w:left w:val="nil"/>
                  <w:bottom w:val="nil"/>
                  <w:right w:val="nil"/>
                </w:tcBorders>
                <w:shd w:val="clear" w:color="auto" w:fill="auto"/>
                <w:noWrap/>
                <w:vAlign w:val="center"/>
                <w:hideMark/>
              </w:tcPr>
            </w:tcPrChange>
          </w:tcPr>
          <w:p w14:paraId="4200A492" w14:textId="01B2E9CE" w:rsidR="007B4434" w:rsidRPr="008531D1" w:rsidRDefault="007B4434" w:rsidP="008531D1">
            <w:pPr>
              <w:spacing w:line="480" w:lineRule="auto"/>
              <w:contextualSpacing/>
              <w:jc w:val="center"/>
              <w:rPr>
                <w:ins w:id="1050" w:author="Risa" w:date="2021-05-04T14:19:00Z"/>
                <w:color w:val="000000"/>
                <w:rPrChange w:id="1051" w:author="Nick Smith" w:date="2021-05-17T14:21:00Z">
                  <w:rPr>
                    <w:ins w:id="1052" w:author="Risa" w:date="2021-05-04T14:19:00Z"/>
                    <w:color w:val="000000"/>
                    <w:sz w:val="20"/>
                    <w:szCs w:val="20"/>
                  </w:rPr>
                </w:rPrChange>
              </w:rPr>
              <w:pPrChange w:id="1053" w:author="Nick Smith" w:date="2021-05-17T14:21:00Z">
                <w:pPr>
                  <w:jc w:val="center"/>
                </w:pPr>
              </w:pPrChange>
            </w:pPr>
            <w:ins w:id="1054" w:author="Risa" w:date="2021-05-04T14:19:00Z">
              <w:r w:rsidRPr="008531D1">
                <w:rPr>
                  <w:color w:val="000000"/>
                  <w:rPrChange w:id="1055" w:author="Nick Smith" w:date="2021-05-17T14:21:00Z">
                    <w:rPr>
                      <w:color w:val="000000"/>
                      <w:sz w:val="20"/>
                      <w:szCs w:val="20"/>
                    </w:rPr>
                  </w:rPrChange>
                </w:rPr>
                <w:t xml:space="preserve">0.936 </w:t>
              </w:r>
              <w:r w:rsidRPr="008531D1">
                <w:rPr>
                  <w:rFonts w:eastAsia="Times New Roman"/>
                  <w:color w:val="000000"/>
                  <w:rPrChange w:id="1056" w:author="Nick Smith" w:date="2021-05-17T14:21:00Z">
                    <w:rPr>
                      <w:rFonts w:eastAsia="Times New Roman"/>
                      <w:color w:val="000000"/>
                      <w:sz w:val="20"/>
                      <w:szCs w:val="20"/>
                    </w:rPr>
                  </w:rPrChange>
                </w:rPr>
                <w:t>± 0.009</w:t>
              </w:r>
            </w:ins>
          </w:p>
        </w:tc>
        <w:tc>
          <w:tcPr>
            <w:tcW w:w="905" w:type="pct"/>
            <w:tcBorders>
              <w:top w:val="nil"/>
              <w:left w:val="nil"/>
              <w:bottom w:val="nil"/>
              <w:right w:val="nil"/>
            </w:tcBorders>
            <w:shd w:val="clear" w:color="auto" w:fill="auto"/>
            <w:noWrap/>
            <w:vAlign w:val="center"/>
            <w:hideMark/>
            <w:tcPrChange w:id="1057" w:author="Risa" w:date="2021-05-04T17:18:00Z">
              <w:tcPr>
                <w:tcW w:w="905" w:type="pct"/>
                <w:tcBorders>
                  <w:top w:val="nil"/>
                  <w:left w:val="nil"/>
                  <w:bottom w:val="nil"/>
                  <w:right w:val="nil"/>
                </w:tcBorders>
                <w:shd w:val="clear" w:color="auto" w:fill="auto"/>
                <w:noWrap/>
                <w:vAlign w:val="center"/>
                <w:hideMark/>
              </w:tcPr>
            </w:tcPrChange>
          </w:tcPr>
          <w:p w14:paraId="2DB65BB2" w14:textId="77777777" w:rsidR="007B4434" w:rsidRPr="008531D1" w:rsidRDefault="007B4434" w:rsidP="008531D1">
            <w:pPr>
              <w:spacing w:line="480" w:lineRule="auto"/>
              <w:contextualSpacing/>
              <w:jc w:val="center"/>
              <w:rPr>
                <w:ins w:id="1058" w:author="Risa" w:date="2021-05-04T14:19:00Z"/>
                <w:rFonts w:eastAsia="Times New Roman"/>
                <w:b/>
                <w:bCs/>
                <w:color w:val="000000"/>
                <w:rPrChange w:id="1059" w:author="Nick Smith" w:date="2021-05-17T14:21:00Z">
                  <w:rPr>
                    <w:ins w:id="1060" w:author="Risa" w:date="2021-05-04T14:19:00Z"/>
                    <w:rFonts w:eastAsia="Times New Roman"/>
                    <w:b/>
                    <w:bCs/>
                    <w:color w:val="000000"/>
                    <w:sz w:val="20"/>
                    <w:szCs w:val="20"/>
                  </w:rPr>
                </w:rPrChange>
              </w:rPr>
              <w:pPrChange w:id="1061" w:author="Nick Smith" w:date="2021-05-17T14:21:00Z">
                <w:pPr>
                  <w:jc w:val="center"/>
                </w:pPr>
              </w:pPrChange>
            </w:pPr>
            <w:ins w:id="1062" w:author="Risa" w:date="2021-05-04T14:19:00Z">
              <w:r w:rsidRPr="008531D1">
                <w:rPr>
                  <w:b/>
                  <w:bCs/>
                  <w:color w:val="000000"/>
                  <w:rPrChange w:id="1063" w:author="Nick Smith" w:date="2021-05-17T14:21:00Z">
                    <w:rPr>
                      <w:b/>
                      <w:bCs/>
                      <w:color w:val="000000"/>
                      <w:sz w:val="20"/>
                      <w:szCs w:val="20"/>
                    </w:rPr>
                  </w:rPrChange>
                </w:rPr>
                <w:t>&lt; 0.001</w:t>
              </w:r>
            </w:ins>
          </w:p>
        </w:tc>
        <w:tc>
          <w:tcPr>
            <w:tcW w:w="1052" w:type="pct"/>
            <w:tcBorders>
              <w:top w:val="nil"/>
              <w:left w:val="nil"/>
              <w:bottom w:val="nil"/>
              <w:right w:val="nil"/>
            </w:tcBorders>
            <w:shd w:val="clear" w:color="auto" w:fill="auto"/>
            <w:noWrap/>
            <w:vAlign w:val="center"/>
            <w:hideMark/>
            <w:tcPrChange w:id="1064" w:author="Risa" w:date="2021-05-04T17:18:00Z">
              <w:tcPr>
                <w:tcW w:w="1052" w:type="pct"/>
                <w:tcBorders>
                  <w:top w:val="nil"/>
                  <w:left w:val="nil"/>
                  <w:bottom w:val="nil"/>
                  <w:right w:val="nil"/>
                </w:tcBorders>
                <w:shd w:val="clear" w:color="auto" w:fill="auto"/>
                <w:noWrap/>
                <w:vAlign w:val="center"/>
                <w:hideMark/>
              </w:tcPr>
            </w:tcPrChange>
          </w:tcPr>
          <w:p w14:paraId="47E8804C" w14:textId="77777777" w:rsidR="007B4434" w:rsidRPr="008531D1" w:rsidRDefault="007B4434" w:rsidP="008531D1">
            <w:pPr>
              <w:spacing w:line="480" w:lineRule="auto"/>
              <w:contextualSpacing/>
              <w:jc w:val="center"/>
              <w:rPr>
                <w:ins w:id="1065" w:author="Risa" w:date="2021-05-04T14:19:00Z"/>
                <w:rFonts w:eastAsia="Times New Roman"/>
                <w:color w:val="000000"/>
                <w:rPrChange w:id="1066" w:author="Nick Smith" w:date="2021-05-17T14:21:00Z">
                  <w:rPr>
                    <w:ins w:id="1067" w:author="Risa" w:date="2021-05-04T14:19:00Z"/>
                    <w:rFonts w:eastAsia="Times New Roman"/>
                    <w:color w:val="000000"/>
                    <w:sz w:val="20"/>
                    <w:szCs w:val="20"/>
                  </w:rPr>
                </w:rPrChange>
              </w:rPr>
              <w:pPrChange w:id="1068" w:author="Nick Smith" w:date="2021-05-17T14:21:00Z">
                <w:pPr>
                  <w:jc w:val="center"/>
                </w:pPr>
              </w:pPrChange>
            </w:pPr>
            <w:ins w:id="1069" w:author="Risa" w:date="2021-05-04T14:19:00Z">
              <w:r w:rsidRPr="008531D1">
                <w:rPr>
                  <w:color w:val="000000"/>
                  <w:rPrChange w:id="1070" w:author="Nick Smith" w:date="2021-05-17T14:21:00Z">
                    <w:rPr>
                      <w:color w:val="000000"/>
                      <w:sz w:val="20"/>
                      <w:szCs w:val="20"/>
                    </w:rPr>
                  </w:rPrChange>
                </w:rPr>
                <w:t>53.03%</w:t>
              </w:r>
            </w:ins>
          </w:p>
        </w:tc>
      </w:tr>
      <w:tr w:rsidR="007B4434" w:rsidRPr="00771C52" w14:paraId="13170623" w14:textId="77777777" w:rsidTr="007B4434">
        <w:trPr>
          <w:trHeight w:val="320"/>
          <w:ins w:id="1071" w:author="Risa" w:date="2021-05-04T14:19:00Z"/>
          <w:trPrChange w:id="1072" w:author="Risa" w:date="2021-05-04T17:18:00Z">
            <w:trPr>
              <w:trHeight w:val="320"/>
            </w:trPr>
          </w:trPrChange>
        </w:trPr>
        <w:tc>
          <w:tcPr>
            <w:tcW w:w="1243" w:type="pct"/>
            <w:tcBorders>
              <w:top w:val="nil"/>
              <w:left w:val="nil"/>
              <w:bottom w:val="nil"/>
              <w:right w:val="nil"/>
            </w:tcBorders>
            <w:shd w:val="clear" w:color="auto" w:fill="auto"/>
            <w:noWrap/>
            <w:hideMark/>
            <w:tcPrChange w:id="1073" w:author="Risa" w:date="2021-05-04T17:18:00Z">
              <w:tcPr>
                <w:tcW w:w="1243" w:type="pct"/>
                <w:tcBorders>
                  <w:top w:val="nil"/>
                  <w:left w:val="nil"/>
                  <w:bottom w:val="nil"/>
                  <w:right w:val="nil"/>
                </w:tcBorders>
                <w:shd w:val="clear" w:color="auto" w:fill="auto"/>
                <w:noWrap/>
                <w:hideMark/>
              </w:tcPr>
            </w:tcPrChange>
          </w:tcPr>
          <w:p w14:paraId="2A3A1D1A" w14:textId="77777777" w:rsidR="007B4434" w:rsidRPr="008531D1" w:rsidRDefault="007B4434" w:rsidP="008531D1">
            <w:pPr>
              <w:spacing w:line="480" w:lineRule="auto"/>
              <w:contextualSpacing/>
              <w:rPr>
                <w:ins w:id="1074" w:author="Risa" w:date="2021-05-04T14:19:00Z"/>
                <w:rFonts w:eastAsia="Times New Roman"/>
                <w:color w:val="000000"/>
                <w:rPrChange w:id="1075" w:author="Nick Smith" w:date="2021-05-17T14:21:00Z">
                  <w:rPr>
                    <w:ins w:id="1076" w:author="Risa" w:date="2021-05-04T14:19:00Z"/>
                    <w:rFonts w:eastAsia="Times New Roman"/>
                    <w:color w:val="000000"/>
                    <w:sz w:val="20"/>
                    <w:szCs w:val="20"/>
                  </w:rPr>
                </w:rPrChange>
              </w:rPr>
              <w:pPrChange w:id="1077" w:author="Nick Smith" w:date="2021-05-17T14:21:00Z">
                <w:pPr/>
              </w:pPrChange>
            </w:pPr>
            <w:ins w:id="1078" w:author="Risa" w:date="2021-05-04T14:19:00Z">
              <w:r w:rsidRPr="008531D1">
                <w:rPr>
                  <w:rFonts w:eastAsia="Times New Roman"/>
                  <w:color w:val="000000"/>
                  <w:rPrChange w:id="1079" w:author="Nick Smith" w:date="2021-05-17T14:21:00Z">
                    <w:rPr>
                      <w:rFonts w:eastAsia="Times New Roman"/>
                      <w:color w:val="000000"/>
                      <w:sz w:val="20"/>
                      <w:szCs w:val="20"/>
                    </w:rPr>
                  </w:rPrChange>
                </w:rPr>
                <w:t>N fixer</w:t>
              </w:r>
            </w:ins>
          </w:p>
        </w:tc>
        <w:tc>
          <w:tcPr>
            <w:tcW w:w="900" w:type="pct"/>
            <w:tcBorders>
              <w:top w:val="nil"/>
              <w:left w:val="nil"/>
              <w:bottom w:val="nil"/>
              <w:right w:val="nil"/>
            </w:tcBorders>
            <w:vAlign w:val="center"/>
            <w:tcPrChange w:id="1080" w:author="Risa" w:date="2021-05-04T17:18:00Z">
              <w:tcPr>
                <w:tcW w:w="900" w:type="pct"/>
                <w:tcBorders>
                  <w:top w:val="nil"/>
                  <w:left w:val="nil"/>
                  <w:bottom w:val="nil"/>
                  <w:right w:val="nil"/>
                </w:tcBorders>
              </w:tcPr>
            </w:tcPrChange>
          </w:tcPr>
          <w:p w14:paraId="2AB60827" w14:textId="20E86C65" w:rsidR="007B4434" w:rsidRPr="008531D1" w:rsidRDefault="007B4434" w:rsidP="008531D1">
            <w:pPr>
              <w:spacing w:line="480" w:lineRule="auto"/>
              <w:contextualSpacing/>
              <w:jc w:val="center"/>
              <w:rPr>
                <w:ins w:id="1081" w:author="Risa" w:date="2021-05-04T17:17:00Z"/>
                <w:rFonts w:eastAsia="Times New Roman"/>
                <w:color w:val="000000"/>
                <w:rPrChange w:id="1082" w:author="Nick Smith" w:date="2021-05-17T14:21:00Z">
                  <w:rPr>
                    <w:ins w:id="1083" w:author="Risa" w:date="2021-05-04T17:17:00Z"/>
                    <w:rFonts w:eastAsia="Times New Roman"/>
                    <w:color w:val="000000"/>
                    <w:sz w:val="20"/>
                    <w:szCs w:val="20"/>
                  </w:rPr>
                </w:rPrChange>
              </w:rPr>
              <w:pPrChange w:id="1084" w:author="Nick Smith" w:date="2021-05-17T14:21:00Z">
                <w:pPr>
                  <w:jc w:val="center"/>
                </w:pPr>
              </w:pPrChange>
            </w:pPr>
            <w:ins w:id="1085" w:author="Risa" w:date="2021-05-04T17:17:00Z">
              <w:r w:rsidRPr="008531D1">
                <w:rPr>
                  <w:rFonts w:eastAsia="Times New Roman"/>
                  <w:color w:val="000000"/>
                  <w:rPrChange w:id="1086"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1087" w:author="Risa" w:date="2021-05-04T17:18:00Z">
              <w:tcPr>
                <w:tcW w:w="900" w:type="pct"/>
                <w:tcBorders>
                  <w:top w:val="nil"/>
                  <w:left w:val="nil"/>
                  <w:bottom w:val="nil"/>
                  <w:right w:val="nil"/>
                </w:tcBorders>
                <w:shd w:val="clear" w:color="auto" w:fill="auto"/>
                <w:noWrap/>
                <w:vAlign w:val="center"/>
                <w:hideMark/>
              </w:tcPr>
            </w:tcPrChange>
          </w:tcPr>
          <w:p w14:paraId="127B45BD" w14:textId="315F2909" w:rsidR="007B4434" w:rsidRPr="008531D1" w:rsidRDefault="007B4434" w:rsidP="008531D1">
            <w:pPr>
              <w:spacing w:line="480" w:lineRule="auto"/>
              <w:contextualSpacing/>
              <w:jc w:val="center"/>
              <w:rPr>
                <w:ins w:id="1088" w:author="Risa" w:date="2021-05-04T14:19:00Z"/>
                <w:rFonts w:eastAsia="Times New Roman"/>
                <w:color w:val="000000"/>
                <w:rPrChange w:id="1089" w:author="Nick Smith" w:date="2021-05-17T14:21:00Z">
                  <w:rPr>
                    <w:ins w:id="1090" w:author="Risa" w:date="2021-05-04T14:19:00Z"/>
                    <w:rFonts w:eastAsia="Times New Roman"/>
                    <w:color w:val="000000"/>
                    <w:sz w:val="20"/>
                    <w:szCs w:val="20"/>
                  </w:rPr>
                </w:rPrChange>
              </w:rPr>
              <w:pPrChange w:id="1091" w:author="Nick Smith" w:date="2021-05-17T14:21:00Z">
                <w:pPr>
                  <w:jc w:val="center"/>
                </w:pPr>
              </w:pPrChange>
            </w:pPr>
            <w:ins w:id="1092" w:author="Risa" w:date="2021-05-04T14:19:00Z">
              <w:r w:rsidRPr="008531D1">
                <w:rPr>
                  <w:rFonts w:eastAsia="Times New Roman"/>
                  <w:color w:val="000000"/>
                  <w:rPrChange w:id="1093" w:author="Nick Smith" w:date="2021-05-17T14:21:00Z">
                    <w:rPr>
                      <w:rFonts w:eastAsia="Times New Roman"/>
                      <w:color w:val="000000"/>
                      <w:sz w:val="20"/>
                      <w:szCs w:val="20"/>
                    </w:rPr>
                  </w:rPrChange>
                </w:rPr>
                <w:t>-</w:t>
              </w:r>
            </w:ins>
          </w:p>
        </w:tc>
        <w:tc>
          <w:tcPr>
            <w:tcW w:w="905" w:type="pct"/>
            <w:tcBorders>
              <w:top w:val="nil"/>
              <w:left w:val="nil"/>
              <w:bottom w:val="nil"/>
              <w:right w:val="nil"/>
            </w:tcBorders>
            <w:shd w:val="clear" w:color="auto" w:fill="auto"/>
            <w:noWrap/>
            <w:vAlign w:val="center"/>
            <w:hideMark/>
            <w:tcPrChange w:id="1094" w:author="Risa" w:date="2021-05-04T17:18:00Z">
              <w:tcPr>
                <w:tcW w:w="905" w:type="pct"/>
                <w:tcBorders>
                  <w:top w:val="nil"/>
                  <w:left w:val="nil"/>
                  <w:bottom w:val="nil"/>
                  <w:right w:val="nil"/>
                </w:tcBorders>
                <w:shd w:val="clear" w:color="auto" w:fill="auto"/>
                <w:noWrap/>
                <w:vAlign w:val="center"/>
                <w:hideMark/>
              </w:tcPr>
            </w:tcPrChange>
          </w:tcPr>
          <w:p w14:paraId="1E2F2E97" w14:textId="77777777" w:rsidR="007B4434" w:rsidRPr="008531D1" w:rsidRDefault="007B4434" w:rsidP="008531D1">
            <w:pPr>
              <w:spacing w:line="480" w:lineRule="auto"/>
              <w:contextualSpacing/>
              <w:jc w:val="center"/>
              <w:rPr>
                <w:ins w:id="1095" w:author="Risa" w:date="2021-05-04T14:19:00Z"/>
                <w:rFonts w:eastAsia="Times New Roman"/>
                <w:b/>
                <w:bCs/>
                <w:color w:val="000000"/>
                <w:rPrChange w:id="1096" w:author="Nick Smith" w:date="2021-05-17T14:21:00Z">
                  <w:rPr>
                    <w:ins w:id="1097" w:author="Risa" w:date="2021-05-04T14:19:00Z"/>
                    <w:rFonts w:eastAsia="Times New Roman"/>
                    <w:b/>
                    <w:bCs/>
                    <w:color w:val="000000"/>
                    <w:sz w:val="20"/>
                    <w:szCs w:val="20"/>
                  </w:rPr>
                </w:rPrChange>
              </w:rPr>
              <w:pPrChange w:id="1098" w:author="Nick Smith" w:date="2021-05-17T14:21:00Z">
                <w:pPr>
                  <w:jc w:val="center"/>
                </w:pPr>
              </w:pPrChange>
            </w:pPr>
            <w:ins w:id="1099" w:author="Risa" w:date="2021-05-04T14:19:00Z">
              <w:r w:rsidRPr="008531D1">
                <w:rPr>
                  <w:b/>
                  <w:bCs/>
                  <w:color w:val="000000"/>
                  <w:rPrChange w:id="1100" w:author="Nick Smith" w:date="2021-05-17T14:21:00Z">
                    <w:rPr>
                      <w:b/>
                      <w:bCs/>
                      <w:color w:val="000000"/>
                      <w:sz w:val="20"/>
                      <w:szCs w:val="20"/>
                    </w:rPr>
                  </w:rPrChange>
                </w:rPr>
                <w:t>&lt; 0.001</w:t>
              </w:r>
            </w:ins>
          </w:p>
        </w:tc>
        <w:tc>
          <w:tcPr>
            <w:tcW w:w="1052" w:type="pct"/>
            <w:tcBorders>
              <w:top w:val="nil"/>
              <w:left w:val="nil"/>
              <w:bottom w:val="nil"/>
              <w:right w:val="nil"/>
            </w:tcBorders>
            <w:shd w:val="clear" w:color="auto" w:fill="auto"/>
            <w:noWrap/>
            <w:vAlign w:val="center"/>
            <w:hideMark/>
            <w:tcPrChange w:id="1101" w:author="Risa" w:date="2021-05-04T17:18:00Z">
              <w:tcPr>
                <w:tcW w:w="1052" w:type="pct"/>
                <w:tcBorders>
                  <w:top w:val="nil"/>
                  <w:left w:val="nil"/>
                  <w:bottom w:val="nil"/>
                  <w:right w:val="nil"/>
                </w:tcBorders>
                <w:shd w:val="clear" w:color="auto" w:fill="auto"/>
                <w:noWrap/>
                <w:vAlign w:val="center"/>
                <w:hideMark/>
              </w:tcPr>
            </w:tcPrChange>
          </w:tcPr>
          <w:p w14:paraId="131B22E9" w14:textId="77777777" w:rsidR="007B4434" w:rsidRPr="008531D1" w:rsidRDefault="007B4434" w:rsidP="008531D1">
            <w:pPr>
              <w:spacing w:line="480" w:lineRule="auto"/>
              <w:contextualSpacing/>
              <w:jc w:val="center"/>
              <w:rPr>
                <w:ins w:id="1102" w:author="Risa" w:date="2021-05-04T14:19:00Z"/>
                <w:rFonts w:eastAsia="Times New Roman"/>
                <w:color w:val="000000"/>
                <w:rPrChange w:id="1103" w:author="Nick Smith" w:date="2021-05-17T14:21:00Z">
                  <w:rPr>
                    <w:ins w:id="1104" w:author="Risa" w:date="2021-05-04T14:19:00Z"/>
                    <w:rFonts w:eastAsia="Times New Roman"/>
                    <w:color w:val="000000"/>
                    <w:sz w:val="20"/>
                    <w:szCs w:val="20"/>
                  </w:rPr>
                </w:rPrChange>
              </w:rPr>
              <w:pPrChange w:id="1105" w:author="Nick Smith" w:date="2021-05-17T14:21:00Z">
                <w:pPr>
                  <w:jc w:val="center"/>
                </w:pPr>
              </w:pPrChange>
            </w:pPr>
            <w:ins w:id="1106" w:author="Risa" w:date="2021-05-04T14:19:00Z">
              <w:r w:rsidRPr="008531D1">
                <w:rPr>
                  <w:color w:val="000000"/>
                  <w:rPrChange w:id="1107" w:author="Nick Smith" w:date="2021-05-17T14:21:00Z">
                    <w:rPr>
                      <w:color w:val="000000"/>
                      <w:sz w:val="20"/>
                      <w:szCs w:val="20"/>
                    </w:rPr>
                  </w:rPrChange>
                </w:rPr>
                <w:t>5.04%</w:t>
              </w:r>
            </w:ins>
          </w:p>
        </w:tc>
      </w:tr>
      <w:tr w:rsidR="007B4434" w:rsidRPr="00771C52" w14:paraId="4E9B4D35" w14:textId="77777777" w:rsidTr="007B4434">
        <w:trPr>
          <w:trHeight w:val="320"/>
          <w:ins w:id="1108" w:author="Risa" w:date="2021-05-04T14:19:00Z"/>
          <w:trPrChange w:id="1109" w:author="Risa" w:date="2021-05-04T17:18:00Z">
            <w:trPr>
              <w:trHeight w:val="320"/>
            </w:trPr>
          </w:trPrChange>
        </w:trPr>
        <w:tc>
          <w:tcPr>
            <w:tcW w:w="1243" w:type="pct"/>
            <w:tcBorders>
              <w:top w:val="nil"/>
              <w:left w:val="nil"/>
              <w:right w:val="nil"/>
            </w:tcBorders>
            <w:shd w:val="clear" w:color="auto" w:fill="auto"/>
            <w:noWrap/>
            <w:hideMark/>
            <w:tcPrChange w:id="1110" w:author="Risa" w:date="2021-05-04T17:18:00Z">
              <w:tcPr>
                <w:tcW w:w="1243" w:type="pct"/>
                <w:tcBorders>
                  <w:top w:val="nil"/>
                  <w:left w:val="nil"/>
                  <w:right w:val="nil"/>
                </w:tcBorders>
                <w:shd w:val="clear" w:color="auto" w:fill="auto"/>
                <w:noWrap/>
                <w:hideMark/>
              </w:tcPr>
            </w:tcPrChange>
          </w:tcPr>
          <w:p w14:paraId="755316BF" w14:textId="7577DFB8" w:rsidR="007B4434" w:rsidRPr="008531D1" w:rsidRDefault="007B4434" w:rsidP="008531D1">
            <w:pPr>
              <w:spacing w:line="480" w:lineRule="auto"/>
              <w:contextualSpacing/>
              <w:rPr>
                <w:ins w:id="1111" w:author="Risa" w:date="2021-05-04T14:19:00Z"/>
                <w:rFonts w:eastAsia="Times New Roman"/>
                <w:color w:val="000000"/>
                <w:rPrChange w:id="1112" w:author="Nick Smith" w:date="2021-05-17T14:21:00Z">
                  <w:rPr>
                    <w:ins w:id="1113" w:author="Risa" w:date="2021-05-04T14:19:00Z"/>
                    <w:rFonts w:eastAsia="Times New Roman"/>
                    <w:color w:val="000000"/>
                    <w:sz w:val="20"/>
                    <w:szCs w:val="20"/>
                  </w:rPr>
                </w:rPrChange>
              </w:rPr>
              <w:pPrChange w:id="1114" w:author="Nick Smith" w:date="2021-05-17T14:21:00Z">
                <w:pPr/>
              </w:pPrChange>
            </w:pPr>
            <w:ins w:id="1115" w:author="Risa" w:date="2021-05-04T16:44:00Z">
              <w:r w:rsidRPr="008531D1">
                <w:rPr>
                  <w:rFonts w:eastAsia="Times New Roman"/>
                  <w:color w:val="000000"/>
                  <w:rPrChange w:id="1116" w:author="Nick Smith" w:date="2021-05-17T14:21:00Z">
                    <w:rPr>
                      <w:rFonts w:eastAsia="Times New Roman"/>
                      <w:color w:val="000000"/>
                      <w:sz w:val="20"/>
                      <w:szCs w:val="20"/>
                    </w:rPr>
                  </w:rPrChange>
                </w:rPr>
                <w:t>Photosynthetic pathway (</w:t>
              </w:r>
            </w:ins>
            <w:ins w:id="1117" w:author="Risa" w:date="2021-05-04T14:19:00Z">
              <w:r w:rsidRPr="008531D1">
                <w:rPr>
                  <w:rFonts w:eastAsia="Times New Roman"/>
                  <w:color w:val="000000"/>
                  <w:rPrChange w:id="1118" w:author="Nick Smith" w:date="2021-05-17T14:21:00Z">
                    <w:rPr>
                      <w:rFonts w:eastAsia="Times New Roman"/>
                      <w:color w:val="000000"/>
                      <w:sz w:val="20"/>
                      <w:szCs w:val="20"/>
                    </w:rPr>
                  </w:rPrChange>
                </w:rPr>
                <w:t>C</w:t>
              </w:r>
              <w:r w:rsidRPr="008531D1">
                <w:rPr>
                  <w:rFonts w:eastAsia="Times New Roman"/>
                  <w:color w:val="000000"/>
                  <w:vertAlign w:val="subscript"/>
                  <w:rPrChange w:id="1119" w:author="Nick Smith" w:date="2021-05-17T14:21:00Z">
                    <w:rPr>
                      <w:rFonts w:eastAsia="Times New Roman"/>
                      <w:color w:val="000000"/>
                      <w:sz w:val="20"/>
                      <w:szCs w:val="20"/>
                    </w:rPr>
                  </w:rPrChange>
                </w:rPr>
                <w:t>3</w:t>
              </w:r>
              <w:r w:rsidRPr="008531D1">
                <w:rPr>
                  <w:rFonts w:eastAsia="Times New Roman"/>
                  <w:color w:val="000000"/>
                  <w:rPrChange w:id="1120" w:author="Nick Smith" w:date="2021-05-17T14:21:00Z">
                    <w:rPr>
                      <w:rFonts w:eastAsia="Times New Roman"/>
                      <w:color w:val="000000"/>
                      <w:sz w:val="20"/>
                      <w:szCs w:val="20"/>
                    </w:rPr>
                  </w:rPrChange>
                </w:rPr>
                <w:t>/C</w:t>
              </w:r>
              <w:r w:rsidRPr="008531D1">
                <w:rPr>
                  <w:rFonts w:eastAsia="Times New Roman"/>
                  <w:color w:val="000000"/>
                  <w:vertAlign w:val="subscript"/>
                  <w:rPrChange w:id="1121" w:author="Nick Smith" w:date="2021-05-17T14:21:00Z">
                    <w:rPr>
                      <w:rFonts w:eastAsia="Times New Roman"/>
                      <w:color w:val="000000"/>
                      <w:sz w:val="20"/>
                      <w:szCs w:val="20"/>
                    </w:rPr>
                  </w:rPrChange>
                </w:rPr>
                <w:t>4</w:t>
              </w:r>
            </w:ins>
            <w:ins w:id="1122" w:author="Risa" w:date="2021-05-04T16:44:00Z">
              <w:r w:rsidRPr="008531D1">
                <w:rPr>
                  <w:rFonts w:eastAsia="Times New Roman"/>
                  <w:color w:val="000000"/>
                  <w:rPrChange w:id="1123" w:author="Nick Smith" w:date="2021-05-17T14:21:00Z">
                    <w:rPr>
                      <w:rFonts w:eastAsia="Times New Roman"/>
                      <w:color w:val="000000"/>
                      <w:sz w:val="20"/>
                      <w:szCs w:val="20"/>
                    </w:rPr>
                  </w:rPrChange>
                </w:rPr>
                <w:t>)</w:t>
              </w:r>
            </w:ins>
          </w:p>
        </w:tc>
        <w:tc>
          <w:tcPr>
            <w:tcW w:w="900" w:type="pct"/>
            <w:tcBorders>
              <w:top w:val="nil"/>
              <w:left w:val="nil"/>
              <w:right w:val="nil"/>
            </w:tcBorders>
            <w:vAlign w:val="center"/>
            <w:tcPrChange w:id="1124" w:author="Risa" w:date="2021-05-04T17:18:00Z">
              <w:tcPr>
                <w:tcW w:w="900" w:type="pct"/>
                <w:tcBorders>
                  <w:top w:val="nil"/>
                  <w:left w:val="nil"/>
                  <w:right w:val="nil"/>
                </w:tcBorders>
              </w:tcPr>
            </w:tcPrChange>
          </w:tcPr>
          <w:p w14:paraId="16E80C26" w14:textId="0F933024" w:rsidR="007B4434" w:rsidRPr="008531D1" w:rsidRDefault="007B4434" w:rsidP="008531D1">
            <w:pPr>
              <w:spacing w:line="480" w:lineRule="auto"/>
              <w:contextualSpacing/>
              <w:jc w:val="center"/>
              <w:rPr>
                <w:ins w:id="1125" w:author="Risa" w:date="2021-05-04T17:17:00Z"/>
                <w:rFonts w:eastAsia="Times New Roman"/>
                <w:color w:val="000000"/>
                <w:rPrChange w:id="1126" w:author="Nick Smith" w:date="2021-05-17T14:21:00Z">
                  <w:rPr>
                    <w:ins w:id="1127" w:author="Risa" w:date="2021-05-04T17:17:00Z"/>
                    <w:rFonts w:eastAsia="Times New Roman"/>
                    <w:color w:val="000000"/>
                    <w:sz w:val="20"/>
                    <w:szCs w:val="20"/>
                  </w:rPr>
                </w:rPrChange>
              </w:rPr>
              <w:pPrChange w:id="1128" w:author="Nick Smith" w:date="2021-05-17T14:21:00Z">
                <w:pPr>
                  <w:jc w:val="center"/>
                </w:pPr>
              </w:pPrChange>
            </w:pPr>
            <w:ins w:id="1129" w:author="Risa" w:date="2021-05-04T17:17:00Z">
              <w:r w:rsidRPr="008531D1">
                <w:rPr>
                  <w:rFonts w:eastAsia="Times New Roman"/>
                  <w:color w:val="000000"/>
                  <w:rPrChange w:id="1130" w:author="Nick Smith" w:date="2021-05-17T14:21:00Z">
                    <w:rPr>
                      <w:rFonts w:eastAsia="Times New Roman"/>
                      <w:color w:val="000000"/>
                      <w:sz w:val="20"/>
                      <w:szCs w:val="20"/>
                    </w:rPr>
                  </w:rPrChange>
                </w:rPr>
                <w:t>1</w:t>
              </w:r>
            </w:ins>
          </w:p>
        </w:tc>
        <w:tc>
          <w:tcPr>
            <w:tcW w:w="900" w:type="pct"/>
            <w:tcBorders>
              <w:top w:val="nil"/>
              <w:left w:val="nil"/>
              <w:right w:val="nil"/>
            </w:tcBorders>
            <w:shd w:val="clear" w:color="auto" w:fill="auto"/>
            <w:noWrap/>
            <w:vAlign w:val="center"/>
            <w:hideMark/>
            <w:tcPrChange w:id="1131" w:author="Risa" w:date="2021-05-04T17:18:00Z">
              <w:tcPr>
                <w:tcW w:w="900" w:type="pct"/>
                <w:tcBorders>
                  <w:top w:val="nil"/>
                  <w:left w:val="nil"/>
                  <w:right w:val="nil"/>
                </w:tcBorders>
                <w:shd w:val="clear" w:color="auto" w:fill="auto"/>
                <w:noWrap/>
                <w:vAlign w:val="center"/>
                <w:hideMark/>
              </w:tcPr>
            </w:tcPrChange>
          </w:tcPr>
          <w:p w14:paraId="0F9C99C5" w14:textId="24637764" w:rsidR="007B4434" w:rsidRPr="008531D1" w:rsidRDefault="007B4434" w:rsidP="008531D1">
            <w:pPr>
              <w:spacing w:line="480" w:lineRule="auto"/>
              <w:contextualSpacing/>
              <w:jc w:val="center"/>
              <w:rPr>
                <w:ins w:id="1132" w:author="Risa" w:date="2021-05-04T14:19:00Z"/>
                <w:rFonts w:eastAsia="Times New Roman"/>
                <w:color w:val="000000"/>
                <w:rPrChange w:id="1133" w:author="Nick Smith" w:date="2021-05-17T14:21:00Z">
                  <w:rPr>
                    <w:ins w:id="1134" w:author="Risa" w:date="2021-05-04T14:19:00Z"/>
                    <w:rFonts w:eastAsia="Times New Roman"/>
                    <w:color w:val="000000"/>
                    <w:sz w:val="20"/>
                    <w:szCs w:val="20"/>
                  </w:rPr>
                </w:rPrChange>
              </w:rPr>
              <w:pPrChange w:id="1135" w:author="Nick Smith" w:date="2021-05-17T14:21:00Z">
                <w:pPr>
                  <w:jc w:val="center"/>
                </w:pPr>
              </w:pPrChange>
            </w:pPr>
            <w:ins w:id="1136" w:author="Risa" w:date="2021-05-04T14:19:00Z">
              <w:r w:rsidRPr="008531D1">
                <w:rPr>
                  <w:rFonts w:eastAsia="Times New Roman"/>
                  <w:color w:val="000000"/>
                  <w:rPrChange w:id="1137" w:author="Nick Smith" w:date="2021-05-17T14:21:00Z">
                    <w:rPr>
                      <w:rFonts w:eastAsia="Times New Roman"/>
                      <w:color w:val="000000"/>
                      <w:sz w:val="20"/>
                      <w:szCs w:val="20"/>
                    </w:rPr>
                  </w:rPrChange>
                </w:rPr>
                <w:t>-</w:t>
              </w:r>
            </w:ins>
          </w:p>
        </w:tc>
        <w:tc>
          <w:tcPr>
            <w:tcW w:w="905" w:type="pct"/>
            <w:tcBorders>
              <w:top w:val="nil"/>
              <w:left w:val="nil"/>
              <w:right w:val="nil"/>
            </w:tcBorders>
            <w:shd w:val="clear" w:color="auto" w:fill="auto"/>
            <w:noWrap/>
            <w:vAlign w:val="center"/>
            <w:hideMark/>
            <w:tcPrChange w:id="1138" w:author="Risa" w:date="2021-05-04T17:18:00Z">
              <w:tcPr>
                <w:tcW w:w="905" w:type="pct"/>
                <w:tcBorders>
                  <w:top w:val="nil"/>
                  <w:left w:val="nil"/>
                  <w:right w:val="nil"/>
                </w:tcBorders>
                <w:shd w:val="clear" w:color="auto" w:fill="auto"/>
                <w:noWrap/>
                <w:vAlign w:val="center"/>
                <w:hideMark/>
              </w:tcPr>
            </w:tcPrChange>
          </w:tcPr>
          <w:p w14:paraId="05C3E220" w14:textId="77777777" w:rsidR="007B4434" w:rsidRPr="008531D1" w:rsidRDefault="007B4434" w:rsidP="008531D1">
            <w:pPr>
              <w:spacing w:line="480" w:lineRule="auto"/>
              <w:contextualSpacing/>
              <w:jc w:val="center"/>
              <w:rPr>
                <w:ins w:id="1139" w:author="Risa" w:date="2021-05-04T14:19:00Z"/>
                <w:rFonts w:eastAsia="Times New Roman"/>
                <w:b/>
                <w:bCs/>
                <w:color w:val="000000"/>
                <w:rPrChange w:id="1140" w:author="Nick Smith" w:date="2021-05-17T14:21:00Z">
                  <w:rPr>
                    <w:ins w:id="1141" w:author="Risa" w:date="2021-05-04T14:19:00Z"/>
                    <w:rFonts w:eastAsia="Times New Roman"/>
                    <w:b/>
                    <w:bCs/>
                    <w:color w:val="000000"/>
                    <w:sz w:val="20"/>
                    <w:szCs w:val="20"/>
                  </w:rPr>
                </w:rPrChange>
              </w:rPr>
              <w:pPrChange w:id="1142" w:author="Nick Smith" w:date="2021-05-17T14:21:00Z">
                <w:pPr>
                  <w:jc w:val="center"/>
                </w:pPr>
              </w:pPrChange>
            </w:pPr>
            <w:ins w:id="1143" w:author="Risa" w:date="2021-05-04T14:19:00Z">
              <w:r w:rsidRPr="008531D1">
                <w:rPr>
                  <w:b/>
                  <w:bCs/>
                  <w:color w:val="000000"/>
                  <w:rPrChange w:id="1144" w:author="Nick Smith" w:date="2021-05-17T14:21:00Z">
                    <w:rPr>
                      <w:b/>
                      <w:bCs/>
                      <w:color w:val="000000"/>
                      <w:sz w:val="20"/>
                      <w:szCs w:val="20"/>
                    </w:rPr>
                  </w:rPrChange>
                </w:rPr>
                <w:t>&lt; 0.001</w:t>
              </w:r>
            </w:ins>
          </w:p>
        </w:tc>
        <w:tc>
          <w:tcPr>
            <w:tcW w:w="1052" w:type="pct"/>
            <w:tcBorders>
              <w:top w:val="nil"/>
              <w:left w:val="nil"/>
              <w:right w:val="nil"/>
            </w:tcBorders>
            <w:shd w:val="clear" w:color="auto" w:fill="auto"/>
            <w:noWrap/>
            <w:vAlign w:val="center"/>
            <w:hideMark/>
            <w:tcPrChange w:id="1145" w:author="Risa" w:date="2021-05-04T17:18:00Z">
              <w:tcPr>
                <w:tcW w:w="1052" w:type="pct"/>
                <w:tcBorders>
                  <w:top w:val="nil"/>
                  <w:left w:val="nil"/>
                  <w:right w:val="nil"/>
                </w:tcBorders>
                <w:shd w:val="clear" w:color="auto" w:fill="auto"/>
                <w:noWrap/>
                <w:vAlign w:val="center"/>
                <w:hideMark/>
              </w:tcPr>
            </w:tcPrChange>
          </w:tcPr>
          <w:p w14:paraId="46C6AB02" w14:textId="77777777" w:rsidR="007B4434" w:rsidRPr="008531D1" w:rsidRDefault="007B4434" w:rsidP="008531D1">
            <w:pPr>
              <w:spacing w:line="480" w:lineRule="auto"/>
              <w:contextualSpacing/>
              <w:jc w:val="center"/>
              <w:rPr>
                <w:ins w:id="1146" w:author="Risa" w:date="2021-05-04T14:19:00Z"/>
                <w:rFonts w:eastAsia="Times New Roman"/>
                <w:color w:val="000000"/>
                <w:rPrChange w:id="1147" w:author="Nick Smith" w:date="2021-05-17T14:21:00Z">
                  <w:rPr>
                    <w:ins w:id="1148" w:author="Risa" w:date="2021-05-04T14:19:00Z"/>
                    <w:rFonts w:eastAsia="Times New Roman"/>
                    <w:color w:val="000000"/>
                    <w:sz w:val="20"/>
                    <w:szCs w:val="20"/>
                  </w:rPr>
                </w:rPrChange>
              </w:rPr>
              <w:pPrChange w:id="1149" w:author="Nick Smith" w:date="2021-05-17T14:21:00Z">
                <w:pPr>
                  <w:jc w:val="center"/>
                </w:pPr>
              </w:pPrChange>
            </w:pPr>
            <w:ins w:id="1150" w:author="Risa" w:date="2021-05-04T14:19:00Z">
              <w:r w:rsidRPr="008531D1">
                <w:rPr>
                  <w:rFonts w:eastAsia="Times New Roman"/>
                  <w:color w:val="000000"/>
                  <w:rPrChange w:id="1151" w:author="Nick Smith" w:date="2021-05-17T14:21:00Z">
                    <w:rPr>
                      <w:rFonts w:eastAsia="Times New Roman"/>
                      <w:color w:val="000000"/>
                      <w:sz w:val="20"/>
                      <w:szCs w:val="20"/>
                    </w:rPr>
                  </w:rPrChange>
                </w:rPr>
                <w:t>3.68%</w:t>
              </w:r>
            </w:ins>
          </w:p>
        </w:tc>
      </w:tr>
      <w:tr w:rsidR="007B4434" w:rsidRPr="00771C52" w14:paraId="1C7E80B4" w14:textId="77777777" w:rsidTr="007B4434">
        <w:trPr>
          <w:trHeight w:val="320"/>
          <w:ins w:id="1152" w:author="Risa" w:date="2021-05-04T14:19:00Z"/>
          <w:trPrChange w:id="1153" w:author="Risa" w:date="2021-05-04T17:18:00Z">
            <w:trPr>
              <w:trHeight w:val="320"/>
            </w:trPr>
          </w:trPrChange>
        </w:trPr>
        <w:tc>
          <w:tcPr>
            <w:tcW w:w="1243" w:type="pct"/>
            <w:tcBorders>
              <w:top w:val="nil"/>
              <w:left w:val="nil"/>
              <w:bottom w:val="nil"/>
              <w:right w:val="nil"/>
            </w:tcBorders>
            <w:shd w:val="clear" w:color="auto" w:fill="auto"/>
            <w:noWrap/>
            <w:tcPrChange w:id="1154" w:author="Risa" w:date="2021-05-04T17:18:00Z">
              <w:tcPr>
                <w:tcW w:w="1243" w:type="pct"/>
                <w:tcBorders>
                  <w:top w:val="nil"/>
                  <w:left w:val="nil"/>
                  <w:bottom w:val="nil"/>
                  <w:right w:val="nil"/>
                </w:tcBorders>
                <w:shd w:val="clear" w:color="auto" w:fill="auto"/>
                <w:noWrap/>
              </w:tcPr>
            </w:tcPrChange>
          </w:tcPr>
          <w:p w14:paraId="36EDD028" w14:textId="77777777" w:rsidR="007B4434" w:rsidRPr="008531D1" w:rsidRDefault="007B4434" w:rsidP="008531D1">
            <w:pPr>
              <w:spacing w:line="480" w:lineRule="auto"/>
              <w:contextualSpacing/>
              <w:rPr>
                <w:ins w:id="1155" w:author="Risa" w:date="2021-05-04T14:19:00Z"/>
                <w:rFonts w:eastAsia="Times New Roman"/>
                <w:color w:val="000000"/>
                <w:rPrChange w:id="1156" w:author="Nick Smith" w:date="2021-05-17T14:21:00Z">
                  <w:rPr>
                    <w:ins w:id="1157" w:author="Risa" w:date="2021-05-04T14:19:00Z"/>
                    <w:rFonts w:eastAsia="Times New Roman"/>
                    <w:color w:val="000000"/>
                    <w:sz w:val="20"/>
                    <w:szCs w:val="20"/>
                  </w:rPr>
                </w:rPrChange>
              </w:rPr>
              <w:pPrChange w:id="1158" w:author="Nick Smith" w:date="2021-05-17T14:21:00Z">
                <w:pPr/>
              </w:pPrChange>
            </w:pPr>
            <w:ins w:id="1159" w:author="Risa" w:date="2021-05-04T14:19:00Z">
              <w:r w:rsidRPr="008531D1">
                <w:rPr>
                  <w:rFonts w:eastAsia="Times New Roman"/>
                  <w:color w:val="000000"/>
                  <w:rPrChange w:id="1160" w:author="Nick Smith" w:date="2021-05-17T14:21:00Z">
                    <w:rPr>
                      <w:rFonts w:eastAsia="Times New Roman"/>
                      <w:color w:val="000000"/>
                      <w:sz w:val="20"/>
                      <w:szCs w:val="20"/>
                    </w:rPr>
                  </w:rPrChange>
                </w:rPr>
                <w:t>Soil N x Soil P</w:t>
              </w:r>
            </w:ins>
          </w:p>
        </w:tc>
        <w:tc>
          <w:tcPr>
            <w:tcW w:w="900" w:type="pct"/>
            <w:tcBorders>
              <w:top w:val="nil"/>
              <w:left w:val="nil"/>
              <w:bottom w:val="nil"/>
              <w:right w:val="nil"/>
            </w:tcBorders>
            <w:vAlign w:val="center"/>
            <w:tcPrChange w:id="1161" w:author="Risa" w:date="2021-05-04T17:18:00Z">
              <w:tcPr>
                <w:tcW w:w="900" w:type="pct"/>
                <w:tcBorders>
                  <w:top w:val="nil"/>
                  <w:left w:val="nil"/>
                  <w:bottom w:val="nil"/>
                  <w:right w:val="nil"/>
                </w:tcBorders>
              </w:tcPr>
            </w:tcPrChange>
          </w:tcPr>
          <w:p w14:paraId="705E0FF5" w14:textId="1CAA9991" w:rsidR="007B4434" w:rsidRPr="008531D1" w:rsidRDefault="007B4434" w:rsidP="008531D1">
            <w:pPr>
              <w:spacing w:line="480" w:lineRule="auto"/>
              <w:contextualSpacing/>
              <w:jc w:val="center"/>
              <w:rPr>
                <w:ins w:id="1162" w:author="Risa" w:date="2021-05-04T17:17:00Z"/>
                <w:rFonts w:eastAsia="Times New Roman"/>
                <w:color w:val="000000"/>
                <w:rPrChange w:id="1163" w:author="Nick Smith" w:date="2021-05-17T14:21:00Z">
                  <w:rPr>
                    <w:ins w:id="1164" w:author="Risa" w:date="2021-05-04T17:17:00Z"/>
                    <w:rFonts w:eastAsia="Times New Roman"/>
                    <w:color w:val="000000"/>
                    <w:sz w:val="20"/>
                    <w:szCs w:val="20"/>
                  </w:rPr>
                </w:rPrChange>
              </w:rPr>
              <w:pPrChange w:id="1165" w:author="Nick Smith" w:date="2021-05-17T14:21:00Z">
                <w:pPr>
                  <w:jc w:val="center"/>
                </w:pPr>
              </w:pPrChange>
            </w:pPr>
            <w:ins w:id="1166" w:author="Risa" w:date="2021-05-04T17:17:00Z">
              <w:r w:rsidRPr="008531D1">
                <w:rPr>
                  <w:rFonts w:eastAsia="Times New Roman"/>
                  <w:color w:val="000000"/>
                  <w:rPrChange w:id="1167"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tcPrChange w:id="1168" w:author="Risa" w:date="2021-05-04T17:18:00Z">
              <w:tcPr>
                <w:tcW w:w="900" w:type="pct"/>
                <w:tcBorders>
                  <w:top w:val="nil"/>
                  <w:left w:val="nil"/>
                  <w:bottom w:val="nil"/>
                  <w:right w:val="nil"/>
                </w:tcBorders>
                <w:shd w:val="clear" w:color="auto" w:fill="auto"/>
                <w:noWrap/>
                <w:vAlign w:val="center"/>
              </w:tcPr>
            </w:tcPrChange>
          </w:tcPr>
          <w:p w14:paraId="5C576991" w14:textId="5F26D8F5" w:rsidR="007B4434" w:rsidRPr="008531D1" w:rsidRDefault="007B4434" w:rsidP="008531D1">
            <w:pPr>
              <w:spacing w:line="480" w:lineRule="auto"/>
              <w:contextualSpacing/>
              <w:jc w:val="center"/>
              <w:rPr>
                <w:ins w:id="1169" w:author="Risa" w:date="2021-05-04T14:19:00Z"/>
                <w:rFonts w:eastAsia="Times New Roman"/>
                <w:color w:val="000000"/>
                <w:rPrChange w:id="1170" w:author="Nick Smith" w:date="2021-05-17T14:21:00Z">
                  <w:rPr>
                    <w:ins w:id="1171" w:author="Risa" w:date="2021-05-04T14:19:00Z"/>
                    <w:rFonts w:eastAsia="Times New Roman"/>
                    <w:color w:val="000000"/>
                    <w:sz w:val="20"/>
                    <w:szCs w:val="20"/>
                  </w:rPr>
                </w:rPrChange>
              </w:rPr>
              <w:pPrChange w:id="1172" w:author="Nick Smith" w:date="2021-05-17T14:21:00Z">
                <w:pPr>
                  <w:jc w:val="center"/>
                </w:pPr>
              </w:pPrChange>
            </w:pPr>
            <w:ins w:id="1173" w:author="Risa" w:date="2021-05-04T14:19:00Z">
              <w:r w:rsidRPr="008531D1">
                <w:rPr>
                  <w:rFonts w:eastAsia="Times New Roman"/>
                  <w:color w:val="000000"/>
                  <w:rPrChange w:id="1174" w:author="Nick Smith" w:date="2021-05-17T14:21:00Z">
                    <w:rPr>
                      <w:rFonts w:eastAsia="Times New Roman"/>
                      <w:color w:val="000000"/>
                      <w:sz w:val="20"/>
                      <w:szCs w:val="20"/>
                    </w:rPr>
                  </w:rPrChange>
                </w:rPr>
                <w:t>-</w:t>
              </w:r>
            </w:ins>
          </w:p>
        </w:tc>
        <w:tc>
          <w:tcPr>
            <w:tcW w:w="905" w:type="pct"/>
            <w:tcBorders>
              <w:top w:val="nil"/>
              <w:left w:val="nil"/>
              <w:bottom w:val="nil"/>
              <w:right w:val="nil"/>
            </w:tcBorders>
            <w:shd w:val="clear" w:color="auto" w:fill="auto"/>
            <w:noWrap/>
            <w:vAlign w:val="center"/>
            <w:tcPrChange w:id="1175" w:author="Risa" w:date="2021-05-04T17:18:00Z">
              <w:tcPr>
                <w:tcW w:w="905" w:type="pct"/>
                <w:tcBorders>
                  <w:top w:val="nil"/>
                  <w:left w:val="nil"/>
                  <w:bottom w:val="nil"/>
                  <w:right w:val="nil"/>
                </w:tcBorders>
                <w:shd w:val="clear" w:color="auto" w:fill="auto"/>
                <w:noWrap/>
                <w:vAlign w:val="center"/>
              </w:tcPr>
            </w:tcPrChange>
          </w:tcPr>
          <w:p w14:paraId="2079D41E" w14:textId="77777777" w:rsidR="007B4434" w:rsidRPr="008531D1" w:rsidRDefault="007B4434" w:rsidP="008531D1">
            <w:pPr>
              <w:spacing w:line="480" w:lineRule="auto"/>
              <w:contextualSpacing/>
              <w:jc w:val="center"/>
              <w:rPr>
                <w:ins w:id="1176" w:author="Risa" w:date="2021-05-04T14:19:00Z"/>
                <w:rFonts w:eastAsia="Times New Roman"/>
                <w:b/>
                <w:bCs/>
                <w:color w:val="000000"/>
                <w:rPrChange w:id="1177" w:author="Nick Smith" w:date="2021-05-17T14:21:00Z">
                  <w:rPr>
                    <w:ins w:id="1178" w:author="Risa" w:date="2021-05-04T14:19:00Z"/>
                    <w:rFonts w:eastAsia="Times New Roman"/>
                    <w:b/>
                    <w:bCs/>
                    <w:color w:val="000000"/>
                    <w:sz w:val="20"/>
                    <w:szCs w:val="20"/>
                  </w:rPr>
                </w:rPrChange>
              </w:rPr>
              <w:pPrChange w:id="1179" w:author="Nick Smith" w:date="2021-05-17T14:21:00Z">
                <w:pPr>
                  <w:jc w:val="center"/>
                </w:pPr>
              </w:pPrChange>
            </w:pPr>
            <w:ins w:id="1180" w:author="Risa" w:date="2021-05-04T14:19:00Z">
              <w:r w:rsidRPr="008531D1">
                <w:rPr>
                  <w:b/>
                  <w:bCs/>
                  <w:color w:val="000000"/>
                  <w:rPrChange w:id="1181" w:author="Nick Smith" w:date="2021-05-17T14:21:00Z">
                    <w:rPr>
                      <w:b/>
                      <w:bCs/>
                      <w:color w:val="000000"/>
                      <w:sz w:val="20"/>
                      <w:szCs w:val="20"/>
                    </w:rPr>
                  </w:rPrChange>
                </w:rPr>
                <w:t>0.003</w:t>
              </w:r>
            </w:ins>
          </w:p>
        </w:tc>
        <w:tc>
          <w:tcPr>
            <w:tcW w:w="1052" w:type="pct"/>
            <w:tcBorders>
              <w:top w:val="nil"/>
              <w:left w:val="nil"/>
              <w:right w:val="nil"/>
            </w:tcBorders>
            <w:shd w:val="clear" w:color="auto" w:fill="auto"/>
            <w:noWrap/>
            <w:vAlign w:val="center"/>
            <w:tcPrChange w:id="1182" w:author="Risa" w:date="2021-05-04T17:18:00Z">
              <w:tcPr>
                <w:tcW w:w="1052" w:type="pct"/>
                <w:tcBorders>
                  <w:top w:val="nil"/>
                  <w:left w:val="nil"/>
                  <w:right w:val="nil"/>
                </w:tcBorders>
                <w:shd w:val="clear" w:color="auto" w:fill="auto"/>
                <w:noWrap/>
                <w:vAlign w:val="center"/>
              </w:tcPr>
            </w:tcPrChange>
          </w:tcPr>
          <w:p w14:paraId="7CCB40B6" w14:textId="77777777" w:rsidR="007B4434" w:rsidRPr="008531D1" w:rsidRDefault="007B4434" w:rsidP="008531D1">
            <w:pPr>
              <w:spacing w:line="480" w:lineRule="auto"/>
              <w:contextualSpacing/>
              <w:jc w:val="center"/>
              <w:rPr>
                <w:ins w:id="1183" w:author="Risa" w:date="2021-05-04T14:19:00Z"/>
                <w:rFonts w:eastAsia="Times New Roman"/>
                <w:color w:val="000000"/>
                <w:rPrChange w:id="1184" w:author="Nick Smith" w:date="2021-05-17T14:21:00Z">
                  <w:rPr>
                    <w:ins w:id="1185" w:author="Risa" w:date="2021-05-04T14:19:00Z"/>
                    <w:rFonts w:eastAsia="Times New Roman"/>
                    <w:color w:val="000000"/>
                    <w:sz w:val="20"/>
                    <w:szCs w:val="20"/>
                  </w:rPr>
                </w:rPrChange>
              </w:rPr>
              <w:pPrChange w:id="1186" w:author="Nick Smith" w:date="2021-05-17T14:21:00Z">
                <w:pPr>
                  <w:jc w:val="center"/>
                </w:pPr>
              </w:pPrChange>
            </w:pPr>
            <w:ins w:id="1187" w:author="Risa" w:date="2021-05-04T14:19:00Z">
              <w:r w:rsidRPr="008531D1">
                <w:rPr>
                  <w:color w:val="000000"/>
                  <w:rPrChange w:id="1188" w:author="Nick Smith" w:date="2021-05-17T14:21:00Z">
                    <w:rPr>
                      <w:color w:val="000000"/>
                      <w:sz w:val="20"/>
                      <w:szCs w:val="20"/>
                    </w:rPr>
                  </w:rPrChange>
                </w:rPr>
                <w:t>0.13%</w:t>
              </w:r>
            </w:ins>
          </w:p>
        </w:tc>
      </w:tr>
      <w:tr w:rsidR="007B4434" w:rsidRPr="00771C52" w14:paraId="10E8ECF0" w14:textId="77777777" w:rsidTr="007B4434">
        <w:trPr>
          <w:trHeight w:val="320"/>
          <w:ins w:id="1189" w:author="Risa" w:date="2021-05-04T14:19:00Z"/>
          <w:trPrChange w:id="1190" w:author="Risa" w:date="2021-05-04T17:18:00Z">
            <w:trPr>
              <w:trHeight w:val="320"/>
            </w:trPr>
          </w:trPrChange>
        </w:trPr>
        <w:tc>
          <w:tcPr>
            <w:tcW w:w="1243" w:type="pct"/>
            <w:tcBorders>
              <w:top w:val="nil"/>
              <w:left w:val="nil"/>
              <w:bottom w:val="nil"/>
              <w:right w:val="nil"/>
            </w:tcBorders>
            <w:shd w:val="clear" w:color="auto" w:fill="auto"/>
            <w:noWrap/>
            <w:tcPrChange w:id="1191" w:author="Risa" w:date="2021-05-04T17:18:00Z">
              <w:tcPr>
                <w:tcW w:w="1243" w:type="pct"/>
                <w:tcBorders>
                  <w:top w:val="nil"/>
                  <w:left w:val="nil"/>
                  <w:bottom w:val="nil"/>
                  <w:right w:val="nil"/>
                </w:tcBorders>
                <w:shd w:val="clear" w:color="auto" w:fill="auto"/>
                <w:noWrap/>
              </w:tcPr>
            </w:tcPrChange>
          </w:tcPr>
          <w:p w14:paraId="3C1C3329" w14:textId="2574B084" w:rsidR="007B4434" w:rsidRPr="008531D1" w:rsidRDefault="007B4434" w:rsidP="008531D1">
            <w:pPr>
              <w:spacing w:line="480" w:lineRule="auto"/>
              <w:contextualSpacing/>
              <w:rPr>
                <w:ins w:id="1192" w:author="Risa" w:date="2021-05-04T14:19:00Z"/>
                <w:rFonts w:eastAsia="Times New Roman"/>
                <w:color w:val="000000"/>
                <w:rPrChange w:id="1193" w:author="Nick Smith" w:date="2021-05-17T14:21:00Z">
                  <w:rPr>
                    <w:ins w:id="1194" w:author="Risa" w:date="2021-05-04T14:19:00Z"/>
                    <w:rFonts w:eastAsia="Times New Roman"/>
                    <w:color w:val="000000"/>
                    <w:sz w:val="20"/>
                    <w:szCs w:val="20"/>
                  </w:rPr>
                </w:rPrChange>
              </w:rPr>
              <w:pPrChange w:id="1195" w:author="Nick Smith" w:date="2021-05-17T14:21:00Z">
                <w:pPr/>
              </w:pPrChange>
            </w:pPr>
            <w:ins w:id="1196" w:author="Risa" w:date="2021-05-04T14:19:00Z">
              <w:r w:rsidRPr="008531D1">
                <w:rPr>
                  <w:rFonts w:eastAsia="Times New Roman"/>
                  <w:color w:val="000000"/>
                  <w:rPrChange w:id="1197" w:author="Nick Smith" w:date="2021-05-17T14:21:00Z">
                    <w:rPr>
                      <w:rFonts w:eastAsia="Times New Roman"/>
                      <w:color w:val="000000"/>
                      <w:sz w:val="20"/>
                      <w:szCs w:val="20"/>
                    </w:rPr>
                  </w:rPrChange>
                </w:rPr>
                <w:t xml:space="preserve">Soil N x Soil </w:t>
              </w:r>
            </w:ins>
            <w:ins w:id="1198" w:author="Risa" w:date="2021-05-05T17:59:00Z">
              <w:r w:rsidR="002B7732" w:rsidRPr="008531D1">
                <w:rPr>
                  <w:rFonts w:eastAsia="Times New Roman"/>
                  <w:color w:val="000000"/>
                  <w:rPrChange w:id="1199" w:author="Nick Smith" w:date="2021-05-17T14:21:00Z">
                    <w:rPr>
                      <w:rFonts w:eastAsia="Times New Roman"/>
                      <w:color w:val="000000"/>
                      <w:sz w:val="20"/>
                      <w:szCs w:val="20"/>
                    </w:rPr>
                  </w:rPrChange>
                </w:rPr>
                <w:t>K</w:t>
              </w:r>
              <w:r w:rsidR="002B7732" w:rsidRPr="008531D1">
                <w:rPr>
                  <w:rFonts w:eastAsia="Times New Roman"/>
                  <w:color w:val="000000"/>
                  <w:vertAlign w:val="subscript"/>
                  <w:rPrChange w:id="1200" w:author="Nick Smith" w:date="2021-05-17T14:21:00Z">
                    <w:rPr>
                      <w:rFonts w:eastAsia="Times New Roman"/>
                      <w:color w:val="000000"/>
                      <w:sz w:val="20"/>
                      <w:szCs w:val="20"/>
                      <w:vertAlign w:val="subscript"/>
                    </w:rPr>
                  </w:rPrChange>
                </w:rPr>
                <w:t>+µ</w:t>
              </w:r>
            </w:ins>
          </w:p>
        </w:tc>
        <w:tc>
          <w:tcPr>
            <w:tcW w:w="900" w:type="pct"/>
            <w:tcBorders>
              <w:top w:val="nil"/>
              <w:left w:val="nil"/>
              <w:bottom w:val="nil"/>
              <w:right w:val="nil"/>
            </w:tcBorders>
            <w:vAlign w:val="center"/>
            <w:tcPrChange w:id="1201" w:author="Risa" w:date="2021-05-04T17:18:00Z">
              <w:tcPr>
                <w:tcW w:w="900" w:type="pct"/>
                <w:tcBorders>
                  <w:top w:val="nil"/>
                  <w:left w:val="nil"/>
                  <w:bottom w:val="nil"/>
                  <w:right w:val="nil"/>
                </w:tcBorders>
              </w:tcPr>
            </w:tcPrChange>
          </w:tcPr>
          <w:p w14:paraId="397A4228" w14:textId="57D203E6" w:rsidR="007B4434" w:rsidRPr="008531D1" w:rsidRDefault="007B4434" w:rsidP="008531D1">
            <w:pPr>
              <w:spacing w:line="480" w:lineRule="auto"/>
              <w:contextualSpacing/>
              <w:jc w:val="center"/>
              <w:rPr>
                <w:ins w:id="1202" w:author="Risa" w:date="2021-05-04T17:17:00Z"/>
                <w:rFonts w:eastAsia="Times New Roman"/>
                <w:color w:val="000000"/>
                <w:rPrChange w:id="1203" w:author="Nick Smith" w:date="2021-05-17T14:21:00Z">
                  <w:rPr>
                    <w:ins w:id="1204" w:author="Risa" w:date="2021-05-04T17:17:00Z"/>
                    <w:rFonts w:eastAsia="Times New Roman"/>
                    <w:color w:val="000000"/>
                    <w:sz w:val="20"/>
                    <w:szCs w:val="20"/>
                  </w:rPr>
                </w:rPrChange>
              </w:rPr>
              <w:pPrChange w:id="1205" w:author="Nick Smith" w:date="2021-05-17T14:21:00Z">
                <w:pPr>
                  <w:jc w:val="center"/>
                </w:pPr>
              </w:pPrChange>
            </w:pPr>
            <w:ins w:id="1206" w:author="Risa" w:date="2021-05-04T17:17:00Z">
              <w:r w:rsidRPr="008531D1">
                <w:rPr>
                  <w:rFonts w:eastAsia="Times New Roman"/>
                  <w:color w:val="000000"/>
                  <w:rPrChange w:id="1207"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tcPrChange w:id="1208" w:author="Risa" w:date="2021-05-04T17:18:00Z">
              <w:tcPr>
                <w:tcW w:w="900" w:type="pct"/>
                <w:tcBorders>
                  <w:top w:val="nil"/>
                  <w:left w:val="nil"/>
                  <w:bottom w:val="nil"/>
                  <w:right w:val="nil"/>
                </w:tcBorders>
                <w:shd w:val="clear" w:color="auto" w:fill="auto"/>
                <w:noWrap/>
                <w:vAlign w:val="center"/>
              </w:tcPr>
            </w:tcPrChange>
          </w:tcPr>
          <w:p w14:paraId="20E38776" w14:textId="63972BDA" w:rsidR="007B4434" w:rsidRPr="008531D1" w:rsidRDefault="007B4434" w:rsidP="008531D1">
            <w:pPr>
              <w:spacing w:line="480" w:lineRule="auto"/>
              <w:contextualSpacing/>
              <w:jc w:val="center"/>
              <w:rPr>
                <w:ins w:id="1209" w:author="Risa" w:date="2021-05-04T14:19:00Z"/>
                <w:rFonts w:eastAsia="Times New Roman"/>
                <w:color w:val="000000"/>
                <w:rPrChange w:id="1210" w:author="Nick Smith" w:date="2021-05-17T14:21:00Z">
                  <w:rPr>
                    <w:ins w:id="1211" w:author="Risa" w:date="2021-05-04T14:19:00Z"/>
                    <w:rFonts w:eastAsia="Times New Roman"/>
                    <w:color w:val="000000"/>
                    <w:sz w:val="20"/>
                    <w:szCs w:val="20"/>
                  </w:rPr>
                </w:rPrChange>
              </w:rPr>
              <w:pPrChange w:id="1212" w:author="Nick Smith" w:date="2021-05-17T14:21:00Z">
                <w:pPr>
                  <w:jc w:val="center"/>
                </w:pPr>
              </w:pPrChange>
            </w:pPr>
            <w:ins w:id="1213" w:author="Risa" w:date="2021-05-04T14:19:00Z">
              <w:r w:rsidRPr="008531D1">
                <w:rPr>
                  <w:rFonts w:eastAsia="Times New Roman"/>
                  <w:color w:val="000000"/>
                  <w:rPrChange w:id="1214" w:author="Nick Smith" w:date="2021-05-17T14:21:00Z">
                    <w:rPr>
                      <w:rFonts w:eastAsia="Times New Roman"/>
                      <w:color w:val="000000"/>
                      <w:sz w:val="20"/>
                      <w:szCs w:val="20"/>
                    </w:rPr>
                  </w:rPrChange>
                </w:rPr>
                <w:t>-</w:t>
              </w:r>
            </w:ins>
          </w:p>
        </w:tc>
        <w:tc>
          <w:tcPr>
            <w:tcW w:w="905" w:type="pct"/>
            <w:tcBorders>
              <w:top w:val="nil"/>
              <w:left w:val="nil"/>
              <w:bottom w:val="nil"/>
              <w:right w:val="nil"/>
            </w:tcBorders>
            <w:shd w:val="clear" w:color="auto" w:fill="auto"/>
            <w:noWrap/>
            <w:vAlign w:val="center"/>
            <w:tcPrChange w:id="1215" w:author="Risa" w:date="2021-05-04T17:18:00Z">
              <w:tcPr>
                <w:tcW w:w="905" w:type="pct"/>
                <w:tcBorders>
                  <w:top w:val="nil"/>
                  <w:left w:val="nil"/>
                  <w:bottom w:val="nil"/>
                  <w:right w:val="nil"/>
                </w:tcBorders>
                <w:shd w:val="clear" w:color="auto" w:fill="auto"/>
                <w:noWrap/>
                <w:vAlign w:val="center"/>
              </w:tcPr>
            </w:tcPrChange>
          </w:tcPr>
          <w:p w14:paraId="53D06BFE" w14:textId="77777777" w:rsidR="007B4434" w:rsidRPr="008531D1" w:rsidRDefault="007B4434" w:rsidP="008531D1">
            <w:pPr>
              <w:spacing w:line="480" w:lineRule="auto"/>
              <w:contextualSpacing/>
              <w:jc w:val="center"/>
              <w:rPr>
                <w:ins w:id="1216" w:author="Risa" w:date="2021-05-04T14:19:00Z"/>
                <w:rFonts w:eastAsia="Times New Roman"/>
                <w:color w:val="000000"/>
                <w:rPrChange w:id="1217" w:author="Nick Smith" w:date="2021-05-17T14:21:00Z">
                  <w:rPr>
                    <w:ins w:id="1218" w:author="Risa" w:date="2021-05-04T14:19:00Z"/>
                    <w:rFonts w:eastAsia="Times New Roman"/>
                    <w:color w:val="000000"/>
                    <w:sz w:val="20"/>
                    <w:szCs w:val="20"/>
                  </w:rPr>
                </w:rPrChange>
              </w:rPr>
              <w:pPrChange w:id="1219" w:author="Nick Smith" w:date="2021-05-17T14:21:00Z">
                <w:pPr>
                  <w:jc w:val="center"/>
                </w:pPr>
              </w:pPrChange>
            </w:pPr>
            <w:ins w:id="1220" w:author="Risa" w:date="2021-05-04T14:19:00Z">
              <w:r w:rsidRPr="008531D1">
                <w:rPr>
                  <w:color w:val="000000"/>
                  <w:rPrChange w:id="1221" w:author="Nick Smith" w:date="2021-05-17T14:21:00Z">
                    <w:rPr>
                      <w:color w:val="000000"/>
                      <w:sz w:val="20"/>
                      <w:szCs w:val="20"/>
                    </w:rPr>
                  </w:rPrChange>
                </w:rPr>
                <w:t>0.578</w:t>
              </w:r>
            </w:ins>
          </w:p>
        </w:tc>
        <w:tc>
          <w:tcPr>
            <w:tcW w:w="1052" w:type="pct"/>
            <w:tcBorders>
              <w:left w:val="nil"/>
              <w:right w:val="nil"/>
            </w:tcBorders>
            <w:shd w:val="clear" w:color="auto" w:fill="auto"/>
            <w:noWrap/>
            <w:vAlign w:val="center"/>
            <w:tcPrChange w:id="1222" w:author="Risa" w:date="2021-05-04T17:18:00Z">
              <w:tcPr>
                <w:tcW w:w="1052" w:type="pct"/>
                <w:tcBorders>
                  <w:left w:val="nil"/>
                  <w:right w:val="nil"/>
                </w:tcBorders>
                <w:shd w:val="clear" w:color="auto" w:fill="auto"/>
                <w:noWrap/>
                <w:vAlign w:val="center"/>
              </w:tcPr>
            </w:tcPrChange>
          </w:tcPr>
          <w:p w14:paraId="7DCBDCF7" w14:textId="77777777" w:rsidR="007B4434" w:rsidRPr="008531D1" w:rsidRDefault="007B4434" w:rsidP="008531D1">
            <w:pPr>
              <w:spacing w:line="480" w:lineRule="auto"/>
              <w:contextualSpacing/>
              <w:jc w:val="center"/>
              <w:rPr>
                <w:ins w:id="1223" w:author="Risa" w:date="2021-05-04T14:19:00Z"/>
                <w:rFonts w:eastAsia="Times New Roman"/>
                <w:color w:val="000000"/>
                <w:rPrChange w:id="1224" w:author="Nick Smith" w:date="2021-05-17T14:21:00Z">
                  <w:rPr>
                    <w:ins w:id="1225" w:author="Risa" w:date="2021-05-04T14:19:00Z"/>
                    <w:rFonts w:eastAsia="Times New Roman"/>
                    <w:color w:val="000000"/>
                    <w:sz w:val="20"/>
                    <w:szCs w:val="20"/>
                  </w:rPr>
                </w:rPrChange>
              </w:rPr>
              <w:pPrChange w:id="1226" w:author="Nick Smith" w:date="2021-05-17T14:21:00Z">
                <w:pPr>
                  <w:jc w:val="center"/>
                </w:pPr>
              </w:pPrChange>
            </w:pPr>
            <w:ins w:id="1227" w:author="Risa" w:date="2021-05-04T14:19:00Z">
              <w:r w:rsidRPr="008531D1">
                <w:rPr>
                  <w:color w:val="000000"/>
                  <w:rPrChange w:id="1228" w:author="Nick Smith" w:date="2021-05-17T14:21:00Z">
                    <w:rPr>
                      <w:color w:val="000000"/>
                      <w:sz w:val="20"/>
                      <w:szCs w:val="20"/>
                    </w:rPr>
                  </w:rPrChange>
                </w:rPr>
                <w:t>0.15%</w:t>
              </w:r>
            </w:ins>
          </w:p>
        </w:tc>
      </w:tr>
      <w:tr w:rsidR="007B4434" w:rsidRPr="00771C52" w14:paraId="0F4DFC62" w14:textId="77777777" w:rsidTr="007B4434">
        <w:trPr>
          <w:trHeight w:val="320"/>
          <w:ins w:id="1229" w:author="Risa" w:date="2021-05-04T14:19:00Z"/>
          <w:trPrChange w:id="1230" w:author="Risa" w:date="2021-05-04T17:18:00Z">
            <w:trPr>
              <w:trHeight w:val="320"/>
            </w:trPr>
          </w:trPrChange>
        </w:trPr>
        <w:tc>
          <w:tcPr>
            <w:tcW w:w="1243" w:type="pct"/>
            <w:tcBorders>
              <w:top w:val="nil"/>
              <w:left w:val="nil"/>
              <w:bottom w:val="nil"/>
              <w:right w:val="nil"/>
            </w:tcBorders>
            <w:shd w:val="clear" w:color="auto" w:fill="auto"/>
            <w:noWrap/>
            <w:tcPrChange w:id="1231" w:author="Risa" w:date="2021-05-04T17:18:00Z">
              <w:tcPr>
                <w:tcW w:w="1243" w:type="pct"/>
                <w:tcBorders>
                  <w:top w:val="nil"/>
                  <w:left w:val="nil"/>
                  <w:bottom w:val="nil"/>
                  <w:right w:val="nil"/>
                </w:tcBorders>
                <w:shd w:val="clear" w:color="auto" w:fill="auto"/>
                <w:noWrap/>
              </w:tcPr>
            </w:tcPrChange>
          </w:tcPr>
          <w:p w14:paraId="52D67ABE" w14:textId="27D6BFD5" w:rsidR="007B4434" w:rsidRPr="008531D1" w:rsidRDefault="007B4434" w:rsidP="008531D1">
            <w:pPr>
              <w:spacing w:line="480" w:lineRule="auto"/>
              <w:contextualSpacing/>
              <w:rPr>
                <w:ins w:id="1232" w:author="Risa" w:date="2021-05-04T14:19:00Z"/>
                <w:rFonts w:eastAsia="Times New Roman"/>
                <w:color w:val="000000"/>
                <w:rPrChange w:id="1233" w:author="Nick Smith" w:date="2021-05-17T14:21:00Z">
                  <w:rPr>
                    <w:ins w:id="1234" w:author="Risa" w:date="2021-05-04T14:19:00Z"/>
                    <w:rFonts w:eastAsia="Times New Roman"/>
                    <w:color w:val="000000"/>
                    <w:sz w:val="20"/>
                    <w:szCs w:val="20"/>
                  </w:rPr>
                </w:rPrChange>
              </w:rPr>
              <w:pPrChange w:id="1235" w:author="Nick Smith" w:date="2021-05-17T14:21:00Z">
                <w:pPr/>
              </w:pPrChange>
            </w:pPr>
            <w:ins w:id="1236" w:author="Risa" w:date="2021-05-04T14:19:00Z">
              <w:r w:rsidRPr="008531D1">
                <w:rPr>
                  <w:rFonts w:eastAsia="Times New Roman"/>
                  <w:color w:val="000000"/>
                  <w:rPrChange w:id="1237" w:author="Nick Smith" w:date="2021-05-17T14:21:00Z">
                    <w:rPr>
                      <w:rFonts w:eastAsia="Times New Roman"/>
                      <w:color w:val="000000"/>
                      <w:sz w:val="20"/>
                      <w:szCs w:val="20"/>
                    </w:rPr>
                  </w:rPrChange>
                </w:rPr>
                <w:t xml:space="preserve">Soil P x Soil </w:t>
              </w:r>
            </w:ins>
            <w:ins w:id="1238" w:author="Risa" w:date="2021-05-05T17:59:00Z">
              <w:r w:rsidR="002B7732" w:rsidRPr="008531D1">
                <w:rPr>
                  <w:rFonts w:eastAsia="Times New Roman"/>
                  <w:color w:val="000000"/>
                  <w:rPrChange w:id="1239" w:author="Nick Smith" w:date="2021-05-17T14:21:00Z">
                    <w:rPr>
                      <w:rFonts w:eastAsia="Times New Roman"/>
                      <w:color w:val="000000"/>
                      <w:sz w:val="20"/>
                      <w:szCs w:val="20"/>
                    </w:rPr>
                  </w:rPrChange>
                </w:rPr>
                <w:t>K</w:t>
              </w:r>
              <w:r w:rsidR="002B7732" w:rsidRPr="008531D1">
                <w:rPr>
                  <w:rFonts w:eastAsia="Times New Roman"/>
                  <w:color w:val="000000"/>
                  <w:vertAlign w:val="subscript"/>
                  <w:rPrChange w:id="1240" w:author="Nick Smith" w:date="2021-05-17T14:21:00Z">
                    <w:rPr>
                      <w:rFonts w:eastAsia="Times New Roman"/>
                      <w:color w:val="000000"/>
                      <w:sz w:val="20"/>
                      <w:szCs w:val="20"/>
                      <w:vertAlign w:val="subscript"/>
                    </w:rPr>
                  </w:rPrChange>
                </w:rPr>
                <w:t>+µ</w:t>
              </w:r>
            </w:ins>
          </w:p>
        </w:tc>
        <w:tc>
          <w:tcPr>
            <w:tcW w:w="900" w:type="pct"/>
            <w:tcBorders>
              <w:top w:val="nil"/>
              <w:left w:val="nil"/>
              <w:bottom w:val="nil"/>
              <w:right w:val="nil"/>
            </w:tcBorders>
            <w:vAlign w:val="center"/>
            <w:tcPrChange w:id="1241" w:author="Risa" w:date="2021-05-04T17:18:00Z">
              <w:tcPr>
                <w:tcW w:w="900" w:type="pct"/>
                <w:tcBorders>
                  <w:top w:val="nil"/>
                  <w:left w:val="nil"/>
                  <w:bottom w:val="nil"/>
                  <w:right w:val="nil"/>
                </w:tcBorders>
              </w:tcPr>
            </w:tcPrChange>
          </w:tcPr>
          <w:p w14:paraId="5D9EC4FC" w14:textId="2EEC7F8C" w:rsidR="007B4434" w:rsidRPr="008531D1" w:rsidRDefault="007B4434" w:rsidP="008531D1">
            <w:pPr>
              <w:spacing w:line="480" w:lineRule="auto"/>
              <w:contextualSpacing/>
              <w:jc w:val="center"/>
              <w:rPr>
                <w:ins w:id="1242" w:author="Risa" w:date="2021-05-04T17:17:00Z"/>
                <w:rFonts w:eastAsia="Times New Roman"/>
                <w:color w:val="000000"/>
                <w:rPrChange w:id="1243" w:author="Nick Smith" w:date="2021-05-17T14:21:00Z">
                  <w:rPr>
                    <w:ins w:id="1244" w:author="Risa" w:date="2021-05-04T17:17:00Z"/>
                    <w:rFonts w:eastAsia="Times New Roman"/>
                    <w:color w:val="000000"/>
                    <w:sz w:val="20"/>
                    <w:szCs w:val="20"/>
                  </w:rPr>
                </w:rPrChange>
              </w:rPr>
              <w:pPrChange w:id="1245" w:author="Nick Smith" w:date="2021-05-17T14:21:00Z">
                <w:pPr>
                  <w:jc w:val="center"/>
                </w:pPr>
              </w:pPrChange>
            </w:pPr>
            <w:ins w:id="1246" w:author="Risa" w:date="2021-05-04T17:17:00Z">
              <w:r w:rsidRPr="008531D1">
                <w:rPr>
                  <w:rFonts w:eastAsia="Times New Roman"/>
                  <w:color w:val="000000"/>
                  <w:rPrChange w:id="1247"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tcPrChange w:id="1248" w:author="Risa" w:date="2021-05-04T17:18:00Z">
              <w:tcPr>
                <w:tcW w:w="900" w:type="pct"/>
                <w:tcBorders>
                  <w:top w:val="nil"/>
                  <w:left w:val="nil"/>
                  <w:bottom w:val="nil"/>
                  <w:right w:val="nil"/>
                </w:tcBorders>
                <w:shd w:val="clear" w:color="auto" w:fill="auto"/>
                <w:noWrap/>
                <w:vAlign w:val="center"/>
              </w:tcPr>
            </w:tcPrChange>
          </w:tcPr>
          <w:p w14:paraId="092FB6C6" w14:textId="2248CAF4" w:rsidR="007B4434" w:rsidRPr="008531D1" w:rsidRDefault="007B4434" w:rsidP="008531D1">
            <w:pPr>
              <w:spacing w:line="480" w:lineRule="auto"/>
              <w:contextualSpacing/>
              <w:jc w:val="center"/>
              <w:rPr>
                <w:ins w:id="1249" w:author="Risa" w:date="2021-05-04T14:19:00Z"/>
                <w:rFonts w:eastAsia="Times New Roman"/>
                <w:color w:val="000000"/>
                <w:rPrChange w:id="1250" w:author="Nick Smith" w:date="2021-05-17T14:21:00Z">
                  <w:rPr>
                    <w:ins w:id="1251" w:author="Risa" w:date="2021-05-04T14:19:00Z"/>
                    <w:rFonts w:eastAsia="Times New Roman"/>
                    <w:color w:val="000000"/>
                    <w:sz w:val="20"/>
                    <w:szCs w:val="20"/>
                  </w:rPr>
                </w:rPrChange>
              </w:rPr>
              <w:pPrChange w:id="1252" w:author="Nick Smith" w:date="2021-05-17T14:21:00Z">
                <w:pPr>
                  <w:jc w:val="center"/>
                </w:pPr>
              </w:pPrChange>
            </w:pPr>
            <w:ins w:id="1253" w:author="Risa" w:date="2021-05-04T14:19:00Z">
              <w:r w:rsidRPr="008531D1">
                <w:rPr>
                  <w:rFonts w:eastAsia="Times New Roman"/>
                  <w:color w:val="000000"/>
                  <w:rPrChange w:id="1254" w:author="Nick Smith" w:date="2021-05-17T14:21:00Z">
                    <w:rPr>
                      <w:rFonts w:eastAsia="Times New Roman"/>
                      <w:color w:val="000000"/>
                      <w:sz w:val="20"/>
                      <w:szCs w:val="20"/>
                    </w:rPr>
                  </w:rPrChange>
                </w:rPr>
                <w:t>-</w:t>
              </w:r>
            </w:ins>
          </w:p>
        </w:tc>
        <w:tc>
          <w:tcPr>
            <w:tcW w:w="905" w:type="pct"/>
            <w:tcBorders>
              <w:top w:val="nil"/>
              <w:left w:val="nil"/>
              <w:bottom w:val="nil"/>
              <w:right w:val="nil"/>
            </w:tcBorders>
            <w:shd w:val="clear" w:color="auto" w:fill="auto"/>
            <w:noWrap/>
            <w:vAlign w:val="center"/>
            <w:tcPrChange w:id="1255" w:author="Risa" w:date="2021-05-04T17:18:00Z">
              <w:tcPr>
                <w:tcW w:w="905" w:type="pct"/>
                <w:tcBorders>
                  <w:top w:val="nil"/>
                  <w:left w:val="nil"/>
                  <w:bottom w:val="nil"/>
                  <w:right w:val="nil"/>
                </w:tcBorders>
                <w:shd w:val="clear" w:color="auto" w:fill="auto"/>
                <w:noWrap/>
                <w:vAlign w:val="center"/>
              </w:tcPr>
            </w:tcPrChange>
          </w:tcPr>
          <w:p w14:paraId="0683850D" w14:textId="77777777" w:rsidR="007B4434" w:rsidRPr="008531D1" w:rsidRDefault="007B4434" w:rsidP="008531D1">
            <w:pPr>
              <w:spacing w:line="480" w:lineRule="auto"/>
              <w:contextualSpacing/>
              <w:jc w:val="center"/>
              <w:rPr>
                <w:ins w:id="1256" w:author="Risa" w:date="2021-05-04T14:19:00Z"/>
                <w:rFonts w:eastAsia="Times New Roman"/>
                <w:color w:val="000000"/>
                <w:rPrChange w:id="1257" w:author="Nick Smith" w:date="2021-05-17T14:21:00Z">
                  <w:rPr>
                    <w:ins w:id="1258" w:author="Risa" w:date="2021-05-04T14:19:00Z"/>
                    <w:rFonts w:eastAsia="Times New Roman"/>
                    <w:color w:val="000000"/>
                    <w:sz w:val="20"/>
                    <w:szCs w:val="20"/>
                  </w:rPr>
                </w:rPrChange>
              </w:rPr>
              <w:pPrChange w:id="1259" w:author="Nick Smith" w:date="2021-05-17T14:21:00Z">
                <w:pPr>
                  <w:jc w:val="center"/>
                </w:pPr>
              </w:pPrChange>
            </w:pPr>
            <w:ins w:id="1260" w:author="Risa" w:date="2021-05-04T14:19:00Z">
              <w:r w:rsidRPr="008531D1">
                <w:rPr>
                  <w:color w:val="000000"/>
                  <w:rPrChange w:id="1261" w:author="Nick Smith" w:date="2021-05-17T14:21:00Z">
                    <w:rPr>
                      <w:color w:val="000000"/>
                      <w:sz w:val="20"/>
                      <w:szCs w:val="20"/>
                    </w:rPr>
                  </w:rPrChange>
                </w:rPr>
                <w:t>0.767</w:t>
              </w:r>
            </w:ins>
          </w:p>
        </w:tc>
        <w:tc>
          <w:tcPr>
            <w:tcW w:w="1052" w:type="pct"/>
            <w:tcBorders>
              <w:left w:val="nil"/>
              <w:right w:val="nil"/>
            </w:tcBorders>
            <w:shd w:val="clear" w:color="auto" w:fill="auto"/>
            <w:noWrap/>
            <w:vAlign w:val="center"/>
            <w:tcPrChange w:id="1262" w:author="Risa" w:date="2021-05-04T17:18:00Z">
              <w:tcPr>
                <w:tcW w:w="1052" w:type="pct"/>
                <w:tcBorders>
                  <w:left w:val="nil"/>
                  <w:right w:val="nil"/>
                </w:tcBorders>
                <w:shd w:val="clear" w:color="auto" w:fill="auto"/>
                <w:noWrap/>
                <w:vAlign w:val="center"/>
              </w:tcPr>
            </w:tcPrChange>
          </w:tcPr>
          <w:p w14:paraId="7E940342" w14:textId="77777777" w:rsidR="007B4434" w:rsidRPr="008531D1" w:rsidRDefault="007B4434" w:rsidP="008531D1">
            <w:pPr>
              <w:spacing w:line="480" w:lineRule="auto"/>
              <w:contextualSpacing/>
              <w:jc w:val="center"/>
              <w:rPr>
                <w:ins w:id="1263" w:author="Risa" w:date="2021-05-04T14:19:00Z"/>
                <w:color w:val="000000"/>
                <w:rPrChange w:id="1264" w:author="Nick Smith" w:date="2021-05-17T14:21:00Z">
                  <w:rPr>
                    <w:ins w:id="1265" w:author="Risa" w:date="2021-05-04T14:19:00Z"/>
                    <w:color w:val="000000"/>
                    <w:sz w:val="20"/>
                    <w:szCs w:val="20"/>
                  </w:rPr>
                </w:rPrChange>
              </w:rPr>
              <w:pPrChange w:id="1266" w:author="Nick Smith" w:date="2021-05-17T14:21:00Z">
                <w:pPr>
                  <w:jc w:val="center"/>
                </w:pPr>
              </w:pPrChange>
            </w:pPr>
            <w:ins w:id="1267" w:author="Risa" w:date="2021-05-04T14:19:00Z">
              <w:r w:rsidRPr="008531D1">
                <w:rPr>
                  <w:color w:val="000000"/>
                  <w:rPrChange w:id="1268" w:author="Nick Smith" w:date="2021-05-17T14:21:00Z">
                    <w:rPr>
                      <w:color w:val="000000"/>
                      <w:sz w:val="20"/>
                      <w:szCs w:val="20"/>
                    </w:rPr>
                  </w:rPrChange>
                </w:rPr>
                <w:t>0.05%</w:t>
              </w:r>
            </w:ins>
          </w:p>
        </w:tc>
      </w:tr>
      <w:tr w:rsidR="007B4434" w:rsidRPr="00771C52" w14:paraId="414C4C76" w14:textId="77777777" w:rsidTr="007B4434">
        <w:trPr>
          <w:trHeight w:val="320"/>
          <w:ins w:id="1269" w:author="Risa" w:date="2021-05-04T14:19:00Z"/>
          <w:trPrChange w:id="1270" w:author="Risa" w:date="2021-05-04T17:18:00Z">
            <w:trPr>
              <w:trHeight w:val="320"/>
            </w:trPr>
          </w:trPrChange>
        </w:trPr>
        <w:tc>
          <w:tcPr>
            <w:tcW w:w="1243" w:type="pct"/>
            <w:tcBorders>
              <w:top w:val="nil"/>
              <w:left w:val="nil"/>
              <w:bottom w:val="single" w:sz="4" w:space="0" w:color="auto"/>
              <w:right w:val="nil"/>
            </w:tcBorders>
            <w:shd w:val="clear" w:color="auto" w:fill="auto"/>
            <w:noWrap/>
            <w:tcPrChange w:id="1271" w:author="Risa" w:date="2021-05-04T17:18:00Z">
              <w:tcPr>
                <w:tcW w:w="1243" w:type="pct"/>
                <w:tcBorders>
                  <w:top w:val="nil"/>
                  <w:left w:val="nil"/>
                  <w:bottom w:val="single" w:sz="4" w:space="0" w:color="auto"/>
                  <w:right w:val="nil"/>
                </w:tcBorders>
                <w:shd w:val="clear" w:color="auto" w:fill="auto"/>
                <w:noWrap/>
              </w:tcPr>
            </w:tcPrChange>
          </w:tcPr>
          <w:p w14:paraId="3DD7E364" w14:textId="6F7E48D2" w:rsidR="007B4434" w:rsidRPr="008531D1" w:rsidRDefault="007B4434" w:rsidP="008531D1">
            <w:pPr>
              <w:spacing w:line="480" w:lineRule="auto"/>
              <w:contextualSpacing/>
              <w:rPr>
                <w:ins w:id="1272" w:author="Risa" w:date="2021-05-04T14:19:00Z"/>
                <w:rFonts w:eastAsia="Times New Roman"/>
                <w:color w:val="000000"/>
                <w:rPrChange w:id="1273" w:author="Nick Smith" w:date="2021-05-17T14:21:00Z">
                  <w:rPr>
                    <w:ins w:id="1274" w:author="Risa" w:date="2021-05-04T14:19:00Z"/>
                    <w:rFonts w:eastAsia="Times New Roman"/>
                    <w:color w:val="000000"/>
                    <w:sz w:val="20"/>
                    <w:szCs w:val="20"/>
                  </w:rPr>
                </w:rPrChange>
              </w:rPr>
              <w:pPrChange w:id="1275" w:author="Nick Smith" w:date="2021-05-17T14:21:00Z">
                <w:pPr/>
              </w:pPrChange>
            </w:pPr>
            <w:ins w:id="1276" w:author="Risa" w:date="2021-05-04T14:19:00Z">
              <w:r w:rsidRPr="008531D1">
                <w:rPr>
                  <w:rFonts w:eastAsia="Times New Roman"/>
                  <w:color w:val="000000"/>
                  <w:rPrChange w:id="1277" w:author="Nick Smith" w:date="2021-05-17T14:21:00Z">
                    <w:rPr>
                      <w:rFonts w:eastAsia="Times New Roman"/>
                      <w:color w:val="000000"/>
                      <w:sz w:val="20"/>
                      <w:szCs w:val="20"/>
                    </w:rPr>
                  </w:rPrChange>
                </w:rPr>
                <w:t xml:space="preserve">Soil N x Soil P x Soil </w:t>
              </w:r>
            </w:ins>
            <w:ins w:id="1278" w:author="Risa" w:date="2021-05-05T17:59:00Z">
              <w:r w:rsidR="002B7732" w:rsidRPr="008531D1">
                <w:rPr>
                  <w:rFonts w:eastAsia="Times New Roman"/>
                  <w:color w:val="000000"/>
                  <w:rPrChange w:id="1279" w:author="Nick Smith" w:date="2021-05-17T14:21:00Z">
                    <w:rPr>
                      <w:rFonts w:eastAsia="Times New Roman"/>
                      <w:color w:val="000000"/>
                      <w:sz w:val="20"/>
                      <w:szCs w:val="20"/>
                    </w:rPr>
                  </w:rPrChange>
                </w:rPr>
                <w:t>K</w:t>
              </w:r>
              <w:r w:rsidR="002B7732" w:rsidRPr="008531D1">
                <w:rPr>
                  <w:rFonts w:eastAsia="Times New Roman"/>
                  <w:color w:val="000000"/>
                  <w:vertAlign w:val="subscript"/>
                  <w:rPrChange w:id="1280" w:author="Nick Smith" w:date="2021-05-17T14:21:00Z">
                    <w:rPr>
                      <w:rFonts w:eastAsia="Times New Roman"/>
                      <w:color w:val="000000"/>
                      <w:sz w:val="20"/>
                      <w:szCs w:val="20"/>
                      <w:vertAlign w:val="subscript"/>
                    </w:rPr>
                  </w:rPrChange>
                </w:rPr>
                <w:t>+µ</w:t>
              </w:r>
            </w:ins>
          </w:p>
        </w:tc>
        <w:tc>
          <w:tcPr>
            <w:tcW w:w="900" w:type="pct"/>
            <w:tcBorders>
              <w:top w:val="nil"/>
              <w:left w:val="nil"/>
              <w:bottom w:val="single" w:sz="4" w:space="0" w:color="auto"/>
              <w:right w:val="nil"/>
            </w:tcBorders>
            <w:vAlign w:val="center"/>
            <w:tcPrChange w:id="1281" w:author="Risa" w:date="2021-05-04T17:18:00Z">
              <w:tcPr>
                <w:tcW w:w="900" w:type="pct"/>
                <w:tcBorders>
                  <w:top w:val="nil"/>
                  <w:left w:val="nil"/>
                  <w:bottom w:val="single" w:sz="4" w:space="0" w:color="auto"/>
                  <w:right w:val="nil"/>
                </w:tcBorders>
              </w:tcPr>
            </w:tcPrChange>
          </w:tcPr>
          <w:p w14:paraId="77BD8B61" w14:textId="41E5F467" w:rsidR="007B4434" w:rsidRPr="008531D1" w:rsidRDefault="007B4434" w:rsidP="008531D1">
            <w:pPr>
              <w:spacing w:line="480" w:lineRule="auto"/>
              <w:contextualSpacing/>
              <w:jc w:val="center"/>
              <w:rPr>
                <w:ins w:id="1282" w:author="Risa" w:date="2021-05-04T17:17:00Z"/>
                <w:rFonts w:eastAsia="Times New Roman"/>
                <w:color w:val="000000"/>
                <w:rPrChange w:id="1283" w:author="Nick Smith" w:date="2021-05-17T14:21:00Z">
                  <w:rPr>
                    <w:ins w:id="1284" w:author="Risa" w:date="2021-05-04T17:17:00Z"/>
                    <w:rFonts w:eastAsia="Times New Roman"/>
                    <w:color w:val="000000"/>
                    <w:sz w:val="20"/>
                    <w:szCs w:val="20"/>
                  </w:rPr>
                </w:rPrChange>
              </w:rPr>
              <w:pPrChange w:id="1285" w:author="Nick Smith" w:date="2021-05-17T14:21:00Z">
                <w:pPr>
                  <w:jc w:val="center"/>
                </w:pPr>
              </w:pPrChange>
            </w:pPr>
            <w:ins w:id="1286" w:author="Risa" w:date="2021-05-04T17:17:00Z">
              <w:r w:rsidRPr="008531D1">
                <w:rPr>
                  <w:rFonts w:eastAsia="Times New Roman"/>
                  <w:color w:val="000000"/>
                  <w:rPrChange w:id="1287" w:author="Nick Smith" w:date="2021-05-17T14:21:00Z">
                    <w:rPr>
                      <w:rFonts w:eastAsia="Times New Roman"/>
                      <w:color w:val="000000"/>
                      <w:sz w:val="20"/>
                      <w:szCs w:val="20"/>
                    </w:rPr>
                  </w:rPrChange>
                </w:rPr>
                <w:t>1</w:t>
              </w:r>
            </w:ins>
          </w:p>
        </w:tc>
        <w:tc>
          <w:tcPr>
            <w:tcW w:w="900" w:type="pct"/>
            <w:tcBorders>
              <w:top w:val="nil"/>
              <w:left w:val="nil"/>
              <w:bottom w:val="single" w:sz="4" w:space="0" w:color="auto"/>
              <w:right w:val="nil"/>
            </w:tcBorders>
            <w:shd w:val="clear" w:color="auto" w:fill="auto"/>
            <w:noWrap/>
            <w:vAlign w:val="center"/>
            <w:tcPrChange w:id="1288" w:author="Risa" w:date="2021-05-04T17:18:00Z">
              <w:tcPr>
                <w:tcW w:w="900" w:type="pct"/>
                <w:tcBorders>
                  <w:top w:val="nil"/>
                  <w:left w:val="nil"/>
                  <w:bottom w:val="single" w:sz="4" w:space="0" w:color="auto"/>
                  <w:right w:val="nil"/>
                </w:tcBorders>
                <w:shd w:val="clear" w:color="auto" w:fill="auto"/>
                <w:noWrap/>
                <w:vAlign w:val="center"/>
              </w:tcPr>
            </w:tcPrChange>
          </w:tcPr>
          <w:p w14:paraId="1E3B381D" w14:textId="2EF7E94A" w:rsidR="007B4434" w:rsidRPr="008531D1" w:rsidRDefault="007B4434" w:rsidP="008531D1">
            <w:pPr>
              <w:spacing w:line="480" w:lineRule="auto"/>
              <w:contextualSpacing/>
              <w:jc w:val="center"/>
              <w:rPr>
                <w:ins w:id="1289" w:author="Risa" w:date="2021-05-04T14:19:00Z"/>
                <w:rFonts w:eastAsia="Times New Roman"/>
                <w:color w:val="000000"/>
                <w:rPrChange w:id="1290" w:author="Nick Smith" w:date="2021-05-17T14:21:00Z">
                  <w:rPr>
                    <w:ins w:id="1291" w:author="Risa" w:date="2021-05-04T14:19:00Z"/>
                    <w:rFonts w:eastAsia="Times New Roman"/>
                    <w:color w:val="000000"/>
                    <w:sz w:val="20"/>
                    <w:szCs w:val="20"/>
                  </w:rPr>
                </w:rPrChange>
              </w:rPr>
              <w:pPrChange w:id="1292" w:author="Nick Smith" w:date="2021-05-17T14:21:00Z">
                <w:pPr>
                  <w:jc w:val="center"/>
                </w:pPr>
              </w:pPrChange>
            </w:pPr>
            <w:ins w:id="1293" w:author="Risa" w:date="2021-05-04T14:19:00Z">
              <w:r w:rsidRPr="008531D1">
                <w:rPr>
                  <w:rFonts w:eastAsia="Times New Roman"/>
                  <w:color w:val="000000"/>
                  <w:rPrChange w:id="1294" w:author="Nick Smith" w:date="2021-05-17T14:21:00Z">
                    <w:rPr>
                      <w:rFonts w:eastAsia="Times New Roman"/>
                      <w:color w:val="000000"/>
                      <w:sz w:val="20"/>
                      <w:szCs w:val="20"/>
                    </w:rPr>
                  </w:rPrChange>
                </w:rPr>
                <w:t>-</w:t>
              </w:r>
            </w:ins>
          </w:p>
        </w:tc>
        <w:tc>
          <w:tcPr>
            <w:tcW w:w="905" w:type="pct"/>
            <w:tcBorders>
              <w:top w:val="nil"/>
              <w:left w:val="nil"/>
              <w:bottom w:val="single" w:sz="4" w:space="0" w:color="auto"/>
              <w:right w:val="nil"/>
            </w:tcBorders>
            <w:shd w:val="clear" w:color="auto" w:fill="auto"/>
            <w:noWrap/>
            <w:vAlign w:val="center"/>
            <w:tcPrChange w:id="1295" w:author="Risa" w:date="2021-05-04T17:18:00Z">
              <w:tcPr>
                <w:tcW w:w="905" w:type="pct"/>
                <w:tcBorders>
                  <w:top w:val="nil"/>
                  <w:left w:val="nil"/>
                  <w:bottom w:val="single" w:sz="4" w:space="0" w:color="auto"/>
                  <w:right w:val="nil"/>
                </w:tcBorders>
                <w:shd w:val="clear" w:color="auto" w:fill="auto"/>
                <w:noWrap/>
                <w:vAlign w:val="center"/>
              </w:tcPr>
            </w:tcPrChange>
          </w:tcPr>
          <w:p w14:paraId="60E480A2" w14:textId="77777777" w:rsidR="007B4434" w:rsidRPr="008531D1" w:rsidRDefault="007B4434" w:rsidP="008531D1">
            <w:pPr>
              <w:spacing w:line="480" w:lineRule="auto"/>
              <w:contextualSpacing/>
              <w:jc w:val="center"/>
              <w:rPr>
                <w:ins w:id="1296" w:author="Risa" w:date="2021-05-04T14:19:00Z"/>
                <w:rFonts w:eastAsia="Times New Roman"/>
                <w:color w:val="000000"/>
                <w:rPrChange w:id="1297" w:author="Nick Smith" w:date="2021-05-17T14:21:00Z">
                  <w:rPr>
                    <w:ins w:id="1298" w:author="Risa" w:date="2021-05-04T14:19:00Z"/>
                    <w:rFonts w:eastAsia="Times New Roman"/>
                    <w:color w:val="000000"/>
                    <w:sz w:val="20"/>
                    <w:szCs w:val="20"/>
                  </w:rPr>
                </w:rPrChange>
              </w:rPr>
              <w:pPrChange w:id="1299" w:author="Nick Smith" w:date="2021-05-17T14:21:00Z">
                <w:pPr>
                  <w:jc w:val="center"/>
                </w:pPr>
              </w:pPrChange>
            </w:pPr>
            <w:ins w:id="1300" w:author="Risa" w:date="2021-05-04T14:19:00Z">
              <w:r w:rsidRPr="008531D1">
                <w:rPr>
                  <w:color w:val="000000"/>
                  <w:rPrChange w:id="1301" w:author="Nick Smith" w:date="2021-05-17T14:21:00Z">
                    <w:rPr>
                      <w:color w:val="000000"/>
                      <w:sz w:val="20"/>
                      <w:szCs w:val="20"/>
                    </w:rPr>
                  </w:rPrChange>
                </w:rPr>
                <w:t>0.898</w:t>
              </w:r>
            </w:ins>
          </w:p>
        </w:tc>
        <w:tc>
          <w:tcPr>
            <w:tcW w:w="1052" w:type="pct"/>
            <w:tcBorders>
              <w:left w:val="nil"/>
              <w:bottom w:val="single" w:sz="4" w:space="0" w:color="auto"/>
              <w:right w:val="nil"/>
            </w:tcBorders>
            <w:shd w:val="clear" w:color="auto" w:fill="auto"/>
            <w:noWrap/>
            <w:vAlign w:val="center"/>
            <w:tcPrChange w:id="1302" w:author="Risa" w:date="2021-05-04T17:18:00Z">
              <w:tcPr>
                <w:tcW w:w="1052" w:type="pct"/>
                <w:tcBorders>
                  <w:left w:val="nil"/>
                  <w:bottom w:val="single" w:sz="4" w:space="0" w:color="auto"/>
                  <w:right w:val="nil"/>
                </w:tcBorders>
                <w:shd w:val="clear" w:color="auto" w:fill="auto"/>
                <w:noWrap/>
                <w:vAlign w:val="center"/>
              </w:tcPr>
            </w:tcPrChange>
          </w:tcPr>
          <w:p w14:paraId="3927A75C" w14:textId="77777777" w:rsidR="007B4434" w:rsidRPr="008531D1" w:rsidRDefault="007B4434" w:rsidP="008531D1">
            <w:pPr>
              <w:spacing w:line="480" w:lineRule="auto"/>
              <w:contextualSpacing/>
              <w:jc w:val="center"/>
              <w:rPr>
                <w:ins w:id="1303" w:author="Risa" w:date="2021-05-04T14:19:00Z"/>
                <w:rFonts w:eastAsia="Times New Roman"/>
                <w:color w:val="000000"/>
                <w:rPrChange w:id="1304" w:author="Nick Smith" w:date="2021-05-17T14:21:00Z">
                  <w:rPr>
                    <w:ins w:id="1305" w:author="Risa" w:date="2021-05-04T14:19:00Z"/>
                    <w:rFonts w:eastAsia="Times New Roman"/>
                    <w:color w:val="000000"/>
                    <w:sz w:val="20"/>
                    <w:szCs w:val="20"/>
                  </w:rPr>
                </w:rPrChange>
              </w:rPr>
              <w:pPrChange w:id="1306" w:author="Nick Smith" w:date="2021-05-17T14:21:00Z">
                <w:pPr>
                  <w:jc w:val="center"/>
                </w:pPr>
              </w:pPrChange>
            </w:pPr>
            <w:ins w:id="1307" w:author="Risa" w:date="2021-05-04T14:19:00Z">
              <w:r w:rsidRPr="008531D1">
                <w:rPr>
                  <w:color w:val="000000"/>
                  <w:rPrChange w:id="1308" w:author="Nick Smith" w:date="2021-05-17T14:21:00Z">
                    <w:rPr>
                      <w:color w:val="000000"/>
                      <w:sz w:val="20"/>
                      <w:szCs w:val="20"/>
                    </w:rPr>
                  </w:rPrChange>
                </w:rPr>
                <w:t>0.07%</w:t>
              </w:r>
            </w:ins>
          </w:p>
        </w:tc>
      </w:tr>
    </w:tbl>
    <w:p w14:paraId="3B6A92C7" w14:textId="75329C0E" w:rsidR="00042F1B" w:rsidRPr="008531D1" w:rsidRDefault="00042F1B" w:rsidP="008531D1">
      <w:pPr>
        <w:spacing w:line="480" w:lineRule="auto"/>
        <w:contextualSpacing/>
        <w:rPr>
          <w:ins w:id="1309" w:author="Risa" w:date="2021-04-28T11:10:00Z"/>
          <w:rPrChange w:id="1310" w:author="Nick Smith" w:date="2021-05-17T14:21:00Z">
            <w:rPr>
              <w:ins w:id="1311" w:author="Risa" w:date="2021-04-28T11:10:00Z"/>
              <w:sz w:val="20"/>
              <w:szCs w:val="20"/>
            </w:rPr>
          </w:rPrChange>
        </w:rPr>
        <w:pPrChange w:id="1312" w:author="Nick Smith" w:date="2021-05-17T14:21:00Z">
          <w:pPr/>
        </w:pPrChange>
      </w:pPr>
      <w:ins w:id="1313" w:author="Risa" w:date="2021-04-28T11:10:00Z">
        <w:r w:rsidRPr="008531D1">
          <w:rPr>
            <w:rPrChange w:id="1314" w:author="Nick Smith" w:date="2021-05-17T14:21:00Z">
              <w:rPr>
                <w:sz w:val="20"/>
                <w:szCs w:val="20"/>
              </w:rPr>
            </w:rPrChange>
          </w:rPr>
          <w:lastRenderedPageBreak/>
          <w:t xml:space="preserve">* P-values &lt; 0.05 are bolded and &lt; 0.1 are italicized. </w:t>
        </w:r>
      </w:ins>
      <w:ins w:id="1315" w:author="Risa" w:date="2021-05-06T15:19:00Z">
        <w:r w:rsidR="0049730B" w:rsidRPr="008531D1">
          <w:rPr>
            <w:rPrChange w:id="1316" w:author="Nick Smith" w:date="2021-05-17T14:21:00Z">
              <w:rPr>
                <w:sz w:val="20"/>
                <w:szCs w:val="20"/>
              </w:rPr>
            </w:rPrChange>
          </w:rPr>
          <w:t xml:space="preserve">Sample size is 1,812. </w:t>
        </w:r>
      </w:ins>
      <w:ins w:id="1317" w:author="Risa" w:date="2021-04-28T11:10:00Z">
        <w:r w:rsidRPr="008531D1">
          <w:rPr>
            <w:rPrChange w:id="1318" w:author="Nick Smith" w:date="2021-05-17T14:21:00Z">
              <w:rPr>
                <w:sz w:val="20"/>
                <w:szCs w:val="20"/>
              </w:rPr>
            </w:rPrChange>
          </w:rPr>
          <w:t xml:space="preserve">Key: </w:t>
        </w:r>
        <w:r w:rsidRPr="008531D1">
          <w:rPr>
            <w:rFonts w:eastAsia="Times New Roman"/>
            <w:color w:val="000000"/>
            <w:rPrChange w:id="1319" w:author="Nick Smith" w:date="2021-05-17T14:21:00Z">
              <w:rPr>
                <w:rFonts w:eastAsia="Times New Roman"/>
                <w:color w:val="000000"/>
                <w:sz w:val="20"/>
                <w:szCs w:val="20"/>
              </w:rPr>
            </w:rPrChange>
          </w:rPr>
          <w:t>χ = ratio of intercellular to extracellular CO</w:t>
        </w:r>
        <w:r w:rsidRPr="008531D1">
          <w:rPr>
            <w:rFonts w:eastAsia="Times New Roman"/>
            <w:color w:val="000000"/>
            <w:vertAlign w:val="subscript"/>
            <w:rPrChange w:id="1320" w:author="Nick Smith" w:date="2021-05-17T14:21:00Z">
              <w:rPr>
                <w:rFonts w:eastAsia="Times New Roman"/>
                <w:color w:val="000000"/>
                <w:sz w:val="20"/>
                <w:szCs w:val="20"/>
                <w:vertAlign w:val="subscript"/>
              </w:rPr>
            </w:rPrChange>
          </w:rPr>
          <w:t>2</w:t>
        </w:r>
        <w:r w:rsidRPr="008531D1">
          <w:rPr>
            <w:rFonts w:eastAsia="Times New Roman"/>
            <w:color w:val="000000"/>
            <w:rPrChange w:id="1321" w:author="Nick Smith" w:date="2021-05-17T14:21:00Z">
              <w:rPr>
                <w:rFonts w:eastAsia="Times New Roman"/>
                <w:color w:val="000000"/>
                <w:sz w:val="20"/>
                <w:szCs w:val="20"/>
              </w:rPr>
            </w:rPrChange>
          </w:rPr>
          <w:t xml:space="preserve"> concentration</w:t>
        </w:r>
        <w:r w:rsidRPr="008531D1">
          <w:rPr>
            <w:rPrChange w:id="1322" w:author="Nick Smith" w:date="2021-05-17T14:21:00Z">
              <w:rPr>
                <w:sz w:val="20"/>
                <w:szCs w:val="20"/>
              </w:rPr>
            </w:rPrChange>
          </w:rPr>
          <w:t xml:space="preserve">, </w:t>
        </w:r>
      </w:ins>
      <w:ins w:id="1323" w:author="Risa" w:date="2021-04-30T08:55:00Z">
        <w:r w:rsidR="008E3C9D" w:rsidRPr="008531D1">
          <w:rPr>
            <w:i/>
            <w:iCs/>
            <w:rPrChange w:id="1324" w:author="Nick Smith" w:date="2021-05-17T14:21:00Z">
              <w:rPr>
                <w:i/>
                <w:iCs/>
                <w:sz w:val="20"/>
                <w:szCs w:val="20"/>
              </w:rPr>
            </w:rPrChange>
          </w:rPr>
          <w:t>D</w:t>
        </w:r>
        <w:r w:rsidR="008E3C9D" w:rsidRPr="008531D1">
          <w:rPr>
            <w:vertAlign w:val="subscript"/>
            <w:rPrChange w:id="1325" w:author="Nick Smith" w:date="2021-05-17T14:21:00Z">
              <w:rPr>
                <w:sz w:val="20"/>
                <w:szCs w:val="20"/>
                <w:vertAlign w:val="subscript"/>
              </w:rPr>
            </w:rPrChange>
          </w:rPr>
          <w:t>g</w:t>
        </w:r>
        <w:r w:rsidR="008E3C9D" w:rsidRPr="008531D1">
          <w:rPr>
            <w:rPrChange w:id="1326" w:author="Nick Smith" w:date="2021-05-17T14:21:00Z">
              <w:rPr>
                <w:sz w:val="20"/>
                <w:szCs w:val="20"/>
              </w:rPr>
            </w:rPrChange>
          </w:rPr>
          <w:t xml:space="preserve"> = vapor pressure deficit, </w:t>
        </w:r>
        <w:r w:rsidR="008E3C9D" w:rsidRPr="008531D1">
          <w:rPr>
            <w:i/>
            <w:iCs/>
            <w:rPrChange w:id="1327" w:author="Nick Smith" w:date="2021-05-17T14:21:00Z">
              <w:rPr>
                <w:i/>
                <w:iCs/>
                <w:sz w:val="20"/>
                <w:szCs w:val="20"/>
              </w:rPr>
            </w:rPrChange>
          </w:rPr>
          <w:t>I</w:t>
        </w:r>
        <w:r w:rsidR="008E3C9D" w:rsidRPr="008531D1">
          <w:rPr>
            <w:vertAlign w:val="subscript"/>
            <w:rPrChange w:id="1328" w:author="Nick Smith" w:date="2021-05-17T14:21:00Z">
              <w:rPr>
                <w:sz w:val="20"/>
                <w:szCs w:val="20"/>
                <w:vertAlign w:val="subscript"/>
              </w:rPr>
            </w:rPrChange>
          </w:rPr>
          <w:t>g</w:t>
        </w:r>
        <w:r w:rsidR="008E3C9D" w:rsidRPr="008531D1">
          <w:rPr>
            <w:rPrChange w:id="1329" w:author="Nick Smith" w:date="2021-05-17T14:21:00Z">
              <w:rPr>
                <w:sz w:val="20"/>
                <w:szCs w:val="20"/>
              </w:rPr>
            </w:rPrChange>
          </w:rPr>
          <w:t xml:space="preserve"> = photosynthetically active radiation,</w:t>
        </w:r>
        <w:r w:rsidR="008E3C9D" w:rsidRPr="008531D1">
          <w:rPr>
            <w:i/>
            <w:iCs/>
            <w:rPrChange w:id="1330" w:author="Nick Smith" w:date="2021-05-17T14:21:00Z">
              <w:rPr>
                <w:i/>
                <w:iCs/>
                <w:sz w:val="20"/>
                <w:szCs w:val="20"/>
              </w:rPr>
            </w:rPrChange>
          </w:rPr>
          <w:t xml:space="preserve"> </w:t>
        </w:r>
      </w:ins>
      <w:ins w:id="1331" w:author="Risa" w:date="2021-04-28T11:10:00Z">
        <w:r w:rsidRPr="008531D1">
          <w:rPr>
            <w:i/>
            <w:iCs/>
            <w:rPrChange w:id="1332" w:author="Nick Smith" w:date="2021-05-17T14:21:00Z">
              <w:rPr>
                <w:sz w:val="20"/>
                <w:szCs w:val="20"/>
              </w:rPr>
            </w:rPrChange>
          </w:rPr>
          <w:t>M</w:t>
        </w:r>
      </w:ins>
      <w:ins w:id="1333" w:author="Risa" w:date="2021-04-30T08:55:00Z">
        <w:r w:rsidR="008E3C9D" w:rsidRPr="008531D1">
          <w:rPr>
            <w:vertAlign w:val="subscript"/>
            <w:rPrChange w:id="1334" w:author="Nick Smith" w:date="2021-05-17T14:21:00Z">
              <w:rPr>
                <w:sz w:val="20"/>
                <w:szCs w:val="20"/>
                <w:vertAlign w:val="subscript"/>
              </w:rPr>
            </w:rPrChange>
          </w:rPr>
          <w:t>area</w:t>
        </w:r>
      </w:ins>
      <w:ins w:id="1335" w:author="Risa" w:date="2021-04-28T11:10:00Z">
        <w:r w:rsidRPr="008531D1">
          <w:rPr>
            <w:rPrChange w:id="1336" w:author="Nick Smith" w:date="2021-05-17T14:21:00Z">
              <w:rPr>
                <w:sz w:val="20"/>
                <w:szCs w:val="20"/>
              </w:rPr>
            </w:rPrChange>
          </w:rPr>
          <w:t xml:space="preserve"> = leaf mass per leaf area</w:t>
        </w:r>
      </w:ins>
      <w:ins w:id="1337" w:author="Risa" w:date="2021-04-30T16:51:00Z">
        <w:r w:rsidR="00E95F37" w:rsidRPr="008531D1">
          <w:rPr>
            <w:rPrChange w:id="1338" w:author="Nick Smith" w:date="2021-05-17T14:21:00Z">
              <w:rPr>
                <w:sz w:val="20"/>
                <w:szCs w:val="20"/>
              </w:rPr>
            </w:rPrChange>
          </w:rPr>
          <w:t xml:space="preserve">, </w:t>
        </w:r>
        <w:r w:rsidR="00E95F37" w:rsidRPr="008531D1">
          <w:rPr>
            <w:i/>
            <w:iCs/>
            <w:rPrChange w:id="1339" w:author="Nick Smith" w:date="2021-05-17T14:21:00Z">
              <w:rPr>
                <w:i/>
                <w:iCs/>
                <w:sz w:val="20"/>
                <w:szCs w:val="20"/>
              </w:rPr>
            </w:rPrChange>
          </w:rPr>
          <w:t>T</w:t>
        </w:r>
        <w:r w:rsidR="00E95F37" w:rsidRPr="008531D1">
          <w:rPr>
            <w:vertAlign w:val="subscript"/>
            <w:rPrChange w:id="1340" w:author="Nick Smith" w:date="2021-05-17T14:21:00Z">
              <w:rPr>
                <w:sz w:val="20"/>
                <w:szCs w:val="20"/>
                <w:vertAlign w:val="subscript"/>
              </w:rPr>
            </w:rPrChange>
          </w:rPr>
          <w:t>g</w:t>
        </w:r>
        <w:r w:rsidR="00E95F37" w:rsidRPr="008531D1">
          <w:rPr>
            <w:rPrChange w:id="1341" w:author="Nick Smith" w:date="2021-05-17T14:21:00Z">
              <w:rPr>
                <w:sz w:val="20"/>
                <w:szCs w:val="20"/>
              </w:rPr>
            </w:rPrChange>
          </w:rPr>
          <w:t xml:space="preserve"> = temperature</w:t>
        </w:r>
      </w:ins>
      <w:ins w:id="1342" w:author="Risa" w:date="2021-04-28T11:10:00Z">
        <w:r w:rsidRPr="008531D1">
          <w:rPr>
            <w:rPrChange w:id="1343" w:author="Nick Smith" w:date="2021-05-17T14:21:00Z">
              <w:rPr>
                <w:sz w:val="20"/>
                <w:szCs w:val="20"/>
              </w:rPr>
            </w:rPrChange>
          </w:rPr>
          <w:t>.</w:t>
        </w:r>
      </w:ins>
    </w:p>
    <w:p w14:paraId="07ADB98E" w14:textId="78B509CF" w:rsidR="00042F1B" w:rsidRDefault="00042F1B" w:rsidP="008531D1">
      <w:pPr>
        <w:spacing w:line="480" w:lineRule="auto"/>
        <w:contextualSpacing/>
        <w:textAlignment w:val="baseline"/>
        <w:rPr>
          <w:ins w:id="1344" w:author="Nick Smith" w:date="2021-05-17T14:49:00Z"/>
          <w:rFonts w:eastAsia="Times New Roman"/>
          <w:color w:val="000000"/>
        </w:rPr>
      </w:pPr>
    </w:p>
    <w:p w14:paraId="544648AD" w14:textId="768545EF" w:rsidR="00CA27A5" w:rsidRPr="00CA27A5" w:rsidRDefault="00CA27A5" w:rsidP="008531D1">
      <w:pPr>
        <w:spacing w:line="480" w:lineRule="auto"/>
        <w:contextualSpacing/>
        <w:textAlignment w:val="baseline"/>
        <w:rPr>
          <w:ins w:id="1345" w:author="Risa" w:date="2021-04-28T11:11:00Z"/>
          <w:rFonts w:eastAsia="Times New Roman"/>
          <w:b/>
          <w:color w:val="000000"/>
          <w:rPrChange w:id="1346" w:author="Nick Smith" w:date="2021-05-17T14:49:00Z">
            <w:rPr>
              <w:ins w:id="1347" w:author="Risa" w:date="2021-04-28T11:11:00Z"/>
              <w:rFonts w:eastAsia="Times New Roman"/>
              <w:color w:val="000000"/>
            </w:rPr>
          </w:rPrChange>
        </w:rPr>
        <w:pPrChange w:id="1348" w:author="Nick Smith" w:date="2021-05-17T14:21:00Z">
          <w:pPr>
            <w:spacing w:line="480" w:lineRule="auto"/>
            <w:textAlignment w:val="baseline"/>
          </w:pPr>
        </w:pPrChange>
      </w:pPr>
      <w:ins w:id="1349" w:author="Nick Smith" w:date="2021-05-17T14:49:00Z">
        <w:r>
          <w:rPr>
            <w:rFonts w:eastAsia="Times New Roman"/>
            <w:b/>
            <w:color w:val="000000"/>
          </w:rPr>
          <w:t>Figure 2.</w:t>
        </w:r>
      </w:ins>
    </w:p>
    <w:p w14:paraId="686B6A78" w14:textId="14F9BAC1" w:rsidR="00042F1B" w:rsidRPr="008531D1" w:rsidRDefault="00A85915" w:rsidP="008531D1">
      <w:pPr>
        <w:spacing w:line="480" w:lineRule="auto"/>
        <w:contextualSpacing/>
        <w:textAlignment w:val="baseline"/>
        <w:rPr>
          <w:ins w:id="1350" w:author="Risa" w:date="2021-04-28T11:11:00Z"/>
          <w:rFonts w:eastAsia="Times New Roman"/>
          <w:color w:val="000000"/>
        </w:rPr>
        <w:pPrChange w:id="1351" w:author="Nick Smith" w:date="2021-05-17T14:21:00Z">
          <w:pPr>
            <w:spacing w:line="480" w:lineRule="auto"/>
            <w:textAlignment w:val="baseline"/>
          </w:pPr>
        </w:pPrChange>
      </w:pPr>
      <w:ins w:id="1352" w:author="Risa" w:date="2021-05-06T14:49:00Z">
        <w:r w:rsidRPr="008531D1">
          <w:rPr>
            <w:rFonts w:eastAsia="Times New Roman"/>
            <w:noProof/>
            <w:color w:val="000000"/>
            <w:rPrChange w:id="1353" w:author="Nick Smith" w:date="2021-05-17T14:21:00Z">
              <w:rPr>
                <w:rFonts w:eastAsia="Times New Roman"/>
                <w:noProof/>
                <w:color w:val="000000"/>
                <w:sz w:val="20"/>
                <w:szCs w:val="20"/>
              </w:rPr>
            </w:rPrChange>
          </w:rPr>
          <w:drawing>
            <wp:inline distT="0" distB="0" distL="0" distR="0" wp14:anchorId="4B7E2F44" wp14:editId="61347789">
              <wp:extent cx="5943600" cy="28130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ins>
    </w:p>
    <w:p w14:paraId="727D9282" w14:textId="395EF04A" w:rsidR="00042F1B" w:rsidRPr="008531D1" w:rsidRDefault="00042F1B" w:rsidP="008531D1">
      <w:pPr>
        <w:spacing w:line="480" w:lineRule="auto"/>
        <w:contextualSpacing/>
        <w:textAlignment w:val="baseline"/>
        <w:rPr>
          <w:rFonts w:eastAsia="Times New Roman"/>
          <w:b/>
          <w:bCs/>
          <w:color w:val="000000"/>
          <w:rPrChange w:id="1354" w:author="Nick Smith" w:date="2021-05-17T14:21:00Z">
            <w:rPr>
              <w:rFonts w:eastAsia="Times New Roman"/>
              <w:color w:val="000000"/>
            </w:rPr>
          </w:rPrChange>
        </w:rPr>
        <w:pPrChange w:id="1355" w:author="Nick Smith" w:date="2021-05-17T14:21:00Z">
          <w:pPr>
            <w:numPr>
              <w:ilvl w:val="1"/>
              <w:numId w:val="7"/>
            </w:numPr>
            <w:tabs>
              <w:tab w:val="num" w:pos="1440"/>
            </w:tabs>
            <w:spacing w:line="480" w:lineRule="auto"/>
            <w:ind w:left="1440" w:hanging="360"/>
            <w:textAlignment w:val="baseline"/>
          </w:pPr>
        </w:pPrChange>
      </w:pPr>
      <w:ins w:id="1356" w:author="Risa" w:date="2021-04-28T11:11:00Z">
        <w:r w:rsidRPr="008531D1">
          <w:rPr>
            <w:rFonts w:eastAsia="Times New Roman"/>
            <w:b/>
            <w:bCs/>
            <w:color w:val="000000"/>
            <w:rPrChange w:id="1357" w:author="Nick Smith" w:date="2021-05-17T14:21:00Z">
              <w:rPr>
                <w:rFonts w:eastAsia="Times New Roman"/>
                <w:color w:val="000000"/>
              </w:rPr>
            </w:rPrChange>
          </w:rPr>
          <w:t xml:space="preserve">Figure </w:t>
        </w:r>
      </w:ins>
      <w:ins w:id="1358" w:author="Risa" w:date="2021-04-28T11:13:00Z">
        <w:r w:rsidR="00077C60" w:rsidRPr="008531D1">
          <w:rPr>
            <w:rFonts w:eastAsia="Times New Roman"/>
            <w:b/>
            <w:bCs/>
            <w:color w:val="000000"/>
            <w:rPrChange w:id="1359" w:author="Nick Smith" w:date="2021-05-17T14:21:00Z">
              <w:rPr>
                <w:rFonts w:eastAsia="Times New Roman"/>
                <w:b/>
                <w:bCs/>
                <w:color w:val="000000"/>
                <w:sz w:val="20"/>
                <w:szCs w:val="20"/>
              </w:rPr>
            </w:rPrChange>
          </w:rPr>
          <w:t>2</w:t>
        </w:r>
      </w:ins>
      <w:ins w:id="1360" w:author="Risa" w:date="2021-04-28T11:11:00Z">
        <w:r w:rsidRPr="008531D1">
          <w:rPr>
            <w:rFonts w:eastAsia="Times New Roman"/>
            <w:b/>
            <w:bCs/>
            <w:color w:val="000000"/>
            <w:rPrChange w:id="1361" w:author="Nick Smith" w:date="2021-05-17T14:21:00Z">
              <w:rPr>
                <w:rFonts w:eastAsia="Times New Roman"/>
                <w:color w:val="000000"/>
              </w:rPr>
            </w:rPrChange>
          </w:rPr>
          <w:t>.</w:t>
        </w:r>
      </w:ins>
      <w:ins w:id="1362" w:author="Risa" w:date="2021-05-04T14:23:00Z">
        <w:r w:rsidR="00F178AB" w:rsidRPr="008531D1">
          <w:rPr>
            <w:rFonts w:eastAsia="Times New Roman"/>
            <w:b/>
            <w:bCs/>
            <w:color w:val="000000"/>
            <w:rPrChange w:id="1363" w:author="Nick Smith" w:date="2021-05-17T14:21:00Z">
              <w:rPr>
                <w:rFonts w:eastAsia="Times New Roman"/>
                <w:b/>
                <w:bCs/>
                <w:color w:val="000000"/>
                <w:sz w:val="20"/>
                <w:szCs w:val="20"/>
              </w:rPr>
            </w:rPrChange>
          </w:rPr>
          <w:t xml:space="preserve"> </w:t>
        </w:r>
        <w:r w:rsidR="00F178AB" w:rsidRPr="008531D1">
          <w:rPr>
            <w:rFonts w:eastAsia="Times New Roman"/>
            <w:color w:val="000000"/>
            <w:rPrChange w:id="1364" w:author="Nick Smith" w:date="2021-05-17T14:21:00Z">
              <w:rPr>
                <w:rFonts w:eastAsia="Times New Roman"/>
                <w:b/>
                <w:bCs/>
                <w:color w:val="000000"/>
                <w:sz w:val="20"/>
                <w:szCs w:val="20"/>
              </w:rPr>
            </w:rPrChange>
          </w:rPr>
          <w:t>(A)</w:t>
        </w:r>
      </w:ins>
      <w:ins w:id="1365" w:author="Risa" w:date="2021-05-04T16:43:00Z">
        <w:r w:rsidR="00E4356B" w:rsidRPr="008531D1">
          <w:rPr>
            <w:rFonts w:eastAsia="Times New Roman"/>
            <w:color w:val="000000"/>
            <w:rPrChange w:id="1366" w:author="Nick Smith" w:date="2021-05-17T14:21:00Z">
              <w:rPr>
                <w:rFonts w:eastAsia="Times New Roman"/>
                <w:color w:val="000000"/>
                <w:sz w:val="20"/>
                <w:szCs w:val="20"/>
              </w:rPr>
            </w:rPrChange>
          </w:rPr>
          <w:t xml:space="preserve"> </w:t>
        </w:r>
      </w:ins>
      <w:ins w:id="1367" w:author="Risa" w:date="2021-05-04T14:23:00Z">
        <w:r w:rsidR="00F178AB" w:rsidRPr="008531D1">
          <w:rPr>
            <w:rFonts w:eastAsia="Times New Roman"/>
            <w:i/>
            <w:iCs/>
            <w:color w:val="000000"/>
            <w:rPrChange w:id="1368" w:author="Nick Smith" w:date="2021-05-17T14:21:00Z">
              <w:rPr>
                <w:rFonts w:eastAsia="Times New Roman"/>
                <w:i/>
                <w:iCs/>
                <w:color w:val="000000"/>
                <w:sz w:val="20"/>
                <w:szCs w:val="20"/>
              </w:rPr>
            </w:rPrChange>
          </w:rPr>
          <w:t>N</w:t>
        </w:r>
        <w:r w:rsidR="00F178AB" w:rsidRPr="008531D1">
          <w:rPr>
            <w:rFonts w:eastAsia="Times New Roman"/>
            <w:color w:val="000000"/>
            <w:vertAlign w:val="subscript"/>
            <w:rPrChange w:id="1369" w:author="Nick Smith" w:date="2021-05-17T14:21:00Z">
              <w:rPr>
                <w:rFonts w:eastAsia="Times New Roman"/>
                <w:color w:val="000000"/>
                <w:sz w:val="20"/>
                <w:szCs w:val="20"/>
                <w:vertAlign w:val="subscript"/>
              </w:rPr>
            </w:rPrChange>
          </w:rPr>
          <w:t>area</w:t>
        </w:r>
        <w:r w:rsidR="00F178AB" w:rsidRPr="008531D1">
          <w:rPr>
            <w:rFonts w:eastAsia="Times New Roman"/>
            <w:color w:val="000000"/>
            <w:rPrChange w:id="1370" w:author="Nick Smith" w:date="2021-05-17T14:21:00Z">
              <w:rPr>
                <w:rFonts w:eastAsia="Times New Roman"/>
                <w:color w:val="000000"/>
                <w:sz w:val="20"/>
                <w:szCs w:val="20"/>
              </w:rPr>
            </w:rPrChange>
          </w:rPr>
          <w:t xml:space="preserve"> </w:t>
        </w:r>
      </w:ins>
      <w:ins w:id="1371" w:author="Risa" w:date="2021-05-04T14:24:00Z">
        <w:r w:rsidR="00F178AB" w:rsidRPr="008531D1">
          <w:rPr>
            <w:rFonts w:eastAsia="Times New Roman"/>
            <w:color w:val="000000"/>
            <w:rPrChange w:id="1372" w:author="Nick Smith" w:date="2021-05-17T14:21:00Z">
              <w:rPr>
                <w:rFonts w:eastAsia="Times New Roman"/>
                <w:color w:val="000000"/>
                <w:sz w:val="20"/>
                <w:szCs w:val="20"/>
              </w:rPr>
            </w:rPrChange>
          </w:rPr>
          <w:t>under ambient</w:t>
        </w:r>
      </w:ins>
      <w:ins w:id="1373" w:author="Risa" w:date="2021-05-04T14:23:00Z">
        <w:r w:rsidR="00F178AB" w:rsidRPr="008531D1">
          <w:rPr>
            <w:rFonts w:eastAsia="Times New Roman"/>
            <w:color w:val="000000"/>
            <w:rPrChange w:id="1374" w:author="Nick Smith" w:date="2021-05-17T14:21:00Z">
              <w:rPr>
                <w:rFonts w:eastAsia="Times New Roman"/>
                <w:color w:val="000000"/>
                <w:sz w:val="20"/>
                <w:szCs w:val="20"/>
              </w:rPr>
            </w:rPrChange>
          </w:rPr>
          <w:t xml:space="preserve"> </w:t>
        </w:r>
      </w:ins>
      <w:ins w:id="1375" w:author="Risa" w:date="2021-05-04T14:37:00Z">
        <w:r w:rsidR="004E0353" w:rsidRPr="008531D1">
          <w:rPr>
            <w:rFonts w:eastAsia="Times New Roman"/>
            <w:color w:val="000000"/>
            <w:rPrChange w:id="1376" w:author="Nick Smith" w:date="2021-05-17T14:21:00Z">
              <w:rPr>
                <w:rFonts w:eastAsia="Times New Roman"/>
                <w:color w:val="000000"/>
                <w:sz w:val="20"/>
                <w:szCs w:val="20"/>
              </w:rPr>
            </w:rPrChange>
          </w:rPr>
          <w:t>s</w:t>
        </w:r>
      </w:ins>
      <w:ins w:id="1377" w:author="Risa" w:date="2021-05-04T14:23:00Z">
        <w:r w:rsidR="00F178AB" w:rsidRPr="008531D1">
          <w:rPr>
            <w:rFonts w:eastAsia="Times New Roman"/>
            <w:color w:val="000000"/>
            <w:rPrChange w:id="1378" w:author="Nick Smith" w:date="2021-05-17T14:21:00Z">
              <w:rPr>
                <w:rFonts w:eastAsia="Times New Roman"/>
                <w:color w:val="000000"/>
                <w:sz w:val="20"/>
                <w:szCs w:val="20"/>
              </w:rPr>
            </w:rPrChange>
          </w:rPr>
          <w:t xml:space="preserve">oil N </w:t>
        </w:r>
      </w:ins>
      <w:ins w:id="1379" w:author="Risa" w:date="2021-05-04T14:24:00Z">
        <w:r w:rsidR="00F178AB" w:rsidRPr="008531D1">
          <w:rPr>
            <w:rFonts w:eastAsia="Times New Roman"/>
            <w:color w:val="000000"/>
            <w:rPrChange w:id="1380" w:author="Nick Smith" w:date="2021-05-17T14:21:00Z">
              <w:rPr>
                <w:rFonts w:eastAsia="Times New Roman"/>
                <w:color w:val="000000"/>
                <w:sz w:val="20"/>
                <w:szCs w:val="20"/>
              </w:rPr>
            </w:rPrChange>
          </w:rPr>
          <w:t xml:space="preserve">and added </w:t>
        </w:r>
      </w:ins>
      <w:ins w:id="1381" w:author="Risa" w:date="2021-05-04T14:37:00Z">
        <w:r w:rsidR="004E0353" w:rsidRPr="008531D1">
          <w:rPr>
            <w:rFonts w:eastAsia="Times New Roman"/>
            <w:color w:val="000000"/>
            <w:rPrChange w:id="1382" w:author="Nick Smith" w:date="2021-05-17T14:21:00Z">
              <w:rPr>
                <w:rFonts w:eastAsia="Times New Roman"/>
                <w:color w:val="000000"/>
                <w:sz w:val="20"/>
                <w:szCs w:val="20"/>
              </w:rPr>
            </w:rPrChange>
          </w:rPr>
          <w:t>s</w:t>
        </w:r>
      </w:ins>
      <w:ins w:id="1383" w:author="Risa" w:date="2021-05-04T14:24:00Z">
        <w:r w:rsidR="00F178AB" w:rsidRPr="008531D1">
          <w:rPr>
            <w:rFonts w:eastAsia="Times New Roman"/>
            <w:color w:val="000000"/>
            <w:rPrChange w:id="1384" w:author="Nick Smith" w:date="2021-05-17T14:21:00Z">
              <w:rPr>
                <w:rFonts w:eastAsia="Times New Roman"/>
                <w:color w:val="000000"/>
                <w:sz w:val="20"/>
                <w:szCs w:val="20"/>
              </w:rPr>
            </w:rPrChange>
          </w:rPr>
          <w:t>oil N treatments. (B) Treemap of relative importance</w:t>
        </w:r>
      </w:ins>
      <w:ins w:id="1385" w:author="Risa" w:date="2021-05-04T14:30:00Z">
        <w:r w:rsidR="00CF0686" w:rsidRPr="008531D1">
          <w:rPr>
            <w:rFonts w:eastAsia="Times New Roman"/>
            <w:color w:val="000000"/>
            <w:rPrChange w:id="1386" w:author="Nick Smith" w:date="2021-05-17T14:21:00Z">
              <w:rPr>
                <w:rFonts w:eastAsia="Times New Roman"/>
                <w:color w:val="000000"/>
                <w:sz w:val="20"/>
                <w:szCs w:val="20"/>
              </w:rPr>
            </w:rPrChange>
          </w:rPr>
          <w:t xml:space="preserve"> for</w:t>
        </w:r>
      </w:ins>
      <w:ins w:id="1387" w:author="Risa" w:date="2021-05-04T14:25:00Z">
        <w:r w:rsidR="00BF1133" w:rsidRPr="008531D1">
          <w:rPr>
            <w:rFonts w:eastAsia="Times New Roman"/>
            <w:color w:val="000000"/>
            <w:rPrChange w:id="1388" w:author="Nick Smith" w:date="2021-05-17T14:21:00Z">
              <w:rPr>
                <w:rFonts w:eastAsia="Times New Roman"/>
                <w:color w:val="000000"/>
                <w:sz w:val="20"/>
                <w:szCs w:val="20"/>
              </w:rPr>
            </w:rPrChange>
          </w:rPr>
          <w:t xml:space="preserve"> </w:t>
        </w:r>
      </w:ins>
      <w:ins w:id="1389" w:author="Risa" w:date="2021-05-04T14:30:00Z">
        <w:r w:rsidR="00CF0686" w:rsidRPr="008531D1">
          <w:rPr>
            <w:rPrChange w:id="1390" w:author="Nick Smith" w:date="2021-05-17T14:21:00Z">
              <w:rPr>
                <w:sz w:val="20"/>
                <w:szCs w:val="20"/>
              </w:rPr>
            </w:rPrChange>
          </w:rPr>
          <w:t xml:space="preserve">linear mixed effects model with </w:t>
        </w:r>
        <w:r w:rsidR="00CF0686" w:rsidRPr="008531D1">
          <w:rPr>
            <w:i/>
            <w:iCs/>
            <w:rPrChange w:id="1391" w:author="Nick Smith" w:date="2021-05-17T14:21:00Z">
              <w:rPr>
                <w:i/>
                <w:iCs/>
                <w:sz w:val="20"/>
                <w:szCs w:val="20"/>
              </w:rPr>
            </w:rPrChange>
          </w:rPr>
          <w:t>N</w:t>
        </w:r>
        <w:r w:rsidR="00CF0686" w:rsidRPr="008531D1">
          <w:rPr>
            <w:vertAlign w:val="subscript"/>
            <w:rPrChange w:id="1392" w:author="Nick Smith" w:date="2021-05-17T14:21:00Z">
              <w:rPr>
                <w:sz w:val="20"/>
                <w:szCs w:val="20"/>
                <w:vertAlign w:val="subscript"/>
              </w:rPr>
            </w:rPrChange>
          </w:rPr>
          <w:t>area</w:t>
        </w:r>
        <w:r w:rsidR="00CF0686" w:rsidRPr="008531D1">
          <w:rPr>
            <w:rPrChange w:id="1393" w:author="Nick Smith" w:date="2021-05-17T14:21:00Z">
              <w:rPr>
                <w:sz w:val="20"/>
                <w:szCs w:val="20"/>
              </w:rPr>
            </w:rPrChange>
          </w:rPr>
          <w:t xml:space="preserve"> as the dependent variable and soil treatment variables, climate, leaf traits, and species characteristics as fixed effects</w:t>
        </w:r>
        <w:r w:rsidR="00CF0686" w:rsidRPr="008531D1">
          <w:rPr>
            <w:rFonts w:eastAsia="Times New Roman"/>
            <w:color w:val="000000"/>
            <w:rPrChange w:id="1394" w:author="Nick Smith" w:date="2021-05-17T14:21:00Z">
              <w:rPr>
                <w:rFonts w:eastAsia="Times New Roman"/>
                <w:color w:val="000000"/>
                <w:sz w:val="20"/>
                <w:szCs w:val="20"/>
              </w:rPr>
            </w:rPrChange>
          </w:rPr>
          <w:t xml:space="preserve"> </w:t>
        </w:r>
      </w:ins>
      <w:ins w:id="1395" w:author="Risa" w:date="2021-05-04T14:25:00Z">
        <w:r w:rsidR="00BF1133" w:rsidRPr="008531D1">
          <w:rPr>
            <w:rFonts w:eastAsia="Times New Roman"/>
            <w:color w:val="000000"/>
            <w:rPrChange w:id="1396" w:author="Nick Smith" w:date="2021-05-17T14:21:00Z">
              <w:rPr>
                <w:rFonts w:eastAsia="Times New Roman"/>
                <w:color w:val="000000"/>
                <w:sz w:val="20"/>
                <w:szCs w:val="20"/>
              </w:rPr>
            </w:rPrChange>
          </w:rPr>
          <w:t>(Table 1)</w:t>
        </w:r>
      </w:ins>
      <w:ins w:id="1397" w:author="Risa" w:date="2021-05-04T14:24:00Z">
        <w:r w:rsidR="00F178AB" w:rsidRPr="008531D1">
          <w:rPr>
            <w:rFonts w:eastAsia="Times New Roman"/>
            <w:color w:val="000000"/>
            <w:rPrChange w:id="1398" w:author="Nick Smith" w:date="2021-05-17T14:21:00Z">
              <w:rPr>
                <w:rFonts w:eastAsia="Times New Roman"/>
                <w:color w:val="000000"/>
                <w:sz w:val="20"/>
                <w:szCs w:val="20"/>
              </w:rPr>
            </w:rPrChange>
          </w:rPr>
          <w:t>.</w:t>
        </w:r>
      </w:ins>
    </w:p>
    <w:p w14:paraId="589DE646" w14:textId="4E9DE659" w:rsidR="00042F1B" w:rsidRPr="008531D1" w:rsidRDefault="00042F1B" w:rsidP="008531D1">
      <w:pPr>
        <w:spacing w:line="480" w:lineRule="auto"/>
        <w:contextualSpacing/>
        <w:rPr>
          <w:ins w:id="1399" w:author="Risa" w:date="2021-04-28T11:12:00Z"/>
          <w:rFonts w:eastAsia="Times New Roman"/>
          <w:b/>
          <w:bCs/>
          <w:color w:val="000000"/>
        </w:rPr>
        <w:pPrChange w:id="1400" w:author="Nick Smith" w:date="2021-05-17T14:21:00Z">
          <w:pPr>
            <w:spacing w:line="480" w:lineRule="auto"/>
          </w:pPr>
        </w:pPrChange>
      </w:pPr>
    </w:p>
    <w:p w14:paraId="466087AE" w14:textId="3A28C75B" w:rsidR="00077C60" w:rsidRPr="00771C52" w:rsidRDefault="00D60C62" w:rsidP="008531D1">
      <w:pPr>
        <w:spacing w:line="480" w:lineRule="auto"/>
        <w:contextualSpacing/>
        <w:rPr>
          <w:ins w:id="1401" w:author="Risa" w:date="2021-04-28T17:25:00Z"/>
          <w:rFonts w:eastAsia="Times New Roman"/>
          <w:b/>
          <w:bCs/>
          <w:color w:val="000000"/>
          <w:vertAlign w:val="subscript"/>
        </w:rPr>
        <w:pPrChange w:id="1402" w:author="Nick Smith" w:date="2021-05-17T14:21:00Z">
          <w:pPr>
            <w:spacing w:line="480" w:lineRule="auto"/>
          </w:pPr>
        </w:pPrChange>
      </w:pPr>
      <w:ins w:id="1403" w:author="Risa" w:date="2021-04-28T17:25:00Z">
        <w:r w:rsidRPr="001B44B1">
          <w:rPr>
            <w:rFonts w:eastAsia="Times New Roman"/>
            <w:b/>
            <w:bCs/>
            <w:color w:val="000000"/>
          </w:rPr>
          <w:t xml:space="preserve">impacts of nitrogen demand and nitrogen availability on </w:t>
        </w:r>
        <w:r w:rsidRPr="001B44B1">
          <w:rPr>
            <w:rFonts w:eastAsia="Times New Roman"/>
            <w:b/>
            <w:bCs/>
            <w:i/>
            <w:iCs/>
            <w:color w:val="000000"/>
          </w:rPr>
          <w:t>N</w:t>
        </w:r>
        <w:r w:rsidRPr="001B44B1">
          <w:rPr>
            <w:rFonts w:eastAsia="Times New Roman"/>
            <w:b/>
            <w:bCs/>
            <w:color w:val="000000"/>
            <w:vertAlign w:val="subscript"/>
          </w:rPr>
          <w:t>area</w:t>
        </w:r>
      </w:ins>
    </w:p>
    <w:p w14:paraId="4974AEA6" w14:textId="103A36C0" w:rsidR="00D60C62" w:rsidRPr="00771C52" w:rsidRDefault="00DB5402" w:rsidP="008531D1">
      <w:pPr>
        <w:spacing w:line="480" w:lineRule="auto"/>
        <w:contextualSpacing/>
        <w:rPr>
          <w:ins w:id="1404" w:author="Risa" w:date="2021-04-29T09:53:00Z"/>
          <w:rFonts w:eastAsia="Times New Roman"/>
          <w:color w:val="000000"/>
        </w:rPr>
        <w:pPrChange w:id="1405" w:author="Nick Smith" w:date="2021-05-17T14:21:00Z">
          <w:pPr>
            <w:spacing w:line="480" w:lineRule="auto"/>
          </w:pPr>
        </w:pPrChange>
      </w:pPr>
      <w:ins w:id="1406" w:author="Risa" w:date="2021-04-29T09:36:00Z">
        <w:r w:rsidRPr="00771C52">
          <w:rPr>
            <w:rFonts w:eastAsia="Times New Roman"/>
            <w:b/>
            <w:bCs/>
            <w:color w:val="000000"/>
          </w:rPr>
          <w:tab/>
        </w:r>
        <w:r w:rsidRPr="008531D1">
          <w:rPr>
            <w:rFonts w:eastAsia="Times New Roman"/>
            <w:color w:val="000000"/>
            <w:rPrChange w:id="1407" w:author="Nick Smith" w:date="2021-05-17T14:21:00Z">
              <w:rPr>
                <w:rFonts w:eastAsia="Times New Roman"/>
                <w:b/>
                <w:bCs/>
                <w:color w:val="000000"/>
              </w:rPr>
            </w:rPrChange>
          </w:rPr>
          <w:t xml:space="preserve">The predicted </w:t>
        </w:r>
      </w:ins>
      <w:ins w:id="1408" w:author="Risa" w:date="2021-05-05T15:27:00Z">
        <w:r w:rsidR="00961478" w:rsidRPr="008531D1">
          <w:rPr>
            <w:rFonts w:eastAsia="Times New Roman"/>
            <w:color w:val="000000"/>
          </w:rPr>
          <w:t xml:space="preserve">leaf </w:t>
        </w:r>
      </w:ins>
      <w:ins w:id="1409" w:author="Risa" w:date="2021-04-29T09:36:00Z">
        <w:r w:rsidRPr="008531D1">
          <w:rPr>
            <w:rFonts w:eastAsia="Times New Roman"/>
            <w:color w:val="000000"/>
            <w:rPrChange w:id="1410" w:author="Nick Smith" w:date="2021-05-17T14:21:00Z">
              <w:rPr>
                <w:rFonts w:eastAsia="Times New Roman"/>
                <w:b/>
                <w:bCs/>
                <w:color w:val="000000"/>
              </w:rPr>
            </w:rPrChange>
          </w:rPr>
          <w:t>N components</w:t>
        </w:r>
      </w:ins>
      <w:ins w:id="1411" w:author="Risa" w:date="2021-04-29T09:37:00Z">
        <w:r w:rsidRPr="008531D1">
          <w:rPr>
            <w:rFonts w:eastAsia="Times New Roman"/>
            <w:color w:val="000000"/>
          </w:rPr>
          <w:t xml:space="preserve"> </w:t>
        </w:r>
        <w:r w:rsidRPr="001B44B1">
          <w:rPr>
            <w:rFonts w:eastAsia="Times New Roman"/>
            <w:i/>
            <w:iCs/>
            <w:color w:val="000000"/>
          </w:rPr>
          <w:t>N</w:t>
        </w:r>
        <w:r w:rsidRPr="001B44B1">
          <w:rPr>
            <w:rFonts w:eastAsia="Times New Roman"/>
            <w:color w:val="000000"/>
            <w:vertAlign w:val="subscript"/>
          </w:rPr>
          <w:t>photo</w:t>
        </w:r>
        <w:r w:rsidRPr="001B44B1">
          <w:rPr>
            <w:rFonts w:eastAsia="Times New Roman"/>
            <w:color w:val="000000"/>
          </w:rPr>
          <w:t xml:space="preserve"> and </w:t>
        </w:r>
        <w:r w:rsidRPr="001B44B1">
          <w:rPr>
            <w:rFonts w:eastAsia="Times New Roman"/>
            <w:i/>
            <w:iCs/>
            <w:color w:val="000000"/>
          </w:rPr>
          <w:t>N</w:t>
        </w:r>
        <w:r w:rsidRPr="001B44B1">
          <w:rPr>
            <w:rFonts w:eastAsia="Times New Roman"/>
            <w:color w:val="000000"/>
            <w:vertAlign w:val="subscript"/>
          </w:rPr>
          <w:t>structure</w:t>
        </w:r>
      </w:ins>
      <w:ins w:id="1412" w:author="Risa" w:date="2021-04-29T09:36:00Z">
        <w:r w:rsidRPr="00771C52">
          <w:rPr>
            <w:rFonts w:eastAsia="Times New Roman"/>
            <w:color w:val="000000"/>
          </w:rPr>
          <w:t xml:space="preserve"> had significant</w:t>
        </w:r>
      </w:ins>
      <w:ins w:id="1413" w:author="Nick Smith" w:date="2021-05-17T14:50:00Z">
        <w:r w:rsidR="004B6018">
          <w:rPr>
            <w:rFonts w:eastAsia="Times New Roman"/>
            <w:color w:val="000000"/>
          </w:rPr>
          <w:t>, positive</w:t>
        </w:r>
      </w:ins>
      <w:ins w:id="1414" w:author="Risa" w:date="2021-04-29T09:36:00Z">
        <w:r w:rsidRPr="00771C52">
          <w:rPr>
            <w:rFonts w:eastAsia="Times New Roman"/>
            <w:color w:val="000000"/>
          </w:rPr>
          <w:t xml:space="preserve"> effect</w:t>
        </w:r>
      </w:ins>
      <w:ins w:id="1415" w:author="Risa" w:date="2021-04-29T09:37:00Z">
        <w:r w:rsidRPr="00771C52">
          <w:rPr>
            <w:rFonts w:eastAsia="Times New Roman"/>
            <w:color w:val="000000"/>
          </w:rPr>
          <w:t>s</w:t>
        </w:r>
      </w:ins>
      <w:ins w:id="1416" w:author="Risa" w:date="2021-04-29T09:36:00Z">
        <w:r w:rsidRPr="00771C52">
          <w:rPr>
            <w:rFonts w:eastAsia="Times New Roman"/>
            <w:color w:val="000000"/>
          </w:rPr>
          <w:t xml:space="preserve">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ins>
      <w:ins w:id="1417" w:author="Risa" w:date="2021-04-29T09:37:00Z">
        <w:r w:rsidRPr="00771C52">
          <w:rPr>
            <w:rFonts w:eastAsia="Times New Roman"/>
            <w:color w:val="000000"/>
          </w:rPr>
          <w:t>(Table 2 and Figure 3) and a high relative importance in the model (23% and 38%</w:t>
        </w:r>
      </w:ins>
      <w:ins w:id="1418" w:author="Risa" w:date="2021-04-29T09:46:00Z">
        <w:r w:rsidR="004661AC" w:rsidRPr="00771C52">
          <w:rPr>
            <w:rFonts w:eastAsia="Times New Roman"/>
            <w:color w:val="000000"/>
          </w:rPr>
          <w:t>;</w:t>
        </w:r>
      </w:ins>
      <w:ins w:id="1419" w:author="Risa" w:date="2021-04-29T09:37:00Z">
        <w:r w:rsidRPr="00771C52">
          <w:rPr>
            <w:rFonts w:eastAsia="Times New Roman"/>
            <w:color w:val="000000"/>
          </w:rPr>
          <w:t xml:space="preserve"> Table 2</w:t>
        </w:r>
      </w:ins>
      <w:ins w:id="1420" w:author="Risa" w:date="2021-04-29T09:38:00Z">
        <w:r w:rsidRPr="00771C52">
          <w:rPr>
            <w:rFonts w:eastAsia="Times New Roman"/>
            <w:color w:val="000000"/>
          </w:rPr>
          <w:t xml:space="preserve"> and Figure 4). </w:t>
        </w:r>
        <w:del w:id="1421" w:author="Nick Smith" w:date="2021-05-17T14:50:00Z">
          <w:r w:rsidR="00EF60BF" w:rsidRPr="00771C52" w:rsidDel="004B6018">
            <w:rPr>
              <w:rFonts w:eastAsia="Times New Roman"/>
              <w:color w:val="000000"/>
            </w:rPr>
            <w:delText xml:space="preserve">Both </w:delText>
          </w:r>
          <w:r w:rsidR="00EF60BF" w:rsidRPr="00771C52" w:rsidDel="004B6018">
            <w:rPr>
              <w:rFonts w:eastAsia="Times New Roman"/>
              <w:i/>
              <w:iCs/>
              <w:color w:val="000000"/>
            </w:rPr>
            <w:delText>N</w:delText>
          </w:r>
          <w:r w:rsidR="00EF60BF" w:rsidRPr="00771C52" w:rsidDel="004B6018">
            <w:rPr>
              <w:rFonts w:eastAsia="Times New Roman"/>
              <w:color w:val="000000"/>
              <w:vertAlign w:val="subscript"/>
            </w:rPr>
            <w:delText>photo</w:delText>
          </w:r>
          <w:r w:rsidR="00EF60BF" w:rsidRPr="00771C52" w:rsidDel="004B6018">
            <w:rPr>
              <w:rFonts w:eastAsia="Times New Roman"/>
              <w:color w:val="000000"/>
            </w:rPr>
            <w:delText xml:space="preserve"> and </w:delText>
          </w:r>
          <w:r w:rsidR="00EF60BF" w:rsidRPr="00771C52" w:rsidDel="004B6018">
            <w:rPr>
              <w:rFonts w:eastAsia="Times New Roman"/>
              <w:i/>
              <w:iCs/>
              <w:color w:val="000000"/>
            </w:rPr>
            <w:delText>N</w:delText>
          </w:r>
          <w:r w:rsidR="00EF60BF" w:rsidRPr="00771C52" w:rsidDel="004B6018">
            <w:rPr>
              <w:rFonts w:eastAsia="Times New Roman"/>
              <w:color w:val="000000"/>
              <w:vertAlign w:val="subscript"/>
            </w:rPr>
            <w:delText>structure</w:delText>
          </w:r>
          <w:r w:rsidR="00EF60BF" w:rsidRPr="00771C52" w:rsidDel="004B6018">
            <w:rPr>
              <w:rFonts w:eastAsia="Times New Roman"/>
              <w:color w:val="000000"/>
            </w:rPr>
            <w:delText xml:space="preserve"> ha</w:delText>
          </w:r>
        </w:del>
      </w:ins>
      <w:ins w:id="1422" w:author="Risa" w:date="2021-04-29T09:49:00Z">
        <w:del w:id="1423" w:author="Nick Smith" w:date="2021-05-17T14:50:00Z">
          <w:r w:rsidR="009361C5" w:rsidRPr="00771C52" w:rsidDel="004B6018">
            <w:rPr>
              <w:rFonts w:eastAsia="Times New Roman"/>
              <w:color w:val="000000"/>
            </w:rPr>
            <w:delText>d</w:delText>
          </w:r>
        </w:del>
      </w:ins>
      <w:ins w:id="1424" w:author="Risa" w:date="2021-04-29T09:38:00Z">
        <w:del w:id="1425" w:author="Nick Smith" w:date="2021-05-17T14:50:00Z">
          <w:r w:rsidR="00EF60BF" w:rsidRPr="00771C52" w:rsidDel="004B6018">
            <w:rPr>
              <w:rFonts w:eastAsia="Times New Roman"/>
              <w:color w:val="000000"/>
            </w:rPr>
            <w:delText xml:space="preserve"> positive relationships with </w:delText>
          </w:r>
          <w:r w:rsidR="00EF60BF" w:rsidRPr="008531D1" w:rsidDel="004B6018">
            <w:rPr>
              <w:rFonts w:eastAsia="Times New Roman"/>
              <w:i/>
              <w:iCs/>
              <w:color w:val="000000"/>
              <w:rPrChange w:id="1426" w:author="Nick Smith" w:date="2021-05-17T14:21:00Z">
                <w:rPr>
                  <w:rFonts w:eastAsia="Times New Roman"/>
                  <w:color w:val="000000"/>
                </w:rPr>
              </w:rPrChange>
            </w:rPr>
            <w:delText>N</w:delText>
          </w:r>
          <w:r w:rsidR="00EF60BF" w:rsidRPr="008531D1" w:rsidDel="004B6018">
            <w:rPr>
              <w:rFonts w:eastAsia="Times New Roman"/>
              <w:color w:val="000000"/>
              <w:vertAlign w:val="subscript"/>
            </w:rPr>
            <w:delText>area</w:delText>
          </w:r>
        </w:del>
      </w:ins>
      <w:ins w:id="1427" w:author="Risa" w:date="2021-04-29T09:39:00Z">
        <w:del w:id="1428" w:author="Nick Smith" w:date="2021-05-17T14:50:00Z">
          <w:r w:rsidR="00EF60BF" w:rsidRPr="001B44B1" w:rsidDel="004B6018">
            <w:rPr>
              <w:rFonts w:eastAsia="Times New Roman"/>
              <w:color w:val="000000"/>
            </w:rPr>
            <w:delText>, although</w:delText>
          </w:r>
        </w:del>
      </w:ins>
      <w:ins w:id="1429" w:author="Risa" w:date="2021-05-05T15:33:00Z">
        <w:del w:id="1430" w:author="Nick Smith" w:date="2021-05-17T14:50:00Z">
          <w:r w:rsidR="00E752D7" w:rsidRPr="001B44B1" w:rsidDel="004B6018">
            <w:rPr>
              <w:rFonts w:eastAsia="Times New Roman"/>
              <w:color w:val="000000"/>
            </w:rPr>
            <w:delText xml:space="preserve"> t</w:delText>
          </w:r>
        </w:del>
      </w:ins>
      <w:ins w:id="1431" w:author="Nick Smith" w:date="2021-05-17T14:50:00Z">
        <w:r w:rsidR="004B6018">
          <w:rPr>
            <w:rFonts w:eastAsia="Times New Roman"/>
            <w:color w:val="000000"/>
          </w:rPr>
          <w:t>T</w:t>
        </w:r>
      </w:ins>
      <w:ins w:id="1432" w:author="Risa" w:date="2021-05-05T15:33:00Z">
        <w:r w:rsidR="00E752D7" w:rsidRPr="001B44B1">
          <w:rPr>
            <w:rFonts w:eastAsia="Times New Roman"/>
            <w:color w:val="000000"/>
          </w:rPr>
          <w:t xml:space="preserve">he relationship between </w:t>
        </w:r>
        <w:r w:rsidR="00E752D7" w:rsidRPr="001B44B1">
          <w:rPr>
            <w:rFonts w:eastAsia="Times New Roman"/>
            <w:i/>
            <w:iCs/>
            <w:color w:val="000000"/>
          </w:rPr>
          <w:t>N</w:t>
        </w:r>
        <w:r w:rsidR="00E752D7" w:rsidRPr="001B44B1">
          <w:rPr>
            <w:rFonts w:eastAsia="Times New Roman"/>
            <w:color w:val="000000"/>
            <w:vertAlign w:val="subscript"/>
          </w:rPr>
          <w:t>area</w:t>
        </w:r>
        <w:r w:rsidR="00E752D7" w:rsidRPr="001B44B1">
          <w:rPr>
            <w:rFonts w:eastAsia="Times New Roman"/>
            <w:color w:val="000000"/>
          </w:rPr>
          <w:t xml:space="preserve"> and</w:t>
        </w:r>
      </w:ins>
      <w:ins w:id="1433" w:author="Risa" w:date="2021-04-29T09:39:00Z">
        <w:r w:rsidR="00EF60BF" w:rsidRPr="00771C52">
          <w:rPr>
            <w:rFonts w:eastAsia="Times New Roman"/>
            <w:color w:val="000000"/>
          </w:rPr>
          <w:t xml:space="preserve"> </w:t>
        </w:r>
        <w:r w:rsidR="00EF60BF" w:rsidRPr="00771C52">
          <w:rPr>
            <w:rFonts w:eastAsia="Times New Roman"/>
            <w:i/>
            <w:iCs/>
            <w:color w:val="000000"/>
          </w:rPr>
          <w:t>N</w:t>
        </w:r>
        <w:r w:rsidR="00EF60BF" w:rsidRPr="008531D1">
          <w:rPr>
            <w:rFonts w:eastAsia="Times New Roman"/>
            <w:color w:val="000000"/>
            <w:vertAlign w:val="subscript"/>
            <w:rPrChange w:id="1434" w:author="Nick Smith" w:date="2021-05-17T14:21:00Z">
              <w:rPr>
                <w:rFonts w:eastAsia="Times New Roman"/>
                <w:color w:val="000000"/>
              </w:rPr>
            </w:rPrChange>
          </w:rPr>
          <w:t>structure</w:t>
        </w:r>
        <w:r w:rsidR="00EF60BF" w:rsidRPr="008531D1">
          <w:rPr>
            <w:rFonts w:eastAsia="Times New Roman"/>
            <w:color w:val="000000"/>
          </w:rPr>
          <w:t xml:space="preserve"> </w:t>
        </w:r>
      </w:ins>
      <w:ins w:id="1435" w:author="Risa" w:date="2021-04-29T09:40:00Z">
        <w:r w:rsidR="00EF60BF" w:rsidRPr="001B44B1">
          <w:rPr>
            <w:rFonts w:eastAsia="Times New Roman"/>
            <w:color w:val="000000"/>
          </w:rPr>
          <w:t>ha</w:t>
        </w:r>
      </w:ins>
      <w:ins w:id="1436" w:author="Risa" w:date="2021-04-29T09:49:00Z">
        <w:r w:rsidR="009361C5" w:rsidRPr="001B44B1">
          <w:rPr>
            <w:rFonts w:eastAsia="Times New Roman"/>
            <w:color w:val="000000"/>
          </w:rPr>
          <w:t xml:space="preserve">d </w:t>
        </w:r>
      </w:ins>
      <w:ins w:id="1437" w:author="Risa" w:date="2021-04-29T09:40:00Z">
        <w:r w:rsidR="00EF60BF" w:rsidRPr="001B44B1">
          <w:rPr>
            <w:rFonts w:eastAsia="Times New Roman"/>
            <w:color w:val="000000"/>
          </w:rPr>
          <w:t>a higher slope (0.955</w:t>
        </w:r>
      </w:ins>
      <w:ins w:id="1438" w:author="Risa" w:date="2021-04-29T09:46:00Z">
        <w:r w:rsidR="004661AC" w:rsidRPr="001B44B1">
          <w:rPr>
            <w:rFonts w:eastAsia="Times New Roman"/>
            <w:color w:val="000000"/>
          </w:rPr>
          <w:t>;</w:t>
        </w:r>
      </w:ins>
      <w:ins w:id="1439" w:author="Risa" w:date="2021-04-29T09:40:00Z">
        <w:r w:rsidR="00EF60BF" w:rsidRPr="001B44B1">
          <w:rPr>
            <w:rFonts w:eastAsia="Times New Roman"/>
            <w:color w:val="000000"/>
          </w:rPr>
          <w:t xml:space="preserve"> Table 2</w:t>
        </w:r>
      </w:ins>
      <w:ins w:id="1440" w:author="Risa" w:date="2021-04-29T09:42:00Z">
        <w:r w:rsidR="004661AC" w:rsidRPr="00771C52">
          <w:rPr>
            <w:rFonts w:eastAsia="Times New Roman"/>
            <w:color w:val="000000"/>
          </w:rPr>
          <w:t xml:space="preserve"> and Figure 3A</w:t>
        </w:r>
      </w:ins>
      <w:ins w:id="1441" w:author="Risa" w:date="2021-04-29T09:40:00Z">
        <w:r w:rsidR="00EF60BF" w:rsidRPr="00771C52">
          <w:rPr>
            <w:rFonts w:eastAsia="Times New Roman"/>
            <w:color w:val="000000"/>
          </w:rPr>
          <w:t>) compared to</w:t>
        </w:r>
      </w:ins>
      <w:ins w:id="1442" w:author="Risa" w:date="2021-05-05T15:33:00Z">
        <w:r w:rsidR="00E752D7" w:rsidRPr="00771C52">
          <w:rPr>
            <w:rFonts w:eastAsia="Times New Roman"/>
            <w:color w:val="000000"/>
          </w:rPr>
          <w:t xml:space="preserve"> the relationship between </w:t>
        </w:r>
        <w:r w:rsidR="00E752D7" w:rsidRPr="00771C52">
          <w:rPr>
            <w:rFonts w:eastAsia="Times New Roman"/>
            <w:i/>
            <w:iCs/>
            <w:color w:val="000000"/>
          </w:rPr>
          <w:t>N</w:t>
        </w:r>
        <w:r w:rsidR="00E752D7" w:rsidRPr="00771C52">
          <w:rPr>
            <w:rFonts w:eastAsia="Times New Roman"/>
            <w:color w:val="000000"/>
            <w:vertAlign w:val="subscript"/>
          </w:rPr>
          <w:t>area</w:t>
        </w:r>
        <w:r w:rsidR="00E752D7" w:rsidRPr="00771C52">
          <w:rPr>
            <w:rFonts w:eastAsia="Times New Roman"/>
            <w:color w:val="000000"/>
          </w:rPr>
          <w:t xml:space="preserve"> and</w:t>
        </w:r>
      </w:ins>
      <w:ins w:id="1443" w:author="Risa" w:date="2021-04-29T09:40:00Z">
        <w:r w:rsidR="00EF60BF" w:rsidRPr="00771C52">
          <w:rPr>
            <w:rFonts w:eastAsia="Times New Roman"/>
            <w:color w:val="000000"/>
          </w:rPr>
          <w:t xml:space="preserve"> </w:t>
        </w:r>
        <w:r w:rsidR="00EF60BF" w:rsidRPr="00771C52">
          <w:rPr>
            <w:rFonts w:eastAsia="Times New Roman"/>
            <w:i/>
            <w:iCs/>
            <w:color w:val="000000"/>
          </w:rPr>
          <w:t>N</w:t>
        </w:r>
        <w:r w:rsidR="00EF60BF" w:rsidRPr="00771C52">
          <w:rPr>
            <w:rFonts w:eastAsia="Times New Roman"/>
            <w:color w:val="000000"/>
            <w:vertAlign w:val="subscript"/>
          </w:rPr>
          <w:t>photo</w:t>
        </w:r>
        <w:r w:rsidR="00EF60BF" w:rsidRPr="00771C52">
          <w:rPr>
            <w:rFonts w:eastAsia="Times New Roman"/>
            <w:color w:val="000000"/>
          </w:rPr>
          <w:t xml:space="preserve"> (0.533</w:t>
        </w:r>
      </w:ins>
      <w:ins w:id="1444" w:author="Risa" w:date="2021-04-29T09:46:00Z">
        <w:r w:rsidR="004661AC" w:rsidRPr="00771C52">
          <w:rPr>
            <w:rFonts w:eastAsia="Times New Roman"/>
            <w:color w:val="000000"/>
          </w:rPr>
          <w:t>;</w:t>
        </w:r>
      </w:ins>
      <w:ins w:id="1445" w:author="Risa" w:date="2021-04-29T09:40:00Z">
        <w:r w:rsidR="00EF60BF" w:rsidRPr="00771C52">
          <w:rPr>
            <w:rFonts w:eastAsia="Times New Roman"/>
            <w:color w:val="000000"/>
          </w:rPr>
          <w:t xml:space="preserve"> Table 2</w:t>
        </w:r>
      </w:ins>
      <w:ins w:id="1446" w:author="Risa" w:date="2021-04-29T09:42:00Z">
        <w:r w:rsidR="004661AC" w:rsidRPr="00771C52">
          <w:rPr>
            <w:rFonts w:eastAsia="Times New Roman"/>
            <w:color w:val="000000"/>
          </w:rPr>
          <w:t xml:space="preserve"> and Figure 3B</w:t>
        </w:r>
      </w:ins>
      <w:ins w:id="1447" w:author="Risa" w:date="2021-04-29T09:40:00Z">
        <w:r w:rsidR="00EF60BF" w:rsidRPr="00771C52">
          <w:rPr>
            <w:rFonts w:eastAsia="Times New Roman"/>
            <w:color w:val="000000"/>
          </w:rPr>
          <w:t>). T</w:t>
        </w:r>
      </w:ins>
      <w:ins w:id="1448" w:author="Risa" w:date="2021-04-29T09:39:00Z">
        <w:r w:rsidR="00EF60BF" w:rsidRPr="00771C52">
          <w:rPr>
            <w:rFonts w:eastAsia="Times New Roman"/>
            <w:color w:val="000000"/>
          </w:rPr>
          <w:t xml:space="preserve">here </w:t>
        </w:r>
      </w:ins>
      <w:ins w:id="1449" w:author="Risa" w:date="2021-04-29T09:49:00Z">
        <w:r w:rsidR="00EF4F1D" w:rsidRPr="00771C52">
          <w:rPr>
            <w:rFonts w:eastAsia="Times New Roman"/>
            <w:color w:val="000000"/>
          </w:rPr>
          <w:t>was</w:t>
        </w:r>
      </w:ins>
      <w:ins w:id="1450" w:author="Risa" w:date="2021-04-29T09:39:00Z">
        <w:r w:rsidR="00EF60BF" w:rsidRPr="00771C52">
          <w:rPr>
            <w:rFonts w:eastAsia="Times New Roman"/>
            <w:color w:val="000000"/>
          </w:rPr>
          <w:t xml:space="preserve"> no difference in the</w:t>
        </w:r>
      </w:ins>
      <w:ins w:id="1451" w:author="Risa" w:date="2021-04-29T09:40:00Z">
        <w:r w:rsidR="00EF60BF" w:rsidRPr="00771C52">
          <w:rPr>
            <w:rFonts w:eastAsia="Times New Roman"/>
            <w:color w:val="000000"/>
          </w:rPr>
          <w:t>se</w:t>
        </w:r>
      </w:ins>
      <w:ins w:id="1452" w:author="Risa" w:date="2021-04-29T09:39:00Z">
        <w:r w:rsidR="00EF60BF" w:rsidRPr="00771C52">
          <w:rPr>
            <w:rFonts w:eastAsia="Times New Roman"/>
            <w:color w:val="000000"/>
          </w:rPr>
          <w:t xml:space="preserve"> relationship</w:t>
        </w:r>
      </w:ins>
      <w:ins w:id="1453" w:author="Risa" w:date="2021-04-29T09:41:00Z">
        <w:r w:rsidR="00EF60BF" w:rsidRPr="00771C52">
          <w:rPr>
            <w:rFonts w:eastAsia="Times New Roman"/>
            <w:color w:val="000000"/>
          </w:rPr>
          <w:t>s</w:t>
        </w:r>
      </w:ins>
      <w:ins w:id="1454" w:author="Risa" w:date="2021-04-29T09:39:00Z">
        <w:r w:rsidR="00EF60BF" w:rsidRPr="00771C52">
          <w:rPr>
            <w:rFonts w:eastAsia="Times New Roman"/>
            <w:color w:val="000000"/>
          </w:rPr>
          <w:t xml:space="preserve"> </w:t>
        </w:r>
      </w:ins>
      <w:ins w:id="1455" w:author="Risa" w:date="2021-04-29T09:41:00Z">
        <w:r w:rsidR="00EF60BF" w:rsidRPr="00771C52">
          <w:rPr>
            <w:rFonts w:eastAsia="Times New Roman"/>
            <w:color w:val="000000"/>
          </w:rPr>
          <w:t>under</w:t>
        </w:r>
      </w:ins>
      <w:ins w:id="1456" w:author="Risa" w:date="2021-04-29T09:39:00Z">
        <w:r w:rsidR="00EF60BF" w:rsidRPr="00771C52">
          <w:rPr>
            <w:rFonts w:eastAsia="Times New Roman"/>
            <w:color w:val="000000"/>
          </w:rPr>
          <w:t xml:space="preserve"> added N or ambient N treatments</w:t>
        </w:r>
      </w:ins>
      <w:ins w:id="1457" w:author="Risa" w:date="2021-04-29T09:41:00Z">
        <w:r w:rsidR="00EF60BF" w:rsidRPr="00771C52">
          <w:rPr>
            <w:rFonts w:eastAsia="Times New Roman"/>
            <w:color w:val="000000"/>
          </w:rPr>
          <w:t xml:space="preserve"> (Figure 3). </w:t>
        </w:r>
      </w:ins>
      <w:ins w:id="1458" w:author="Risa" w:date="2021-04-29T09:42:00Z">
        <w:r w:rsidR="004661AC" w:rsidRPr="00771C52">
          <w:rPr>
            <w:rFonts w:eastAsia="Times New Roman"/>
            <w:color w:val="000000"/>
          </w:rPr>
          <w:lastRenderedPageBreak/>
          <w:t xml:space="preserve">Additionally, </w:t>
        </w:r>
      </w:ins>
      <w:ins w:id="1459" w:author="Risa" w:date="2021-05-05T15:33:00Z">
        <w:r w:rsidR="000C583D" w:rsidRPr="00771C52">
          <w:rPr>
            <w:rFonts w:eastAsia="Times New Roman"/>
            <w:color w:val="000000"/>
          </w:rPr>
          <w:t>s</w:t>
        </w:r>
      </w:ins>
      <w:ins w:id="1460" w:author="Risa" w:date="2021-04-29T09:42:00Z">
        <w:r w:rsidR="004661AC" w:rsidRPr="00771C52">
          <w:rPr>
            <w:rFonts w:eastAsia="Times New Roman"/>
            <w:color w:val="000000"/>
          </w:rPr>
          <w:t>oil N (</w:t>
        </w:r>
      </w:ins>
      <w:ins w:id="1461" w:author="Risa" w:date="2021-04-29T09:43:00Z">
        <w:r w:rsidR="004661AC" w:rsidRPr="00771C52">
          <w:rPr>
            <w:rFonts w:eastAsia="Times New Roman"/>
            <w:i/>
            <w:iCs/>
            <w:color w:val="000000"/>
          </w:rPr>
          <w:t xml:space="preserve">p </w:t>
        </w:r>
        <w:r w:rsidR="004661AC" w:rsidRPr="00771C52">
          <w:rPr>
            <w:rFonts w:eastAsia="Times New Roman"/>
            <w:color w:val="000000"/>
          </w:rPr>
          <w:t>&lt; 0.001), N fixation (</w:t>
        </w:r>
        <w:r w:rsidR="004661AC" w:rsidRPr="00771C52">
          <w:rPr>
            <w:rFonts w:eastAsia="Times New Roman"/>
            <w:i/>
            <w:iCs/>
            <w:color w:val="000000"/>
          </w:rPr>
          <w:t xml:space="preserve">p </w:t>
        </w:r>
        <w:r w:rsidR="004661AC" w:rsidRPr="00771C52">
          <w:rPr>
            <w:rFonts w:eastAsia="Times New Roman"/>
            <w:color w:val="000000"/>
          </w:rPr>
          <w:t xml:space="preserve"> &lt; 0.001), photosynthetic pathway (</w:t>
        </w:r>
        <w:r w:rsidR="004661AC" w:rsidRPr="00771C52">
          <w:rPr>
            <w:rFonts w:eastAsia="Times New Roman"/>
            <w:i/>
            <w:iCs/>
            <w:color w:val="000000"/>
          </w:rPr>
          <w:t xml:space="preserve">p </w:t>
        </w:r>
        <w:r w:rsidR="004661AC" w:rsidRPr="00771C52">
          <w:rPr>
            <w:rFonts w:eastAsia="Times New Roman"/>
            <w:color w:val="000000"/>
          </w:rPr>
          <w:t>&lt; 0.001)</w:t>
        </w:r>
      </w:ins>
      <w:ins w:id="1462" w:author="Risa" w:date="2021-04-29T09:44:00Z">
        <w:r w:rsidR="004661AC" w:rsidRPr="00771C52">
          <w:rPr>
            <w:rFonts w:eastAsia="Times New Roman"/>
            <w:color w:val="000000"/>
          </w:rPr>
          <w:t xml:space="preserve">, and the interaction between </w:t>
        </w:r>
      </w:ins>
      <w:ins w:id="1463" w:author="Risa" w:date="2021-05-04T14:39:00Z">
        <w:r w:rsidR="00750DAC" w:rsidRPr="00771C52">
          <w:rPr>
            <w:rFonts w:eastAsia="Times New Roman"/>
            <w:color w:val="000000"/>
          </w:rPr>
          <w:t>s</w:t>
        </w:r>
      </w:ins>
      <w:ins w:id="1464" w:author="Risa" w:date="2021-04-29T09:44:00Z">
        <w:r w:rsidR="004661AC" w:rsidRPr="00771C52">
          <w:rPr>
            <w:rFonts w:eastAsia="Times New Roman"/>
            <w:color w:val="000000"/>
          </w:rPr>
          <w:t xml:space="preserve">oil N and </w:t>
        </w:r>
      </w:ins>
      <w:ins w:id="1465" w:author="Risa" w:date="2021-05-04T14:39:00Z">
        <w:r w:rsidR="00750DAC" w:rsidRPr="00771C52">
          <w:rPr>
            <w:rFonts w:eastAsia="Times New Roman"/>
            <w:color w:val="000000"/>
          </w:rPr>
          <w:t>s</w:t>
        </w:r>
      </w:ins>
      <w:ins w:id="1466" w:author="Risa" w:date="2021-04-29T09:44:00Z">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del w:id="1467" w:author="Nick Smith" w:date="2021-05-17T14:51:00Z">
          <w:r w:rsidR="004661AC" w:rsidRPr="00771C52" w:rsidDel="004B6018">
            <w:rPr>
              <w:rFonts w:eastAsia="Times New Roman"/>
              <w:color w:val="000000"/>
            </w:rPr>
            <w:delText>=</w:delText>
          </w:r>
        </w:del>
      </w:ins>
      <w:ins w:id="1468" w:author="Nick Smith" w:date="2021-05-17T14:51:00Z">
        <w:r w:rsidR="004B6018">
          <w:rPr>
            <w:rFonts w:eastAsia="Times New Roman"/>
            <w:color w:val="000000"/>
          </w:rPr>
          <w:t>&lt;</w:t>
        </w:r>
      </w:ins>
      <w:ins w:id="1469" w:author="Risa" w:date="2021-04-29T09:44:00Z">
        <w:r w:rsidR="004661AC" w:rsidRPr="00771C52">
          <w:rPr>
            <w:rFonts w:eastAsia="Times New Roman"/>
            <w:color w:val="000000"/>
          </w:rPr>
          <w:t xml:space="preserve"> 0.0</w:t>
        </w:r>
        <w:del w:id="1470" w:author="Nick Smith" w:date="2021-05-17T14:51:00Z">
          <w:r w:rsidR="004661AC" w:rsidRPr="00771C52" w:rsidDel="004B6018">
            <w:rPr>
              <w:rFonts w:eastAsia="Times New Roman"/>
              <w:color w:val="000000"/>
            </w:rPr>
            <w:delText>95</w:delText>
          </w:r>
        </w:del>
      </w:ins>
      <w:ins w:id="1471" w:author="Nick Smith" w:date="2021-05-17T14:51:00Z">
        <w:r w:rsidR="004B6018">
          <w:rPr>
            <w:rFonts w:eastAsia="Times New Roman"/>
            <w:color w:val="000000"/>
          </w:rPr>
          <w:t>5</w:t>
        </w:r>
      </w:ins>
      <w:ins w:id="1472" w:author="Risa" w:date="2021-04-29T09:45:00Z">
        <w:r w:rsidR="004661AC" w:rsidRPr="00771C52">
          <w:rPr>
            <w:rFonts w:eastAsia="Times New Roman"/>
            <w:color w:val="000000"/>
          </w:rPr>
          <w:t>;</w:t>
        </w:r>
      </w:ins>
      <w:ins w:id="1473" w:author="Risa" w:date="2021-04-29T09:44:00Z">
        <w:r w:rsidR="004661AC" w:rsidRPr="00771C52">
          <w:rPr>
            <w:rFonts w:eastAsia="Times New Roman"/>
            <w:color w:val="000000"/>
          </w:rPr>
          <w:t xml:space="preserve"> Table 2)</w:t>
        </w:r>
      </w:ins>
      <w:ins w:id="1474" w:author="Risa" w:date="2021-04-29T09:43:00Z">
        <w:r w:rsidR="004661AC" w:rsidRPr="00771C52">
          <w:rPr>
            <w:rFonts w:eastAsia="Times New Roman"/>
            <w:color w:val="000000"/>
          </w:rPr>
          <w:t xml:space="preserve"> had significant effects on </w:t>
        </w:r>
        <w:r w:rsidR="004661AC" w:rsidRPr="00771C52">
          <w:rPr>
            <w:rFonts w:eastAsia="Times New Roman"/>
            <w:i/>
            <w:iCs/>
            <w:color w:val="000000"/>
          </w:rPr>
          <w:t>N</w:t>
        </w:r>
        <w:r w:rsidR="004661AC" w:rsidRPr="00771C52">
          <w:rPr>
            <w:rFonts w:eastAsia="Times New Roman"/>
            <w:color w:val="000000"/>
            <w:vertAlign w:val="subscript"/>
          </w:rPr>
          <w:t>area</w:t>
        </w:r>
        <w:r w:rsidR="004661AC" w:rsidRPr="00771C52">
          <w:rPr>
            <w:rFonts w:eastAsia="Times New Roman"/>
            <w:color w:val="000000"/>
          </w:rPr>
          <w:t xml:space="preserve">. </w:t>
        </w:r>
      </w:ins>
      <w:ins w:id="1475" w:author="Risa" w:date="2021-04-29T09:44:00Z">
        <w:del w:id="1476" w:author="Nick Smith" w:date="2021-05-17T14:52:00Z">
          <w:r w:rsidR="004661AC" w:rsidRPr="00771C52" w:rsidDel="004B6018">
            <w:rPr>
              <w:rFonts w:eastAsia="Times New Roman"/>
              <w:color w:val="000000"/>
            </w:rPr>
            <w:delText>P</w:delText>
          </w:r>
        </w:del>
      </w:ins>
      <w:ins w:id="1477" w:author="Nick Smith" w:date="2021-05-17T14:52:00Z">
        <w:r w:rsidR="004B6018">
          <w:rPr>
            <w:rFonts w:eastAsia="Times New Roman"/>
            <w:color w:val="000000"/>
          </w:rPr>
          <w:t>The relative importance of p</w:t>
        </w:r>
      </w:ins>
      <w:ins w:id="1478" w:author="Risa" w:date="2021-04-29T09:44:00Z">
        <w:r w:rsidR="004661AC" w:rsidRPr="00771C52">
          <w:rPr>
            <w:rFonts w:eastAsia="Times New Roman"/>
            <w:color w:val="000000"/>
          </w:rPr>
          <w:t xml:space="preserve">hotosynthetic pathway </w:t>
        </w:r>
        <w:del w:id="1479" w:author="Nick Smith" w:date="2021-05-17T14:52:00Z">
          <w:r w:rsidR="004661AC" w:rsidRPr="00771C52" w:rsidDel="004B6018">
            <w:rPr>
              <w:rFonts w:eastAsia="Times New Roman"/>
              <w:color w:val="000000"/>
            </w:rPr>
            <w:delText>had the</w:delText>
          </w:r>
        </w:del>
      </w:ins>
      <w:ins w:id="1480" w:author="Risa" w:date="2021-05-05T15:34:00Z">
        <w:del w:id="1481" w:author="Nick Smith" w:date="2021-05-17T14:52:00Z">
          <w:r w:rsidR="000C583D" w:rsidRPr="00771C52" w:rsidDel="004B6018">
            <w:rPr>
              <w:rFonts w:eastAsia="Times New Roman"/>
              <w:color w:val="000000"/>
            </w:rPr>
            <w:delText xml:space="preserve"> next</w:delText>
          </w:r>
        </w:del>
      </w:ins>
      <w:ins w:id="1482" w:author="Risa" w:date="2021-04-29T09:44:00Z">
        <w:del w:id="1483" w:author="Nick Smith" w:date="2021-05-17T14:52:00Z">
          <w:r w:rsidR="004661AC" w:rsidRPr="00771C52" w:rsidDel="004B6018">
            <w:rPr>
              <w:rFonts w:eastAsia="Times New Roman"/>
              <w:color w:val="000000"/>
            </w:rPr>
            <w:delText xml:space="preserve"> highest relative importance</w:delText>
          </w:r>
        </w:del>
      </w:ins>
      <w:ins w:id="1484" w:author="Risa" w:date="2021-05-05T15:34:00Z">
        <w:del w:id="1485" w:author="Nick Smith" w:date="2021-05-17T14:52:00Z">
          <w:r w:rsidR="000C583D" w:rsidRPr="00771C52" w:rsidDel="004B6018">
            <w:rPr>
              <w:rFonts w:eastAsia="Times New Roman"/>
              <w:color w:val="000000"/>
            </w:rPr>
            <w:delText xml:space="preserve"> </w:delText>
          </w:r>
        </w:del>
      </w:ins>
      <w:ins w:id="1486" w:author="Risa" w:date="2021-04-29T09:44:00Z">
        <w:del w:id="1487" w:author="Nick Smith" w:date="2021-05-17T14:52:00Z">
          <w:r w:rsidR="004661AC" w:rsidRPr="00771C52" w:rsidDel="004B6018">
            <w:rPr>
              <w:rFonts w:eastAsia="Times New Roman"/>
              <w:color w:val="000000"/>
            </w:rPr>
            <w:delText>(</w:delText>
          </w:r>
        </w:del>
      </w:ins>
      <w:ins w:id="1488" w:author="Nick Smith" w:date="2021-05-17T14:52:00Z">
        <w:r w:rsidR="004B6018">
          <w:rPr>
            <w:rFonts w:eastAsia="Times New Roman"/>
            <w:color w:val="000000"/>
          </w:rPr>
          <w:t xml:space="preserve">was </w:t>
        </w:r>
      </w:ins>
      <w:ins w:id="1489" w:author="Risa" w:date="2021-04-29T09:44:00Z">
        <w:r w:rsidR="004661AC" w:rsidRPr="00771C52">
          <w:rPr>
            <w:rFonts w:eastAsia="Times New Roman"/>
            <w:color w:val="000000"/>
          </w:rPr>
          <w:t>7%</w:t>
        </w:r>
      </w:ins>
      <w:ins w:id="1490" w:author="Risa" w:date="2021-04-29T09:46:00Z">
        <w:del w:id="1491" w:author="Nick Smith" w:date="2021-05-17T14:52:00Z">
          <w:r w:rsidR="004661AC" w:rsidRPr="00771C52" w:rsidDel="004B6018">
            <w:rPr>
              <w:rFonts w:eastAsia="Times New Roman"/>
              <w:color w:val="000000"/>
            </w:rPr>
            <w:delText>)</w:delText>
          </w:r>
        </w:del>
      </w:ins>
      <w:ins w:id="1492" w:author="Nick Smith" w:date="2021-05-17T14:52:00Z">
        <w:r w:rsidR="004B6018">
          <w:rPr>
            <w:rFonts w:eastAsia="Times New Roman"/>
            <w:color w:val="000000"/>
          </w:rPr>
          <w:t>.</w:t>
        </w:r>
      </w:ins>
      <w:ins w:id="1493" w:author="Risa" w:date="2021-04-29T09:44:00Z">
        <w:del w:id="1494" w:author="Nick Smith" w:date="2021-05-17T14:52:00Z">
          <w:r w:rsidR="004661AC" w:rsidRPr="00771C52" w:rsidDel="004B6018">
            <w:rPr>
              <w:rFonts w:eastAsia="Times New Roman"/>
              <w:color w:val="000000"/>
            </w:rPr>
            <w:delText>,</w:delText>
          </w:r>
        </w:del>
      </w:ins>
      <w:ins w:id="1495" w:author="Risa" w:date="2021-05-05T15:34:00Z">
        <w:r w:rsidR="000C583D" w:rsidRPr="00771C52">
          <w:rPr>
            <w:rFonts w:eastAsia="Times New Roman"/>
            <w:color w:val="000000"/>
          </w:rPr>
          <w:t xml:space="preserve"> </w:t>
        </w:r>
      </w:ins>
      <w:ins w:id="1496" w:author="Nick Smith" w:date="2021-05-17T14:52:00Z">
        <w:r w:rsidR="004B6018">
          <w:rPr>
            <w:rFonts w:eastAsia="Times New Roman"/>
            <w:color w:val="000000"/>
          </w:rPr>
          <w:t>S</w:t>
        </w:r>
      </w:ins>
      <w:ins w:id="1497" w:author="Risa" w:date="2021-05-05T15:34:00Z">
        <w:del w:id="1498" w:author="Nick Smith" w:date="2021-05-17T14:52:00Z">
          <w:r w:rsidR="000C583D" w:rsidRPr="00771C52" w:rsidDel="004B6018">
            <w:rPr>
              <w:rFonts w:eastAsia="Times New Roman"/>
              <w:color w:val="000000"/>
            </w:rPr>
            <w:delText>s</w:delText>
          </w:r>
        </w:del>
      </w:ins>
      <w:ins w:id="1499" w:author="Risa" w:date="2021-04-29T09:45:00Z">
        <w:r w:rsidR="004661AC" w:rsidRPr="00771C52">
          <w:rPr>
            <w:rFonts w:eastAsia="Times New Roman"/>
            <w:color w:val="000000"/>
          </w:rPr>
          <w:t>oil N (5%</w:t>
        </w:r>
      </w:ins>
      <w:ins w:id="1500" w:author="Risa" w:date="2021-04-29T09:46:00Z">
        <w:r w:rsidR="004661AC" w:rsidRPr="00771C52">
          <w:rPr>
            <w:rFonts w:eastAsia="Times New Roman"/>
            <w:color w:val="000000"/>
          </w:rPr>
          <w:t xml:space="preserve">) and N fixation (4%) had similar relative importance, </w:t>
        </w:r>
        <w:del w:id="1501" w:author="Nick Smith" w:date="2021-05-17T14:52:00Z">
          <w:r w:rsidR="004661AC" w:rsidRPr="00771C52" w:rsidDel="004B6018">
            <w:rPr>
              <w:rFonts w:eastAsia="Times New Roman"/>
              <w:color w:val="000000"/>
            </w:rPr>
            <w:delText>and</w:delText>
          </w:r>
        </w:del>
      </w:ins>
      <w:ins w:id="1502" w:author="Nick Smith" w:date="2021-05-17T14:52:00Z">
        <w:r w:rsidR="004B6018">
          <w:rPr>
            <w:rFonts w:eastAsia="Times New Roman"/>
            <w:color w:val="000000"/>
          </w:rPr>
          <w:t>while</w:t>
        </w:r>
      </w:ins>
      <w:ins w:id="1503" w:author="Risa" w:date="2021-04-29T09:46:00Z">
        <w:r w:rsidR="004661AC" w:rsidRPr="00771C52">
          <w:rPr>
            <w:rFonts w:eastAsia="Times New Roman"/>
            <w:color w:val="000000"/>
          </w:rPr>
          <w:t xml:space="preserve"> the interaction between </w:t>
        </w:r>
      </w:ins>
      <w:ins w:id="1504" w:author="Risa" w:date="2021-05-04T14:39:00Z">
        <w:r w:rsidR="00750DAC" w:rsidRPr="00771C52">
          <w:rPr>
            <w:rFonts w:eastAsia="Times New Roman"/>
            <w:color w:val="000000"/>
          </w:rPr>
          <w:t>s</w:t>
        </w:r>
      </w:ins>
      <w:ins w:id="1505" w:author="Risa" w:date="2021-04-29T09:46:00Z">
        <w:r w:rsidR="004661AC" w:rsidRPr="00771C52">
          <w:rPr>
            <w:rFonts w:eastAsia="Times New Roman"/>
            <w:color w:val="000000"/>
          </w:rPr>
          <w:t xml:space="preserve">oil N and </w:t>
        </w:r>
      </w:ins>
      <w:ins w:id="1506" w:author="Risa" w:date="2021-05-04T14:39:00Z">
        <w:r w:rsidR="00750DAC" w:rsidRPr="00771C52">
          <w:rPr>
            <w:rFonts w:eastAsia="Times New Roman"/>
            <w:color w:val="000000"/>
          </w:rPr>
          <w:t>s</w:t>
        </w:r>
      </w:ins>
      <w:ins w:id="1507" w:author="Risa" w:date="2021-04-29T09:46:00Z">
        <w:r w:rsidR="004661AC" w:rsidRPr="00771C52">
          <w:rPr>
            <w:rFonts w:eastAsia="Times New Roman"/>
            <w:color w:val="000000"/>
          </w:rPr>
          <w:t xml:space="preserve">oil P had </w:t>
        </w:r>
        <w:del w:id="1508" w:author="Nick Smith" w:date="2021-05-17T14:52:00Z">
          <w:r w:rsidR="004661AC" w:rsidRPr="00771C52" w:rsidDel="004B6018">
            <w:rPr>
              <w:rFonts w:eastAsia="Times New Roman"/>
              <w:color w:val="000000"/>
            </w:rPr>
            <w:delText>the lowest</w:delText>
          </w:r>
        </w:del>
      </w:ins>
      <w:ins w:id="1509" w:author="Nick Smith" w:date="2021-05-17T14:52:00Z">
        <w:r w:rsidR="004B6018">
          <w:rPr>
            <w:rFonts w:eastAsia="Times New Roman"/>
            <w:color w:val="000000"/>
          </w:rPr>
          <w:t>a lower</w:t>
        </w:r>
      </w:ins>
      <w:ins w:id="1510" w:author="Risa" w:date="2021-04-29T09:46:00Z">
        <w:r w:rsidR="004661AC" w:rsidRPr="00771C52">
          <w:rPr>
            <w:rFonts w:eastAsia="Times New Roman"/>
            <w:color w:val="000000"/>
          </w:rPr>
          <w:t xml:space="preserve"> relative importance (1%; Table </w:t>
        </w:r>
      </w:ins>
      <w:ins w:id="1511" w:author="Risa" w:date="2021-04-29T09:47:00Z">
        <w:r w:rsidR="004661AC" w:rsidRPr="00771C52">
          <w:rPr>
            <w:rFonts w:eastAsia="Times New Roman"/>
            <w:color w:val="000000"/>
          </w:rPr>
          <w:t>2 and Figure 4).</w:t>
        </w:r>
      </w:ins>
    </w:p>
    <w:p w14:paraId="0BFA23DC" w14:textId="77777777" w:rsidR="00CC3A73" w:rsidRPr="008531D1" w:rsidRDefault="00CC3A73" w:rsidP="008531D1">
      <w:pPr>
        <w:spacing w:line="480" w:lineRule="auto"/>
        <w:contextualSpacing/>
        <w:rPr>
          <w:ins w:id="1512" w:author="Risa" w:date="2021-04-28T11:13:00Z"/>
          <w:rFonts w:eastAsia="Times New Roman"/>
          <w:color w:val="000000"/>
          <w:rPrChange w:id="1513" w:author="Nick Smith" w:date="2021-05-17T14:21:00Z">
            <w:rPr>
              <w:ins w:id="1514" w:author="Risa" w:date="2021-04-28T11:13:00Z"/>
              <w:rFonts w:eastAsia="Times New Roman"/>
              <w:b/>
              <w:bCs/>
              <w:color w:val="000000"/>
            </w:rPr>
          </w:rPrChange>
        </w:rPr>
        <w:pPrChange w:id="1515" w:author="Nick Smith" w:date="2021-05-17T14:21:00Z">
          <w:pPr>
            <w:spacing w:line="480" w:lineRule="auto"/>
          </w:pPr>
        </w:pPrChange>
      </w:pPr>
    </w:p>
    <w:p w14:paraId="7A5D1FBA" w14:textId="6A15BF22" w:rsidR="00077C60" w:rsidRPr="008531D1" w:rsidRDefault="00077C60" w:rsidP="008531D1">
      <w:pPr>
        <w:spacing w:line="480" w:lineRule="auto"/>
        <w:contextualSpacing/>
        <w:rPr>
          <w:ins w:id="1516" w:author="Risa" w:date="2021-04-28T11:13:00Z"/>
          <w:rPrChange w:id="1517" w:author="Nick Smith" w:date="2021-05-17T14:21:00Z">
            <w:rPr>
              <w:ins w:id="1518" w:author="Risa" w:date="2021-04-28T11:13:00Z"/>
              <w:sz w:val="20"/>
              <w:szCs w:val="20"/>
            </w:rPr>
          </w:rPrChange>
        </w:rPr>
        <w:pPrChange w:id="1519" w:author="Nick Smith" w:date="2021-05-17T14:21:00Z">
          <w:pPr/>
        </w:pPrChange>
      </w:pPr>
      <w:ins w:id="1520" w:author="Risa" w:date="2021-04-28T11:13:00Z">
        <w:r w:rsidRPr="008531D1">
          <w:rPr>
            <w:b/>
            <w:bCs/>
            <w:rPrChange w:id="1521" w:author="Nick Smith" w:date="2021-05-17T14:21:00Z">
              <w:rPr>
                <w:b/>
                <w:bCs/>
                <w:sz w:val="20"/>
                <w:szCs w:val="20"/>
              </w:rPr>
            </w:rPrChange>
          </w:rPr>
          <w:t>Table 2.</w:t>
        </w:r>
        <w:r w:rsidRPr="008531D1">
          <w:rPr>
            <w:rPrChange w:id="1522" w:author="Nick Smith" w:date="2021-05-17T14:21:00Z">
              <w:rPr>
                <w:sz w:val="20"/>
                <w:szCs w:val="20"/>
              </w:rPr>
            </w:rPrChange>
          </w:rPr>
          <w:t xml:space="preserve"> Regression coefficients </w:t>
        </w:r>
      </w:ins>
      <w:ins w:id="1523" w:author="Risa" w:date="2021-05-04T17:19:00Z">
        <w:r w:rsidR="00B024FB" w:rsidRPr="008531D1">
          <w:rPr>
            <w:rPrChange w:id="1524" w:author="Nick Smith" w:date="2021-05-17T14:21:00Z">
              <w:rPr>
                <w:sz w:val="20"/>
                <w:szCs w:val="20"/>
              </w:rPr>
            </w:rPrChange>
          </w:rPr>
          <w:t xml:space="preserve">and relative importance </w:t>
        </w:r>
      </w:ins>
      <w:ins w:id="1525" w:author="Risa" w:date="2021-04-28T11:13:00Z">
        <w:r w:rsidRPr="008531D1">
          <w:rPr>
            <w:rPrChange w:id="1526" w:author="Nick Smith" w:date="2021-05-17T14:21:00Z">
              <w:rPr>
                <w:sz w:val="20"/>
                <w:szCs w:val="20"/>
              </w:rPr>
            </w:rPrChange>
          </w:rPr>
          <w:t xml:space="preserve">for linear mixed effects model with </w:t>
        </w:r>
        <w:r w:rsidRPr="008531D1">
          <w:rPr>
            <w:i/>
            <w:iCs/>
            <w:rPrChange w:id="1527" w:author="Nick Smith" w:date="2021-05-17T14:21:00Z">
              <w:rPr>
                <w:i/>
                <w:iCs/>
                <w:sz w:val="20"/>
                <w:szCs w:val="20"/>
              </w:rPr>
            </w:rPrChange>
          </w:rPr>
          <w:t>N</w:t>
        </w:r>
        <w:r w:rsidRPr="008531D1">
          <w:rPr>
            <w:vertAlign w:val="subscript"/>
            <w:rPrChange w:id="1528" w:author="Nick Smith" w:date="2021-05-17T14:21:00Z">
              <w:rPr>
                <w:sz w:val="20"/>
                <w:szCs w:val="20"/>
                <w:vertAlign w:val="subscript"/>
              </w:rPr>
            </w:rPrChange>
          </w:rPr>
          <w:t>area</w:t>
        </w:r>
        <w:r w:rsidRPr="008531D1">
          <w:rPr>
            <w:rPrChange w:id="1529" w:author="Nick Smith" w:date="2021-05-17T14:21:00Z">
              <w:rPr>
                <w:sz w:val="20"/>
                <w:szCs w:val="20"/>
              </w:rPr>
            </w:rPrChange>
          </w:rPr>
          <w:t xml:space="preserve"> as the dependent variable and soil treatment variables, predicted nitrogen components, and species characteristics as fixed effects.*</w:t>
        </w:r>
      </w:ins>
    </w:p>
    <w:tbl>
      <w:tblPr>
        <w:tblW w:w="5000" w:type="pct"/>
        <w:tblLook w:val="04A0" w:firstRow="1" w:lastRow="0" w:firstColumn="1" w:lastColumn="0" w:noHBand="0" w:noVBand="1"/>
        <w:tblPrChange w:id="1530" w:author="Risa" w:date="2021-05-04T17:18:00Z">
          <w:tblPr>
            <w:tblW w:w="6130" w:type="pct"/>
            <w:tblLook w:val="04A0" w:firstRow="1" w:lastRow="0" w:firstColumn="1" w:lastColumn="0" w:noHBand="0" w:noVBand="1"/>
          </w:tblPr>
        </w:tblPrChange>
      </w:tblPr>
      <w:tblGrid>
        <w:gridCol w:w="3283"/>
        <w:gridCol w:w="1253"/>
        <w:gridCol w:w="1548"/>
        <w:gridCol w:w="960"/>
        <w:gridCol w:w="2316"/>
        <w:tblGridChange w:id="1531">
          <w:tblGrid>
            <w:gridCol w:w="2838"/>
            <w:gridCol w:w="2116"/>
            <w:gridCol w:w="2116"/>
            <w:gridCol w:w="2116"/>
            <w:gridCol w:w="2290"/>
          </w:tblGrid>
        </w:tblGridChange>
      </w:tblGrid>
      <w:tr w:rsidR="007B4434" w:rsidRPr="00771C52" w14:paraId="56ADE77C" w14:textId="77777777" w:rsidTr="007B4434">
        <w:trPr>
          <w:trHeight w:val="320"/>
          <w:ins w:id="1532" w:author="Risa" w:date="2021-05-04T14:19:00Z"/>
          <w:trPrChange w:id="1533" w:author="Risa" w:date="2021-05-04T17:18:00Z">
            <w:trPr>
              <w:trHeight w:val="320"/>
            </w:trPr>
          </w:trPrChange>
        </w:trPr>
        <w:tc>
          <w:tcPr>
            <w:tcW w:w="1237" w:type="pct"/>
            <w:tcBorders>
              <w:top w:val="single" w:sz="4" w:space="0" w:color="auto"/>
              <w:left w:val="nil"/>
              <w:bottom w:val="single" w:sz="4" w:space="0" w:color="auto"/>
              <w:right w:val="nil"/>
            </w:tcBorders>
            <w:shd w:val="clear" w:color="auto" w:fill="auto"/>
            <w:noWrap/>
            <w:vAlign w:val="center"/>
            <w:hideMark/>
            <w:tcPrChange w:id="1534" w:author="Risa" w:date="2021-05-04T17:18:00Z">
              <w:tcPr>
                <w:tcW w:w="1236" w:type="pct"/>
                <w:tcBorders>
                  <w:top w:val="single" w:sz="4" w:space="0" w:color="auto"/>
                  <w:left w:val="nil"/>
                  <w:bottom w:val="single" w:sz="4" w:space="0" w:color="auto"/>
                  <w:right w:val="nil"/>
                </w:tcBorders>
                <w:shd w:val="clear" w:color="auto" w:fill="auto"/>
                <w:noWrap/>
                <w:vAlign w:val="center"/>
                <w:hideMark/>
              </w:tcPr>
            </w:tcPrChange>
          </w:tcPr>
          <w:p w14:paraId="2CF47847" w14:textId="77777777" w:rsidR="007B4434" w:rsidRPr="008531D1" w:rsidRDefault="007B4434" w:rsidP="008531D1">
            <w:pPr>
              <w:spacing w:line="480" w:lineRule="auto"/>
              <w:contextualSpacing/>
              <w:rPr>
                <w:ins w:id="1535" w:author="Risa" w:date="2021-05-04T14:19:00Z"/>
                <w:rFonts w:eastAsia="Times New Roman"/>
                <w:b/>
                <w:bCs/>
                <w:color w:val="000000"/>
                <w:rPrChange w:id="1536" w:author="Nick Smith" w:date="2021-05-17T14:21:00Z">
                  <w:rPr>
                    <w:ins w:id="1537" w:author="Risa" w:date="2021-05-04T14:19:00Z"/>
                    <w:rFonts w:eastAsia="Times New Roman"/>
                    <w:b/>
                    <w:bCs/>
                    <w:color w:val="000000"/>
                    <w:sz w:val="20"/>
                    <w:szCs w:val="20"/>
                  </w:rPr>
                </w:rPrChange>
              </w:rPr>
              <w:pPrChange w:id="1538" w:author="Nick Smith" w:date="2021-05-17T14:21:00Z">
                <w:pPr/>
              </w:pPrChange>
            </w:pPr>
          </w:p>
        </w:tc>
        <w:tc>
          <w:tcPr>
            <w:tcW w:w="922" w:type="pct"/>
            <w:tcBorders>
              <w:top w:val="single" w:sz="4" w:space="0" w:color="auto"/>
              <w:left w:val="nil"/>
              <w:bottom w:val="single" w:sz="4" w:space="0" w:color="auto"/>
              <w:right w:val="nil"/>
            </w:tcBorders>
            <w:vAlign w:val="center"/>
            <w:tcPrChange w:id="1539" w:author="Risa" w:date="2021-05-04T17:18:00Z">
              <w:tcPr>
                <w:tcW w:w="922" w:type="pct"/>
                <w:tcBorders>
                  <w:top w:val="single" w:sz="4" w:space="0" w:color="auto"/>
                  <w:left w:val="nil"/>
                  <w:bottom w:val="single" w:sz="4" w:space="0" w:color="auto"/>
                  <w:right w:val="nil"/>
                </w:tcBorders>
              </w:tcPr>
            </w:tcPrChange>
          </w:tcPr>
          <w:p w14:paraId="0294A6BB" w14:textId="72F84AB7" w:rsidR="007B4434" w:rsidRPr="008531D1" w:rsidRDefault="007B4434" w:rsidP="008531D1">
            <w:pPr>
              <w:spacing w:line="480" w:lineRule="auto"/>
              <w:contextualSpacing/>
              <w:jc w:val="center"/>
              <w:rPr>
                <w:ins w:id="1540" w:author="Risa" w:date="2021-05-04T17:18:00Z"/>
                <w:rFonts w:eastAsia="Times New Roman"/>
                <w:b/>
                <w:bCs/>
                <w:color w:val="000000"/>
                <w:rPrChange w:id="1541" w:author="Nick Smith" w:date="2021-05-17T14:21:00Z">
                  <w:rPr>
                    <w:ins w:id="1542" w:author="Risa" w:date="2021-05-04T17:18:00Z"/>
                    <w:rFonts w:eastAsia="Times New Roman"/>
                    <w:b/>
                    <w:bCs/>
                    <w:color w:val="000000"/>
                    <w:sz w:val="20"/>
                    <w:szCs w:val="20"/>
                  </w:rPr>
                </w:rPrChange>
              </w:rPr>
              <w:pPrChange w:id="1543" w:author="Nick Smith" w:date="2021-05-17T14:21:00Z">
                <w:pPr>
                  <w:jc w:val="center"/>
                </w:pPr>
              </w:pPrChange>
            </w:pPr>
            <w:ins w:id="1544" w:author="Risa" w:date="2021-05-04T17:18:00Z">
              <w:r w:rsidRPr="008531D1">
                <w:rPr>
                  <w:rFonts w:eastAsia="Times New Roman"/>
                  <w:b/>
                  <w:bCs/>
                  <w:color w:val="000000"/>
                  <w:rPrChange w:id="1545" w:author="Nick Smith" w:date="2021-05-17T14:21:00Z">
                    <w:rPr>
                      <w:rFonts w:eastAsia="Times New Roman"/>
                      <w:b/>
                      <w:bCs/>
                      <w:color w:val="000000"/>
                      <w:sz w:val="20"/>
                      <w:szCs w:val="20"/>
                    </w:rPr>
                  </w:rPrChange>
                </w:rPr>
                <w:t>df</w:t>
              </w:r>
            </w:ins>
          </w:p>
        </w:tc>
        <w:tc>
          <w:tcPr>
            <w:tcW w:w="922" w:type="pct"/>
            <w:tcBorders>
              <w:top w:val="single" w:sz="4" w:space="0" w:color="auto"/>
              <w:left w:val="nil"/>
              <w:bottom w:val="single" w:sz="4" w:space="0" w:color="auto"/>
              <w:right w:val="nil"/>
            </w:tcBorders>
            <w:shd w:val="clear" w:color="auto" w:fill="auto"/>
            <w:noWrap/>
            <w:vAlign w:val="center"/>
            <w:hideMark/>
            <w:tcPrChange w:id="1546"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9B6FDE1" w14:textId="00276685" w:rsidR="007B4434" w:rsidRPr="008531D1" w:rsidRDefault="007B4434" w:rsidP="008531D1">
            <w:pPr>
              <w:spacing w:line="480" w:lineRule="auto"/>
              <w:contextualSpacing/>
              <w:jc w:val="center"/>
              <w:rPr>
                <w:ins w:id="1547" w:author="Risa" w:date="2021-05-04T14:19:00Z"/>
                <w:rFonts w:eastAsia="Times New Roman"/>
                <w:b/>
                <w:bCs/>
                <w:color w:val="000000"/>
                <w:rPrChange w:id="1548" w:author="Nick Smith" w:date="2021-05-17T14:21:00Z">
                  <w:rPr>
                    <w:ins w:id="1549" w:author="Risa" w:date="2021-05-04T14:19:00Z"/>
                    <w:rFonts w:eastAsia="Times New Roman"/>
                    <w:b/>
                    <w:bCs/>
                    <w:color w:val="000000"/>
                    <w:sz w:val="20"/>
                    <w:szCs w:val="20"/>
                  </w:rPr>
                </w:rPrChange>
              </w:rPr>
              <w:pPrChange w:id="1550" w:author="Nick Smith" w:date="2021-05-17T14:21:00Z">
                <w:pPr>
                  <w:jc w:val="center"/>
                </w:pPr>
              </w:pPrChange>
            </w:pPr>
            <w:ins w:id="1551" w:author="Risa" w:date="2021-05-04T14:19:00Z">
              <w:r w:rsidRPr="008531D1">
                <w:rPr>
                  <w:rFonts w:eastAsia="Times New Roman"/>
                  <w:b/>
                  <w:bCs/>
                  <w:color w:val="000000"/>
                  <w:rPrChange w:id="1552" w:author="Nick Smith" w:date="2021-05-17T14:21:00Z">
                    <w:rPr>
                      <w:rFonts w:eastAsia="Times New Roman"/>
                      <w:b/>
                      <w:bCs/>
                      <w:color w:val="000000"/>
                      <w:sz w:val="20"/>
                      <w:szCs w:val="20"/>
                    </w:rPr>
                  </w:rPrChange>
                </w:rPr>
                <w:t>Slope</w:t>
              </w:r>
            </w:ins>
          </w:p>
        </w:tc>
        <w:tc>
          <w:tcPr>
            <w:tcW w:w="922" w:type="pct"/>
            <w:tcBorders>
              <w:top w:val="single" w:sz="4" w:space="0" w:color="auto"/>
              <w:left w:val="nil"/>
              <w:bottom w:val="single" w:sz="4" w:space="0" w:color="auto"/>
              <w:right w:val="nil"/>
            </w:tcBorders>
            <w:shd w:val="clear" w:color="auto" w:fill="auto"/>
            <w:noWrap/>
            <w:vAlign w:val="center"/>
            <w:hideMark/>
            <w:tcPrChange w:id="1553"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C368285" w14:textId="77777777" w:rsidR="007B4434" w:rsidRPr="008531D1" w:rsidRDefault="007B4434" w:rsidP="008531D1">
            <w:pPr>
              <w:spacing w:line="480" w:lineRule="auto"/>
              <w:contextualSpacing/>
              <w:jc w:val="center"/>
              <w:rPr>
                <w:ins w:id="1554" w:author="Risa" w:date="2021-05-04T14:19:00Z"/>
                <w:rFonts w:eastAsia="Times New Roman"/>
                <w:b/>
                <w:bCs/>
                <w:i/>
                <w:iCs/>
                <w:color w:val="000000"/>
                <w:rPrChange w:id="1555" w:author="Nick Smith" w:date="2021-05-17T14:21:00Z">
                  <w:rPr>
                    <w:ins w:id="1556" w:author="Risa" w:date="2021-05-04T14:19:00Z"/>
                    <w:rFonts w:eastAsia="Times New Roman"/>
                    <w:b/>
                    <w:bCs/>
                    <w:i/>
                    <w:iCs/>
                    <w:color w:val="000000"/>
                    <w:sz w:val="20"/>
                    <w:szCs w:val="20"/>
                  </w:rPr>
                </w:rPrChange>
              </w:rPr>
              <w:pPrChange w:id="1557" w:author="Nick Smith" w:date="2021-05-17T14:21:00Z">
                <w:pPr>
                  <w:jc w:val="center"/>
                </w:pPr>
              </w:pPrChange>
            </w:pPr>
            <w:ins w:id="1558" w:author="Risa" w:date="2021-05-04T14:19:00Z">
              <w:r w:rsidRPr="008531D1">
                <w:rPr>
                  <w:rFonts w:eastAsia="Times New Roman"/>
                  <w:b/>
                  <w:bCs/>
                  <w:i/>
                  <w:iCs/>
                  <w:color w:val="000000"/>
                  <w:rPrChange w:id="1559" w:author="Nick Smith" w:date="2021-05-17T14:21:00Z">
                    <w:rPr>
                      <w:rFonts w:eastAsia="Times New Roman"/>
                      <w:b/>
                      <w:bCs/>
                      <w:i/>
                      <w:iCs/>
                      <w:color w:val="000000"/>
                      <w:sz w:val="20"/>
                      <w:szCs w:val="20"/>
                    </w:rPr>
                  </w:rPrChange>
                </w:rPr>
                <w:t>p</w:t>
              </w:r>
            </w:ins>
          </w:p>
        </w:tc>
        <w:tc>
          <w:tcPr>
            <w:tcW w:w="998" w:type="pct"/>
            <w:tcBorders>
              <w:top w:val="single" w:sz="4" w:space="0" w:color="auto"/>
              <w:left w:val="nil"/>
              <w:bottom w:val="single" w:sz="4" w:space="0" w:color="auto"/>
              <w:right w:val="nil"/>
            </w:tcBorders>
            <w:shd w:val="clear" w:color="auto" w:fill="auto"/>
            <w:noWrap/>
            <w:vAlign w:val="center"/>
            <w:hideMark/>
            <w:tcPrChange w:id="1560" w:author="Risa" w:date="2021-05-04T17:18:00Z">
              <w:tcPr>
                <w:tcW w:w="998" w:type="pct"/>
                <w:tcBorders>
                  <w:top w:val="single" w:sz="4" w:space="0" w:color="auto"/>
                  <w:left w:val="nil"/>
                  <w:bottom w:val="single" w:sz="4" w:space="0" w:color="auto"/>
                  <w:right w:val="nil"/>
                </w:tcBorders>
                <w:shd w:val="clear" w:color="auto" w:fill="auto"/>
                <w:noWrap/>
                <w:vAlign w:val="center"/>
                <w:hideMark/>
              </w:tcPr>
            </w:tcPrChange>
          </w:tcPr>
          <w:p w14:paraId="123A03BB" w14:textId="77777777" w:rsidR="007B4434" w:rsidRPr="008531D1" w:rsidRDefault="007B4434" w:rsidP="008531D1">
            <w:pPr>
              <w:spacing w:line="480" w:lineRule="auto"/>
              <w:contextualSpacing/>
              <w:jc w:val="center"/>
              <w:rPr>
                <w:ins w:id="1561" w:author="Risa" w:date="2021-05-04T14:19:00Z"/>
                <w:rFonts w:eastAsia="Times New Roman"/>
                <w:b/>
                <w:bCs/>
                <w:color w:val="000000"/>
                <w:rPrChange w:id="1562" w:author="Nick Smith" w:date="2021-05-17T14:21:00Z">
                  <w:rPr>
                    <w:ins w:id="1563" w:author="Risa" w:date="2021-05-04T14:19:00Z"/>
                    <w:rFonts w:eastAsia="Times New Roman"/>
                    <w:b/>
                    <w:bCs/>
                    <w:color w:val="000000"/>
                    <w:sz w:val="20"/>
                    <w:szCs w:val="20"/>
                  </w:rPr>
                </w:rPrChange>
              </w:rPr>
              <w:pPrChange w:id="1564" w:author="Nick Smith" w:date="2021-05-17T14:21:00Z">
                <w:pPr>
                  <w:jc w:val="center"/>
                </w:pPr>
              </w:pPrChange>
            </w:pPr>
            <w:ins w:id="1565" w:author="Risa" w:date="2021-05-04T14:19:00Z">
              <w:r w:rsidRPr="008531D1">
                <w:rPr>
                  <w:rFonts w:eastAsia="Times New Roman"/>
                  <w:b/>
                  <w:bCs/>
                  <w:color w:val="000000"/>
                  <w:rPrChange w:id="1566" w:author="Nick Smith" w:date="2021-05-17T14:21:00Z">
                    <w:rPr>
                      <w:rFonts w:eastAsia="Times New Roman"/>
                      <w:b/>
                      <w:bCs/>
                      <w:color w:val="000000"/>
                      <w:sz w:val="20"/>
                      <w:szCs w:val="20"/>
                    </w:rPr>
                  </w:rPrChange>
                </w:rPr>
                <w:t>Relative Importance</w:t>
              </w:r>
            </w:ins>
          </w:p>
        </w:tc>
      </w:tr>
      <w:tr w:rsidR="007B4434" w:rsidRPr="00771C52" w14:paraId="2CB98179" w14:textId="77777777" w:rsidTr="007B4434">
        <w:trPr>
          <w:trHeight w:val="320"/>
          <w:ins w:id="1567" w:author="Risa" w:date="2021-05-04T14:19:00Z"/>
          <w:trPrChange w:id="1568" w:author="Risa" w:date="2021-05-04T17:18:00Z">
            <w:trPr>
              <w:trHeight w:val="320"/>
            </w:trPr>
          </w:trPrChange>
        </w:trPr>
        <w:tc>
          <w:tcPr>
            <w:tcW w:w="1237" w:type="pct"/>
            <w:tcBorders>
              <w:top w:val="single" w:sz="4" w:space="0" w:color="auto"/>
              <w:left w:val="nil"/>
              <w:bottom w:val="nil"/>
              <w:right w:val="nil"/>
            </w:tcBorders>
            <w:shd w:val="clear" w:color="auto" w:fill="auto"/>
            <w:noWrap/>
            <w:vAlign w:val="center"/>
            <w:hideMark/>
            <w:tcPrChange w:id="1569" w:author="Risa" w:date="2021-05-04T17:18:00Z">
              <w:tcPr>
                <w:tcW w:w="1236" w:type="pct"/>
                <w:tcBorders>
                  <w:top w:val="single" w:sz="4" w:space="0" w:color="auto"/>
                  <w:left w:val="nil"/>
                  <w:bottom w:val="nil"/>
                  <w:right w:val="nil"/>
                </w:tcBorders>
                <w:shd w:val="clear" w:color="auto" w:fill="auto"/>
                <w:noWrap/>
                <w:vAlign w:val="center"/>
                <w:hideMark/>
              </w:tcPr>
            </w:tcPrChange>
          </w:tcPr>
          <w:p w14:paraId="689675FB" w14:textId="77777777" w:rsidR="007B4434" w:rsidRPr="008531D1" w:rsidRDefault="007B4434" w:rsidP="008531D1">
            <w:pPr>
              <w:spacing w:line="480" w:lineRule="auto"/>
              <w:contextualSpacing/>
              <w:rPr>
                <w:ins w:id="1570" w:author="Risa" w:date="2021-05-04T14:19:00Z"/>
                <w:rFonts w:eastAsia="Times New Roman"/>
                <w:color w:val="000000"/>
                <w:rPrChange w:id="1571" w:author="Nick Smith" w:date="2021-05-17T14:21:00Z">
                  <w:rPr>
                    <w:ins w:id="1572" w:author="Risa" w:date="2021-05-04T14:19:00Z"/>
                    <w:rFonts w:eastAsia="Times New Roman"/>
                    <w:color w:val="000000"/>
                    <w:sz w:val="20"/>
                    <w:szCs w:val="20"/>
                  </w:rPr>
                </w:rPrChange>
              </w:rPr>
              <w:pPrChange w:id="1573" w:author="Nick Smith" w:date="2021-05-17T14:21:00Z">
                <w:pPr/>
              </w:pPrChange>
            </w:pPr>
            <w:ins w:id="1574" w:author="Risa" w:date="2021-05-04T14:19:00Z">
              <w:r w:rsidRPr="008531D1">
                <w:rPr>
                  <w:rFonts w:eastAsia="Times New Roman"/>
                  <w:color w:val="000000"/>
                  <w:rPrChange w:id="1575" w:author="Nick Smith" w:date="2021-05-17T14:21:00Z">
                    <w:rPr>
                      <w:rFonts w:eastAsia="Times New Roman"/>
                      <w:color w:val="000000"/>
                      <w:sz w:val="20"/>
                      <w:szCs w:val="20"/>
                    </w:rPr>
                  </w:rPrChange>
                </w:rPr>
                <w:t xml:space="preserve">ln </w:t>
              </w:r>
              <w:r w:rsidRPr="008531D1">
                <w:rPr>
                  <w:rFonts w:eastAsia="Times New Roman"/>
                  <w:i/>
                  <w:iCs/>
                  <w:color w:val="000000"/>
                  <w:rPrChange w:id="1576" w:author="Nick Smith" w:date="2021-05-17T14:21:00Z">
                    <w:rPr>
                      <w:rFonts w:eastAsia="Times New Roman"/>
                      <w:i/>
                      <w:iCs/>
                      <w:color w:val="000000"/>
                      <w:sz w:val="20"/>
                      <w:szCs w:val="20"/>
                    </w:rPr>
                  </w:rPrChange>
                </w:rPr>
                <w:t>N</w:t>
              </w:r>
              <w:r w:rsidRPr="008531D1">
                <w:rPr>
                  <w:rFonts w:eastAsia="Times New Roman"/>
                  <w:color w:val="000000"/>
                  <w:vertAlign w:val="subscript"/>
                  <w:rPrChange w:id="1577" w:author="Nick Smith" w:date="2021-05-17T14:21:00Z">
                    <w:rPr>
                      <w:rFonts w:eastAsia="Times New Roman"/>
                      <w:color w:val="000000"/>
                      <w:sz w:val="20"/>
                      <w:szCs w:val="20"/>
                      <w:vertAlign w:val="subscript"/>
                    </w:rPr>
                  </w:rPrChange>
                </w:rPr>
                <w:t>photo</w:t>
              </w:r>
            </w:ins>
          </w:p>
        </w:tc>
        <w:tc>
          <w:tcPr>
            <w:tcW w:w="922" w:type="pct"/>
            <w:tcBorders>
              <w:top w:val="single" w:sz="4" w:space="0" w:color="auto"/>
              <w:left w:val="nil"/>
              <w:bottom w:val="nil"/>
              <w:right w:val="nil"/>
            </w:tcBorders>
            <w:vAlign w:val="center"/>
            <w:tcPrChange w:id="1578" w:author="Risa" w:date="2021-05-04T17:18:00Z">
              <w:tcPr>
                <w:tcW w:w="922" w:type="pct"/>
                <w:tcBorders>
                  <w:top w:val="single" w:sz="4" w:space="0" w:color="auto"/>
                  <w:left w:val="nil"/>
                  <w:bottom w:val="nil"/>
                  <w:right w:val="nil"/>
                </w:tcBorders>
              </w:tcPr>
            </w:tcPrChange>
          </w:tcPr>
          <w:p w14:paraId="228873DE" w14:textId="3A575521" w:rsidR="007B4434" w:rsidRPr="008531D1" w:rsidRDefault="007B4434" w:rsidP="008531D1">
            <w:pPr>
              <w:spacing w:line="480" w:lineRule="auto"/>
              <w:contextualSpacing/>
              <w:jc w:val="center"/>
              <w:rPr>
                <w:ins w:id="1579" w:author="Risa" w:date="2021-05-04T17:18:00Z"/>
                <w:rFonts w:eastAsia="Times New Roman"/>
                <w:color w:val="000000"/>
                <w:rPrChange w:id="1580" w:author="Nick Smith" w:date="2021-05-17T14:21:00Z">
                  <w:rPr>
                    <w:ins w:id="1581" w:author="Risa" w:date="2021-05-04T17:18:00Z"/>
                    <w:rFonts w:eastAsia="Times New Roman"/>
                    <w:color w:val="000000"/>
                    <w:sz w:val="20"/>
                    <w:szCs w:val="20"/>
                  </w:rPr>
                </w:rPrChange>
              </w:rPr>
              <w:pPrChange w:id="1582" w:author="Nick Smith" w:date="2021-05-17T14:21:00Z">
                <w:pPr>
                  <w:jc w:val="center"/>
                </w:pPr>
              </w:pPrChange>
            </w:pPr>
            <w:ins w:id="1583" w:author="Risa" w:date="2021-05-04T17:18:00Z">
              <w:r w:rsidRPr="008531D1">
                <w:rPr>
                  <w:rFonts w:eastAsia="Times New Roman"/>
                  <w:color w:val="000000"/>
                  <w:rPrChange w:id="1584" w:author="Nick Smith" w:date="2021-05-17T14:21:00Z">
                    <w:rPr>
                      <w:rFonts w:eastAsia="Times New Roman"/>
                      <w:color w:val="000000"/>
                      <w:sz w:val="20"/>
                      <w:szCs w:val="20"/>
                    </w:rPr>
                  </w:rPrChange>
                </w:rPr>
                <w:t>1</w:t>
              </w:r>
            </w:ins>
          </w:p>
        </w:tc>
        <w:tc>
          <w:tcPr>
            <w:tcW w:w="922" w:type="pct"/>
            <w:tcBorders>
              <w:top w:val="single" w:sz="4" w:space="0" w:color="auto"/>
              <w:left w:val="nil"/>
              <w:bottom w:val="nil"/>
              <w:right w:val="nil"/>
            </w:tcBorders>
            <w:shd w:val="clear" w:color="auto" w:fill="auto"/>
            <w:noWrap/>
            <w:vAlign w:val="center"/>
            <w:hideMark/>
            <w:tcPrChange w:id="1585" w:author="Risa" w:date="2021-05-04T17:18:00Z">
              <w:tcPr>
                <w:tcW w:w="922" w:type="pct"/>
                <w:tcBorders>
                  <w:top w:val="single" w:sz="4" w:space="0" w:color="auto"/>
                  <w:left w:val="nil"/>
                  <w:bottom w:val="nil"/>
                  <w:right w:val="nil"/>
                </w:tcBorders>
                <w:shd w:val="clear" w:color="auto" w:fill="auto"/>
                <w:noWrap/>
                <w:vAlign w:val="center"/>
                <w:hideMark/>
              </w:tcPr>
            </w:tcPrChange>
          </w:tcPr>
          <w:p w14:paraId="6F391AA3" w14:textId="1BCD0012" w:rsidR="007B4434" w:rsidRPr="008531D1" w:rsidRDefault="007B4434" w:rsidP="008531D1">
            <w:pPr>
              <w:spacing w:line="480" w:lineRule="auto"/>
              <w:contextualSpacing/>
              <w:jc w:val="center"/>
              <w:rPr>
                <w:ins w:id="1586" w:author="Risa" w:date="2021-05-04T14:19:00Z"/>
                <w:rFonts w:eastAsia="Times New Roman"/>
                <w:color w:val="000000"/>
                <w:rPrChange w:id="1587" w:author="Nick Smith" w:date="2021-05-17T14:21:00Z">
                  <w:rPr>
                    <w:ins w:id="1588" w:author="Risa" w:date="2021-05-04T14:19:00Z"/>
                    <w:rFonts w:eastAsia="Times New Roman"/>
                    <w:color w:val="000000"/>
                    <w:sz w:val="20"/>
                    <w:szCs w:val="20"/>
                  </w:rPr>
                </w:rPrChange>
              </w:rPr>
              <w:pPrChange w:id="1589" w:author="Nick Smith" w:date="2021-05-17T14:21:00Z">
                <w:pPr>
                  <w:jc w:val="center"/>
                </w:pPr>
              </w:pPrChange>
            </w:pPr>
            <w:ins w:id="1590" w:author="Risa" w:date="2021-05-04T14:19:00Z">
              <w:r w:rsidRPr="008531D1">
                <w:rPr>
                  <w:rFonts w:eastAsia="Times New Roman"/>
                  <w:color w:val="000000"/>
                  <w:rPrChange w:id="1591" w:author="Nick Smith" w:date="2021-05-17T14:21:00Z">
                    <w:rPr>
                      <w:rFonts w:eastAsia="Times New Roman"/>
                      <w:color w:val="000000"/>
                      <w:sz w:val="20"/>
                      <w:szCs w:val="20"/>
                    </w:rPr>
                  </w:rPrChange>
                </w:rPr>
                <w:t>0.520 ± 0.091</w:t>
              </w:r>
            </w:ins>
          </w:p>
        </w:tc>
        <w:tc>
          <w:tcPr>
            <w:tcW w:w="922" w:type="pct"/>
            <w:tcBorders>
              <w:top w:val="single" w:sz="4" w:space="0" w:color="auto"/>
              <w:left w:val="nil"/>
              <w:bottom w:val="nil"/>
              <w:right w:val="nil"/>
            </w:tcBorders>
            <w:shd w:val="clear" w:color="auto" w:fill="auto"/>
            <w:noWrap/>
            <w:vAlign w:val="center"/>
            <w:hideMark/>
            <w:tcPrChange w:id="1592" w:author="Risa" w:date="2021-05-04T17:18:00Z">
              <w:tcPr>
                <w:tcW w:w="922" w:type="pct"/>
                <w:tcBorders>
                  <w:top w:val="single" w:sz="4" w:space="0" w:color="auto"/>
                  <w:left w:val="nil"/>
                  <w:bottom w:val="nil"/>
                  <w:right w:val="nil"/>
                </w:tcBorders>
                <w:shd w:val="clear" w:color="auto" w:fill="auto"/>
                <w:noWrap/>
                <w:vAlign w:val="center"/>
                <w:hideMark/>
              </w:tcPr>
            </w:tcPrChange>
          </w:tcPr>
          <w:p w14:paraId="7CBFD419" w14:textId="77777777" w:rsidR="007B4434" w:rsidRPr="008531D1" w:rsidRDefault="007B4434" w:rsidP="008531D1">
            <w:pPr>
              <w:spacing w:line="480" w:lineRule="auto"/>
              <w:contextualSpacing/>
              <w:jc w:val="center"/>
              <w:rPr>
                <w:ins w:id="1593" w:author="Risa" w:date="2021-05-04T14:19:00Z"/>
                <w:rFonts w:eastAsia="Times New Roman"/>
                <w:b/>
                <w:bCs/>
                <w:color w:val="000000"/>
                <w:rPrChange w:id="1594" w:author="Nick Smith" w:date="2021-05-17T14:21:00Z">
                  <w:rPr>
                    <w:ins w:id="1595" w:author="Risa" w:date="2021-05-04T14:19:00Z"/>
                    <w:rFonts w:eastAsia="Times New Roman"/>
                    <w:b/>
                    <w:bCs/>
                    <w:color w:val="000000"/>
                    <w:sz w:val="20"/>
                    <w:szCs w:val="20"/>
                  </w:rPr>
                </w:rPrChange>
              </w:rPr>
              <w:pPrChange w:id="1596" w:author="Nick Smith" w:date="2021-05-17T14:21:00Z">
                <w:pPr>
                  <w:jc w:val="center"/>
                </w:pPr>
              </w:pPrChange>
            </w:pPr>
            <w:ins w:id="1597" w:author="Risa" w:date="2021-05-04T14:19:00Z">
              <w:r w:rsidRPr="008531D1">
                <w:rPr>
                  <w:b/>
                  <w:bCs/>
                  <w:color w:val="000000"/>
                  <w:rPrChange w:id="1598" w:author="Nick Smith" w:date="2021-05-17T14:21:00Z">
                    <w:rPr>
                      <w:b/>
                      <w:bCs/>
                      <w:color w:val="000000"/>
                      <w:sz w:val="20"/>
                      <w:szCs w:val="20"/>
                    </w:rPr>
                  </w:rPrChange>
                </w:rPr>
                <w:t>&lt; 0.001</w:t>
              </w:r>
            </w:ins>
          </w:p>
        </w:tc>
        <w:tc>
          <w:tcPr>
            <w:tcW w:w="998" w:type="pct"/>
            <w:tcBorders>
              <w:top w:val="single" w:sz="4" w:space="0" w:color="auto"/>
              <w:left w:val="nil"/>
              <w:bottom w:val="nil"/>
              <w:right w:val="nil"/>
            </w:tcBorders>
            <w:shd w:val="clear" w:color="auto" w:fill="auto"/>
            <w:noWrap/>
            <w:vAlign w:val="center"/>
            <w:hideMark/>
            <w:tcPrChange w:id="1599" w:author="Risa" w:date="2021-05-04T17:18:00Z">
              <w:tcPr>
                <w:tcW w:w="998" w:type="pct"/>
                <w:tcBorders>
                  <w:top w:val="single" w:sz="4" w:space="0" w:color="auto"/>
                  <w:left w:val="nil"/>
                  <w:bottom w:val="nil"/>
                  <w:right w:val="nil"/>
                </w:tcBorders>
                <w:shd w:val="clear" w:color="auto" w:fill="auto"/>
                <w:noWrap/>
                <w:vAlign w:val="center"/>
                <w:hideMark/>
              </w:tcPr>
            </w:tcPrChange>
          </w:tcPr>
          <w:p w14:paraId="6638D112" w14:textId="77777777" w:rsidR="007B4434" w:rsidRPr="008531D1" w:rsidRDefault="007B4434" w:rsidP="008531D1">
            <w:pPr>
              <w:spacing w:line="480" w:lineRule="auto"/>
              <w:contextualSpacing/>
              <w:jc w:val="center"/>
              <w:rPr>
                <w:ins w:id="1600" w:author="Risa" w:date="2021-05-04T14:19:00Z"/>
                <w:rFonts w:eastAsia="Times New Roman"/>
                <w:color w:val="000000"/>
                <w:rPrChange w:id="1601" w:author="Nick Smith" w:date="2021-05-17T14:21:00Z">
                  <w:rPr>
                    <w:ins w:id="1602" w:author="Risa" w:date="2021-05-04T14:19:00Z"/>
                    <w:rFonts w:eastAsia="Times New Roman"/>
                    <w:color w:val="000000"/>
                    <w:sz w:val="20"/>
                    <w:szCs w:val="20"/>
                  </w:rPr>
                </w:rPrChange>
              </w:rPr>
              <w:pPrChange w:id="1603" w:author="Nick Smith" w:date="2021-05-17T14:21:00Z">
                <w:pPr>
                  <w:jc w:val="center"/>
                </w:pPr>
              </w:pPrChange>
            </w:pPr>
            <w:ins w:id="1604" w:author="Risa" w:date="2021-05-04T14:19:00Z">
              <w:r w:rsidRPr="008531D1">
                <w:rPr>
                  <w:rFonts w:eastAsia="Times New Roman"/>
                  <w:color w:val="000000"/>
                  <w:rPrChange w:id="1605" w:author="Nick Smith" w:date="2021-05-17T14:21:00Z">
                    <w:rPr>
                      <w:rFonts w:eastAsia="Times New Roman"/>
                      <w:color w:val="000000"/>
                      <w:sz w:val="20"/>
                      <w:szCs w:val="20"/>
                    </w:rPr>
                  </w:rPrChange>
                </w:rPr>
                <w:t>23.25%</w:t>
              </w:r>
            </w:ins>
          </w:p>
        </w:tc>
      </w:tr>
      <w:tr w:rsidR="007B4434" w:rsidRPr="00771C52" w14:paraId="2646C9B4" w14:textId="77777777" w:rsidTr="007B4434">
        <w:trPr>
          <w:trHeight w:val="320"/>
          <w:ins w:id="1606" w:author="Risa" w:date="2021-05-04T14:19:00Z"/>
          <w:trPrChange w:id="1607"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608" w:author="Risa" w:date="2021-05-04T17:18:00Z">
              <w:tcPr>
                <w:tcW w:w="1236" w:type="pct"/>
                <w:tcBorders>
                  <w:top w:val="nil"/>
                  <w:left w:val="nil"/>
                  <w:bottom w:val="nil"/>
                  <w:right w:val="nil"/>
                </w:tcBorders>
                <w:shd w:val="clear" w:color="auto" w:fill="auto"/>
                <w:noWrap/>
                <w:vAlign w:val="center"/>
                <w:hideMark/>
              </w:tcPr>
            </w:tcPrChange>
          </w:tcPr>
          <w:p w14:paraId="63A8C1F1" w14:textId="77777777" w:rsidR="007B4434" w:rsidRPr="008531D1" w:rsidRDefault="007B4434" w:rsidP="008531D1">
            <w:pPr>
              <w:spacing w:line="480" w:lineRule="auto"/>
              <w:contextualSpacing/>
              <w:rPr>
                <w:ins w:id="1609" w:author="Risa" w:date="2021-05-04T14:19:00Z"/>
                <w:rFonts w:eastAsia="Times New Roman"/>
                <w:color w:val="000000"/>
                <w:rPrChange w:id="1610" w:author="Nick Smith" w:date="2021-05-17T14:21:00Z">
                  <w:rPr>
                    <w:ins w:id="1611" w:author="Risa" w:date="2021-05-04T14:19:00Z"/>
                    <w:rFonts w:eastAsia="Times New Roman"/>
                    <w:color w:val="000000"/>
                    <w:sz w:val="20"/>
                    <w:szCs w:val="20"/>
                  </w:rPr>
                </w:rPrChange>
              </w:rPr>
              <w:pPrChange w:id="1612" w:author="Nick Smith" w:date="2021-05-17T14:21:00Z">
                <w:pPr/>
              </w:pPrChange>
            </w:pPr>
            <w:ins w:id="1613" w:author="Risa" w:date="2021-05-04T14:19:00Z">
              <w:r w:rsidRPr="008531D1">
                <w:rPr>
                  <w:rFonts w:eastAsia="Times New Roman"/>
                  <w:color w:val="000000"/>
                  <w:rPrChange w:id="1614" w:author="Nick Smith" w:date="2021-05-17T14:21:00Z">
                    <w:rPr>
                      <w:rFonts w:eastAsia="Times New Roman"/>
                      <w:color w:val="000000"/>
                      <w:sz w:val="20"/>
                      <w:szCs w:val="20"/>
                    </w:rPr>
                  </w:rPrChange>
                </w:rPr>
                <w:t xml:space="preserve">ln </w:t>
              </w:r>
              <w:r w:rsidRPr="008531D1">
                <w:rPr>
                  <w:rFonts w:eastAsia="Times New Roman"/>
                  <w:i/>
                  <w:iCs/>
                  <w:color w:val="000000"/>
                  <w:rPrChange w:id="1615" w:author="Nick Smith" w:date="2021-05-17T14:21:00Z">
                    <w:rPr>
                      <w:rFonts w:eastAsia="Times New Roman"/>
                      <w:i/>
                      <w:iCs/>
                      <w:color w:val="000000"/>
                      <w:sz w:val="20"/>
                      <w:szCs w:val="20"/>
                    </w:rPr>
                  </w:rPrChange>
                </w:rPr>
                <w:t>N</w:t>
              </w:r>
              <w:r w:rsidRPr="008531D1">
                <w:rPr>
                  <w:rFonts w:eastAsia="Times New Roman"/>
                  <w:color w:val="000000"/>
                  <w:vertAlign w:val="subscript"/>
                  <w:rPrChange w:id="1616" w:author="Nick Smith" w:date="2021-05-17T14:21:00Z">
                    <w:rPr>
                      <w:rFonts w:eastAsia="Times New Roman"/>
                      <w:color w:val="000000"/>
                      <w:sz w:val="20"/>
                      <w:szCs w:val="20"/>
                      <w:vertAlign w:val="subscript"/>
                    </w:rPr>
                  </w:rPrChange>
                </w:rPr>
                <w:t>structure</w:t>
              </w:r>
            </w:ins>
          </w:p>
        </w:tc>
        <w:tc>
          <w:tcPr>
            <w:tcW w:w="922" w:type="pct"/>
            <w:tcBorders>
              <w:top w:val="nil"/>
              <w:left w:val="nil"/>
              <w:bottom w:val="nil"/>
              <w:right w:val="nil"/>
            </w:tcBorders>
            <w:vAlign w:val="center"/>
            <w:tcPrChange w:id="1617" w:author="Risa" w:date="2021-05-04T17:18:00Z">
              <w:tcPr>
                <w:tcW w:w="922" w:type="pct"/>
                <w:tcBorders>
                  <w:top w:val="nil"/>
                  <w:left w:val="nil"/>
                  <w:bottom w:val="nil"/>
                  <w:right w:val="nil"/>
                </w:tcBorders>
              </w:tcPr>
            </w:tcPrChange>
          </w:tcPr>
          <w:p w14:paraId="76E1363C" w14:textId="43699633" w:rsidR="007B4434" w:rsidRPr="008531D1" w:rsidRDefault="007B4434" w:rsidP="008531D1">
            <w:pPr>
              <w:spacing w:line="480" w:lineRule="auto"/>
              <w:contextualSpacing/>
              <w:jc w:val="center"/>
              <w:rPr>
                <w:ins w:id="1618" w:author="Risa" w:date="2021-05-04T17:18:00Z"/>
                <w:rFonts w:eastAsia="Times New Roman"/>
                <w:color w:val="000000"/>
                <w:rPrChange w:id="1619" w:author="Nick Smith" w:date="2021-05-17T14:21:00Z">
                  <w:rPr>
                    <w:ins w:id="1620" w:author="Risa" w:date="2021-05-04T17:18:00Z"/>
                    <w:rFonts w:eastAsia="Times New Roman"/>
                    <w:color w:val="000000"/>
                    <w:sz w:val="20"/>
                    <w:szCs w:val="20"/>
                  </w:rPr>
                </w:rPrChange>
              </w:rPr>
              <w:pPrChange w:id="1621" w:author="Nick Smith" w:date="2021-05-17T14:21:00Z">
                <w:pPr>
                  <w:jc w:val="center"/>
                </w:pPr>
              </w:pPrChange>
            </w:pPr>
            <w:ins w:id="1622" w:author="Risa" w:date="2021-05-04T17:18:00Z">
              <w:r w:rsidRPr="008531D1">
                <w:rPr>
                  <w:rFonts w:eastAsia="Times New Roman"/>
                  <w:color w:val="000000"/>
                  <w:rPrChange w:id="1623"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624" w:author="Risa" w:date="2021-05-04T17:18:00Z">
              <w:tcPr>
                <w:tcW w:w="922" w:type="pct"/>
                <w:tcBorders>
                  <w:top w:val="nil"/>
                  <w:left w:val="nil"/>
                  <w:bottom w:val="nil"/>
                  <w:right w:val="nil"/>
                </w:tcBorders>
                <w:shd w:val="clear" w:color="auto" w:fill="auto"/>
                <w:noWrap/>
                <w:vAlign w:val="center"/>
                <w:hideMark/>
              </w:tcPr>
            </w:tcPrChange>
          </w:tcPr>
          <w:p w14:paraId="5C252339" w14:textId="67D1CE38" w:rsidR="007B4434" w:rsidRPr="008531D1" w:rsidRDefault="007B4434" w:rsidP="008531D1">
            <w:pPr>
              <w:spacing w:line="480" w:lineRule="auto"/>
              <w:contextualSpacing/>
              <w:jc w:val="center"/>
              <w:rPr>
                <w:ins w:id="1625" w:author="Risa" w:date="2021-05-04T14:19:00Z"/>
                <w:rFonts w:eastAsia="Times New Roman"/>
                <w:color w:val="000000"/>
                <w:rPrChange w:id="1626" w:author="Nick Smith" w:date="2021-05-17T14:21:00Z">
                  <w:rPr>
                    <w:ins w:id="1627" w:author="Risa" w:date="2021-05-04T14:19:00Z"/>
                    <w:rFonts w:eastAsia="Times New Roman"/>
                    <w:color w:val="000000"/>
                    <w:sz w:val="20"/>
                    <w:szCs w:val="20"/>
                  </w:rPr>
                </w:rPrChange>
              </w:rPr>
              <w:pPrChange w:id="1628" w:author="Nick Smith" w:date="2021-05-17T14:21:00Z">
                <w:pPr>
                  <w:jc w:val="center"/>
                </w:pPr>
              </w:pPrChange>
            </w:pPr>
            <w:ins w:id="1629" w:author="Risa" w:date="2021-05-04T14:19:00Z">
              <w:r w:rsidRPr="008531D1">
                <w:rPr>
                  <w:rFonts w:eastAsia="Times New Roman"/>
                  <w:color w:val="000000"/>
                  <w:rPrChange w:id="1630" w:author="Nick Smith" w:date="2021-05-17T14:21:00Z">
                    <w:rPr>
                      <w:rFonts w:eastAsia="Times New Roman"/>
                      <w:color w:val="000000"/>
                      <w:sz w:val="20"/>
                      <w:szCs w:val="20"/>
                    </w:rPr>
                  </w:rPrChange>
                </w:rPr>
                <w:t>0.952 ± 0.009</w:t>
              </w:r>
            </w:ins>
          </w:p>
        </w:tc>
        <w:tc>
          <w:tcPr>
            <w:tcW w:w="922" w:type="pct"/>
            <w:tcBorders>
              <w:top w:val="nil"/>
              <w:left w:val="nil"/>
              <w:bottom w:val="nil"/>
              <w:right w:val="nil"/>
            </w:tcBorders>
            <w:shd w:val="clear" w:color="auto" w:fill="auto"/>
            <w:noWrap/>
            <w:vAlign w:val="center"/>
            <w:hideMark/>
            <w:tcPrChange w:id="1631" w:author="Risa" w:date="2021-05-04T17:18:00Z">
              <w:tcPr>
                <w:tcW w:w="922" w:type="pct"/>
                <w:tcBorders>
                  <w:top w:val="nil"/>
                  <w:left w:val="nil"/>
                  <w:bottom w:val="nil"/>
                  <w:right w:val="nil"/>
                </w:tcBorders>
                <w:shd w:val="clear" w:color="auto" w:fill="auto"/>
                <w:noWrap/>
                <w:vAlign w:val="center"/>
                <w:hideMark/>
              </w:tcPr>
            </w:tcPrChange>
          </w:tcPr>
          <w:p w14:paraId="17C53865" w14:textId="77777777" w:rsidR="007B4434" w:rsidRPr="008531D1" w:rsidRDefault="007B4434" w:rsidP="008531D1">
            <w:pPr>
              <w:spacing w:line="480" w:lineRule="auto"/>
              <w:contextualSpacing/>
              <w:jc w:val="center"/>
              <w:rPr>
                <w:ins w:id="1632" w:author="Risa" w:date="2021-05-04T14:19:00Z"/>
                <w:rFonts w:eastAsia="Times New Roman"/>
                <w:b/>
                <w:bCs/>
                <w:color w:val="000000"/>
                <w:rPrChange w:id="1633" w:author="Nick Smith" w:date="2021-05-17T14:21:00Z">
                  <w:rPr>
                    <w:ins w:id="1634" w:author="Risa" w:date="2021-05-04T14:19:00Z"/>
                    <w:rFonts w:eastAsia="Times New Roman"/>
                    <w:b/>
                    <w:bCs/>
                    <w:color w:val="000000"/>
                    <w:sz w:val="20"/>
                    <w:szCs w:val="20"/>
                  </w:rPr>
                </w:rPrChange>
              </w:rPr>
              <w:pPrChange w:id="1635" w:author="Nick Smith" w:date="2021-05-17T14:21:00Z">
                <w:pPr>
                  <w:jc w:val="center"/>
                </w:pPr>
              </w:pPrChange>
            </w:pPr>
            <w:ins w:id="1636" w:author="Risa" w:date="2021-05-04T14:19:00Z">
              <w:r w:rsidRPr="008531D1">
                <w:rPr>
                  <w:b/>
                  <w:bCs/>
                  <w:color w:val="000000"/>
                  <w:rPrChange w:id="1637"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1638" w:author="Risa" w:date="2021-05-04T17:18:00Z">
              <w:tcPr>
                <w:tcW w:w="998" w:type="pct"/>
                <w:tcBorders>
                  <w:top w:val="nil"/>
                  <w:left w:val="nil"/>
                  <w:bottom w:val="nil"/>
                  <w:right w:val="nil"/>
                </w:tcBorders>
                <w:shd w:val="clear" w:color="auto" w:fill="auto"/>
                <w:noWrap/>
                <w:vAlign w:val="center"/>
                <w:hideMark/>
              </w:tcPr>
            </w:tcPrChange>
          </w:tcPr>
          <w:p w14:paraId="041149BF" w14:textId="77777777" w:rsidR="007B4434" w:rsidRPr="008531D1" w:rsidRDefault="007B4434" w:rsidP="008531D1">
            <w:pPr>
              <w:spacing w:line="480" w:lineRule="auto"/>
              <w:contextualSpacing/>
              <w:jc w:val="center"/>
              <w:rPr>
                <w:ins w:id="1639" w:author="Risa" w:date="2021-05-04T14:19:00Z"/>
                <w:rFonts w:eastAsia="Times New Roman"/>
                <w:color w:val="000000"/>
                <w:rPrChange w:id="1640" w:author="Nick Smith" w:date="2021-05-17T14:21:00Z">
                  <w:rPr>
                    <w:ins w:id="1641" w:author="Risa" w:date="2021-05-04T14:19:00Z"/>
                    <w:rFonts w:eastAsia="Times New Roman"/>
                    <w:color w:val="000000"/>
                    <w:sz w:val="20"/>
                    <w:szCs w:val="20"/>
                  </w:rPr>
                </w:rPrChange>
              </w:rPr>
              <w:pPrChange w:id="1642" w:author="Nick Smith" w:date="2021-05-17T14:21:00Z">
                <w:pPr>
                  <w:jc w:val="center"/>
                </w:pPr>
              </w:pPrChange>
            </w:pPr>
            <w:ins w:id="1643" w:author="Risa" w:date="2021-05-04T14:19:00Z">
              <w:r w:rsidRPr="008531D1">
                <w:rPr>
                  <w:rFonts w:eastAsia="Times New Roman"/>
                  <w:color w:val="000000"/>
                  <w:rPrChange w:id="1644" w:author="Nick Smith" w:date="2021-05-17T14:21:00Z">
                    <w:rPr>
                      <w:rFonts w:eastAsia="Times New Roman"/>
                      <w:color w:val="000000"/>
                      <w:sz w:val="20"/>
                      <w:szCs w:val="20"/>
                    </w:rPr>
                  </w:rPrChange>
                </w:rPr>
                <w:t>37.10%</w:t>
              </w:r>
            </w:ins>
          </w:p>
        </w:tc>
      </w:tr>
      <w:tr w:rsidR="007B4434" w:rsidRPr="00771C52" w14:paraId="352EB349" w14:textId="77777777" w:rsidTr="007B4434">
        <w:trPr>
          <w:trHeight w:val="320"/>
          <w:ins w:id="1645" w:author="Risa" w:date="2021-05-04T14:19:00Z"/>
          <w:trPrChange w:id="1646"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647" w:author="Risa" w:date="2021-05-04T17:18:00Z">
              <w:tcPr>
                <w:tcW w:w="1236" w:type="pct"/>
                <w:tcBorders>
                  <w:top w:val="nil"/>
                  <w:left w:val="nil"/>
                  <w:bottom w:val="nil"/>
                  <w:right w:val="nil"/>
                </w:tcBorders>
                <w:shd w:val="clear" w:color="auto" w:fill="auto"/>
                <w:noWrap/>
                <w:vAlign w:val="center"/>
                <w:hideMark/>
              </w:tcPr>
            </w:tcPrChange>
          </w:tcPr>
          <w:p w14:paraId="04B4C367" w14:textId="77777777" w:rsidR="007B4434" w:rsidRPr="008531D1" w:rsidRDefault="007B4434" w:rsidP="008531D1">
            <w:pPr>
              <w:spacing w:line="480" w:lineRule="auto"/>
              <w:contextualSpacing/>
              <w:rPr>
                <w:ins w:id="1648" w:author="Risa" w:date="2021-05-04T14:19:00Z"/>
                <w:rFonts w:eastAsia="Times New Roman"/>
                <w:color w:val="000000"/>
                <w:rPrChange w:id="1649" w:author="Nick Smith" w:date="2021-05-17T14:21:00Z">
                  <w:rPr>
                    <w:ins w:id="1650" w:author="Risa" w:date="2021-05-04T14:19:00Z"/>
                    <w:rFonts w:eastAsia="Times New Roman"/>
                    <w:color w:val="000000"/>
                    <w:sz w:val="20"/>
                    <w:szCs w:val="20"/>
                  </w:rPr>
                </w:rPrChange>
              </w:rPr>
              <w:pPrChange w:id="1651" w:author="Nick Smith" w:date="2021-05-17T14:21:00Z">
                <w:pPr/>
              </w:pPrChange>
            </w:pPr>
            <w:ins w:id="1652" w:author="Risa" w:date="2021-05-04T14:19:00Z">
              <w:r w:rsidRPr="008531D1">
                <w:rPr>
                  <w:rFonts w:eastAsia="Times New Roman"/>
                  <w:color w:val="000000"/>
                  <w:rPrChange w:id="1653" w:author="Nick Smith" w:date="2021-05-17T14:21:00Z">
                    <w:rPr>
                      <w:rFonts w:eastAsia="Times New Roman"/>
                      <w:color w:val="000000"/>
                      <w:sz w:val="20"/>
                      <w:szCs w:val="20"/>
                    </w:rPr>
                  </w:rPrChange>
                </w:rPr>
                <w:t>Soil N</w:t>
              </w:r>
            </w:ins>
          </w:p>
        </w:tc>
        <w:tc>
          <w:tcPr>
            <w:tcW w:w="922" w:type="pct"/>
            <w:tcBorders>
              <w:top w:val="nil"/>
              <w:left w:val="nil"/>
              <w:bottom w:val="nil"/>
              <w:right w:val="nil"/>
            </w:tcBorders>
            <w:vAlign w:val="center"/>
            <w:tcPrChange w:id="1654" w:author="Risa" w:date="2021-05-04T17:18:00Z">
              <w:tcPr>
                <w:tcW w:w="922" w:type="pct"/>
                <w:tcBorders>
                  <w:top w:val="nil"/>
                  <w:left w:val="nil"/>
                  <w:bottom w:val="nil"/>
                  <w:right w:val="nil"/>
                </w:tcBorders>
              </w:tcPr>
            </w:tcPrChange>
          </w:tcPr>
          <w:p w14:paraId="1A86A84D" w14:textId="44B3F9BE" w:rsidR="007B4434" w:rsidRPr="008531D1" w:rsidRDefault="007B4434" w:rsidP="008531D1">
            <w:pPr>
              <w:spacing w:line="480" w:lineRule="auto"/>
              <w:contextualSpacing/>
              <w:jc w:val="center"/>
              <w:rPr>
                <w:ins w:id="1655" w:author="Risa" w:date="2021-05-04T17:18:00Z"/>
                <w:rFonts w:eastAsia="Times New Roman"/>
                <w:color w:val="000000"/>
                <w:rPrChange w:id="1656" w:author="Nick Smith" w:date="2021-05-17T14:21:00Z">
                  <w:rPr>
                    <w:ins w:id="1657" w:author="Risa" w:date="2021-05-04T17:18:00Z"/>
                    <w:rFonts w:eastAsia="Times New Roman"/>
                    <w:color w:val="000000"/>
                    <w:sz w:val="20"/>
                    <w:szCs w:val="20"/>
                  </w:rPr>
                </w:rPrChange>
              </w:rPr>
              <w:pPrChange w:id="1658" w:author="Nick Smith" w:date="2021-05-17T14:21:00Z">
                <w:pPr>
                  <w:jc w:val="center"/>
                </w:pPr>
              </w:pPrChange>
            </w:pPr>
            <w:ins w:id="1659" w:author="Risa" w:date="2021-05-04T17:18:00Z">
              <w:r w:rsidRPr="008531D1">
                <w:rPr>
                  <w:rFonts w:eastAsia="Times New Roman"/>
                  <w:color w:val="000000"/>
                  <w:rPrChange w:id="1660"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661" w:author="Risa" w:date="2021-05-04T17:18:00Z">
              <w:tcPr>
                <w:tcW w:w="922" w:type="pct"/>
                <w:tcBorders>
                  <w:top w:val="nil"/>
                  <w:left w:val="nil"/>
                  <w:bottom w:val="nil"/>
                  <w:right w:val="nil"/>
                </w:tcBorders>
                <w:shd w:val="clear" w:color="auto" w:fill="auto"/>
                <w:noWrap/>
                <w:vAlign w:val="center"/>
                <w:hideMark/>
              </w:tcPr>
            </w:tcPrChange>
          </w:tcPr>
          <w:p w14:paraId="25B9050F" w14:textId="38EA95EE" w:rsidR="007B4434" w:rsidRPr="008531D1" w:rsidRDefault="007B4434" w:rsidP="008531D1">
            <w:pPr>
              <w:spacing w:line="480" w:lineRule="auto"/>
              <w:contextualSpacing/>
              <w:jc w:val="center"/>
              <w:rPr>
                <w:ins w:id="1662" w:author="Risa" w:date="2021-05-04T14:19:00Z"/>
                <w:rFonts w:eastAsia="Times New Roman"/>
                <w:color w:val="000000"/>
                <w:rPrChange w:id="1663" w:author="Nick Smith" w:date="2021-05-17T14:21:00Z">
                  <w:rPr>
                    <w:ins w:id="1664" w:author="Risa" w:date="2021-05-04T14:19:00Z"/>
                    <w:rFonts w:eastAsia="Times New Roman"/>
                    <w:color w:val="000000"/>
                    <w:sz w:val="20"/>
                    <w:szCs w:val="20"/>
                  </w:rPr>
                </w:rPrChange>
              </w:rPr>
              <w:pPrChange w:id="1665" w:author="Nick Smith" w:date="2021-05-17T14:21:00Z">
                <w:pPr>
                  <w:jc w:val="center"/>
                </w:pPr>
              </w:pPrChange>
            </w:pPr>
            <w:ins w:id="1666" w:author="Risa" w:date="2021-05-04T14:19:00Z">
              <w:r w:rsidRPr="008531D1">
                <w:rPr>
                  <w:rFonts w:eastAsia="Times New Roman"/>
                  <w:color w:val="000000"/>
                  <w:rPrChange w:id="1667"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668" w:author="Risa" w:date="2021-05-04T17:18:00Z">
              <w:tcPr>
                <w:tcW w:w="922" w:type="pct"/>
                <w:tcBorders>
                  <w:top w:val="nil"/>
                  <w:left w:val="nil"/>
                  <w:bottom w:val="nil"/>
                  <w:right w:val="nil"/>
                </w:tcBorders>
                <w:shd w:val="clear" w:color="auto" w:fill="auto"/>
                <w:noWrap/>
                <w:vAlign w:val="center"/>
                <w:hideMark/>
              </w:tcPr>
            </w:tcPrChange>
          </w:tcPr>
          <w:p w14:paraId="4603E498" w14:textId="77777777" w:rsidR="007B4434" w:rsidRPr="008531D1" w:rsidRDefault="007B4434" w:rsidP="008531D1">
            <w:pPr>
              <w:spacing w:line="480" w:lineRule="auto"/>
              <w:contextualSpacing/>
              <w:jc w:val="center"/>
              <w:rPr>
                <w:ins w:id="1669" w:author="Risa" w:date="2021-05-04T14:19:00Z"/>
                <w:rFonts w:eastAsia="Times New Roman"/>
                <w:b/>
                <w:bCs/>
                <w:color w:val="000000"/>
                <w:rPrChange w:id="1670" w:author="Nick Smith" w:date="2021-05-17T14:21:00Z">
                  <w:rPr>
                    <w:ins w:id="1671" w:author="Risa" w:date="2021-05-04T14:19:00Z"/>
                    <w:rFonts w:eastAsia="Times New Roman"/>
                    <w:b/>
                    <w:bCs/>
                    <w:color w:val="000000"/>
                    <w:sz w:val="20"/>
                    <w:szCs w:val="20"/>
                  </w:rPr>
                </w:rPrChange>
              </w:rPr>
              <w:pPrChange w:id="1672" w:author="Nick Smith" w:date="2021-05-17T14:21:00Z">
                <w:pPr>
                  <w:jc w:val="center"/>
                </w:pPr>
              </w:pPrChange>
            </w:pPr>
            <w:ins w:id="1673" w:author="Risa" w:date="2021-05-04T14:19:00Z">
              <w:r w:rsidRPr="008531D1">
                <w:rPr>
                  <w:b/>
                  <w:bCs/>
                  <w:color w:val="000000"/>
                  <w:rPrChange w:id="1674"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1675" w:author="Risa" w:date="2021-05-04T17:18:00Z">
              <w:tcPr>
                <w:tcW w:w="998" w:type="pct"/>
                <w:tcBorders>
                  <w:top w:val="nil"/>
                  <w:left w:val="nil"/>
                  <w:bottom w:val="nil"/>
                  <w:right w:val="nil"/>
                </w:tcBorders>
                <w:shd w:val="clear" w:color="auto" w:fill="auto"/>
                <w:noWrap/>
                <w:vAlign w:val="center"/>
                <w:hideMark/>
              </w:tcPr>
            </w:tcPrChange>
          </w:tcPr>
          <w:p w14:paraId="1E657463" w14:textId="77777777" w:rsidR="007B4434" w:rsidRPr="008531D1" w:rsidRDefault="007B4434" w:rsidP="008531D1">
            <w:pPr>
              <w:spacing w:line="480" w:lineRule="auto"/>
              <w:contextualSpacing/>
              <w:jc w:val="center"/>
              <w:rPr>
                <w:ins w:id="1676" w:author="Risa" w:date="2021-05-04T14:19:00Z"/>
                <w:rFonts w:eastAsia="Times New Roman"/>
                <w:color w:val="000000"/>
                <w:rPrChange w:id="1677" w:author="Nick Smith" w:date="2021-05-17T14:21:00Z">
                  <w:rPr>
                    <w:ins w:id="1678" w:author="Risa" w:date="2021-05-04T14:19:00Z"/>
                    <w:rFonts w:eastAsia="Times New Roman"/>
                    <w:color w:val="000000"/>
                    <w:sz w:val="20"/>
                    <w:szCs w:val="20"/>
                  </w:rPr>
                </w:rPrChange>
              </w:rPr>
              <w:pPrChange w:id="1679" w:author="Nick Smith" w:date="2021-05-17T14:21:00Z">
                <w:pPr>
                  <w:jc w:val="center"/>
                </w:pPr>
              </w:pPrChange>
            </w:pPr>
            <w:ins w:id="1680" w:author="Risa" w:date="2021-05-04T14:19:00Z">
              <w:r w:rsidRPr="008531D1">
                <w:rPr>
                  <w:rFonts w:eastAsia="Times New Roman"/>
                  <w:color w:val="000000"/>
                  <w:rPrChange w:id="1681" w:author="Nick Smith" w:date="2021-05-17T14:21:00Z">
                    <w:rPr>
                      <w:rFonts w:eastAsia="Times New Roman"/>
                      <w:color w:val="000000"/>
                      <w:sz w:val="20"/>
                      <w:szCs w:val="20"/>
                    </w:rPr>
                  </w:rPrChange>
                </w:rPr>
                <w:t>5.23%</w:t>
              </w:r>
            </w:ins>
          </w:p>
        </w:tc>
      </w:tr>
      <w:tr w:rsidR="007B4434" w:rsidRPr="00771C52" w14:paraId="03E7E553" w14:textId="77777777" w:rsidTr="007B4434">
        <w:trPr>
          <w:trHeight w:val="320"/>
          <w:ins w:id="1682" w:author="Risa" w:date="2021-05-04T14:19:00Z"/>
          <w:trPrChange w:id="1683"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684" w:author="Risa" w:date="2021-05-04T17:18:00Z">
              <w:tcPr>
                <w:tcW w:w="1236" w:type="pct"/>
                <w:tcBorders>
                  <w:top w:val="nil"/>
                  <w:left w:val="nil"/>
                  <w:bottom w:val="nil"/>
                  <w:right w:val="nil"/>
                </w:tcBorders>
                <w:shd w:val="clear" w:color="auto" w:fill="auto"/>
                <w:noWrap/>
                <w:vAlign w:val="center"/>
                <w:hideMark/>
              </w:tcPr>
            </w:tcPrChange>
          </w:tcPr>
          <w:p w14:paraId="5BA0CFA2" w14:textId="77777777" w:rsidR="007B4434" w:rsidRPr="008531D1" w:rsidRDefault="007B4434" w:rsidP="008531D1">
            <w:pPr>
              <w:spacing w:line="480" w:lineRule="auto"/>
              <w:contextualSpacing/>
              <w:rPr>
                <w:ins w:id="1685" w:author="Risa" w:date="2021-05-04T14:19:00Z"/>
                <w:rFonts w:eastAsia="Times New Roman"/>
                <w:color w:val="000000"/>
                <w:rPrChange w:id="1686" w:author="Nick Smith" w:date="2021-05-17T14:21:00Z">
                  <w:rPr>
                    <w:ins w:id="1687" w:author="Risa" w:date="2021-05-04T14:19:00Z"/>
                    <w:rFonts w:eastAsia="Times New Roman"/>
                    <w:color w:val="000000"/>
                    <w:sz w:val="20"/>
                    <w:szCs w:val="20"/>
                  </w:rPr>
                </w:rPrChange>
              </w:rPr>
              <w:pPrChange w:id="1688" w:author="Nick Smith" w:date="2021-05-17T14:21:00Z">
                <w:pPr/>
              </w:pPrChange>
            </w:pPr>
            <w:ins w:id="1689" w:author="Risa" w:date="2021-05-04T14:19:00Z">
              <w:r w:rsidRPr="008531D1">
                <w:rPr>
                  <w:rFonts w:eastAsia="Times New Roman"/>
                  <w:color w:val="000000"/>
                  <w:rPrChange w:id="1690" w:author="Nick Smith" w:date="2021-05-17T14:21:00Z">
                    <w:rPr>
                      <w:rFonts w:eastAsia="Times New Roman"/>
                      <w:color w:val="000000"/>
                      <w:sz w:val="20"/>
                      <w:szCs w:val="20"/>
                    </w:rPr>
                  </w:rPrChange>
                </w:rPr>
                <w:t>Soil P</w:t>
              </w:r>
            </w:ins>
          </w:p>
        </w:tc>
        <w:tc>
          <w:tcPr>
            <w:tcW w:w="922" w:type="pct"/>
            <w:tcBorders>
              <w:top w:val="nil"/>
              <w:left w:val="nil"/>
              <w:bottom w:val="nil"/>
              <w:right w:val="nil"/>
            </w:tcBorders>
            <w:vAlign w:val="center"/>
            <w:tcPrChange w:id="1691" w:author="Risa" w:date="2021-05-04T17:18:00Z">
              <w:tcPr>
                <w:tcW w:w="922" w:type="pct"/>
                <w:tcBorders>
                  <w:top w:val="nil"/>
                  <w:left w:val="nil"/>
                  <w:bottom w:val="nil"/>
                  <w:right w:val="nil"/>
                </w:tcBorders>
              </w:tcPr>
            </w:tcPrChange>
          </w:tcPr>
          <w:p w14:paraId="2209BAF6" w14:textId="4780D859" w:rsidR="007B4434" w:rsidRPr="008531D1" w:rsidRDefault="007B4434" w:rsidP="008531D1">
            <w:pPr>
              <w:spacing w:line="480" w:lineRule="auto"/>
              <w:contextualSpacing/>
              <w:jc w:val="center"/>
              <w:rPr>
                <w:ins w:id="1692" w:author="Risa" w:date="2021-05-04T17:18:00Z"/>
                <w:rFonts w:eastAsia="Times New Roman"/>
                <w:color w:val="000000"/>
                <w:rPrChange w:id="1693" w:author="Nick Smith" w:date="2021-05-17T14:21:00Z">
                  <w:rPr>
                    <w:ins w:id="1694" w:author="Risa" w:date="2021-05-04T17:18:00Z"/>
                    <w:rFonts w:eastAsia="Times New Roman"/>
                    <w:color w:val="000000"/>
                    <w:sz w:val="20"/>
                    <w:szCs w:val="20"/>
                  </w:rPr>
                </w:rPrChange>
              </w:rPr>
              <w:pPrChange w:id="1695" w:author="Nick Smith" w:date="2021-05-17T14:21:00Z">
                <w:pPr>
                  <w:jc w:val="center"/>
                </w:pPr>
              </w:pPrChange>
            </w:pPr>
            <w:ins w:id="1696" w:author="Risa" w:date="2021-05-04T17:18:00Z">
              <w:r w:rsidRPr="008531D1">
                <w:rPr>
                  <w:rFonts w:eastAsia="Times New Roman"/>
                  <w:color w:val="000000"/>
                  <w:rPrChange w:id="1697"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698" w:author="Risa" w:date="2021-05-04T17:18:00Z">
              <w:tcPr>
                <w:tcW w:w="922" w:type="pct"/>
                <w:tcBorders>
                  <w:top w:val="nil"/>
                  <w:left w:val="nil"/>
                  <w:bottom w:val="nil"/>
                  <w:right w:val="nil"/>
                </w:tcBorders>
                <w:shd w:val="clear" w:color="auto" w:fill="auto"/>
                <w:noWrap/>
                <w:vAlign w:val="center"/>
                <w:hideMark/>
              </w:tcPr>
            </w:tcPrChange>
          </w:tcPr>
          <w:p w14:paraId="434A6B11" w14:textId="3AF34779" w:rsidR="007B4434" w:rsidRPr="008531D1" w:rsidRDefault="007B4434" w:rsidP="008531D1">
            <w:pPr>
              <w:spacing w:line="480" w:lineRule="auto"/>
              <w:contextualSpacing/>
              <w:jc w:val="center"/>
              <w:rPr>
                <w:ins w:id="1699" w:author="Risa" w:date="2021-05-04T14:19:00Z"/>
                <w:rFonts w:eastAsia="Times New Roman"/>
                <w:color w:val="000000"/>
                <w:rPrChange w:id="1700" w:author="Nick Smith" w:date="2021-05-17T14:21:00Z">
                  <w:rPr>
                    <w:ins w:id="1701" w:author="Risa" w:date="2021-05-04T14:19:00Z"/>
                    <w:rFonts w:eastAsia="Times New Roman"/>
                    <w:color w:val="000000"/>
                    <w:sz w:val="20"/>
                    <w:szCs w:val="20"/>
                  </w:rPr>
                </w:rPrChange>
              </w:rPr>
              <w:pPrChange w:id="1702" w:author="Nick Smith" w:date="2021-05-17T14:21:00Z">
                <w:pPr>
                  <w:jc w:val="center"/>
                </w:pPr>
              </w:pPrChange>
            </w:pPr>
            <w:ins w:id="1703" w:author="Risa" w:date="2021-05-04T14:19:00Z">
              <w:r w:rsidRPr="008531D1">
                <w:rPr>
                  <w:rFonts w:eastAsia="Times New Roman"/>
                  <w:color w:val="000000"/>
                  <w:rPrChange w:id="1704"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705" w:author="Risa" w:date="2021-05-04T17:18:00Z">
              <w:tcPr>
                <w:tcW w:w="922" w:type="pct"/>
                <w:tcBorders>
                  <w:top w:val="nil"/>
                  <w:left w:val="nil"/>
                  <w:bottom w:val="nil"/>
                  <w:right w:val="nil"/>
                </w:tcBorders>
                <w:shd w:val="clear" w:color="auto" w:fill="auto"/>
                <w:noWrap/>
                <w:vAlign w:val="center"/>
                <w:hideMark/>
              </w:tcPr>
            </w:tcPrChange>
          </w:tcPr>
          <w:p w14:paraId="18FA56A0" w14:textId="77777777" w:rsidR="007B4434" w:rsidRPr="008531D1" w:rsidRDefault="007B4434" w:rsidP="008531D1">
            <w:pPr>
              <w:spacing w:line="480" w:lineRule="auto"/>
              <w:contextualSpacing/>
              <w:jc w:val="center"/>
              <w:rPr>
                <w:ins w:id="1706" w:author="Risa" w:date="2021-05-04T14:19:00Z"/>
                <w:rFonts w:eastAsia="Times New Roman"/>
                <w:color w:val="000000"/>
                <w:rPrChange w:id="1707" w:author="Nick Smith" w:date="2021-05-17T14:21:00Z">
                  <w:rPr>
                    <w:ins w:id="1708" w:author="Risa" w:date="2021-05-04T14:19:00Z"/>
                    <w:rFonts w:eastAsia="Times New Roman"/>
                    <w:color w:val="000000"/>
                    <w:sz w:val="20"/>
                    <w:szCs w:val="20"/>
                  </w:rPr>
                </w:rPrChange>
              </w:rPr>
              <w:pPrChange w:id="1709" w:author="Nick Smith" w:date="2021-05-17T14:21:00Z">
                <w:pPr>
                  <w:jc w:val="center"/>
                </w:pPr>
              </w:pPrChange>
            </w:pPr>
            <w:ins w:id="1710" w:author="Risa" w:date="2021-05-04T14:19:00Z">
              <w:r w:rsidRPr="008531D1">
                <w:rPr>
                  <w:rFonts w:eastAsia="Times New Roman"/>
                  <w:color w:val="000000"/>
                  <w:rPrChange w:id="1711" w:author="Nick Smith" w:date="2021-05-17T14:21:00Z">
                    <w:rPr>
                      <w:rFonts w:eastAsia="Times New Roman"/>
                      <w:color w:val="000000"/>
                      <w:sz w:val="20"/>
                      <w:szCs w:val="20"/>
                    </w:rPr>
                  </w:rPrChange>
                </w:rPr>
                <w:t>0.719</w:t>
              </w:r>
            </w:ins>
          </w:p>
        </w:tc>
        <w:tc>
          <w:tcPr>
            <w:tcW w:w="998" w:type="pct"/>
            <w:tcBorders>
              <w:top w:val="nil"/>
              <w:left w:val="nil"/>
              <w:bottom w:val="nil"/>
              <w:right w:val="nil"/>
            </w:tcBorders>
            <w:shd w:val="clear" w:color="auto" w:fill="auto"/>
            <w:noWrap/>
            <w:vAlign w:val="center"/>
            <w:hideMark/>
            <w:tcPrChange w:id="1712" w:author="Risa" w:date="2021-05-04T17:18:00Z">
              <w:tcPr>
                <w:tcW w:w="998" w:type="pct"/>
                <w:tcBorders>
                  <w:top w:val="nil"/>
                  <w:left w:val="nil"/>
                  <w:bottom w:val="nil"/>
                  <w:right w:val="nil"/>
                </w:tcBorders>
                <w:shd w:val="clear" w:color="auto" w:fill="auto"/>
                <w:noWrap/>
                <w:vAlign w:val="center"/>
                <w:hideMark/>
              </w:tcPr>
            </w:tcPrChange>
          </w:tcPr>
          <w:p w14:paraId="56D9FDBB" w14:textId="77777777" w:rsidR="007B4434" w:rsidRPr="008531D1" w:rsidRDefault="007B4434" w:rsidP="008531D1">
            <w:pPr>
              <w:spacing w:line="480" w:lineRule="auto"/>
              <w:contextualSpacing/>
              <w:jc w:val="center"/>
              <w:rPr>
                <w:ins w:id="1713" w:author="Risa" w:date="2021-05-04T14:19:00Z"/>
                <w:rFonts w:eastAsia="Times New Roman"/>
                <w:color w:val="000000"/>
                <w:rPrChange w:id="1714" w:author="Nick Smith" w:date="2021-05-17T14:21:00Z">
                  <w:rPr>
                    <w:ins w:id="1715" w:author="Risa" w:date="2021-05-04T14:19:00Z"/>
                    <w:rFonts w:eastAsia="Times New Roman"/>
                    <w:color w:val="000000"/>
                    <w:sz w:val="20"/>
                    <w:szCs w:val="20"/>
                  </w:rPr>
                </w:rPrChange>
              </w:rPr>
              <w:pPrChange w:id="1716" w:author="Nick Smith" w:date="2021-05-17T14:21:00Z">
                <w:pPr>
                  <w:jc w:val="center"/>
                </w:pPr>
              </w:pPrChange>
            </w:pPr>
            <w:ins w:id="1717" w:author="Risa" w:date="2021-05-04T14:19:00Z">
              <w:r w:rsidRPr="008531D1">
                <w:rPr>
                  <w:rFonts w:eastAsia="Times New Roman"/>
                  <w:color w:val="000000"/>
                  <w:rPrChange w:id="1718" w:author="Nick Smith" w:date="2021-05-17T14:21:00Z">
                    <w:rPr>
                      <w:rFonts w:eastAsia="Times New Roman"/>
                      <w:color w:val="000000"/>
                      <w:sz w:val="20"/>
                      <w:szCs w:val="20"/>
                    </w:rPr>
                  </w:rPrChange>
                </w:rPr>
                <w:t>3.82%</w:t>
              </w:r>
            </w:ins>
          </w:p>
        </w:tc>
      </w:tr>
      <w:tr w:rsidR="007B4434" w:rsidRPr="00771C52" w14:paraId="0BB4A373" w14:textId="77777777" w:rsidTr="007B4434">
        <w:trPr>
          <w:trHeight w:val="320"/>
          <w:ins w:id="1719" w:author="Risa" w:date="2021-05-04T14:19:00Z"/>
          <w:trPrChange w:id="1720"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721" w:author="Risa" w:date="2021-05-04T17:18:00Z">
              <w:tcPr>
                <w:tcW w:w="1236" w:type="pct"/>
                <w:tcBorders>
                  <w:top w:val="nil"/>
                  <w:left w:val="nil"/>
                  <w:bottom w:val="nil"/>
                  <w:right w:val="nil"/>
                </w:tcBorders>
                <w:shd w:val="clear" w:color="auto" w:fill="auto"/>
                <w:noWrap/>
                <w:vAlign w:val="center"/>
                <w:hideMark/>
              </w:tcPr>
            </w:tcPrChange>
          </w:tcPr>
          <w:p w14:paraId="72555453" w14:textId="77777777" w:rsidR="007B4434" w:rsidRPr="008531D1" w:rsidRDefault="007B4434" w:rsidP="008531D1">
            <w:pPr>
              <w:spacing w:line="480" w:lineRule="auto"/>
              <w:contextualSpacing/>
              <w:rPr>
                <w:ins w:id="1722" w:author="Risa" w:date="2021-05-04T14:19:00Z"/>
                <w:rFonts w:eastAsia="Times New Roman"/>
                <w:color w:val="000000"/>
                <w:rPrChange w:id="1723" w:author="Nick Smith" w:date="2021-05-17T14:21:00Z">
                  <w:rPr>
                    <w:ins w:id="1724" w:author="Risa" w:date="2021-05-04T14:19:00Z"/>
                    <w:rFonts w:eastAsia="Times New Roman"/>
                    <w:color w:val="000000"/>
                    <w:sz w:val="20"/>
                    <w:szCs w:val="20"/>
                  </w:rPr>
                </w:rPrChange>
              </w:rPr>
              <w:pPrChange w:id="1725" w:author="Nick Smith" w:date="2021-05-17T14:21:00Z">
                <w:pPr/>
              </w:pPrChange>
            </w:pPr>
            <w:ins w:id="1726" w:author="Risa" w:date="2021-05-04T14:19:00Z">
              <w:r w:rsidRPr="008531D1">
                <w:rPr>
                  <w:rFonts w:eastAsia="Times New Roman"/>
                  <w:color w:val="000000"/>
                  <w:rPrChange w:id="1727" w:author="Nick Smith" w:date="2021-05-17T14:21:00Z">
                    <w:rPr>
                      <w:rFonts w:eastAsia="Times New Roman"/>
                      <w:color w:val="000000"/>
                      <w:sz w:val="20"/>
                      <w:szCs w:val="20"/>
                    </w:rPr>
                  </w:rPrChange>
                </w:rPr>
                <w:t>Soil K</w:t>
              </w:r>
              <w:r w:rsidRPr="008531D1">
                <w:rPr>
                  <w:rFonts w:eastAsia="Times New Roman"/>
                  <w:color w:val="000000"/>
                  <w:vertAlign w:val="subscript"/>
                  <w:rPrChange w:id="1728" w:author="Nick Smith" w:date="2021-05-17T14:21:00Z">
                    <w:rPr>
                      <w:rFonts w:eastAsia="Times New Roman"/>
                      <w:color w:val="000000"/>
                      <w:sz w:val="20"/>
                      <w:szCs w:val="20"/>
                      <w:vertAlign w:val="subscript"/>
                    </w:rPr>
                  </w:rPrChange>
                </w:rPr>
                <w:t>+µ</w:t>
              </w:r>
            </w:ins>
          </w:p>
        </w:tc>
        <w:tc>
          <w:tcPr>
            <w:tcW w:w="922" w:type="pct"/>
            <w:tcBorders>
              <w:top w:val="nil"/>
              <w:left w:val="nil"/>
              <w:bottom w:val="nil"/>
              <w:right w:val="nil"/>
            </w:tcBorders>
            <w:vAlign w:val="center"/>
            <w:tcPrChange w:id="1729" w:author="Risa" w:date="2021-05-04T17:18:00Z">
              <w:tcPr>
                <w:tcW w:w="922" w:type="pct"/>
                <w:tcBorders>
                  <w:top w:val="nil"/>
                  <w:left w:val="nil"/>
                  <w:bottom w:val="nil"/>
                  <w:right w:val="nil"/>
                </w:tcBorders>
              </w:tcPr>
            </w:tcPrChange>
          </w:tcPr>
          <w:p w14:paraId="0604E453" w14:textId="34F89E82" w:rsidR="007B4434" w:rsidRPr="008531D1" w:rsidRDefault="007B4434" w:rsidP="008531D1">
            <w:pPr>
              <w:spacing w:line="480" w:lineRule="auto"/>
              <w:contextualSpacing/>
              <w:jc w:val="center"/>
              <w:rPr>
                <w:ins w:id="1730" w:author="Risa" w:date="2021-05-04T17:18:00Z"/>
                <w:rFonts w:eastAsia="Times New Roman"/>
                <w:color w:val="000000"/>
                <w:rPrChange w:id="1731" w:author="Nick Smith" w:date="2021-05-17T14:21:00Z">
                  <w:rPr>
                    <w:ins w:id="1732" w:author="Risa" w:date="2021-05-04T17:18:00Z"/>
                    <w:rFonts w:eastAsia="Times New Roman"/>
                    <w:color w:val="000000"/>
                    <w:sz w:val="20"/>
                    <w:szCs w:val="20"/>
                  </w:rPr>
                </w:rPrChange>
              </w:rPr>
              <w:pPrChange w:id="1733" w:author="Nick Smith" w:date="2021-05-17T14:21:00Z">
                <w:pPr>
                  <w:jc w:val="center"/>
                </w:pPr>
              </w:pPrChange>
            </w:pPr>
            <w:ins w:id="1734" w:author="Risa" w:date="2021-05-04T17:18:00Z">
              <w:r w:rsidRPr="008531D1">
                <w:rPr>
                  <w:rFonts w:eastAsia="Times New Roman"/>
                  <w:color w:val="000000"/>
                  <w:rPrChange w:id="1735"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736" w:author="Risa" w:date="2021-05-04T17:18:00Z">
              <w:tcPr>
                <w:tcW w:w="922" w:type="pct"/>
                <w:tcBorders>
                  <w:top w:val="nil"/>
                  <w:left w:val="nil"/>
                  <w:bottom w:val="nil"/>
                  <w:right w:val="nil"/>
                </w:tcBorders>
                <w:shd w:val="clear" w:color="auto" w:fill="auto"/>
                <w:noWrap/>
                <w:vAlign w:val="center"/>
                <w:hideMark/>
              </w:tcPr>
            </w:tcPrChange>
          </w:tcPr>
          <w:p w14:paraId="4E90F6AD" w14:textId="6A562636" w:rsidR="007B4434" w:rsidRPr="008531D1" w:rsidRDefault="007B4434" w:rsidP="008531D1">
            <w:pPr>
              <w:spacing w:line="480" w:lineRule="auto"/>
              <w:contextualSpacing/>
              <w:jc w:val="center"/>
              <w:rPr>
                <w:ins w:id="1737" w:author="Risa" w:date="2021-05-04T14:19:00Z"/>
                <w:rFonts w:eastAsia="Times New Roman"/>
                <w:color w:val="000000"/>
                <w:rPrChange w:id="1738" w:author="Nick Smith" w:date="2021-05-17T14:21:00Z">
                  <w:rPr>
                    <w:ins w:id="1739" w:author="Risa" w:date="2021-05-04T14:19:00Z"/>
                    <w:rFonts w:eastAsia="Times New Roman"/>
                    <w:color w:val="000000"/>
                    <w:sz w:val="20"/>
                    <w:szCs w:val="20"/>
                  </w:rPr>
                </w:rPrChange>
              </w:rPr>
              <w:pPrChange w:id="1740" w:author="Nick Smith" w:date="2021-05-17T14:21:00Z">
                <w:pPr>
                  <w:jc w:val="center"/>
                </w:pPr>
              </w:pPrChange>
            </w:pPr>
            <w:ins w:id="1741" w:author="Risa" w:date="2021-05-04T14:19:00Z">
              <w:r w:rsidRPr="008531D1">
                <w:rPr>
                  <w:rFonts w:eastAsia="Times New Roman"/>
                  <w:color w:val="000000"/>
                  <w:rPrChange w:id="1742"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743" w:author="Risa" w:date="2021-05-04T17:18:00Z">
              <w:tcPr>
                <w:tcW w:w="922" w:type="pct"/>
                <w:tcBorders>
                  <w:top w:val="nil"/>
                  <w:left w:val="nil"/>
                  <w:bottom w:val="nil"/>
                  <w:right w:val="nil"/>
                </w:tcBorders>
                <w:shd w:val="clear" w:color="auto" w:fill="auto"/>
                <w:noWrap/>
                <w:vAlign w:val="center"/>
                <w:hideMark/>
              </w:tcPr>
            </w:tcPrChange>
          </w:tcPr>
          <w:p w14:paraId="2A5434DF" w14:textId="77777777" w:rsidR="007B4434" w:rsidRPr="008531D1" w:rsidRDefault="007B4434" w:rsidP="008531D1">
            <w:pPr>
              <w:spacing w:line="480" w:lineRule="auto"/>
              <w:contextualSpacing/>
              <w:jc w:val="center"/>
              <w:rPr>
                <w:ins w:id="1744" w:author="Risa" w:date="2021-05-04T14:19:00Z"/>
                <w:rFonts w:eastAsia="Times New Roman"/>
                <w:color w:val="000000"/>
                <w:rPrChange w:id="1745" w:author="Nick Smith" w:date="2021-05-17T14:21:00Z">
                  <w:rPr>
                    <w:ins w:id="1746" w:author="Risa" w:date="2021-05-04T14:19:00Z"/>
                    <w:rFonts w:eastAsia="Times New Roman"/>
                    <w:color w:val="000000"/>
                    <w:sz w:val="20"/>
                    <w:szCs w:val="20"/>
                  </w:rPr>
                </w:rPrChange>
              </w:rPr>
              <w:pPrChange w:id="1747" w:author="Nick Smith" w:date="2021-05-17T14:21:00Z">
                <w:pPr>
                  <w:jc w:val="center"/>
                </w:pPr>
              </w:pPrChange>
            </w:pPr>
            <w:ins w:id="1748" w:author="Risa" w:date="2021-05-04T14:19:00Z">
              <w:r w:rsidRPr="008531D1">
                <w:rPr>
                  <w:rFonts w:eastAsia="Times New Roman"/>
                  <w:color w:val="000000"/>
                  <w:rPrChange w:id="1749" w:author="Nick Smith" w:date="2021-05-17T14:21:00Z">
                    <w:rPr>
                      <w:rFonts w:eastAsia="Times New Roman"/>
                      <w:color w:val="000000"/>
                      <w:sz w:val="20"/>
                      <w:szCs w:val="20"/>
                    </w:rPr>
                  </w:rPrChange>
                </w:rPr>
                <w:t>0.506</w:t>
              </w:r>
            </w:ins>
          </w:p>
        </w:tc>
        <w:tc>
          <w:tcPr>
            <w:tcW w:w="998" w:type="pct"/>
            <w:tcBorders>
              <w:top w:val="nil"/>
              <w:left w:val="nil"/>
              <w:bottom w:val="nil"/>
              <w:right w:val="nil"/>
            </w:tcBorders>
            <w:shd w:val="clear" w:color="auto" w:fill="auto"/>
            <w:noWrap/>
            <w:vAlign w:val="center"/>
            <w:hideMark/>
            <w:tcPrChange w:id="1750" w:author="Risa" w:date="2021-05-04T17:18:00Z">
              <w:tcPr>
                <w:tcW w:w="998" w:type="pct"/>
                <w:tcBorders>
                  <w:top w:val="nil"/>
                  <w:left w:val="nil"/>
                  <w:bottom w:val="nil"/>
                  <w:right w:val="nil"/>
                </w:tcBorders>
                <w:shd w:val="clear" w:color="auto" w:fill="auto"/>
                <w:noWrap/>
                <w:vAlign w:val="center"/>
                <w:hideMark/>
              </w:tcPr>
            </w:tcPrChange>
          </w:tcPr>
          <w:p w14:paraId="7B7D29AC" w14:textId="77777777" w:rsidR="007B4434" w:rsidRPr="008531D1" w:rsidRDefault="007B4434" w:rsidP="008531D1">
            <w:pPr>
              <w:spacing w:line="480" w:lineRule="auto"/>
              <w:contextualSpacing/>
              <w:jc w:val="center"/>
              <w:rPr>
                <w:ins w:id="1751" w:author="Risa" w:date="2021-05-04T14:19:00Z"/>
                <w:rFonts w:eastAsia="Times New Roman"/>
                <w:color w:val="000000"/>
                <w:rPrChange w:id="1752" w:author="Nick Smith" w:date="2021-05-17T14:21:00Z">
                  <w:rPr>
                    <w:ins w:id="1753" w:author="Risa" w:date="2021-05-04T14:19:00Z"/>
                    <w:rFonts w:eastAsia="Times New Roman"/>
                    <w:color w:val="000000"/>
                    <w:sz w:val="20"/>
                    <w:szCs w:val="20"/>
                  </w:rPr>
                </w:rPrChange>
              </w:rPr>
              <w:pPrChange w:id="1754" w:author="Nick Smith" w:date="2021-05-17T14:21:00Z">
                <w:pPr>
                  <w:jc w:val="center"/>
                </w:pPr>
              </w:pPrChange>
            </w:pPr>
            <w:ins w:id="1755" w:author="Risa" w:date="2021-05-04T14:19:00Z">
              <w:r w:rsidRPr="008531D1">
                <w:rPr>
                  <w:rFonts w:eastAsia="Times New Roman"/>
                  <w:color w:val="000000"/>
                  <w:rPrChange w:id="1756" w:author="Nick Smith" w:date="2021-05-17T14:21:00Z">
                    <w:rPr>
                      <w:rFonts w:eastAsia="Times New Roman"/>
                      <w:color w:val="000000"/>
                      <w:sz w:val="20"/>
                      <w:szCs w:val="20"/>
                    </w:rPr>
                  </w:rPrChange>
                </w:rPr>
                <w:t>3.53%</w:t>
              </w:r>
            </w:ins>
          </w:p>
        </w:tc>
      </w:tr>
      <w:tr w:rsidR="007B4434" w:rsidRPr="00771C52" w14:paraId="2E043EC1" w14:textId="77777777" w:rsidTr="007B4434">
        <w:trPr>
          <w:trHeight w:val="320"/>
          <w:ins w:id="1757" w:author="Risa" w:date="2021-05-04T14:19:00Z"/>
          <w:trPrChange w:id="1758"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759" w:author="Risa" w:date="2021-05-04T17:18:00Z">
              <w:tcPr>
                <w:tcW w:w="1236" w:type="pct"/>
                <w:tcBorders>
                  <w:top w:val="nil"/>
                  <w:left w:val="nil"/>
                  <w:bottom w:val="nil"/>
                  <w:right w:val="nil"/>
                </w:tcBorders>
                <w:shd w:val="clear" w:color="auto" w:fill="auto"/>
                <w:noWrap/>
                <w:vAlign w:val="center"/>
                <w:hideMark/>
              </w:tcPr>
            </w:tcPrChange>
          </w:tcPr>
          <w:p w14:paraId="2BEF1EE9" w14:textId="77777777" w:rsidR="007B4434" w:rsidRPr="008531D1" w:rsidRDefault="007B4434" w:rsidP="008531D1">
            <w:pPr>
              <w:spacing w:line="480" w:lineRule="auto"/>
              <w:contextualSpacing/>
              <w:rPr>
                <w:ins w:id="1760" w:author="Risa" w:date="2021-05-04T14:19:00Z"/>
                <w:rFonts w:eastAsia="Times New Roman"/>
                <w:color w:val="000000"/>
                <w:rPrChange w:id="1761" w:author="Nick Smith" w:date="2021-05-17T14:21:00Z">
                  <w:rPr>
                    <w:ins w:id="1762" w:author="Risa" w:date="2021-05-04T14:19:00Z"/>
                    <w:rFonts w:eastAsia="Times New Roman"/>
                    <w:color w:val="000000"/>
                    <w:sz w:val="20"/>
                    <w:szCs w:val="20"/>
                  </w:rPr>
                </w:rPrChange>
              </w:rPr>
              <w:pPrChange w:id="1763" w:author="Nick Smith" w:date="2021-05-17T14:21:00Z">
                <w:pPr/>
              </w:pPrChange>
            </w:pPr>
            <w:ins w:id="1764" w:author="Risa" w:date="2021-05-04T14:19:00Z">
              <w:r w:rsidRPr="008531D1">
                <w:rPr>
                  <w:rFonts w:eastAsia="Times New Roman"/>
                  <w:color w:val="000000"/>
                  <w:rPrChange w:id="1765" w:author="Nick Smith" w:date="2021-05-17T14:21:00Z">
                    <w:rPr>
                      <w:rFonts w:eastAsia="Times New Roman"/>
                      <w:color w:val="000000"/>
                      <w:sz w:val="20"/>
                      <w:szCs w:val="20"/>
                    </w:rPr>
                  </w:rPrChange>
                </w:rPr>
                <w:t>N fixer</w:t>
              </w:r>
            </w:ins>
          </w:p>
        </w:tc>
        <w:tc>
          <w:tcPr>
            <w:tcW w:w="922" w:type="pct"/>
            <w:tcBorders>
              <w:top w:val="nil"/>
              <w:left w:val="nil"/>
              <w:bottom w:val="nil"/>
              <w:right w:val="nil"/>
            </w:tcBorders>
            <w:vAlign w:val="center"/>
            <w:tcPrChange w:id="1766" w:author="Risa" w:date="2021-05-04T17:18:00Z">
              <w:tcPr>
                <w:tcW w:w="922" w:type="pct"/>
                <w:tcBorders>
                  <w:top w:val="nil"/>
                  <w:left w:val="nil"/>
                  <w:bottom w:val="nil"/>
                  <w:right w:val="nil"/>
                </w:tcBorders>
              </w:tcPr>
            </w:tcPrChange>
          </w:tcPr>
          <w:p w14:paraId="2186C2F2" w14:textId="40E5A257" w:rsidR="007B4434" w:rsidRPr="008531D1" w:rsidRDefault="007B4434" w:rsidP="008531D1">
            <w:pPr>
              <w:spacing w:line="480" w:lineRule="auto"/>
              <w:contextualSpacing/>
              <w:jc w:val="center"/>
              <w:rPr>
                <w:ins w:id="1767" w:author="Risa" w:date="2021-05-04T17:18:00Z"/>
                <w:rFonts w:eastAsia="Times New Roman"/>
                <w:color w:val="000000"/>
                <w:rPrChange w:id="1768" w:author="Nick Smith" w:date="2021-05-17T14:21:00Z">
                  <w:rPr>
                    <w:ins w:id="1769" w:author="Risa" w:date="2021-05-04T17:18:00Z"/>
                    <w:rFonts w:eastAsia="Times New Roman"/>
                    <w:color w:val="000000"/>
                    <w:sz w:val="20"/>
                    <w:szCs w:val="20"/>
                  </w:rPr>
                </w:rPrChange>
              </w:rPr>
              <w:pPrChange w:id="1770" w:author="Nick Smith" w:date="2021-05-17T14:21:00Z">
                <w:pPr>
                  <w:jc w:val="center"/>
                </w:pPr>
              </w:pPrChange>
            </w:pPr>
            <w:ins w:id="1771" w:author="Risa" w:date="2021-05-04T17:18:00Z">
              <w:r w:rsidRPr="008531D1">
                <w:rPr>
                  <w:rFonts w:eastAsia="Times New Roman"/>
                  <w:color w:val="000000"/>
                  <w:rPrChange w:id="1772"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773" w:author="Risa" w:date="2021-05-04T17:18:00Z">
              <w:tcPr>
                <w:tcW w:w="922" w:type="pct"/>
                <w:tcBorders>
                  <w:top w:val="nil"/>
                  <w:left w:val="nil"/>
                  <w:bottom w:val="nil"/>
                  <w:right w:val="nil"/>
                </w:tcBorders>
                <w:shd w:val="clear" w:color="auto" w:fill="auto"/>
                <w:noWrap/>
                <w:vAlign w:val="center"/>
                <w:hideMark/>
              </w:tcPr>
            </w:tcPrChange>
          </w:tcPr>
          <w:p w14:paraId="0F81A9F6" w14:textId="04B7FD8D" w:rsidR="007B4434" w:rsidRPr="008531D1" w:rsidRDefault="007B4434" w:rsidP="008531D1">
            <w:pPr>
              <w:spacing w:line="480" w:lineRule="auto"/>
              <w:contextualSpacing/>
              <w:jc w:val="center"/>
              <w:rPr>
                <w:ins w:id="1774" w:author="Risa" w:date="2021-05-04T14:19:00Z"/>
                <w:rFonts w:eastAsia="Times New Roman"/>
                <w:color w:val="000000"/>
                <w:rPrChange w:id="1775" w:author="Nick Smith" w:date="2021-05-17T14:21:00Z">
                  <w:rPr>
                    <w:ins w:id="1776" w:author="Risa" w:date="2021-05-04T14:19:00Z"/>
                    <w:rFonts w:eastAsia="Times New Roman"/>
                    <w:color w:val="000000"/>
                    <w:sz w:val="20"/>
                    <w:szCs w:val="20"/>
                  </w:rPr>
                </w:rPrChange>
              </w:rPr>
              <w:pPrChange w:id="1777" w:author="Nick Smith" w:date="2021-05-17T14:21:00Z">
                <w:pPr>
                  <w:jc w:val="center"/>
                </w:pPr>
              </w:pPrChange>
            </w:pPr>
            <w:ins w:id="1778" w:author="Risa" w:date="2021-05-04T14:19:00Z">
              <w:r w:rsidRPr="008531D1">
                <w:rPr>
                  <w:rFonts w:eastAsia="Times New Roman"/>
                  <w:color w:val="000000"/>
                  <w:rPrChange w:id="1779"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780" w:author="Risa" w:date="2021-05-04T17:18:00Z">
              <w:tcPr>
                <w:tcW w:w="922" w:type="pct"/>
                <w:tcBorders>
                  <w:top w:val="nil"/>
                  <w:left w:val="nil"/>
                  <w:bottom w:val="nil"/>
                  <w:right w:val="nil"/>
                </w:tcBorders>
                <w:shd w:val="clear" w:color="auto" w:fill="auto"/>
                <w:noWrap/>
                <w:vAlign w:val="center"/>
                <w:hideMark/>
              </w:tcPr>
            </w:tcPrChange>
          </w:tcPr>
          <w:p w14:paraId="7C62099F" w14:textId="77777777" w:rsidR="007B4434" w:rsidRPr="008531D1" w:rsidRDefault="007B4434" w:rsidP="008531D1">
            <w:pPr>
              <w:spacing w:line="480" w:lineRule="auto"/>
              <w:contextualSpacing/>
              <w:jc w:val="center"/>
              <w:rPr>
                <w:ins w:id="1781" w:author="Risa" w:date="2021-05-04T14:19:00Z"/>
                <w:rFonts w:eastAsia="Times New Roman"/>
                <w:b/>
                <w:bCs/>
                <w:color w:val="000000"/>
                <w:rPrChange w:id="1782" w:author="Nick Smith" w:date="2021-05-17T14:21:00Z">
                  <w:rPr>
                    <w:ins w:id="1783" w:author="Risa" w:date="2021-05-04T14:19:00Z"/>
                    <w:rFonts w:eastAsia="Times New Roman"/>
                    <w:b/>
                    <w:bCs/>
                    <w:color w:val="000000"/>
                    <w:sz w:val="20"/>
                    <w:szCs w:val="20"/>
                  </w:rPr>
                </w:rPrChange>
              </w:rPr>
              <w:pPrChange w:id="1784" w:author="Nick Smith" w:date="2021-05-17T14:21:00Z">
                <w:pPr>
                  <w:jc w:val="center"/>
                </w:pPr>
              </w:pPrChange>
            </w:pPr>
            <w:ins w:id="1785" w:author="Risa" w:date="2021-05-04T14:19:00Z">
              <w:r w:rsidRPr="008531D1">
                <w:rPr>
                  <w:b/>
                  <w:bCs/>
                  <w:color w:val="000000"/>
                  <w:rPrChange w:id="1786"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1787" w:author="Risa" w:date="2021-05-04T17:18:00Z">
              <w:tcPr>
                <w:tcW w:w="998" w:type="pct"/>
                <w:tcBorders>
                  <w:top w:val="nil"/>
                  <w:left w:val="nil"/>
                  <w:bottom w:val="nil"/>
                  <w:right w:val="nil"/>
                </w:tcBorders>
                <w:shd w:val="clear" w:color="auto" w:fill="auto"/>
                <w:noWrap/>
                <w:vAlign w:val="center"/>
                <w:hideMark/>
              </w:tcPr>
            </w:tcPrChange>
          </w:tcPr>
          <w:p w14:paraId="58180EFF" w14:textId="77777777" w:rsidR="007B4434" w:rsidRPr="008531D1" w:rsidRDefault="007B4434" w:rsidP="008531D1">
            <w:pPr>
              <w:spacing w:line="480" w:lineRule="auto"/>
              <w:contextualSpacing/>
              <w:jc w:val="center"/>
              <w:rPr>
                <w:ins w:id="1788" w:author="Risa" w:date="2021-05-04T14:19:00Z"/>
                <w:rFonts w:eastAsia="Times New Roman"/>
                <w:color w:val="000000"/>
                <w:rPrChange w:id="1789" w:author="Nick Smith" w:date="2021-05-17T14:21:00Z">
                  <w:rPr>
                    <w:ins w:id="1790" w:author="Risa" w:date="2021-05-04T14:19:00Z"/>
                    <w:rFonts w:eastAsia="Times New Roman"/>
                    <w:color w:val="000000"/>
                    <w:sz w:val="20"/>
                    <w:szCs w:val="20"/>
                  </w:rPr>
                </w:rPrChange>
              </w:rPr>
              <w:pPrChange w:id="1791" w:author="Nick Smith" w:date="2021-05-17T14:21:00Z">
                <w:pPr>
                  <w:jc w:val="center"/>
                </w:pPr>
              </w:pPrChange>
            </w:pPr>
            <w:ins w:id="1792" w:author="Risa" w:date="2021-05-04T14:19:00Z">
              <w:r w:rsidRPr="008531D1">
                <w:rPr>
                  <w:rFonts w:eastAsia="Times New Roman"/>
                  <w:color w:val="000000"/>
                  <w:rPrChange w:id="1793" w:author="Nick Smith" w:date="2021-05-17T14:21:00Z">
                    <w:rPr>
                      <w:rFonts w:eastAsia="Times New Roman"/>
                      <w:color w:val="000000"/>
                      <w:sz w:val="20"/>
                      <w:szCs w:val="20"/>
                    </w:rPr>
                  </w:rPrChange>
                </w:rPr>
                <w:t>4.42%</w:t>
              </w:r>
            </w:ins>
          </w:p>
        </w:tc>
      </w:tr>
      <w:tr w:rsidR="007B4434" w:rsidRPr="00771C52" w14:paraId="34144387" w14:textId="77777777" w:rsidTr="007B4434">
        <w:trPr>
          <w:trHeight w:val="320"/>
          <w:ins w:id="1794" w:author="Risa" w:date="2021-05-04T14:19:00Z"/>
          <w:trPrChange w:id="1795"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796" w:author="Risa" w:date="2021-05-04T17:18:00Z">
              <w:tcPr>
                <w:tcW w:w="1236" w:type="pct"/>
                <w:tcBorders>
                  <w:top w:val="nil"/>
                  <w:left w:val="nil"/>
                  <w:bottom w:val="nil"/>
                  <w:right w:val="nil"/>
                </w:tcBorders>
                <w:shd w:val="clear" w:color="auto" w:fill="auto"/>
                <w:noWrap/>
                <w:vAlign w:val="center"/>
                <w:hideMark/>
              </w:tcPr>
            </w:tcPrChange>
          </w:tcPr>
          <w:p w14:paraId="73E83E16" w14:textId="0AA4AB61" w:rsidR="007B4434" w:rsidRPr="008531D1" w:rsidRDefault="007B4434" w:rsidP="008531D1">
            <w:pPr>
              <w:spacing w:line="480" w:lineRule="auto"/>
              <w:contextualSpacing/>
              <w:rPr>
                <w:ins w:id="1797" w:author="Risa" w:date="2021-05-04T14:19:00Z"/>
                <w:rFonts w:eastAsia="Times New Roman"/>
                <w:color w:val="000000"/>
                <w:rPrChange w:id="1798" w:author="Nick Smith" w:date="2021-05-17T14:21:00Z">
                  <w:rPr>
                    <w:ins w:id="1799" w:author="Risa" w:date="2021-05-04T14:19:00Z"/>
                    <w:rFonts w:eastAsia="Times New Roman"/>
                    <w:color w:val="000000"/>
                    <w:sz w:val="20"/>
                    <w:szCs w:val="20"/>
                  </w:rPr>
                </w:rPrChange>
              </w:rPr>
              <w:pPrChange w:id="1800" w:author="Nick Smith" w:date="2021-05-17T14:21:00Z">
                <w:pPr/>
              </w:pPrChange>
            </w:pPr>
            <w:ins w:id="1801" w:author="Risa" w:date="2021-05-04T16:44:00Z">
              <w:r w:rsidRPr="008531D1">
                <w:rPr>
                  <w:rFonts w:eastAsia="Times New Roman"/>
                  <w:color w:val="000000"/>
                  <w:rPrChange w:id="1802" w:author="Nick Smith" w:date="2021-05-17T14:21:00Z">
                    <w:rPr>
                      <w:rFonts w:eastAsia="Times New Roman"/>
                      <w:color w:val="000000"/>
                      <w:sz w:val="20"/>
                      <w:szCs w:val="20"/>
                    </w:rPr>
                  </w:rPrChange>
                </w:rPr>
                <w:t>Photosynthetic pathway (</w:t>
              </w:r>
            </w:ins>
            <w:ins w:id="1803" w:author="Risa" w:date="2021-05-04T14:19:00Z">
              <w:r w:rsidRPr="008531D1">
                <w:rPr>
                  <w:rFonts w:eastAsia="Times New Roman"/>
                  <w:color w:val="000000"/>
                  <w:rPrChange w:id="1804" w:author="Nick Smith" w:date="2021-05-17T14:21:00Z">
                    <w:rPr>
                      <w:rFonts w:eastAsia="Times New Roman"/>
                      <w:color w:val="000000"/>
                      <w:sz w:val="20"/>
                      <w:szCs w:val="20"/>
                    </w:rPr>
                  </w:rPrChange>
                </w:rPr>
                <w:t>C</w:t>
              </w:r>
              <w:r w:rsidRPr="008531D1">
                <w:rPr>
                  <w:rFonts w:eastAsia="Times New Roman"/>
                  <w:color w:val="000000"/>
                  <w:vertAlign w:val="subscript"/>
                  <w:rPrChange w:id="1805" w:author="Nick Smith" w:date="2021-05-17T14:21:00Z">
                    <w:rPr>
                      <w:rFonts w:eastAsia="Times New Roman"/>
                      <w:color w:val="000000"/>
                      <w:sz w:val="20"/>
                      <w:szCs w:val="20"/>
                    </w:rPr>
                  </w:rPrChange>
                </w:rPr>
                <w:t>3</w:t>
              </w:r>
              <w:r w:rsidRPr="008531D1">
                <w:rPr>
                  <w:rFonts w:eastAsia="Times New Roman"/>
                  <w:color w:val="000000"/>
                  <w:rPrChange w:id="1806" w:author="Nick Smith" w:date="2021-05-17T14:21:00Z">
                    <w:rPr>
                      <w:rFonts w:eastAsia="Times New Roman"/>
                      <w:color w:val="000000"/>
                      <w:sz w:val="20"/>
                      <w:szCs w:val="20"/>
                    </w:rPr>
                  </w:rPrChange>
                </w:rPr>
                <w:t>/C</w:t>
              </w:r>
              <w:r w:rsidRPr="008531D1">
                <w:rPr>
                  <w:rFonts w:eastAsia="Times New Roman"/>
                  <w:color w:val="000000"/>
                  <w:vertAlign w:val="subscript"/>
                  <w:rPrChange w:id="1807" w:author="Nick Smith" w:date="2021-05-17T14:21:00Z">
                    <w:rPr>
                      <w:rFonts w:eastAsia="Times New Roman"/>
                      <w:color w:val="000000"/>
                      <w:sz w:val="20"/>
                      <w:szCs w:val="20"/>
                    </w:rPr>
                  </w:rPrChange>
                </w:rPr>
                <w:t>4</w:t>
              </w:r>
            </w:ins>
            <w:ins w:id="1808" w:author="Risa" w:date="2021-05-04T16:44:00Z">
              <w:r w:rsidRPr="008531D1">
                <w:rPr>
                  <w:rFonts w:eastAsia="Times New Roman"/>
                  <w:color w:val="000000"/>
                  <w:rPrChange w:id="1809" w:author="Nick Smith" w:date="2021-05-17T14:21:00Z">
                    <w:rPr>
                      <w:rFonts w:eastAsia="Times New Roman"/>
                      <w:color w:val="000000"/>
                      <w:sz w:val="20"/>
                      <w:szCs w:val="20"/>
                    </w:rPr>
                  </w:rPrChange>
                </w:rPr>
                <w:t>)</w:t>
              </w:r>
            </w:ins>
          </w:p>
        </w:tc>
        <w:tc>
          <w:tcPr>
            <w:tcW w:w="922" w:type="pct"/>
            <w:tcBorders>
              <w:top w:val="nil"/>
              <w:left w:val="nil"/>
              <w:bottom w:val="nil"/>
              <w:right w:val="nil"/>
            </w:tcBorders>
            <w:vAlign w:val="center"/>
            <w:tcPrChange w:id="1810" w:author="Risa" w:date="2021-05-04T17:18:00Z">
              <w:tcPr>
                <w:tcW w:w="922" w:type="pct"/>
                <w:tcBorders>
                  <w:top w:val="nil"/>
                  <w:left w:val="nil"/>
                  <w:bottom w:val="nil"/>
                  <w:right w:val="nil"/>
                </w:tcBorders>
              </w:tcPr>
            </w:tcPrChange>
          </w:tcPr>
          <w:p w14:paraId="517A99C3" w14:textId="4491B786" w:rsidR="007B4434" w:rsidRPr="008531D1" w:rsidRDefault="007B4434" w:rsidP="008531D1">
            <w:pPr>
              <w:spacing w:line="480" w:lineRule="auto"/>
              <w:contextualSpacing/>
              <w:jc w:val="center"/>
              <w:rPr>
                <w:ins w:id="1811" w:author="Risa" w:date="2021-05-04T17:18:00Z"/>
                <w:rFonts w:eastAsia="Times New Roman"/>
                <w:color w:val="000000"/>
                <w:rPrChange w:id="1812" w:author="Nick Smith" w:date="2021-05-17T14:21:00Z">
                  <w:rPr>
                    <w:ins w:id="1813" w:author="Risa" w:date="2021-05-04T17:18:00Z"/>
                    <w:rFonts w:eastAsia="Times New Roman"/>
                    <w:color w:val="000000"/>
                    <w:sz w:val="20"/>
                    <w:szCs w:val="20"/>
                  </w:rPr>
                </w:rPrChange>
              </w:rPr>
              <w:pPrChange w:id="1814" w:author="Nick Smith" w:date="2021-05-17T14:21:00Z">
                <w:pPr>
                  <w:jc w:val="center"/>
                </w:pPr>
              </w:pPrChange>
            </w:pPr>
            <w:ins w:id="1815" w:author="Risa" w:date="2021-05-04T17:18:00Z">
              <w:r w:rsidRPr="008531D1">
                <w:rPr>
                  <w:rFonts w:eastAsia="Times New Roman"/>
                  <w:color w:val="000000"/>
                  <w:rPrChange w:id="1816"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817" w:author="Risa" w:date="2021-05-04T17:18:00Z">
              <w:tcPr>
                <w:tcW w:w="922" w:type="pct"/>
                <w:tcBorders>
                  <w:top w:val="nil"/>
                  <w:left w:val="nil"/>
                  <w:bottom w:val="nil"/>
                  <w:right w:val="nil"/>
                </w:tcBorders>
                <w:shd w:val="clear" w:color="auto" w:fill="auto"/>
                <w:noWrap/>
                <w:vAlign w:val="center"/>
                <w:hideMark/>
              </w:tcPr>
            </w:tcPrChange>
          </w:tcPr>
          <w:p w14:paraId="2FA2D93D" w14:textId="49F184A5" w:rsidR="007B4434" w:rsidRPr="008531D1" w:rsidRDefault="007B4434" w:rsidP="008531D1">
            <w:pPr>
              <w:spacing w:line="480" w:lineRule="auto"/>
              <w:contextualSpacing/>
              <w:jc w:val="center"/>
              <w:rPr>
                <w:ins w:id="1818" w:author="Risa" w:date="2021-05-04T14:19:00Z"/>
                <w:rFonts w:eastAsia="Times New Roman"/>
                <w:color w:val="000000"/>
                <w:rPrChange w:id="1819" w:author="Nick Smith" w:date="2021-05-17T14:21:00Z">
                  <w:rPr>
                    <w:ins w:id="1820" w:author="Risa" w:date="2021-05-04T14:19:00Z"/>
                    <w:rFonts w:eastAsia="Times New Roman"/>
                    <w:color w:val="000000"/>
                    <w:sz w:val="20"/>
                    <w:szCs w:val="20"/>
                  </w:rPr>
                </w:rPrChange>
              </w:rPr>
              <w:pPrChange w:id="1821" w:author="Nick Smith" w:date="2021-05-17T14:21:00Z">
                <w:pPr>
                  <w:jc w:val="center"/>
                </w:pPr>
              </w:pPrChange>
            </w:pPr>
            <w:ins w:id="1822" w:author="Risa" w:date="2021-05-04T14:19:00Z">
              <w:r w:rsidRPr="008531D1">
                <w:rPr>
                  <w:rFonts w:eastAsia="Times New Roman"/>
                  <w:color w:val="000000"/>
                  <w:rPrChange w:id="1823"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824" w:author="Risa" w:date="2021-05-04T17:18:00Z">
              <w:tcPr>
                <w:tcW w:w="922" w:type="pct"/>
                <w:tcBorders>
                  <w:top w:val="nil"/>
                  <w:left w:val="nil"/>
                  <w:bottom w:val="nil"/>
                  <w:right w:val="nil"/>
                </w:tcBorders>
                <w:shd w:val="clear" w:color="auto" w:fill="auto"/>
                <w:noWrap/>
                <w:vAlign w:val="center"/>
                <w:hideMark/>
              </w:tcPr>
            </w:tcPrChange>
          </w:tcPr>
          <w:p w14:paraId="1574CDC2" w14:textId="77777777" w:rsidR="007B4434" w:rsidRPr="008531D1" w:rsidRDefault="007B4434" w:rsidP="008531D1">
            <w:pPr>
              <w:spacing w:line="480" w:lineRule="auto"/>
              <w:contextualSpacing/>
              <w:jc w:val="center"/>
              <w:rPr>
                <w:ins w:id="1825" w:author="Risa" w:date="2021-05-04T14:19:00Z"/>
                <w:rFonts w:eastAsia="Times New Roman"/>
                <w:b/>
                <w:bCs/>
                <w:color w:val="000000"/>
                <w:rPrChange w:id="1826" w:author="Nick Smith" w:date="2021-05-17T14:21:00Z">
                  <w:rPr>
                    <w:ins w:id="1827" w:author="Risa" w:date="2021-05-04T14:19:00Z"/>
                    <w:rFonts w:eastAsia="Times New Roman"/>
                    <w:b/>
                    <w:bCs/>
                    <w:color w:val="000000"/>
                    <w:sz w:val="20"/>
                    <w:szCs w:val="20"/>
                  </w:rPr>
                </w:rPrChange>
              </w:rPr>
              <w:pPrChange w:id="1828" w:author="Nick Smith" w:date="2021-05-17T14:21:00Z">
                <w:pPr>
                  <w:jc w:val="center"/>
                </w:pPr>
              </w:pPrChange>
            </w:pPr>
            <w:ins w:id="1829" w:author="Risa" w:date="2021-05-04T14:19:00Z">
              <w:r w:rsidRPr="008531D1">
                <w:rPr>
                  <w:b/>
                  <w:bCs/>
                  <w:color w:val="000000"/>
                  <w:rPrChange w:id="1830"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1831" w:author="Risa" w:date="2021-05-04T17:18:00Z">
              <w:tcPr>
                <w:tcW w:w="998" w:type="pct"/>
                <w:tcBorders>
                  <w:top w:val="nil"/>
                  <w:left w:val="nil"/>
                  <w:bottom w:val="nil"/>
                  <w:right w:val="nil"/>
                </w:tcBorders>
                <w:shd w:val="clear" w:color="auto" w:fill="auto"/>
                <w:noWrap/>
                <w:vAlign w:val="center"/>
                <w:hideMark/>
              </w:tcPr>
            </w:tcPrChange>
          </w:tcPr>
          <w:p w14:paraId="3D0641BA" w14:textId="77777777" w:rsidR="007B4434" w:rsidRPr="008531D1" w:rsidRDefault="007B4434" w:rsidP="008531D1">
            <w:pPr>
              <w:spacing w:line="480" w:lineRule="auto"/>
              <w:contextualSpacing/>
              <w:jc w:val="center"/>
              <w:rPr>
                <w:ins w:id="1832" w:author="Risa" w:date="2021-05-04T14:19:00Z"/>
                <w:rFonts w:eastAsia="Times New Roman"/>
                <w:color w:val="000000"/>
                <w:rPrChange w:id="1833" w:author="Nick Smith" w:date="2021-05-17T14:21:00Z">
                  <w:rPr>
                    <w:ins w:id="1834" w:author="Risa" w:date="2021-05-04T14:19:00Z"/>
                    <w:rFonts w:eastAsia="Times New Roman"/>
                    <w:color w:val="000000"/>
                    <w:sz w:val="20"/>
                    <w:szCs w:val="20"/>
                  </w:rPr>
                </w:rPrChange>
              </w:rPr>
              <w:pPrChange w:id="1835" w:author="Nick Smith" w:date="2021-05-17T14:21:00Z">
                <w:pPr>
                  <w:jc w:val="center"/>
                </w:pPr>
              </w:pPrChange>
            </w:pPr>
            <w:ins w:id="1836" w:author="Risa" w:date="2021-05-04T14:19:00Z">
              <w:r w:rsidRPr="008531D1">
                <w:rPr>
                  <w:rFonts w:eastAsia="Times New Roman"/>
                  <w:color w:val="000000"/>
                  <w:rPrChange w:id="1837" w:author="Nick Smith" w:date="2021-05-17T14:21:00Z">
                    <w:rPr>
                      <w:rFonts w:eastAsia="Times New Roman"/>
                      <w:color w:val="000000"/>
                      <w:sz w:val="20"/>
                      <w:szCs w:val="20"/>
                    </w:rPr>
                  </w:rPrChange>
                </w:rPr>
                <w:t>8.93%</w:t>
              </w:r>
            </w:ins>
          </w:p>
        </w:tc>
      </w:tr>
      <w:tr w:rsidR="007B4434" w:rsidRPr="00771C52" w14:paraId="235933CA" w14:textId="77777777" w:rsidTr="007B4434">
        <w:trPr>
          <w:trHeight w:val="320"/>
          <w:ins w:id="1838" w:author="Risa" w:date="2021-05-04T14:19:00Z"/>
          <w:trPrChange w:id="1839"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840" w:author="Risa" w:date="2021-05-04T17:18:00Z">
              <w:tcPr>
                <w:tcW w:w="1236" w:type="pct"/>
                <w:tcBorders>
                  <w:top w:val="nil"/>
                  <w:left w:val="nil"/>
                  <w:bottom w:val="nil"/>
                  <w:right w:val="nil"/>
                </w:tcBorders>
                <w:shd w:val="clear" w:color="auto" w:fill="auto"/>
                <w:noWrap/>
                <w:vAlign w:val="center"/>
                <w:hideMark/>
              </w:tcPr>
            </w:tcPrChange>
          </w:tcPr>
          <w:p w14:paraId="086F6C69" w14:textId="77777777" w:rsidR="007B4434" w:rsidRPr="008531D1" w:rsidRDefault="007B4434" w:rsidP="008531D1">
            <w:pPr>
              <w:spacing w:line="480" w:lineRule="auto"/>
              <w:contextualSpacing/>
              <w:rPr>
                <w:ins w:id="1841" w:author="Risa" w:date="2021-05-04T14:19:00Z"/>
                <w:rFonts w:eastAsia="Times New Roman"/>
                <w:color w:val="000000"/>
                <w:rPrChange w:id="1842" w:author="Nick Smith" w:date="2021-05-17T14:21:00Z">
                  <w:rPr>
                    <w:ins w:id="1843" w:author="Risa" w:date="2021-05-04T14:19:00Z"/>
                    <w:rFonts w:eastAsia="Times New Roman"/>
                    <w:color w:val="000000"/>
                    <w:sz w:val="20"/>
                    <w:szCs w:val="20"/>
                  </w:rPr>
                </w:rPrChange>
              </w:rPr>
              <w:pPrChange w:id="1844" w:author="Nick Smith" w:date="2021-05-17T14:21:00Z">
                <w:pPr/>
              </w:pPrChange>
            </w:pPr>
            <w:ins w:id="1845" w:author="Risa" w:date="2021-05-04T14:19:00Z">
              <w:r w:rsidRPr="008531D1">
                <w:rPr>
                  <w:rFonts w:eastAsia="Times New Roman"/>
                  <w:color w:val="000000"/>
                  <w:rPrChange w:id="1846" w:author="Nick Smith" w:date="2021-05-17T14:21:00Z">
                    <w:rPr>
                      <w:rFonts w:eastAsia="Times New Roman"/>
                      <w:color w:val="000000"/>
                      <w:sz w:val="20"/>
                      <w:szCs w:val="20"/>
                    </w:rPr>
                  </w:rPrChange>
                </w:rPr>
                <w:t>Soil N x Soil P</w:t>
              </w:r>
            </w:ins>
          </w:p>
        </w:tc>
        <w:tc>
          <w:tcPr>
            <w:tcW w:w="922" w:type="pct"/>
            <w:tcBorders>
              <w:top w:val="nil"/>
              <w:left w:val="nil"/>
              <w:bottom w:val="nil"/>
              <w:right w:val="nil"/>
            </w:tcBorders>
            <w:vAlign w:val="center"/>
            <w:tcPrChange w:id="1847" w:author="Risa" w:date="2021-05-04T17:18:00Z">
              <w:tcPr>
                <w:tcW w:w="922" w:type="pct"/>
                <w:tcBorders>
                  <w:top w:val="nil"/>
                  <w:left w:val="nil"/>
                  <w:bottom w:val="nil"/>
                  <w:right w:val="nil"/>
                </w:tcBorders>
              </w:tcPr>
            </w:tcPrChange>
          </w:tcPr>
          <w:p w14:paraId="5D8316AA" w14:textId="253A7A4E" w:rsidR="007B4434" w:rsidRPr="008531D1" w:rsidRDefault="007B4434" w:rsidP="008531D1">
            <w:pPr>
              <w:spacing w:line="480" w:lineRule="auto"/>
              <w:contextualSpacing/>
              <w:jc w:val="center"/>
              <w:rPr>
                <w:ins w:id="1848" w:author="Risa" w:date="2021-05-04T17:18:00Z"/>
                <w:rFonts w:eastAsia="Times New Roman"/>
                <w:color w:val="000000"/>
                <w:rPrChange w:id="1849" w:author="Nick Smith" w:date="2021-05-17T14:21:00Z">
                  <w:rPr>
                    <w:ins w:id="1850" w:author="Risa" w:date="2021-05-04T17:18:00Z"/>
                    <w:rFonts w:eastAsia="Times New Roman"/>
                    <w:color w:val="000000"/>
                    <w:sz w:val="20"/>
                    <w:szCs w:val="20"/>
                  </w:rPr>
                </w:rPrChange>
              </w:rPr>
              <w:pPrChange w:id="1851" w:author="Nick Smith" w:date="2021-05-17T14:21:00Z">
                <w:pPr>
                  <w:jc w:val="center"/>
                </w:pPr>
              </w:pPrChange>
            </w:pPr>
            <w:ins w:id="1852" w:author="Risa" w:date="2021-05-04T17:18:00Z">
              <w:r w:rsidRPr="008531D1">
                <w:rPr>
                  <w:rFonts w:eastAsia="Times New Roman"/>
                  <w:color w:val="000000"/>
                  <w:rPrChange w:id="1853"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854" w:author="Risa" w:date="2021-05-04T17:18:00Z">
              <w:tcPr>
                <w:tcW w:w="922" w:type="pct"/>
                <w:tcBorders>
                  <w:top w:val="nil"/>
                  <w:left w:val="nil"/>
                  <w:bottom w:val="nil"/>
                  <w:right w:val="nil"/>
                </w:tcBorders>
                <w:shd w:val="clear" w:color="auto" w:fill="auto"/>
                <w:noWrap/>
                <w:vAlign w:val="center"/>
                <w:hideMark/>
              </w:tcPr>
            </w:tcPrChange>
          </w:tcPr>
          <w:p w14:paraId="359EADDE" w14:textId="6769B64A" w:rsidR="007B4434" w:rsidRPr="008531D1" w:rsidRDefault="007B4434" w:rsidP="008531D1">
            <w:pPr>
              <w:spacing w:line="480" w:lineRule="auto"/>
              <w:contextualSpacing/>
              <w:jc w:val="center"/>
              <w:rPr>
                <w:ins w:id="1855" w:author="Risa" w:date="2021-05-04T14:19:00Z"/>
                <w:rFonts w:eastAsia="Times New Roman"/>
                <w:color w:val="000000"/>
                <w:rPrChange w:id="1856" w:author="Nick Smith" w:date="2021-05-17T14:21:00Z">
                  <w:rPr>
                    <w:ins w:id="1857" w:author="Risa" w:date="2021-05-04T14:19:00Z"/>
                    <w:rFonts w:eastAsia="Times New Roman"/>
                    <w:color w:val="000000"/>
                    <w:sz w:val="20"/>
                    <w:szCs w:val="20"/>
                  </w:rPr>
                </w:rPrChange>
              </w:rPr>
              <w:pPrChange w:id="1858" w:author="Nick Smith" w:date="2021-05-17T14:21:00Z">
                <w:pPr>
                  <w:jc w:val="center"/>
                </w:pPr>
              </w:pPrChange>
            </w:pPr>
            <w:ins w:id="1859" w:author="Risa" w:date="2021-05-04T14:19:00Z">
              <w:r w:rsidRPr="008531D1">
                <w:rPr>
                  <w:rFonts w:eastAsia="Times New Roman"/>
                  <w:color w:val="000000"/>
                  <w:rPrChange w:id="1860"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861" w:author="Risa" w:date="2021-05-04T17:18:00Z">
              <w:tcPr>
                <w:tcW w:w="922" w:type="pct"/>
                <w:tcBorders>
                  <w:top w:val="nil"/>
                  <w:left w:val="nil"/>
                  <w:bottom w:val="nil"/>
                  <w:right w:val="nil"/>
                </w:tcBorders>
                <w:shd w:val="clear" w:color="auto" w:fill="auto"/>
                <w:noWrap/>
                <w:vAlign w:val="center"/>
                <w:hideMark/>
              </w:tcPr>
            </w:tcPrChange>
          </w:tcPr>
          <w:p w14:paraId="2381008E" w14:textId="77777777" w:rsidR="007B4434" w:rsidRPr="008531D1" w:rsidRDefault="007B4434" w:rsidP="008531D1">
            <w:pPr>
              <w:spacing w:line="480" w:lineRule="auto"/>
              <w:contextualSpacing/>
              <w:jc w:val="center"/>
              <w:rPr>
                <w:ins w:id="1862" w:author="Risa" w:date="2021-05-04T14:19:00Z"/>
                <w:rFonts w:eastAsia="Times New Roman"/>
                <w:i/>
                <w:iCs/>
                <w:color w:val="000000"/>
                <w:rPrChange w:id="1863" w:author="Nick Smith" w:date="2021-05-17T14:21:00Z">
                  <w:rPr>
                    <w:ins w:id="1864" w:author="Risa" w:date="2021-05-04T14:19:00Z"/>
                    <w:rFonts w:eastAsia="Times New Roman"/>
                    <w:i/>
                    <w:iCs/>
                    <w:color w:val="000000"/>
                    <w:sz w:val="20"/>
                    <w:szCs w:val="20"/>
                  </w:rPr>
                </w:rPrChange>
              </w:rPr>
              <w:pPrChange w:id="1865" w:author="Nick Smith" w:date="2021-05-17T14:21:00Z">
                <w:pPr>
                  <w:jc w:val="center"/>
                </w:pPr>
              </w:pPrChange>
            </w:pPr>
            <w:ins w:id="1866" w:author="Risa" w:date="2021-05-04T14:19:00Z">
              <w:r w:rsidRPr="008531D1">
                <w:rPr>
                  <w:rFonts w:eastAsia="Times New Roman"/>
                  <w:i/>
                  <w:iCs/>
                  <w:color w:val="000000"/>
                  <w:rPrChange w:id="1867" w:author="Nick Smith" w:date="2021-05-17T14:21:00Z">
                    <w:rPr>
                      <w:rFonts w:eastAsia="Times New Roman"/>
                      <w:i/>
                      <w:iCs/>
                      <w:color w:val="000000"/>
                      <w:sz w:val="20"/>
                      <w:szCs w:val="20"/>
                    </w:rPr>
                  </w:rPrChange>
                </w:rPr>
                <w:t>0.003</w:t>
              </w:r>
            </w:ins>
          </w:p>
        </w:tc>
        <w:tc>
          <w:tcPr>
            <w:tcW w:w="998" w:type="pct"/>
            <w:tcBorders>
              <w:top w:val="nil"/>
              <w:left w:val="nil"/>
              <w:right w:val="nil"/>
            </w:tcBorders>
            <w:shd w:val="clear" w:color="auto" w:fill="auto"/>
            <w:noWrap/>
            <w:vAlign w:val="center"/>
            <w:hideMark/>
            <w:tcPrChange w:id="1868" w:author="Risa" w:date="2021-05-04T17:18:00Z">
              <w:tcPr>
                <w:tcW w:w="998" w:type="pct"/>
                <w:tcBorders>
                  <w:top w:val="nil"/>
                  <w:left w:val="nil"/>
                  <w:right w:val="nil"/>
                </w:tcBorders>
                <w:shd w:val="clear" w:color="auto" w:fill="auto"/>
                <w:noWrap/>
                <w:vAlign w:val="center"/>
                <w:hideMark/>
              </w:tcPr>
            </w:tcPrChange>
          </w:tcPr>
          <w:p w14:paraId="26FF186F" w14:textId="77777777" w:rsidR="007B4434" w:rsidRPr="008531D1" w:rsidRDefault="007B4434" w:rsidP="008531D1">
            <w:pPr>
              <w:spacing w:line="480" w:lineRule="auto"/>
              <w:contextualSpacing/>
              <w:jc w:val="center"/>
              <w:rPr>
                <w:ins w:id="1869" w:author="Risa" w:date="2021-05-04T14:19:00Z"/>
                <w:rFonts w:eastAsia="Times New Roman"/>
                <w:color w:val="000000"/>
                <w:rPrChange w:id="1870" w:author="Nick Smith" w:date="2021-05-17T14:21:00Z">
                  <w:rPr>
                    <w:ins w:id="1871" w:author="Risa" w:date="2021-05-04T14:19:00Z"/>
                    <w:rFonts w:eastAsia="Times New Roman"/>
                    <w:color w:val="000000"/>
                    <w:sz w:val="20"/>
                    <w:szCs w:val="20"/>
                  </w:rPr>
                </w:rPrChange>
              </w:rPr>
              <w:pPrChange w:id="1872" w:author="Nick Smith" w:date="2021-05-17T14:21:00Z">
                <w:pPr>
                  <w:jc w:val="center"/>
                </w:pPr>
              </w:pPrChange>
            </w:pPr>
            <w:ins w:id="1873" w:author="Risa" w:date="2021-05-04T14:19:00Z">
              <w:r w:rsidRPr="008531D1">
                <w:rPr>
                  <w:rFonts w:eastAsia="Times New Roman"/>
                  <w:color w:val="000000"/>
                  <w:rPrChange w:id="1874" w:author="Nick Smith" w:date="2021-05-17T14:21:00Z">
                    <w:rPr>
                      <w:rFonts w:eastAsia="Times New Roman"/>
                      <w:color w:val="000000"/>
                      <w:sz w:val="20"/>
                      <w:szCs w:val="20"/>
                    </w:rPr>
                  </w:rPrChange>
                </w:rPr>
                <w:t>1.28%</w:t>
              </w:r>
            </w:ins>
          </w:p>
        </w:tc>
      </w:tr>
      <w:tr w:rsidR="007B4434" w:rsidRPr="00771C52" w14:paraId="4DCCC95B" w14:textId="77777777" w:rsidTr="007B4434">
        <w:trPr>
          <w:trHeight w:val="320"/>
          <w:ins w:id="1875" w:author="Risa" w:date="2021-05-04T14:19:00Z"/>
          <w:trPrChange w:id="1876"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877" w:author="Risa" w:date="2021-05-04T17:18:00Z">
              <w:tcPr>
                <w:tcW w:w="1236" w:type="pct"/>
                <w:tcBorders>
                  <w:top w:val="nil"/>
                  <w:left w:val="nil"/>
                  <w:bottom w:val="nil"/>
                  <w:right w:val="nil"/>
                </w:tcBorders>
                <w:shd w:val="clear" w:color="auto" w:fill="auto"/>
                <w:noWrap/>
                <w:vAlign w:val="center"/>
                <w:hideMark/>
              </w:tcPr>
            </w:tcPrChange>
          </w:tcPr>
          <w:p w14:paraId="3024A194" w14:textId="1CA326F7" w:rsidR="007B4434" w:rsidRPr="008531D1" w:rsidRDefault="007B4434" w:rsidP="008531D1">
            <w:pPr>
              <w:spacing w:line="480" w:lineRule="auto"/>
              <w:contextualSpacing/>
              <w:rPr>
                <w:ins w:id="1878" w:author="Risa" w:date="2021-05-04T14:19:00Z"/>
                <w:rFonts w:eastAsia="Times New Roman"/>
                <w:color w:val="000000"/>
                <w:rPrChange w:id="1879" w:author="Nick Smith" w:date="2021-05-17T14:21:00Z">
                  <w:rPr>
                    <w:ins w:id="1880" w:author="Risa" w:date="2021-05-04T14:19:00Z"/>
                    <w:rFonts w:eastAsia="Times New Roman"/>
                    <w:color w:val="000000"/>
                    <w:sz w:val="20"/>
                    <w:szCs w:val="20"/>
                  </w:rPr>
                </w:rPrChange>
              </w:rPr>
              <w:pPrChange w:id="1881" w:author="Nick Smith" w:date="2021-05-17T14:21:00Z">
                <w:pPr/>
              </w:pPrChange>
            </w:pPr>
            <w:ins w:id="1882" w:author="Risa" w:date="2021-05-04T14:19:00Z">
              <w:r w:rsidRPr="008531D1">
                <w:rPr>
                  <w:rFonts w:eastAsia="Times New Roman"/>
                  <w:color w:val="000000"/>
                  <w:rPrChange w:id="1883" w:author="Nick Smith" w:date="2021-05-17T14:21:00Z">
                    <w:rPr>
                      <w:rFonts w:eastAsia="Times New Roman"/>
                      <w:color w:val="000000"/>
                      <w:sz w:val="20"/>
                      <w:szCs w:val="20"/>
                    </w:rPr>
                  </w:rPrChange>
                </w:rPr>
                <w:t xml:space="preserve">Soil N x Soil </w:t>
              </w:r>
            </w:ins>
            <w:ins w:id="1884" w:author="Risa" w:date="2021-05-05T17:59:00Z">
              <w:r w:rsidR="00B262CF" w:rsidRPr="008531D1">
                <w:rPr>
                  <w:rFonts w:eastAsia="Times New Roman"/>
                  <w:color w:val="000000"/>
                  <w:rPrChange w:id="1885"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1886" w:author="Nick Smith" w:date="2021-05-17T14:21:00Z">
                    <w:rPr>
                      <w:rFonts w:eastAsia="Times New Roman"/>
                      <w:color w:val="000000"/>
                      <w:sz w:val="20"/>
                      <w:szCs w:val="20"/>
                      <w:vertAlign w:val="subscript"/>
                    </w:rPr>
                  </w:rPrChange>
                </w:rPr>
                <w:t>+µ</w:t>
              </w:r>
            </w:ins>
          </w:p>
        </w:tc>
        <w:tc>
          <w:tcPr>
            <w:tcW w:w="922" w:type="pct"/>
            <w:tcBorders>
              <w:top w:val="nil"/>
              <w:left w:val="nil"/>
              <w:bottom w:val="nil"/>
              <w:right w:val="nil"/>
            </w:tcBorders>
            <w:vAlign w:val="center"/>
            <w:tcPrChange w:id="1887" w:author="Risa" w:date="2021-05-04T17:18:00Z">
              <w:tcPr>
                <w:tcW w:w="922" w:type="pct"/>
                <w:tcBorders>
                  <w:top w:val="nil"/>
                  <w:left w:val="nil"/>
                  <w:bottom w:val="nil"/>
                  <w:right w:val="nil"/>
                </w:tcBorders>
              </w:tcPr>
            </w:tcPrChange>
          </w:tcPr>
          <w:p w14:paraId="45C8898A" w14:textId="4F72C805" w:rsidR="007B4434" w:rsidRPr="008531D1" w:rsidRDefault="007B4434" w:rsidP="008531D1">
            <w:pPr>
              <w:spacing w:line="480" w:lineRule="auto"/>
              <w:contextualSpacing/>
              <w:jc w:val="center"/>
              <w:rPr>
                <w:ins w:id="1888" w:author="Risa" w:date="2021-05-04T17:18:00Z"/>
                <w:rFonts w:eastAsia="Times New Roman"/>
                <w:color w:val="000000"/>
                <w:rPrChange w:id="1889" w:author="Nick Smith" w:date="2021-05-17T14:21:00Z">
                  <w:rPr>
                    <w:ins w:id="1890" w:author="Risa" w:date="2021-05-04T17:18:00Z"/>
                    <w:rFonts w:eastAsia="Times New Roman"/>
                    <w:color w:val="000000"/>
                    <w:sz w:val="20"/>
                    <w:szCs w:val="20"/>
                  </w:rPr>
                </w:rPrChange>
              </w:rPr>
              <w:pPrChange w:id="1891" w:author="Nick Smith" w:date="2021-05-17T14:21:00Z">
                <w:pPr>
                  <w:jc w:val="center"/>
                </w:pPr>
              </w:pPrChange>
            </w:pPr>
            <w:ins w:id="1892" w:author="Risa" w:date="2021-05-04T17:18:00Z">
              <w:r w:rsidRPr="008531D1">
                <w:rPr>
                  <w:rFonts w:eastAsia="Times New Roman"/>
                  <w:color w:val="000000"/>
                  <w:rPrChange w:id="1893"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894" w:author="Risa" w:date="2021-05-04T17:18:00Z">
              <w:tcPr>
                <w:tcW w:w="922" w:type="pct"/>
                <w:tcBorders>
                  <w:top w:val="nil"/>
                  <w:left w:val="nil"/>
                  <w:bottom w:val="nil"/>
                  <w:right w:val="nil"/>
                </w:tcBorders>
                <w:shd w:val="clear" w:color="auto" w:fill="auto"/>
                <w:noWrap/>
                <w:vAlign w:val="center"/>
                <w:hideMark/>
              </w:tcPr>
            </w:tcPrChange>
          </w:tcPr>
          <w:p w14:paraId="08577267" w14:textId="0909532D" w:rsidR="007B4434" w:rsidRPr="008531D1" w:rsidRDefault="007B4434" w:rsidP="008531D1">
            <w:pPr>
              <w:spacing w:line="480" w:lineRule="auto"/>
              <w:contextualSpacing/>
              <w:jc w:val="center"/>
              <w:rPr>
                <w:ins w:id="1895" w:author="Risa" w:date="2021-05-04T14:19:00Z"/>
                <w:rFonts w:eastAsia="Times New Roman"/>
                <w:color w:val="000000"/>
                <w:rPrChange w:id="1896" w:author="Nick Smith" w:date="2021-05-17T14:21:00Z">
                  <w:rPr>
                    <w:ins w:id="1897" w:author="Risa" w:date="2021-05-04T14:19:00Z"/>
                    <w:rFonts w:eastAsia="Times New Roman"/>
                    <w:color w:val="000000"/>
                    <w:sz w:val="20"/>
                    <w:szCs w:val="20"/>
                  </w:rPr>
                </w:rPrChange>
              </w:rPr>
              <w:pPrChange w:id="1898" w:author="Nick Smith" w:date="2021-05-17T14:21:00Z">
                <w:pPr>
                  <w:jc w:val="center"/>
                </w:pPr>
              </w:pPrChange>
            </w:pPr>
            <w:ins w:id="1899" w:author="Risa" w:date="2021-05-04T14:19:00Z">
              <w:r w:rsidRPr="008531D1">
                <w:rPr>
                  <w:rFonts w:eastAsia="Times New Roman"/>
                  <w:color w:val="000000"/>
                  <w:rPrChange w:id="1900"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901" w:author="Risa" w:date="2021-05-04T17:18:00Z">
              <w:tcPr>
                <w:tcW w:w="922" w:type="pct"/>
                <w:tcBorders>
                  <w:top w:val="nil"/>
                  <w:left w:val="nil"/>
                  <w:bottom w:val="nil"/>
                  <w:right w:val="nil"/>
                </w:tcBorders>
                <w:shd w:val="clear" w:color="auto" w:fill="auto"/>
                <w:noWrap/>
                <w:vAlign w:val="center"/>
                <w:hideMark/>
              </w:tcPr>
            </w:tcPrChange>
          </w:tcPr>
          <w:p w14:paraId="1DCC7F69" w14:textId="77777777" w:rsidR="007B4434" w:rsidRPr="008531D1" w:rsidRDefault="007B4434" w:rsidP="008531D1">
            <w:pPr>
              <w:spacing w:line="480" w:lineRule="auto"/>
              <w:contextualSpacing/>
              <w:jc w:val="center"/>
              <w:rPr>
                <w:ins w:id="1902" w:author="Risa" w:date="2021-05-04T14:19:00Z"/>
                <w:rFonts w:eastAsia="Times New Roman"/>
                <w:color w:val="000000"/>
                <w:rPrChange w:id="1903" w:author="Nick Smith" w:date="2021-05-17T14:21:00Z">
                  <w:rPr>
                    <w:ins w:id="1904" w:author="Risa" w:date="2021-05-04T14:19:00Z"/>
                    <w:rFonts w:eastAsia="Times New Roman"/>
                    <w:color w:val="000000"/>
                    <w:sz w:val="20"/>
                    <w:szCs w:val="20"/>
                  </w:rPr>
                </w:rPrChange>
              </w:rPr>
              <w:pPrChange w:id="1905" w:author="Nick Smith" w:date="2021-05-17T14:21:00Z">
                <w:pPr>
                  <w:jc w:val="center"/>
                </w:pPr>
              </w:pPrChange>
            </w:pPr>
            <w:ins w:id="1906" w:author="Risa" w:date="2021-05-04T14:19:00Z">
              <w:r w:rsidRPr="008531D1">
                <w:rPr>
                  <w:rFonts w:eastAsia="Times New Roman"/>
                  <w:color w:val="000000"/>
                  <w:rPrChange w:id="1907" w:author="Nick Smith" w:date="2021-05-17T14:21:00Z">
                    <w:rPr>
                      <w:rFonts w:eastAsia="Times New Roman"/>
                      <w:color w:val="000000"/>
                      <w:sz w:val="20"/>
                      <w:szCs w:val="20"/>
                    </w:rPr>
                  </w:rPrChange>
                </w:rPr>
                <w:t>0.596</w:t>
              </w:r>
            </w:ins>
          </w:p>
        </w:tc>
        <w:tc>
          <w:tcPr>
            <w:tcW w:w="998" w:type="pct"/>
            <w:tcBorders>
              <w:left w:val="nil"/>
              <w:right w:val="nil"/>
            </w:tcBorders>
            <w:shd w:val="clear" w:color="auto" w:fill="auto"/>
            <w:noWrap/>
            <w:vAlign w:val="center"/>
            <w:hideMark/>
            <w:tcPrChange w:id="1908" w:author="Risa" w:date="2021-05-04T17:18:00Z">
              <w:tcPr>
                <w:tcW w:w="998" w:type="pct"/>
                <w:tcBorders>
                  <w:left w:val="nil"/>
                  <w:right w:val="nil"/>
                </w:tcBorders>
                <w:shd w:val="clear" w:color="auto" w:fill="auto"/>
                <w:noWrap/>
                <w:vAlign w:val="center"/>
                <w:hideMark/>
              </w:tcPr>
            </w:tcPrChange>
          </w:tcPr>
          <w:p w14:paraId="49409624" w14:textId="77777777" w:rsidR="007B4434" w:rsidRPr="008531D1" w:rsidRDefault="007B4434" w:rsidP="008531D1">
            <w:pPr>
              <w:spacing w:line="480" w:lineRule="auto"/>
              <w:contextualSpacing/>
              <w:jc w:val="center"/>
              <w:rPr>
                <w:ins w:id="1909" w:author="Risa" w:date="2021-05-04T14:19:00Z"/>
                <w:rFonts w:eastAsia="Times New Roman"/>
                <w:color w:val="000000"/>
                <w:rPrChange w:id="1910" w:author="Nick Smith" w:date="2021-05-17T14:21:00Z">
                  <w:rPr>
                    <w:ins w:id="1911" w:author="Risa" w:date="2021-05-04T14:19:00Z"/>
                    <w:rFonts w:eastAsia="Times New Roman"/>
                    <w:color w:val="000000"/>
                    <w:sz w:val="20"/>
                    <w:szCs w:val="20"/>
                  </w:rPr>
                </w:rPrChange>
              </w:rPr>
              <w:pPrChange w:id="1912" w:author="Nick Smith" w:date="2021-05-17T14:21:00Z">
                <w:pPr>
                  <w:jc w:val="center"/>
                </w:pPr>
              </w:pPrChange>
            </w:pPr>
            <w:ins w:id="1913" w:author="Risa" w:date="2021-05-04T14:19:00Z">
              <w:r w:rsidRPr="008531D1">
                <w:rPr>
                  <w:rFonts w:eastAsia="Times New Roman"/>
                  <w:color w:val="000000"/>
                  <w:rPrChange w:id="1914" w:author="Nick Smith" w:date="2021-05-17T14:21:00Z">
                    <w:rPr>
                      <w:rFonts w:eastAsia="Times New Roman"/>
                      <w:color w:val="000000"/>
                      <w:sz w:val="20"/>
                      <w:szCs w:val="20"/>
                    </w:rPr>
                  </w:rPrChange>
                </w:rPr>
                <w:t>1.19%</w:t>
              </w:r>
            </w:ins>
          </w:p>
        </w:tc>
      </w:tr>
      <w:tr w:rsidR="007B4434" w:rsidRPr="00771C52" w14:paraId="43ACD108" w14:textId="77777777" w:rsidTr="007B4434">
        <w:trPr>
          <w:trHeight w:val="320"/>
          <w:ins w:id="1915" w:author="Risa" w:date="2021-05-04T14:19:00Z"/>
          <w:trPrChange w:id="1916" w:author="Risa" w:date="2021-05-04T17:18:00Z">
            <w:trPr>
              <w:trHeight w:val="320"/>
            </w:trPr>
          </w:trPrChange>
        </w:trPr>
        <w:tc>
          <w:tcPr>
            <w:tcW w:w="1237" w:type="pct"/>
            <w:tcBorders>
              <w:top w:val="nil"/>
              <w:left w:val="nil"/>
              <w:right w:val="nil"/>
            </w:tcBorders>
            <w:shd w:val="clear" w:color="auto" w:fill="auto"/>
            <w:noWrap/>
            <w:vAlign w:val="center"/>
            <w:hideMark/>
            <w:tcPrChange w:id="1917" w:author="Risa" w:date="2021-05-04T17:18:00Z">
              <w:tcPr>
                <w:tcW w:w="1236" w:type="pct"/>
                <w:tcBorders>
                  <w:top w:val="nil"/>
                  <w:left w:val="nil"/>
                  <w:right w:val="nil"/>
                </w:tcBorders>
                <w:shd w:val="clear" w:color="auto" w:fill="auto"/>
                <w:noWrap/>
                <w:vAlign w:val="center"/>
                <w:hideMark/>
              </w:tcPr>
            </w:tcPrChange>
          </w:tcPr>
          <w:p w14:paraId="44557F93" w14:textId="2746EA7D" w:rsidR="007B4434" w:rsidRPr="008531D1" w:rsidRDefault="007B4434" w:rsidP="008531D1">
            <w:pPr>
              <w:spacing w:line="480" w:lineRule="auto"/>
              <w:contextualSpacing/>
              <w:rPr>
                <w:ins w:id="1918" w:author="Risa" w:date="2021-05-04T14:19:00Z"/>
                <w:rFonts w:eastAsia="Times New Roman"/>
                <w:color w:val="000000"/>
                <w:rPrChange w:id="1919" w:author="Nick Smith" w:date="2021-05-17T14:21:00Z">
                  <w:rPr>
                    <w:ins w:id="1920" w:author="Risa" w:date="2021-05-04T14:19:00Z"/>
                    <w:rFonts w:eastAsia="Times New Roman"/>
                    <w:color w:val="000000"/>
                    <w:sz w:val="20"/>
                    <w:szCs w:val="20"/>
                  </w:rPr>
                </w:rPrChange>
              </w:rPr>
              <w:pPrChange w:id="1921" w:author="Nick Smith" w:date="2021-05-17T14:21:00Z">
                <w:pPr/>
              </w:pPrChange>
            </w:pPr>
            <w:ins w:id="1922" w:author="Risa" w:date="2021-05-04T14:19:00Z">
              <w:r w:rsidRPr="008531D1">
                <w:rPr>
                  <w:rFonts w:eastAsia="Times New Roman"/>
                  <w:color w:val="000000"/>
                  <w:rPrChange w:id="1923" w:author="Nick Smith" w:date="2021-05-17T14:21:00Z">
                    <w:rPr>
                      <w:rFonts w:eastAsia="Times New Roman"/>
                      <w:color w:val="000000"/>
                      <w:sz w:val="20"/>
                      <w:szCs w:val="20"/>
                    </w:rPr>
                  </w:rPrChange>
                </w:rPr>
                <w:t xml:space="preserve">Soil P x Soil </w:t>
              </w:r>
            </w:ins>
            <w:ins w:id="1924" w:author="Risa" w:date="2021-05-05T17:59:00Z">
              <w:r w:rsidR="00B262CF" w:rsidRPr="008531D1">
                <w:rPr>
                  <w:rFonts w:eastAsia="Times New Roman"/>
                  <w:color w:val="000000"/>
                  <w:rPrChange w:id="1925"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1926" w:author="Nick Smith" w:date="2021-05-17T14:21:00Z">
                    <w:rPr>
                      <w:rFonts w:eastAsia="Times New Roman"/>
                      <w:color w:val="000000"/>
                      <w:sz w:val="20"/>
                      <w:szCs w:val="20"/>
                      <w:vertAlign w:val="subscript"/>
                    </w:rPr>
                  </w:rPrChange>
                </w:rPr>
                <w:t>+µ</w:t>
              </w:r>
            </w:ins>
          </w:p>
        </w:tc>
        <w:tc>
          <w:tcPr>
            <w:tcW w:w="922" w:type="pct"/>
            <w:tcBorders>
              <w:top w:val="nil"/>
              <w:left w:val="nil"/>
              <w:right w:val="nil"/>
            </w:tcBorders>
            <w:vAlign w:val="center"/>
            <w:tcPrChange w:id="1927" w:author="Risa" w:date="2021-05-04T17:18:00Z">
              <w:tcPr>
                <w:tcW w:w="922" w:type="pct"/>
                <w:tcBorders>
                  <w:top w:val="nil"/>
                  <w:left w:val="nil"/>
                  <w:right w:val="nil"/>
                </w:tcBorders>
              </w:tcPr>
            </w:tcPrChange>
          </w:tcPr>
          <w:p w14:paraId="7D78EFD8" w14:textId="01703ED0" w:rsidR="007B4434" w:rsidRPr="008531D1" w:rsidRDefault="007B4434" w:rsidP="008531D1">
            <w:pPr>
              <w:spacing w:line="480" w:lineRule="auto"/>
              <w:contextualSpacing/>
              <w:jc w:val="center"/>
              <w:rPr>
                <w:ins w:id="1928" w:author="Risa" w:date="2021-05-04T17:18:00Z"/>
                <w:rFonts w:eastAsia="Times New Roman"/>
                <w:color w:val="000000"/>
                <w:rPrChange w:id="1929" w:author="Nick Smith" w:date="2021-05-17T14:21:00Z">
                  <w:rPr>
                    <w:ins w:id="1930" w:author="Risa" w:date="2021-05-04T17:18:00Z"/>
                    <w:rFonts w:eastAsia="Times New Roman"/>
                    <w:color w:val="000000"/>
                    <w:sz w:val="20"/>
                    <w:szCs w:val="20"/>
                  </w:rPr>
                </w:rPrChange>
              </w:rPr>
              <w:pPrChange w:id="1931" w:author="Nick Smith" w:date="2021-05-17T14:21:00Z">
                <w:pPr>
                  <w:jc w:val="center"/>
                </w:pPr>
              </w:pPrChange>
            </w:pPr>
            <w:ins w:id="1932" w:author="Risa" w:date="2021-05-04T17:18:00Z">
              <w:r w:rsidRPr="008531D1">
                <w:rPr>
                  <w:rFonts w:eastAsia="Times New Roman"/>
                  <w:color w:val="000000"/>
                  <w:rPrChange w:id="1933" w:author="Nick Smith" w:date="2021-05-17T14:21:00Z">
                    <w:rPr>
                      <w:rFonts w:eastAsia="Times New Roman"/>
                      <w:color w:val="000000"/>
                      <w:sz w:val="20"/>
                      <w:szCs w:val="20"/>
                    </w:rPr>
                  </w:rPrChange>
                </w:rPr>
                <w:t>1</w:t>
              </w:r>
            </w:ins>
          </w:p>
        </w:tc>
        <w:tc>
          <w:tcPr>
            <w:tcW w:w="922" w:type="pct"/>
            <w:tcBorders>
              <w:top w:val="nil"/>
              <w:left w:val="nil"/>
              <w:right w:val="nil"/>
            </w:tcBorders>
            <w:shd w:val="clear" w:color="auto" w:fill="auto"/>
            <w:noWrap/>
            <w:vAlign w:val="center"/>
            <w:hideMark/>
            <w:tcPrChange w:id="1934" w:author="Risa" w:date="2021-05-04T17:18:00Z">
              <w:tcPr>
                <w:tcW w:w="922" w:type="pct"/>
                <w:tcBorders>
                  <w:top w:val="nil"/>
                  <w:left w:val="nil"/>
                  <w:right w:val="nil"/>
                </w:tcBorders>
                <w:shd w:val="clear" w:color="auto" w:fill="auto"/>
                <w:noWrap/>
                <w:vAlign w:val="center"/>
                <w:hideMark/>
              </w:tcPr>
            </w:tcPrChange>
          </w:tcPr>
          <w:p w14:paraId="1F0C0A3D" w14:textId="395142B5" w:rsidR="007B4434" w:rsidRPr="008531D1" w:rsidRDefault="007B4434" w:rsidP="008531D1">
            <w:pPr>
              <w:spacing w:line="480" w:lineRule="auto"/>
              <w:contextualSpacing/>
              <w:jc w:val="center"/>
              <w:rPr>
                <w:ins w:id="1935" w:author="Risa" w:date="2021-05-04T14:19:00Z"/>
                <w:rFonts w:eastAsia="Times New Roman"/>
                <w:color w:val="000000"/>
                <w:rPrChange w:id="1936" w:author="Nick Smith" w:date="2021-05-17T14:21:00Z">
                  <w:rPr>
                    <w:ins w:id="1937" w:author="Risa" w:date="2021-05-04T14:19:00Z"/>
                    <w:rFonts w:eastAsia="Times New Roman"/>
                    <w:color w:val="000000"/>
                    <w:sz w:val="20"/>
                    <w:szCs w:val="20"/>
                  </w:rPr>
                </w:rPrChange>
              </w:rPr>
              <w:pPrChange w:id="1938" w:author="Nick Smith" w:date="2021-05-17T14:21:00Z">
                <w:pPr>
                  <w:jc w:val="center"/>
                </w:pPr>
              </w:pPrChange>
            </w:pPr>
            <w:ins w:id="1939" w:author="Risa" w:date="2021-05-04T14:19:00Z">
              <w:r w:rsidRPr="008531D1">
                <w:rPr>
                  <w:rFonts w:eastAsia="Times New Roman"/>
                  <w:color w:val="000000"/>
                  <w:rPrChange w:id="1940" w:author="Nick Smith" w:date="2021-05-17T14:21:00Z">
                    <w:rPr>
                      <w:rFonts w:eastAsia="Times New Roman"/>
                      <w:color w:val="000000"/>
                      <w:sz w:val="20"/>
                      <w:szCs w:val="20"/>
                    </w:rPr>
                  </w:rPrChange>
                </w:rPr>
                <w:t>-</w:t>
              </w:r>
            </w:ins>
          </w:p>
        </w:tc>
        <w:tc>
          <w:tcPr>
            <w:tcW w:w="922" w:type="pct"/>
            <w:tcBorders>
              <w:top w:val="nil"/>
              <w:left w:val="nil"/>
              <w:right w:val="nil"/>
            </w:tcBorders>
            <w:shd w:val="clear" w:color="auto" w:fill="auto"/>
            <w:noWrap/>
            <w:vAlign w:val="center"/>
            <w:hideMark/>
            <w:tcPrChange w:id="1941" w:author="Risa" w:date="2021-05-04T17:18:00Z">
              <w:tcPr>
                <w:tcW w:w="922" w:type="pct"/>
                <w:tcBorders>
                  <w:top w:val="nil"/>
                  <w:left w:val="nil"/>
                  <w:right w:val="nil"/>
                </w:tcBorders>
                <w:shd w:val="clear" w:color="auto" w:fill="auto"/>
                <w:noWrap/>
                <w:vAlign w:val="center"/>
                <w:hideMark/>
              </w:tcPr>
            </w:tcPrChange>
          </w:tcPr>
          <w:p w14:paraId="2BF185DA" w14:textId="77777777" w:rsidR="007B4434" w:rsidRPr="008531D1" w:rsidRDefault="007B4434" w:rsidP="008531D1">
            <w:pPr>
              <w:spacing w:line="480" w:lineRule="auto"/>
              <w:contextualSpacing/>
              <w:jc w:val="center"/>
              <w:rPr>
                <w:ins w:id="1942" w:author="Risa" w:date="2021-05-04T14:19:00Z"/>
                <w:rFonts w:eastAsia="Times New Roman"/>
                <w:color w:val="000000"/>
                <w:rPrChange w:id="1943" w:author="Nick Smith" w:date="2021-05-17T14:21:00Z">
                  <w:rPr>
                    <w:ins w:id="1944" w:author="Risa" w:date="2021-05-04T14:19:00Z"/>
                    <w:rFonts w:eastAsia="Times New Roman"/>
                    <w:color w:val="000000"/>
                    <w:sz w:val="20"/>
                    <w:szCs w:val="20"/>
                  </w:rPr>
                </w:rPrChange>
              </w:rPr>
              <w:pPrChange w:id="1945" w:author="Nick Smith" w:date="2021-05-17T14:21:00Z">
                <w:pPr>
                  <w:jc w:val="center"/>
                </w:pPr>
              </w:pPrChange>
            </w:pPr>
            <w:ins w:id="1946" w:author="Risa" w:date="2021-05-04T14:19:00Z">
              <w:r w:rsidRPr="008531D1">
                <w:rPr>
                  <w:rFonts w:eastAsia="Times New Roman"/>
                  <w:color w:val="000000"/>
                  <w:rPrChange w:id="1947" w:author="Nick Smith" w:date="2021-05-17T14:21:00Z">
                    <w:rPr>
                      <w:rFonts w:eastAsia="Times New Roman"/>
                      <w:color w:val="000000"/>
                      <w:sz w:val="20"/>
                      <w:szCs w:val="20"/>
                    </w:rPr>
                  </w:rPrChange>
                </w:rPr>
                <w:t>0.803</w:t>
              </w:r>
            </w:ins>
          </w:p>
        </w:tc>
        <w:tc>
          <w:tcPr>
            <w:tcW w:w="998" w:type="pct"/>
            <w:tcBorders>
              <w:left w:val="nil"/>
              <w:right w:val="nil"/>
            </w:tcBorders>
            <w:shd w:val="clear" w:color="auto" w:fill="auto"/>
            <w:noWrap/>
            <w:vAlign w:val="center"/>
            <w:hideMark/>
            <w:tcPrChange w:id="1948" w:author="Risa" w:date="2021-05-04T17:18:00Z">
              <w:tcPr>
                <w:tcW w:w="998" w:type="pct"/>
                <w:tcBorders>
                  <w:left w:val="nil"/>
                  <w:right w:val="nil"/>
                </w:tcBorders>
                <w:shd w:val="clear" w:color="auto" w:fill="auto"/>
                <w:noWrap/>
                <w:vAlign w:val="center"/>
                <w:hideMark/>
              </w:tcPr>
            </w:tcPrChange>
          </w:tcPr>
          <w:p w14:paraId="6BA8BECE" w14:textId="77777777" w:rsidR="007B4434" w:rsidRPr="008531D1" w:rsidRDefault="007B4434" w:rsidP="008531D1">
            <w:pPr>
              <w:spacing w:line="480" w:lineRule="auto"/>
              <w:contextualSpacing/>
              <w:jc w:val="center"/>
              <w:rPr>
                <w:ins w:id="1949" w:author="Risa" w:date="2021-05-04T14:19:00Z"/>
                <w:rFonts w:eastAsia="Times New Roman"/>
                <w:color w:val="000000"/>
                <w:rPrChange w:id="1950" w:author="Nick Smith" w:date="2021-05-17T14:21:00Z">
                  <w:rPr>
                    <w:ins w:id="1951" w:author="Risa" w:date="2021-05-04T14:19:00Z"/>
                    <w:rFonts w:eastAsia="Times New Roman"/>
                    <w:color w:val="000000"/>
                    <w:sz w:val="20"/>
                    <w:szCs w:val="20"/>
                  </w:rPr>
                </w:rPrChange>
              </w:rPr>
              <w:pPrChange w:id="1952" w:author="Nick Smith" w:date="2021-05-17T14:21:00Z">
                <w:pPr>
                  <w:jc w:val="center"/>
                </w:pPr>
              </w:pPrChange>
            </w:pPr>
            <w:ins w:id="1953" w:author="Risa" w:date="2021-05-04T14:19:00Z">
              <w:r w:rsidRPr="008531D1">
                <w:rPr>
                  <w:rFonts w:eastAsia="Times New Roman"/>
                  <w:color w:val="000000"/>
                  <w:rPrChange w:id="1954" w:author="Nick Smith" w:date="2021-05-17T14:21:00Z">
                    <w:rPr>
                      <w:rFonts w:eastAsia="Times New Roman"/>
                      <w:color w:val="000000"/>
                      <w:sz w:val="20"/>
                      <w:szCs w:val="20"/>
                    </w:rPr>
                  </w:rPrChange>
                </w:rPr>
                <w:t>1.11%</w:t>
              </w:r>
            </w:ins>
          </w:p>
        </w:tc>
      </w:tr>
      <w:tr w:rsidR="007B4434" w:rsidRPr="00771C52" w14:paraId="30C38F3E" w14:textId="77777777" w:rsidTr="007B4434">
        <w:trPr>
          <w:trHeight w:val="320"/>
          <w:ins w:id="1955" w:author="Risa" w:date="2021-05-04T14:19:00Z"/>
          <w:trPrChange w:id="1956" w:author="Risa" w:date="2021-05-04T17:18:00Z">
            <w:trPr>
              <w:trHeight w:val="320"/>
            </w:trPr>
          </w:trPrChange>
        </w:trPr>
        <w:tc>
          <w:tcPr>
            <w:tcW w:w="1237" w:type="pct"/>
            <w:tcBorders>
              <w:top w:val="nil"/>
              <w:left w:val="nil"/>
              <w:bottom w:val="single" w:sz="4" w:space="0" w:color="auto"/>
              <w:right w:val="nil"/>
            </w:tcBorders>
            <w:shd w:val="clear" w:color="auto" w:fill="auto"/>
            <w:noWrap/>
            <w:vAlign w:val="center"/>
            <w:hideMark/>
            <w:tcPrChange w:id="1957" w:author="Risa" w:date="2021-05-04T17:18:00Z">
              <w:tcPr>
                <w:tcW w:w="1236" w:type="pct"/>
                <w:tcBorders>
                  <w:top w:val="nil"/>
                  <w:left w:val="nil"/>
                  <w:bottom w:val="single" w:sz="4" w:space="0" w:color="auto"/>
                  <w:right w:val="nil"/>
                </w:tcBorders>
                <w:shd w:val="clear" w:color="auto" w:fill="auto"/>
                <w:noWrap/>
                <w:vAlign w:val="center"/>
                <w:hideMark/>
              </w:tcPr>
            </w:tcPrChange>
          </w:tcPr>
          <w:p w14:paraId="57DC04D5" w14:textId="68351C6F" w:rsidR="007B4434" w:rsidRPr="008531D1" w:rsidRDefault="007B4434" w:rsidP="008531D1">
            <w:pPr>
              <w:spacing w:line="480" w:lineRule="auto"/>
              <w:contextualSpacing/>
              <w:rPr>
                <w:ins w:id="1958" w:author="Risa" w:date="2021-05-04T14:19:00Z"/>
                <w:rFonts w:eastAsia="Times New Roman"/>
                <w:color w:val="000000"/>
                <w:rPrChange w:id="1959" w:author="Nick Smith" w:date="2021-05-17T14:21:00Z">
                  <w:rPr>
                    <w:ins w:id="1960" w:author="Risa" w:date="2021-05-04T14:19:00Z"/>
                    <w:rFonts w:eastAsia="Times New Roman"/>
                    <w:color w:val="000000"/>
                    <w:sz w:val="20"/>
                    <w:szCs w:val="20"/>
                  </w:rPr>
                </w:rPrChange>
              </w:rPr>
              <w:pPrChange w:id="1961" w:author="Nick Smith" w:date="2021-05-17T14:21:00Z">
                <w:pPr/>
              </w:pPrChange>
            </w:pPr>
            <w:ins w:id="1962" w:author="Risa" w:date="2021-05-04T14:19:00Z">
              <w:r w:rsidRPr="008531D1">
                <w:rPr>
                  <w:rFonts w:eastAsia="Times New Roman"/>
                  <w:color w:val="000000"/>
                  <w:rPrChange w:id="1963" w:author="Nick Smith" w:date="2021-05-17T14:21:00Z">
                    <w:rPr>
                      <w:rFonts w:eastAsia="Times New Roman"/>
                      <w:color w:val="000000"/>
                      <w:sz w:val="20"/>
                      <w:szCs w:val="20"/>
                    </w:rPr>
                  </w:rPrChange>
                </w:rPr>
                <w:t xml:space="preserve">Soil N x Soil P x Soil </w:t>
              </w:r>
            </w:ins>
            <w:ins w:id="1964" w:author="Risa" w:date="2021-05-05T17:59:00Z">
              <w:r w:rsidR="00B262CF" w:rsidRPr="008531D1">
                <w:rPr>
                  <w:rFonts w:eastAsia="Times New Roman"/>
                  <w:color w:val="000000"/>
                  <w:rPrChange w:id="1965"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1966" w:author="Nick Smith" w:date="2021-05-17T14:21:00Z">
                    <w:rPr>
                      <w:rFonts w:eastAsia="Times New Roman"/>
                      <w:color w:val="000000"/>
                      <w:sz w:val="20"/>
                      <w:szCs w:val="20"/>
                      <w:vertAlign w:val="subscript"/>
                    </w:rPr>
                  </w:rPrChange>
                </w:rPr>
                <w:t>+µ</w:t>
              </w:r>
            </w:ins>
          </w:p>
        </w:tc>
        <w:tc>
          <w:tcPr>
            <w:tcW w:w="922" w:type="pct"/>
            <w:tcBorders>
              <w:top w:val="nil"/>
              <w:left w:val="nil"/>
              <w:bottom w:val="single" w:sz="4" w:space="0" w:color="auto"/>
              <w:right w:val="nil"/>
            </w:tcBorders>
            <w:vAlign w:val="center"/>
            <w:tcPrChange w:id="1967" w:author="Risa" w:date="2021-05-04T17:18:00Z">
              <w:tcPr>
                <w:tcW w:w="922" w:type="pct"/>
                <w:tcBorders>
                  <w:top w:val="nil"/>
                  <w:left w:val="nil"/>
                  <w:bottom w:val="single" w:sz="4" w:space="0" w:color="auto"/>
                  <w:right w:val="nil"/>
                </w:tcBorders>
              </w:tcPr>
            </w:tcPrChange>
          </w:tcPr>
          <w:p w14:paraId="524A58AF" w14:textId="4A26609E" w:rsidR="007B4434" w:rsidRPr="008531D1" w:rsidRDefault="007B4434" w:rsidP="008531D1">
            <w:pPr>
              <w:spacing w:line="480" w:lineRule="auto"/>
              <w:contextualSpacing/>
              <w:jc w:val="center"/>
              <w:rPr>
                <w:ins w:id="1968" w:author="Risa" w:date="2021-05-04T17:18:00Z"/>
                <w:rFonts w:eastAsia="Times New Roman"/>
                <w:color w:val="000000"/>
                <w:rPrChange w:id="1969" w:author="Nick Smith" w:date="2021-05-17T14:21:00Z">
                  <w:rPr>
                    <w:ins w:id="1970" w:author="Risa" w:date="2021-05-04T17:18:00Z"/>
                    <w:rFonts w:eastAsia="Times New Roman"/>
                    <w:color w:val="000000"/>
                    <w:sz w:val="20"/>
                    <w:szCs w:val="20"/>
                  </w:rPr>
                </w:rPrChange>
              </w:rPr>
              <w:pPrChange w:id="1971" w:author="Nick Smith" w:date="2021-05-17T14:21:00Z">
                <w:pPr>
                  <w:jc w:val="center"/>
                </w:pPr>
              </w:pPrChange>
            </w:pPr>
            <w:ins w:id="1972" w:author="Risa" w:date="2021-05-04T17:18:00Z">
              <w:r w:rsidRPr="008531D1">
                <w:rPr>
                  <w:rFonts w:eastAsia="Times New Roman"/>
                  <w:color w:val="000000"/>
                  <w:rPrChange w:id="1973" w:author="Nick Smith" w:date="2021-05-17T14:21:00Z">
                    <w:rPr>
                      <w:rFonts w:eastAsia="Times New Roman"/>
                      <w:color w:val="000000"/>
                      <w:sz w:val="20"/>
                      <w:szCs w:val="20"/>
                    </w:rPr>
                  </w:rPrChange>
                </w:rPr>
                <w:t>1</w:t>
              </w:r>
            </w:ins>
          </w:p>
        </w:tc>
        <w:tc>
          <w:tcPr>
            <w:tcW w:w="922" w:type="pct"/>
            <w:tcBorders>
              <w:top w:val="nil"/>
              <w:left w:val="nil"/>
              <w:bottom w:val="single" w:sz="4" w:space="0" w:color="auto"/>
              <w:right w:val="nil"/>
            </w:tcBorders>
            <w:shd w:val="clear" w:color="auto" w:fill="auto"/>
            <w:noWrap/>
            <w:vAlign w:val="center"/>
            <w:hideMark/>
            <w:tcPrChange w:id="1974" w:author="Risa" w:date="2021-05-04T17:18:00Z">
              <w:tcPr>
                <w:tcW w:w="922" w:type="pct"/>
                <w:tcBorders>
                  <w:top w:val="nil"/>
                  <w:left w:val="nil"/>
                  <w:bottom w:val="single" w:sz="4" w:space="0" w:color="auto"/>
                  <w:right w:val="nil"/>
                </w:tcBorders>
                <w:shd w:val="clear" w:color="auto" w:fill="auto"/>
                <w:noWrap/>
                <w:vAlign w:val="center"/>
                <w:hideMark/>
              </w:tcPr>
            </w:tcPrChange>
          </w:tcPr>
          <w:p w14:paraId="2EB252EB" w14:textId="2396265C" w:rsidR="007B4434" w:rsidRPr="008531D1" w:rsidRDefault="007B4434" w:rsidP="008531D1">
            <w:pPr>
              <w:spacing w:line="480" w:lineRule="auto"/>
              <w:contextualSpacing/>
              <w:jc w:val="center"/>
              <w:rPr>
                <w:ins w:id="1975" w:author="Risa" w:date="2021-05-04T14:19:00Z"/>
                <w:rFonts w:eastAsia="Times New Roman"/>
                <w:color w:val="000000"/>
                <w:rPrChange w:id="1976" w:author="Nick Smith" w:date="2021-05-17T14:21:00Z">
                  <w:rPr>
                    <w:ins w:id="1977" w:author="Risa" w:date="2021-05-04T14:19:00Z"/>
                    <w:rFonts w:eastAsia="Times New Roman"/>
                    <w:color w:val="000000"/>
                    <w:sz w:val="20"/>
                    <w:szCs w:val="20"/>
                  </w:rPr>
                </w:rPrChange>
              </w:rPr>
              <w:pPrChange w:id="1978" w:author="Nick Smith" w:date="2021-05-17T14:21:00Z">
                <w:pPr>
                  <w:jc w:val="center"/>
                </w:pPr>
              </w:pPrChange>
            </w:pPr>
            <w:ins w:id="1979" w:author="Risa" w:date="2021-05-04T14:19:00Z">
              <w:r w:rsidRPr="008531D1">
                <w:rPr>
                  <w:rFonts w:eastAsia="Times New Roman"/>
                  <w:color w:val="000000"/>
                  <w:rPrChange w:id="1980" w:author="Nick Smith" w:date="2021-05-17T14:21:00Z">
                    <w:rPr>
                      <w:rFonts w:eastAsia="Times New Roman"/>
                      <w:color w:val="000000"/>
                      <w:sz w:val="20"/>
                      <w:szCs w:val="20"/>
                    </w:rPr>
                  </w:rPrChange>
                </w:rPr>
                <w:t>-</w:t>
              </w:r>
            </w:ins>
          </w:p>
        </w:tc>
        <w:tc>
          <w:tcPr>
            <w:tcW w:w="922" w:type="pct"/>
            <w:tcBorders>
              <w:top w:val="nil"/>
              <w:left w:val="nil"/>
              <w:bottom w:val="single" w:sz="4" w:space="0" w:color="auto"/>
              <w:right w:val="nil"/>
            </w:tcBorders>
            <w:shd w:val="clear" w:color="auto" w:fill="auto"/>
            <w:noWrap/>
            <w:vAlign w:val="center"/>
            <w:hideMark/>
            <w:tcPrChange w:id="1981" w:author="Risa" w:date="2021-05-04T17:18:00Z">
              <w:tcPr>
                <w:tcW w:w="922" w:type="pct"/>
                <w:tcBorders>
                  <w:top w:val="nil"/>
                  <w:left w:val="nil"/>
                  <w:bottom w:val="single" w:sz="4" w:space="0" w:color="auto"/>
                  <w:right w:val="nil"/>
                </w:tcBorders>
                <w:shd w:val="clear" w:color="auto" w:fill="auto"/>
                <w:noWrap/>
                <w:vAlign w:val="center"/>
                <w:hideMark/>
              </w:tcPr>
            </w:tcPrChange>
          </w:tcPr>
          <w:p w14:paraId="0A23DEA9" w14:textId="77777777" w:rsidR="007B4434" w:rsidRPr="008531D1" w:rsidRDefault="007B4434" w:rsidP="008531D1">
            <w:pPr>
              <w:spacing w:line="480" w:lineRule="auto"/>
              <w:contextualSpacing/>
              <w:jc w:val="center"/>
              <w:rPr>
                <w:ins w:id="1982" w:author="Risa" w:date="2021-05-04T14:19:00Z"/>
                <w:rFonts w:eastAsia="Times New Roman"/>
                <w:color w:val="000000"/>
                <w:rPrChange w:id="1983" w:author="Nick Smith" w:date="2021-05-17T14:21:00Z">
                  <w:rPr>
                    <w:ins w:id="1984" w:author="Risa" w:date="2021-05-04T14:19:00Z"/>
                    <w:rFonts w:eastAsia="Times New Roman"/>
                    <w:color w:val="000000"/>
                    <w:sz w:val="20"/>
                    <w:szCs w:val="20"/>
                  </w:rPr>
                </w:rPrChange>
              </w:rPr>
              <w:pPrChange w:id="1985" w:author="Nick Smith" w:date="2021-05-17T14:21:00Z">
                <w:pPr>
                  <w:jc w:val="center"/>
                </w:pPr>
              </w:pPrChange>
            </w:pPr>
            <w:ins w:id="1986" w:author="Risa" w:date="2021-05-04T14:19:00Z">
              <w:r w:rsidRPr="008531D1">
                <w:rPr>
                  <w:rFonts w:eastAsia="Times New Roman"/>
                  <w:color w:val="000000"/>
                  <w:rPrChange w:id="1987" w:author="Nick Smith" w:date="2021-05-17T14:21:00Z">
                    <w:rPr>
                      <w:rFonts w:eastAsia="Times New Roman"/>
                      <w:color w:val="000000"/>
                      <w:sz w:val="20"/>
                      <w:szCs w:val="20"/>
                    </w:rPr>
                  </w:rPrChange>
                </w:rPr>
                <w:t>0.981</w:t>
              </w:r>
            </w:ins>
          </w:p>
        </w:tc>
        <w:tc>
          <w:tcPr>
            <w:tcW w:w="998" w:type="pct"/>
            <w:tcBorders>
              <w:left w:val="nil"/>
              <w:bottom w:val="single" w:sz="4" w:space="0" w:color="auto"/>
              <w:right w:val="nil"/>
            </w:tcBorders>
            <w:shd w:val="clear" w:color="auto" w:fill="auto"/>
            <w:noWrap/>
            <w:vAlign w:val="center"/>
            <w:hideMark/>
            <w:tcPrChange w:id="1988" w:author="Risa" w:date="2021-05-04T17:18:00Z">
              <w:tcPr>
                <w:tcW w:w="998" w:type="pct"/>
                <w:tcBorders>
                  <w:left w:val="nil"/>
                  <w:bottom w:val="single" w:sz="4" w:space="0" w:color="auto"/>
                  <w:right w:val="nil"/>
                </w:tcBorders>
                <w:shd w:val="clear" w:color="auto" w:fill="auto"/>
                <w:noWrap/>
                <w:vAlign w:val="center"/>
                <w:hideMark/>
              </w:tcPr>
            </w:tcPrChange>
          </w:tcPr>
          <w:p w14:paraId="1D21B258" w14:textId="77777777" w:rsidR="007B4434" w:rsidRPr="008531D1" w:rsidRDefault="007B4434" w:rsidP="008531D1">
            <w:pPr>
              <w:spacing w:line="480" w:lineRule="auto"/>
              <w:contextualSpacing/>
              <w:jc w:val="center"/>
              <w:rPr>
                <w:ins w:id="1989" w:author="Risa" w:date="2021-05-04T14:19:00Z"/>
                <w:rFonts w:eastAsia="Times New Roman"/>
                <w:color w:val="000000"/>
                <w:rPrChange w:id="1990" w:author="Nick Smith" w:date="2021-05-17T14:21:00Z">
                  <w:rPr>
                    <w:ins w:id="1991" w:author="Risa" w:date="2021-05-04T14:19:00Z"/>
                    <w:rFonts w:eastAsia="Times New Roman"/>
                    <w:color w:val="000000"/>
                    <w:sz w:val="20"/>
                    <w:szCs w:val="20"/>
                  </w:rPr>
                </w:rPrChange>
              </w:rPr>
              <w:pPrChange w:id="1992" w:author="Nick Smith" w:date="2021-05-17T14:21:00Z">
                <w:pPr>
                  <w:jc w:val="center"/>
                </w:pPr>
              </w:pPrChange>
            </w:pPr>
            <w:ins w:id="1993" w:author="Risa" w:date="2021-05-04T14:19:00Z">
              <w:r w:rsidRPr="008531D1">
                <w:rPr>
                  <w:rFonts w:eastAsia="Times New Roman"/>
                  <w:color w:val="000000"/>
                  <w:rPrChange w:id="1994" w:author="Nick Smith" w:date="2021-05-17T14:21:00Z">
                    <w:rPr>
                      <w:rFonts w:eastAsia="Times New Roman"/>
                      <w:color w:val="000000"/>
                      <w:sz w:val="20"/>
                      <w:szCs w:val="20"/>
                    </w:rPr>
                  </w:rPrChange>
                </w:rPr>
                <w:t>0.60%</w:t>
              </w:r>
            </w:ins>
          </w:p>
        </w:tc>
      </w:tr>
    </w:tbl>
    <w:p w14:paraId="1FC20A6B" w14:textId="247C264A" w:rsidR="00077C60" w:rsidRPr="008531D1" w:rsidRDefault="00077C60" w:rsidP="008531D1">
      <w:pPr>
        <w:spacing w:line="480" w:lineRule="auto"/>
        <w:contextualSpacing/>
        <w:rPr>
          <w:ins w:id="1995" w:author="Risa" w:date="2021-04-28T11:13:00Z"/>
          <w:rPrChange w:id="1996" w:author="Nick Smith" w:date="2021-05-17T14:21:00Z">
            <w:rPr>
              <w:ins w:id="1997" w:author="Risa" w:date="2021-04-28T11:13:00Z"/>
              <w:sz w:val="20"/>
              <w:szCs w:val="20"/>
            </w:rPr>
          </w:rPrChange>
        </w:rPr>
        <w:pPrChange w:id="1998" w:author="Nick Smith" w:date="2021-05-17T14:21:00Z">
          <w:pPr/>
        </w:pPrChange>
      </w:pPr>
      <w:ins w:id="1999" w:author="Risa" w:date="2021-04-28T11:13:00Z">
        <w:r w:rsidRPr="008531D1">
          <w:rPr>
            <w:rPrChange w:id="2000" w:author="Nick Smith" w:date="2021-05-17T14:21:00Z">
              <w:rPr>
                <w:sz w:val="20"/>
                <w:szCs w:val="20"/>
              </w:rPr>
            </w:rPrChange>
          </w:rPr>
          <w:t xml:space="preserve">* P-values &lt; 0.05 are bolded and &lt; 0.1 are italicized. </w:t>
        </w:r>
      </w:ins>
      <w:ins w:id="2001" w:author="Risa" w:date="2021-05-06T15:20:00Z">
        <w:r w:rsidR="007F6543" w:rsidRPr="008531D1">
          <w:rPr>
            <w:rPrChange w:id="2002" w:author="Nick Smith" w:date="2021-05-17T14:21:00Z">
              <w:rPr>
                <w:sz w:val="20"/>
                <w:szCs w:val="20"/>
              </w:rPr>
            </w:rPrChange>
          </w:rPr>
          <w:t xml:space="preserve">Sample size is 1,812. </w:t>
        </w:r>
      </w:ins>
      <w:ins w:id="2003" w:author="Risa" w:date="2021-04-28T11:13:00Z">
        <w:r w:rsidRPr="008531D1">
          <w:rPr>
            <w:rPrChange w:id="2004" w:author="Nick Smith" w:date="2021-05-17T14:21:00Z">
              <w:rPr>
                <w:sz w:val="20"/>
                <w:szCs w:val="20"/>
              </w:rPr>
            </w:rPrChange>
          </w:rPr>
          <w:t xml:space="preserve">Key: </w:t>
        </w:r>
        <w:r w:rsidRPr="008531D1">
          <w:rPr>
            <w:rFonts w:eastAsia="Times New Roman"/>
            <w:i/>
            <w:iCs/>
            <w:color w:val="000000"/>
            <w:rPrChange w:id="2005" w:author="Nick Smith" w:date="2021-05-17T14:21:00Z">
              <w:rPr>
                <w:rFonts w:eastAsia="Times New Roman"/>
                <w:i/>
                <w:iCs/>
                <w:color w:val="000000"/>
                <w:sz w:val="20"/>
                <w:szCs w:val="20"/>
              </w:rPr>
            </w:rPrChange>
          </w:rPr>
          <w:t>N</w:t>
        </w:r>
        <w:r w:rsidRPr="008531D1">
          <w:rPr>
            <w:rFonts w:eastAsia="Times New Roman"/>
            <w:color w:val="000000"/>
            <w:vertAlign w:val="subscript"/>
            <w:rPrChange w:id="2006" w:author="Nick Smith" w:date="2021-05-17T14:21:00Z">
              <w:rPr>
                <w:rFonts w:eastAsia="Times New Roman"/>
                <w:color w:val="000000"/>
                <w:sz w:val="20"/>
                <w:szCs w:val="20"/>
                <w:vertAlign w:val="subscript"/>
              </w:rPr>
            </w:rPrChange>
          </w:rPr>
          <w:t>photo</w:t>
        </w:r>
        <w:r w:rsidRPr="008531D1">
          <w:rPr>
            <w:rFonts w:eastAsia="Times New Roman"/>
            <w:color w:val="000000"/>
            <w:rPrChange w:id="2007" w:author="Nick Smith" w:date="2021-05-17T14:21:00Z">
              <w:rPr>
                <w:rFonts w:eastAsia="Times New Roman"/>
                <w:color w:val="000000"/>
                <w:sz w:val="20"/>
                <w:szCs w:val="20"/>
              </w:rPr>
            </w:rPrChange>
          </w:rPr>
          <w:t xml:space="preserve"> = leaf N used for photosynthesis</w:t>
        </w:r>
        <w:r w:rsidRPr="008531D1">
          <w:rPr>
            <w:rPrChange w:id="2008" w:author="Nick Smith" w:date="2021-05-17T14:21:00Z">
              <w:rPr>
                <w:sz w:val="20"/>
                <w:szCs w:val="20"/>
              </w:rPr>
            </w:rPrChange>
          </w:rPr>
          <w:t xml:space="preserve">, </w:t>
        </w:r>
        <w:r w:rsidRPr="008531D1">
          <w:rPr>
            <w:i/>
            <w:iCs/>
            <w:rPrChange w:id="2009" w:author="Nick Smith" w:date="2021-05-17T14:21:00Z">
              <w:rPr>
                <w:i/>
                <w:iCs/>
                <w:sz w:val="20"/>
                <w:szCs w:val="20"/>
              </w:rPr>
            </w:rPrChange>
          </w:rPr>
          <w:t>N</w:t>
        </w:r>
        <w:r w:rsidRPr="008531D1">
          <w:rPr>
            <w:vertAlign w:val="subscript"/>
            <w:rPrChange w:id="2010" w:author="Nick Smith" w:date="2021-05-17T14:21:00Z">
              <w:rPr>
                <w:sz w:val="20"/>
                <w:szCs w:val="20"/>
                <w:vertAlign w:val="subscript"/>
              </w:rPr>
            </w:rPrChange>
          </w:rPr>
          <w:t>structure</w:t>
        </w:r>
        <w:r w:rsidRPr="008531D1">
          <w:rPr>
            <w:rPrChange w:id="2011" w:author="Nick Smith" w:date="2021-05-17T14:21:00Z">
              <w:rPr>
                <w:sz w:val="20"/>
                <w:szCs w:val="20"/>
              </w:rPr>
            </w:rPrChange>
          </w:rPr>
          <w:t xml:space="preserve"> = leaf N in structural tissue.</w:t>
        </w:r>
      </w:ins>
    </w:p>
    <w:p w14:paraId="7B40BA23" w14:textId="7216622A" w:rsidR="00077C60" w:rsidRPr="008531D1" w:rsidRDefault="00077C60" w:rsidP="008531D1">
      <w:pPr>
        <w:spacing w:line="480" w:lineRule="auto"/>
        <w:contextualSpacing/>
        <w:rPr>
          <w:ins w:id="2012" w:author="Risa" w:date="2021-04-28T11:13:00Z"/>
          <w:rFonts w:eastAsia="Times New Roman"/>
          <w:b/>
          <w:bCs/>
          <w:color w:val="000000"/>
        </w:rPr>
        <w:pPrChange w:id="2013" w:author="Nick Smith" w:date="2021-05-17T14:21:00Z">
          <w:pPr>
            <w:spacing w:line="480" w:lineRule="auto"/>
          </w:pPr>
        </w:pPrChange>
      </w:pPr>
    </w:p>
    <w:p w14:paraId="5FC0E768" w14:textId="6FDDAAA3" w:rsidR="00077C60" w:rsidRPr="008531D1" w:rsidRDefault="00381A62" w:rsidP="008531D1">
      <w:pPr>
        <w:spacing w:line="480" w:lineRule="auto"/>
        <w:contextualSpacing/>
        <w:rPr>
          <w:ins w:id="2014" w:author="Risa" w:date="2021-04-28T11:14:00Z"/>
          <w:rFonts w:eastAsia="Times New Roman"/>
          <w:b/>
          <w:bCs/>
          <w:color w:val="000000"/>
        </w:rPr>
        <w:pPrChange w:id="2015" w:author="Nick Smith" w:date="2021-05-17T14:21:00Z">
          <w:pPr>
            <w:spacing w:line="480" w:lineRule="auto"/>
          </w:pPr>
        </w:pPrChange>
      </w:pPr>
      <w:ins w:id="2016" w:author="Risa" w:date="2021-04-30T16:52:00Z">
        <w:r w:rsidRPr="008531D1">
          <w:rPr>
            <w:rFonts w:eastAsia="Times New Roman"/>
            <w:b/>
            <w:bCs/>
            <w:noProof/>
            <w:color w:val="000000"/>
            <w:rPrChange w:id="2017" w:author="Nick Smith" w:date="2021-05-17T14:21:00Z">
              <w:rPr>
                <w:rFonts w:eastAsia="Times New Roman"/>
                <w:b/>
                <w:bCs/>
                <w:noProof/>
                <w:color w:val="000000"/>
                <w:sz w:val="20"/>
                <w:szCs w:val="20"/>
              </w:rPr>
            </w:rPrChange>
          </w:rPr>
          <w:drawing>
            <wp:inline distT="0" distB="0" distL="0" distR="0" wp14:anchorId="0FEDCF7A" wp14:editId="25E82CF2">
              <wp:extent cx="5943600" cy="36868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7F39E84C" w14:textId="095BB22A" w:rsidR="00077C60" w:rsidRPr="008531D1" w:rsidRDefault="00077C60" w:rsidP="008531D1">
      <w:pPr>
        <w:spacing w:line="480" w:lineRule="auto"/>
        <w:contextualSpacing/>
        <w:rPr>
          <w:ins w:id="2018" w:author="Risa" w:date="2021-04-28T11:14:00Z"/>
          <w:rFonts w:eastAsia="Times New Roman"/>
          <w:color w:val="000000"/>
          <w:rPrChange w:id="2019" w:author="Nick Smith" w:date="2021-05-17T14:21:00Z">
            <w:rPr>
              <w:ins w:id="2020" w:author="Risa" w:date="2021-04-28T11:14:00Z"/>
              <w:rFonts w:eastAsia="Times New Roman"/>
              <w:b/>
              <w:bCs/>
              <w:color w:val="000000"/>
            </w:rPr>
          </w:rPrChange>
        </w:rPr>
        <w:pPrChange w:id="2021" w:author="Nick Smith" w:date="2021-05-17T14:21:00Z">
          <w:pPr>
            <w:spacing w:line="480" w:lineRule="auto"/>
          </w:pPr>
        </w:pPrChange>
      </w:pPr>
      <w:ins w:id="2022" w:author="Risa" w:date="2021-04-28T11:14:00Z">
        <w:r w:rsidRPr="001B44B1">
          <w:rPr>
            <w:rFonts w:eastAsia="Times New Roman"/>
            <w:b/>
            <w:bCs/>
            <w:color w:val="000000"/>
          </w:rPr>
          <w:t>Figure 3.</w:t>
        </w:r>
      </w:ins>
      <w:ins w:id="2023" w:author="Risa" w:date="2021-05-04T14:25:00Z">
        <w:r w:rsidR="00BF1133" w:rsidRPr="008531D1">
          <w:rPr>
            <w:rFonts w:eastAsia="Times New Roman"/>
            <w:b/>
            <w:bCs/>
            <w:color w:val="000000"/>
            <w:rPrChange w:id="2024" w:author="Nick Smith" w:date="2021-05-17T14:21:00Z">
              <w:rPr>
                <w:rFonts w:eastAsia="Times New Roman"/>
                <w:b/>
                <w:bCs/>
                <w:color w:val="000000"/>
                <w:sz w:val="20"/>
                <w:szCs w:val="20"/>
              </w:rPr>
            </w:rPrChange>
          </w:rPr>
          <w:t xml:space="preserve"> </w:t>
        </w:r>
        <w:r w:rsidR="00BF1133" w:rsidRPr="008531D1">
          <w:rPr>
            <w:rFonts w:eastAsia="Times New Roman"/>
            <w:color w:val="000000"/>
            <w:rPrChange w:id="2025" w:author="Nick Smith" w:date="2021-05-17T14:21:00Z">
              <w:rPr>
                <w:rFonts w:eastAsia="Times New Roman"/>
                <w:b/>
                <w:bCs/>
                <w:color w:val="000000"/>
                <w:sz w:val="20"/>
                <w:szCs w:val="20"/>
              </w:rPr>
            </w:rPrChange>
          </w:rPr>
          <w:t xml:space="preserve">(A) Relationship </w:t>
        </w:r>
      </w:ins>
      <w:ins w:id="2026" w:author="Risa" w:date="2021-05-04T14:26:00Z">
        <w:r w:rsidR="00BF1133" w:rsidRPr="008531D1">
          <w:rPr>
            <w:rFonts w:eastAsia="Times New Roman"/>
            <w:color w:val="000000"/>
            <w:rPrChange w:id="2027" w:author="Nick Smith" w:date="2021-05-17T14:21:00Z">
              <w:rPr>
                <w:rFonts w:eastAsia="Times New Roman"/>
                <w:b/>
                <w:bCs/>
                <w:color w:val="000000"/>
                <w:sz w:val="20"/>
                <w:szCs w:val="20"/>
              </w:rPr>
            </w:rPrChange>
          </w:rPr>
          <w:t xml:space="preserve">between </w:t>
        </w:r>
        <w:r w:rsidR="00BF1133" w:rsidRPr="008531D1">
          <w:rPr>
            <w:rFonts w:eastAsia="Times New Roman"/>
            <w:i/>
            <w:iCs/>
            <w:color w:val="000000"/>
            <w:rPrChange w:id="2028"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2029" w:author="Nick Smith" w:date="2021-05-17T14:21:00Z">
              <w:rPr>
                <w:rFonts w:eastAsia="Times New Roman"/>
                <w:b/>
                <w:bCs/>
                <w:color w:val="000000"/>
                <w:sz w:val="20"/>
                <w:szCs w:val="20"/>
              </w:rPr>
            </w:rPrChange>
          </w:rPr>
          <w:t>area</w:t>
        </w:r>
        <w:r w:rsidR="00BF1133" w:rsidRPr="008531D1">
          <w:rPr>
            <w:rFonts w:eastAsia="Times New Roman"/>
            <w:color w:val="000000"/>
            <w:rPrChange w:id="2030" w:author="Nick Smith" w:date="2021-05-17T14:21:00Z">
              <w:rPr>
                <w:rFonts w:eastAsia="Times New Roman"/>
                <w:b/>
                <w:bCs/>
                <w:color w:val="000000"/>
                <w:sz w:val="20"/>
                <w:szCs w:val="20"/>
              </w:rPr>
            </w:rPrChange>
          </w:rPr>
          <w:t xml:space="preserve"> and </w:t>
        </w:r>
        <w:r w:rsidR="00BF1133" w:rsidRPr="008531D1">
          <w:rPr>
            <w:rFonts w:eastAsia="Times New Roman"/>
            <w:i/>
            <w:iCs/>
            <w:color w:val="000000"/>
            <w:rPrChange w:id="2031"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2032" w:author="Nick Smith" w:date="2021-05-17T14:21:00Z">
              <w:rPr>
                <w:rFonts w:eastAsia="Times New Roman"/>
                <w:b/>
                <w:bCs/>
                <w:color w:val="000000"/>
                <w:sz w:val="20"/>
                <w:szCs w:val="20"/>
              </w:rPr>
            </w:rPrChange>
          </w:rPr>
          <w:t>structure</w:t>
        </w:r>
        <w:r w:rsidR="00BF1133" w:rsidRPr="008531D1">
          <w:rPr>
            <w:rFonts w:eastAsia="Times New Roman"/>
            <w:color w:val="000000"/>
            <w:rPrChange w:id="2033" w:author="Nick Smith" w:date="2021-05-17T14:21:00Z">
              <w:rPr>
                <w:rFonts w:eastAsia="Times New Roman"/>
                <w:b/>
                <w:bCs/>
                <w:color w:val="000000"/>
                <w:sz w:val="20"/>
                <w:szCs w:val="20"/>
              </w:rPr>
            </w:rPrChange>
          </w:rPr>
          <w:t xml:space="preserve"> (</w:t>
        </w:r>
        <w:r w:rsidR="00BF1133" w:rsidRPr="008531D1">
          <w:rPr>
            <w:rFonts w:eastAsia="Times New Roman"/>
            <w:i/>
            <w:iCs/>
            <w:color w:val="000000"/>
            <w:rPrChange w:id="2034" w:author="Nick Smith" w:date="2021-05-17T14:21:00Z">
              <w:rPr>
                <w:rFonts w:eastAsia="Times New Roman"/>
                <w:b/>
                <w:bCs/>
                <w:color w:val="000000"/>
                <w:sz w:val="20"/>
                <w:szCs w:val="20"/>
              </w:rPr>
            </w:rPrChange>
          </w:rPr>
          <w:t>p</w:t>
        </w:r>
        <w:r w:rsidR="00BF1133" w:rsidRPr="008531D1">
          <w:rPr>
            <w:rFonts w:eastAsia="Times New Roman"/>
            <w:color w:val="000000"/>
            <w:rPrChange w:id="2035" w:author="Nick Smith" w:date="2021-05-17T14:21:00Z">
              <w:rPr>
                <w:rFonts w:eastAsia="Times New Roman"/>
                <w:b/>
                <w:bCs/>
                <w:color w:val="000000"/>
                <w:sz w:val="20"/>
                <w:szCs w:val="20"/>
              </w:rPr>
            </w:rPrChange>
          </w:rPr>
          <w:t xml:space="preserve"> &lt; 0.001; Table 2) under ambient and added </w:t>
        </w:r>
      </w:ins>
      <w:ins w:id="2036" w:author="Risa" w:date="2021-05-04T14:37:00Z">
        <w:r w:rsidR="004E0353" w:rsidRPr="008531D1">
          <w:rPr>
            <w:rFonts w:eastAsia="Times New Roman"/>
            <w:color w:val="000000"/>
            <w:rPrChange w:id="2037" w:author="Nick Smith" w:date="2021-05-17T14:21:00Z">
              <w:rPr>
                <w:rFonts w:eastAsia="Times New Roman"/>
                <w:color w:val="000000"/>
                <w:sz w:val="20"/>
                <w:szCs w:val="20"/>
              </w:rPr>
            </w:rPrChange>
          </w:rPr>
          <w:t>s</w:t>
        </w:r>
      </w:ins>
      <w:ins w:id="2038" w:author="Risa" w:date="2021-05-04T14:26:00Z">
        <w:r w:rsidR="00BF1133" w:rsidRPr="008531D1">
          <w:rPr>
            <w:rFonts w:eastAsia="Times New Roman"/>
            <w:color w:val="000000"/>
            <w:rPrChange w:id="2039" w:author="Nick Smith" w:date="2021-05-17T14:21:00Z">
              <w:rPr>
                <w:rFonts w:eastAsia="Times New Roman"/>
                <w:b/>
                <w:bCs/>
                <w:color w:val="000000"/>
                <w:sz w:val="20"/>
                <w:szCs w:val="20"/>
              </w:rPr>
            </w:rPrChange>
          </w:rPr>
          <w:t xml:space="preserve">oil N treatments. (B) Relationship between </w:t>
        </w:r>
        <w:r w:rsidR="00BF1133" w:rsidRPr="008531D1">
          <w:rPr>
            <w:rFonts w:eastAsia="Times New Roman"/>
            <w:i/>
            <w:iCs/>
            <w:color w:val="000000"/>
            <w:rPrChange w:id="2040"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2041" w:author="Nick Smith" w:date="2021-05-17T14:21:00Z">
              <w:rPr>
                <w:rFonts w:eastAsia="Times New Roman"/>
                <w:b/>
                <w:bCs/>
                <w:color w:val="000000"/>
                <w:sz w:val="20"/>
                <w:szCs w:val="20"/>
              </w:rPr>
            </w:rPrChange>
          </w:rPr>
          <w:t>area</w:t>
        </w:r>
        <w:r w:rsidR="00BF1133" w:rsidRPr="008531D1">
          <w:rPr>
            <w:rFonts w:eastAsia="Times New Roman"/>
            <w:color w:val="000000"/>
            <w:rPrChange w:id="2042" w:author="Nick Smith" w:date="2021-05-17T14:21:00Z">
              <w:rPr>
                <w:rFonts w:eastAsia="Times New Roman"/>
                <w:b/>
                <w:bCs/>
                <w:color w:val="000000"/>
                <w:sz w:val="20"/>
                <w:szCs w:val="20"/>
              </w:rPr>
            </w:rPrChange>
          </w:rPr>
          <w:t xml:space="preserve"> and </w:t>
        </w:r>
        <w:r w:rsidR="00BF1133" w:rsidRPr="008531D1">
          <w:rPr>
            <w:rFonts w:eastAsia="Times New Roman"/>
            <w:i/>
            <w:iCs/>
            <w:color w:val="000000"/>
            <w:rPrChange w:id="2043"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2044" w:author="Nick Smith" w:date="2021-05-17T14:21:00Z">
              <w:rPr>
                <w:rFonts w:eastAsia="Times New Roman"/>
                <w:b/>
                <w:bCs/>
                <w:color w:val="000000"/>
                <w:sz w:val="20"/>
                <w:szCs w:val="20"/>
              </w:rPr>
            </w:rPrChange>
          </w:rPr>
          <w:t>photo</w:t>
        </w:r>
        <w:r w:rsidR="00BF1133" w:rsidRPr="008531D1">
          <w:rPr>
            <w:rFonts w:eastAsia="Times New Roman"/>
            <w:color w:val="000000"/>
            <w:rPrChange w:id="2045" w:author="Nick Smith" w:date="2021-05-17T14:21:00Z">
              <w:rPr>
                <w:rFonts w:eastAsia="Times New Roman"/>
                <w:b/>
                <w:bCs/>
                <w:color w:val="000000"/>
                <w:sz w:val="20"/>
                <w:szCs w:val="20"/>
              </w:rPr>
            </w:rPrChange>
          </w:rPr>
          <w:t xml:space="preserve"> </w:t>
        </w:r>
      </w:ins>
      <w:ins w:id="2046" w:author="Risa" w:date="2021-05-04T14:27:00Z">
        <w:r w:rsidR="00BF1133" w:rsidRPr="008531D1">
          <w:rPr>
            <w:rFonts w:eastAsia="Times New Roman"/>
            <w:color w:val="000000"/>
            <w:rPrChange w:id="2047" w:author="Nick Smith" w:date="2021-05-17T14:21:00Z">
              <w:rPr>
                <w:rFonts w:eastAsia="Times New Roman"/>
                <w:color w:val="000000"/>
                <w:sz w:val="20"/>
                <w:szCs w:val="20"/>
              </w:rPr>
            </w:rPrChange>
          </w:rPr>
          <w:t>(</w:t>
        </w:r>
        <w:r w:rsidR="00BF1133" w:rsidRPr="008531D1">
          <w:rPr>
            <w:rFonts w:eastAsia="Times New Roman"/>
            <w:i/>
            <w:iCs/>
            <w:color w:val="000000"/>
            <w:rPrChange w:id="2048" w:author="Nick Smith" w:date="2021-05-17T14:21:00Z">
              <w:rPr>
                <w:rFonts w:eastAsia="Times New Roman"/>
                <w:i/>
                <w:iCs/>
                <w:color w:val="000000"/>
                <w:sz w:val="20"/>
                <w:szCs w:val="20"/>
              </w:rPr>
            </w:rPrChange>
          </w:rPr>
          <w:t xml:space="preserve">p </w:t>
        </w:r>
        <w:r w:rsidR="00BF1133" w:rsidRPr="008531D1">
          <w:rPr>
            <w:rFonts w:eastAsia="Times New Roman"/>
            <w:color w:val="000000"/>
            <w:rPrChange w:id="2049" w:author="Nick Smith" w:date="2021-05-17T14:21:00Z">
              <w:rPr>
                <w:rFonts w:eastAsia="Times New Roman"/>
                <w:color w:val="000000"/>
                <w:sz w:val="20"/>
                <w:szCs w:val="20"/>
              </w:rPr>
            </w:rPrChange>
          </w:rPr>
          <w:t xml:space="preserve">&lt; 0.001; Table 2) </w:t>
        </w:r>
      </w:ins>
      <w:ins w:id="2050" w:author="Risa" w:date="2021-05-04T14:26:00Z">
        <w:r w:rsidR="00BF1133" w:rsidRPr="008531D1">
          <w:rPr>
            <w:rFonts w:eastAsia="Times New Roman"/>
            <w:color w:val="000000"/>
            <w:rPrChange w:id="2051" w:author="Nick Smith" w:date="2021-05-17T14:21:00Z">
              <w:rPr>
                <w:rFonts w:eastAsia="Times New Roman"/>
                <w:b/>
                <w:bCs/>
                <w:color w:val="000000"/>
                <w:sz w:val="20"/>
                <w:szCs w:val="20"/>
              </w:rPr>
            </w:rPrChange>
          </w:rPr>
          <w:t xml:space="preserve">under ambient and added </w:t>
        </w:r>
      </w:ins>
      <w:ins w:id="2052" w:author="Risa" w:date="2021-05-04T14:37:00Z">
        <w:r w:rsidR="004E0353" w:rsidRPr="008531D1">
          <w:rPr>
            <w:rFonts w:eastAsia="Times New Roman"/>
            <w:color w:val="000000"/>
            <w:rPrChange w:id="2053" w:author="Nick Smith" w:date="2021-05-17T14:21:00Z">
              <w:rPr>
                <w:rFonts w:eastAsia="Times New Roman"/>
                <w:color w:val="000000"/>
                <w:sz w:val="20"/>
                <w:szCs w:val="20"/>
              </w:rPr>
            </w:rPrChange>
          </w:rPr>
          <w:t>s</w:t>
        </w:r>
      </w:ins>
      <w:ins w:id="2054" w:author="Risa" w:date="2021-05-04T14:26:00Z">
        <w:r w:rsidR="00BF1133" w:rsidRPr="008531D1">
          <w:rPr>
            <w:rFonts w:eastAsia="Times New Roman"/>
            <w:color w:val="000000"/>
            <w:rPrChange w:id="2055" w:author="Nick Smith" w:date="2021-05-17T14:21:00Z">
              <w:rPr>
                <w:rFonts w:eastAsia="Times New Roman"/>
                <w:b/>
                <w:bCs/>
                <w:color w:val="000000"/>
                <w:sz w:val="20"/>
                <w:szCs w:val="20"/>
              </w:rPr>
            </w:rPrChange>
          </w:rPr>
          <w:t>oil N treatments.</w:t>
        </w:r>
      </w:ins>
    </w:p>
    <w:p w14:paraId="584A7F0E" w14:textId="77777777" w:rsidR="00E26DE7" w:rsidRPr="008531D1" w:rsidRDefault="00E26DE7" w:rsidP="008531D1">
      <w:pPr>
        <w:spacing w:line="480" w:lineRule="auto"/>
        <w:contextualSpacing/>
        <w:rPr>
          <w:ins w:id="2056" w:author="Risa" w:date="2021-04-28T17:36:00Z"/>
          <w:rFonts w:eastAsia="Times New Roman"/>
          <w:b/>
          <w:bCs/>
          <w:color w:val="000000"/>
          <w:rPrChange w:id="2057" w:author="Nick Smith" w:date="2021-05-17T14:21:00Z">
            <w:rPr>
              <w:ins w:id="2058" w:author="Risa" w:date="2021-04-28T17:36:00Z"/>
              <w:rFonts w:eastAsia="Times New Roman"/>
              <w:b/>
              <w:bCs/>
              <w:color w:val="000000"/>
              <w:sz w:val="20"/>
              <w:szCs w:val="20"/>
            </w:rPr>
          </w:rPrChange>
        </w:rPr>
        <w:pPrChange w:id="2059" w:author="Nick Smith" w:date="2021-05-17T14:21:00Z">
          <w:pPr/>
        </w:pPrChange>
      </w:pPr>
    </w:p>
    <w:p w14:paraId="4FB1B015" w14:textId="77407A93" w:rsidR="00077C60" w:rsidRPr="008531D1" w:rsidRDefault="007D124D" w:rsidP="008531D1">
      <w:pPr>
        <w:spacing w:line="480" w:lineRule="auto"/>
        <w:contextualSpacing/>
        <w:rPr>
          <w:ins w:id="2060" w:author="Risa" w:date="2021-04-28T11:14:00Z"/>
          <w:rFonts w:eastAsia="Times New Roman"/>
          <w:b/>
          <w:bCs/>
          <w:color w:val="000000"/>
        </w:rPr>
        <w:pPrChange w:id="2061" w:author="Nick Smith" w:date="2021-05-17T14:21:00Z">
          <w:pPr>
            <w:spacing w:line="480" w:lineRule="auto"/>
          </w:pPr>
        </w:pPrChange>
      </w:pPr>
      <w:ins w:id="2062" w:author="Risa" w:date="2021-05-06T15:18:00Z">
        <w:r w:rsidRPr="008531D1">
          <w:rPr>
            <w:rFonts w:eastAsia="Times New Roman"/>
            <w:b/>
            <w:bCs/>
            <w:noProof/>
            <w:color w:val="000000"/>
            <w:rPrChange w:id="2063" w:author="Nick Smith" w:date="2021-05-17T14:21:00Z">
              <w:rPr>
                <w:rFonts w:eastAsia="Times New Roman"/>
                <w:b/>
                <w:bCs/>
                <w:noProof/>
                <w:color w:val="000000"/>
                <w:sz w:val="20"/>
                <w:szCs w:val="20"/>
              </w:rPr>
            </w:rPrChange>
          </w:rPr>
          <w:lastRenderedPageBreak/>
          <w:drawing>
            <wp:inline distT="0" distB="0" distL="0" distR="0" wp14:anchorId="7FAB52A2" wp14:editId="7B1EA46B">
              <wp:extent cx="5943600" cy="368681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ED28C97" w14:textId="2DA10B75" w:rsidR="00077C60" w:rsidRPr="008531D1" w:rsidRDefault="00077C60" w:rsidP="008531D1">
      <w:pPr>
        <w:spacing w:line="480" w:lineRule="auto"/>
        <w:contextualSpacing/>
        <w:textAlignment w:val="baseline"/>
        <w:rPr>
          <w:ins w:id="2064" w:author="Risa" w:date="2021-04-28T11:14:00Z"/>
          <w:rFonts w:eastAsia="Times New Roman"/>
          <w:b/>
          <w:bCs/>
          <w:color w:val="000000"/>
        </w:rPr>
        <w:pPrChange w:id="2065" w:author="Nick Smith" w:date="2021-05-17T14:21:00Z">
          <w:pPr>
            <w:spacing w:line="480" w:lineRule="auto"/>
          </w:pPr>
        </w:pPrChange>
      </w:pPr>
      <w:ins w:id="2066" w:author="Risa" w:date="2021-04-28T11:14:00Z">
        <w:r w:rsidRPr="001B44B1">
          <w:rPr>
            <w:rFonts w:eastAsia="Times New Roman"/>
            <w:b/>
            <w:bCs/>
            <w:color w:val="000000"/>
          </w:rPr>
          <w:t>Figure 4.</w:t>
        </w:r>
      </w:ins>
      <w:ins w:id="2067" w:author="Risa" w:date="2021-05-04T14:28:00Z">
        <w:r w:rsidR="00CF0686" w:rsidRPr="008531D1">
          <w:rPr>
            <w:rFonts w:eastAsia="Times New Roman"/>
            <w:color w:val="000000"/>
            <w:rPrChange w:id="2068" w:author="Nick Smith" w:date="2021-05-17T14:21:00Z">
              <w:rPr>
                <w:rFonts w:eastAsia="Times New Roman"/>
                <w:color w:val="000000"/>
                <w:sz w:val="20"/>
                <w:szCs w:val="20"/>
              </w:rPr>
            </w:rPrChange>
          </w:rPr>
          <w:t xml:space="preserve"> Treemap </w:t>
        </w:r>
      </w:ins>
      <w:ins w:id="2069" w:author="Risa" w:date="2021-05-04T14:29:00Z">
        <w:r w:rsidR="00CF0686" w:rsidRPr="008531D1">
          <w:rPr>
            <w:rFonts w:eastAsia="Times New Roman"/>
            <w:color w:val="000000"/>
            <w:rPrChange w:id="2070" w:author="Nick Smith" w:date="2021-05-17T14:21:00Z">
              <w:rPr>
                <w:rFonts w:eastAsia="Times New Roman"/>
                <w:color w:val="000000"/>
                <w:sz w:val="20"/>
                <w:szCs w:val="20"/>
              </w:rPr>
            </w:rPrChange>
          </w:rPr>
          <w:t>of relative importance for</w:t>
        </w:r>
      </w:ins>
      <w:ins w:id="2071" w:author="Risa" w:date="2021-05-04T14:28:00Z">
        <w:r w:rsidR="00CF0686" w:rsidRPr="008531D1">
          <w:rPr>
            <w:rFonts w:eastAsia="Times New Roman"/>
            <w:color w:val="000000"/>
            <w:rPrChange w:id="2072" w:author="Nick Smith" w:date="2021-05-17T14:21:00Z">
              <w:rPr>
                <w:rFonts w:eastAsia="Times New Roman"/>
                <w:color w:val="000000"/>
                <w:sz w:val="20"/>
                <w:szCs w:val="20"/>
              </w:rPr>
            </w:rPrChange>
          </w:rPr>
          <w:t xml:space="preserve"> </w:t>
        </w:r>
      </w:ins>
      <w:ins w:id="2073" w:author="Risa" w:date="2021-05-04T14:29:00Z">
        <w:r w:rsidR="00CF0686" w:rsidRPr="008531D1">
          <w:rPr>
            <w:rPrChange w:id="2074" w:author="Nick Smith" w:date="2021-05-17T14:21:00Z">
              <w:rPr>
                <w:sz w:val="20"/>
                <w:szCs w:val="20"/>
              </w:rPr>
            </w:rPrChange>
          </w:rPr>
          <w:t xml:space="preserve">linear mixed effects model with </w:t>
        </w:r>
        <w:r w:rsidR="00CF0686" w:rsidRPr="008531D1">
          <w:rPr>
            <w:i/>
            <w:iCs/>
            <w:rPrChange w:id="2075" w:author="Nick Smith" w:date="2021-05-17T14:21:00Z">
              <w:rPr>
                <w:i/>
                <w:iCs/>
                <w:sz w:val="20"/>
                <w:szCs w:val="20"/>
              </w:rPr>
            </w:rPrChange>
          </w:rPr>
          <w:t>N</w:t>
        </w:r>
        <w:r w:rsidR="00CF0686" w:rsidRPr="008531D1">
          <w:rPr>
            <w:vertAlign w:val="subscript"/>
            <w:rPrChange w:id="2076" w:author="Nick Smith" w:date="2021-05-17T14:21:00Z">
              <w:rPr>
                <w:sz w:val="20"/>
                <w:szCs w:val="20"/>
                <w:vertAlign w:val="subscript"/>
              </w:rPr>
            </w:rPrChange>
          </w:rPr>
          <w:t>area</w:t>
        </w:r>
        <w:r w:rsidR="00CF0686" w:rsidRPr="008531D1">
          <w:rPr>
            <w:rPrChange w:id="2077" w:author="Nick Smith" w:date="2021-05-17T14:21:00Z">
              <w:rPr>
                <w:sz w:val="20"/>
                <w:szCs w:val="20"/>
              </w:rPr>
            </w:rPrChange>
          </w:rPr>
          <w:t xml:space="preserve"> as the dependent variable and soil treatment variables, predicted nitrogen components, and species characteristics as fixed effects</w:t>
        </w:r>
        <w:r w:rsidR="00CF0686" w:rsidRPr="008531D1">
          <w:rPr>
            <w:rFonts w:eastAsia="Times New Roman"/>
            <w:color w:val="000000"/>
            <w:rPrChange w:id="2078" w:author="Nick Smith" w:date="2021-05-17T14:21:00Z">
              <w:rPr>
                <w:rFonts w:eastAsia="Times New Roman"/>
                <w:color w:val="000000"/>
                <w:sz w:val="20"/>
                <w:szCs w:val="20"/>
              </w:rPr>
            </w:rPrChange>
          </w:rPr>
          <w:t xml:space="preserve"> </w:t>
        </w:r>
      </w:ins>
      <w:ins w:id="2079" w:author="Risa" w:date="2021-05-04T14:28:00Z">
        <w:r w:rsidR="00CF0686" w:rsidRPr="008531D1">
          <w:rPr>
            <w:rFonts w:eastAsia="Times New Roman"/>
            <w:color w:val="000000"/>
            <w:rPrChange w:id="2080" w:author="Nick Smith" w:date="2021-05-17T14:21:00Z">
              <w:rPr>
                <w:rFonts w:eastAsia="Times New Roman"/>
                <w:color w:val="000000"/>
                <w:sz w:val="20"/>
                <w:szCs w:val="20"/>
              </w:rPr>
            </w:rPrChange>
          </w:rPr>
          <w:t>(Table 2).</w:t>
        </w:r>
      </w:ins>
    </w:p>
    <w:p w14:paraId="0E5C98CB" w14:textId="66759345" w:rsidR="00077C60" w:rsidRPr="001B44B1" w:rsidRDefault="00077C60" w:rsidP="008531D1">
      <w:pPr>
        <w:spacing w:line="480" w:lineRule="auto"/>
        <w:contextualSpacing/>
        <w:rPr>
          <w:ins w:id="2081" w:author="Risa" w:date="2021-04-28T11:15:00Z"/>
          <w:rFonts w:eastAsia="Times New Roman"/>
          <w:b/>
          <w:bCs/>
          <w:color w:val="000000"/>
        </w:rPr>
        <w:pPrChange w:id="2082" w:author="Nick Smith" w:date="2021-05-17T14:21:00Z">
          <w:pPr>
            <w:spacing w:line="480" w:lineRule="auto"/>
          </w:pPr>
        </w:pPrChange>
      </w:pPr>
    </w:p>
    <w:p w14:paraId="479F9C7A" w14:textId="2AD198C5" w:rsidR="00150B42" w:rsidRPr="001B44B1" w:rsidRDefault="00150B42" w:rsidP="008531D1">
      <w:pPr>
        <w:spacing w:line="480" w:lineRule="auto"/>
        <w:contextualSpacing/>
        <w:rPr>
          <w:ins w:id="2083" w:author="Risa" w:date="2021-04-28T17:48:00Z"/>
          <w:rFonts w:eastAsia="Times New Roman"/>
          <w:b/>
          <w:bCs/>
          <w:color w:val="000000"/>
        </w:rPr>
        <w:pPrChange w:id="2084" w:author="Nick Smith" w:date="2021-05-17T14:21:00Z">
          <w:pPr>
            <w:spacing w:line="480" w:lineRule="auto"/>
          </w:pPr>
        </w:pPrChange>
      </w:pPr>
      <w:ins w:id="2085" w:author="Risa" w:date="2021-04-28T11:16:00Z">
        <w:r w:rsidRPr="001B44B1">
          <w:rPr>
            <w:rFonts w:eastAsia="Times New Roman"/>
            <w:b/>
            <w:bCs/>
            <w:color w:val="000000"/>
          </w:rPr>
          <w:t>response of AGB and LAI to the soil treatments</w:t>
        </w:r>
      </w:ins>
    </w:p>
    <w:p w14:paraId="45DE7FA7" w14:textId="7BF1EDA8" w:rsidR="005F0AFC" w:rsidRPr="00771C52" w:rsidRDefault="00CC3A73" w:rsidP="008531D1">
      <w:pPr>
        <w:spacing w:line="480" w:lineRule="auto"/>
        <w:contextualSpacing/>
        <w:rPr>
          <w:ins w:id="2086" w:author="Risa" w:date="2021-04-29T10:23:00Z"/>
          <w:rFonts w:eastAsia="Times New Roman"/>
          <w:color w:val="000000"/>
        </w:rPr>
        <w:pPrChange w:id="2087" w:author="Nick Smith" w:date="2021-05-17T14:21:00Z">
          <w:pPr>
            <w:spacing w:line="480" w:lineRule="auto"/>
          </w:pPr>
        </w:pPrChange>
      </w:pPr>
      <w:ins w:id="2088" w:author="Risa" w:date="2021-04-29T10:04:00Z">
        <w:r w:rsidRPr="00771C52">
          <w:rPr>
            <w:rFonts w:eastAsia="Times New Roman"/>
            <w:b/>
            <w:bCs/>
            <w:color w:val="000000"/>
          </w:rPr>
          <w:tab/>
        </w:r>
      </w:ins>
      <w:ins w:id="2089" w:author="Risa" w:date="2021-04-29T10:16:00Z">
        <w:r w:rsidR="0013288D" w:rsidRPr="008531D1">
          <w:rPr>
            <w:rFonts w:eastAsia="Times New Roman"/>
            <w:color w:val="000000"/>
            <w:rPrChange w:id="2090" w:author="Nick Smith" w:date="2021-05-17T14:21:00Z">
              <w:rPr>
                <w:rFonts w:eastAsia="Times New Roman"/>
                <w:b/>
                <w:bCs/>
                <w:color w:val="000000"/>
              </w:rPr>
            </w:rPrChange>
          </w:rPr>
          <w:t>AGB</w:t>
        </w:r>
        <w:r w:rsidR="0013288D" w:rsidRPr="008531D1">
          <w:rPr>
            <w:rFonts w:eastAsia="Times New Roman"/>
            <w:color w:val="000000"/>
          </w:rPr>
          <w:t xml:space="preserve"> </w:t>
        </w:r>
      </w:ins>
      <w:ins w:id="2091" w:author="Risa" w:date="2021-04-29T10:17:00Z">
        <w:r w:rsidR="0013288D" w:rsidRPr="001B44B1">
          <w:rPr>
            <w:rFonts w:eastAsia="Times New Roman"/>
            <w:color w:val="000000"/>
          </w:rPr>
          <w:t>was significantly impacted by all three soil amendment treatments separately</w:t>
        </w:r>
      </w:ins>
      <w:ins w:id="2092" w:author="Risa" w:date="2021-04-29T10:22:00Z">
        <w:r w:rsidR="00AF12A2" w:rsidRPr="001B44B1">
          <w:rPr>
            <w:rFonts w:eastAsia="Times New Roman"/>
            <w:color w:val="000000"/>
          </w:rPr>
          <w:t xml:space="preserve"> (</w:t>
        </w:r>
      </w:ins>
      <w:ins w:id="2093" w:author="Risa" w:date="2021-05-04T14:38:00Z">
        <w:r w:rsidR="00750DAC" w:rsidRPr="001B44B1">
          <w:rPr>
            <w:rFonts w:eastAsia="Times New Roman"/>
            <w:color w:val="000000"/>
          </w:rPr>
          <w:t>s</w:t>
        </w:r>
      </w:ins>
      <w:ins w:id="2094" w:author="Risa" w:date="2021-04-29T10:22:00Z">
        <w:r w:rsidR="00AF12A2" w:rsidRPr="001B44B1">
          <w:rPr>
            <w:rFonts w:eastAsia="Times New Roman"/>
            <w:color w:val="000000"/>
          </w:rPr>
          <w:t>oil N</w:t>
        </w:r>
      </w:ins>
      <w:ins w:id="2095" w:author="Risa" w:date="2021-04-29T14:33:00Z">
        <w:r w:rsidR="002A405B" w:rsidRPr="00771C52">
          <w:rPr>
            <w:rFonts w:eastAsia="Times New Roman"/>
            <w:color w:val="000000"/>
          </w:rPr>
          <w:t>:</w:t>
        </w:r>
      </w:ins>
      <w:ins w:id="2096"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ins>
      <w:ins w:id="2097" w:author="Risa" w:date="2021-05-04T14:38:00Z">
        <w:r w:rsidR="00750DAC" w:rsidRPr="00771C52">
          <w:rPr>
            <w:rFonts w:eastAsia="Times New Roman"/>
            <w:color w:val="000000"/>
          </w:rPr>
          <w:t>s</w:t>
        </w:r>
      </w:ins>
      <w:ins w:id="2098" w:author="Risa" w:date="2021-04-29T10:22:00Z">
        <w:r w:rsidR="00AF12A2" w:rsidRPr="00771C52">
          <w:rPr>
            <w:rFonts w:eastAsia="Times New Roman"/>
            <w:color w:val="000000"/>
          </w:rPr>
          <w:t>oil P</w:t>
        </w:r>
      </w:ins>
      <w:ins w:id="2099" w:author="Risa" w:date="2021-04-29T14:33:00Z">
        <w:r w:rsidR="002A405B" w:rsidRPr="00771C52">
          <w:rPr>
            <w:rFonts w:eastAsia="Times New Roman"/>
            <w:color w:val="000000"/>
          </w:rPr>
          <w:t>:</w:t>
        </w:r>
      </w:ins>
      <w:ins w:id="2100"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ins>
      <w:ins w:id="2101" w:author="Risa" w:date="2021-05-04T14:38:00Z">
        <w:r w:rsidR="00750DAC" w:rsidRPr="00771C52">
          <w:rPr>
            <w:rFonts w:eastAsia="Times New Roman"/>
            <w:color w:val="000000"/>
          </w:rPr>
          <w:t>s</w:t>
        </w:r>
      </w:ins>
      <w:ins w:id="2102" w:author="Risa" w:date="2021-04-29T10:22:00Z">
        <w:r w:rsidR="00AF12A2" w:rsidRPr="00771C52">
          <w:rPr>
            <w:rFonts w:eastAsia="Times New Roman"/>
            <w:color w:val="000000"/>
          </w:rPr>
          <w:t xml:space="preserve">oil </w:t>
        </w:r>
      </w:ins>
      <w:ins w:id="2103" w:author="Risa" w:date="2021-04-29T10:23:00Z">
        <w:r w:rsidR="00AF12A2" w:rsidRPr="008531D1">
          <w:rPr>
            <w:rFonts w:eastAsia="Times New Roman"/>
            <w:color w:val="000000"/>
            <w:rPrChange w:id="2104" w:author="Nick Smith" w:date="2021-05-17T14:21:00Z">
              <w:rPr>
                <w:rFonts w:eastAsia="Times New Roman"/>
                <w:color w:val="000000"/>
                <w:sz w:val="20"/>
                <w:szCs w:val="20"/>
              </w:rPr>
            </w:rPrChange>
          </w:rPr>
          <w:t>K</w:t>
        </w:r>
        <w:r w:rsidR="00AF12A2" w:rsidRPr="008531D1">
          <w:rPr>
            <w:rFonts w:eastAsia="Times New Roman"/>
            <w:color w:val="000000"/>
            <w:vertAlign w:val="subscript"/>
            <w:rPrChange w:id="2105" w:author="Nick Smith" w:date="2021-05-17T14:21:00Z">
              <w:rPr>
                <w:rFonts w:eastAsia="Times New Roman"/>
                <w:color w:val="000000"/>
                <w:sz w:val="20"/>
                <w:szCs w:val="20"/>
                <w:vertAlign w:val="subscript"/>
              </w:rPr>
            </w:rPrChange>
          </w:rPr>
          <w:t>+µ</w:t>
        </w:r>
      </w:ins>
      <w:ins w:id="2106" w:author="Risa" w:date="2021-04-29T14:33:00Z">
        <w:r w:rsidR="002A405B" w:rsidRPr="008531D1">
          <w:rPr>
            <w:rFonts w:eastAsia="Times New Roman"/>
            <w:color w:val="000000"/>
          </w:rPr>
          <w:t>:</w:t>
        </w:r>
      </w:ins>
      <w:ins w:id="2107" w:author="Risa" w:date="2021-04-29T10:23:00Z">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ins>
      <w:ins w:id="2108" w:author="Risa" w:date="2021-04-29T10:22:00Z">
        <w:r w:rsidR="00AF12A2" w:rsidRPr="001B44B1">
          <w:rPr>
            <w:rFonts w:eastAsia="Times New Roman"/>
            <w:color w:val="000000"/>
          </w:rPr>
          <w:t>)</w:t>
        </w:r>
      </w:ins>
      <w:ins w:id="2109" w:author="Risa" w:date="2021-04-29T10:17:00Z">
        <w:r w:rsidR="0013288D" w:rsidRPr="00771C52">
          <w:rPr>
            <w:rFonts w:eastAsia="Times New Roman"/>
            <w:color w:val="000000"/>
          </w:rPr>
          <w:t xml:space="preserve"> as well as the interaction </w:t>
        </w:r>
      </w:ins>
      <w:ins w:id="2110" w:author="Risa" w:date="2021-04-29T10:18:00Z">
        <w:r w:rsidR="0013288D" w:rsidRPr="00771C52">
          <w:rPr>
            <w:rFonts w:eastAsia="Times New Roman"/>
            <w:color w:val="000000"/>
          </w:rPr>
          <w:t xml:space="preserve">between </w:t>
        </w:r>
      </w:ins>
      <w:ins w:id="2111" w:author="Risa" w:date="2021-05-04T14:38:00Z">
        <w:r w:rsidR="00750DAC" w:rsidRPr="00771C52">
          <w:rPr>
            <w:rFonts w:eastAsia="Times New Roman"/>
            <w:color w:val="000000"/>
          </w:rPr>
          <w:t>s</w:t>
        </w:r>
      </w:ins>
      <w:ins w:id="2112" w:author="Risa" w:date="2021-04-29T10:18:00Z">
        <w:r w:rsidR="0013288D" w:rsidRPr="00771C52">
          <w:rPr>
            <w:rFonts w:eastAsia="Times New Roman"/>
            <w:color w:val="000000"/>
          </w:rPr>
          <w:t xml:space="preserve">oil N and </w:t>
        </w:r>
      </w:ins>
      <w:ins w:id="2113" w:author="Risa" w:date="2021-05-04T14:38:00Z">
        <w:r w:rsidR="00750DAC" w:rsidRPr="00771C52">
          <w:rPr>
            <w:rFonts w:eastAsia="Times New Roman"/>
            <w:color w:val="000000"/>
          </w:rPr>
          <w:t>s</w:t>
        </w:r>
      </w:ins>
      <w:ins w:id="2114" w:author="Risa" w:date="2021-04-29T10:18:00Z">
        <w:r w:rsidR="0013288D" w:rsidRPr="00771C52">
          <w:rPr>
            <w:rFonts w:eastAsia="Times New Roman"/>
            <w:color w:val="000000"/>
          </w:rPr>
          <w:t xml:space="preserve">oil </w:t>
        </w:r>
      </w:ins>
      <w:ins w:id="2115" w:author="Risa" w:date="2021-04-29T10:22:00Z">
        <w:r w:rsidR="00AF12A2" w:rsidRPr="00771C52">
          <w:rPr>
            <w:rFonts w:eastAsia="Times New Roman"/>
            <w:color w:val="000000"/>
          </w:rPr>
          <w:t>K</w:t>
        </w:r>
      </w:ins>
      <w:ins w:id="2116" w:author="Risa" w:date="2021-05-05T15:39:00Z">
        <w:r w:rsidR="00482CAA" w:rsidRPr="00771C52">
          <w:rPr>
            <w:rFonts w:eastAsia="Times New Roman"/>
            <w:color w:val="000000"/>
            <w:vertAlign w:val="subscript"/>
          </w:rPr>
          <w:t>+µ</w:t>
        </w:r>
      </w:ins>
      <w:ins w:id="2117"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0.019; Table 3 and Figure 5A).</w:t>
        </w:r>
      </w:ins>
      <w:ins w:id="2118" w:author="Risa" w:date="2021-04-29T14:37:00Z">
        <w:r w:rsidR="00DA1940" w:rsidRPr="00771C52">
          <w:rPr>
            <w:rFonts w:eastAsia="Times New Roman"/>
            <w:color w:val="000000"/>
          </w:rPr>
          <w:t xml:space="preserve"> AGB was </w:t>
        </w:r>
      </w:ins>
      <w:ins w:id="2119" w:author="Risa" w:date="2021-04-29T14:38:00Z">
        <w:r w:rsidR="00DA1940" w:rsidRPr="00771C52">
          <w:rPr>
            <w:rFonts w:eastAsia="Times New Roman"/>
            <w:color w:val="000000"/>
          </w:rPr>
          <w:t>highest</w:t>
        </w:r>
      </w:ins>
      <w:ins w:id="2120" w:author="Risa" w:date="2021-04-29T14:37:00Z">
        <w:r w:rsidR="00DA1940" w:rsidRPr="00771C52">
          <w:rPr>
            <w:rFonts w:eastAsia="Times New Roman"/>
            <w:color w:val="000000"/>
          </w:rPr>
          <w:t xml:space="preserve"> in plots with added N and added P (Figure 5A).</w:t>
        </w:r>
      </w:ins>
      <w:ins w:id="2121" w:author="Risa" w:date="2021-04-29T14:38:00Z">
        <w:r w:rsidR="00DA1940" w:rsidRPr="00771C52">
          <w:rPr>
            <w:rFonts w:eastAsia="Times New Roman"/>
            <w:color w:val="000000"/>
          </w:rPr>
          <w:t xml:space="preserve"> There was no difference in plots that had added N</w:t>
        </w:r>
      </w:ins>
      <w:ins w:id="2122" w:author="Risa" w:date="2021-04-29T14:39:00Z">
        <w:r w:rsidR="00DA1940" w:rsidRPr="00771C52">
          <w:rPr>
            <w:rFonts w:eastAsia="Times New Roman"/>
            <w:color w:val="000000"/>
          </w:rPr>
          <w:t xml:space="preserve"> or added P, and AGB was lowest in plots with both ambient N and ambient P (Figure 5A).</w:t>
        </w:r>
      </w:ins>
    </w:p>
    <w:p w14:paraId="5B4B93F5" w14:textId="6FCDA714" w:rsidR="00DA1940" w:rsidRPr="00771C52" w:rsidRDefault="003B4314" w:rsidP="008531D1">
      <w:pPr>
        <w:spacing w:line="480" w:lineRule="auto"/>
        <w:contextualSpacing/>
        <w:rPr>
          <w:ins w:id="2123" w:author="Risa" w:date="2021-04-29T14:38:00Z"/>
          <w:rFonts w:eastAsia="Times New Roman"/>
          <w:color w:val="000000"/>
        </w:rPr>
        <w:pPrChange w:id="2124" w:author="Nick Smith" w:date="2021-05-17T14:21:00Z">
          <w:pPr>
            <w:spacing w:line="480" w:lineRule="auto"/>
          </w:pPr>
        </w:pPrChange>
      </w:pPr>
      <w:ins w:id="2125" w:author="Risa" w:date="2021-04-29T10:23:00Z">
        <w:r w:rsidRPr="00771C52">
          <w:rPr>
            <w:rFonts w:eastAsia="Times New Roman"/>
            <w:color w:val="000000"/>
          </w:rPr>
          <w:tab/>
          <w:t xml:space="preserve">LAI was significantly impacted by </w:t>
        </w:r>
      </w:ins>
      <w:ins w:id="2126" w:author="Risa" w:date="2021-05-04T14:39:00Z">
        <w:r w:rsidR="00750DAC" w:rsidRPr="00771C52">
          <w:rPr>
            <w:rFonts w:eastAsia="Times New Roman"/>
            <w:color w:val="000000"/>
          </w:rPr>
          <w:t>s</w:t>
        </w:r>
      </w:ins>
      <w:ins w:id="2127" w:author="Risa" w:date="2021-04-29T10:23:00Z">
        <w:r w:rsidRPr="00771C52">
          <w:rPr>
            <w:rFonts w:eastAsia="Times New Roman"/>
            <w:color w:val="000000"/>
          </w:rPr>
          <w:t xml:space="preserve">oil N </w:t>
        </w:r>
      </w:ins>
      <w:ins w:id="2128" w:author="Risa" w:date="2021-04-29T10:24:00Z">
        <w:r w:rsidRPr="00771C52">
          <w:rPr>
            <w:rFonts w:eastAsia="Times New Roman"/>
            <w:color w:val="000000"/>
          </w:rPr>
          <w:t>(</w:t>
        </w:r>
      </w:ins>
      <w:ins w:id="2129" w:author="Risa" w:date="2021-04-29T10:23:00Z">
        <w:r w:rsidRPr="00771C52">
          <w:rPr>
            <w:rFonts w:eastAsia="Times New Roman"/>
            <w:i/>
            <w:iCs/>
            <w:color w:val="000000"/>
          </w:rPr>
          <w:t xml:space="preserve">p </w:t>
        </w:r>
        <w:r w:rsidRPr="00771C52">
          <w:rPr>
            <w:rFonts w:eastAsia="Times New Roman"/>
            <w:color w:val="000000"/>
          </w:rPr>
          <w:t>&lt; 0.001</w:t>
        </w:r>
      </w:ins>
      <w:ins w:id="2130" w:author="Risa" w:date="2021-04-29T10:24:00Z">
        <w:r w:rsidRPr="00771C52">
          <w:rPr>
            <w:rFonts w:eastAsia="Times New Roman"/>
            <w:color w:val="000000"/>
          </w:rPr>
          <w:t>)</w:t>
        </w:r>
      </w:ins>
      <w:ins w:id="2131" w:author="Risa" w:date="2021-04-29T10:23:00Z">
        <w:r w:rsidRPr="00771C52">
          <w:rPr>
            <w:rFonts w:eastAsia="Times New Roman"/>
            <w:color w:val="000000"/>
          </w:rPr>
          <w:t xml:space="preserve">, </w:t>
        </w:r>
      </w:ins>
      <w:ins w:id="2132" w:author="Risa" w:date="2021-05-04T14:39:00Z">
        <w:r w:rsidR="00750DAC" w:rsidRPr="00771C52">
          <w:rPr>
            <w:rFonts w:eastAsia="Times New Roman"/>
            <w:color w:val="000000"/>
          </w:rPr>
          <w:t>s</w:t>
        </w:r>
      </w:ins>
      <w:ins w:id="2133" w:author="Risa" w:date="2021-04-29T10:23:00Z">
        <w:r w:rsidRPr="00771C52">
          <w:rPr>
            <w:rFonts w:eastAsia="Times New Roman"/>
            <w:color w:val="000000"/>
          </w:rPr>
          <w:t xml:space="preserve">oil P </w:t>
        </w:r>
      </w:ins>
      <w:ins w:id="2134" w:author="Risa" w:date="2021-04-29T10:24:00Z">
        <w:r w:rsidRPr="00771C52">
          <w:rPr>
            <w:rFonts w:eastAsia="Times New Roman"/>
            <w:color w:val="000000"/>
          </w:rPr>
          <w:t>(</w:t>
        </w:r>
      </w:ins>
      <w:ins w:id="2135" w:author="Risa" w:date="2021-04-29T10:23:00Z">
        <w:r w:rsidRPr="00771C52">
          <w:rPr>
            <w:rFonts w:eastAsia="Times New Roman"/>
            <w:i/>
            <w:iCs/>
            <w:color w:val="000000"/>
          </w:rPr>
          <w:t xml:space="preserve">p </w:t>
        </w:r>
      </w:ins>
      <w:ins w:id="2136" w:author="Risa" w:date="2021-04-29T10:24:00Z">
        <w:r w:rsidRPr="00771C52">
          <w:rPr>
            <w:rFonts w:eastAsia="Times New Roman"/>
            <w:color w:val="000000"/>
          </w:rPr>
          <w:t>= 0.004)</w:t>
        </w:r>
      </w:ins>
      <w:ins w:id="2137" w:author="Risa" w:date="2021-04-29T10:23:00Z">
        <w:r w:rsidRPr="00771C52">
          <w:rPr>
            <w:rFonts w:eastAsia="Times New Roman"/>
            <w:color w:val="000000"/>
          </w:rPr>
          <w:t xml:space="preserve">, and the interaction between </w:t>
        </w:r>
      </w:ins>
      <w:ins w:id="2138" w:author="Risa" w:date="2021-05-04T14:39:00Z">
        <w:r w:rsidR="00750DAC" w:rsidRPr="00771C52">
          <w:rPr>
            <w:rFonts w:eastAsia="Times New Roman"/>
            <w:color w:val="000000"/>
          </w:rPr>
          <w:t>s</w:t>
        </w:r>
      </w:ins>
      <w:ins w:id="2139" w:author="Risa" w:date="2021-04-29T10:23:00Z">
        <w:r w:rsidRPr="00771C52">
          <w:rPr>
            <w:rFonts w:eastAsia="Times New Roman"/>
            <w:color w:val="000000"/>
          </w:rPr>
          <w:t xml:space="preserve">oil N and </w:t>
        </w:r>
      </w:ins>
      <w:ins w:id="2140" w:author="Risa" w:date="2021-05-04T14:39:00Z">
        <w:r w:rsidR="00750DAC" w:rsidRPr="00771C52">
          <w:rPr>
            <w:rFonts w:eastAsia="Times New Roman"/>
            <w:color w:val="000000"/>
          </w:rPr>
          <w:t>s</w:t>
        </w:r>
      </w:ins>
      <w:ins w:id="2141" w:author="Risa" w:date="2021-04-29T10:23:00Z">
        <w:r w:rsidRPr="00771C52">
          <w:rPr>
            <w:rFonts w:eastAsia="Times New Roman"/>
            <w:color w:val="000000"/>
          </w:rPr>
          <w:t xml:space="preserve">oil </w:t>
        </w:r>
      </w:ins>
      <w:ins w:id="2142" w:author="Risa" w:date="2021-04-29T10:24:00Z">
        <w:r w:rsidRPr="00771C52">
          <w:rPr>
            <w:rFonts w:eastAsia="Times New Roman"/>
            <w:color w:val="000000"/>
          </w:rPr>
          <w:t>P</w:t>
        </w:r>
      </w:ins>
      <w:ins w:id="2143" w:author="Risa" w:date="2021-04-29T10:23:00Z">
        <w:r w:rsidRPr="00771C52">
          <w:rPr>
            <w:rFonts w:eastAsia="Times New Roman"/>
            <w:color w:val="000000"/>
          </w:rPr>
          <w:t xml:space="preserve"> (</w:t>
        </w:r>
        <w:r w:rsidRPr="00771C52">
          <w:rPr>
            <w:rFonts w:eastAsia="Times New Roman"/>
            <w:i/>
            <w:iCs/>
            <w:color w:val="000000"/>
          </w:rPr>
          <w:t xml:space="preserve">p </w:t>
        </w:r>
        <w:r w:rsidRPr="00771C52">
          <w:rPr>
            <w:rFonts w:eastAsia="Times New Roman"/>
            <w:color w:val="000000"/>
          </w:rPr>
          <w:t>= 0.0</w:t>
        </w:r>
      </w:ins>
      <w:ins w:id="2144" w:author="Risa" w:date="2021-04-29T10:24:00Z">
        <w:r w:rsidRPr="00771C52">
          <w:rPr>
            <w:rFonts w:eastAsia="Times New Roman"/>
            <w:color w:val="000000"/>
          </w:rPr>
          <w:t>24</w:t>
        </w:r>
      </w:ins>
      <w:ins w:id="2145" w:author="Risa" w:date="2021-04-29T10:23:00Z">
        <w:r w:rsidRPr="00771C52">
          <w:rPr>
            <w:rFonts w:eastAsia="Times New Roman"/>
            <w:color w:val="000000"/>
          </w:rPr>
          <w:t>; Table 3 and Figure 5</w:t>
        </w:r>
      </w:ins>
      <w:ins w:id="2146" w:author="Risa" w:date="2021-04-29T10:24:00Z">
        <w:r w:rsidRPr="00771C52">
          <w:rPr>
            <w:rFonts w:eastAsia="Times New Roman"/>
            <w:color w:val="000000"/>
          </w:rPr>
          <w:t>B</w:t>
        </w:r>
      </w:ins>
      <w:ins w:id="2147" w:author="Risa" w:date="2021-04-29T10:23:00Z">
        <w:r w:rsidRPr="00771C52">
          <w:rPr>
            <w:rFonts w:eastAsia="Times New Roman"/>
            <w:color w:val="000000"/>
          </w:rPr>
          <w:t>).</w:t>
        </w:r>
      </w:ins>
      <w:ins w:id="2148" w:author="Risa" w:date="2021-04-29T14:36:00Z">
        <w:r w:rsidR="00DA1940" w:rsidRPr="00771C52">
          <w:rPr>
            <w:rFonts w:eastAsia="Times New Roman"/>
            <w:color w:val="000000"/>
          </w:rPr>
          <w:t xml:space="preserve"> </w:t>
        </w:r>
      </w:ins>
      <w:ins w:id="2149" w:author="Risa" w:date="2021-04-29T14:37:00Z">
        <w:r w:rsidR="00DA1940" w:rsidRPr="00771C52">
          <w:rPr>
            <w:rFonts w:eastAsia="Times New Roman"/>
            <w:color w:val="000000"/>
          </w:rPr>
          <w:t xml:space="preserve">LAI was </w:t>
        </w:r>
      </w:ins>
      <w:ins w:id="2150" w:author="Risa" w:date="2021-04-29T14:39:00Z">
        <w:r w:rsidR="00DA1940" w:rsidRPr="00771C52">
          <w:rPr>
            <w:rFonts w:eastAsia="Times New Roman"/>
            <w:color w:val="000000"/>
          </w:rPr>
          <w:t>highest</w:t>
        </w:r>
      </w:ins>
      <w:ins w:id="2151" w:author="Risa" w:date="2021-04-29T14:38:00Z">
        <w:r w:rsidR="00DA1940" w:rsidRPr="00771C52">
          <w:rPr>
            <w:rFonts w:eastAsia="Times New Roman"/>
            <w:color w:val="000000"/>
          </w:rPr>
          <w:t xml:space="preserve"> in </w:t>
        </w:r>
        <w:r w:rsidR="00DA1940" w:rsidRPr="00771C52">
          <w:rPr>
            <w:rFonts w:eastAsia="Times New Roman"/>
            <w:color w:val="000000"/>
          </w:rPr>
          <w:lastRenderedPageBreak/>
          <w:t>plots with added N and added P (Figure 5B).</w:t>
        </w:r>
      </w:ins>
      <w:ins w:id="2152" w:author="Risa" w:date="2021-04-29T14:40:00Z">
        <w:r w:rsidR="00DA1940" w:rsidRPr="00771C52">
          <w:rPr>
            <w:rFonts w:eastAsia="Times New Roman"/>
            <w:color w:val="000000"/>
          </w:rPr>
          <w:t xml:space="preserve"> LAI was higher in plots with ambient P and added N than in plots with ambient N and either added or ambient P (Figure 5B).</w:t>
        </w:r>
      </w:ins>
    </w:p>
    <w:p w14:paraId="108E7BA7" w14:textId="7D780028" w:rsidR="003B4314" w:rsidRPr="00771C52" w:rsidRDefault="003B4314" w:rsidP="008531D1">
      <w:pPr>
        <w:spacing w:line="480" w:lineRule="auto"/>
        <w:contextualSpacing/>
        <w:rPr>
          <w:ins w:id="2153" w:author="Risa" w:date="2021-04-29T10:23:00Z"/>
          <w:rFonts w:eastAsia="Times New Roman"/>
          <w:color w:val="000000"/>
        </w:rPr>
        <w:pPrChange w:id="2154" w:author="Nick Smith" w:date="2021-05-17T14:21:00Z">
          <w:pPr>
            <w:spacing w:line="480" w:lineRule="auto"/>
          </w:pPr>
        </w:pPrChange>
      </w:pPr>
    </w:p>
    <w:p w14:paraId="71EFF91F" w14:textId="77777777" w:rsidR="00CC3A73" w:rsidRPr="00771C52" w:rsidRDefault="00CC3A73" w:rsidP="008531D1">
      <w:pPr>
        <w:spacing w:line="480" w:lineRule="auto"/>
        <w:contextualSpacing/>
        <w:rPr>
          <w:ins w:id="2155" w:author="Risa" w:date="2021-04-28T11:16:00Z"/>
          <w:rFonts w:eastAsia="Times New Roman"/>
          <w:b/>
          <w:bCs/>
          <w:color w:val="000000"/>
        </w:rPr>
        <w:pPrChange w:id="2156" w:author="Nick Smith" w:date="2021-05-17T14:21:00Z">
          <w:pPr>
            <w:spacing w:line="480" w:lineRule="auto"/>
          </w:pPr>
        </w:pPrChange>
      </w:pPr>
    </w:p>
    <w:p w14:paraId="2202D3F6" w14:textId="0BD27A86" w:rsidR="004E69E5" w:rsidRPr="008531D1" w:rsidRDefault="004E69E5" w:rsidP="008531D1">
      <w:pPr>
        <w:spacing w:line="480" w:lineRule="auto"/>
        <w:contextualSpacing/>
        <w:rPr>
          <w:ins w:id="2157" w:author="Risa" w:date="2021-04-28T15:18:00Z"/>
          <w:rPrChange w:id="2158" w:author="Nick Smith" w:date="2021-05-17T14:21:00Z">
            <w:rPr>
              <w:ins w:id="2159" w:author="Risa" w:date="2021-04-28T15:18:00Z"/>
              <w:b/>
              <w:bCs/>
              <w:sz w:val="20"/>
              <w:szCs w:val="20"/>
            </w:rPr>
          </w:rPrChange>
        </w:rPr>
        <w:pPrChange w:id="2160" w:author="Nick Smith" w:date="2021-05-17T14:21:00Z">
          <w:pPr/>
        </w:pPrChange>
      </w:pPr>
      <w:ins w:id="2161" w:author="Risa" w:date="2021-04-28T15:18:00Z">
        <w:r w:rsidRPr="008531D1">
          <w:rPr>
            <w:b/>
            <w:bCs/>
            <w:rPrChange w:id="2162" w:author="Nick Smith" w:date="2021-05-17T14:21:00Z">
              <w:rPr>
                <w:b/>
                <w:bCs/>
                <w:sz w:val="20"/>
                <w:szCs w:val="20"/>
              </w:rPr>
            </w:rPrChange>
          </w:rPr>
          <w:t xml:space="preserve">Table 3. </w:t>
        </w:r>
      </w:ins>
      <w:ins w:id="2163" w:author="Risa" w:date="2021-05-04T17:18:00Z">
        <w:r w:rsidR="009734F0" w:rsidRPr="008531D1">
          <w:rPr>
            <w:rPrChange w:id="2164" w:author="Nick Smith" w:date="2021-05-17T14:21:00Z">
              <w:rPr>
                <w:sz w:val="20"/>
                <w:szCs w:val="20"/>
              </w:rPr>
            </w:rPrChange>
          </w:rPr>
          <w:t>R</w:t>
        </w:r>
      </w:ins>
      <w:ins w:id="2165" w:author="Risa" w:date="2021-05-04T14:31:00Z">
        <w:r w:rsidR="00796C11" w:rsidRPr="008531D1">
          <w:rPr>
            <w:rPrChange w:id="2166" w:author="Nick Smith" w:date="2021-05-17T14:21:00Z">
              <w:rPr>
                <w:b/>
                <w:bCs/>
                <w:sz w:val="20"/>
                <w:szCs w:val="20"/>
              </w:rPr>
            </w:rPrChange>
          </w:rPr>
          <w:t xml:space="preserve">esults for linear mixed effects model with </w:t>
        </w:r>
      </w:ins>
      <w:ins w:id="2167" w:author="Risa" w:date="2021-05-04T14:33:00Z">
        <w:r w:rsidR="00CB5801" w:rsidRPr="008531D1">
          <w:rPr>
            <w:rPrChange w:id="2168" w:author="Nick Smith" w:date="2021-05-17T14:21:00Z">
              <w:rPr>
                <w:sz w:val="20"/>
                <w:szCs w:val="20"/>
              </w:rPr>
            </w:rPrChange>
          </w:rPr>
          <w:t>a</w:t>
        </w:r>
      </w:ins>
      <w:ins w:id="2169" w:author="Risa" w:date="2021-05-04T14:31:00Z">
        <w:r w:rsidR="00796C11" w:rsidRPr="008531D1">
          <w:rPr>
            <w:rPrChange w:id="2170" w:author="Nick Smith" w:date="2021-05-17T14:21:00Z">
              <w:rPr>
                <w:b/>
                <w:bCs/>
                <w:sz w:val="20"/>
                <w:szCs w:val="20"/>
              </w:rPr>
            </w:rPrChange>
          </w:rPr>
          <w:t xml:space="preserve">boveground </w:t>
        </w:r>
      </w:ins>
      <w:ins w:id="2171" w:author="Risa" w:date="2021-05-04T14:33:00Z">
        <w:r w:rsidR="00CB5801" w:rsidRPr="008531D1">
          <w:rPr>
            <w:rPrChange w:id="2172" w:author="Nick Smith" w:date="2021-05-17T14:21:00Z">
              <w:rPr>
                <w:sz w:val="20"/>
                <w:szCs w:val="20"/>
              </w:rPr>
            </w:rPrChange>
          </w:rPr>
          <w:t>b</w:t>
        </w:r>
      </w:ins>
      <w:ins w:id="2173" w:author="Risa" w:date="2021-05-04T14:31:00Z">
        <w:r w:rsidR="00796C11" w:rsidRPr="008531D1">
          <w:rPr>
            <w:rPrChange w:id="2174" w:author="Nick Smith" w:date="2021-05-17T14:21:00Z">
              <w:rPr>
                <w:b/>
                <w:bCs/>
                <w:sz w:val="20"/>
                <w:szCs w:val="20"/>
              </w:rPr>
            </w:rPrChange>
          </w:rPr>
          <w:t>iomass (</w:t>
        </w:r>
      </w:ins>
      <w:ins w:id="2175" w:author="Risa" w:date="2021-04-28T15:18:00Z">
        <w:r w:rsidRPr="008531D1">
          <w:rPr>
            <w:rPrChange w:id="2176" w:author="Nick Smith" w:date="2021-05-17T14:21:00Z">
              <w:rPr>
                <w:sz w:val="20"/>
                <w:szCs w:val="20"/>
              </w:rPr>
            </w:rPrChange>
          </w:rPr>
          <w:t>AGB</w:t>
        </w:r>
      </w:ins>
      <w:ins w:id="2177" w:author="Risa" w:date="2021-05-04T14:31:00Z">
        <w:r w:rsidR="00796C11" w:rsidRPr="008531D1">
          <w:rPr>
            <w:rPrChange w:id="2178" w:author="Nick Smith" w:date="2021-05-17T14:21:00Z">
              <w:rPr>
                <w:sz w:val="20"/>
                <w:szCs w:val="20"/>
              </w:rPr>
            </w:rPrChange>
          </w:rPr>
          <w:t xml:space="preserve">; g) </w:t>
        </w:r>
      </w:ins>
      <w:ins w:id="2179" w:author="Risa" w:date="2021-05-04T14:33:00Z">
        <w:r w:rsidR="00CB5801" w:rsidRPr="008531D1">
          <w:rPr>
            <w:rPrChange w:id="2180" w:author="Nick Smith" w:date="2021-05-17T14:21:00Z">
              <w:rPr>
                <w:sz w:val="20"/>
                <w:szCs w:val="20"/>
              </w:rPr>
            </w:rPrChange>
          </w:rPr>
          <w:t>as the dependent variable and soil treatment variables as independent categorical variables.*</w:t>
        </w:r>
      </w:ins>
    </w:p>
    <w:tbl>
      <w:tblPr>
        <w:tblW w:w="5000" w:type="pct"/>
        <w:tblLook w:val="04A0" w:firstRow="1" w:lastRow="0" w:firstColumn="1" w:lastColumn="0" w:noHBand="0" w:noVBand="1"/>
        <w:tblPrChange w:id="2181" w:author="Risa" w:date="2021-04-30T08:59:00Z">
          <w:tblPr>
            <w:tblW w:w="5000" w:type="pct"/>
            <w:tblLook w:val="04A0" w:firstRow="1" w:lastRow="0" w:firstColumn="1" w:lastColumn="0" w:noHBand="0" w:noVBand="1"/>
          </w:tblPr>
        </w:tblPrChange>
      </w:tblPr>
      <w:tblGrid>
        <w:gridCol w:w="2759"/>
        <w:gridCol w:w="2143"/>
        <w:gridCol w:w="2142"/>
        <w:gridCol w:w="2316"/>
        <w:tblGridChange w:id="2182">
          <w:tblGrid>
            <w:gridCol w:w="2246"/>
            <w:gridCol w:w="1743"/>
            <w:gridCol w:w="1743"/>
            <w:gridCol w:w="1885"/>
          </w:tblGrid>
        </w:tblGridChange>
      </w:tblGrid>
      <w:tr w:rsidR="00AE1760" w:rsidRPr="00771C52" w14:paraId="26EBF7E8" w14:textId="77777777" w:rsidTr="00AE1760">
        <w:trPr>
          <w:trHeight w:val="320"/>
          <w:ins w:id="2183" w:author="Risa" w:date="2021-04-28T15:18:00Z"/>
          <w:trPrChange w:id="2184" w:author="Risa" w:date="2021-04-30T08:59: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2185" w:author="Risa" w:date="2021-04-30T08:59:00Z">
              <w:tcPr>
                <w:tcW w:w="1200" w:type="pct"/>
                <w:tcBorders>
                  <w:top w:val="single" w:sz="4" w:space="0" w:color="auto"/>
                  <w:left w:val="nil"/>
                  <w:bottom w:val="single" w:sz="4" w:space="0" w:color="auto"/>
                  <w:right w:val="nil"/>
                </w:tcBorders>
                <w:shd w:val="clear" w:color="auto" w:fill="auto"/>
                <w:noWrap/>
                <w:vAlign w:val="center"/>
                <w:hideMark/>
              </w:tcPr>
            </w:tcPrChange>
          </w:tcPr>
          <w:p w14:paraId="618A4F5E" w14:textId="77777777" w:rsidR="00AE1760" w:rsidRPr="008531D1" w:rsidRDefault="00AE1760" w:rsidP="008531D1">
            <w:pPr>
              <w:spacing w:line="480" w:lineRule="auto"/>
              <w:contextualSpacing/>
              <w:rPr>
                <w:ins w:id="2186" w:author="Risa" w:date="2021-04-28T15:18:00Z"/>
                <w:rFonts w:eastAsia="Times New Roman"/>
                <w:b/>
                <w:bCs/>
                <w:color w:val="000000"/>
                <w:rPrChange w:id="2187" w:author="Nick Smith" w:date="2021-05-17T14:21:00Z">
                  <w:rPr>
                    <w:ins w:id="2188" w:author="Risa" w:date="2021-04-28T15:18:00Z"/>
                    <w:rFonts w:eastAsia="Times New Roman"/>
                    <w:b/>
                    <w:bCs/>
                    <w:color w:val="000000"/>
                    <w:sz w:val="20"/>
                    <w:szCs w:val="20"/>
                  </w:rPr>
                </w:rPrChange>
              </w:rPr>
              <w:pPrChange w:id="2189" w:author="Nick Smith" w:date="2021-05-17T14:21:00Z">
                <w:pPr/>
              </w:pPrChange>
            </w:pPr>
          </w:p>
        </w:tc>
        <w:tc>
          <w:tcPr>
            <w:tcW w:w="1145" w:type="pct"/>
            <w:tcBorders>
              <w:top w:val="single" w:sz="4" w:space="0" w:color="auto"/>
              <w:left w:val="nil"/>
              <w:bottom w:val="single" w:sz="4" w:space="0" w:color="auto"/>
              <w:right w:val="nil"/>
            </w:tcBorders>
            <w:vAlign w:val="center"/>
            <w:tcPrChange w:id="2190" w:author="Risa" w:date="2021-04-30T08:59:00Z">
              <w:tcPr>
                <w:tcW w:w="931" w:type="pct"/>
                <w:tcBorders>
                  <w:top w:val="single" w:sz="4" w:space="0" w:color="auto"/>
                  <w:left w:val="nil"/>
                  <w:bottom w:val="single" w:sz="4" w:space="0" w:color="auto"/>
                  <w:right w:val="nil"/>
                </w:tcBorders>
                <w:vAlign w:val="center"/>
              </w:tcPr>
            </w:tcPrChange>
          </w:tcPr>
          <w:p w14:paraId="7BA68CAE" w14:textId="26057057" w:rsidR="00AE1760" w:rsidRPr="008531D1" w:rsidRDefault="00AE1760" w:rsidP="008531D1">
            <w:pPr>
              <w:spacing w:line="480" w:lineRule="auto"/>
              <w:contextualSpacing/>
              <w:jc w:val="center"/>
              <w:rPr>
                <w:ins w:id="2191" w:author="Risa" w:date="2021-04-30T08:58:00Z"/>
                <w:rFonts w:eastAsia="Times New Roman"/>
                <w:b/>
                <w:bCs/>
                <w:color w:val="000000"/>
                <w:rPrChange w:id="2192" w:author="Nick Smith" w:date="2021-05-17T14:21:00Z">
                  <w:rPr>
                    <w:ins w:id="2193" w:author="Risa" w:date="2021-04-30T08:58:00Z"/>
                    <w:rFonts w:eastAsia="Times New Roman"/>
                    <w:b/>
                    <w:bCs/>
                    <w:color w:val="000000"/>
                    <w:sz w:val="20"/>
                    <w:szCs w:val="20"/>
                  </w:rPr>
                </w:rPrChange>
              </w:rPr>
              <w:pPrChange w:id="2194" w:author="Nick Smith" w:date="2021-05-17T14:21:00Z">
                <w:pPr>
                  <w:jc w:val="center"/>
                </w:pPr>
              </w:pPrChange>
            </w:pPr>
            <w:ins w:id="2195" w:author="Risa" w:date="2021-04-30T08:58:00Z">
              <w:r w:rsidRPr="008531D1">
                <w:rPr>
                  <w:rFonts w:eastAsia="Times New Roman"/>
                  <w:b/>
                  <w:bCs/>
                  <w:color w:val="000000"/>
                  <w:rPrChange w:id="2196" w:author="Nick Smith" w:date="2021-05-17T14:21:00Z">
                    <w:rPr>
                      <w:rFonts w:eastAsia="Times New Roman"/>
                      <w:b/>
                      <w:bCs/>
                      <w:color w:val="000000"/>
                      <w:sz w:val="20"/>
                      <w:szCs w:val="20"/>
                    </w:rPr>
                  </w:rPrChange>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2197" w:author="Risa" w:date="2021-04-30T08:59:00Z">
              <w:tcPr>
                <w:tcW w:w="931" w:type="pct"/>
                <w:tcBorders>
                  <w:top w:val="single" w:sz="4" w:space="0" w:color="auto"/>
                  <w:left w:val="nil"/>
                  <w:bottom w:val="single" w:sz="4" w:space="0" w:color="auto"/>
                  <w:right w:val="nil"/>
                </w:tcBorders>
                <w:shd w:val="clear" w:color="auto" w:fill="auto"/>
                <w:noWrap/>
                <w:vAlign w:val="center"/>
                <w:hideMark/>
              </w:tcPr>
            </w:tcPrChange>
          </w:tcPr>
          <w:p w14:paraId="1213C289" w14:textId="33635F19" w:rsidR="00AE1760" w:rsidRPr="008531D1" w:rsidRDefault="00AE1760" w:rsidP="008531D1">
            <w:pPr>
              <w:spacing w:line="480" w:lineRule="auto"/>
              <w:contextualSpacing/>
              <w:jc w:val="center"/>
              <w:rPr>
                <w:ins w:id="2198" w:author="Risa" w:date="2021-04-28T15:18:00Z"/>
                <w:rFonts w:eastAsia="Times New Roman"/>
                <w:b/>
                <w:bCs/>
                <w:color w:val="000000"/>
                <w:vertAlign w:val="superscript"/>
                <w:rPrChange w:id="2199" w:author="Nick Smith" w:date="2021-05-17T14:21:00Z">
                  <w:rPr>
                    <w:ins w:id="2200" w:author="Risa" w:date="2021-04-28T15:18:00Z"/>
                    <w:rFonts w:eastAsia="Times New Roman"/>
                    <w:b/>
                    <w:bCs/>
                    <w:color w:val="000000"/>
                    <w:sz w:val="20"/>
                    <w:szCs w:val="20"/>
                    <w:vertAlign w:val="superscript"/>
                  </w:rPr>
                </w:rPrChange>
              </w:rPr>
              <w:pPrChange w:id="2201" w:author="Nick Smith" w:date="2021-05-17T14:21:00Z">
                <w:pPr>
                  <w:jc w:val="center"/>
                </w:pPr>
              </w:pPrChange>
            </w:pPr>
            <w:ins w:id="2202" w:author="Risa" w:date="2021-04-28T15:18:00Z">
              <w:r w:rsidRPr="008531D1">
                <w:rPr>
                  <w:rFonts w:eastAsia="Times New Roman"/>
                  <w:b/>
                  <w:bCs/>
                  <w:color w:val="000000"/>
                  <w:rPrChange w:id="2203"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2204" w:author="Nick Smith" w:date="2021-05-17T14:21:00Z">
                    <w:rPr>
                      <w:rFonts w:eastAsia="Times New Roman"/>
                      <w:b/>
                      <w:bCs/>
                      <w:color w:val="000000"/>
                      <w:sz w:val="20"/>
                      <w:szCs w:val="20"/>
                      <w:vertAlign w:val="superscript"/>
                    </w:rPr>
                  </w:rPrChange>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2205" w:author="Risa" w:date="2021-04-30T08:59:00Z">
              <w:tcPr>
                <w:tcW w:w="1007" w:type="pct"/>
                <w:tcBorders>
                  <w:top w:val="single" w:sz="4" w:space="0" w:color="auto"/>
                  <w:left w:val="nil"/>
                  <w:bottom w:val="single" w:sz="4" w:space="0" w:color="auto"/>
                  <w:right w:val="nil"/>
                </w:tcBorders>
                <w:shd w:val="clear" w:color="auto" w:fill="auto"/>
                <w:noWrap/>
                <w:vAlign w:val="center"/>
                <w:hideMark/>
              </w:tcPr>
            </w:tcPrChange>
          </w:tcPr>
          <w:p w14:paraId="6C23727C" w14:textId="77777777" w:rsidR="00AE1760" w:rsidRPr="008531D1" w:rsidRDefault="00AE1760" w:rsidP="008531D1">
            <w:pPr>
              <w:spacing w:line="480" w:lineRule="auto"/>
              <w:contextualSpacing/>
              <w:jc w:val="center"/>
              <w:rPr>
                <w:ins w:id="2206" w:author="Risa" w:date="2021-04-28T15:18:00Z"/>
                <w:rFonts w:eastAsia="Times New Roman"/>
                <w:b/>
                <w:bCs/>
                <w:i/>
                <w:iCs/>
                <w:color w:val="000000"/>
                <w:rPrChange w:id="2207" w:author="Nick Smith" w:date="2021-05-17T14:21:00Z">
                  <w:rPr>
                    <w:ins w:id="2208" w:author="Risa" w:date="2021-04-28T15:18:00Z"/>
                    <w:rFonts w:eastAsia="Times New Roman"/>
                    <w:b/>
                    <w:bCs/>
                    <w:i/>
                    <w:iCs/>
                    <w:color w:val="000000"/>
                    <w:sz w:val="20"/>
                    <w:szCs w:val="20"/>
                  </w:rPr>
                </w:rPrChange>
              </w:rPr>
              <w:pPrChange w:id="2209" w:author="Nick Smith" w:date="2021-05-17T14:21:00Z">
                <w:pPr>
                  <w:jc w:val="center"/>
                </w:pPr>
              </w:pPrChange>
            </w:pPr>
            <w:ins w:id="2210" w:author="Risa" w:date="2021-04-28T15:18:00Z">
              <w:r w:rsidRPr="008531D1">
                <w:rPr>
                  <w:rFonts w:eastAsia="Times New Roman"/>
                  <w:b/>
                  <w:bCs/>
                  <w:i/>
                  <w:iCs/>
                  <w:color w:val="000000"/>
                  <w:rPrChange w:id="2211" w:author="Nick Smith" w:date="2021-05-17T14:21:00Z">
                    <w:rPr>
                      <w:rFonts w:eastAsia="Times New Roman"/>
                      <w:b/>
                      <w:bCs/>
                      <w:i/>
                      <w:iCs/>
                      <w:color w:val="000000"/>
                      <w:sz w:val="20"/>
                      <w:szCs w:val="20"/>
                    </w:rPr>
                  </w:rPrChange>
                </w:rPr>
                <w:t>p</w:t>
              </w:r>
            </w:ins>
          </w:p>
        </w:tc>
      </w:tr>
      <w:tr w:rsidR="00AE1760" w:rsidRPr="00771C52" w14:paraId="42457DCB" w14:textId="77777777" w:rsidTr="00482CAA">
        <w:trPr>
          <w:trHeight w:val="320"/>
          <w:ins w:id="2212" w:author="Risa" w:date="2021-04-28T15:18:00Z"/>
          <w:trPrChange w:id="2213"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214" w:author="Risa" w:date="2021-05-05T15:40:00Z">
              <w:tcPr>
                <w:tcW w:w="1200" w:type="pct"/>
                <w:tcBorders>
                  <w:top w:val="nil"/>
                  <w:left w:val="nil"/>
                  <w:bottom w:val="nil"/>
                  <w:right w:val="nil"/>
                </w:tcBorders>
                <w:shd w:val="clear" w:color="auto" w:fill="auto"/>
                <w:noWrap/>
                <w:vAlign w:val="center"/>
                <w:hideMark/>
              </w:tcPr>
            </w:tcPrChange>
          </w:tcPr>
          <w:p w14:paraId="459258AC" w14:textId="77777777" w:rsidR="00AE1760" w:rsidRPr="008531D1" w:rsidRDefault="00AE1760" w:rsidP="008531D1">
            <w:pPr>
              <w:spacing w:line="480" w:lineRule="auto"/>
              <w:contextualSpacing/>
              <w:rPr>
                <w:ins w:id="2215" w:author="Risa" w:date="2021-04-28T15:18:00Z"/>
                <w:rFonts w:eastAsia="Times New Roman"/>
                <w:color w:val="000000"/>
                <w:rPrChange w:id="2216" w:author="Nick Smith" w:date="2021-05-17T14:21:00Z">
                  <w:rPr>
                    <w:ins w:id="2217" w:author="Risa" w:date="2021-04-28T15:18:00Z"/>
                    <w:rFonts w:eastAsia="Times New Roman"/>
                    <w:color w:val="000000"/>
                    <w:sz w:val="20"/>
                    <w:szCs w:val="20"/>
                  </w:rPr>
                </w:rPrChange>
              </w:rPr>
              <w:pPrChange w:id="2218" w:author="Nick Smith" w:date="2021-05-17T14:21:00Z">
                <w:pPr/>
              </w:pPrChange>
            </w:pPr>
            <w:ins w:id="2219" w:author="Risa" w:date="2021-04-28T15:18:00Z">
              <w:r w:rsidRPr="008531D1">
                <w:rPr>
                  <w:rFonts w:eastAsia="Times New Roman"/>
                  <w:color w:val="000000"/>
                  <w:rPrChange w:id="2220" w:author="Nick Smith" w:date="2021-05-17T14:21:00Z">
                    <w:rPr>
                      <w:rFonts w:eastAsia="Times New Roman"/>
                      <w:color w:val="000000"/>
                      <w:sz w:val="20"/>
                      <w:szCs w:val="20"/>
                    </w:rPr>
                  </w:rPrChange>
                </w:rPr>
                <w:t>Soil N</w:t>
              </w:r>
            </w:ins>
          </w:p>
        </w:tc>
        <w:tc>
          <w:tcPr>
            <w:tcW w:w="1145" w:type="pct"/>
            <w:tcBorders>
              <w:top w:val="nil"/>
              <w:left w:val="nil"/>
              <w:bottom w:val="nil"/>
              <w:right w:val="nil"/>
            </w:tcBorders>
            <w:vAlign w:val="center"/>
            <w:tcPrChange w:id="2221" w:author="Risa" w:date="2021-05-05T15:40:00Z">
              <w:tcPr>
                <w:tcW w:w="931" w:type="pct"/>
                <w:tcBorders>
                  <w:top w:val="nil"/>
                  <w:left w:val="nil"/>
                  <w:bottom w:val="nil"/>
                  <w:right w:val="nil"/>
                </w:tcBorders>
                <w:vAlign w:val="center"/>
              </w:tcPr>
            </w:tcPrChange>
          </w:tcPr>
          <w:p w14:paraId="41638828" w14:textId="39B37F37" w:rsidR="00AE1760" w:rsidRPr="008531D1" w:rsidRDefault="00AE1760" w:rsidP="008531D1">
            <w:pPr>
              <w:spacing w:line="480" w:lineRule="auto"/>
              <w:contextualSpacing/>
              <w:jc w:val="center"/>
              <w:rPr>
                <w:ins w:id="2222" w:author="Risa" w:date="2021-04-30T08:58:00Z"/>
                <w:rFonts w:eastAsia="Times New Roman"/>
                <w:color w:val="000000"/>
                <w:rPrChange w:id="2223" w:author="Nick Smith" w:date="2021-05-17T14:21:00Z">
                  <w:rPr>
                    <w:ins w:id="2224" w:author="Risa" w:date="2021-04-30T08:58:00Z"/>
                    <w:rFonts w:eastAsia="Times New Roman"/>
                    <w:color w:val="000000"/>
                    <w:sz w:val="20"/>
                    <w:szCs w:val="20"/>
                  </w:rPr>
                </w:rPrChange>
              </w:rPr>
              <w:pPrChange w:id="2225" w:author="Nick Smith" w:date="2021-05-17T14:21:00Z">
                <w:pPr>
                  <w:jc w:val="center"/>
                </w:pPr>
              </w:pPrChange>
            </w:pPr>
            <w:ins w:id="2226" w:author="Risa" w:date="2021-04-30T08:58:00Z">
              <w:r w:rsidRPr="008531D1">
                <w:rPr>
                  <w:rFonts w:eastAsia="Times New Roman"/>
                  <w:color w:val="000000"/>
                  <w:rPrChange w:id="2227"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228" w:author="Risa" w:date="2021-05-05T15:40:00Z">
              <w:tcPr>
                <w:tcW w:w="931" w:type="pct"/>
                <w:tcBorders>
                  <w:top w:val="nil"/>
                  <w:left w:val="nil"/>
                  <w:bottom w:val="nil"/>
                  <w:right w:val="nil"/>
                </w:tcBorders>
                <w:shd w:val="clear" w:color="auto" w:fill="auto"/>
                <w:noWrap/>
                <w:vAlign w:val="center"/>
                <w:hideMark/>
              </w:tcPr>
            </w:tcPrChange>
          </w:tcPr>
          <w:p w14:paraId="1A608CB6" w14:textId="798C10F8" w:rsidR="00AE1760" w:rsidRPr="008531D1" w:rsidRDefault="00AE1760" w:rsidP="008531D1">
            <w:pPr>
              <w:spacing w:line="480" w:lineRule="auto"/>
              <w:contextualSpacing/>
              <w:jc w:val="center"/>
              <w:rPr>
                <w:ins w:id="2229" w:author="Risa" w:date="2021-04-28T15:18:00Z"/>
                <w:rFonts w:eastAsia="Times New Roman"/>
                <w:color w:val="000000"/>
                <w:rPrChange w:id="2230" w:author="Nick Smith" w:date="2021-05-17T14:21:00Z">
                  <w:rPr>
                    <w:ins w:id="2231" w:author="Risa" w:date="2021-04-28T15:18:00Z"/>
                    <w:rFonts w:eastAsia="Times New Roman"/>
                    <w:color w:val="000000"/>
                    <w:sz w:val="20"/>
                    <w:szCs w:val="20"/>
                  </w:rPr>
                </w:rPrChange>
              </w:rPr>
              <w:pPrChange w:id="2232" w:author="Nick Smith" w:date="2021-05-17T14:21:00Z">
                <w:pPr>
                  <w:jc w:val="center"/>
                </w:pPr>
              </w:pPrChange>
            </w:pPr>
            <w:ins w:id="2233" w:author="Risa" w:date="2021-04-28T15:18:00Z">
              <w:r w:rsidRPr="008531D1">
                <w:rPr>
                  <w:rFonts w:eastAsia="Times New Roman"/>
                  <w:color w:val="000000"/>
                  <w:rPrChange w:id="2234" w:author="Nick Smith" w:date="2021-05-17T14:21:00Z">
                    <w:rPr>
                      <w:rFonts w:eastAsia="Times New Roman"/>
                      <w:color w:val="000000"/>
                      <w:sz w:val="20"/>
                      <w:szCs w:val="20"/>
                    </w:rPr>
                  </w:rPrChange>
                </w:rPr>
                <w:t>49.657</w:t>
              </w:r>
            </w:ins>
          </w:p>
        </w:tc>
        <w:tc>
          <w:tcPr>
            <w:tcW w:w="1237" w:type="pct"/>
            <w:tcBorders>
              <w:top w:val="nil"/>
              <w:left w:val="nil"/>
              <w:bottom w:val="nil"/>
              <w:right w:val="nil"/>
            </w:tcBorders>
            <w:shd w:val="clear" w:color="auto" w:fill="auto"/>
            <w:noWrap/>
            <w:vAlign w:val="center"/>
            <w:hideMark/>
            <w:tcPrChange w:id="2235" w:author="Risa" w:date="2021-05-05T15:40:00Z">
              <w:tcPr>
                <w:tcW w:w="1007" w:type="pct"/>
                <w:tcBorders>
                  <w:top w:val="nil"/>
                  <w:left w:val="nil"/>
                  <w:bottom w:val="nil"/>
                  <w:right w:val="nil"/>
                </w:tcBorders>
                <w:shd w:val="clear" w:color="auto" w:fill="auto"/>
                <w:noWrap/>
                <w:vAlign w:val="center"/>
                <w:hideMark/>
              </w:tcPr>
            </w:tcPrChange>
          </w:tcPr>
          <w:p w14:paraId="5C6C4FFD" w14:textId="77777777" w:rsidR="00AE1760" w:rsidRPr="008531D1" w:rsidRDefault="00AE1760" w:rsidP="008531D1">
            <w:pPr>
              <w:spacing w:line="480" w:lineRule="auto"/>
              <w:contextualSpacing/>
              <w:jc w:val="center"/>
              <w:rPr>
                <w:ins w:id="2236" w:author="Risa" w:date="2021-04-28T15:18:00Z"/>
                <w:rFonts w:eastAsia="Times New Roman"/>
                <w:b/>
                <w:bCs/>
                <w:color w:val="000000"/>
                <w:rPrChange w:id="2237" w:author="Nick Smith" w:date="2021-05-17T14:21:00Z">
                  <w:rPr>
                    <w:ins w:id="2238" w:author="Risa" w:date="2021-04-28T15:18:00Z"/>
                    <w:rFonts w:eastAsia="Times New Roman"/>
                    <w:b/>
                    <w:bCs/>
                    <w:color w:val="000000"/>
                    <w:sz w:val="20"/>
                    <w:szCs w:val="20"/>
                  </w:rPr>
                </w:rPrChange>
              </w:rPr>
              <w:pPrChange w:id="2239" w:author="Nick Smith" w:date="2021-05-17T14:21:00Z">
                <w:pPr>
                  <w:jc w:val="center"/>
                </w:pPr>
              </w:pPrChange>
            </w:pPr>
            <w:ins w:id="2240" w:author="Risa" w:date="2021-04-28T15:18:00Z">
              <w:r w:rsidRPr="008531D1">
                <w:rPr>
                  <w:rFonts w:eastAsia="Times New Roman"/>
                  <w:b/>
                  <w:bCs/>
                  <w:color w:val="000000"/>
                  <w:rPrChange w:id="2241" w:author="Nick Smith" w:date="2021-05-17T14:21:00Z">
                    <w:rPr>
                      <w:rFonts w:eastAsia="Times New Roman"/>
                      <w:b/>
                      <w:bCs/>
                      <w:color w:val="000000"/>
                      <w:sz w:val="20"/>
                      <w:szCs w:val="20"/>
                    </w:rPr>
                  </w:rPrChange>
                </w:rPr>
                <w:t>&lt; 0.001</w:t>
              </w:r>
            </w:ins>
          </w:p>
        </w:tc>
      </w:tr>
      <w:tr w:rsidR="00AE1760" w:rsidRPr="00771C52" w14:paraId="3535BFCC" w14:textId="77777777" w:rsidTr="00482CAA">
        <w:trPr>
          <w:trHeight w:val="320"/>
          <w:ins w:id="2242" w:author="Risa" w:date="2021-04-28T15:18:00Z"/>
          <w:trPrChange w:id="2243"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244" w:author="Risa" w:date="2021-05-05T15:40:00Z">
              <w:tcPr>
                <w:tcW w:w="1200" w:type="pct"/>
                <w:tcBorders>
                  <w:top w:val="nil"/>
                  <w:left w:val="nil"/>
                  <w:bottom w:val="nil"/>
                  <w:right w:val="nil"/>
                </w:tcBorders>
                <w:shd w:val="clear" w:color="auto" w:fill="auto"/>
                <w:noWrap/>
                <w:vAlign w:val="center"/>
                <w:hideMark/>
              </w:tcPr>
            </w:tcPrChange>
          </w:tcPr>
          <w:p w14:paraId="7EF7A943" w14:textId="77777777" w:rsidR="00AE1760" w:rsidRPr="008531D1" w:rsidRDefault="00AE1760" w:rsidP="008531D1">
            <w:pPr>
              <w:spacing w:line="480" w:lineRule="auto"/>
              <w:contextualSpacing/>
              <w:rPr>
                <w:ins w:id="2245" w:author="Risa" w:date="2021-04-28T15:18:00Z"/>
                <w:rFonts w:eastAsia="Times New Roman"/>
                <w:color w:val="000000"/>
                <w:rPrChange w:id="2246" w:author="Nick Smith" w:date="2021-05-17T14:21:00Z">
                  <w:rPr>
                    <w:ins w:id="2247" w:author="Risa" w:date="2021-04-28T15:18:00Z"/>
                    <w:rFonts w:eastAsia="Times New Roman"/>
                    <w:color w:val="000000"/>
                    <w:sz w:val="20"/>
                    <w:szCs w:val="20"/>
                  </w:rPr>
                </w:rPrChange>
              </w:rPr>
              <w:pPrChange w:id="2248" w:author="Nick Smith" w:date="2021-05-17T14:21:00Z">
                <w:pPr/>
              </w:pPrChange>
            </w:pPr>
            <w:ins w:id="2249" w:author="Risa" w:date="2021-04-28T15:18:00Z">
              <w:r w:rsidRPr="008531D1">
                <w:rPr>
                  <w:rFonts w:eastAsia="Times New Roman"/>
                  <w:color w:val="000000"/>
                  <w:rPrChange w:id="2250" w:author="Nick Smith" w:date="2021-05-17T14:21:00Z">
                    <w:rPr>
                      <w:rFonts w:eastAsia="Times New Roman"/>
                      <w:color w:val="000000"/>
                      <w:sz w:val="20"/>
                      <w:szCs w:val="20"/>
                    </w:rPr>
                  </w:rPrChange>
                </w:rPr>
                <w:t>Soil P</w:t>
              </w:r>
            </w:ins>
          </w:p>
        </w:tc>
        <w:tc>
          <w:tcPr>
            <w:tcW w:w="1145" w:type="pct"/>
            <w:tcBorders>
              <w:top w:val="nil"/>
              <w:left w:val="nil"/>
              <w:bottom w:val="nil"/>
              <w:right w:val="nil"/>
            </w:tcBorders>
            <w:vAlign w:val="center"/>
            <w:tcPrChange w:id="2251" w:author="Risa" w:date="2021-05-05T15:40:00Z">
              <w:tcPr>
                <w:tcW w:w="931" w:type="pct"/>
                <w:tcBorders>
                  <w:top w:val="nil"/>
                  <w:left w:val="nil"/>
                  <w:bottom w:val="nil"/>
                  <w:right w:val="nil"/>
                </w:tcBorders>
                <w:vAlign w:val="center"/>
              </w:tcPr>
            </w:tcPrChange>
          </w:tcPr>
          <w:p w14:paraId="09C1D4F8" w14:textId="36243101" w:rsidR="00AE1760" w:rsidRPr="008531D1" w:rsidRDefault="00AE1760" w:rsidP="008531D1">
            <w:pPr>
              <w:spacing w:line="480" w:lineRule="auto"/>
              <w:contextualSpacing/>
              <w:jc w:val="center"/>
              <w:rPr>
                <w:ins w:id="2252" w:author="Risa" w:date="2021-04-30T08:58:00Z"/>
                <w:rFonts w:eastAsia="Times New Roman"/>
                <w:color w:val="000000"/>
                <w:rPrChange w:id="2253" w:author="Nick Smith" w:date="2021-05-17T14:21:00Z">
                  <w:rPr>
                    <w:ins w:id="2254" w:author="Risa" w:date="2021-04-30T08:58:00Z"/>
                    <w:rFonts w:eastAsia="Times New Roman"/>
                    <w:color w:val="000000"/>
                    <w:sz w:val="20"/>
                    <w:szCs w:val="20"/>
                  </w:rPr>
                </w:rPrChange>
              </w:rPr>
              <w:pPrChange w:id="2255" w:author="Nick Smith" w:date="2021-05-17T14:21:00Z">
                <w:pPr>
                  <w:jc w:val="center"/>
                </w:pPr>
              </w:pPrChange>
            </w:pPr>
            <w:ins w:id="2256" w:author="Risa" w:date="2021-04-30T08:58:00Z">
              <w:r w:rsidRPr="008531D1">
                <w:rPr>
                  <w:rFonts w:eastAsia="Times New Roman"/>
                  <w:color w:val="000000"/>
                  <w:rPrChange w:id="2257"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258" w:author="Risa" w:date="2021-05-05T15:40:00Z">
              <w:tcPr>
                <w:tcW w:w="931" w:type="pct"/>
                <w:tcBorders>
                  <w:top w:val="nil"/>
                  <w:left w:val="nil"/>
                  <w:bottom w:val="nil"/>
                  <w:right w:val="nil"/>
                </w:tcBorders>
                <w:shd w:val="clear" w:color="auto" w:fill="auto"/>
                <w:noWrap/>
                <w:vAlign w:val="center"/>
                <w:hideMark/>
              </w:tcPr>
            </w:tcPrChange>
          </w:tcPr>
          <w:p w14:paraId="7E256B58" w14:textId="3547A814" w:rsidR="00AE1760" w:rsidRPr="008531D1" w:rsidRDefault="00AE1760" w:rsidP="008531D1">
            <w:pPr>
              <w:spacing w:line="480" w:lineRule="auto"/>
              <w:contextualSpacing/>
              <w:jc w:val="center"/>
              <w:rPr>
                <w:ins w:id="2259" w:author="Risa" w:date="2021-04-28T15:18:00Z"/>
                <w:rFonts w:eastAsia="Times New Roman"/>
                <w:color w:val="000000"/>
                <w:rPrChange w:id="2260" w:author="Nick Smith" w:date="2021-05-17T14:21:00Z">
                  <w:rPr>
                    <w:ins w:id="2261" w:author="Risa" w:date="2021-04-28T15:18:00Z"/>
                    <w:rFonts w:eastAsia="Times New Roman"/>
                    <w:color w:val="000000"/>
                    <w:sz w:val="20"/>
                    <w:szCs w:val="20"/>
                  </w:rPr>
                </w:rPrChange>
              </w:rPr>
              <w:pPrChange w:id="2262" w:author="Nick Smith" w:date="2021-05-17T14:21:00Z">
                <w:pPr>
                  <w:jc w:val="center"/>
                </w:pPr>
              </w:pPrChange>
            </w:pPr>
            <w:ins w:id="2263" w:author="Risa" w:date="2021-04-28T15:18:00Z">
              <w:r w:rsidRPr="008531D1">
                <w:rPr>
                  <w:rFonts w:eastAsia="Times New Roman"/>
                  <w:color w:val="000000"/>
                  <w:rPrChange w:id="2264" w:author="Nick Smith" w:date="2021-05-17T14:21:00Z">
                    <w:rPr>
                      <w:rFonts w:eastAsia="Times New Roman"/>
                      <w:color w:val="000000"/>
                      <w:sz w:val="20"/>
                      <w:szCs w:val="20"/>
                    </w:rPr>
                  </w:rPrChange>
                </w:rPr>
                <w:t>37.955</w:t>
              </w:r>
            </w:ins>
          </w:p>
        </w:tc>
        <w:tc>
          <w:tcPr>
            <w:tcW w:w="1237" w:type="pct"/>
            <w:tcBorders>
              <w:top w:val="nil"/>
              <w:left w:val="nil"/>
              <w:bottom w:val="nil"/>
              <w:right w:val="nil"/>
            </w:tcBorders>
            <w:shd w:val="clear" w:color="auto" w:fill="auto"/>
            <w:noWrap/>
            <w:vAlign w:val="center"/>
            <w:hideMark/>
            <w:tcPrChange w:id="2265" w:author="Risa" w:date="2021-05-05T15:40:00Z">
              <w:tcPr>
                <w:tcW w:w="1007" w:type="pct"/>
                <w:tcBorders>
                  <w:top w:val="nil"/>
                  <w:left w:val="nil"/>
                  <w:bottom w:val="nil"/>
                  <w:right w:val="nil"/>
                </w:tcBorders>
                <w:shd w:val="clear" w:color="auto" w:fill="auto"/>
                <w:noWrap/>
                <w:vAlign w:val="center"/>
                <w:hideMark/>
              </w:tcPr>
            </w:tcPrChange>
          </w:tcPr>
          <w:p w14:paraId="54E37614" w14:textId="77777777" w:rsidR="00AE1760" w:rsidRPr="008531D1" w:rsidRDefault="00AE1760" w:rsidP="008531D1">
            <w:pPr>
              <w:spacing w:line="480" w:lineRule="auto"/>
              <w:contextualSpacing/>
              <w:jc w:val="center"/>
              <w:rPr>
                <w:ins w:id="2266" w:author="Risa" w:date="2021-04-28T15:18:00Z"/>
                <w:rFonts w:eastAsia="Times New Roman"/>
                <w:b/>
                <w:bCs/>
                <w:color w:val="000000"/>
                <w:rPrChange w:id="2267" w:author="Nick Smith" w:date="2021-05-17T14:21:00Z">
                  <w:rPr>
                    <w:ins w:id="2268" w:author="Risa" w:date="2021-04-28T15:18:00Z"/>
                    <w:rFonts w:eastAsia="Times New Roman"/>
                    <w:b/>
                    <w:bCs/>
                    <w:color w:val="000000"/>
                    <w:sz w:val="20"/>
                    <w:szCs w:val="20"/>
                  </w:rPr>
                </w:rPrChange>
              </w:rPr>
              <w:pPrChange w:id="2269" w:author="Nick Smith" w:date="2021-05-17T14:21:00Z">
                <w:pPr>
                  <w:jc w:val="center"/>
                </w:pPr>
              </w:pPrChange>
            </w:pPr>
            <w:ins w:id="2270" w:author="Risa" w:date="2021-04-28T15:18:00Z">
              <w:r w:rsidRPr="008531D1">
                <w:rPr>
                  <w:rFonts w:eastAsia="Times New Roman"/>
                  <w:b/>
                  <w:bCs/>
                  <w:color w:val="000000"/>
                  <w:rPrChange w:id="2271" w:author="Nick Smith" w:date="2021-05-17T14:21:00Z">
                    <w:rPr>
                      <w:rFonts w:eastAsia="Times New Roman"/>
                      <w:b/>
                      <w:bCs/>
                      <w:color w:val="000000"/>
                      <w:sz w:val="20"/>
                      <w:szCs w:val="20"/>
                    </w:rPr>
                  </w:rPrChange>
                </w:rPr>
                <w:t>&lt; 0.001</w:t>
              </w:r>
            </w:ins>
          </w:p>
        </w:tc>
      </w:tr>
      <w:tr w:rsidR="00AE1760" w:rsidRPr="00771C52" w14:paraId="303E9E26" w14:textId="77777777" w:rsidTr="00482CAA">
        <w:trPr>
          <w:trHeight w:val="320"/>
          <w:ins w:id="2272" w:author="Risa" w:date="2021-04-28T15:18:00Z"/>
          <w:trPrChange w:id="2273"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274" w:author="Risa" w:date="2021-05-05T15:40:00Z">
              <w:tcPr>
                <w:tcW w:w="1200" w:type="pct"/>
                <w:tcBorders>
                  <w:top w:val="nil"/>
                  <w:left w:val="nil"/>
                  <w:bottom w:val="nil"/>
                  <w:right w:val="nil"/>
                </w:tcBorders>
                <w:shd w:val="clear" w:color="auto" w:fill="auto"/>
                <w:noWrap/>
                <w:vAlign w:val="center"/>
                <w:hideMark/>
              </w:tcPr>
            </w:tcPrChange>
          </w:tcPr>
          <w:p w14:paraId="6A0BC97A" w14:textId="77777777" w:rsidR="00AE1760" w:rsidRPr="008531D1" w:rsidRDefault="00AE1760" w:rsidP="008531D1">
            <w:pPr>
              <w:spacing w:line="480" w:lineRule="auto"/>
              <w:contextualSpacing/>
              <w:rPr>
                <w:ins w:id="2275" w:author="Risa" w:date="2021-04-28T15:18:00Z"/>
                <w:rFonts w:eastAsia="Times New Roman"/>
                <w:color w:val="000000"/>
                <w:rPrChange w:id="2276" w:author="Nick Smith" w:date="2021-05-17T14:21:00Z">
                  <w:rPr>
                    <w:ins w:id="2277" w:author="Risa" w:date="2021-04-28T15:18:00Z"/>
                    <w:rFonts w:eastAsia="Times New Roman"/>
                    <w:color w:val="000000"/>
                    <w:sz w:val="20"/>
                    <w:szCs w:val="20"/>
                  </w:rPr>
                </w:rPrChange>
              </w:rPr>
              <w:pPrChange w:id="2278" w:author="Nick Smith" w:date="2021-05-17T14:21:00Z">
                <w:pPr/>
              </w:pPrChange>
            </w:pPr>
            <w:ins w:id="2279" w:author="Risa" w:date="2021-04-28T15:18:00Z">
              <w:r w:rsidRPr="008531D1">
                <w:rPr>
                  <w:rFonts w:eastAsia="Times New Roman"/>
                  <w:color w:val="000000"/>
                  <w:rPrChange w:id="2280" w:author="Nick Smith" w:date="2021-05-17T14:21:00Z">
                    <w:rPr>
                      <w:rFonts w:eastAsia="Times New Roman"/>
                      <w:color w:val="000000"/>
                      <w:sz w:val="20"/>
                      <w:szCs w:val="20"/>
                    </w:rPr>
                  </w:rPrChange>
                </w:rPr>
                <w:t>Soil K</w:t>
              </w:r>
              <w:r w:rsidRPr="008531D1">
                <w:rPr>
                  <w:rFonts w:eastAsia="Times New Roman"/>
                  <w:color w:val="000000"/>
                  <w:vertAlign w:val="subscript"/>
                  <w:rPrChange w:id="2281" w:author="Nick Smith" w:date="2021-05-17T14:2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2282" w:author="Risa" w:date="2021-05-05T15:40:00Z">
              <w:tcPr>
                <w:tcW w:w="931" w:type="pct"/>
                <w:tcBorders>
                  <w:top w:val="nil"/>
                  <w:left w:val="nil"/>
                  <w:bottom w:val="nil"/>
                  <w:right w:val="nil"/>
                </w:tcBorders>
                <w:vAlign w:val="center"/>
              </w:tcPr>
            </w:tcPrChange>
          </w:tcPr>
          <w:p w14:paraId="51FDCCFF" w14:textId="2578CCE8" w:rsidR="00AE1760" w:rsidRPr="008531D1" w:rsidRDefault="00AE1760" w:rsidP="008531D1">
            <w:pPr>
              <w:spacing w:line="480" w:lineRule="auto"/>
              <w:contextualSpacing/>
              <w:jc w:val="center"/>
              <w:rPr>
                <w:ins w:id="2283" w:author="Risa" w:date="2021-04-30T08:58:00Z"/>
                <w:rFonts w:eastAsia="Times New Roman"/>
                <w:color w:val="000000"/>
                <w:rPrChange w:id="2284" w:author="Nick Smith" w:date="2021-05-17T14:21:00Z">
                  <w:rPr>
                    <w:ins w:id="2285" w:author="Risa" w:date="2021-04-30T08:58:00Z"/>
                    <w:rFonts w:eastAsia="Times New Roman"/>
                    <w:color w:val="000000"/>
                    <w:sz w:val="20"/>
                    <w:szCs w:val="20"/>
                  </w:rPr>
                </w:rPrChange>
              </w:rPr>
              <w:pPrChange w:id="2286" w:author="Nick Smith" w:date="2021-05-17T14:21:00Z">
                <w:pPr>
                  <w:jc w:val="center"/>
                </w:pPr>
              </w:pPrChange>
            </w:pPr>
            <w:ins w:id="2287" w:author="Risa" w:date="2021-04-30T08:58:00Z">
              <w:r w:rsidRPr="008531D1">
                <w:rPr>
                  <w:rFonts w:eastAsia="Times New Roman"/>
                  <w:color w:val="000000"/>
                  <w:rPrChange w:id="2288"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289" w:author="Risa" w:date="2021-05-05T15:40:00Z">
              <w:tcPr>
                <w:tcW w:w="931" w:type="pct"/>
                <w:tcBorders>
                  <w:top w:val="nil"/>
                  <w:left w:val="nil"/>
                  <w:bottom w:val="nil"/>
                  <w:right w:val="nil"/>
                </w:tcBorders>
                <w:shd w:val="clear" w:color="auto" w:fill="auto"/>
                <w:noWrap/>
                <w:vAlign w:val="center"/>
                <w:hideMark/>
              </w:tcPr>
            </w:tcPrChange>
          </w:tcPr>
          <w:p w14:paraId="613D3B63" w14:textId="5DAFC1DA" w:rsidR="00AE1760" w:rsidRPr="008531D1" w:rsidRDefault="00AE1760" w:rsidP="008531D1">
            <w:pPr>
              <w:spacing w:line="480" w:lineRule="auto"/>
              <w:contextualSpacing/>
              <w:jc w:val="center"/>
              <w:rPr>
                <w:ins w:id="2290" w:author="Risa" w:date="2021-04-28T15:18:00Z"/>
                <w:rFonts w:eastAsia="Times New Roman"/>
                <w:color w:val="000000"/>
                <w:rPrChange w:id="2291" w:author="Nick Smith" w:date="2021-05-17T14:21:00Z">
                  <w:rPr>
                    <w:ins w:id="2292" w:author="Risa" w:date="2021-04-28T15:18:00Z"/>
                    <w:rFonts w:eastAsia="Times New Roman"/>
                    <w:color w:val="000000"/>
                    <w:sz w:val="20"/>
                    <w:szCs w:val="20"/>
                  </w:rPr>
                </w:rPrChange>
              </w:rPr>
              <w:pPrChange w:id="2293" w:author="Nick Smith" w:date="2021-05-17T14:21:00Z">
                <w:pPr>
                  <w:jc w:val="center"/>
                </w:pPr>
              </w:pPrChange>
            </w:pPr>
            <w:ins w:id="2294" w:author="Risa" w:date="2021-04-28T15:18:00Z">
              <w:r w:rsidRPr="008531D1">
                <w:rPr>
                  <w:rFonts w:eastAsia="Times New Roman"/>
                  <w:color w:val="000000"/>
                  <w:rPrChange w:id="2295" w:author="Nick Smith" w:date="2021-05-17T14:21:00Z">
                    <w:rPr>
                      <w:rFonts w:eastAsia="Times New Roman"/>
                      <w:color w:val="000000"/>
                      <w:sz w:val="20"/>
                      <w:szCs w:val="20"/>
                    </w:rPr>
                  </w:rPrChange>
                </w:rPr>
                <w:t>2.739</w:t>
              </w:r>
            </w:ins>
          </w:p>
        </w:tc>
        <w:tc>
          <w:tcPr>
            <w:tcW w:w="1237" w:type="pct"/>
            <w:tcBorders>
              <w:top w:val="nil"/>
              <w:left w:val="nil"/>
              <w:bottom w:val="nil"/>
              <w:right w:val="nil"/>
            </w:tcBorders>
            <w:shd w:val="clear" w:color="auto" w:fill="auto"/>
            <w:noWrap/>
            <w:vAlign w:val="center"/>
            <w:hideMark/>
            <w:tcPrChange w:id="2296" w:author="Risa" w:date="2021-05-05T15:40:00Z">
              <w:tcPr>
                <w:tcW w:w="1007" w:type="pct"/>
                <w:tcBorders>
                  <w:top w:val="nil"/>
                  <w:left w:val="nil"/>
                  <w:bottom w:val="nil"/>
                  <w:right w:val="nil"/>
                </w:tcBorders>
                <w:shd w:val="clear" w:color="auto" w:fill="auto"/>
                <w:noWrap/>
                <w:vAlign w:val="center"/>
                <w:hideMark/>
              </w:tcPr>
            </w:tcPrChange>
          </w:tcPr>
          <w:p w14:paraId="279C3F8C" w14:textId="77777777" w:rsidR="00AE1760" w:rsidRPr="008531D1" w:rsidRDefault="00AE1760" w:rsidP="008531D1">
            <w:pPr>
              <w:spacing w:line="480" w:lineRule="auto"/>
              <w:contextualSpacing/>
              <w:jc w:val="center"/>
              <w:rPr>
                <w:ins w:id="2297" w:author="Risa" w:date="2021-04-28T15:18:00Z"/>
                <w:rFonts w:eastAsia="Times New Roman"/>
                <w:i/>
                <w:iCs/>
                <w:color w:val="000000"/>
                <w:rPrChange w:id="2298" w:author="Nick Smith" w:date="2021-05-17T14:21:00Z">
                  <w:rPr>
                    <w:ins w:id="2299" w:author="Risa" w:date="2021-04-28T15:18:00Z"/>
                    <w:rFonts w:eastAsia="Times New Roman"/>
                    <w:i/>
                    <w:iCs/>
                    <w:color w:val="000000"/>
                    <w:sz w:val="20"/>
                    <w:szCs w:val="20"/>
                  </w:rPr>
                </w:rPrChange>
              </w:rPr>
              <w:pPrChange w:id="2300" w:author="Nick Smith" w:date="2021-05-17T14:21:00Z">
                <w:pPr>
                  <w:jc w:val="center"/>
                </w:pPr>
              </w:pPrChange>
            </w:pPr>
            <w:ins w:id="2301" w:author="Risa" w:date="2021-04-28T15:18:00Z">
              <w:r w:rsidRPr="008531D1">
                <w:rPr>
                  <w:rFonts w:eastAsia="Times New Roman"/>
                  <w:i/>
                  <w:iCs/>
                  <w:color w:val="000000"/>
                  <w:rPrChange w:id="2302" w:author="Nick Smith" w:date="2021-05-17T14:21:00Z">
                    <w:rPr>
                      <w:rFonts w:eastAsia="Times New Roman"/>
                      <w:i/>
                      <w:iCs/>
                      <w:color w:val="000000"/>
                      <w:sz w:val="20"/>
                      <w:szCs w:val="20"/>
                    </w:rPr>
                  </w:rPrChange>
                </w:rPr>
                <w:t>0.098</w:t>
              </w:r>
            </w:ins>
          </w:p>
        </w:tc>
      </w:tr>
      <w:tr w:rsidR="00AE1760" w:rsidRPr="00771C52" w14:paraId="74C65A9F" w14:textId="77777777" w:rsidTr="00482CAA">
        <w:trPr>
          <w:trHeight w:val="320"/>
          <w:ins w:id="2303" w:author="Risa" w:date="2021-04-28T15:18:00Z"/>
          <w:trPrChange w:id="2304"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305" w:author="Risa" w:date="2021-05-05T15:40:00Z">
              <w:tcPr>
                <w:tcW w:w="1200" w:type="pct"/>
                <w:tcBorders>
                  <w:top w:val="nil"/>
                  <w:left w:val="nil"/>
                  <w:bottom w:val="nil"/>
                  <w:right w:val="nil"/>
                </w:tcBorders>
                <w:shd w:val="clear" w:color="auto" w:fill="auto"/>
                <w:noWrap/>
                <w:vAlign w:val="center"/>
                <w:hideMark/>
              </w:tcPr>
            </w:tcPrChange>
          </w:tcPr>
          <w:p w14:paraId="6D45EBCC" w14:textId="77777777" w:rsidR="00AE1760" w:rsidRPr="008531D1" w:rsidRDefault="00AE1760" w:rsidP="008531D1">
            <w:pPr>
              <w:spacing w:line="480" w:lineRule="auto"/>
              <w:contextualSpacing/>
              <w:rPr>
                <w:ins w:id="2306" w:author="Risa" w:date="2021-04-28T15:18:00Z"/>
                <w:rFonts w:eastAsia="Times New Roman"/>
                <w:color w:val="000000"/>
                <w:rPrChange w:id="2307" w:author="Nick Smith" w:date="2021-05-17T14:21:00Z">
                  <w:rPr>
                    <w:ins w:id="2308" w:author="Risa" w:date="2021-04-28T15:18:00Z"/>
                    <w:rFonts w:eastAsia="Times New Roman"/>
                    <w:color w:val="000000"/>
                    <w:sz w:val="20"/>
                    <w:szCs w:val="20"/>
                  </w:rPr>
                </w:rPrChange>
              </w:rPr>
              <w:pPrChange w:id="2309" w:author="Nick Smith" w:date="2021-05-17T14:21:00Z">
                <w:pPr/>
              </w:pPrChange>
            </w:pPr>
            <w:ins w:id="2310" w:author="Risa" w:date="2021-04-28T15:18:00Z">
              <w:r w:rsidRPr="008531D1">
                <w:rPr>
                  <w:rFonts w:eastAsia="Times New Roman"/>
                  <w:color w:val="000000"/>
                  <w:rPrChange w:id="2311" w:author="Nick Smith" w:date="2021-05-17T14:21:00Z">
                    <w:rPr>
                      <w:rFonts w:eastAsia="Times New Roman"/>
                      <w:color w:val="000000"/>
                      <w:sz w:val="20"/>
                      <w:szCs w:val="20"/>
                    </w:rPr>
                  </w:rPrChange>
                </w:rPr>
                <w:t>Soil N x Soil P</w:t>
              </w:r>
            </w:ins>
          </w:p>
        </w:tc>
        <w:tc>
          <w:tcPr>
            <w:tcW w:w="1145" w:type="pct"/>
            <w:tcBorders>
              <w:top w:val="nil"/>
              <w:left w:val="nil"/>
              <w:bottom w:val="nil"/>
              <w:right w:val="nil"/>
            </w:tcBorders>
            <w:vAlign w:val="center"/>
            <w:tcPrChange w:id="2312" w:author="Risa" w:date="2021-05-05T15:40:00Z">
              <w:tcPr>
                <w:tcW w:w="931" w:type="pct"/>
                <w:tcBorders>
                  <w:top w:val="nil"/>
                  <w:left w:val="nil"/>
                  <w:bottom w:val="nil"/>
                  <w:right w:val="nil"/>
                </w:tcBorders>
                <w:vAlign w:val="center"/>
              </w:tcPr>
            </w:tcPrChange>
          </w:tcPr>
          <w:p w14:paraId="03662796" w14:textId="26599615" w:rsidR="00AE1760" w:rsidRPr="008531D1" w:rsidRDefault="00AE1760" w:rsidP="008531D1">
            <w:pPr>
              <w:spacing w:line="480" w:lineRule="auto"/>
              <w:contextualSpacing/>
              <w:jc w:val="center"/>
              <w:rPr>
                <w:ins w:id="2313" w:author="Risa" w:date="2021-04-30T08:58:00Z"/>
                <w:rFonts w:eastAsia="Times New Roman"/>
                <w:color w:val="000000"/>
                <w:rPrChange w:id="2314" w:author="Nick Smith" w:date="2021-05-17T14:21:00Z">
                  <w:rPr>
                    <w:ins w:id="2315" w:author="Risa" w:date="2021-04-30T08:58:00Z"/>
                    <w:rFonts w:eastAsia="Times New Roman"/>
                    <w:color w:val="000000"/>
                    <w:sz w:val="20"/>
                    <w:szCs w:val="20"/>
                  </w:rPr>
                </w:rPrChange>
              </w:rPr>
              <w:pPrChange w:id="2316" w:author="Nick Smith" w:date="2021-05-17T14:21:00Z">
                <w:pPr>
                  <w:jc w:val="center"/>
                </w:pPr>
              </w:pPrChange>
            </w:pPr>
            <w:ins w:id="2317" w:author="Risa" w:date="2021-04-30T08:58:00Z">
              <w:r w:rsidRPr="008531D1">
                <w:rPr>
                  <w:rFonts w:eastAsia="Times New Roman"/>
                  <w:color w:val="000000"/>
                  <w:rPrChange w:id="2318"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319" w:author="Risa" w:date="2021-05-05T15:40:00Z">
              <w:tcPr>
                <w:tcW w:w="931" w:type="pct"/>
                <w:tcBorders>
                  <w:top w:val="nil"/>
                  <w:left w:val="nil"/>
                  <w:bottom w:val="nil"/>
                  <w:right w:val="nil"/>
                </w:tcBorders>
                <w:shd w:val="clear" w:color="auto" w:fill="auto"/>
                <w:noWrap/>
                <w:vAlign w:val="center"/>
                <w:hideMark/>
              </w:tcPr>
            </w:tcPrChange>
          </w:tcPr>
          <w:p w14:paraId="2E73E2B4" w14:textId="0C74DD93" w:rsidR="00AE1760" w:rsidRPr="008531D1" w:rsidRDefault="00AE1760" w:rsidP="008531D1">
            <w:pPr>
              <w:spacing w:line="480" w:lineRule="auto"/>
              <w:contextualSpacing/>
              <w:jc w:val="center"/>
              <w:rPr>
                <w:ins w:id="2320" w:author="Risa" w:date="2021-04-28T15:18:00Z"/>
                <w:rFonts w:eastAsia="Times New Roman"/>
                <w:color w:val="000000"/>
                <w:rPrChange w:id="2321" w:author="Nick Smith" w:date="2021-05-17T14:21:00Z">
                  <w:rPr>
                    <w:ins w:id="2322" w:author="Risa" w:date="2021-04-28T15:18:00Z"/>
                    <w:rFonts w:eastAsia="Times New Roman"/>
                    <w:color w:val="000000"/>
                    <w:sz w:val="20"/>
                    <w:szCs w:val="20"/>
                  </w:rPr>
                </w:rPrChange>
              </w:rPr>
              <w:pPrChange w:id="2323" w:author="Nick Smith" w:date="2021-05-17T14:21:00Z">
                <w:pPr>
                  <w:jc w:val="center"/>
                </w:pPr>
              </w:pPrChange>
            </w:pPr>
            <w:ins w:id="2324" w:author="Risa" w:date="2021-04-28T15:18:00Z">
              <w:r w:rsidRPr="008531D1">
                <w:rPr>
                  <w:rFonts w:eastAsia="Times New Roman"/>
                  <w:color w:val="000000"/>
                  <w:rPrChange w:id="2325" w:author="Nick Smith" w:date="2021-05-17T14:21:00Z">
                    <w:rPr>
                      <w:rFonts w:eastAsia="Times New Roman"/>
                      <w:color w:val="000000"/>
                      <w:sz w:val="20"/>
                      <w:szCs w:val="20"/>
                    </w:rPr>
                  </w:rPrChange>
                </w:rPr>
                <w:t>0.010</w:t>
              </w:r>
            </w:ins>
          </w:p>
        </w:tc>
        <w:tc>
          <w:tcPr>
            <w:tcW w:w="1237" w:type="pct"/>
            <w:tcBorders>
              <w:top w:val="nil"/>
              <w:left w:val="nil"/>
              <w:right w:val="nil"/>
            </w:tcBorders>
            <w:shd w:val="clear" w:color="auto" w:fill="auto"/>
            <w:noWrap/>
            <w:vAlign w:val="center"/>
            <w:hideMark/>
            <w:tcPrChange w:id="2326" w:author="Risa" w:date="2021-05-05T15:40:00Z">
              <w:tcPr>
                <w:tcW w:w="1007" w:type="pct"/>
                <w:tcBorders>
                  <w:top w:val="nil"/>
                  <w:left w:val="nil"/>
                  <w:right w:val="nil"/>
                </w:tcBorders>
                <w:shd w:val="clear" w:color="auto" w:fill="auto"/>
                <w:noWrap/>
                <w:vAlign w:val="center"/>
                <w:hideMark/>
              </w:tcPr>
            </w:tcPrChange>
          </w:tcPr>
          <w:p w14:paraId="03126C03" w14:textId="77777777" w:rsidR="00AE1760" w:rsidRPr="008531D1" w:rsidRDefault="00AE1760" w:rsidP="008531D1">
            <w:pPr>
              <w:spacing w:line="480" w:lineRule="auto"/>
              <w:contextualSpacing/>
              <w:jc w:val="center"/>
              <w:rPr>
                <w:ins w:id="2327" w:author="Risa" w:date="2021-04-28T15:18:00Z"/>
                <w:rFonts w:eastAsia="Times New Roman"/>
                <w:color w:val="000000"/>
                <w:rPrChange w:id="2328" w:author="Nick Smith" w:date="2021-05-17T14:21:00Z">
                  <w:rPr>
                    <w:ins w:id="2329" w:author="Risa" w:date="2021-04-28T15:18:00Z"/>
                    <w:rFonts w:eastAsia="Times New Roman"/>
                    <w:color w:val="000000"/>
                    <w:sz w:val="20"/>
                    <w:szCs w:val="20"/>
                  </w:rPr>
                </w:rPrChange>
              </w:rPr>
              <w:pPrChange w:id="2330" w:author="Nick Smith" w:date="2021-05-17T14:21:00Z">
                <w:pPr>
                  <w:jc w:val="center"/>
                </w:pPr>
              </w:pPrChange>
            </w:pPr>
            <w:ins w:id="2331" w:author="Risa" w:date="2021-04-28T15:18:00Z">
              <w:r w:rsidRPr="008531D1">
                <w:rPr>
                  <w:rFonts w:eastAsia="Times New Roman"/>
                  <w:color w:val="000000"/>
                  <w:rPrChange w:id="2332" w:author="Nick Smith" w:date="2021-05-17T14:21:00Z">
                    <w:rPr>
                      <w:rFonts w:eastAsia="Times New Roman"/>
                      <w:color w:val="000000"/>
                      <w:sz w:val="20"/>
                      <w:szCs w:val="20"/>
                    </w:rPr>
                  </w:rPrChange>
                </w:rPr>
                <w:t>0.919</w:t>
              </w:r>
            </w:ins>
          </w:p>
        </w:tc>
      </w:tr>
      <w:tr w:rsidR="00AE1760" w:rsidRPr="00771C52" w14:paraId="64B4E580" w14:textId="77777777" w:rsidTr="00482CAA">
        <w:trPr>
          <w:trHeight w:val="320"/>
          <w:ins w:id="2333" w:author="Risa" w:date="2021-04-28T15:18:00Z"/>
          <w:trPrChange w:id="2334"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335" w:author="Risa" w:date="2021-05-05T15:40:00Z">
              <w:tcPr>
                <w:tcW w:w="1200" w:type="pct"/>
                <w:tcBorders>
                  <w:top w:val="nil"/>
                  <w:left w:val="nil"/>
                  <w:bottom w:val="nil"/>
                  <w:right w:val="nil"/>
                </w:tcBorders>
                <w:shd w:val="clear" w:color="auto" w:fill="auto"/>
                <w:noWrap/>
                <w:vAlign w:val="center"/>
                <w:hideMark/>
              </w:tcPr>
            </w:tcPrChange>
          </w:tcPr>
          <w:p w14:paraId="788F740E" w14:textId="0B3735FA" w:rsidR="00AE1760" w:rsidRPr="008531D1" w:rsidRDefault="00AE1760" w:rsidP="008531D1">
            <w:pPr>
              <w:spacing w:line="480" w:lineRule="auto"/>
              <w:contextualSpacing/>
              <w:rPr>
                <w:ins w:id="2336" w:author="Risa" w:date="2021-04-28T15:18:00Z"/>
                <w:rFonts w:eastAsia="Times New Roman"/>
                <w:color w:val="000000"/>
                <w:rPrChange w:id="2337" w:author="Nick Smith" w:date="2021-05-17T14:21:00Z">
                  <w:rPr>
                    <w:ins w:id="2338" w:author="Risa" w:date="2021-04-28T15:18:00Z"/>
                    <w:rFonts w:eastAsia="Times New Roman"/>
                    <w:color w:val="000000"/>
                    <w:sz w:val="20"/>
                    <w:szCs w:val="20"/>
                  </w:rPr>
                </w:rPrChange>
              </w:rPr>
              <w:pPrChange w:id="2339" w:author="Nick Smith" w:date="2021-05-17T14:21:00Z">
                <w:pPr/>
              </w:pPrChange>
            </w:pPr>
            <w:ins w:id="2340" w:author="Risa" w:date="2021-04-28T15:18:00Z">
              <w:r w:rsidRPr="008531D1">
                <w:rPr>
                  <w:rFonts w:eastAsia="Times New Roman"/>
                  <w:color w:val="000000"/>
                  <w:rPrChange w:id="2341" w:author="Nick Smith" w:date="2021-05-17T14:21:00Z">
                    <w:rPr>
                      <w:rFonts w:eastAsia="Times New Roman"/>
                      <w:color w:val="000000"/>
                      <w:sz w:val="20"/>
                      <w:szCs w:val="20"/>
                    </w:rPr>
                  </w:rPrChange>
                </w:rPr>
                <w:t xml:space="preserve">Soil N x Soil </w:t>
              </w:r>
            </w:ins>
            <w:ins w:id="2342" w:author="Risa" w:date="2021-04-29T10:21:00Z">
              <w:r w:rsidRPr="008531D1">
                <w:rPr>
                  <w:rFonts w:eastAsia="Times New Roman"/>
                  <w:color w:val="000000"/>
                  <w:rPrChange w:id="2343" w:author="Nick Smith" w:date="2021-05-17T14:21:00Z">
                    <w:rPr>
                      <w:rFonts w:eastAsia="Times New Roman"/>
                      <w:color w:val="000000"/>
                      <w:sz w:val="20"/>
                      <w:szCs w:val="20"/>
                    </w:rPr>
                  </w:rPrChange>
                </w:rPr>
                <w:t>K</w:t>
              </w:r>
            </w:ins>
            <w:ins w:id="2344" w:author="Risa" w:date="2021-05-05T15:40:00Z">
              <w:r w:rsidR="00482CAA" w:rsidRPr="008531D1">
                <w:rPr>
                  <w:rFonts w:eastAsia="Times New Roman"/>
                  <w:color w:val="000000"/>
                  <w:vertAlign w:val="subscript"/>
                </w:rPr>
                <w:t>+µ</w:t>
              </w:r>
            </w:ins>
          </w:p>
        </w:tc>
        <w:tc>
          <w:tcPr>
            <w:tcW w:w="1145" w:type="pct"/>
            <w:tcBorders>
              <w:top w:val="nil"/>
              <w:left w:val="nil"/>
              <w:bottom w:val="nil"/>
              <w:right w:val="nil"/>
            </w:tcBorders>
            <w:vAlign w:val="center"/>
            <w:tcPrChange w:id="2345" w:author="Risa" w:date="2021-05-05T15:40:00Z">
              <w:tcPr>
                <w:tcW w:w="931" w:type="pct"/>
                <w:tcBorders>
                  <w:top w:val="nil"/>
                  <w:left w:val="nil"/>
                  <w:bottom w:val="nil"/>
                  <w:right w:val="nil"/>
                </w:tcBorders>
                <w:vAlign w:val="center"/>
              </w:tcPr>
            </w:tcPrChange>
          </w:tcPr>
          <w:p w14:paraId="5C56CE68" w14:textId="55DF6723" w:rsidR="00AE1760" w:rsidRPr="008531D1" w:rsidRDefault="00AE1760" w:rsidP="008531D1">
            <w:pPr>
              <w:spacing w:line="480" w:lineRule="auto"/>
              <w:contextualSpacing/>
              <w:jc w:val="center"/>
              <w:rPr>
                <w:ins w:id="2346" w:author="Risa" w:date="2021-04-30T08:58:00Z"/>
                <w:rFonts w:eastAsia="Times New Roman"/>
                <w:color w:val="000000"/>
                <w:rPrChange w:id="2347" w:author="Nick Smith" w:date="2021-05-17T14:21:00Z">
                  <w:rPr>
                    <w:ins w:id="2348" w:author="Risa" w:date="2021-04-30T08:58:00Z"/>
                    <w:rFonts w:eastAsia="Times New Roman"/>
                    <w:color w:val="000000"/>
                    <w:sz w:val="20"/>
                    <w:szCs w:val="20"/>
                  </w:rPr>
                </w:rPrChange>
              </w:rPr>
              <w:pPrChange w:id="2349" w:author="Nick Smith" w:date="2021-05-17T14:21:00Z">
                <w:pPr>
                  <w:jc w:val="center"/>
                </w:pPr>
              </w:pPrChange>
            </w:pPr>
            <w:ins w:id="2350" w:author="Risa" w:date="2021-04-30T08:58:00Z">
              <w:r w:rsidRPr="008531D1">
                <w:rPr>
                  <w:rFonts w:eastAsia="Times New Roman"/>
                  <w:color w:val="000000"/>
                  <w:rPrChange w:id="2351"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352" w:author="Risa" w:date="2021-05-05T15:40:00Z">
              <w:tcPr>
                <w:tcW w:w="931" w:type="pct"/>
                <w:tcBorders>
                  <w:top w:val="nil"/>
                  <w:left w:val="nil"/>
                  <w:bottom w:val="nil"/>
                  <w:right w:val="nil"/>
                </w:tcBorders>
                <w:shd w:val="clear" w:color="auto" w:fill="auto"/>
                <w:noWrap/>
                <w:vAlign w:val="center"/>
                <w:hideMark/>
              </w:tcPr>
            </w:tcPrChange>
          </w:tcPr>
          <w:p w14:paraId="32643C64" w14:textId="0F8C4956" w:rsidR="00AE1760" w:rsidRPr="008531D1" w:rsidRDefault="00AE1760" w:rsidP="008531D1">
            <w:pPr>
              <w:spacing w:line="480" w:lineRule="auto"/>
              <w:contextualSpacing/>
              <w:jc w:val="center"/>
              <w:rPr>
                <w:ins w:id="2353" w:author="Risa" w:date="2021-04-28T15:18:00Z"/>
                <w:rFonts w:eastAsia="Times New Roman"/>
                <w:color w:val="000000"/>
                <w:rPrChange w:id="2354" w:author="Nick Smith" w:date="2021-05-17T14:21:00Z">
                  <w:rPr>
                    <w:ins w:id="2355" w:author="Risa" w:date="2021-04-28T15:18:00Z"/>
                    <w:rFonts w:eastAsia="Times New Roman"/>
                    <w:color w:val="000000"/>
                    <w:sz w:val="20"/>
                    <w:szCs w:val="20"/>
                  </w:rPr>
                </w:rPrChange>
              </w:rPr>
              <w:pPrChange w:id="2356" w:author="Nick Smith" w:date="2021-05-17T14:21:00Z">
                <w:pPr>
                  <w:jc w:val="center"/>
                </w:pPr>
              </w:pPrChange>
            </w:pPr>
            <w:ins w:id="2357" w:author="Risa" w:date="2021-04-28T15:18:00Z">
              <w:r w:rsidRPr="008531D1">
                <w:rPr>
                  <w:rFonts w:eastAsia="Times New Roman"/>
                  <w:color w:val="000000"/>
                  <w:rPrChange w:id="2358" w:author="Nick Smith" w:date="2021-05-17T14:21:00Z">
                    <w:rPr>
                      <w:rFonts w:eastAsia="Times New Roman"/>
                      <w:color w:val="000000"/>
                      <w:sz w:val="20"/>
                      <w:szCs w:val="20"/>
                    </w:rPr>
                  </w:rPrChange>
                </w:rPr>
                <w:t>5.532</w:t>
              </w:r>
            </w:ins>
          </w:p>
        </w:tc>
        <w:tc>
          <w:tcPr>
            <w:tcW w:w="1237" w:type="pct"/>
            <w:tcBorders>
              <w:left w:val="nil"/>
              <w:right w:val="nil"/>
            </w:tcBorders>
            <w:shd w:val="clear" w:color="auto" w:fill="auto"/>
            <w:noWrap/>
            <w:vAlign w:val="center"/>
            <w:hideMark/>
            <w:tcPrChange w:id="2359" w:author="Risa" w:date="2021-05-05T15:40:00Z">
              <w:tcPr>
                <w:tcW w:w="1007" w:type="pct"/>
                <w:tcBorders>
                  <w:left w:val="nil"/>
                  <w:right w:val="nil"/>
                </w:tcBorders>
                <w:shd w:val="clear" w:color="auto" w:fill="auto"/>
                <w:noWrap/>
                <w:vAlign w:val="center"/>
                <w:hideMark/>
              </w:tcPr>
            </w:tcPrChange>
          </w:tcPr>
          <w:p w14:paraId="68B43728" w14:textId="77777777" w:rsidR="00AE1760" w:rsidRPr="008531D1" w:rsidRDefault="00AE1760" w:rsidP="008531D1">
            <w:pPr>
              <w:spacing w:line="480" w:lineRule="auto"/>
              <w:contextualSpacing/>
              <w:jc w:val="center"/>
              <w:rPr>
                <w:ins w:id="2360" w:author="Risa" w:date="2021-04-28T15:18:00Z"/>
                <w:rFonts w:eastAsia="Times New Roman"/>
                <w:b/>
                <w:bCs/>
                <w:color w:val="000000"/>
                <w:rPrChange w:id="2361" w:author="Nick Smith" w:date="2021-05-17T14:21:00Z">
                  <w:rPr>
                    <w:ins w:id="2362" w:author="Risa" w:date="2021-04-28T15:18:00Z"/>
                    <w:rFonts w:eastAsia="Times New Roman"/>
                    <w:b/>
                    <w:bCs/>
                    <w:color w:val="000000"/>
                    <w:sz w:val="20"/>
                    <w:szCs w:val="20"/>
                  </w:rPr>
                </w:rPrChange>
              </w:rPr>
              <w:pPrChange w:id="2363" w:author="Nick Smith" w:date="2021-05-17T14:21:00Z">
                <w:pPr>
                  <w:jc w:val="center"/>
                </w:pPr>
              </w:pPrChange>
            </w:pPr>
            <w:ins w:id="2364" w:author="Risa" w:date="2021-04-28T15:18:00Z">
              <w:r w:rsidRPr="008531D1">
                <w:rPr>
                  <w:rFonts w:eastAsia="Times New Roman"/>
                  <w:b/>
                  <w:bCs/>
                  <w:color w:val="000000"/>
                  <w:rPrChange w:id="2365" w:author="Nick Smith" w:date="2021-05-17T14:21:00Z">
                    <w:rPr>
                      <w:rFonts w:eastAsia="Times New Roman"/>
                      <w:b/>
                      <w:bCs/>
                      <w:color w:val="000000"/>
                      <w:sz w:val="20"/>
                      <w:szCs w:val="20"/>
                    </w:rPr>
                  </w:rPrChange>
                </w:rPr>
                <w:t>0.019</w:t>
              </w:r>
            </w:ins>
          </w:p>
        </w:tc>
      </w:tr>
      <w:tr w:rsidR="00AE1760" w:rsidRPr="00771C52" w14:paraId="1E3AA751" w14:textId="77777777" w:rsidTr="00482CAA">
        <w:trPr>
          <w:trHeight w:val="320"/>
          <w:ins w:id="2366" w:author="Risa" w:date="2021-04-28T15:18:00Z"/>
          <w:trPrChange w:id="2367" w:author="Risa" w:date="2021-05-05T15:40:00Z">
            <w:trPr>
              <w:trHeight w:val="320"/>
            </w:trPr>
          </w:trPrChange>
        </w:trPr>
        <w:tc>
          <w:tcPr>
            <w:tcW w:w="1474" w:type="pct"/>
            <w:tcBorders>
              <w:top w:val="nil"/>
              <w:left w:val="nil"/>
              <w:right w:val="nil"/>
            </w:tcBorders>
            <w:shd w:val="clear" w:color="auto" w:fill="auto"/>
            <w:noWrap/>
            <w:vAlign w:val="center"/>
            <w:hideMark/>
            <w:tcPrChange w:id="2368" w:author="Risa" w:date="2021-05-05T15:40:00Z">
              <w:tcPr>
                <w:tcW w:w="1200" w:type="pct"/>
                <w:tcBorders>
                  <w:top w:val="nil"/>
                  <w:left w:val="nil"/>
                  <w:right w:val="nil"/>
                </w:tcBorders>
                <w:shd w:val="clear" w:color="auto" w:fill="auto"/>
                <w:noWrap/>
                <w:vAlign w:val="center"/>
                <w:hideMark/>
              </w:tcPr>
            </w:tcPrChange>
          </w:tcPr>
          <w:p w14:paraId="0AD555E4" w14:textId="601E79AE" w:rsidR="00AE1760" w:rsidRPr="008531D1" w:rsidRDefault="00AE1760" w:rsidP="008531D1">
            <w:pPr>
              <w:spacing w:line="480" w:lineRule="auto"/>
              <w:contextualSpacing/>
              <w:rPr>
                <w:ins w:id="2369" w:author="Risa" w:date="2021-04-28T15:18:00Z"/>
                <w:rFonts w:eastAsia="Times New Roman"/>
                <w:color w:val="000000"/>
                <w:rPrChange w:id="2370" w:author="Nick Smith" w:date="2021-05-17T14:21:00Z">
                  <w:rPr>
                    <w:ins w:id="2371" w:author="Risa" w:date="2021-04-28T15:18:00Z"/>
                    <w:rFonts w:eastAsia="Times New Roman"/>
                    <w:color w:val="000000"/>
                    <w:sz w:val="20"/>
                    <w:szCs w:val="20"/>
                  </w:rPr>
                </w:rPrChange>
              </w:rPr>
              <w:pPrChange w:id="2372" w:author="Nick Smith" w:date="2021-05-17T14:21:00Z">
                <w:pPr/>
              </w:pPrChange>
            </w:pPr>
            <w:ins w:id="2373" w:author="Risa" w:date="2021-04-28T15:18:00Z">
              <w:r w:rsidRPr="008531D1">
                <w:rPr>
                  <w:rFonts w:eastAsia="Times New Roman"/>
                  <w:color w:val="000000"/>
                  <w:rPrChange w:id="2374" w:author="Nick Smith" w:date="2021-05-17T14:21:00Z">
                    <w:rPr>
                      <w:rFonts w:eastAsia="Times New Roman"/>
                      <w:color w:val="000000"/>
                      <w:sz w:val="20"/>
                      <w:szCs w:val="20"/>
                    </w:rPr>
                  </w:rPrChange>
                </w:rPr>
                <w:t>Soil P x Soil K</w:t>
              </w:r>
            </w:ins>
            <w:ins w:id="2375" w:author="Risa" w:date="2021-05-05T15:40:00Z">
              <w:r w:rsidR="00482CAA" w:rsidRPr="008531D1">
                <w:rPr>
                  <w:rFonts w:eastAsia="Times New Roman"/>
                  <w:color w:val="000000"/>
                  <w:vertAlign w:val="subscript"/>
                </w:rPr>
                <w:t>+µ</w:t>
              </w:r>
            </w:ins>
          </w:p>
        </w:tc>
        <w:tc>
          <w:tcPr>
            <w:tcW w:w="1145" w:type="pct"/>
            <w:tcBorders>
              <w:top w:val="nil"/>
              <w:left w:val="nil"/>
              <w:right w:val="nil"/>
            </w:tcBorders>
            <w:vAlign w:val="center"/>
            <w:tcPrChange w:id="2376" w:author="Risa" w:date="2021-05-05T15:40:00Z">
              <w:tcPr>
                <w:tcW w:w="931" w:type="pct"/>
                <w:tcBorders>
                  <w:top w:val="nil"/>
                  <w:left w:val="nil"/>
                  <w:right w:val="nil"/>
                </w:tcBorders>
                <w:vAlign w:val="center"/>
              </w:tcPr>
            </w:tcPrChange>
          </w:tcPr>
          <w:p w14:paraId="75DD3A23" w14:textId="76849CCD" w:rsidR="00AE1760" w:rsidRPr="008531D1" w:rsidRDefault="00AE1760" w:rsidP="008531D1">
            <w:pPr>
              <w:spacing w:line="480" w:lineRule="auto"/>
              <w:contextualSpacing/>
              <w:jc w:val="center"/>
              <w:rPr>
                <w:ins w:id="2377" w:author="Risa" w:date="2021-04-30T08:58:00Z"/>
                <w:rFonts w:eastAsia="Times New Roman"/>
                <w:color w:val="000000"/>
                <w:rPrChange w:id="2378" w:author="Nick Smith" w:date="2021-05-17T14:21:00Z">
                  <w:rPr>
                    <w:ins w:id="2379" w:author="Risa" w:date="2021-04-30T08:58:00Z"/>
                    <w:rFonts w:eastAsia="Times New Roman"/>
                    <w:color w:val="000000"/>
                    <w:sz w:val="20"/>
                    <w:szCs w:val="20"/>
                  </w:rPr>
                </w:rPrChange>
              </w:rPr>
              <w:pPrChange w:id="2380" w:author="Nick Smith" w:date="2021-05-17T14:21:00Z">
                <w:pPr>
                  <w:jc w:val="center"/>
                </w:pPr>
              </w:pPrChange>
            </w:pPr>
            <w:ins w:id="2381" w:author="Risa" w:date="2021-04-30T08:58:00Z">
              <w:r w:rsidRPr="008531D1">
                <w:rPr>
                  <w:rFonts w:eastAsia="Times New Roman"/>
                  <w:color w:val="000000"/>
                  <w:rPrChange w:id="2382" w:author="Nick Smith" w:date="2021-05-17T14:2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2383" w:author="Risa" w:date="2021-05-05T15:40:00Z">
              <w:tcPr>
                <w:tcW w:w="931" w:type="pct"/>
                <w:tcBorders>
                  <w:top w:val="nil"/>
                  <w:left w:val="nil"/>
                  <w:right w:val="nil"/>
                </w:tcBorders>
                <w:shd w:val="clear" w:color="auto" w:fill="auto"/>
                <w:noWrap/>
                <w:vAlign w:val="center"/>
                <w:hideMark/>
              </w:tcPr>
            </w:tcPrChange>
          </w:tcPr>
          <w:p w14:paraId="354CBF01" w14:textId="001258E1" w:rsidR="00AE1760" w:rsidRPr="008531D1" w:rsidRDefault="00AE1760" w:rsidP="008531D1">
            <w:pPr>
              <w:spacing w:line="480" w:lineRule="auto"/>
              <w:contextualSpacing/>
              <w:jc w:val="center"/>
              <w:rPr>
                <w:ins w:id="2384" w:author="Risa" w:date="2021-04-28T15:18:00Z"/>
                <w:rFonts w:eastAsia="Times New Roman"/>
                <w:color w:val="000000"/>
                <w:rPrChange w:id="2385" w:author="Nick Smith" w:date="2021-05-17T14:21:00Z">
                  <w:rPr>
                    <w:ins w:id="2386" w:author="Risa" w:date="2021-04-28T15:18:00Z"/>
                    <w:rFonts w:eastAsia="Times New Roman"/>
                    <w:color w:val="000000"/>
                    <w:sz w:val="20"/>
                    <w:szCs w:val="20"/>
                  </w:rPr>
                </w:rPrChange>
              </w:rPr>
              <w:pPrChange w:id="2387" w:author="Nick Smith" w:date="2021-05-17T14:21:00Z">
                <w:pPr>
                  <w:jc w:val="center"/>
                </w:pPr>
              </w:pPrChange>
            </w:pPr>
            <w:ins w:id="2388" w:author="Risa" w:date="2021-04-28T15:18:00Z">
              <w:r w:rsidRPr="008531D1">
                <w:rPr>
                  <w:rFonts w:eastAsia="Times New Roman"/>
                  <w:color w:val="000000"/>
                  <w:rPrChange w:id="2389" w:author="Nick Smith" w:date="2021-05-17T14:21:00Z">
                    <w:rPr>
                      <w:rFonts w:eastAsia="Times New Roman"/>
                      <w:color w:val="000000"/>
                      <w:sz w:val="20"/>
                      <w:szCs w:val="20"/>
                    </w:rPr>
                  </w:rPrChange>
                </w:rPr>
                <w:t>0.378</w:t>
              </w:r>
            </w:ins>
          </w:p>
        </w:tc>
        <w:tc>
          <w:tcPr>
            <w:tcW w:w="1237" w:type="pct"/>
            <w:tcBorders>
              <w:left w:val="nil"/>
              <w:right w:val="nil"/>
            </w:tcBorders>
            <w:shd w:val="clear" w:color="auto" w:fill="auto"/>
            <w:noWrap/>
            <w:vAlign w:val="center"/>
            <w:hideMark/>
            <w:tcPrChange w:id="2390" w:author="Risa" w:date="2021-05-05T15:40:00Z">
              <w:tcPr>
                <w:tcW w:w="1007" w:type="pct"/>
                <w:tcBorders>
                  <w:left w:val="nil"/>
                  <w:right w:val="nil"/>
                </w:tcBorders>
                <w:shd w:val="clear" w:color="auto" w:fill="auto"/>
                <w:noWrap/>
                <w:vAlign w:val="center"/>
                <w:hideMark/>
              </w:tcPr>
            </w:tcPrChange>
          </w:tcPr>
          <w:p w14:paraId="606BAF8D" w14:textId="77777777" w:rsidR="00AE1760" w:rsidRPr="008531D1" w:rsidRDefault="00AE1760" w:rsidP="008531D1">
            <w:pPr>
              <w:spacing w:line="480" w:lineRule="auto"/>
              <w:contextualSpacing/>
              <w:jc w:val="center"/>
              <w:rPr>
                <w:ins w:id="2391" w:author="Risa" w:date="2021-04-28T15:18:00Z"/>
                <w:rFonts w:eastAsia="Times New Roman"/>
                <w:color w:val="000000"/>
                <w:rPrChange w:id="2392" w:author="Nick Smith" w:date="2021-05-17T14:21:00Z">
                  <w:rPr>
                    <w:ins w:id="2393" w:author="Risa" w:date="2021-04-28T15:18:00Z"/>
                    <w:rFonts w:eastAsia="Times New Roman"/>
                    <w:color w:val="000000"/>
                    <w:sz w:val="20"/>
                    <w:szCs w:val="20"/>
                  </w:rPr>
                </w:rPrChange>
              </w:rPr>
              <w:pPrChange w:id="2394" w:author="Nick Smith" w:date="2021-05-17T14:21:00Z">
                <w:pPr>
                  <w:jc w:val="center"/>
                </w:pPr>
              </w:pPrChange>
            </w:pPr>
            <w:ins w:id="2395" w:author="Risa" w:date="2021-04-28T15:18:00Z">
              <w:r w:rsidRPr="008531D1">
                <w:rPr>
                  <w:rFonts w:eastAsia="Times New Roman"/>
                  <w:color w:val="000000"/>
                  <w:rPrChange w:id="2396" w:author="Nick Smith" w:date="2021-05-17T14:21:00Z">
                    <w:rPr>
                      <w:rFonts w:eastAsia="Times New Roman"/>
                      <w:color w:val="000000"/>
                      <w:sz w:val="20"/>
                      <w:szCs w:val="20"/>
                    </w:rPr>
                  </w:rPrChange>
                </w:rPr>
                <w:t>0.538</w:t>
              </w:r>
            </w:ins>
          </w:p>
        </w:tc>
      </w:tr>
      <w:tr w:rsidR="00AE1760" w:rsidRPr="00771C52" w14:paraId="47634D4A" w14:textId="77777777" w:rsidTr="00482CAA">
        <w:trPr>
          <w:trHeight w:val="320"/>
          <w:ins w:id="2397" w:author="Risa" w:date="2021-04-28T15:18:00Z"/>
          <w:trPrChange w:id="2398"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2399" w:author="Risa" w:date="2021-05-05T15:40:00Z">
              <w:tcPr>
                <w:tcW w:w="1200" w:type="pct"/>
                <w:tcBorders>
                  <w:top w:val="nil"/>
                  <w:left w:val="nil"/>
                  <w:bottom w:val="single" w:sz="4" w:space="0" w:color="auto"/>
                  <w:right w:val="nil"/>
                </w:tcBorders>
                <w:shd w:val="clear" w:color="auto" w:fill="auto"/>
                <w:noWrap/>
                <w:vAlign w:val="center"/>
                <w:hideMark/>
              </w:tcPr>
            </w:tcPrChange>
          </w:tcPr>
          <w:p w14:paraId="4B3181E7" w14:textId="0C2EFB74" w:rsidR="00AE1760" w:rsidRPr="008531D1" w:rsidRDefault="00AE1760" w:rsidP="008531D1">
            <w:pPr>
              <w:spacing w:line="480" w:lineRule="auto"/>
              <w:contextualSpacing/>
              <w:rPr>
                <w:ins w:id="2400" w:author="Risa" w:date="2021-04-28T15:18:00Z"/>
                <w:rFonts w:eastAsia="Times New Roman"/>
                <w:color w:val="000000"/>
                <w:rPrChange w:id="2401" w:author="Nick Smith" w:date="2021-05-17T14:21:00Z">
                  <w:rPr>
                    <w:ins w:id="2402" w:author="Risa" w:date="2021-04-28T15:18:00Z"/>
                    <w:rFonts w:eastAsia="Times New Roman"/>
                    <w:color w:val="000000"/>
                    <w:sz w:val="20"/>
                    <w:szCs w:val="20"/>
                  </w:rPr>
                </w:rPrChange>
              </w:rPr>
              <w:pPrChange w:id="2403" w:author="Nick Smith" w:date="2021-05-17T14:21:00Z">
                <w:pPr/>
              </w:pPrChange>
            </w:pPr>
            <w:ins w:id="2404" w:author="Risa" w:date="2021-04-28T15:18:00Z">
              <w:r w:rsidRPr="008531D1">
                <w:rPr>
                  <w:rFonts w:eastAsia="Times New Roman"/>
                  <w:color w:val="000000"/>
                  <w:rPrChange w:id="2405" w:author="Nick Smith" w:date="2021-05-17T14:21:00Z">
                    <w:rPr>
                      <w:rFonts w:eastAsia="Times New Roman"/>
                      <w:color w:val="000000"/>
                      <w:sz w:val="20"/>
                      <w:szCs w:val="20"/>
                    </w:rPr>
                  </w:rPrChange>
                </w:rPr>
                <w:t>Soil N x Soil P x Soil K</w:t>
              </w:r>
            </w:ins>
            <w:ins w:id="2406" w:author="Risa" w:date="2021-05-05T15:40:00Z">
              <w:r w:rsidR="00482CAA" w:rsidRPr="008531D1">
                <w:rPr>
                  <w:rFonts w:eastAsia="Times New Roman"/>
                  <w:color w:val="000000"/>
                  <w:vertAlign w:val="subscript"/>
                </w:rPr>
                <w:t>+µ</w:t>
              </w:r>
            </w:ins>
          </w:p>
        </w:tc>
        <w:tc>
          <w:tcPr>
            <w:tcW w:w="1145" w:type="pct"/>
            <w:tcBorders>
              <w:top w:val="nil"/>
              <w:left w:val="nil"/>
              <w:bottom w:val="single" w:sz="4" w:space="0" w:color="auto"/>
              <w:right w:val="nil"/>
            </w:tcBorders>
            <w:vAlign w:val="center"/>
            <w:tcPrChange w:id="2407" w:author="Risa" w:date="2021-05-05T15:40:00Z">
              <w:tcPr>
                <w:tcW w:w="931" w:type="pct"/>
                <w:tcBorders>
                  <w:top w:val="nil"/>
                  <w:left w:val="nil"/>
                  <w:bottom w:val="single" w:sz="4" w:space="0" w:color="auto"/>
                  <w:right w:val="nil"/>
                </w:tcBorders>
                <w:vAlign w:val="center"/>
              </w:tcPr>
            </w:tcPrChange>
          </w:tcPr>
          <w:p w14:paraId="46B4E54B" w14:textId="588064AC" w:rsidR="00AE1760" w:rsidRPr="008531D1" w:rsidRDefault="00AE1760" w:rsidP="008531D1">
            <w:pPr>
              <w:spacing w:line="480" w:lineRule="auto"/>
              <w:contextualSpacing/>
              <w:jc w:val="center"/>
              <w:rPr>
                <w:ins w:id="2408" w:author="Risa" w:date="2021-04-30T08:58:00Z"/>
                <w:rFonts w:eastAsia="Times New Roman"/>
                <w:color w:val="000000"/>
                <w:rPrChange w:id="2409" w:author="Nick Smith" w:date="2021-05-17T14:21:00Z">
                  <w:rPr>
                    <w:ins w:id="2410" w:author="Risa" w:date="2021-04-30T08:58:00Z"/>
                    <w:rFonts w:eastAsia="Times New Roman"/>
                    <w:color w:val="000000"/>
                    <w:sz w:val="20"/>
                    <w:szCs w:val="20"/>
                  </w:rPr>
                </w:rPrChange>
              </w:rPr>
              <w:pPrChange w:id="2411" w:author="Nick Smith" w:date="2021-05-17T14:21:00Z">
                <w:pPr>
                  <w:jc w:val="center"/>
                </w:pPr>
              </w:pPrChange>
            </w:pPr>
            <w:ins w:id="2412" w:author="Risa" w:date="2021-04-30T08:58:00Z">
              <w:r w:rsidRPr="008531D1">
                <w:rPr>
                  <w:rFonts w:eastAsia="Times New Roman"/>
                  <w:color w:val="000000"/>
                  <w:rPrChange w:id="2413" w:author="Nick Smith" w:date="2021-05-17T14:2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2414" w:author="Risa" w:date="2021-05-05T15:40:00Z">
              <w:tcPr>
                <w:tcW w:w="931" w:type="pct"/>
                <w:tcBorders>
                  <w:top w:val="nil"/>
                  <w:left w:val="nil"/>
                  <w:bottom w:val="single" w:sz="4" w:space="0" w:color="auto"/>
                  <w:right w:val="nil"/>
                </w:tcBorders>
                <w:shd w:val="clear" w:color="auto" w:fill="auto"/>
                <w:noWrap/>
                <w:vAlign w:val="center"/>
                <w:hideMark/>
              </w:tcPr>
            </w:tcPrChange>
          </w:tcPr>
          <w:p w14:paraId="45514C97" w14:textId="1F640FF8" w:rsidR="00AE1760" w:rsidRPr="008531D1" w:rsidRDefault="00AE1760" w:rsidP="008531D1">
            <w:pPr>
              <w:spacing w:line="480" w:lineRule="auto"/>
              <w:contextualSpacing/>
              <w:jc w:val="center"/>
              <w:rPr>
                <w:ins w:id="2415" w:author="Risa" w:date="2021-04-28T15:18:00Z"/>
                <w:rFonts w:eastAsia="Times New Roman"/>
                <w:color w:val="000000"/>
                <w:rPrChange w:id="2416" w:author="Nick Smith" w:date="2021-05-17T14:21:00Z">
                  <w:rPr>
                    <w:ins w:id="2417" w:author="Risa" w:date="2021-04-28T15:18:00Z"/>
                    <w:rFonts w:eastAsia="Times New Roman"/>
                    <w:color w:val="000000"/>
                    <w:sz w:val="20"/>
                    <w:szCs w:val="20"/>
                  </w:rPr>
                </w:rPrChange>
              </w:rPr>
              <w:pPrChange w:id="2418" w:author="Nick Smith" w:date="2021-05-17T14:21:00Z">
                <w:pPr>
                  <w:jc w:val="center"/>
                </w:pPr>
              </w:pPrChange>
            </w:pPr>
            <w:ins w:id="2419" w:author="Risa" w:date="2021-04-28T15:18:00Z">
              <w:r w:rsidRPr="008531D1">
                <w:rPr>
                  <w:rFonts w:eastAsia="Times New Roman"/>
                  <w:color w:val="000000"/>
                  <w:rPrChange w:id="2420" w:author="Nick Smith" w:date="2021-05-17T14:21:00Z">
                    <w:rPr>
                      <w:rFonts w:eastAsia="Times New Roman"/>
                      <w:color w:val="000000"/>
                      <w:sz w:val="20"/>
                      <w:szCs w:val="20"/>
                    </w:rPr>
                  </w:rPrChange>
                </w:rPr>
                <w:t>0.087</w:t>
              </w:r>
            </w:ins>
          </w:p>
        </w:tc>
        <w:tc>
          <w:tcPr>
            <w:tcW w:w="1237" w:type="pct"/>
            <w:tcBorders>
              <w:left w:val="nil"/>
              <w:bottom w:val="single" w:sz="4" w:space="0" w:color="auto"/>
              <w:right w:val="nil"/>
            </w:tcBorders>
            <w:shd w:val="clear" w:color="auto" w:fill="auto"/>
            <w:noWrap/>
            <w:vAlign w:val="center"/>
            <w:hideMark/>
            <w:tcPrChange w:id="2421" w:author="Risa" w:date="2021-05-05T15:40:00Z">
              <w:tcPr>
                <w:tcW w:w="1007" w:type="pct"/>
                <w:tcBorders>
                  <w:left w:val="nil"/>
                  <w:bottom w:val="single" w:sz="4" w:space="0" w:color="auto"/>
                  <w:right w:val="nil"/>
                </w:tcBorders>
                <w:shd w:val="clear" w:color="auto" w:fill="auto"/>
                <w:noWrap/>
                <w:vAlign w:val="center"/>
                <w:hideMark/>
              </w:tcPr>
            </w:tcPrChange>
          </w:tcPr>
          <w:p w14:paraId="61063D1C" w14:textId="77777777" w:rsidR="00AE1760" w:rsidRPr="008531D1" w:rsidRDefault="00AE1760" w:rsidP="008531D1">
            <w:pPr>
              <w:spacing w:line="480" w:lineRule="auto"/>
              <w:contextualSpacing/>
              <w:jc w:val="center"/>
              <w:rPr>
                <w:ins w:id="2422" w:author="Risa" w:date="2021-04-28T15:18:00Z"/>
                <w:rFonts w:eastAsia="Times New Roman"/>
                <w:color w:val="000000"/>
                <w:rPrChange w:id="2423" w:author="Nick Smith" w:date="2021-05-17T14:21:00Z">
                  <w:rPr>
                    <w:ins w:id="2424" w:author="Risa" w:date="2021-04-28T15:18:00Z"/>
                    <w:rFonts w:eastAsia="Times New Roman"/>
                    <w:color w:val="000000"/>
                    <w:sz w:val="20"/>
                    <w:szCs w:val="20"/>
                  </w:rPr>
                </w:rPrChange>
              </w:rPr>
              <w:pPrChange w:id="2425" w:author="Nick Smith" w:date="2021-05-17T14:21:00Z">
                <w:pPr>
                  <w:jc w:val="center"/>
                </w:pPr>
              </w:pPrChange>
            </w:pPr>
            <w:ins w:id="2426" w:author="Risa" w:date="2021-04-28T15:18:00Z">
              <w:r w:rsidRPr="008531D1">
                <w:rPr>
                  <w:rFonts w:eastAsia="Times New Roman"/>
                  <w:color w:val="000000"/>
                  <w:rPrChange w:id="2427" w:author="Nick Smith" w:date="2021-05-17T14:21:00Z">
                    <w:rPr>
                      <w:rFonts w:eastAsia="Times New Roman"/>
                      <w:color w:val="000000"/>
                      <w:sz w:val="20"/>
                      <w:szCs w:val="20"/>
                    </w:rPr>
                  </w:rPrChange>
                </w:rPr>
                <w:t>0.767</w:t>
              </w:r>
            </w:ins>
          </w:p>
        </w:tc>
      </w:tr>
    </w:tbl>
    <w:p w14:paraId="4798DBDC" w14:textId="0DD81C0B" w:rsidR="004E69E5" w:rsidRPr="008531D1" w:rsidRDefault="004E69E5" w:rsidP="008531D1">
      <w:pPr>
        <w:spacing w:line="480" w:lineRule="auto"/>
        <w:contextualSpacing/>
        <w:rPr>
          <w:ins w:id="2428" w:author="Risa" w:date="2021-04-28T15:18:00Z"/>
          <w:rPrChange w:id="2429" w:author="Nick Smith" w:date="2021-05-17T14:21:00Z">
            <w:rPr>
              <w:ins w:id="2430" w:author="Risa" w:date="2021-04-28T15:18:00Z"/>
              <w:sz w:val="20"/>
              <w:szCs w:val="20"/>
            </w:rPr>
          </w:rPrChange>
        </w:rPr>
        <w:pPrChange w:id="2431" w:author="Nick Smith" w:date="2021-05-17T14:21:00Z">
          <w:pPr/>
        </w:pPrChange>
      </w:pPr>
      <w:ins w:id="2432" w:author="Risa" w:date="2021-04-28T15:18:00Z">
        <w:r w:rsidRPr="008531D1">
          <w:rPr>
            <w:rPrChange w:id="2433" w:author="Nick Smith" w:date="2021-05-17T14:21:00Z">
              <w:rPr>
                <w:sz w:val="20"/>
                <w:szCs w:val="20"/>
              </w:rPr>
            </w:rPrChange>
          </w:rPr>
          <w:t xml:space="preserve">* P-values &lt; 0.05 are bolded and &lt; 0.1 are italicized. </w:t>
        </w:r>
      </w:ins>
      <w:ins w:id="2434" w:author="Risa" w:date="2021-05-06T15:20:00Z">
        <w:r w:rsidR="007F6543" w:rsidRPr="008531D1">
          <w:rPr>
            <w:rPrChange w:id="2435" w:author="Nick Smith" w:date="2021-05-17T14:21:00Z">
              <w:rPr>
                <w:sz w:val="20"/>
                <w:szCs w:val="20"/>
              </w:rPr>
            </w:rPrChange>
          </w:rPr>
          <w:t xml:space="preserve">Sample size is </w:t>
        </w:r>
      </w:ins>
      <w:ins w:id="2436" w:author="Risa" w:date="2021-05-06T15:22:00Z">
        <w:r w:rsidR="007F6543" w:rsidRPr="008531D1">
          <w:rPr>
            <w:rPrChange w:id="2437" w:author="Nick Smith" w:date="2021-05-17T14:21:00Z">
              <w:rPr>
                <w:sz w:val="20"/>
                <w:szCs w:val="20"/>
              </w:rPr>
            </w:rPrChange>
          </w:rPr>
          <w:t>763</w:t>
        </w:r>
      </w:ins>
      <w:ins w:id="2438" w:author="Risa" w:date="2021-05-06T15:20:00Z">
        <w:r w:rsidR="007F6543" w:rsidRPr="008531D1">
          <w:rPr>
            <w:rPrChange w:id="2439" w:author="Nick Smith" w:date="2021-05-17T14:21:00Z">
              <w:rPr>
                <w:sz w:val="20"/>
                <w:szCs w:val="20"/>
              </w:rPr>
            </w:rPrChange>
          </w:rPr>
          <w:t xml:space="preserve">. </w:t>
        </w:r>
      </w:ins>
      <w:ins w:id="2440" w:author="Risa" w:date="2021-04-28T15:18:00Z">
        <w:r w:rsidRPr="008531D1">
          <w:rPr>
            <w:rPrChange w:id="2441" w:author="Nick Smith" w:date="2021-05-17T14:21:00Z">
              <w:rPr>
                <w:sz w:val="20"/>
                <w:szCs w:val="20"/>
              </w:rPr>
            </w:rPrChange>
          </w:rPr>
          <w:t>Key: df = degrees of freedom.</w:t>
        </w:r>
      </w:ins>
    </w:p>
    <w:p w14:paraId="3E961E5B" w14:textId="77777777" w:rsidR="004E69E5" w:rsidRPr="008531D1" w:rsidRDefault="004E69E5" w:rsidP="008531D1">
      <w:pPr>
        <w:spacing w:line="480" w:lineRule="auto"/>
        <w:contextualSpacing/>
        <w:rPr>
          <w:ins w:id="2442" w:author="Risa" w:date="2021-04-28T15:18:00Z"/>
          <w:b/>
          <w:bCs/>
          <w:rPrChange w:id="2443" w:author="Nick Smith" w:date="2021-05-17T14:21:00Z">
            <w:rPr>
              <w:ins w:id="2444" w:author="Risa" w:date="2021-04-28T15:18:00Z"/>
              <w:b/>
              <w:bCs/>
              <w:sz w:val="20"/>
              <w:szCs w:val="20"/>
            </w:rPr>
          </w:rPrChange>
        </w:rPr>
        <w:pPrChange w:id="2445" w:author="Nick Smith" w:date="2021-05-17T14:21:00Z">
          <w:pPr/>
        </w:pPrChange>
      </w:pPr>
    </w:p>
    <w:p w14:paraId="642B8F61" w14:textId="7DF2F5C5" w:rsidR="00745361" w:rsidRPr="008531D1" w:rsidRDefault="00745361" w:rsidP="008531D1">
      <w:pPr>
        <w:spacing w:line="480" w:lineRule="auto"/>
        <w:contextualSpacing/>
        <w:rPr>
          <w:ins w:id="2446" w:author="Risa" w:date="2021-04-28T15:04:00Z"/>
          <w:rPrChange w:id="2447" w:author="Nick Smith" w:date="2021-05-17T14:21:00Z">
            <w:rPr>
              <w:ins w:id="2448" w:author="Risa" w:date="2021-04-28T15:04:00Z"/>
              <w:sz w:val="20"/>
              <w:szCs w:val="20"/>
            </w:rPr>
          </w:rPrChange>
        </w:rPr>
        <w:pPrChange w:id="2449" w:author="Nick Smith" w:date="2021-05-17T14:21:00Z">
          <w:pPr/>
        </w:pPrChange>
      </w:pPr>
      <w:ins w:id="2450" w:author="Risa" w:date="2021-04-28T15:04:00Z">
        <w:r w:rsidRPr="008531D1">
          <w:rPr>
            <w:b/>
            <w:bCs/>
            <w:rPrChange w:id="2451" w:author="Nick Smith" w:date="2021-05-17T14:21:00Z">
              <w:rPr>
                <w:b/>
                <w:bCs/>
                <w:sz w:val="20"/>
                <w:szCs w:val="20"/>
              </w:rPr>
            </w:rPrChange>
          </w:rPr>
          <w:t xml:space="preserve">Table </w:t>
        </w:r>
      </w:ins>
      <w:ins w:id="2452" w:author="Risa" w:date="2021-04-28T15:18:00Z">
        <w:r w:rsidR="004E69E5" w:rsidRPr="008531D1">
          <w:rPr>
            <w:b/>
            <w:bCs/>
            <w:rPrChange w:id="2453" w:author="Nick Smith" w:date="2021-05-17T14:21:00Z">
              <w:rPr>
                <w:b/>
                <w:bCs/>
                <w:sz w:val="20"/>
                <w:szCs w:val="20"/>
              </w:rPr>
            </w:rPrChange>
          </w:rPr>
          <w:t>4</w:t>
        </w:r>
      </w:ins>
      <w:ins w:id="2454" w:author="Risa" w:date="2021-04-28T15:04:00Z">
        <w:r w:rsidRPr="008531D1">
          <w:rPr>
            <w:b/>
            <w:bCs/>
            <w:rPrChange w:id="2455" w:author="Nick Smith" w:date="2021-05-17T14:21:00Z">
              <w:rPr>
                <w:b/>
                <w:bCs/>
                <w:sz w:val="20"/>
                <w:szCs w:val="20"/>
              </w:rPr>
            </w:rPrChange>
          </w:rPr>
          <w:t xml:space="preserve">. </w:t>
        </w:r>
      </w:ins>
      <w:ins w:id="2456" w:author="Risa" w:date="2021-05-04T17:18:00Z">
        <w:r w:rsidR="009734F0" w:rsidRPr="008531D1">
          <w:rPr>
            <w:rPrChange w:id="2457" w:author="Nick Smith" w:date="2021-05-17T14:21:00Z">
              <w:rPr>
                <w:sz w:val="20"/>
                <w:szCs w:val="20"/>
              </w:rPr>
            </w:rPrChange>
          </w:rPr>
          <w:t>R</w:t>
        </w:r>
      </w:ins>
      <w:ins w:id="2458" w:author="Risa" w:date="2021-05-04T14:33:00Z">
        <w:r w:rsidR="00CB5801" w:rsidRPr="008531D1">
          <w:rPr>
            <w:rPrChange w:id="2459" w:author="Nick Smith" w:date="2021-05-17T14:21:00Z">
              <w:rPr>
                <w:sz w:val="20"/>
                <w:szCs w:val="20"/>
              </w:rPr>
            </w:rPrChange>
          </w:rPr>
          <w:t>esults for linear mixed effects model with leaf area index (LAI; m</w:t>
        </w:r>
        <w:r w:rsidR="00CB5801" w:rsidRPr="008531D1">
          <w:rPr>
            <w:vertAlign w:val="superscript"/>
            <w:rPrChange w:id="2460" w:author="Nick Smith" w:date="2021-05-17T14:21:00Z">
              <w:rPr>
                <w:sz w:val="20"/>
                <w:szCs w:val="20"/>
                <w:vertAlign w:val="superscript"/>
              </w:rPr>
            </w:rPrChange>
          </w:rPr>
          <w:t>2</w:t>
        </w:r>
        <w:r w:rsidR="00CB5801" w:rsidRPr="008531D1">
          <w:rPr>
            <w:rPrChange w:id="2461" w:author="Nick Smith" w:date="2021-05-17T14:21:00Z">
              <w:rPr>
                <w:sz w:val="20"/>
                <w:szCs w:val="20"/>
              </w:rPr>
            </w:rPrChange>
          </w:rPr>
          <w:t xml:space="preserve"> m</w:t>
        </w:r>
        <w:r w:rsidR="00CB5801" w:rsidRPr="008531D1">
          <w:rPr>
            <w:vertAlign w:val="superscript"/>
            <w:rPrChange w:id="2462" w:author="Nick Smith" w:date="2021-05-17T14:21:00Z">
              <w:rPr>
                <w:sz w:val="20"/>
                <w:szCs w:val="20"/>
                <w:vertAlign w:val="superscript"/>
              </w:rPr>
            </w:rPrChange>
          </w:rPr>
          <w:t>-2</w:t>
        </w:r>
        <w:r w:rsidR="00CB5801" w:rsidRPr="008531D1">
          <w:rPr>
            <w:rPrChange w:id="2463" w:author="Nick Smith" w:date="2021-05-17T14:21:00Z">
              <w:rPr>
                <w:sz w:val="20"/>
                <w:szCs w:val="20"/>
              </w:rPr>
            </w:rPrChange>
          </w:rPr>
          <w:t>) as the dependent variable and soil treatment variables as independent categorical variables.*</w:t>
        </w:r>
      </w:ins>
    </w:p>
    <w:tbl>
      <w:tblPr>
        <w:tblW w:w="5000" w:type="pct"/>
        <w:tblLook w:val="04A0" w:firstRow="1" w:lastRow="0" w:firstColumn="1" w:lastColumn="0" w:noHBand="0" w:noVBand="1"/>
        <w:tblPrChange w:id="2464" w:author="Risa" w:date="2021-05-05T15:40:00Z">
          <w:tblPr>
            <w:tblW w:w="6145" w:type="pct"/>
            <w:tblLook w:val="04A0" w:firstRow="1" w:lastRow="0" w:firstColumn="1" w:lastColumn="0" w:noHBand="0" w:noVBand="1"/>
          </w:tblPr>
        </w:tblPrChange>
      </w:tblPr>
      <w:tblGrid>
        <w:gridCol w:w="2759"/>
        <w:gridCol w:w="2143"/>
        <w:gridCol w:w="2142"/>
        <w:gridCol w:w="2316"/>
        <w:tblGridChange w:id="2465">
          <w:tblGrid>
            <w:gridCol w:w="2759"/>
            <w:gridCol w:w="2143"/>
            <w:gridCol w:w="2142"/>
            <w:gridCol w:w="2317"/>
          </w:tblGrid>
        </w:tblGridChange>
      </w:tblGrid>
      <w:tr w:rsidR="00AE1760" w:rsidRPr="00771C52" w14:paraId="45E08184" w14:textId="77777777" w:rsidTr="00482CAA">
        <w:trPr>
          <w:trHeight w:val="320"/>
          <w:ins w:id="2466" w:author="Risa" w:date="2021-04-28T15:04:00Z"/>
          <w:trPrChange w:id="2467" w:author="Risa" w:date="2021-05-05T15:40: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2468" w:author="Risa" w:date="2021-05-05T15:40:00Z">
              <w:tcPr>
                <w:tcW w:w="1199" w:type="pct"/>
                <w:tcBorders>
                  <w:top w:val="single" w:sz="4" w:space="0" w:color="auto"/>
                  <w:left w:val="nil"/>
                  <w:bottom w:val="single" w:sz="4" w:space="0" w:color="auto"/>
                  <w:right w:val="nil"/>
                </w:tcBorders>
                <w:shd w:val="clear" w:color="auto" w:fill="auto"/>
                <w:noWrap/>
                <w:vAlign w:val="center"/>
                <w:hideMark/>
              </w:tcPr>
            </w:tcPrChange>
          </w:tcPr>
          <w:p w14:paraId="76285FF7" w14:textId="77777777" w:rsidR="00AE1760" w:rsidRPr="008531D1" w:rsidRDefault="00AE1760" w:rsidP="008531D1">
            <w:pPr>
              <w:spacing w:line="480" w:lineRule="auto"/>
              <w:contextualSpacing/>
              <w:rPr>
                <w:ins w:id="2469" w:author="Risa" w:date="2021-04-28T15:04:00Z"/>
                <w:rFonts w:eastAsia="Times New Roman"/>
                <w:b/>
                <w:bCs/>
                <w:color w:val="000000"/>
                <w:rPrChange w:id="2470" w:author="Nick Smith" w:date="2021-05-17T14:21:00Z">
                  <w:rPr>
                    <w:ins w:id="2471" w:author="Risa" w:date="2021-04-28T15:04:00Z"/>
                    <w:rFonts w:eastAsia="Times New Roman"/>
                    <w:b/>
                    <w:bCs/>
                    <w:color w:val="000000"/>
                    <w:sz w:val="20"/>
                    <w:szCs w:val="20"/>
                  </w:rPr>
                </w:rPrChange>
              </w:rPr>
              <w:pPrChange w:id="2472" w:author="Nick Smith" w:date="2021-05-17T14:21:00Z">
                <w:pPr/>
              </w:pPrChange>
            </w:pPr>
          </w:p>
        </w:tc>
        <w:tc>
          <w:tcPr>
            <w:tcW w:w="1145" w:type="pct"/>
            <w:tcBorders>
              <w:top w:val="single" w:sz="4" w:space="0" w:color="auto"/>
              <w:left w:val="nil"/>
              <w:bottom w:val="single" w:sz="4" w:space="0" w:color="auto"/>
              <w:right w:val="nil"/>
            </w:tcBorders>
            <w:vAlign w:val="center"/>
            <w:tcPrChange w:id="2473" w:author="Risa" w:date="2021-05-05T15:40:00Z">
              <w:tcPr>
                <w:tcW w:w="931" w:type="pct"/>
                <w:tcBorders>
                  <w:top w:val="single" w:sz="4" w:space="0" w:color="auto"/>
                  <w:left w:val="nil"/>
                  <w:bottom w:val="single" w:sz="4" w:space="0" w:color="auto"/>
                  <w:right w:val="nil"/>
                </w:tcBorders>
                <w:vAlign w:val="center"/>
              </w:tcPr>
            </w:tcPrChange>
          </w:tcPr>
          <w:p w14:paraId="32C927E1" w14:textId="5FA55C62" w:rsidR="00AE1760" w:rsidRPr="008531D1" w:rsidRDefault="00AE1760" w:rsidP="008531D1">
            <w:pPr>
              <w:spacing w:line="480" w:lineRule="auto"/>
              <w:contextualSpacing/>
              <w:jc w:val="center"/>
              <w:rPr>
                <w:ins w:id="2474" w:author="Risa" w:date="2021-04-30T08:59:00Z"/>
                <w:rFonts w:eastAsia="Times New Roman"/>
                <w:b/>
                <w:bCs/>
                <w:color w:val="000000"/>
                <w:rPrChange w:id="2475" w:author="Nick Smith" w:date="2021-05-17T14:21:00Z">
                  <w:rPr>
                    <w:ins w:id="2476" w:author="Risa" w:date="2021-04-30T08:59:00Z"/>
                    <w:rFonts w:eastAsia="Times New Roman"/>
                    <w:b/>
                    <w:bCs/>
                    <w:color w:val="000000"/>
                    <w:sz w:val="20"/>
                    <w:szCs w:val="20"/>
                  </w:rPr>
                </w:rPrChange>
              </w:rPr>
              <w:pPrChange w:id="2477" w:author="Nick Smith" w:date="2021-05-17T14:21:00Z">
                <w:pPr>
                  <w:jc w:val="center"/>
                </w:pPr>
              </w:pPrChange>
            </w:pPr>
            <w:ins w:id="2478" w:author="Risa" w:date="2021-04-30T08:59:00Z">
              <w:r w:rsidRPr="008531D1">
                <w:rPr>
                  <w:rFonts w:eastAsia="Times New Roman"/>
                  <w:b/>
                  <w:bCs/>
                  <w:color w:val="000000"/>
                  <w:rPrChange w:id="2479" w:author="Nick Smith" w:date="2021-05-17T14:21:00Z">
                    <w:rPr>
                      <w:rFonts w:eastAsia="Times New Roman"/>
                      <w:b/>
                      <w:bCs/>
                      <w:color w:val="000000"/>
                      <w:sz w:val="20"/>
                      <w:szCs w:val="20"/>
                    </w:rPr>
                  </w:rPrChange>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2480" w:author="Risa" w:date="2021-05-05T15:40:00Z">
              <w:tcPr>
                <w:tcW w:w="931" w:type="pct"/>
                <w:tcBorders>
                  <w:top w:val="single" w:sz="4" w:space="0" w:color="auto"/>
                  <w:left w:val="nil"/>
                  <w:bottom w:val="single" w:sz="4" w:space="0" w:color="auto"/>
                  <w:right w:val="nil"/>
                </w:tcBorders>
                <w:shd w:val="clear" w:color="auto" w:fill="auto"/>
                <w:noWrap/>
                <w:vAlign w:val="center"/>
                <w:hideMark/>
              </w:tcPr>
            </w:tcPrChange>
          </w:tcPr>
          <w:p w14:paraId="05F67DDF" w14:textId="7F426FD5" w:rsidR="00AE1760" w:rsidRPr="008531D1" w:rsidRDefault="00AE1760" w:rsidP="008531D1">
            <w:pPr>
              <w:spacing w:line="480" w:lineRule="auto"/>
              <w:contextualSpacing/>
              <w:jc w:val="center"/>
              <w:rPr>
                <w:ins w:id="2481" w:author="Risa" w:date="2021-04-28T15:04:00Z"/>
                <w:rFonts w:eastAsia="Times New Roman"/>
                <w:b/>
                <w:bCs/>
                <w:color w:val="000000"/>
                <w:vertAlign w:val="superscript"/>
                <w:rPrChange w:id="2482" w:author="Nick Smith" w:date="2021-05-17T14:21:00Z">
                  <w:rPr>
                    <w:ins w:id="2483" w:author="Risa" w:date="2021-04-28T15:04:00Z"/>
                    <w:rFonts w:eastAsia="Times New Roman"/>
                    <w:b/>
                    <w:bCs/>
                    <w:color w:val="000000"/>
                    <w:sz w:val="20"/>
                    <w:szCs w:val="20"/>
                    <w:vertAlign w:val="superscript"/>
                  </w:rPr>
                </w:rPrChange>
              </w:rPr>
              <w:pPrChange w:id="2484" w:author="Nick Smith" w:date="2021-05-17T14:21:00Z">
                <w:pPr>
                  <w:jc w:val="center"/>
                </w:pPr>
              </w:pPrChange>
            </w:pPr>
            <w:ins w:id="2485" w:author="Risa" w:date="2021-04-28T15:04:00Z">
              <w:r w:rsidRPr="008531D1">
                <w:rPr>
                  <w:rFonts w:eastAsia="Times New Roman"/>
                  <w:b/>
                  <w:bCs/>
                  <w:color w:val="000000"/>
                  <w:rPrChange w:id="2486"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2487" w:author="Nick Smith" w:date="2021-05-17T14:21:00Z">
                    <w:rPr>
                      <w:rFonts w:eastAsia="Times New Roman"/>
                      <w:b/>
                      <w:bCs/>
                      <w:color w:val="000000"/>
                      <w:sz w:val="20"/>
                      <w:szCs w:val="20"/>
                      <w:vertAlign w:val="superscript"/>
                    </w:rPr>
                  </w:rPrChange>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2488" w:author="Risa" w:date="2021-05-05T15:40:00Z">
              <w:tcPr>
                <w:tcW w:w="1007" w:type="pct"/>
                <w:tcBorders>
                  <w:top w:val="single" w:sz="4" w:space="0" w:color="auto"/>
                  <w:left w:val="nil"/>
                  <w:bottom w:val="single" w:sz="4" w:space="0" w:color="auto"/>
                  <w:right w:val="nil"/>
                </w:tcBorders>
                <w:shd w:val="clear" w:color="auto" w:fill="auto"/>
                <w:noWrap/>
                <w:vAlign w:val="center"/>
                <w:hideMark/>
              </w:tcPr>
            </w:tcPrChange>
          </w:tcPr>
          <w:p w14:paraId="3E11A47F" w14:textId="77777777" w:rsidR="00AE1760" w:rsidRPr="008531D1" w:rsidRDefault="00AE1760" w:rsidP="008531D1">
            <w:pPr>
              <w:spacing w:line="480" w:lineRule="auto"/>
              <w:contextualSpacing/>
              <w:jc w:val="center"/>
              <w:rPr>
                <w:ins w:id="2489" w:author="Risa" w:date="2021-04-28T15:04:00Z"/>
                <w:rFonts w:eastAsia="Times New Roman"/>
                <w:b/>
                <w:bCs/>
                <w:i/>
                <w:iCs/>
                <w:color w:val="000000"/>
                <w:rPrChange w:id="2490" w:author="Nick Smith" w:date="2021-05-17T14:21:00Z">
                  <w:rPr>
                    <w:ins w:id="2491" w:author="Risa" w:date="2021-04-28T15:04:00Z"/>
                    <w:rFonts w:eastAsia="Times New Roman"/>
                    <w:b/>
                    <w:bCs/>
                    <w:i/>
                    <w:iCs/>
                    <w:color w:val="000000"/>
                    <w:sz w:val="20"/>
                    <w:szCs w:val="20"/>
                  </w:rPr>
                </w:rPrChange>
              </w:rPr>
              <w:pPrChange w:id="2492" w:author="Nick Smith" w:date="2021-05-17T14:21:00Z">
                <w:pPr>
                  <w:jc w:val="center"/>
                </w:pPr>
              </w:pPrChange>
            </w:pPr>
            <w:ins w:id="2493" w:author="Risa" w:date="2021-04-28T15:04:00Z">
              <w:r w:rsidRPr="008531D1">
                <w:rPr>
                  <w:rFonts w:eastAsia="Times New Roman"/>
                  <w:b/>
                  <w:bCs/>
                  <w:i/>
                  <w:iCs/>
                  <w:color w:val="000000"/>
                  <w:rPrChange w:id="2494" w:author="Nick Smith" w:date="2021-05-17T14:21:00Z">
                    <w:rPr>
                      <w:rFonts w:eastAsia="Times New Roman"/>
                      <w:b/>
                      <w:bCs/>
                      <w:i/>
                      <w:iCs/>
                      <w:color w:val="000000"/>
                      <w:sz w:val="20"/>
                      <w:szCs w:val="20"/>
                    </w:rPr>
                  </w:rPrChange>
                </w:rPr>
                <w:t>p</w:t>
              </w:r>
            </w:ins>
          </w:p>
        </w:tc>
      </w:tr>
      <w:tr w:rsidR="00AE1760" w:rsidRPr="00771C52" w14:paraId="1C3D050C" w14:textId="77777777" w:rsidTr="00482CAA">
        <w:trPr>
          <w:trHeight w:val="320"/>
          <w:ins w:id="2495" w:author="Risa" w:date="2021-04-28T15:04:00Z"/>
          <w:trPrChange w:id="2496"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497" w:author="Risa" w:date="2021-05-05T15:40:00Z">
              <w:tcPr>
                <w:tcW w:w="1199" w:type="pct"/>
                <w:tcBorders>
                  <w:top w:val="nil"/>
                  <w:left w:val="nil"/>
                  <w:bottom w:val="nil"/>
                  <w:right w:val="nil"/>
                </w:tcBorders>
                <w:shd w:val="clear" w:color="auto" w:fill="auto"/>
                <w:noWrap/>
                <w:vAlign w:val="center"/>
                <w:hideMark/>
              </w:tcPr>
            </w:tcPrChange>
          </w:tcPr>
          <w:p w14:paraId="50D57593" w14:textId="77777777" w:rsidR="00AE1760" w:rsidRPr="008531D1" w:rsidRDefault="00AE1760" w:rsidP="008531D1">
            <w:pPr>
              <w:spacing w:line="480" w:lineRule="auto"/>
              <w:contextualSpacing/>
              <w:rPr>
                <w:ins w:id="2498" w:author="Risa" w:date="2021-04-28T15:04:00Z"/>
                <w:rFonts w:eastAsia="Times New Roman"/>
                <w:color w:val="000000"/>
                <w:rPrChange w:id="2499" w:author="Nick Smith" w:date="2021-05-17T14:21:00Z">
                  <w:rPr>
                    <w:ins w:id="2500" w:author="Risa" w:date="2021-04-28T15:04:00Z"/>
                    <w:rFonts w:eastAsia="Times New Roman"/>
                    <w:color w:val="000000"/>
                    <w:sz w:val="20"/>
                    <w:szCs w:val="20"/>
                  </w:rPr>
                </w:rPrChange>
              </w:rPr>
              <w:pPrChange w:id="2501" w:author="Nick Smith" w:date="2021-05-17T14:21:00Z">
                <w:pPr/>
              </w:pPrChange>
            </w:pPr>
            <w:ins w:id="2502" w:author="Risa" w:date="2021-04-28T15:04:00Z">
              <w:r w:rsidRPr="008531D1">
                <w:rPr>
                  <w:rFonts w:eastAsia="Times New Roman"/>
                  <w:color w:val="000000"/>
                  <w:rPrChange w:id="2503" w:author="Nick Smith" w:date="2021-05-17T14:21:00Z">
                    <w:rPr>
                      <w:rFonts w:eastAsia="Times New Roman"/>
                      <w:color w:val="000000"/>
                      <w:sz w:val="20"/>
                      <w:szCs w:val="20"/>
                    </w:rPr>
                  </w:rPrChange>
                </w:rPr>
                <w:t>Soil N</w:t>
              </w:r>
            </w:ins>
          </w:p>
        </w:tc>
        <w:tc>
          <w:tcPr>
            <w:tcW w:w="1145" w:type="pct"/>
            <w:tcBorders>
              <w:top w:val="nil"/>
              <w:left w:val="nil"/>
              <w:bottom w:val="nil"/>
              <w:right w:val="nil"/>
            </w:tcBorders>
            <w:vAlign w:val="center"/>
            <w:tcPrChange w:id="2504" w:author="Risa" w:date="2021-05-05T15:40:00Z">
              <w:tcPr>
                <w:tcW w:w="931" w:type="pct"/>
                <w:tcBorders>
                  <w:top w:val="nil"/>
                  <w:left w:val="nil"/>
                  <w:bottom w:val="nil"/>
                  <w:right w:val="nil"/>
                </w:tcBorders>
                <w:vAlign w:val="center"/>
              </w:tcPr>
            </w:tcPrChange>
          </w:tcPr>
          <w:p w14:paraId="5DDE5BFD" w14:textId="65D61728" w:rsidR="00AE1760" w:rsidRPr="008531D1" w:rsidRDefault="00AE1760" w:rsidP="008531D1">
            <w:pPr>
              <w:spacing w:line="480" w:lineRule="auto"/>
              <w:contextualSpacing/>
              <w:jc w:val="center"/>
              <w:rPr>
                <w:ins w:id="2505" w:author="Risa" w:date="2021-04-30T08:59:00Z"/>
                <w:rFonts w:eastAsia="Times New Roman"/>
                <w:color w:val="000000"/>
                <w:rPrChange w:id="2506" w:author="Nick Smith" w:date="2021-05-17T14:21:00Z">
                  <w:rPr>
                    <w:ins w:id="2507" w:author="Risa" w:date="2021-04-30T08:59:00Z"/>
                    <w:rFonts w:eastAsia="Times New Roman"/>
                    <w:color w:val="000000"/>
                    <w:sz w:val="20"/>
                    <w:szCs w:val="20"/>
                  </w:rPr>
                </w:rPrChange>
              </w:rPr>
              <w:pPrChange w:id="2508" w:author="Nick Smith" w:date="2021-05-17T14:21:00Z">
                <w:pPr>
                  <w:jc w:val="center"/>
                </w:pPr>
              </w:pPrChange>
            </w:pPr>
            <w:ins w:id="2509" w:author="Risa" w:date="2021-04-30T08:59:00Z">
              <w:r w:rsidRPr="008531D1">
                <w:rPr>
                  <w:rFonts w:eastAsia="Times New Roman"/>
                  <w:color w:val="000000"/>
                  <w:rPrChange w:id="2510"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511" w:author="Risa" w:date="2021-05-05T15:40:00Z">
              <w:tcPr>
                <w:tcW w:w="931" w:type="pct"/>
                <w:tcBorders>
                  <w:top w:val="nil"/>
                  <w:left w:val="nil"/>
                  <w:bottom w:val="nil"/>
                  <w:right w:val="nil"/>
                </w:tcBorders>
                <w:shd w:val="clear" w:color="auto" w:fill="auto"/>
                <w:noWrap/>
                <w:vAlign w:val="center"/>
                <w:hideMark/>
              </w:tcPr>
            </w:tcPrChange>
          </w:tcPr>
          <w:p w14:paraId="280C7354" w14:textId="6A0BB2FC" w:rsidR="00AE1760" w:rsidRPr="008531D1" w:rsidRDefault="00AE1760" w:rsidP="008531D1">
            <w:pPr>
              <w:spacing w:line="480" w:lineRule="auto"/>
              <w:contextualSpacing/>
              <w:jc w:val="center"/>
              <w:rPr>
                <w:ins w:id="2512" w:author="Risa" w:date="2021-04-28T15:04:00Z"/>
                <w:rFonts w:eastAsia="Times New Roman"/>
                <w:color w:val="000000"/>
                <w:rPrChange w:id="2513" w:author="Nick Smith" w:date="2021-05-17T14:21:00Z">
                  <w:rPr>
                    <w:ins w:id="2514" w:author="Risa" w:date="2021-04-28T15:04:00Z"/>
                    <w:rFonts w:eastAsia="Times New Roman"/>
                    <w:color w:val="000000"/>
                    <w:sz w:val="20"/>
                    <w:szCs w:val="20"/>
                  </w:rPr>
                </w:rPrChange>
              </w:rPr>
              <w:pPrChange w:id="2515" w:author="Nick Smith" w:date="2021-05-17T14:21:00Z">
                <w:pPr>
                  <w:jc w:val="center"/>
                </w:pPr>
              </w:pPrChange>
            </w:pPr>
            <w:ins w:id="2516" w:author="Risa" w:date="2021-04-28T15:04:00Z">
              <w:r w:rsidRPr="008531D1">
                <w:rPr>
                  <w:rFonts w:eastAsia="Times New Roman"/>
                  <w:color w:val="000000"/>
                  <w:rPrChange w:id="2517" w:author="Nick Smith" w:date="2021-05-17T14:21:00Z">
                    <w:rPr>
                      <w:rFonts w:eastAsia="Times New Roman"/>
                      <w:color w:val="000000"/>
                      <w:sz w:val="20"/>
                      <w:szCs w:val="20"/>
                    </w:rPr>
                  </w:rPrChange>
                </w:rPr>
                <w:t>49.148</w:t>
              </w:r>
            </w:ins>
          </w:p>
        </w:tc>
        <w:tc>
          <w:tcPr>
            <w:tcW w:w="1237" w:type="pct"/>
            <w:tcBorders>
              <w:top w:val="nil"/>
              <w:left w:val="nil"/>
              <w:bottom w:val="nil"/>
              <w:right w:val="nil"/>
            </w:tcBorders>
            <w:shd w:val="clear" w:color="auto" w:fill="auto"/>
            <w:noWrap/>
            <w:vAlign w:val="center"/>
            <w:hideMark/>
            <w:tcPrChange w:id="2518" w:author="Risa" w:date="2021-05-05T15:40:00Z">
              <w:tcPr>
                <w:tcW w:w="1007" w:type="pct"/>
                <w:tcBorders>
                  <w:top w:val="nil"/>
                  <w:left w:val="nil"/>
                  <w:bottom w:val="nil"/>
                  <w:right w:val="nil"/>
                </w:tcBorders>
                <w:shd w:val="clear" w:color="auto" w:fill="auto"/>
                <w:noWrap/>
                <w:vAlign w:val="center"/>
                <w:hideMark/>
              </w:tcPr>
            </w:tcPrChange>
          </w:tcPr>
          <w:p w14:paraId="250DC4A0" w14:textId="77777777" w:rsidR="00AE1760" w:rsidRPr="008531D1" w:rsidRDefault="00AE1760" w:rsidP="008531D1">
            <w:pPr>
              <w:spacing w:line="480" w:lineRule="auto"/>
              <w:contextualSpacing/>
              <w:jc w:val="center"/>
              <w:rPr>
                <w:ins w:id="2519" w:author="Risa" w:date="2021-04-28T15:04:00Z"/>
                <w:rFonts w:eastAsia="Times New Roman"/>
                <w:b/>
                <w:bCs/>
                <w:color w:val="000000"/>
                <w:rPrChange w:id="2520" w:author="Nick Smith" w:date="2021-05-17T14:21:00Z">
                  <w:rPr>
                    <w:ins w:id="2521" w:author="Risa" w:date="2021-04-28T15:04:00Z"/>
                    <w:rFonts w:eastAsia="Times New Roman"/>
                    <w:b/>
                    <w:bCs/>
                    <w:color w:val="000000"/>
                    <w:sz w:val="20"/>
                    <w:szCs w:val="20"/>
                  </w:rPr>
                </w:rPrChange>
              </w:rPr>
              <w:pPrChange w:id="2522" w:author="Nick Smith" w:date="2021-05-17T14:21:00Z">
                <w:pPr>
                  <w:jc w:val="center"/>
                </w:pPr>
              </w:pPrChange>
            </w:pPr>
            <w:ins w:id="2523" w:author="Risa" w:date="2021-04-28T15:04:00Z">
              <w:r w:rsidRPr="008531D1">
                <w:rPr>
                  <w:rFonts w:eastAsia="Times New Roman"/>
                  <w:b/>
                  <w:bCs/>
                  <w:color w:val="000000"/>
                  <w:rPrChange w:id="2524" w:author="Nick Smith" w:date="2021-05-17T14:21:00Z">
                    <w:rPr>
                      <w:rFonts w:eastAsia="Times New Roman"/>
                      <w:b/>
                      <w:bCs/>
                      <w:color w:val="000000"/>
                      <w:sz w:val="20"/>
                      <w:szCs w:val="20"/>
                    </w:rPr>
                  </w:rPrChange>
                </w:rPr>
                <w:t>&lt; 0.001</w:t>
              </w:r>
            </w:ins>
          </w:p>
        </w:tc>
      </w:tr>
      <w:tr w:rsidR="00AE1760" w:rsidRPr="00771C52" w14:paraId="1D97DF69" w14:textId="77777777" w:rsidTr="00482CAA">
        <w:trPr>
          <w:trHeight w:val="320"/>
          <w:ins w:id="2525" w:author="Risa" w:date="2021-04-28T15:04:00Z"/>
          <w:trPrChange w:id="2526"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527" w:author="Risa" w:date="2021-05-05T15:40:00Z">
              <w:tcPr>
                <w:tcW w:w="1199" w:type="pct"/>
                <w:tcBorders>
                  <w:top w:val="nil"/>
                  <w:left w:val="nil"/>
                  <w:bottom w:val="nil"/>
                  <w:right w:val="nil"/>
                </w:tcBorders>
                <w:shd w:val="clear" w:color="auto" w:fill="auto"/>
                <w:noWrap/>
                <w:vAlign w:val="center"/>
                <w:hideMark/>
              </w:tcPr>
            </w:tcPrChange>
          </w:tcPr>
          <w:p w14:paraId="6BF750F2" w14:textId="77777777" w:rsidR="00AE1760" w:rsidRPr="008531D1" w:rsidRDefault="00AE1760" w:rsidP="008531D1">
            <w:pPr>
              <w:spacing w:line="480" w:lineRule="auto"/>
              <w:contextualSpacing/>
              <w:rPr>
                <w:ins w:id="2528" w:author="Risa" w:date="2021-04-28T15:04:00Z"/>
                <w:rFonts w:eastAsia="Times New Roman"/>
                <w:color w:val="000000"/>
                <w:rPrChange w:id="2529" w:author="Nick Smith" w:date="2021-05-17T14:21:00Z">
                  <w:rPr>
                    <w:ins w:id="2530" w:author="Risa" w:date="2021-04-28T15:04:00Z"/>
                    <w:rFonts w:eastAsia="Times New Roman"/>
                    <w:color w:val="000000"/>
                    <w:sz w:val="20"/>
                    <w:szCs w:val="20"/>
                  </w:rPr>
                </w:rPrChange>
              </w:rPr>
              <w:pPrChange w:id="2531" w:author="Nick Smith" w:date="2021-05-17T14:21:00Z">
                <w:pPr/>
              </w:pPrChange>
            </w:pPr>
            <w:ins w:id="2532" w:author="Risa" w:date="2021-04-28T15:04:00Z">
              <w:r w:rsidRPr="008531D1">
                <w:rPr>
                  <w:rFonts w:eastAsia="Times New Roman"/>
                  <w:color w:val="000000"/>
                  <w:rPrChange w:id="2533" w:author="Nick Smith" w:date="2021-05-17T14:21:00Z">
                    <w:rPr>
                      <w:rFonts w:eastAsia="Times New Roman"/>
                      <w:color w:val="000000"/>
                      <w:sz w:val="20"/>
                      <w:szCs w:val="20"/>
                    </w:rPr>
                  </w:rPrChange>
                </w:rPr>
                <w:t>Soil P</w:t>
              </w:r>
            </w:ins>
          </w:p>
        </w:tc>
        <w:tc>
          <w:tcPr>
            <w:tcW w:w="1145" w:type="pct"/>
            <w:tcBorders>
              <w:top w:val="nil"/>
              <w:left w:val="nil"/>
              <w:bottom w:val="nil"/>
              <w:right w:val="nil"/>
            </w:tcBorders>
            <w:vAlign w:val="center"/>
            <w:tcPrChange w:id="2534" w:author="Risa" w:date="2021-05-05T15:40:00Z">
              <w:tcPr>
                <w:tcW w:w="931" w:type="pct"/>
                <w:tcBorders>
                  <w:top w:val="nil"/>
                  <w:left w:val="nil"/>
                  <w:bottom w:val="nil"/>
                  <w:right w:val="nil"/>
                </w:tcBorders>
                <w:vAlign w:val="center"/>
              </w:tcPr>
            </w:tcPrChange>
          </w:tcPr>
          <w:p w14:paraId="4B8F7089" w14:textId="61434786" w:rsidR="00AE1760" w:rsidRPr="008531D1" w:rsidRDefault="00AE1760" w:rsidP="008531D1">
            <w:pPr>
              <w:spacing w:line="480" w:lineRule="auto"/>
              <w:contextualSpacing/>
              <w:jc w:val="center"/>
              <w:rPr>
                <w:ins w:id="2535" w:author="Risa" w:date="2021-04-30T08:59:00Z"/>
                <w:rFonts w:eastAsia="Times New Roman"/>
                <w:color w:val="000000"/>
                <w:rPrChange w:id="2536" w:author="Nick Smith" w:date="2021-05-17T14:21:00Z">
                  <w:rPr>
                    <w:ins w:id="2537" w:author="Risa" w:date="2021-04-30T08:59:00Z"/>
                    <w:rFonts w:eastAsia="Times New Roman"/>
                    <w:color w:val="000000"/>
                    <w:sz w:val="20"/>
                    <w:szCs w:val="20"/>
                  </w:rPr>
                </w:rPrChange>
              </w:rPr>
              <w:pPrChange w:id="2538" w:author="Nick Smith" w:date="2021-05-17T14:21:00Z">
                <w:pPr>
                  <w:jc w:val="center"/>
                </w:pPr>
              </w:pPrChange>
            </w:pPr>
            <w:ins w:id="2539" w:author="Risa" w:date="2021-04-30T08:59:00Z">
              <w:r w:rsidRPr="008531D1">
                <w:rPr>
                  <w:rFonts w:eastAsia="Times New Roman"/>
                  <w:color w:val="000000"/>
                  <w:rPrChange w:id="2540"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541" w:author="Risa" w:date="2021-05-05T15:40:00Z">
              <w:tcPr>
                <w:tcW w:w="931" w:type="pct"/>
                <w:tcBorders>
                  <w:top w:val="nil"/>
                  <w:left w:val="nil"/>
                  <w:bottom w:val="nil"/>
                  <w:right w:val="nil"/>
                </w:tcBorders>
                <w:shd w:val="clear" w:color="auto" w:fill="auto"/>
                <w:noWrap/>
                <w:vAlign w:val="center"/>
                <w:hideMark/>
              </w:tcPr>
            </w:tcPrChange>
          </w:tcPr>
          <w:p w14:paraId="09E94339" w14:textId="367BEF13" w:rsidR="00AE1760" w:rsidRPr="008531D1" w:rsidRDefault="00AE1760" w:rsidP="008531D1">
            <w:pPr>
              <w:spacing w:line="480" w:lineRule="auto"/>
              <w:contextualSpacing/>
              <w:jc w:val="center"/>
              <w:rPr>
                <w:ins w:id="2542" w:author="Risa" w:date="2021-04-28T15:04:00Z"/>
                <w:rFonts w:eastAsia="Times New Roman"/>
                <w:color w:val="000000"/>
                <w:rPrChange w:id="2543" w:author="Nick Smith" w:date="2021-05-17T14:21:00Z">
                  <w:rPr>
                    <w:ins w:id="2544" w:author="Risa" w:date="2021-04-28T15:04:00Z"/>
                    <w:rFonts w:eastAsia="Times New Roman"/>
                    <w:color w:val="000000"/>
                    <w:sz w:val="20"/>
                    <w:szCs w:val="20"/>
                  </w:rPr>
                </w:rPrChange>
              </w:rPr>
              <w:pPrChange w:id="2545" w:author="Nick Smith" w:date="2021-05-17T14:21:00Z">
                <w:pPr>
                  <w:jc w:val="center"/>
                </w:pPr>
              </w:pPrChange>
            </w:pPr>
            <w:ins w:id="2546" w:author="Risa" w:date="2021-04-28T15:04:00Z">
              <w:r w:rsidRPr="008531D1">
                <w:rPr>
                  <w:rFonts w:eastAsia="Times New Roman"/>
                  <w:color w:val="000000"/>
                  <w:rPrChange w:id="2547" w:author="Nick Smith" w:date="2021-05-17T14:21:00Z">
                    <w:rPr>
                      <w:rFonts w:eastAsia="Times New Roman"/>
                      <w:color w:val="000000"/>
                      <w:sz w:val="20"/>
                      <w:szCs w:val="20"/>
                    </w:rPr>
                  </w:rPrChange>
                </w:rPr>
                <w:t>8.287</w:t>
              </w:r>
            </w:ins>
          </w:p>
        </w:tc>
        <w:tc>
          <w:tcPr>
            <w:tcW w:w="1237" w:type="pct"/>
            <w:tcBorders>
              <w:top w:val="nil"/>
              <w:left w:val="nil"/>
              <w:bottom w:val="nil"/>
              <w:right w:val="nil"/>
            </w:tcBorders>
            <w:shd w:val="clear" w:color="auto" w:fill="auto"/>
            <w:noWrap/>
            <w:vAlign w:val="center"/>
            <w:hideMark/>
            <w:tcPrChange w:id="2548" w:author="Risa" w:date="2021-05-05T15:40:00Z">
              <w:tcPr>
                <w:tcW w:w="1007" w:type="pct"/>
                <w:tcBorders>
                  <w:top w:val="nil"/>
                  <w:left w:val="nil"/>
                  <w:bottom w:val="nil"/>
                  <w:right w:val="nil"/>
                </w:tcBorders>
                <w:shd w:val="clear" w:color="auto" w:fill="auto"/>
                <w:noWrap/>
                <w:vAlign w:val="center"/>
                <w:hideMark/>
              </w:tcPr>
            </w:tcPrChange>
          </w:tcPr>
          <w:p w14:paraId="167EE806" w14:textId="77777777" w:rsidR="00AE1760" w:rsidRPr="008531D1" w:rsidRDefault="00AE1760" w:rsidP="008531D1">
            <w:pPr>
              <w:spacing w:line="480" w:lineRule="auto"/>
              <w:contextualSpacing/>
              <w:jc w:val="center"/>
              <w:rPr>
                <w:ins w:id="2549" w:author="Risa" w:date="2021-04-28T15:04:00Z"/>
                <w:rFonts w:eastAsia="Times New Roman"/>
                <w:b/>
                <w:bCs/>
                <w:color w:val="000000"/>
                <w:rPrChange w:id="2550" w:author="Nick Smith" w:date="2021-05-17T14:21:00Z">
                  <w:rPr>
                    <w:ins w:id="2551" w:author="Risa" w:date="2021-04-28T15:04:00Z"/>
                    <w:rFonts w:eastAsia="Times New Roman"/>
                    <w:b/>
                    <w:bCs/>
                    <w:color w:val="000000"/>
                    <w:sz w:val="20"/>
                    <w:szCs w:val="20"/>
                  </w:rPr>
                </w:rPrChange>
              </w:rPr>
              <w:pPrChange w:id="2552" w:author="Nick Smith" w:date="2021-05-17T14:21:00Z">
                <w:pPr>
                  <w:jc w:val="center"/>
                </w:pPr>
              </w:pPrChange>
            </w:pPr>
            <w:ins w:id="2553" w:author="Risa" w:date="2021-04-28T15:04:00Z">
              <w:r w:rsidRPr="008531D1">
                <w:rPr>
                  <w:rFonts w:eastAsia="Times New Roman"/>
                  <w:b/>
                  <w:bCs/>
                  <w:color w:val="000000"/>
                  <w:rPrChange w:id="2554" w:author="Nick Smith" w:date="2021-05-17T14:21:00Z">
                    <w:rPr>
                      <w:rFonts w:eastAsia="Times New Roman"/>
                      <w:b/>
                      <w:bCs/>
                      <w:color w:val="000000"/>
                      <w:sz w:val="20"/>
                      <w:szCs w:val="20"/>
                    </w:rPr>
                  </w:rPrChange>
                </w:rPr>
                <w:t>0.004</w:t>
              </w:r>
            </w:ins>
          </w:p>
        </w:tc>
      </w:tr>
      <w:tr w:rsidR="00AE1760" w:rsidRPr="00771C52" w14:paraId="58E92615" w14:textId="77777777" w:rsidTr="00482CAA">
        <w:trPr>
          <w:trHeight w:val="320"/>
          <w:ins w:id="2555" w:author="Risa" w:date="2021-04-28T15:04:00Z"/>
          <w:trPrChange w:id="2556"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557" w:author="Risa" w:date="2021-05-05T15:40:00Z">
              <w:tcPr>
                <w:tcW w:w="1199" w:type="pct"/>
                <w:tcBorders>
                  <w:top w:val="nil"/>
                  <w:left w:val="nil"/>
                  <w:bottom w:val="nil"/>
                  <w:right w:val="nil"/>
                </w:tcBorders>
                <w:shd w:val="clear" w:color="auto" w:fill="auto"/>
                <w:noWrap/>
                <w:vAlign w:val="center"/>
                <w:hideMark/>
              </w:tcPr>
            </w:tcPrChange>
          </w:tcPr>
          <w:p w14:paraId="66627F95" w14:textId="77777777" w:rsidR="00AE1760" w:rsidRPr="008531D1" w:rsidRDefault="00AE1760" w:rsidP="008531D1">
            <w:pPr>
              <w:spacing w:line="480" w:lineRule="auto"/>
              <w:contextualSpacing/>
              <w:rPr>
                <w:ins w:id="2558" w:author="Risa" w:date="2021-04-28T15:04:00Z"/>
                <w:rFonts w:eastAsia="Times New Roman"/>
                <w:color w:val="000000"/>
                <w:rPrChange w:id="2559" w:author="Nick Smith" w:date="2021-05-17T14:21:00Z">
                  <w:rPr>
                    <w:ins w:id="2560" w:author="Risa" w:date="2021-04-28T15:04:00Z"/>
                    <w:rFonts w:eastAsia="Times New Roman"/>
                    <w:color w:val="000000"/>
                    <w:sz w:val="20"/>
                    <w:szCs w:val="20"/>
                  </w:rPr>
                </w:rPrChange>
              </w:rPr>
              <w:pPrChange w:id="2561" w:author="Nick Smith" w:date="2021-05-17T14:21:00Z">
                <w:pPr/>
              </w:pPrChange>
            </w:pPr>
            <w:ins w:id="2562" w:author="Risa" w:date="2021-04-28T15:04:00Z">
              <w:r w:rsidRPr="008531D1">
                <w:rPr>
                  <w:rFonts w:eastAsia="Times New Roman"/>
                  <w:color w:val="000000"/>
                  <w:rPrChange w:id="2563" w:author="Nick Smith" w:date="2021-05-17T14:21:00Z">
                    <w:rPr>
                      <w:rFonts w:eastAsia="Times New Roman"/>
                      <w:color w:val="000000"/>
                      <w:sz w:val="20"/>
                      <w:szCs w:val="20"/>
                    </w:rPr>
                  </w:rPrChange>
                </w:rPr>
                <w:t>Soil K</w:t>
              </w:r>
              <w:r w:rsidRPr="008531D1">
                <w:rPr>
                  <w:rFonts w:eastAsia="Times New Roman"/>
                  <w:color w:val="000000"/>
                  <w:vertAlign w:val="subscript"/>
                  <w:rPrChange w:id="2564" w:author="Nick Smith" w:date="2021-05-17T14:2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2565" w:author="Risa" w:date="2021-05-05T15:40:00Z">
              <w:tcPr>
                <w:tcW w:w="931" w:type="pct"/>
                <w:tcBorders>
                  <w:top w:val="nil"/>
                  <w:left w:val="nil"/>
                  <w:bottom w:val="nil"/>
                  <w:right w:val="nil"/>
                </w:tcBorders>
                <w:vAlign w:val="center"/>
              </w:tcPr>
            </w:tcPrChange>
          </w:tcPr>
          <w:p w14:paraId="362CC5FF" w14:textId="6D1BD264" w:rsidR="00AE1760" w:rsidRPr="008531D1" w:rsidRDefault="00AE1760" w:rsidP="008531D1">
            <w:pPr>
              <w:spacing w:line="480" w:lineRule="auto"/>
              <w:contextualSpacing/>
              <w:jc w:val="center"/>
              <w:rPr>
                <w:ins w:id="2566" w:author="Risa" w:date="2021-04-30T08:59:00Z"/>
                <w:rFonts w:eastAsia="Times New Roman"/>
                <w:color w:val="000000"/>
                <w:rPrChange w:id="2567" w:author="Nick Smith" w:date="2021-05-17T14:21:00Z">
                  <w:rPr>
                    <w:ins w:id="2568" w:author="Risa" w:date="2021-04-30T08:59:00Z"/>
                    <w:rFonts w:eastAsia="Times New Roman"/>
                    <w:color w:val="000000"/>
                    <w:sz w:val="20"/>
                    <w:szCs w:val="20"/>
                  </w:rPr>
                </w:rPrChange>
              </w:rPr>
              <w:pPrChange w:id="2569" w:author="Nick Smith" w:date="2021-05-17T14:21:00Z">
                <w:pPr>
                  <w:jc w:val="center"/>
                </w:pPr>
              </w:pPrChange>
            </w:pPr>
            <w:ins w:id="2570" w:author="Risa" w:date="2021-04-30T08:59:00Z">
              <w:r w:rsidRPr="008531D1">
                <w:rPr>
                  <w:rFonts w:eastAsia="Times New Roman"/>
                  <w:color w:val="000000"/>
                  <w:rPrChange w:id="2571"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572" w:author="Risa" w:date="2021-05-05T15:40:00Z">
              <w:tcPr>
                <w:tcW w:w="931" w:type="pct"/>
                <w:tcBorders>
                  <w:top w:val="nil"/>
                  <w:left w:val="nil"/>
                  <w:bottom w:val="nil"/>
                  <w:right w:val="nil"/>
                </w:tcBorders>
                <w:shd w:val="clear" w:color="auto" w:fill="auto"/>
                <w:noWrap/>
                <w:vAlign w:val="center"/>
                <w:hideMark/>
              </w:tcPr>
            </w:tcPrChange>
          </w:tcPr>
          <w:p w14:paraId="6BC5590F" w14:textId="58DD204B" w:rsidR="00AE1760" w:rsidRPr="008531D1" w:rsidRDefault="00AE1760" w:rsidP="008531D1">
            <w:pPr>
              <w:spacing w:line="480" w:lineRule="auto"/>
              <w:contextualSpacing/>
              <w:jc w:val="center"/>
              <w:rPr>
                <w:ins w:id="2573" w:author="Risa" w:date="2021-04-28T15:04:00Z"/>
                <w:rFonts w:eastAsia="Times New Roman"/>
                <w:color w:val="000000"/>
                <w:rPrChange w:id="2574" w:author="Nick Smith" w:date="2021-05-17T14:21:00Z">
                  <w:rPr>
                    <w:ins w:id="2575" w:author="Risa" w:date="2021-04-28T15:04:00Z"/>
                    <w:rFonts w:eastAsia="Times New Roman"/>
                    <w:color w:val="000000"/>
                    <w:sz w:val="20"/>
                    <w:szCs w:val="20"/>
                  </w:rPr>
                </w:rPrChange>
              </w:rPr>
              <w:pPrChange w:id="2576" w:author="Nick Smith" w:date="2021-05-17T14:21:00Z">
                <w:pPr>
                  <w:jc w:val="center"/>
                </w:pPr>
              </w:pPrChange>
            </w:pPr>
            <w:ins w:id="2577" w:author="Risa" w:date="2021-04-28T15:04:00Z">
              <w:r w:rsidRPr="008531D1">
                <w:rPr>
                  <w:rFonts w:eastAsia="Times New Roman"/>
                  <w:color w:val="000000"/>
                  <w:rPrChange w:id="2578" w:author="Nick Smith" w:date="2021-05-17T14:21:00Z">
                    <w:rPr>
                      <w:rFonts w:eastAsia="Times New Roman"/>
                      <w:color w:val="000000"/>
                      <w:sz w:val="20"/>
                      <w:szCs w:val="20"/>
                    </w:rPr>
                  </w:rPrChange>
                </w:rPr>
                <w:t>0.747</w:t>
              </w:r>
            </w:ins>
          </w:p>
        </w:tc>
        <w:tc>
          <w:tcPr>
            <w:tcW w:w="1237" w:type="pct"/>
            <w:tcBorders>
              <w:top w:val="nil"/>
              <w:left w:val="nil"/>
              <w:bottom w:val="nil"/>
              <w:right w:val="nil"/>
            </w:tcBorders>
            <w:shd w:val="clear" w:color="auto" w:fill="auto"/>
            <w:noWrap/>
            <w:vAlign w:val="center"/>
            <w:hideMark/>
            <w:tcPrChange w:id="2579" w:author="Risa" w:date="2021-05-05T15:40:00Z">
              <w:tcPr>
                <w:tcW w:w="1007" w:type="pct"/>
                <w:tcBorders>
                  <w:top w:val="nil"/>
                  <w:left w:val="nil"/>
                  <w:bottom w:val="nil"/>
                  <w:right w:val="nil"/>
                </w:tcBorders>
                <w:shd w:val="clear" w:color="auto" w:fill="auto"/>
                <w:noWrap/>
                <w:vAlign w:val="center"/>
                <w:hideMark/>
              </w:tcPr>
            </w:tcPrChange>
          </w:tcPr>
          <w:p w14:paraId="6744E3EF" w14:textId="77777777" w:rsidR="00AE1760" w:rsidRPr="008531D1" w:rsidRDefault="00AE1760" w:rsidP="008531D1">
            <w:pPr>
              <w:spacing w:line="480" w:lineRule="auto"/>
              <w:contextualSpacing/>
              <w:jc w:val="center"/>
              <w:rPr>
                <w:ins w:id="2580" w:author="Risa" w:date="2021-04-28T15:04:00Z"/>
                <w:rFonts w:eastAsia="Times New Roman"/>
                <w:color w:val="000000"/>
                <w:rPrChange w:id="2581" w:author="Nick Smith" w:date="2021-05-17T14:21:00Z">
                  <w:rPr>
                    <w:ins w:id="2582" w:author="Risa" w:date="2021-04-28T15:04:00Z"/>
                    <w:rFonts w:eastAsia="Times New Roman"/>
                    <w:color w:val="000000"/>
                    <w:sz w:val="20"/>
                    <w:szCs w:val="20"/>
                  </w:rPr>
                </w:rPrChange>
              </w:rPr>
              <w:pPrChange w:id="2583" w:author="Nick Smith" w:date="2021-05-17T14:21:00Z">
                <w:pPr>
                  <w:jc w:val="center"/>
                </w:pPr>
              </w:pPrChange>
            </w:pPr>
            <w:ins w:id="2584" w:author="Risa" w:date="2021-04-28T15:04:00Z">
              <w:r w:rsidRPr="008531D1">
                <w:rPr>
                  <w:rFonts w:eastAsia="Times New Roman"/>
                  <w:color w:val="000000"/>
                  <w:rPrChange w:id="2585" w:author="Nick Smith" w:date="2021-05-17T14:21:00Z">
                    <w:rPr>
                      <w:rFonts w:eastAsia="Times New Roman"/>
                      <w:color w:val="000000"/>
                      <w:sz w:val="20"/>
                      <w:szCs w:val="20"/>
                    </w:rPr>
                  </w:rPrChange>
                </w:rPr>
                <w:t>0.388</w:t>
              </w:r>
            </w:ins>
          </w:p>
        </w:tc>
      </w:tr>
      <w:tr w:rsidR="00AE1760" w:rsidRPr="00771C52" w14:paraId="1D0662DF" w14:textId="77777777" w:rsidTr="00482CAA">
        <w:trPr>
          <w:trHeight w:val="320"/>
          <w:ins w:id="2586" w:author="Risa" w:date="2021-04-28T15:04:00Z"/>
          <w:trPrChange w:id="2587"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588" w:author="Risa" w:date="2021-05-05T15:40:00Z">
              <w:tcPr>
                <w:tcW w:w="1199" w:type="pct"/>
                <w:tcBorders>
                  <w:top w:val="nil"/>
                  <w:left w:val="nil"/>
                  <w:bottom w:val="nil"/>
                  <w:right w:val="nil"/>
                </w:tcBorders>
                <w:shd w:val="clear" w:color="auto" w:fill="auto"/>
                <w:noWrap/>
                <w:vAlign w:val="center"/>
                <w:hideMark/>
              </w:tcPr>
            </w:tcPrChange>
          </w:tcPr>
          <w:p w14:paraId="0366E0CE" w14:textId="77777777" w:rsidR="00AE1760" w:rsidRPr="008531D1" w:rsidRDefault="00AE1760" w:rsidP="008531D1">
            <w:pPr>
              <w:spacing w:line="480" w:lineRule="auto"/>
              <w:contextualSpacing/>
              <w:rPr>
                <w:ins w:id="2589" w:author="Risa" w:date="2021-04-28T15:04:00Z"/>
                <w:rFonts w:eastAsia="Times New Roman"/>
                <w:color w:val="000000"/>
                <w:rPrChange w:id="2590" w:author="Nick Smith" w:date="2021-05-17T14:21:00Z">
                  <w:rPr>
                    <w:ins w:id="2591" w:author="Risa" w:date="2021-04-28T15:04:00Z"/>
                    <w:rFonts w:eastAsia="Times New Roman"/>
                    <w:color w:val="000000"/>
                    <w:sz w:val="20"/>
                    <w:szCs w:val="20"/>
                  </w:rPr>
                </w:rPrChange>
              </w:rPr>
              <w:pPrChange w:id="2592" w:author="Nick Smith" w:date="2021-05-17T14:21:00Z">
                <w:pPr/>
              </w:pPrChange>
            </w:pPr>
            <w:ins w:id="2593" w:author="Risa" w:date="2021-04-28T15:04:00Z">
              <w:r w:rsidRPr="008531D1">
                <w:rPr>
                  <w:rFonts w:eastAsia="Times New Roman"/>
                  <w:color w:val="000000"/>
                  <w:rPrChange w:id="2594" w:author="Nick Smith" w:date="2021-05-17T14:21:00Z">
                    <w:rPr>
                      <w:rFonts w:eastAsia="Times New Roman"/>
                      <w:color w:val="000000"/>
                      <w:sz w:val="20"/>
                      <w:szCs w:val="20"/>
                    </w:rPr>
                  </w:rPrChange>
                </w:rPr>
                <w:lastRenderedPageBreak/>
                <w:t>Soil N x Soil P</w:t>
              </w:r>
            </w:ins>
          </w:p>
        </w:tc>
        <w:tc>
          <w:tcPr>
            <w:tcW w:w="1145" w:type="pct"/>
            <w:tcBorders>
              <w:top w:val="nil"/>
              <w:left w:val="nil"/>
              <w:bottom w:val="nil"/>
              <w:right w:val="nil"/>
            </w:tcBorders>
            <w:vAlign w:val="center"/>
            <w:tcPrChange w:id="2595" w:author="Risa" w:date="2021-05-05T15:40:00Z">
              <w:tcPr>
                <w:tcW w:w="931" w:type="pct"/>
                <w:tcBorders>
                  <w:top w:val="nil"/>
                  <w:left w:val="nil"/>
                  <w:bottom w:val="nil"/>
                  <w:right w:val="nil"/>
                </w:tcBorders>
                <w:vAlign w:val="center"/>
              </w:tcPr>
            </w:tcPrChange>
          </w:tcPr>
          <w:p w14:paraId="2241DB64" w14:textId="5F634A0D" w:rsidR="00AE1760" w:rsidRPr="008531D1" w:rsidRDefault="00AE1760" w:rsidP="008531D1">
            <w:pPr>
              <w:spacing w:line="480" w:lineRule="auto"/>
              <w:contextualSpacing/>
              <w:jc w:val="center"/>
              <w:rPr>
                <w:ins w:id="2596" w:author="Risa" w:date="2021-04-30T08:59:00Z"/>
                <w:rFonts w:eastAsia="Times New Roman"/>
                <w:color w:val="000000"/>
                <w:rPrChange w:id="2597" w:author="Nick Smith" w:date="2021-05-17T14:21:00Z">
                  <w:rPr>
                    <w:ins w:id="2598" w:author="Risa" w:date="2021-04-30T08:59:00Z"/>
                    <w:rFonts w:eastAsia="Times New Roman"/>
                    <w:color w:val="000000"/>
                    <w:sz w:val="20"/>
                    <w:szCs w:val="20"/>
                  </w:rPr>
                </w:rPrChange>
              </w:rPr>
              <w:pPrChange w:id="2599" w:author="Nick Smith" w:date="2021-05-17T14:21:00Z">
                <w:pPr>
                  <w:jc w:val="center"/>
                </w:pPr>
              </w:pPrChange>
            </w:pPr>
            <w:ins w:id="2600" w:author="Risa" w:date="2021-04-30T08:59:00Z">
              <w:r w:rsidRPr="008531D1">
                <w:rPr>
                  <w:rFonts w:eastAsia="Times New Roman"/>
                  <w:color w:val="000000"/>
                  <w:rPrChange w:id="2601"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602" w:author="Risa" w:date="2021-05-05T15:40:00Z">
              <w:tcPr>
                <w:tcW w:w="931" w:type="pct"/>
                <w:tcBorders>
                  <w:top w:val="nil"/>
                  <w:left w:val="nil"/>
                  <w:bottom w:val="nil"/>
                  <w:right w:val="nil"/>
                </w:tcBorders>
                <w:shd w:val="clear" w:color="auto" w:fill="auto"/>
                <w:noWrap/>
                <w:vAlign w:val="center"/>
                <w:hideMark/>
              </w:tcPr>
            </w:tcPrChange>
          </w:tcPr>
          <w:p w14:paraId="1CCAE4E7" w14:textId="6EB49EED" w:rsidR="00AE1760" w:rsidRPr="008531D1" w:rsidRDefault="00AE1760" w:rsidP="008531D1">
            <w:pPr>
              <w:spacing w:line="480" w:lineRule="auto"/>
              <w:contextualSpacing/>
              <w:jc w:val="center"/>
              <w:rPr>
                <w:ins w:id="2603" w:author="Risa" w:date="2021-04-28T15:04:00Z"/>
                <w:rFonts w:eastAsia="Times New Roman"/>
                <w:color w:val="000000"/>
                <w:rPrChange w:id="2604" w:author="Nick Smith" w:date="2021-05-17T14:21:00Z">
                  <w:rPr>
                    <w:ins w:id="2605" w:author="Risa" w:date="2021-04-28T15:04:00Z"/>
                    <w:rFonts w:eastAsia="Times New Roman"/>
                    <w:color w:val="000000"/>
                    <w:sz w:val="20"/>
                    <w:szCs w:val="20"/>
                  </w:rPr>
                </w:rPrChange>
              </w:rPr>
              <w:pPrChange w:id="2606" w:author="Nick Smith" w:date="2021-05-17T14:21:00Z">
                <w:pPr>
                  <w:jc w:val="center"/>
                </w:pPr>
              </w:pPrChange>
            </w:pPr>
            <w:ins w:id="2607" w:author="Risa" w:date="2021-04-28T15:04:00Z">
              <w:r w:rsidRPr="008531D1">
                <w:rPr>
                  <w:rFonts w:eastAsia="Times New Roman"/>
                  <w:color w:val="000000"/>
                  <w:rPrChange w:id="2608" w:author="Nick Smith" w:date="2021-05-17T14:21:00Z">
                    <w:rPr>
                      <w:rFonts w:eastAsia="Times New Roman"/>
                      <w:color w:val="000000"/>
                      <w:sz w:val="20"/>
                      <w:szCs w:val="20"/>
                    </w:rPr>
                  </w:rPrChange>
                </w:rPr>
                <w:t>5.086</w:t>
              </w:r>
            </w:ins>
          </w:p>
        </w:tc>
        <w:tc>
          <w:tcPr>
            <w:tcW w:w="1237" w:type="pct"/>
            <w:tcBorders>
              <w:top w:val="nil"/>
              <w:left w:val="nil"/>
              <w:right w:val="nil"/>
            </w:tcBorders>
            <w:shd w:val="clear" w:color="auto" w:fill="auto"/>
            <w:noWrap/>
            <w:vAlign w:val="center"/>
            <w:hideMark/>
            <w:tcPrChange w:id="2609" w:author="Risa" w:date="2021-05-05T15:40:00Z">
              <w:tcPr>
                <w:tcW w:w="1007" w:type="pct"/>
                <w:tcBorders>
                  <w:top w:val="nil"/>
                  <w:left w:val="nil"/>
                  <w:right w:val="nil"/>
                </w:tcBorders>
                <w:shd w:val="clear" w:color="auto" w:fill="auto"/>
                <w:noWrap/>
                <w:vAlign w:val="center"/>
                <w:hideMark/>
              </w:tcPr>
            </w:tcPrChange>
          </w:tcPr>
          <w:p w14:paraId="0485D343" w14:textId="77777777" w:rsidR="00AE1760" w:rsidRPr="008531D1" w:rsidRDefault="00AE1760" w:rsidP="008531D1">
            <w:pPr>
              <w:spacing w:line="480" w:lineRule="auto"/>
              <w:contextualSpacing/>
              <w:jc w:val="center"/>
              <w:rPr>
                <w:ins w:id="2610" w:author="Risa" w:date="2021-04-28T15:04:00Z"/>
                <w:rFonts w:eastAsia="Times New Roman"/>
                <w:b/>
                <w:bCs/>
                <w:color w:val="000000"/>
                <w:rPrChange w:id="2611" w:author="Nick Smith" w:date="2021-05-17T14:21:00Z">
                  <w:rPr>
                    <w:ins w:id="2612" w:author="Risa" w:date="2021-04-28T15:04:00Z"/>
                    <w:rFonts w:eastAsia="Times New Roman"/>
                    <w:b/>
                    <w:bCs/>
                    <w:color w:val="000000"/>
                    <w:sz w:val="20"/>
                    <w:szCs w:val="20"/>
                  </w:rPr>
                </w:rPrChange>
              </w:rPr>
              <w:pPrChange w:id="2613" w:author="Nick Smith" w:date="2021-05-17T14:21:00Z">
                <w:pPr>
                  <w:jc w:val="center"/>
                </w:pPr>
              </w:pPrChange>
            </w:pPr>
            <w:ins w:id="2614" w:author="Risa" w:date="2021-04-28T15:04:00Z">
              <w:r w:rsidRPr="008531D1">
                <w:rPr>
                  <w:rFonts w:eastAsia="Times New Roman"/>
                  <w:b/>
                  <w:bCs/>
                  <w:color w:val="000000"/>
                  <w:rPrChange w:id="2615" w:author="Nick Smith" w:date="2021-05-17T14:21:00Z">
                    <w:rPr>
                      <w:rFonts w:eastAsia="Times New Roman"/>
                      <w:b/>
                      <w:bCs/>
                      <w:color w:val="000000"/>
                      <w:sz w:val="20"/>
                      <w:szCs w:val="20"/>
                    </w:rPr>
                  </w:rPrChange>
                </w:rPr>
                <w:t>0.024</w:t>
              </w:r>
            </w:ins>
          </w:p>
        </w:tc>
      </w:tr>
      <w:tr w:rsidR="00AE1760" w:rsidRPr="00771C52" w14:paraId="2B01BABE" w14:textId="77777777" w:rsidTr="00482CAA">
        <w:trPr>
          <w:trHeight w:val="320"/>
          <w:ins w:id="2616" w:author="Risa" w:date="2021-04-28T15:04:00Z"/>
          <w:trPrChange w:id="2617"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618" w:author="Risa" w:date="2021-05-05T15:40:00Z">
              <w:tcPr>
                <w:tcW w:w="1199" w:type="pct"/>
                <w:tcBorders>
                  <w:top w:val="nil"/>
                  <w:left w:val="nil"/>
                  <w:bottom w:val="nil"/>
                  <w:right w:val="nil"/>
                </w:tcBorders>
                <w:shd w:val="clear" w:color="auto" w:fill="auto"/>
                <w:noWrap/>
                <w:vAlign w:val="center"/>
                <w:hideMark/>
              </w:tcPr>
            </w:tcPrChange>
          </w:tcPr>
          <w:p w14:paraId="190BBAF6" w14:textId="0171528F" w:rsidR="00AE1760" w:rsidRPr="008531D1" w:rsidRDefault="00AE1760" w:rsidP="008531D1">
            <w:pPr>
              <w:spacing w:line="480" w:lineRule="auto"/>
              <w:contextualSpacing/>
              <w:rPr>
                <w:ins w:id="2619" w:author="Risa" w:date="2021-04-28T15:04:00Z"/>
                <w:rFonts w:eastAsia="Times New Roman"/>
                <w:color w:val="000000"/>
                <w:rPrChange w:id="2620" w:author="Nick Smith" w:date="2021-05-17T14:21:00Z">
                  <w:rPr>
                    <w:ins w:id="2621" w:author="Risa" w:date="2021-04-28T15:04:00Z"/>
                    <w:rFonts w:eastAsia="Times New Roman"/>
                    <w:color w:val="000000"/>
                    <w:sz w:val="20"/>
                    <w:szCs w:val="20"/>
                  </w:rPr>
                </w:rPrChange>
              </w:rPr>
              <w:pPrChange w:id="2622" w:author="Nick Smith" w:date="2021-05-17T14:21:00Z">
                <w:pPr/>
              </w:pPrChange>
            </w:pPr>
            <w:ins w:id="2623" w:author="Risa" w:date="2021-04-28T15:04:00Z">
              <w:r w:rsidRPr="008531D1">
                <w:rPr>
                  <w:rFonts w:eastAsia="Times New Roman"/>
                  <w:color w:val="000000"/>
                  <w:rPrChange w:id="2624" w:author="Nick Smith" w:date="2021-05-17T14:21:00Z">
                    <w:rPr>
                      <w:rFonts w:eastAsia="Times New Roman"/>
                      <w:color w:val="000000"/>
                      <w:sz w:val="20"/>
                      <w:szCs w:val="20"/>
                    </w:rPr>
                  </w:rPrChange>
                </w:rPr>
                <w:t xml:space="preserve">Soil N x Soil </w:t>
              </w:r>
            </w:ins>
            <w:ins w:id="2625" w:author="Risa" w:date="2021-04-29T10:21:00Z">
              <w:r w:rsidRPr="008531D1">
                <w:rPr>
                  <w:rFonts w:eastAsia="Times New Roman"/>
                  <w:color w:val="000000"/>
                  <w:rPrChange w:id="2626" w:author="Nick Smith" w:date="2021-05-17T14:21:00Z">
                    <w:rPr>
                      <w:rFonts w:eastAsia="Times New Roman"/>
                      <w:color w:val="000000"/>
                      <w:sz w:val="20"/>
                      <w:szCs w:val="20"/>
                    </w:rPr>
                  </w:rPrChange>
                </w:rPr>
                <w:t>K</w:t>
              </w:r>
            </w:ins>
            <w:ins w:id="2627" w:author="Risa" w:date="2021-05-05T15:40:00Z">
              <w:r w:rsidR="00482CAA" w:rsidRPr="001B44B1">
                <w:rPr>
                  <w:rFonts w:eastAsia="Times New Roman"/>
                  <w:color w:val="000000"/>
                  <w:vertAlign w:val="subscript"/>
                </w:rPr>
                <w:t>+µ</w:t>
              </w:r>
            </w:ins>
          </w:p>
        </w:tc>
        <w:tc>
          <w:tcPr>
            <w:tcW w:w="1145" w:type="pct"/>
            <w:tcBorders>
              <w:top w:val="nil"/>
              <w:left w:val="nil"/>
              <w:bottom w:val="nil"/>
              <w:right w:val="nil"/>
            </w:tcBorders>
            <w:vAlign w:val="center"/>
            <w:tcPrChange w:id="2628" w:author="Risa" w:date="2021-05-05T15:40:00Z">
              <w:tcPr>
                <w:tcW w:w="931" w:type="pct"/>
                <w:tcBorders>
                  <w:top w:val="nil"/>
                  <w:left w:val="nil"/>
                  <w:bottom w:val="nil"/>
                  <w:right w:val="nil"/>
                </w:tcBorders>
                <w:vAlign w:val="center"/>
              </w:tcPr>
            </w:tcPrChange>
          </w:tcPr>
          <w:p w14:paraId="7D470C16" w14:textId="7F1CBB25" w:rsidR="00AE1760" w:rsidRPr="008531D1" w:rsidRDefault="00AE1760" w:rsidP="008531D1">
            <w:pPr>
              <w:spacing w:line="480" w:lineRule="auto"/>
              <w:contextualSpacing/>
              <w:jc w:val="center"/>
              <w:rPr>
                <w:ins w:id="2629" w:author="Risa" w:date="2021-04-30T08:59:00Z"/>
                <w:rFonts w:eastAsia="Times New Roman"/>
                <w:color w:val="000000"/>
                <w:rPrChange w:id="2630" w:author="Nick Smith" w:date="2021-05-17T14:21:00Z">
                  <w:rPr>
                    <w:ins w:id="2631" w:author="Risa" w:date="2021-04-30T08:59:00Z"/>
                    <w:rFonts w:eastAsia="Times New Roman"/>
                    <w:color w:val="000000"/>
                    <w:sz w:val="20"/>
                    <w:szCs w:val="20"/>
                  </w:rPr>
                </w:rPrChange>
              </w:rPr>
              <w:pPrChange w:id="2632" w:author="Nick Smith" w:date="2021-05-17T14:21:00Z">
                <w:pPr>
                  <w:jc w:val="center"/>
                </w:pPr>
              </w:pPrChange>
            </w:pPr>
            <w:ins w:id="2633" w:author="Risa" w:date="2021-04-30T08:59:00Z">
              <w:r w:rsidRPr="008531D1">
                <w:rPr>
                  <w:rFonts w:eastAsia="Times New Roman"/>
                  <w:color w:val="000000"/>
                  <w:rPrChange w:id="2634"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635" w:author="Risa" w:date="2021-05-05T15:40:00Z">
              <w:tcPr>
                <w:tcW w:w="931" w:type="pct"/>
                <w:tcBorders>
                  <w:top w:val="nil"/>
                  <w:left w:val="nil"/>
                  <w:bottom w:val="nil"/>
                  <w:right w:val="nil"/>
                </w:tcBorders>
                <w:shd w:val="clear" w:color="auto" w:fill="auto"/>
                <w:noWrap/>
                <w:vAlign w:val="center"/>
                <w:hideMark/>
              </w:tcPr>
            </w:tcPrChange>
          </w:tcPr>
          <w:p w14:paraId="721040D0" w14:textId="538A5761" w:rsidR="00AE1760" w:rsidRPr="008531D1" w:rsidRDefault="00AE1760" w:rsidP="008531D1">
            <w:pPr>
              <w:spacing w:line="480" w:lineRule="auto"/>
              <w:contextualSpacing/>
              <w:jc w:val="center"/>
              <w:rPr>
                <w:ins w:id="2636" w:author="Risa" w:date="2021-04-28T15:04:00Z"/>
                <w:rFonts w:eastAsia="Times New Roman"/>
                <w:color w:val="000000"/>
                <w:rPrChange w:id="2637" w:author="Nick Smith" w:date="2021-05-17T14:21:00Z">
                  <w:rPr>
                    <w:ins w:id="2638" w:author="Risa" w:date="2021-04-28T15:04:00Z"/>
                    <w:rFonts w:eastAsia="Times New Roman"/>
                    <w:color w:val="000000"/>
                    <w:sz w:val="20"/>
                    <w:szCs w:val="20"/>
                  </w:rPr>
                </w:rPrChange>
              </w:rPr>
              <w:pPrChange w:id="2639" w:author="Nick Smith" w:date="2021-05-17T14:21:00Z">
                <w:pPr>
                  <w:jc w:val="center"/>
                </w:pPr>
              </w:pPrChange>
            </w:pPr>
            <w:ins w:id="2640" w:author="Risa" w:date="2021-04-28T15:04:00Z">
              <w:r w:rsidRPr="008531D1">
                <w:rPr>
                  <w:rFonts w:eastAsia="Times New Roman"/>
                  <w:color w:val="000000"/>
                  <w:rPrChange w:id="2641" w:author="Nick Smith" w:date="2021-05-17T14:21:00Z">
                    <w:rPr>
                      <w:rFonts w:eastAsia="Times New Roman"/>
                      <w:color w:val="000000"/>
                      <w:sz w:val="20"/>
                      <w:szCs w:val="20"/>
                    </w:rPr>
                  </w:rPrChange>
                </w:rPr>
                <w:t>1.758</w:t>
              </w:r>
            </w:ins>
          </w:p>
        </w:tc>
        <w:tc>
          <w:tcPr>
            <w:tcW w:w="1237" w:type="pct"/>
            <w:tcBorders>
              <w:left w:val="nil"/>
              <w:right w:val="nil"/>
            </w:tcBorders>
            <w:shd w:val="clear" w:color="auto" w:fill="auto"/>
            <w:noWrap/>
            <w:vAlign w:val="center"/>
            <w:hideMark/>
            <w:tcPrChange w:id="2642" w:author="Risa" w:date="2021-05-05T15:40:00Z">
              <w:tcPr>
                <w:tcW w:w="1007" w:type="pct"/>
                <w:tcBorders>
                  <w:left w:val="nil"/>
                  <w:right w:val="nil"/>
                </w:tcBorders>
                <w:shd w:val="clear" w:color="auto" w:fill="auto"/>
                <w:noWrap/>
                <w:vAlign w:val="center"/>
                <w:hideMark/>
              </w:tcPr>
            </w:tcPrChange>
          </w:tcPr>
          <w:p w14:paraId="5366D4E2" w14:textId="77777777" w:rsidR="00AE1760" w:rsidRPr="008531D1" w:rsidRDefault="00AE1760" w:rsidP="008531D1">
            <w:pPr>
              <w:spacing w:line="480" w:lineRule="auto"/>
              <w:contextualSpacing/>
              <w:jc w:val="center"/>
              <w:rPr>
                <w:ins w:id="2643" w:author="Risa" w:date="2021-04-28T15:04:00Z"/>
                <w:rFonts w:eastAsia="Times New Roman"/>
                <w:color w:val="000000"/>
                <w:rPrChange w:id="2644" w:author="Nick Smith" w:date="2021-05-17T14:21:00Z">
                  <w:rPr>
                    <w:ins w:id="2645" w:author="Risa" w:date="2021-04-28T15:04:00Z"/>
                    <w:rFonts w:eastAsia="Times New Roman"/>
                    <w:color w:val="000000"/>
                    <w:sz w:val="20"/>
                    <w:szCs w:val="20"/>
                  </w:rPr>
                </w:rPrChange>
              </w:rPr>
              <w:pPrChange w:id="2646" w:author="Nick Smith" w:date="2021-05-17T14:21:00Z">
                <w:pPr>
                  <w:jc w:val="center"/>
                </w:pPr>
              </w:pPrChange>
            </w:pPr>
            <w:ins w:id="2647" w:author="Risa" w:date="2021-04-28T15:04:00Z">
              <w:r w:rsidRPr="008531D1">
                <w:rPr>
                  <w:rFonts w:eastAsia="Times New Roman"/>
                  <w:color w:val="000000"/>
                  <w:rPrChange w:id="2648" w:author="Nick Smith" w:date="2021-05-17T14:21:00Z">
                    <w:rPr>
                      <w:rFonts w:eastAsia="Times New Roman"/>
                      <w:color w:val="000000"/>
                      <w:sz w:val="20"/>
                      <w:szCs w:val="20"/>
                    </w:rPr>
                  </w:rPrChange>
                </w:rPr>
                <w:t>0.185</w:t>
              </w:r>
            </w:ins>
          </w:p>
        </w:tc>
      </w:tr>
      <w:tr w:rsidR="00AE1760" w:rsidRPr="00771C52" w14:paraId="4AAF0A60" w14:textId="77777777" w:rsidTr="00482CAA">
        <w:trPr>
          <w:trHeight w:val="320"/>
          <w:ins w:id="2649" w:author="Risa" w:date="2021-04-28T15:04:00Z"/>
          <w:trPrChange w:id="2650" w:author="Risa" w:date="2021-05-05T15:40:00Z">
            <w:trPr>
              <w:trHeight w:val="320"/>
            </w:trPr>
          </w:trPrChange>
        </w:trPr>
        <w:tc>
          <w:tcPr>
            <w:tcW w:w="1474" w:type="pct"/>
            <w:tcBorders>
              <w:top w:val="nil"/>
              <w:left w:val="nil"/>
              <w:right w:val="nil"/>
            </w:tcBorders>
            <w:shd w:val="clear" w:color="auto" w:fill="auto"/>
            <w:noWrap/>
            <w:vAlign w:val="center"/>
            <w:hideMark/>
            <w:tcPrChange w:id="2651" w:author="Risa" w:date="2021-05-05T15:40:00Z">
              <w:tcPr>
                <w:tcW w:w="1199" w:type="pct"/>
                <w:tcBorders>
                  <w:top w:val="nil"/>
                  <w:left w:val="nil"/>
                  <w:right w:val="nil"/>
                </w:tcBorders>
                <w:shd w:val="clear" w:color="auto" w:fill="auto"/>
                <w:noWrap/>
                <w:vAlign w:val="center"/>
                <w:hideMark/>
              </w:tcPr>
            </w:tcPrChange>
          </w:tcPr>
          <w:p w14:paraId="7C65E04A" w14:textId="7378DB03" w:rsidR="00AE1760" w:rsidRPr="008531D1" w:rsidRDefault="00AE1760" w:rsidP="008531D1">
            <w:pPr>
              <w:spacing w:line="480" w:lineRule="auto"/>
              <w:contextualSpacing/>
              <w:rPr>
                <w:ins w:id="2652" w:author="Risa" w:date="2021-04-28T15:04:00Z"/>
                <w:rFonts w:eastAsia="Times New Roman"/>
                <w:color w:val="000000"/>
                <w:rPrChange w:id="2653" w:author="Nick Smith" w:date="2021-05-17T14:21:00Z">
                  <w:rPr>
                    <w:ins w:id="2654" w:author="Risa" w:date="2021-04-28T15:04:00Z"/>
                    <w:rFonts w:eastAsia="Times New Roman"/>
                    <w:color w:val="000000"/>
                    <w:sz w:val="20"/>
                    <w:szCs w:val="20"/>
                  </w:rPr>
                </w:rPrChange>
              </w:rPr>
              <w:pPrChange w:id="2655" w:author="Nick Smith" w:date="2021-05-17T14:21:00Z">
                <w:pPr/>
              </w:pPrChange>
            </w:pPr>
            <w:ins w:id="2656" w:author="Risa" w:date="2021-04-28T15:04:00Z">
              <w:r w:rsidRPr="008531D1">
                <w:rPr>
                  <w:rFonts w:eastAsia="Times New Roman"/>
                  <w:color w:val="000000"/>
                  <w:rPrChange w:id="2657" w:author="Nick Smith" w:date="2021-05-17T14:21:00Z">
                    <w:rPr>
                      <w:rFonts w:eastAsia="Times New Roman"/>
                      <w:color w:val="000000"/>
                      <w:sz w:val="20"/>
                      <w:szCs w:val="20"/>
                    </w:rPr>
                  </w:rPrChange>
                </w:rPr>
                <w:t>Soil P x Soil K</w:t>
              </w:r>
            </w:ins>
            <w:ins w:id="2658" w:author="Risa" w:date="2021-05-05T15:40:00Z">
              <w:r w:rsidR="00482CAA" w:rsidRPr="001B44B1">
                <w:rPr>
                  <w:rFonts w:eastAsia="Times New Roman"/>
                  <w:color w:val="000000"/>
                  <w:vertAlign w:val="subscript"/>
                </w:rPr>
                <w:t>+µ</w:t>
              </w:r>
            </w:ins>
          </w:p>
        </w:tc>
        <w:tc>
          <w:tcPr>
            <w:tcW w:w="1145" w:type="pct"/>
            <w:tcBorders>
              <w:top w:val="nil"/>
              <w:left w:val="nil"/>
              <w:right w:val="nil"/>
            </w:tcBorders>
            <w:vAlign w:val="center"/>
            <w:tcPrChange w:id="2659" w:author="Risa" w:date="2021-05-05T15:40:00Z">
              <w:tcPr>
                <w:tcW w:w="931" w:type="pct"/>
                <w:tcBorders>
                  <w:top w:val="nil"/>
                  <w:left w:val="nil"/>
                  <w:right w:val="nil"/>
                </w:tcBorders>
                <w:vAlign w:val="center"/>
              </w:tcPr>
            </w:tcPrChange>
          </w:tcPr>
          <w:p w14:paraId="1E822835" w14:textId="0C448643" w:rsidR="00AE1760" w:rsidRPr="008531D1" w:rsidRDefault="00AE1760" w:rsidP="008531D1">
            <w:pPr>
              <w:spacing w:line="480" w:lineRule="auto"/>
              <w:contextualSpacing/>
              <w:jc w:val="center"/>
              <w:rPr>
                <w:ins w:id="2660" w:author="Risa" w:date="2021-04-30T08:59:00Z"/>
                <w:rFonts w:eastAsia="Times New Roman"/>
                <w:color w:val="000000"/>
                <w:rPrChange w:id="2661" w:author="Nick Smith" w:date="2021-05-17T14:21:00Z">
                  <w:rPr>
                    <w:ins w:id="2662" w:author="Risa" w:date="2021-04-30T08:59:00Z"/>
                    <w:rFonts w:eastAsia="Times New Roman"/>
                    <w:color w:val="000000"/>
                    <w:sz w:val="20"/>
                    <w:szCs w:val="20"/>
                  </w:rPr>
                </w:rPrChange>
              </w:rPr>
              <w:pPrChange w:id="2663" w:author="Nick Smith" w:date="2021-05-17T14:21:00Z">
                <w:pPr>
                  <w:jc w:val="center"/>
                </w:pPr>
              </w:pPrChange>
            </w:pPr>
            <w:ins w:id="2664" w:author="Risa" w:date="2021-04-30T08:59:00Z">
              <w:r w:rsidRPr="008531D1">
                <w:rPr>
                  <w:rFonts w:eastAsia="Times New Roman"/>
                  <w:color w:val="000000"/>
                  <w:rPrChange w:id="2665" w:author="Nick Smith" w:date="2021-05-17T14:2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2666" w:author="Risa" w:date="2021-05-05T15:40:00Z">
              <w:tcPr>
                <w:tcW w:w="931" w:type="pct"/>
                <w:tcBorders>
                  <w:top w:val="nil"/>
                  <w:left w:val="nil"/>
                  <w:right w:val="nil"/>
                </w:tcBorders>
                <w:shd w:val="clear" w:color="auto" w:fill="auto"/>
                <w:noWrap/>
                <w:vAlign w:val="center"/>
                <w:hideMark/>
              </w:tcPr>
            </w:tcPrChange>
          </w:tcPr>
          <w:p w14:paraId="6B5A6BD8" w14:textId="29A79EC1" w:rsidR="00AE1760" w:rsidRPr="008531D1" w:rsidRDefault="00AE1760" w:rsidP="008531D1">
            <w:pPr>
              <w:spacing w:line="480" w:lineRule="auto"/>
              <w:contextualSpacing/>
              <w:jc w:val="center"/>
              <w:rPr>
                <w:ins w:id="2667" w:author="Risa" w:date="2021-04-28T15:04:00Z"/>
                <w:rFonts w:eastAsia="Times New Roman"/>
                <w:color w:val="000000"/>
                <w:rPrChange w:id="2668" w:author="Nick Smith" w:date="2021-05-17T14:21:00Z">
                  <w:rPr>
                    <w:ins w:id="2669" w:author="Risa" w:date="2021-04-28T15:04:00Z"/>
                    <w:rFonts w:eastAsia="Times New Roman"/>
                    <w:color w:val="000000"/>
                    <w:sz w:val="20"/>
                    <w:szCs w:val="20"/>
                  </w:rPr>
                </w:rPrChange>
              </w:rPr>
              <w:pPrChange w:id="2670" w:author="Nick Smith" w:date="2021-05-17T14:21:00Z">
                <w:pPr>
                  <w:jc w:val="center"/>
                </w:pPr>
              </w:pPrChange>
            </w:pPr>
            <w:ins w:id="2671" w:author="Risa" w:date="2021-04-28T15:04:00Z">
              <w:r w:rsidRPr="008531D1">
                <w:rPr>
                  <w:rFonts w:eastAsia="Times New Roman"/>
                  <w:color w:val="000000"/>
                  <w:rPrChange w:id="2672" w:author="Nick Smith" w:date="2021-05-17T14:21:00Z">
                    <w:rPr>
                      <w:rFonts w:eastAsia="Times New Roman"/>
                      <w:color w:val="000000"/>
                      <w:sz w:val="20"/>
                      <w:szCs w:val="20"/>
                    </w:rPr>
                  </w:rPrChange>
                </w:rPr>
                <w:t>0.446</w:t>
              </w:r>
            </w:ins>
          </w:p>
        </w:tc>
        <w:tc>
          <w:tcPr>
            <w:tcW w:w="1237" w:type="pct"/>
            <w:tcBorders>
              <w:left w:val="nil"/>
              <w:right w:val="nil"/>
            </w:tcBorders>
            <w:shd w:val="clear" w:color="auto" w:fill="auto"/>
            <w:noWrap/>
            <w:vAlign w:val="center"/>
            <w:hideMark/>
            <w:tcPrChange w:id="2673" w:author="Risa" w:date="2021-05-05T15:40:00Z">
              <w:tcPr>
                <w:tcW w:w="1007" w:type="pct"/>
                <w:tcBorders>
                  <w:left w:val="nil"/>
                  <w:right w:val="nil"/>
                </w:tcBorders>
                <w:shd w:val="clear" w:color="auto" w:fill="auto"/>
                <w:noWrap/>
                <w:vAlign w:val="center"/>
                <w:hideMark/>
              </w:tcPr>
            </w:tcPrChange>
          </w:tcPr>
          <w:p w14:paraId="13F21F7F" w14:textId="77777777" w:rsidR="00AE1760" w:rsidRPr="008531D1" w:rsidRDefault="00AE1760" w:rsidP="008531D1">
            <w:pPr>
              <w:spacing w:line="480" w:lineRule="auto"/>
              <w:contextualSpacing/>
              <w:jc w:val="center"/>
              <w:rPr>
                <w:ins w:id="2674" w:author="Risa" w:date="2021-04-28T15:04:00Z"/>
                <w:rFonts w:eastAsia="Times New Roman"/>
                <w:color w:val="000000"/>
                <w:rPrChange w:id="2675" w:author="Nick Smith" w:date="2021-05-17T14:21:00Z">
                  <w:rPr>
                    <w:ins w:id="2676" w:author="Risa" w:date="2021-04-28T15:04:00Z"/>
                    <w:rFonts w:eastAsia="Times New Roman"/>
                    <w:color w:val="000000"/>
                    <w:sz w:val="20"/>
                    <w:szCs w:val="20"/>
                  </w:rPr>
                </w:rPrChange>
              </w:rPr>
              <w:pPrChange w:id="2677" w:author="Nick Smith" w:date="2021-05-17T14:21:00Z">
                <w:pPr>
                  <w:jc w:val="center"/>
                </w:pPr>
              </w:pPrChange>
            </w:pPr>
            <w:ins w:id="2678" w:author="Risa" w:date="2021-04-28T15:04:00Z">
              <w:r w:rsidRPr="008531D1">
                <w:rPr>
                  <w:rFonts w:eastAsia="Times New Roman"/>
                  <w:color w:val="000000"/>
                  <w:rPrChange w:id="2679" w:author="Nick Smith" w:date="2021-05-17T14:21:00Z">
                    <w:rPr>
                      <w:rFonts w:eastAsia="Times New Roman"/>
                      <w:color w:val="000000"/>
                      <w:sz w:val="20"/>
                      <w:szCs w:val="20"/>
                    </w:rPr>
                  </w:rPrChange>
                </w:rPr>
                <w:t>0.504</w:t>
              </w:r>
            </w:ins>
          </w:p>
        </w:tc>
      </w:tr>
      <w:tr w:rsidR="00AE1760" w:rsidRPr="00771C52" w14:paraId="56C600AA" w14:textId="77777777" w:rsidTr="00482CAA">
        <w:trPr>
          <w:trHeight w:val="320"/>
          <w:ins w:id="2680" w:author="Risa" w:date="2021-04-28T15:04:00Z"/>
          <w:trPrChange w:id="2681"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2682" w:author="Risa" w:date="2021-05-05T15:40:00Z">
              <w:tcPr>
                <w:tcW w:w="1199" w:type="pct"/>
                <w:tcBorders>
                  <w:top w:val="nil"/>
                  <w:left w:val="nil"/>
                  <w:bottom w:val="single" w:sz="4" w:space="0" w:color="auto"/>
                  <w:right w:val="nil"/>
                </w:tcBorders>
                <w:shd w:val="clear" w:color="auto" w:fill="auto"/>
                <w:noWrap/>
                <w:vAlign w:val="center"/>
                <w:hideMark/>
              </w:tcPr>
            </w:tcPrChange>
          </w:tcPr>
          <w:p w14:paraId="382DEA67" w14:textId="7E770297" w:rsidR="00AE1760" w:rsidRPr="008531D1" w:rsidRDefault="00AE1760" w:rsidP="008531D1">
            <w:pPr>
              <w:spacing w:line="480" w:lineRule="auto"/>
              <w:contextualSpacing/>
              <w:rPr>
                <w:ins w:id="2683" w:author="Risa" w:date="2021-04-28T15:04:00Z"/>
                <w:rFonts w:eastAsia="Times New Roman"/>
                <w:color w:val="000000"/>
                <w:rPrChange w:id="2684" w:author="Nick Smith" w:date="2021-05-17T14:21:00Z">
                  <w:rPr>
                    <w:ins w:id="2685" w:author="Risa" w:date="2021-04-28T15:04:00Z"/>
                    <w:rFonts w:eastAsia="Times New Roman"/>
                    <w:color w:val="000000"/>
                    <w:sz w:val="20"/>
                    <w:szCs w:val="20"/>
                  </w:rPr>
                </w:rPrChange>
              </w:rPr>
              <w:pPrChange w:id="2686" w:author="Nick Smith" w:date="2021-05-17T14:21:00Z">
                <w:pPr/>
              </w:pPrChange>
            </w:pPr>
            <w:ins w:id="2687" w:author="Risa" w:date="2021-04-28T15:04:00Z">
              <w:r w:rsidRPr="008531D1">
                <w:rPr>
                  <w:rFonts w:eastAsia="Times New Roman"/>
                  <w:color w:val="000000"/>
                  <w:rPrChange w:id="2688" w:author="Nick Smith" w:date="2021-05-17T14:21:00Z">
                    <w:rPr>
                      <w:rFonts w:eastAsia="Times New Roman"/>
                      <w:color w:val="000000"/>
                      <w:sz w:val="20"/>
                      <w:szCs w:val="20"/>
                    </w:rPr>
                  </w:rPrChange>
                </w:rPr>
                <w:t>Soil N x Soil P x Soil K</w:t>
              </w:r>
            </w:ins>
            <w:ins w:id="2689" w:author="Risa" w:date="2021-05-05T15:40:00Z">
              <w:r w:rsidR="00482CAA" w:rsidRPr="001B44B1">
                <w:rPr>
                  <w:rFonts w:eastAsia="Times New Roman"/>
                  <w:color w:val="000000"/>
                  <w:vertAlign w:val="subscript"/>
                </w:rPr>
                <w:t>+µ</w:t>
              </w:r>
            </w:ins>
          </w:p>
        </w:tc>
        <w:tc>
          <w:tcPr>
            <w:tcW w:w="1145" w:type="pct"/>
            <w:tcBorders>
              <w:top w:val="nil"/>
              <w:left w:val="nil"/>
              <w:bottom w:val="single" w:sz="4" w:space="0" w:color="auto"/>
              <w:right w:val="nil"/>
            </w:tcBorders>
            <w:vAlign w:val="center"/>
            <w:tcPrChange w:id="2690" w:author="Risa" w:date="2021-05-05T15:40:00Z">
              <w:tcPr>
                <w:tcW w:w="931" w:type="pct"/>
                <w:tcBorders>
                  <w:top w:val="nil"/>
                  <w:left w:val="nil"/>
                  <w:bottom w:val="single" w:sz="4" w:space="0" w:color="auto"/>
                  <w:right w:val="nil"/>
                </w:tcBorders>
                <w:vAlign w:val="center"/>
              </w:tcPr>
            </w:tcPrChange>
          </w:tcPr>
          <w:p w14:paraId="69C784EB" w14:textId="3BDF69B8" w:rsidR="00AE1760" w:rsidRPr="008531D1" w:rsidRDefault="00AE1760" w:rsidP="008531D1">
            <w:pPr>
              <w:spacing w:line="480" w:lineRule="auto"/>
              <w:contextualSpacing/>
              <w:jc w:val="center"/>
              <w:rPr>
                <w:ins w:id="2691" w:author="Risa" w:date="2021-04-30T08:59:00Z"/>
                <w:rFonts w:eastAsia="Times New Roman"/>
                <w:color w:val="000000"/>
                <w:rPrChange w:id="2692" w:author="Nick Smith" w:date="2021-05-17T14:21:00Z">
                  <w:rPr>
                    <w:ins w:id="2693" w:author="Risa" w:date="2021-04-30T08:59:00Z"/>
                    <w:rFonts w:eastAsia="Times New Roman"/>
                    <w:color w:val="000000"/>
                    <w:sz w:val="20"/>
                    <w:szCs w:val="20"/>
                  </w:rPr>
                </w:rPrChange>
              </w:rPr>
              <w:pPrChange w:id="2694" w:author="Nick Smith" w:date="2021-05-17T14:21:00Z">
                <w:pPr>
                  <w:jc w:val="center"/>
                </w:pPr>
              </w:pPrChange>
            </w:pPr>
            <w:ins w:id="2695" w:author="Risa" w:date="2021-04-30T08:59:00Z">
              <w:r w:rsidRPr="008531D1">
                <w:rPr>
                  <w:rFonts w:eastAsia="Times New Roman"/>
                  <w:color w:val="000000"/>
                  <w:rPrChange w:id="2696" w:author="Nick Smith" w:date="2021-05-17T14:2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2697" w:author="Risa" w:date="2021-05-05T15:40:00Z">
              <w:tcPr>
                <w:tcW w:w="931" w:type="pct"/>
                <w:tcBorders>
                  <w:top w:val="nil"/>
                  <w:left w:val="nil"/>
                  <w:bottom w:val="single" w:sz="4" w:space="0" w:color="auto"/>
                  <w:right w:val="nil"/>
                </w:tcBorders>
                <w:shd w:val="clear" w:color="auto" w:fill="auto"/>
                <w:noWrap/>
                <w:vAlign w:val="center"/>
                <w:hideMark/>
              </w:tcPr>
            </w:tcPrChange>
          </w:tcPr>
          <w:p w14:paraId="54864FFA" w14:textId="024D47C8" w:rsidR="00AE1760" w:rsidRPr="008531D1" w:rsidRDefault="00AE1760" w:rsidP="008531D1">
            <w:pPr>
              <w:spacing w:line="480" w:lineRule="auto"/>
              <w:contextualSpacing/>
              <w:jc w:val="center"/>
              <w:rPr>
                <w:ins w:id="2698" w:author="Risa" w:date="2021-04-28T15:04:00Z"/>
                <w:rFonts w:eastAsia="Times New Roman"/>
                <w:color w:val="000000"/>
                <w:rPrChange w:id="2699" w:author="Nick Smith" w:date="2021-05-17T14:21:00Z">
                  <w:rPr>
                    <w:ins w:id="2700" w:author="Risa" w:date="2021-04-28T15:04:00Z"/>
                    <w:rFonts w:eastAsia="Times New Roman"/>
                    <w:color w:val="000000"/>
                    <w:sz w:val="20"/>
                    <w:szCs w:val="20"/>
                  </w:rPr>
                </w:rPrChange>
              </w:rPr>
              <w:pPrChange w:id="2701" w:author="Nick Smith" w:date="2021-05-17T14:21:00Z">
                <w:pPr>
                  <w:jc w:val="center"/>
                </w:pPr>
              </w:pPrChange>
            </w:pPr>
            <w:ins w:id="2702" w:author="Risa" w:date="2021-04-28T15:04:00Z">
              <w:r w:rsidRPr="008531D1">
                <w:rPr>
                  <w:rFonts w:eastAsia="Times New Roman"/>
                  <w:color w:val="000000"/>
                  <w:rPrChange w:id="2703" w:author="Nick Smith" w:date="2021-05-17T14:21:00Z">
                    <w:rPr>
                      <w:rFonts w:eastAsia="Times New Roman"/>
                      <w:color w:val="000000"/>
                      <w:sz w:val="20"/>
                      <w:szCs w:val="20"/>
                    </w:rPr>
                  </w:rPrChange>
                </w:rPr>
                <w:t>0.279</w:t>
              </w:r>
            </w:ins>
          </w:p>
        </w:tc>
        <w:tc>
          <w:tcPr>
            <w:tcW w:w="1237" w:type="pct"/>
            <w:tcBorders>
              <w:left w:val="nil"/>
              <w:bottom w:val="single" w:sz="4" w:space="0" w:color="auto"/>
              <w:right w:val="nil"/>
            </w:tcBorders>
            <w:shd w:val="clear" w:color="auto" w:fill="auto"/>
            <w:noWrap/>
            <w:vAlign w:val="center"/>
            <w:hideMark/>
            <w:tcPrChange w:id="2704" w:author="Risa" w:date="2021-05-05T15:40:00Z">
              <w:tcPr>
                <w:tcW w:w="1007" w:type="pct"/>
                <w:tcBorders>
                  <w:left w:val="nil"/>
                  <w:bottom w:val="single" w:sz="4" w:space="0" w:color="auto"/>
                  <w:right w:val="nil"/>
                </w:tcBorders>
                <w:shd w:val="clear" w:color="auto" w:fill="auto"/>
                <w:noWrap/>
                <w:vAlign w:val="center"/>
                <w:hideMark/>
              </w:tcPr>
            </w:tcPrChange>
          </w:tcPr>
          <w:p w14:paraId="6C676CCE" w14:textId="77777777" w:rsidR="00AE1760" w:rsidRPr="008531D1" w:rsidRDefault="00AE1760" w:rsidP="008531D1">
            <w:pPr>
              <w:spacing w:line="480" w:lineRule="auto"/>
              <w:contextualSpacing/>
              <w:jc w:val="center"/>
              <w:rPr>
                <w:ins w:id="2705" w:author="Risa" w:date="2021-04-28T15:04:00Z"/>
                <w:rFonts w:eastAsia="Times New Roman"/>
                <w:color w:val="000000"/>
                <w:rPrChange w:id="2706" w:author="Nick Smith" w:date="2021-05-17T14:21:00Z">
                  <w:rPr>
                    <w:ins w:id="2707" w:author="Risa" w:date="2021-04-28T15:04:00Z"/>
                    <w:rFonts w:eastAsia="Times New Roman"/>
                    <w:color w:val="000000"/>
                    <w:sz w:val="20"/>
                    <w:szCs w:val="20"/>
                  </w:rPr>
                </w:rPrChange>
              </w:rPr>
              <w:pPrChange w:id="2708" w:author="Nick Smith" w:date="2021-05-17T14:21:00Z">
                <w:pPr>
                  <w:jc w:val="center"/>
                </w:pPr>
              </w:pPrChange>
            </w:pPr>
            <w:ins w:id="2709" w:author="Risa" w:date="2021-04-28T15:04:00Z">
              <w:r w:rsidRPr="008531D1">
                <w:rPr>
                  <w:rFonts w:eastAsia="Times New Roman"/>
                  <w:color w:val="000000"/>
                  <w:rPrChange w:id="2710" w:author="Nick Smith" w:date="2021-05-17T14:21:00Z">
                    <w:rPr>
                      <w:rFonts w:eastAsia="Times New Roman"/>
                      <w:color w:val="000000"/>
                      <w:sz w:val="20"/>
                      <w:szCs w:val="20"/>
                    </w:rPr>
                  </w:rPrChange>
                </w:rPr>
                <w:t>0.597</w:t>
              </w:r>
            </w:ins>
          </w:p>
        </w:tc>
      </w:tr>
    </w:tbl>
    <w:p w14:paraId="76FD7014" w14:textId="62A404CC" w:rsidR="00745361" w:rsidRPr="008531D1" w:rsidRDefault="00745361" w:rsidP="008531D1">
      <w:pPr>
        <w:spacing w:line="480" w:lineRule="auto"/>
        <w:contextualSpacing/>
        <w:rPr>
          <w:ins w:id="2711" w:author="Risa" w:date="2021-04-28T15:04:00Z"/>
          <w:rPrChange w:id="2712" w:author="Nick Smith" w:date="2021-05-17T14:21:00Z">
            <w:rPr>
              <w:ins w:id="2713" w:author="Risa" w:date="2021-04-28T15:04:00Z"/>
              <w:sz w:val="20"/>
              <w:szCs w:val="20"/>
            </w:rPr>
          </w:rPrChange>
        </w:rPr>
        <w:pPrChange w:id="2714" w:author="Nick Smith" w:date="2021-05-17T14:21:00Z">
          <w:pPr/>
        </w:pPrChange>
      </w:pPr>
      <w:ins w:id="2715" w:author="Risa" w:date="2021-04-28T15:04:00Z">
        <w:r w:rsidRPr="008531D1">
          <w:rPr>
            <w:rPrChange w:id="2716" w:author="Nick Smith" w:date="2021-05-17T14:21:00Z">
              <w:rPr>
                <w:sz w:val="20"/>
                <w:szCs w:val="20"/>
              </w:rPr>
            </w:rPrChange>
          </w:rPr>
          <w:t xml:space="preserve">* P-values &lt; 0.05 are bolded and &lt; 0.1 are italicized. </w:t>
        </w:r>
      </w:ins>
      <w:ins w:id="2717" w:author="Risa" w:date="2021-05-06T15:21:00Z">
        <w:r w:rsidR="007F6543" w:rsidRPr="008531D1">
          <w:rPr>
            <w:rPrChange w:id="2718" w:author="Nick Smith" w:date="2021-05-17T14:21:00Z">
              <w:rPr>
                <w:sz w:val="20"/>
                <w:szCs w:val="20"/>
              </w:rPr>
            </w:rPrChange>
          </w:rPr>
          <w:t xml:space="preserve">Sample size is </w:t>
        </w:r>
      </w:ins>
      <w:ins w:id="2719" w:author="Risa" w:date="2021-05-06T15:22:00Z">
        <w:r w:rsidR="007F6543" w:rsidRPr="008531D1">
          <w:rPr>
            <w:rPrChange w:id="2720" w:author="Nick Smith" w:date="2021-05-17T14:21:00Z">
              <w:rPr>
                <w:sz w:val="20"/>
                <w:szCs w:val="20"/>
              </w:rPr>
            </w:rPrChange>
          </w:rPr>
          <w:t>551</w:t>
        </w:r>
      </w:ins>
      <w:ins w:id="2721" w:author="Risa" w:date="2021-05-06T15:21:00Z">
        <w:r w:rsidR="007F6543" w:rsidRPr="008531D1">
          <w:rPr>
            <w:rPrChange w:id="2722" w:author="Nick Smith" w:date="2021-05-17T14:21:00Z">
              <w:rPr>
                <w:sz w:val="20"/>
                <w:szCs w:val="20"/>
              </w:rPr>
            </w:rPrChange>
          </w:rPr>
          <w:t xml:space="preserve">. </w:t>
        </w:r>
      </w:ins>
      <w:ins w:id="2723" w:author="Risa" w:date="2021-04-28T15:04:00Z">
        <w:r w:rsidRPr="008531D1">
          <w:rPr>
            <w:rPrChange w:id="2724" w:author="Nick Smith" w:date="2021-05-17T14:21:00Z">
              <w:rPr>
                <w:sz w:val="20"/>
                <w:szCs w:val="20"/>
              </w:rPr>
            </w:rPrChange>
          </w:rPr>
          <w:t>Key: df = degrees of freedom.</w:t>
        </w:r>
      </w:ins>
    </w:p>
    <w:p w14:paraId="78A46FBE" w14:textId="575FCF12" w:rsidR="00150B42" w:rsidRPr="001B44B1" w:rsidRDefault="00150B42" w:rsidP="008531D1">
      <w:pPr>
        <w:spacing w:line="480" w:lineRule="auto"/>
        <w:contextualSpacing/>
        <w:rPr>
          <w:ins w:id="2725" w:author="Risa" w:date="2021-04-28T11:16:00Z"/>
          <w:rFonts w:eastAsia="Times New Roman"/>
          <w:b/>
          <w:bCs/>
          <w:color w:val="000000"/>
        </w:rPr>
        <w:pPrChange w:id="2726" w:author="Nick Smith" w:date="2021-05-17T14:21:00Z">
          <w:pPr>
            <w:spacing w:line="480" w:lineRule="auto"/>
          </w:pPr>
        </w:pPrChange>
      </w:pPr>
    </w:p>
    <w:p w14:paraId="1197D9E8" w14:textId="1F0857BB" w:rsidR="00150B42" w:rsidRPr="001B44B1" w:rsidRDefault="00E8456C" w:rsidP="008531D1">
      <w:pPr>
        <w:spacing w:line="480" w:lineRule="auto"/>
        <w:contextualSpacing/>
        <w:rPr>
          <w:ins w:id="2727" w:author="Risa" w:date="2021-04-28T11:15:00Z"/>
          <w:rFonts w:eastAsia="Times New Roman"/>
          <w:b/>
          <w:bCs/>
          <w:color w:val="000000"/>
        </w:rPr>
        <w:pPrChange w:id="2728" w:author="Nick Smith" w:date="2021-05-17T14:21:00Z">
          <w:pPr>
            <w:spacing w:line="480" w:lineRule="auto"/>
          </w:pPr>
        </w:pPrChange>
      </w:pPr>
      <w:ins w:id="2729" w:author="Risa" w:date="2021-05-04T14:21:00Z">
        <w:r w:rsidRPr="008531D1">
          <w:rPr>
            <w:rFonts w:eastAsia="Times New Roman"/>
            <w:b/>
            <w:bCs/>
            <w:noProof/>
            <w:color w:val="000000"/>
            <w:rPrChange w:id="2730" w:author="Nick Smith" w:date="2021-05-17T14:21:00Z">
              <w:rPr>
                <w:rFonts w:eastAsia="Times New Roman"/>
                <w:b/>
                <w:bCs/>
                <w:noProof/>
                <w:color w:val="000000"/>
                <w:sz w:val="20"/>
                <w:szCs w:val="20"/>
              </w:rPr>
            </w:rPrChange>
          </w:rPr>
          <w:lastRenderedPageBreak/>
          <w:drawing>
            <wp:inline distT="0" distB="0" distL="0" distR="0" wp14:anchorId="1E1A6E56" wp14:editId="5328E5E8">
              <wp:extent cx="5029200" cy="6285425"/>
              <wp:effectExtent l="0" t="0" r="0" b="127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9200" cy="6285425"/>
                      </a:xfrm>
                      <a:prstGeom prst="rect">
                        <a:avLst/>
                      </a:prstGeom>
                    </pic:spPr>
                  </pic:pic>
                </a:graphicData>
              </a:graphic>
            </wp:inline>
          </w:drawing>
        </w:r>
      </w:ins>
    </w:p>
    <w:p w14:paraId="0975D89B" w14:textId="78903447" w:rsidR="00832B95" w:rsidRPr="008531D1" w:rsidRDefault="00150B42" w:rsidP="008531D1">
      <w:pPr>
        <w:spacing w:line="480" w:lineRule="auto"/>
        <w:contextualSpacing/>
        <w:rPr>
          <w:ins w:id="2731" w:author="Risa" w:date="2021-05-04T14:35:00Z"/>
          <w:rFonts w:eastAsia="Times New Roman"/>
          <w:b/>
          <w:bCs/>
          <w:color w:val="000000"/>
          <w:rPrChange w:id="2732" w:author="Nick Smith" w:date="2021-05-17T14:21:00Z">
            <w:rPr>
              <w:ins w:id="2733" w:author="Risa" w:date="2021-05-04T14:35:00Z"/>
              <w:rFonts w:eastAsia="Times New Roman"/>
              <w:b/>
              <w:bCs/>
              <w:color w:val="000000"/>
              <w:sz w:val="20"/>
              <w:szCs w:val="20"/>
            </w:rPr>
          </w:rPrChange>
        </w:rPr>
        <w:pPrChange w:id="2734" w:author="Nick Smith" w:date="2021-05-17T14:21:00Z">
          <w:pPr/>
        </w:pPrChange>
      </w:pPr>
      <w:ins w:id="2735" w:author="Risa" w:date="2021-04-28T11:16:00Z">
        <w:r w:rsidRPr="001B44B1">
          <w:rPr>
            <w:rFonts w:eastAsia="Times New Roman"/>
            <w:b/>
            <w:bCs/>
            <w:color w:val="000000"/>
          </w:rPr>
          <w:t>Figure 5.</w:t>
        </w:r>
      </w:ins>
      <w:ins w:id="2736" w:author="Risa" w:date="2021-05-04T14:34:00Z">
        <w:r w:rsidR="00832B95" w:rsidRPr="008531D1">
          <w:rPr>
            <w:rFonts w:eastAsia="Times New Roman"/>
            <w:color w:val="000000"/>
            <w:rPrChange w:id="2737" w:author="Nick Smith" w:date="2021-05-17T14:21:00Z">
              <w:rPr>
                <w:rFonts w:eastAsia="Times New Roman"/>
                <w:color w:val="000000"/>
                <w:sz w:val="20"/>
                <w:szCs w:val="20"/>
              </w:rPr>
            </w:rPrChange>
          </w:rPr>
          <w:t xml:space="preserve"> (A) Aboveground biomass (AGB) under ambient </w:t>
        </w:r>
      </w:ins>
      <w:ins w:id="2738" w:author="Risa" w:date="2021-05-04T14:36:00Z">
        <w:r w:rsidR="00832B95" w:rsidRPr="008531D1">
          <w:rPr>
            <w:rFonts w:eastAsia="Times New Roman"/>
            <w:color w:val="000000"/>
            <w:rPrChange w:id="2739" w:author="Nick Smith" w:date="2021-05-17T14:21:00Z">
              <w:rPr>
                <w:rFonts w:eastAsia="Times New Roman"/>
                <w:color w:val="000000"/>
                <w:sz w:val="20"/>
                <w:szCs w:val="20"/>
              </w:rPr>
            </w:rPrChange>
          </w:rPr>
          <w:t>s</w:t>
        </w:r>
      </w:ins>
      <w:ins w:id="2740" w:author="Risa" w:date="2021-05-04T14:34:00Z">
        <w:r w:rsidR="00832B95" w:rsidRPr="008531D1">
          <w:rPr>
            <w:rFonts w:eastAsia="Times New Roman"/>
            <w:color w:val="000000"/>
            <w:rPrChange w:id="2741" w:author="Nick Smith" w:date="2021-05-17T14:21:00Z">
              <w:rPr>
                <w:rFonts w:eastAsia="Times New Roman"/>
                <w:color w:val="000000"/>
                <w:sz w:val="20"/>
                <w:szCs w:val="20"/>
              </w:rPr>
            </w:rPrChange>
          </w:rPr>
          <w:t>oil N and ad</w:t>
        </w:r>
      </w:ins>
      <w:ins w:id="2742" w:author="Risa" w:date="2021-05-04T14:35:00Z">
        <w:r w:rsidR="00832B95" w:rsidRPr="008531D1">
          <w:rPr>
            <w:rFonts w:eastAsia="Times New Roman"/>
            <w:color w:val="000000"/>
            <w:rPrChange w:id="2743" w:author="Nick Smith" w:date="2021-05-17T14:21:00Z">
              <w:rPr>
                <w:rFonts w:eastAsia="Times New Roman"/>
                <w:color w:val="000000"/>
                <w:sz w:val="20"/>
                <w:szCs w:val="20"/>
              </w:rPr>
            </w:rPrChange>
          </w:rPr>
          <w:t xml:space="preserve">ded </w:t>
        </w:r>
      </w:ins>
      <w:ins w:id="2744" w:author="Risa" w:date="2021-05-04T14:36:00Z">
        <w:r w:rsidR="00832B95" w:rsidRPr="008531D1">
          <w:rPr>
            <w:rFonts w:eastAsia="Times New Roman"/>
            <w:color w:val="000000"/>
            <w:rPrChange w:id="2745" w:author="Nick Smith" w:date="2021-05-17T14:21:00Z">
              <w:rPr>
                <w:rFonts w:eastAsia="Times New Roman"/>
                <w:color w:val="000000"/>
                <w:sz w:val="20"/>
                <w:szCs w:val="20"/>
              </w:rPr>
            </w:rPrChange>
          </w:rPr>
          <w:t>s</w:t>
        </w:r>
      </w:ins>
      <w:ins w:id="2746" w:author="Risa" w:date="2021-05-04T14:35:00Z">
        <w:r w:rsidR="00832B95" w:rsidRPr="008531D1">
          <w:rPr>
            <w:rFonts w:eastAsia="Times New Roman"/>
            <w:color w:val="000000"/>
            <w:rPrChange w:id="2747" w:author="Nick Smith" w:date="2021-05-17T14:21:00Z">
              <w:rPr>
                <w:rFonts w:eastAsia="Times New Roman"/>
                <w:color w:val="000000"/>
                <w:sz w:val="20"/>
                <w:szCs w:val="20"/>
              </w:rPr>
            </w:rPrChange>
          </w:rPr>
          <w:t xml:space="preserve">oil N in </w:t>
        </w:r>
      </w:ins>
      <w:ins w:id="2748" w:author="Risa" w:date="2021-05-04T14:36:00Z">
        <w:r w:rsidR="00832B95" w:rsidRPr="008531D1">
          <w:rPr>
            <w:rFonts w:eastAsia="Times New Roman"/>
            <w:color w:val="000000"/>
            <w:rPrChange w:id="2749" w:author="Nick Smith" w:date="2021-05-17T14:21:00Z">
              <w:rPr>
                <w:rFonts w:eastAsia="Times New Roman"/>
                <w:color w:val="000000"/>
                <w:sz w:val="20"/>
                <w:szCs w:val="20"/>
              </w:rPr>
            </w:rPrChange>
          </w:rPr>
          <w:t>each s</w:t>
        </w:r>
      </w:ins>
      <w:ins w:id="2750" w:author="Risa" w:date="2021-05-04T14:35:00Z">
        <w:r w:rsidR="00832B95" w:rsidRPr="008531D1">
          <w:rPr>
            <w:rFonts w:eastAsia="Times New Roman"/>
            <w:color w:val="000000"/>
            <w:rPrChange w:id="2751" w:author="Nick Smith" w:date="2021-05-17T14:21:00Z">
              <w:rPr>
                <w:rFonts w:eastAsia="Times New Roman"/>
                <w:color w:val="000000"/>
                <w:sz w:val="20"/>
                <w:szCs w:val="20"/>
              </w:rPr>
            </w:rPrChange>
          </w:rPr>
          <w:t xml:space="preserve">oil P x </w:t>
        </w:r>
      </w:ins>
      <w:ins w:id="2752" w:author="Risa" w:date="2021-05-04T14:36:00Z">
        <w:r w:rsidR="00832B95" w:rsidRPr="008531D1">
          <w:rPr>
            <w:rFonts w:eastAsia="Times New Roman"/>
            <w:color w:val="000000"/>
            <w:rPrChange w:id="2753" w:author="Nick Smith" w:date="2021-05-17T14:21:00Z">
              <w:rPr>
                <w:rFonts w:eastAsia="Times New Roman"/>
                <w:color w:val="000000"/>
                <w:sz w:val="20"/>
                <w:szCs w:val="20"/>
              </w:rPr>
            </w:rPrChange>
          </w:rPr>
          <w:t>s</w:t>
        </w:r>
      </w:ins>
      <w:ins w:id="2754" w:author="Risa" w:date="2021-05-04T14:35:00Z">
        <w:r w:rsidR="00832B95" w:rsidRPr="008531D1">
          <w:rPr>
            <w:rFonts w:eastAsia="Times New Roman"/>
            <w:color w:val="000000"/>
            <w:rPrChange w:id="2755" w:author="Nick Smith" w:date="2021-05-17T14:21:00Z">
              <w:rPr>
                <w:rFonts w:eastAsia="Times New Roman"/>
                <w:color w:val="000000"/>
                <w:sz w:val="20"/>
                <w:szCs w:val="20"/>
              </w:rPr>
            </w:rPrChange>
          </w:rPr>
          <w:t>oil K</w:t>
        </w:r>
      </w:ins>
      <w:ins w:id="2756" w:author="Risa" w:date="2021-05-05T15:40:00Z">
        <w:r w:rsidR="00471979" w:rsidRPr="001B44B1">
          <w:rPr>
            <w:rFonts w:eastAsia="Times New Roman"/>
            <w:color w:val="000000"/>
            <w:vertAlign w:val="subscript"/>
          </w:rPr>
          <w:t>+µ</w:t>
        </w:r>
      </w:ins>
      <w:ins w:id="2757" w:author="Risa" w:date="2021-05-04T14:35:00Z">
        <w:r w:rsidR="00832B95" w:rsidRPr="008531D1">
          <w:rPr>
            <w:rFonts w:eastAsia="Times New Roman"/>
            <w:color w:val="000000"/>
            <w:rPrChange w:id="2758" w:author="Nick Smith" w:date="2021-05-17T14:21:00Z">
              <w:rPr>
                <w:rFonts w:eastAsia="Times New Roman"/>
                <w:color w:val="000000"/>
                <w:sz w:val="20"/>
                <w:szCs w:val="20"/>
              </w:rPr>
            </w:rPrChange>
          </w:rPr>
          <w:t xml:space="preserve"> treatment</w:t>
        </w:r>
      </w:ins>
      <w:ins w:id="2759" w:author="Risa" w:date="2021-05-04T14:34:00Z">
        <w:r w:rsidR="00832B95" w:rsidRPr="008531D1">
          <w:rPr>
            <w:rFonts w:eastAsia="Times New Roman"/>
            <w:color w:val="000000"/>
            <w:rPrChange w:id="2760" w:author="Nick Smith" w:date="2021-05-17T14:21:00Z">
              <w:rPr>
                <w:rFonts w:eastAsia="Times New Roman"/>
                <w:color w:val="000000"/>
                <w:sz w:val="20"/>
                <w:szCs w:val="20"/>
              </w:rPr>
            </w:rPrChange>
          </w:rPr>
          <w:t>.</w:t>
        </w:r>
      </w:ins>
      <w:ins w:id="2761" w:author="Risa" w:date="2021-05-04T14:35:00Z">
        <w:r w:rsidR="00832B95" w:rsidRPr="008531D1">
          <w:rPr>
            <w:rFonts w:eastAsia="Times New Roman"/>
            <w:color w:val="000000"/>
            <w:rPrChange w:id="2762" w:author="Nick Smith" w:date="2021-05-17T14:21:00Z">
              <w:rPr>
                <w:rFonts w:eastAsia="Times New Roman"/>
                <w:color w:val="000000"/>
                <w:sz w:val="20"/>
                <w:szCs w:val="20"/>
              </w:rPr>
            </w:rPrChange>
          </w:rPr>
          <w:t xml:space="preserve"> (B) Leaf area index (LAI) under ambient soil N and added soil N in</w:t>
        </w:r>
      </w:ins>
      <w:ins w:id="2763" w:author="Risa" w:date="2021-05-04T14:36:00Z">
        <w:r w:rsidR="00832B95" w:rsidRPr="008531D1">
          <w:rPr>
            <w:rFonts w:eastAsia="Times New Roman"/>
            <w:color w:val="000000"/>
            <w:rPrChange w:id="2764" w:author="Nick Smith" w:date="2021-05-17T14:21:00Z">
              <w:rPr>
                <w:rFonts w:eastAsia="Times New Roman"/>
                <w:color w:val="000000"/>
                <w:sz w:val="20"/>
                <w:szCs w:val="20"/>
              </w:rPr>
            </w:rPrChange>
          </w:rPr>
          <w:t xml:space="preserve"> each</w:t>
        </w:r>
      </w:ins>
      <w:ins w:id="2765" w:author="Risa" w:date="2021-05-04T14:35:00Z">
        <w:r w:rsidR="00832B95" w:rsidRPr="008531D1">
          <w:rPr>
            <w:rFonts w:eastAsia="Times New Roman"/>
            <w:color w:val="000000"/>
            <w:rPrChange w:id="2766" w:author="Nick Smith" w:date="2021-05-17T14:21:00Z">
              <w:rPr>
                <w:rFonts w:eastAsia="Times New Roman"/>
                <w:color w:val="000000"/>
                <w:sz w:val="20"/>
                <w:szCs w:val="20"/>
              </w:rPr>
            </w:rPrChange>
          </w:rPr>
          <w:t xml:space="preserve"> soil P x soil </w:t>
        </w:r>
      </w:ins>
      <w:ins w:id="2767" w:author="Risa" w:date="2021-05-05T15:41:00Z">
        <w:r w:rsidR="00471979" w:rsidRPr="008531D1">
          <w:rPr>
            <w:rFonts w:eastAsia="Times New Roman"/>
            <w:color w:val="000000"/>
            <w:rPrChange w:id="2768" w:author="Nick Smith" w:date="2021-05-17T14:21:00Z">
              <w:rPr>
                <w:rFonts w:eastAsia="Times New Roman"/>
                <w:color w:val="000000"/>
                <w:sz w:val="20"/>
                <w:szCs w:val="20"/>
              </w:rPr>
            </w:rPrChange>
          </w:rPr>
          <w:t>K</w:t>
        </w:r>
        <w:r w:rsidR="00471979" w:rsidRPr="008531D1">
          <w:rPr>
            <w:rFonts w:eastAsia="Times New Roman"/>
            <w:color w:val="000000"/>
            <w:vertAlign w:val="subscript"/>
            <w:rPrChange w:id="2769" w:author="Nick Smith" w:date="2021-05-17T14:21:00Z">
              <w:rPr>
                <w:rFonts w:eastAsia="Times New Roman"/>
                <w:color w:val="000000"/>
                <w:sz w:val="20"/>
                <w:szCs w:val="20"/>
                <w:vertAlign w:val="subscript"/>
              </w:rPr>
            </w:rPrChange>
          </w:rPr>
          <w:t>+µ</w:t>
        </w:r>
      </w:ins>
      <w:ins w:id="2770" w:author="Risa" w:date="2021-05-04T14:35:00Z">
        <w:r w:rsidR="00832B95" w:rsidRPr="008531D1">
          <w:rPr>
            <w:rFonts w:eastAsia="Times New Roman"/>
            <w:color w:val="000000"/>
            <w:rPrChange w:id="2771" w:author="Nick Smith" w:date="2021-05-17T14:21:00Z">
              <w:rPr>
                <w:rFonts w:eastAsia="Times New Roman"/>
                <w:color w:val="000000"/>
                <w:sz w:val="20"/>
                <w:szCs w:val="20"/>
              </w:rPr>
            </w:rPrChange>
          </w:rPr>
          <w:t xml:space="preserve"> treatment.</w:t>
        </w:r>
      </w:ins>
    </w:p>
    <w:p w14:paraId="0A28555D" w14:textId="090362B7" w:rsidR="00150B42" w:rsidRPr="001B44B1" w:rsidRDefault="00150B42" w:rsidP="008531D1">
      <w:pPr>
        <w:spacing w:line="480" w:lineRule="auto"/>
        <w:contextualSpacing/>
        <w:rPr>
          <w:ins w:id="2772" w:author="Risa" w:date="2021-04-28T11:11:00Z"/>
          <w:rFonts w:eastAsia="Times New Roman"/>
          <w:b/>
          <w:bCs/>
          <w:color w:val="000000"/>
        </w:rPr>
        <w:pPrChange w:id="2773" w:author="Nick Smith" w:date="2021-05-17T14:21:00Z">
          <w:pPr>
            <w:spacing w:line="480" w:lineRule="auto"/>
          </w:pPr>
        </w:pPrChange>
      </w:pPr>
    </w:p>
    <w:p w14:paraId="1292AB36" w14:textId="77777777" w:rsidR="00150B42" w:rsidRPr="001B44B1" w:rsidRDefault="00150B42" w:rsidP="008531D1">
      <w:pPr>
        <w:spacing w:line="480" w:lineRule="auto"/>
        <w:contextualSpacing/>
        <w:rPr>
          <w:ins w:id="2774" w:author="Risa" w:date="2021-04-28T11:16:00Z"/>
          <w:rFonts w:eastAsia="Times New Roman"/>
          <w:b/>
          <w:bCs/>
          <w:color w:val="000000"/>
        </w:rPr>
        <w:pPrChange w:id="2775" w:author="Nick Smith" w:date="2021-05-17T14:21:00Z">
          <w:pPr>
            <w:spacing w:line="480" w:lineRule="auto"/>
          </w:pPr>
        </w:pPrChange>
      </w:pPr>
    </w:p>
    <w:p w14:paraId="63675E5A" w14:textId="7BF14092" w:rsidR="00745361" w:rsidRPr="001B44B1" w:rsidRDefault="00745361" w:rsidP="008531D1">
      <w:pPr>
        <w:spacing w:line="480" w:lineRule="auto"/>
        <w:contextualSpacing/>
        <w:rPr>
          <w:ins w:id="2776" w:author="Risa" w:date="2021-04-28T15:05:00Z"/>
          <w:rFonts w:eastAsia="Times New Roman"/>
          <w:b/>
          <w:bCs/>
          <w:color w:val="000000"/>
        </w:rPr>
        <w:pPrChange w:id="2777" w:author="Nick Smith" w:date="2021-05-17T14:21:00Z">
          <w:pPr>
            <w:spacing w:line="480" w:lineRule="auto"/>
          </w:pPr>
        </w:pPrChange>
      </w:pPr>
      <w:ins w:id="2778" w:author="Risa" w:date="2021-04-28T15:05:00Z">
        <w:r w:rsidRPr="008531D1">
          <w:rPr>
            <w:rFonts w:eastAsia="Times New Roman"/>
            <w:b/>
            <w:bCs/>
            <w:color w:val="000000"/>
            <w:rPrChange w:id="2779" w:author="Nick Smith" w:date="2021-05-17T14:21:00Z">
              <w:rPr>
                <w:rFonts w:eastAsia="Times New Roman"/>
                <w:color w:val="000000"/>
              </w:rPr>
            </w:rPrChange>
          </w:rPr>
          <w:lastRenderedPageBreak/>
          <w:t xml:space="preserve">effect of soil nitrogen supply in relation to community nitrogen demand on </w:t>
        </w:r>
        <w:r w:rsidRPr="008531D1">
          <w:rPr>
            <w:rFonts w:eastAsia="Times New Roman"/>
            <w:b/>
            <w:bCs/>
            <w:i/>
            <w:iCs/>
            <w:color w:val="000000"/>
            <w:rPrChange w:id="2780" w:author="Nick Smith" w:date="2021-05-17T14:21:00Z">
              <w:rPr>
                <w:rFonts w:eastAsia="Times New Roman"/>
                <w:i/>
                <w:iCs/>
                <w:color w:val="000000"/>
              </w:rPr>
            </w:rPrChange>
          </w:rPr>
          <w:t>N</w:t>
        </w:r>
        <w:r w:rsidRPr="008531D1">
          <w:rPr>
            <w:rFonts w:eastAsia="Times New Roman"/>
            <w:b/>
            <w:bCs/>
            <w:color w:val="000000"/>
            <w:vertAlign w:val="subscript"/>
            <w:rPrChange w:id="2781" w:author="Nick Smith" w:date="2021-05-17T14:21:00Z">
              <w:rPr>
                <w:rFonts w:eastAsia="Times New Roman"/>
                <w:color w:val="000000"/>
                <w:vertAlign w:val="subscript"/>
              </w:rPr>
            </w:rPrChange>
          </w:rPr>
          <w:t>area</w:t>
        </w:r>
      </w:ins>
    </w:p>
    <w:p w14:paraId="19E6730F" w14:textId="7A3BE317" w:rsidR="00D10DE1" w:rsidRPr="008531D1" w:rsidRDefault="007F1A75" w:rsidP="008531D1">
      <w:pPr>
        <w:spacing w:line="480" w:lineRule="auto"/>
        <w:contextualSpacing/>
        <w:rPr>
          <w:ins w:id="2782" w:author="Risa" w:date="2021-04-29T14:42:00Z"/>
          <w:b/>
          <w:bCs/>
          <w:rPrChange w:id="2783" w:author="Nick Smith" w:date="2021-05-17T14:21:00Z">
            <w:rPr>
              <w:ins w:id="2784" w:author="Risa" w:date="2021-04-29T14:42:00Z"/>
              <w:b/>
              <w:bCs/>
              <w:sz w:val="20"/>
              <w:szCs w:val="20"/>
              <w:vertAlign w:val="subscript"/>
            </w:rPr>
          </w:rPrChange>
        </w:rPr>
        <w:pPrChange w:id="2785" w:author="Nick Smith" w:date="2021-05-17T14:21:00Z">
          <w:pPr/>
        </w:pPrChange>
      </w:pPr>
      <w:ins w:id="2786" w:author="Risa" w:date="2021-04-29T14:42:00Z">
        <w:r w:rsidRPr="001B44B1">
          <w:rPr>
            <w:rFonts w:eastAsia="Times New Roman"/>
            <w:b/>
            <w:bCs/>
            <w:color w:val="000000"/>
          </w:rPr>
          <w:tab/>
        </w:r>
        <w:r w:rsidR="00D10DE1" w:rsidRPr="001B44B1">
          <w:rPr>
            <w:rFonts w:eastAsia="Times New Roman"/>
            <w:color w:val="000000"/>
          </w:rPr>
          <w:t>∆</w:t>
        </w:r>
        <w:r w:rsidR="00D10DE1" w:rsidRPr="001B44B1">
          <w:rPr>
            <w:rFonts w:eastAsia="Times New Roman"/>
            <w:i/>
            <w:iCs/>
            <w:color w:val="000000"/>
          </w:rPr>
          <w:t>N</w:t>
        </w:r>
        <w:r w:rsidR="00D10DE1" w:rsidRPr="00771C52">
          <w:rPr>
            <w:rFonts w:eastAsia="Times New Roman"/>
            <w:color w:val="000000"/>
            <w:vertAlign w:val="subscript"/>
          </w:rPr>
          <w:t>area</w:t>
        </w:r>
        <w:r w:rsidR="00D10DE1" w:rsidRPr="00771C52">
          <w:rPr>
            <w:rFonts w:eastAsia="Times New Roman"/>
            <w:color w:val="000000"/>
          </w:rPr>
          <w:t xml:space="preserve"> was significantly impacted by </w:t>
        </w:r>
      </w:ins>
      <w:ins w:id="2787" w:author="Risa" w:date="2021-05-04T14:38:00Z">
        <w:r w:rsidR="00750DAC" w:rsidRPr="00771C52">
          <w:rPr>
            <w:rFonts w:eastAsia="Times New Roman"/>
            <w:color w:val="000000"/>
          </w:rPr>
          <w:t>s</w:t>
        </w:r>
      </w:ins>
      <w:ins w:id="2788" w:author="Risa" w:date="2021-04-29T14:42:00Z">
        <w:r w:rsidR="00D10DE1" w:rsidRPr="00771C52">
          <w:rPr>
            <w:rFonts w:eastAsia="Times New Roman"/>
            <w:color w:val="000000"/>
          </w:rPr>
          <w:t>oil P</w:t>
        </w:r>
      </w:ins>
      <w:ins w:id="2789" w:author="Risa" w:date="2021-04-29T14:43:00Z">
        <w:r w:rsidR="00D10DE1" w:rsidRPr="00771C52">
          <w:rPr>
            <w:rFonts w:eastAsia="Times New Roman"/>
            <w:color w:val="000000"/>
          </w:rPr>
          <w:t xml:space="preserve"> (</w:t>
        </w:r>
        <w:r w:rsidR="00D10DE1" w:rsidRPr="00771C52">
          <w:rPr>
            <w:rFonts w:eastAsia="Times New Roman"/>
            <w:i/>
            <w:iCs/>
            <w:color w:val="000000"/>
          </w:rPr>
          <w:t xml:space="preserve">p </w:t>
        </w:r>
        <w:r w:rsidR="00D10DE1" w:rsidRPr="00771C52">
          <w:rPr>
            <w:rFonts w:eastAsia="Times New Roman"/>
            <w:color w:val="000000"/>
          </w:rPr>
          <w:t>= 0.005)</w:t>
        </w:r>
      </w:ins>
      <w:ins w:id="2790" w:author="Risa" w:date="2021-04-29T14:42:00Z">
        <w:r w:rsidR="00D10DE1" w:rsidRPr="00771C52">
          <w:rPr>
            <w:rFonts w:eastAsia="Times New Roman"/>
            <w:color w:val="000000"/>
          </w:rPr>
          <w:t>, ∆</w:t>
        </w:r>
        <w:r w:rsidR="00D10DE1" w:rsidRPr="008531D1">
          <w:rPr>
            <w:rFonts w:eastAsia="Times New Roman"/>
            <w:color w:val="000000"/>
            <w:rPrChange w:id="2791" w:author="Nick Smith" w:date="2021-05-17T14:21:00Z">
              <w:rPr>
                <w:rFonts w:eastAsia="Times New Roman"/>
                <w:color w:val="000000"/>
                <w:sz w:val="20"/>
                <w:szCs w:val="20"/>
              </w:rPr>
            </w:rPrChange>
          </w:rPr>
          <w:t>LMA</w:t>
        </w:r>
      </w:ins>
      <w:ins w:id="2792" w:author="Risa" w:date="2021-04-29T14:43:00Z">
        <w:r w:rsidR="00D10DE1" w:rsidRPr="001B44B1">
          <w:rPr>
            <w:rFonts w:eastAsia="Times New Roman"/>
            <w:color w:val="000000"/>
          </w:rPr>
          <w:t xml:space="preserve"> (</w:t>
        </w:r>
        <w:r w:rsidR="00D10DE1" w:rsidRPr="001B44B1">
          <w:rPr>
            <w:rFonts w:eastAsia="Times New Roman"/>
            <w:i/>
            <w:iCs/>
            <w:color w:val="000000"/>
          </w:rPr>
          <w:t>p</w:t>
        </w:r>
        <w:r w:rsidR="00D10DE1" w:rsidRPr="001B44B1">
          <w:rPr>
            <w:rFonts w:eastAsia="Times New Roman"/>
            <w:color w:val="000000"/>
          </w:rPr>
          <w:t xml:space="preserve"> &lt; 0.001)</w:t>
        </w:r>
      </w:ins>
      <w:ins w:id="2793" w:author="Risa" w:date="2021-04-29T14:42:00Z">
        <w:r w:rsidR="00D10DE1" w:rsidRPr="008531D1">
          <w:rPr>
            <w:rFonts w:eastAsia="Times New Roman"/>
            <w:color w:val="000000"/>
            <w:rPrChange w:id="2794" w:author="Nick Smith" w:date="2021-05-17T14:21:00Z">
              <w:rPr>
                <w:rFonts w:eastAsia="Times New Roman"/>
                <w:color w:val="000000"/>
                <w:sz w:val="20"/>
                <w:szCs w:val="20"/>
              </w:rPr>
            </w:rPrChange>
          </w:rPr>
          <w:t xml:space="preserve">, </w:t>
        </w:r>
        <w:r w:rsidR="00D10DE1" w:rsidRPr="001B44B1">
          <w:rPr>
            <w:rFonts w:eastAsia="Times New Roman"/>
            <w:color w:val="000000"/>
          </w:rPr>
          <w:t>and the i</w:t>
        </w:r>
      </w:ins>
      <w:ins w:id="2795" w:author="Risa" w:date="2021-04-29T14:43:00Z">
        <w:r w:rsidR="00D10DE1" w:rsidRPr="001B44B1">
          <w:rPr>
            <w:rFonts w:eastAsia="Times New Roman"/>
            <w:color w:val="000000"/>
          </w:rPr>
          <w:t xml:space="preserve">nteraction between </w:t>
        </w:r>
      </w:ins>
      <w:ins w:id="2796" w:author="Risa" w:date="2021-04-29T14:42:00Z">
        <w:r w:rsidR="00D10DE1" w:rsidRPr="001B44B1">
          <w:rPr>
            <w:rFonts w:eastAsia="Times New Roman"/>
            <w:color w:val="000000"/>
          </w:rPr>
          <w:t>∆</w:t>
        </w:r>
        <w:r w:rsidR="00D10DE1" w:rsidRPr="008531D1">
          <w:rPr>
            <w:rFonts w:eastAsia="Times New Roman"/>
            <w:color w:val="000000"/>
            <w:rPrChange w:id="2797" w:author="Nick Smith" w:date="2021-05-17T14:21:00Z">
              <w:rPr>
                <w:rFonts w:eastAsia="Times New Roman"/>
                <w:color w:val="000000"/>
                <w:sz w:val="20"/>
                <w:szCs w:val="20"/>
                <w:lang w:val="es-ES"/>
              </w:rPr>
            </w:rPrChange>
          </w:rPr>
          <w:t xml:space="preserve">AGB </w:t>
        </w:r>
      </w:ins>
      <w:ins w:id="2798" w:author="Risa" w:date="2021-04-29T14:43:00Z">
        <w:r w:rsidR="00D10DE1" w:rsidRPr="001B44B1">
          <w:rPr>
            <w:rFonts w:eastAsia="Times New Roman"/>
            <w:color w:val="000000"/>
          </w:rPr>
          <w:t>and</w:t>
        </w:r>
      </w:ins>
      <w:ins w:id="2799" w:author="Risa" w:date="2021-04-29T14:42:00Z">
        <w:r w:rsidR="00D10DE1" w:rsidRPr="008531D1">
          <w:rPr>
            <w:rFonts w:eastAsia="Times New Roman"/>
            <w:color w:val="000000"/>
            <w:rPrChange w:id="2800" w:author="Nick Smith" w:date="2021-05-17T14:21:00Z">
              <w:rPr>
                <w:rFonts w:eastAsia="Times New Roman"/>
                <w:color w:val="000000"/>
                <w:sz w:val="20"/>
                <w:szCs w:val="20"/>
                <w:lang w:val="es-ES"/>
              </w:rPr>
            </w:rPrChange>
          </w:rPr>
          <w:t xml:space="preserve"> </w:t>
        </w:r>
        <w:r w:rsidR="00D10DE1" w:rsidRPr="001B44B1">
          <w:rPr>
            <w:rFonts w:eastAsia="Times New Roman"/>
            <w:color w:val="000000"/>
          </w:rPr>
          <w:t>∆</w:t>
        </w:r>
        <w:r w:rsidR="00D10DE1" w:rsidRPr="008531D1">
          <w:rPr>
            <w:rFonts w:eastAsia="Times New Roman"/>
            <w:color w:val="000000"/>
            <w:rPrChange w:id="2801" w:author="Nick Smith" w:date="2021-05-17T14:21:00Z">
              <w:rPr>
                <w:rFonts w:eastAsia="Times New Roman"/>
                <w:color w:val="000000"/>
                <w:sz w:val="20"/>
                <w:szCs w:val="20"/>
                <w:lang w:val="es-ES"/>
              </w:rPr>
            </w:rPrChange>
          </w:rPr>
          <w:t>LMA</w:t>
        </w:r>
      </w:ins>
      <w:ins w:id="2802" w:author="Risa" w:date="2021-04-29T14:43:00Z">
        <w:r w:rsidR="00D10DE1" w:rsidRPr="001B44B1">
          <w:rPr>
            <w:rFonts w:eastAsia="Times New Roman"/>
            <w:color w:val="000000"/>
          </w:rPr>
          <w:t xml:space="preserve"> (</w:t>
        </w:r>
        <w:r w:rsidR="00D10DE1" w:rsidRPr="001B44B1">
          <w:rPr>
            <w:rFonts w:eastAsia="Times New Roman"/>
            <w:i/>
            <w:iCs/>
            <w:color w:val="000000"/>
          </w:rPr>
          <w:t xml:space="preserve">p </w:t>
        </w:r>
        <w:r w:rsidR="00D10DE1" w:rsidRPr="001B44B1">
          <w:rPr>
            <w:rFonts w:eastAsia="Times New Roman"/>
            <w:color w:val="000000"/>
          </w:rPr>
          <w:t>= 0.035; Table 5).</w:t>
        </w:r>
      </w:ins>
    </w:p>
    <w:p w14:paraId="17CDBAD8" w14:textId="77777777" w:rsidR="007F1A75" w:rsidRPr="001B44B1" w:rsidRDefault="007F1A75" w:rsidP="008531D1">
      <w:pPr>
        <w:spacing w:line="480" w:lineRule="auto"/>
        <w:contextualSpacing/>
        <w:rPr>
          <w:ins w:id="2803" w:author="Risa" w:date="2021-04-28T15:05:00Z"/>
          <w:rFonts w:eastAsia="Times New Roman"/>
          <w:b/>
          <w:bCs/>
          <w:color w:val="000000"/>
        </w:rPr>
        <w:pPrChange w:id="2804" w:author="Nick Smith" w:date="2021-05-17T14:21:00Z">
          <w:pPr>
            <w:spacing w:line="480" w:lineRule="auto"/>
          </w:pPr>
        </w:pPrChange>
      </w:pPr>
    </w:p>
    <w:p w14:paraId="355A273C" w14:textId="7EAF8D3D" w:rsidR="00827B83" w:rsidRPr="008531D1" w:rsidRDefault="00827B83" w:rsidP="008531D1">
      <w:pPr>
        <w:spacing w:line="480" w:lineRule="auto"/>
        <w:contextualSpacing/>
        <w:rPr>
          <w:ins w:id="2805" w:author="Risa" w:date="2021-04-28T15:17:00Z"/>
          <w:b/>
          <w:bCs/>
          <w:vertAlign w:val="subscript"/>
          <w:rPrChange w:id="2806" w:author="Nick Smith" w:date="2021-05-17T14:21:00Z">
            <w:rPr>
              <w:ins w:id="2807" w:author="Risa" w:date="2021-04-28T15:17:00Z"/>
              <w:b/>
              <w:bCs/>
              <w:sz w:val="20"/>
              <w:szCs w:val="20"/>
              <w:vertAlign w:val="subscript"/>
            </w:rPr>
          </w:rPrChange>
        </w:rPr>
        <w:pPrChange w:id="2808" w:author="Nick Smith" w:date="2021-05-17T14:21:00Z">
          <w:pPr/>
        </w:pPrChange>
      </w:pPr>
      <w:ins w:id="2809" w:author="Risa" w:date="2021-04-28T15:17:00Z">
        <w:r w:rsidRPr="008531D1">
          <w:rPr>
            <w:b/>
            <w:bCs/>
            <w:rPrChange w:id="2810" w:author="Nick Smith" w:date="2021-05-17T14:21:00Z">
              <w:rPr>
                <w:b/>
                <w:bCs/>
                <w:sz w:val="20"/>
                <w:szCs w:val="20"/>
              </w:rPr>
            </w:rPrChange>
          </w:rPr>
          <w:t xml:space="preserve">Table 5. </w:t>
        </w:r>
      </w:ins>
      <w:ins w:id="2811" w:author="Risa" w:date="2021-05-04T14:40:00Z">
        <w:r w:rsidR="001F7DFE" w:rsidRPr="008531D1">
          <w:rPr>
            <w:rFonts w:eastAsia="Times New Roman"/>
            <w:color w:val="000000"/>
            <w:rPrChange w:id="2812" w:author="Nick Smith" w:date="2021-05-17T14:21:00Z">
              <w:rPr>
                <w:rFonts w:eastAsia="Times New Roman"/>
                <w:color w:val="000000"/>
                <w:sz w:val="20"/>
                <w:szCs w:val="20"/>
              </w:rPr>
            </w:rPrChange>
          </w:rPr>
          <w:t>Anova results for the linear mixed effects model with ∆</w:t>
        </w:r>
        <w:r w:rsidR="001F7DFE" w:rsidRPr="008531D1">
          <w:rPr>
            <w:rFonts w:eastAsia="Times New Roman"/>
            <w:i/>
            <w:iCs/>
            <w:color w:val="000000"/>
            <w:rPrChange w:id="2813" w:author="Nick Smith" w:date="2021-05-17T14:21:00Z">
              <w:rPr>
                <w:rFonts w:eastAsia="Times New Roman"/>
                <w:i/>
                <w:iCs/>
                <w:color w:val="000000"/>
                <w:sz w:val="20"/>
                <w:szCs w:val="20"/>
              </w:rPr>
            </w:rPrChange>
          </w:rPr>
          <w:t>N</w:t>
        </w:r>
        <w:r w:rsidR="001F7DFE" w:rsidRPr="008531D1">
          <w:rPr>
            <w:rFonts w:eastAsia="Times New Roman"/>
            <w:color w:val="000000"/>
            <w:vertAlign w:val="subscript"/>
            <w:rPrChange w:id="2814" w:author="Nick Smith" w:date="2021-05-17T14:21:00Z">
              <w:rPr>
                <w:rFonts w:eastAsia="Times New Roman"/>
                <w:color w:val="000000"/>
                <w:sz w:val="20"/>
                <w:szCs w:val="20"/>
                <w:vertAlign w:val="subscript"/>
              </w:rPr>
            </w:rPrChange>
          </w:rPr>
          <w:t>area</w:t>
        </w:r>
        <w:r w:rsidR="001F7DFE" w:rsidRPr="008531D1">
          <w:rPr>
            <w:rFonts w:eastAsia="Times New Roman"/>
            <w:color w:val="000000"/>
            <w:rPrChange w:id="2815" w:author="Nick Smith" w:date="2021-05-17T14:21:00Z">
              <w:rPr>
                <w:rFonts w:eastAsia="Times New Roman"/>
                <w:color w:val="000000"/>
                <w:sz w:val="20"/>
                <w:szCs w:val="20"/>
              </w:rPr>
            </w:rPrChange>
          </w:rPr>
          <w:t xml:space="preserve"> as the dependent variable and ∆AGB, ∆χ, and ∆</w:t>
        </w:r>
        <w:r w:rsidR="001F7DFE" w:rsidRPr="008531D1">
          <w:rPr>
            <w:rFonts w:eastAsia="Times New Roman"/>
            <w:i/>
            <w:iCs/>
            <w:color w:val="000000"/>
            <w:rPrChange w:id="2816" w:author="Nick Smith" w:date="2021-05-17T14:21:00Z">
              <w:rPr>
                <w:rFonts w:eastAsia="Times New Roman"/>
                <w:i/>
                <w:iCs/>
                <w:color w:val="000000"/>
                <w:sz w:val="20"/>
                <w:szCs w:val="20"/>
              </w:rPr>
            </w:rPrChange>
          </w:rPr>
          <w:t>M</w:t>
        </w:r>
        <w:r w:rsidR="001F7DFE" w:rsidRPr="008531D1">
          <w:rPr>
            <w:rFonts w:eastAsia="Times New Roman"/>
            <w:color w:val="000000"/>
            <w:vertAlign w:val="subscript"/>
            <w:rPrChange w:id="2817" w:author="Nick Smith" w:date="2021-05-17T14:21:00Z">
              <w:rPr>
                <w:rFonts w:eastAsia="Times New Roman"/>
                <w:color w:val="000000"/>
                <w:sz w:val="20"/>
                <w:szCs w:val="20"/>
                <w:vertAlign w:val="subscript"/>
              </w:rPr>
            </w:rPrChange>
          </w:rPr>
          <w:t>area</w:t>
        </w:r>
        <w:r w:rsidR="001F7DFE" w:rsidRPr="008531D1">
          <w:rPr>
            <w:rFonts w:eastAsia="Times New Roman"/>
            <w:color w:val="000000"/>
            <w:rPrChange w:id="2818" w:author="Nick Smith" w:date="2021-05-17T14:21:00Z">
              <w:rPr>
                <w:rFonts w:eastAsia="Times New Roman"/>
                <w:color w:val="000000"/>
                <w:sz w:val="20"/>
                <w:szCs w:val="20"/>
              </w:rPr>
            </w:rPrChange>
          </w:rPr>
          <w:t xml:space="preserve"> as independent variables</w:t>
        </w:r>
        <w:r w:rsidR="00B76E6C" w:rsidRPr="008531D1">
          <w:rPr>
            <w:rFonts w:eastAsia="Times New Roman"/>
            <w:color w:val="000000"/>
            <w:rPrChange w:id="2819" w:author="Nick Smith" w:date="2021-05-17T14:21:00Z">
              <w:rPr>
                <w:rFonts w:eastAsia="Times New Roman"/>
                <w:color w:val="000000"/>
                <w:sz w:val="20"/>
                <w:szCs w:val="20"/>
              </w:rPr>
            </w:rPrChange>
          </w:rPr>
          <w:t>.*</w:t>
        </w:r>
      </w:ins>
    </w:p>
    <w:tbl>
      <w:tblPr>
        <w:tblW w:w="5003" w:type="pct"/>
        <w:tblLook w:val="04A0" w:firstRow="1" w:lastRow="0" w:firstColumn="1" w:lastColumn="0" w:noHBand="0" w:noVBand="1"/>
      </w:tblPr>
      <w:tblGrid>
        <w:gridCol w:w="3279"/>
        <w:gridCol w:w="2029"/>
        <w:gridCol w:w="2029"/>
        <w:gridCol w:w="2029"/>
      </w:tblGrid>
      <w:tr w:rsidR="00D7113F" w:rsidRPr="00771C52" w14:paraId="23B8755F" w14:textId="77777777" w:rsidTr="00493741">
        <w:trPr>
          <w:trHeight w:val="320"/>
          <w:ins w:id="2820" w:author="Risa" w:date="2021-05-04T14:22:00Z"/>
        </w:trPr>
        <w:tc>
          <w:tcPr>
            <w:tcW w:w="1751" w:type="pct"/>
            <w:tcBorders>
              <w:top w:val="single" w:sz="4" w:space="0" w:color="auto"/>
              <w:bottom w:val="single" w:sz="4" w:space="0" w:color="auto"/>
            </w:tcBorders>
            <w:shd w:val="clear" w:color="auto" w:fill="auto"/>
            <w:noWrap/>
            <w:vAlign w:val="center"/>
            <w:hideMark/>
          </w:tcPr>
          <w:p w14:paraId="35E9CDBC" w14:textId="77777777" w:rsidR="00D7113F" w:rsidRPr="008531D1" w:rsidRDefault="00D7113F" w:rsidP="008531D1">
            <w:pPr>
              <w:spacing w:line="480" w:lineRule="auto"/>
              <w:contextualSpacing/>
              <w:jc w:val="center"/>
              <w:rPr>
                <w:ins w:id="2821" w:author="Risa" w:date="2021-05-04T14:22:00Z"/>
                <w:rFonts w:eastAsia="Times New Roman"/>
                <w:b/>
                <w:bCs/>
                <w:color w:val="000000"/>
                <w:rPrChange w:id="2822" w:author="Nick Smith" w:date="2021-05-17T14:21:00Z">
                  <w:rPr>
                    <w:ins w:id="2823" w:author="Risa" w:date="2021-05-04T14:22:00Z"/>
                    <w:rFonts w:eastAsia="Times New Roman"/>
                    <w:b/>
                    <w:bCs/>
                    <w:color w:val="000000"/>
                    <w:sz w:val="20"/>
                    <w:szCs w:val="20"/>
                  </w:rPr>
                </w:rPrChange>
              </w:rPr>
              <w:pPrChange w:id="2824" w:author="Nick Smith" w:date="2021-05-17T14:21:00Z">
                <w:pPr>
                  <w:jc w:val="center"/>
                </w:pPr>
              </w:pPrChange>
            </w:pPr>
          </w:p>
        </w:tc>
        <w:tc>
          <w:tcPr>
            <w:tcW w:w="1083" w:type="pct"/>
            <w:tcBorders>
              <w:top w:val="single" w:sz="4" w:space="0" w:color="auto"/>
              <w:bottom w:val="single" w:sz="4" w:space="0" w:color="auto"/>
            </w:tcBorders>
            <w:vAlign w:val="center"/>
          </w:tcPr>
          <w:p w14:paraId="658669B4" w14:textId="77777777" w:rsidR="00D7113F" w:rsidRPr="008531D1" w:rsidRDefault="00D7113F" w:rsidP="008531D1">
            <w:pPr>
              <w:spacing w:line="480" w:lineRule="auto"/>
              <w:contextualSpacing/>
              <w:jc w:val="center"/>
              <w:rPr>
                <w:ins w:id="2825" w:author="Risa" w:date="2021-05-04T14:22:00Z"/>
                <w:rFonts w:eastAsia="Times New Roman"/>
                <w:b/>
                <w:bCs/>
                <w:color w:val="000000"/>
                <w:rPrChange w:id="2826" w:author="Nick Smith" w:date="2021-05-17T14:21:00Z">
                  <w:rPr>
                    <w:ins w:id="2827" w:author="Risa" w:date="2021-05-04T14:22:00Z"/>
                    <w:rFonts w:eastAsia="Times New Roman"/>
                    <w:b/>
                    <w:bCs/>
                    <w:color w:val="000000"/>
                    <w:sz w:val="20"/>
                    <w:szCs w:val="20"/>
                  </w:rPr>
                </w:rPrChange>
              </w:rPr>
              <w:pPrChange w:id="2828" w:author="Nick Smith" w:date="2021-05-17T14:21:00Z">
                <w:pPr>
                  <w:jc w:val="center"/>
                </w:pPr>
              </w:pPrChange>
            </w:pPr>
            <w:ins w:id="2829" w:author="Risa" w:date="2021-05-04T14:22:00Z">
              <w:r w:rsidRPr="008531D1">
                <w:rPr>
                  <w:rFonts w:eastAsia="Times New Roman"/>
                  <w:b/>
                  <w:bCs/>
                  <w:color w:val="000000"/>
                  <w:rPrChange w:id="2830" w:author="Nick Smith" w:date="2021-05-17T14:21:00Z">
                    <w:rPr>
                      <w:rFonts w:eastAsia="Times New Roman"/>
                      <w:b/>
                      <w:bCs/>
                      <w:color w:val="000000"/>
                      <w:sz w:val="20"/>
                      <w:szCs w:val="20"/>
                    </w:rPr>
                  </w:rPrChange>
                </w:rPr>
                <w:t>df</w:t>
              </w:r>
            </w:ins>
          </w:p>
        </w:tc>
        <w:tc>
          <w:tcPr>
            <w:tcW w:w="1083" w:type="pct"/>
            <w:tcBorders>
              <w:top w:val="single" w:sz="4" w:space="0" w:color="auto"/>
              <w:bottom w:val="single" w:sz="4" w:space="0" w:color="auto"/>
            </w:tcBorders>
            <w:shd w:val="clear" w:color="auto" w:fill="auto"/>
            <w:noWrap/>
            <w:vAlign w:val="center"/>
            <w:hideMark/>
          </w:tcPr>
          <w:p w14:paraId="7092185F" w14:textId="77777777" w:rsidR="00D7113F" w:rsidRPr="008531D1" w:rsidRDefault="00D7113F" w:rsidP="008531D1">
            <w:pPr>
              <w:spacing w:line="480" w:lineRule="auto"/>
              <w:contextualSpacing/>
              <w:jc w:val="center"/>
              <w:rPr>
                <w:ins w:id="2831" w:author="Risa" w:date="2021-05-04T14:22:00Z"/>
                <w:rFonts w:eastAsia="Times New Roman"/>
                <w:b/>
                <w:bCs/>
                <w:color w:val="000000"/>
                <w:vertAlign w:val="superscript"/>
                <w:rPrChange w:id="2832" w:author="Nick Smith" w:date="2021-05-17T14:21:00Z">
                  <w:rPr>
                    <w:ins w:id="2833" w:author="Risa" w:date="2021-05-04T14:22:00Z"/>
                    <w:rFonts w:eastAsia="Times New Roman"/>
                    <w:b/>
                    <w:bCs/>
                    <w:color w:val="000000"/>
                    <w:sz w:val="20"/>
                    <w:szCs w:val="20"/>
                    <w:vertAlign w:val="superscript"/>
                  </w:rPr>
                </w:rPrChange>
              </w:rPr>
              <w:pPrChange w:id="2834" w:author="Nick Smith" w:date="2021-05-17T14:21:00Z">
                <w:pPr>
                  <w:jc w:val="center"/>
                </w:pPr>
              </w:pPrChange>
            </w:pPr>
            <w:ins w:id="2835" w:author="Risa" w:date="2021-05-04T14:22:00Z">
              <w:r w:rsidRPr="008531D1">
                <w:rPr>
                  <w:rFonts w:eastAsia="Times New Roman"/>
                  <w:b/>
                  <w:bCs/>
                  <w:color w:val="000000"/>
                  <w:rPrChange w:id="2836"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2837" w:author="Nick Smith" w:date="2021-05-17T14:21:00Z">
                    <w:rPr>
                      <w:rFonts w:eastAsia="Times New Roman"/>
                      <w:b/>
                      <w:bCs/>
                      <w:color w:val="000000"/>
                      <w:sz w:val="20"/>
                      <w:szCs w:val="20"/>
                      <w:vertAlign w:val="superscript"/>
                    </w:rPr>
                  </w:rPrChange>
                </w:rPr>
                <w:t>2</w:t>
              </w:r>
            </w:ins>
          </w:p>
        </w:tc>
        <w:tc>
          <w:tcPr>
            <w:tcW w:w="1083" w:type="pct"/>
            <w:tcBorders>
              <w:top w:val="single" w:sz="4" w:space="0" w:color="auto"/>
              <w:bottom w:val="single" w:sz="4" w:space="0" w:color="auto"/>
            </w:tcBorders>
            <w:shd w:val="clear" w:color="auto" w:fill="auto"/>
            <w:noWrap/>
            <w:vAlign w:val="center"/>
            <w:hideMark/>
          </w:tcPr>
          <w:p w14:paraId="2FBDE9A0" w14:textId="77777777" w:rsidR="00D7113F" w:rsidRPr="008531D1" w:rsidRDefault="00D7113F" w:rsidP="008531D1">
            <w:pPr>
              <w:spacing w:line="480" w:lineRule="auto"/>
              <w:contextualSpacing/>
              <w:jc w:val="center"/>
              <w:rPr>
                <w:ins w:id="2838" w:author="Risa" w:date="2021-05-04T14:22:00Z"/>
                <w:rFonts w:eastAsia="Times New Roman"/>
                <w:b/>
                <w:bCs/>
                <w:i/>
                <w:iCs/>
                <w:color w:val="000000"/>
                <w:rPrChange w:id="2839" w:author="Nick Smith" w:date="2021-05-17T14:21:00Z">
                  <w:rPr>
                    <w:ins w:id="2840" w:author="Risa" w:date="2021-05-04T14:22:00Z"/>
                    <w:rFonts w:eastAsia="Times New Roman"/>
                    <w:b/>
                    <w:bCs/>
                    <w:i/>
                    <w:iCs/>
                    <w:color w:val="000000"/>
                    <w:sz w:val="20"/>
                    <w:szCs w:val="20"/>
                  </w:rPr>
                </w:rPrChange>
              </w:rPr>
              <w:pPrChange w:id="2841" w:author="Nick Smith" w:date="2021-05-17T14:21:00Z">
                <w:pPr>
                  <w:jc w:val="center"/>
                </w:pPr>
              </w:pPrChange>
            </w:pPr>
            <w:ins w:id="2842" w:author="Risa" w:date="2021-05-04T14:22:00Z">
              <w:r w:rsidRPr="008531D1">
                <w:rPr>
                  <w:rFonts w:eastAsia="Times New Roman"/>
                  <w:b/>
                  <w:bCs/>
                  <w:i/>
                  <w:iCs/>
                  <w:color w:val="000000"/>
                  <w:rPrChange w:id="2843" w:author="Nick Smith" w:date="2021-05-17T14:21:00Z">
                    <w:rPr>
                      <w:rFonts w:eastAsia="Times New Roman"/>
                      <w:b/>
                      <w:bCs/>
                      <w:i/>
                      <w:iCs/>
                      <w:color w:val="000000"/>
                      <w:sz w:val="20"/>
                      <w:szCs w:val="20"/>
                    </w:rPr>
                  </w:rPrChange>
                </w:rPr>
                <w:t>p</w:t>
              </w:r>
            </w:ins>
          </w:p>
        </w:tc>
      </w:tr>
      <w:tr w:rsidR="00D7113F" w:rsidRPr="00771C52" w14:paraId="31F813ED" w14:textId="77777777" w:rsidTr="00493741">
        <w:trPr>
          <w:trHeight w:val="320"/>
          <w:ins w:id="2844" w:author="Risa" w:date="2021-05-04T14:22:00Z"/>
        </w:trPr>
        <w:tc>
          <w:tcPr>
            <w:tcW w:w="1751" w:type="pct"/>
            <w:tcBorders>
              <w:top w:val="single" w:sz="4" w:space="0" w:color="auto"/>
            </w:tcBorders>
            <w:shd w:val="clear" w:color="auto" w:fill="auto"/>
            <w:noWrap/>
            <w:vAlign w:val="center"/>
            <w:hideMark/>
          </w:tcPr>
          <w:p w14:paraId="767B739B" w14:textId="77777777" w:rsidR="00D7113F" w:rsidRPr="008531D1" w:rsidRDefault="00D7113F" w:rsidP="008531D1">
            <w:pPr>
              <w:spacing w:line="480" w:lineRule="auto"/>
              <w:contextualSpacing/>
              <w:rPr>
                <w:ins w:id="2845" w:author="Risa" w:date="2021-05-04T14:22:00Z"/>
                <w:rFonts w:eastAsia="Times New Roman"/>
                <w:color w:val="000000"/>
                <w:rPrChange w:id="2846" w:author="Nick Smith" w:date="2021-05-17T14:21:00Z">
                  <w:rPr>
                    <w:ins w:id="2847" w:author="Risa" w:date="2021-05-04T14:22:00Z"/>
                    <w:rFonts w:eastAsia="Times New Roman"/>
                    <w:color w:val="000000"/>
                    <w:sz w:val="20"/>
                    <w:szCs w:val="20"/>
                  </w:rPr>
                </w:rPrChange>
              </w:rPr>
              <w:pPrChange w:id="2848" w:author="Nick Smith" w:date="2021-05-17T14:21:00Z">
                <w:pPr/>
              </w:pPrChange>
            </w:pPr>
            <w:ins w:id="2849" w:author="Risa" w:date="2021-05-04T14:22:00Z">
              <w:r w:rsidRPr="00771C52">
                <w:rPr>
                  <w:rFonts w:eastAsia="Times New Roman"/>
                  <w:color w:val="000000"/>
                </w:rPr>
                <w:t>∆</w:t>
              </w:r>
              <w:r w:rsidRPr="008531D1">
                <w:rPr>
                  <w:rFonts w:eastAsia="Times New Roman"/>
                  <w:color w:val="000000"/>
                  <w:rPrChange w:id="2850" w:author="Nick Smith" w:date="2021-05-17T14:21:00Z">
                    <w:rPr>
                      <w:rFonts w:eastAsia="Times New Roman"/>
                      <w:color w:val="000000"/>
                      <w:sz w:val="20"/>
                      <w:szCs w:val="20"/>
                    </w:rPr>
                  </w:rPrChange>
                </w:rPr>
                <w:t>AGB</w:t>
              </w:r>
            </w:ins>
          </w:p>
        </w:tc>
        <w:tc>
          <w:tcPr>
            <w:tcW w:w="1083" w:type="pct"/>
            <w:tcBorders>
              <w:top w:val="single" w:sz="4" w:space="0" w:color="auto"/>
            </w:tcBorders>
            <w:vAlign w:val="center"/>
          </w:tcPr>
          <w:p w14:paraId="790F070D" w14:textId="77777777" w:rsidR="00D7113F" w:rsidRPr="008531D1" w:rsidRDefault="00D7113F" w:rsidP="008531D1">
            <w:pPr>
              <w:spacing w:line="480" w:lineRule="auto"/>
              <w:contextualSpacing/>
              <w:jc w:val="center"/>
              <w:rPr>
                <w:ins w:id="2851" w:author="Risa" w:date="2021-05-04T14:22:00Z"/>
                <w:rFonts w:eastAsia="Times New Roman"/>
                <w:color w:val="000000"/>
                <w:rPrChange w:id="2852" w:author="Nick Smith" w:date="2021-05-17T14:21:00Z">
                  <w:rPr>
                    <w:ins w:id="2853" w:author="Risa" w:date="2021-05-04T14:22:00Z"/>
                    <w:rFonts w:eastAsia="Times New Roman"/>
                    <w:color w:val="000000"/>
                    <w:sz w:val="20"/>
                    <w:szCs w:val="20"/>
                  </w:rPr>
                </w:rPrChange>
              </w:rPr>
              <w:pPrChange w:id="2854" w:author="Nick Smith" w:date="2021-05-17T14:21:00Z">
                <w:pPr>
                  <w:jc w:val="center"/>
                </w:pPr>
              </w:pPrChange>
            </w:pPr>
            <w:ins w:id="2855" w:author="Risa" w:date="2021-05-04T14:22:00Z">
              <w:r w:rsidRPr="008531D1">
                <w:rPr>
                  <w:rFonts w:eastAsia="Times New Roman"/>
                  <w:color w:val="000000"/>
                  <w:rPrChange w:id="2856" w:author="Nick Smith" w:date="2021-05-17T14:21:00Z">
                    <w:rPr>
                      <w:rFonts w:eastAsia="Times New Roman"/>
                      <w:color w:val="000000"/>
                      <w:sz w:val="20"/>
                      <w:szCs w:val="20"/>
                    </w:rPr>
                  </w:rPrChange>
                </w:rPr>
                <w:t>1</w:t>
              </w:r>
            </w:ins>
          </w:p>
        </w:tc>
        <w:tc>
          <w:tcPr>
            <w:tcW w:w="1083" w:type="pct"/>
            <w:tcBorders>
              <w:top w:val="single" w:sz="4" w:space="0" w:color="auto"/>
            </w:tcBorders>
            <w:shd w:val="clear" w:color="auto" w:fill="auto"/>
            <w:noWrap/>
            <w:vAlign w:val="center"/>
            <w:hideMark/>
          </w:tcPr>
          <w:p w14:paraId="508E86C4" w14:textId="77777777" w:rsidR="00D7113F" w:rsidRPr="008531D1" w:rsidRDefault="00D7113F" w:rsidP="008531D1">
            <w:pPr>
              <w:spacing w:line="480" w:lineRule="auto"/>
              <w:contextualSpacing/>
              <w:jc w:val="center"/>
              <w:rPr>
                <w:ins w:id="2857" w:author="Risa" w:date="2021-05-04T14:22:00Z"/>
                <w:rFonts w:eastAsia="Times New Roman"/>
                <w:color w:val="000000"/>
                <w:rPrChange w:id="2858" w:author="Nick Smith" w:date="2021-05-17T14:21:00Z">
                  <w:rPr>
                    <w:ins w:id="2859" w:author="Risa" w:date="2021-05-04T14:22:00Z"/>
                    <w:rFonts w:eastAsia="Times New Roman"/>
                    <w:color w:val="000000"/>
                    <w:sz w:val="20"/>
                    <w:szCs w:val="20"/>
                  </w:rPr>
                </w:rPrChange>
              </w:rPr>
              <w:pPrChange w:id="2860" w:author="Nick Smith" w:date="2021-05-17T14:21:00Z">
                <w:pPr>
                  <w:jc w:val="center"/>
                </w:pPr>
              </w:pPrChange>
            </w:pPr>
            <w:ins w:id="2861" w:author="Risa" w:date="2021-05-04T14:22:00Z">
              <w:r w:rsidRPr="008531D1">
                <w:rPr>
                  <w:rFonts w:eastAsia="Times New Roman"/>
                  <w:color w:val="000000"/>
                  <w:rPrChange w:id="2862" w:author="Nick Smith" w:date="2021-05-17T14:21:00Z">
                    <w:rPr>
                      <w:rFonts w:eastAsia="Times New Roman"/>
                      <w:color w:val="000000"/>
                      <w:sz w:val="20"/>
                      <w:szCs w:val="20"/>
                    </w:rPr>
                  </w:rPrChange>
                </w:rPr>
                <w:t>1.900</w:t>
              </w:r>
            </w:ins>
          </w:p>
        </w:tc>
        <w:tc>
          <w:tcPr>
            <w:tcW w:w="1083" w:type="pct"/>
            <w:tcBorders>
              <w:top w:val="single" w:sz="4" w:space="0" w:color="auto"/>
            </w:tcBorders>
            <w:shd w:val="clear" w:color="auto" w:fill="auto"/>
            <w:noWrap/>
            <w:vAlign w:val="center"/>
            <w:hideMark/>
          </w:tcPr>
          <w:p w14:paraId="06D4EF96" w14:textId="77777777" w:rsidR="00D7113F" w:rsidRPr="008531D1" w:rsidRDefault="00D7113F" w:rsidP="008531D1">
            <w:pPr>
              <w:spacing w:line="480" w:lineRule="auto"/>
              <w:contextualSpacing/>
              <w:jc w:val="center"/>
              <w:rPr>
                <w:ins w:id="2863" w:author="Risa" w:date="2021-05-04T14:22:00Z"/>
                <w:rFonts w:eastAsia="Times New Roman"/>
                <w:color w:val="000000"/>
                <w:rPrChange w:id="2864" w:author="Nick Smith" w:date="2021-05-17T14:21:00Z">
                  <w:rPr>
                    <w:ins w:id="2865" w:author="Risa" w:date="2021-05-04T14:22:00Z"/>
                    <w:rFonts w:eastAsia="Times New Roman"/>
                    <w:color w:val="000000"/>
                    <w:sz w:val="20"/>
                    <w:szCs w:val="20"/>
                  </w:rPr>
                </w:rPrChange>
              </w:rPr>
              <w:pPrChange w:id="2866" w:author="Nick Smith" w:date="2021-05-17T14:21:00Z">
                <w:pPr>
                  <w:jc w:val="center"/>
                </w:pPr>
              </w:pPrChange>
            </w:pPr>
            <w:ins w:id="2867" w:author="Risa" w:date="2021-05-04T14:22:00Z">
              <w:r w:rsidRPr="008531D1">
                <w:rPr>
                  <w:rFonts w:eastAsia="Times New Roman"/>
                  <w:color w:val="000000"/>
                  <w:rPrChange w:id="2868" w:author="Nick Smith" w:date="2021-05-17T14:21:00Z">
                    <w:rPr>
                      <w:rFonts w:eastAsia="Times New Roman"/>
                      <w:color w:val="000000"/>
                      <w:sz w:val="20"/>
                      <w:szCs w:val="20"/>
                    </w:rPr>
                  </w:rPrChange>
                </w:rPr>
                <w:t>0.168</w:t>
              </w:r>
            </w:ins>
          </w:p>
        </w:tc>
      </w:tr>
      <w:tr w:rsidR="00D7113F" w:rsidRPr="00771C52" w14:paraId="6E4B19ED" w14:textId="77777777" w:rsidTr="00493741">
        <w:trPr>
          <w:trHeight w:val="320"/>
          <w:ins w:id="2869" w:author="Risa" w:date="2021-05-04T14:22:00Z"/>
        </w:trPr>
        <w:tc>
          <w:tcPr>
            <w:tcW w:w="1751" w:type="pct"/>
            <w:shd w:val="clear" w:color="auto" w:fill="auto"/>
            <w:noWrap/>
            <w:vAlign w:val="center"/>
            <w:hideMark/>
          </w:tcPr>
          <w:p w14:paraId="15213B0D" w14:textId="77777777" w:rsidR="00D7113F" w:rsidRPr="008531D1" w:rsidRDefault="00D7113F" w:rsidP="008531D1">
            <w:pPr>
              <w:spacing w:line="480" w:lineRule="auto"/>
              <w:contextualSpacing/>
              <w:rPr>
                <w:ins w:id="2870" w:author="Risa" w:date="2021-05-04T14:22:00Z"/>
                <w:rFonts w:eastAsia="Times New Roman"/>
                <w:color w:val="000000"/>
                <w:rPrChange w:id="2871" w:author="Nick Smith" w:date="2021-05-17T14:21:00Z">
                  <w:rPr>
                    <w:ins w:id="2872" w:author="Risa" w:date="2021-05-04T14:22:00Z"/>
                    <w:rFonts w:eastAsia="Times New Roman"/>
                    <w:color w:val="000000"/>
                    <w:sz w:val="20"/>
                    <w:szCs w:val="20"/>
                  </w:rPr>
                </w:rPrChange>
              </w:rPr>
              <w:pPrChange w:id="2873" w:author="Nick Smith" w:date="2021-05-17T14:21:00Z">
                <w:pPr/>
              </w:pPrChange>
            </w:pPr>
            <w:ins w:id="2874" w:author="Risa" w:date="2021-05-04T14:22:00Z">
              <w:r w:rsidRPr="008531D1">
                <w:rPr>
                  <w:rFonts w:eastAsia="Times New Roman"/>
                  <w:color w:val="000000"/>
                  <w:rPrChange w:id="2875" w:author="Nick Smith" w:date="2021-05-17T14:21:00Z">
                    <w:rPr>
                      <w:rFonts w:eastAsia="Times New Roman"/>
                      <w:color w:val="000000"/>
                      <w:sz w:val="20"/>
                      <w:szCs w:val="20"/>
                    </w:rPr>
                  </w:rPrChange>
                </w:rPr>
                <w:t>Soil P</w:t>
              </w:r>
            </w:ins>
          </w:p>
        </w:tc>
        <w:tc>
          <w:tcPr>
            <w:tcW w:w="1083" w:type="pct"/>
            <w:vAlign w:val="center"/>
          </w:tcPr>
          <w:p w14:paraId="36E30DEE" w14:textId="77777777" w:rsidR="00D7113F" w:rsidRPr="008531D1" w:rsidRDefault="00D7113F" w:rsidP="008531D1">
            <w:pPr>
              <w:spacing w:line="480" w:lineRule="auto"/>
              <w:contextualSpacing/>
              <w:jc w:val="center"/>
              <w:rPr>
                <w:ins w:id="2876" w:author="Risa" w:date="2021-05-04T14:22:00Z"/>
                <w:rFonts w:eastAsia="Times New Roman"/>
                <w:color w:val="000000"/>
                <w:rPrChange w:id="2877" w:author="Nick Smith" w:date="2021-05-17T14:21:00Z">
                  <w:rPr>
                    <w:ins w:id="2878" w:author="Risa" w:date="2021-05-04T14:22:00Z"/>
                    <w:rFonts w:eastAsia="Times New Roman"/>
                    <w:color w:val="000000"/>
                    <w:sz w:val="20"/>
                    <w:szCs w:val="20"/>
                  </w:rPr>
                </w:rPrChange>
              </w:rPr>
              <w:pPrChange w:id="2879" w:author="Nick Smith" w:date="2021-05-17T14:21:00Z">
                <w:pPr>
                  <w:jc w:val="center"/>
                </w:pPr>
              </w:pPrChange>
            </w:pPr>
            <w:ins w:id="2880" w:author="Risa" w:date="2021-05-04T14:22:00Z">
              <w:r w:rsidRPr="008531D1">
                <w:rPr>
                  <w:rFonts w:eastAsia="Times New Roman"/>
                  <w:color w:val="000000"/>
                  <w:rPrChange w:id="2881"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3F9A43BF" w14:textId="77777777" w:rsidR="00D7113F" w:rsidRPr="008531D1" w:rsidRDefault="00D7113F" w:rsidP="008531D1">
            <w:pPr>
              <w:spacing w:line="480" w:lineRule="auto"/>
              <w:contextualSpacing/>
              <w:jc w:val="center"/>
              <w:rPr>
                <w:ins w:id="2882" w:author="Risa" w:date="2021-05-04T14:22:00Z"/>
                <w:rFonts w:eastAsia="Times New Roman"/>
                <w:color w:val="000000"/>
                <w:rPrChange w:id="2883" w:author="Nick Smith" w:date="2021-05-17T14:21:00Z">
                  <w:rPr>
                    <w:ins w:id="2884" w:author="Risa" w:date="2021-05-04T14:22:00Z"/>
                    <w:rFonts w:eastAsia="Times New Roman"/>
                    <w:color w:val="000000"/>
                    <w:sz w:val="20"/>
                    <w:szCs w:val="20"/>
                  </w:rPr>
                </w:rPrChange>
              </w:rPr>
              <w:pPrChange w:id="2885" w:author="Nick Smith" w:date="2021-05-17T14:21:00Z">
                <w:pPr>
                  <w:jc w:val="center"/>
                </w:pPr>
              </w:pPrChange>
            </w:pPr>
            <w:ins w:id="2886" w:author="Risa" w:date="2021-05-04T14:22:00Z">
              <w:r w:rsidRPr="008531D1">
                <w:rPr>
                  <w:rFonts w:eastAsia="Times New Roman"/>
                  <w:color w:val="000000"/>
                  <w:rPrChange w:id="2887" w:author="Nick Smith" w:date="2021-05-17T14:21:00Z">
                    <w:rPr>
                      <w:rFonts w:eastAsia="Times New Roman"/>
                      <w:color w:val="000000"/>
                      <w:sz w:val="20"/>
                      <w:szCs w:val="20"/>
                    </w:rPr>
                  </w:rPrChange>
                </w:rPr>
                <w:t>7.957</w:t>
              </w:r>
            </w:ins>
          </w:p>
        </w:tc>
        <w:tc>
          <w:tcPr>
            <w:tcW w:w="1083" w:type="pct"/>
            <w:shd w:val="clear" w:color="auto" w:fill="auto"/>
            <w:noWrap/>
            <w:vAlign w:val="center"/>
            <w:hideMark/>
          </w:tcPr>
          <w:p w14:paraId="1C25B986" w14:textId="77777777" w:rsidR="00D7113F" w:rsidRPr="008531D1" w:rsidRDefault="00D7113F" w:rsidP="008531D1">
            <w:pPr>
              <w:spacing w:line="480" w:lineRule="auto"/>
              <w:contextualSpacing/>
              <w:jc w:val="center"/>
              <w:rPr>
                <w:ins w:id="2888" w:author="Risa" w:date="2021-05-04T14:22:00Z"/>
                <w:rFonts w:eastAsia="Times New Roman"/>
                <w:color w:val="000000"/>
                <w:rPrChange w:id="2889" w:author="Nick Smith" w:date="2021-05-17T14:21:00Z">
                  <w:rPr>
                    <w:ins w:id="2890" w:author="Risa" w:date="2021-05-04T14:22:00Z"/>
                    <w:rFonts w:eastAsia="Times New Roman"/>
                    <w:color w:val="000000"/>
                    <w:sz w:val="20"/>
                    <w:szCs w:val="20"/>
                  </w:rPr>
                </w:rPrChange>
              </w:rPr>
              <w:pPrChange w:id="2891" w:author="Nick Smith" w:date="2021-05-17T14:21:00Z">
                <w:pPr>
                  <w:jc w:val="center"/>
                </w:pPr>
              </w:pPrChange>
            </w:pPr>
            <w:ins w:id="2892" w:author="Risa" w:date="2021-05-04T14:22:00Z">
              <w:r w:rsidRPr="008531D1">
                <w:rPr>
                  <w:rFonts w:eastAsia="Times New Roman"/>
                  <w:color w:val="000000"/>
                  <w:rPrChange w:id="2893" w:author="Nick Smith" w:date="2021-05-17T14:21:00Z">
                    <w:rPr>
                      <w:rFonts w:eastAsia="Times New Roman"/>
                      <w:color w:val="000000"/>
                      <w:sz w:val="20"/>
                      <w:szCs w:val="20"/>
                    </w:rPr>
                  </w:rPrChange>
                </w:rPr>
                <w:t>0.005</w:t>
              </w:r>
            </w:ins>
          </w:p>
        </w:tc>
      </w:tr>
      <w:tr w:rsidR="00D7113F" w:rsidRPr="00771C52" w14:paraId="63DEAF83" w14:textId="77777777" w:rsidTr="00493741">
        <w:trPr>
          <w:trHeight w:val="320"/>
          <w:ins w:id="2894" w:author="Risa" w:date="2021-05-04T14:22:00Z"/>
        </w:trPr>
        <w:tc>
          <w:tcPr>
            <w:tcW w:w="1751" w:type="pct"/>
            <w:shd w:val="clear" w:color="auto" w:fill="auto"/>
            <w:noWrap/>
            <w:vAlign w:val="center"/>
            <w:hideMark/>
          </w:tcPr>
          <w:p w14:paraId="522E878B" w14:textId="77777777" w:rsidR="00D7113F" w:rsidRPr="008531D1" w:rsidRDefault="00D7113F" w:rsidP="008531D1">
            <w:pPr>
              <w:spacing w:line="480" w:lineRule="auto"/>
              <w:contextualSpacing/>
              <w:rPr>
                <w:ins w:id="2895" w:author="Risa" w:date="2021-05-04T14:22:00Z"/>
                <w:rFonts w:eastAsia="Times New Roman"/>
                <w:color w:val="000000"/>
                <w:rPrChange w:id="2896" w:author="Nick Smith" w:date="2021-05-17T14:21:00Z">
                  <w:rPr>
                    <w:ins w:id="2897" w:author="Risa" w:date="2021-05-04T14:22:00Z"/>
                    <w:rFonts w:eastAsia="Times New Roman"/>
                    <w:color w:val="000000"/>
                    <w:sz w:val="20"/>
                    <w:szCs w:val="20"/>
                  </w:rPr>
                </w:rPrChange>
              </w:rPr>
              <w:pPrChange w:id="2898" w:author="Nick Smith" w:date="2021-05-17T14:21:00Z">
                <w:pPr/>
              </w:pPrChange>
            </w:pPr>
            <w:ins w:id="2899" w:author="Risa" w:date="2021-05-04T14:22:00Z">
              <w:r w:rsidRPr="008531D1">
                <w:rPr>
                  <w:rFonts w:eastAsia="Times New Roman"/>
                  <w:color w:val="000000"/>
                  <w:rPrChange w:id="2900" w:author="Nick Smith" w:date="2021-05-17T14:21:00Z">
                    <w:rPr>
                      <w:rFonts w:eastAsia="Times New Roman"/>
                      <w:color w:val="000000"/>
                      <w:sz w:val="20"/>
                      <w:szCs w:val="20"/>
                    </w:rPr>
                  </w:rPrChange>
                </w:rPr>
                <w:t>Soil K</w:t>
              </w:r>
              <w:r w:rsidRPr="008531D1">
                <w:rPr>
                  <w:rFonts w:eastAsia="Times New Roman"/>
                  <w:color w:val="000000"/>
                  <w:vertAlign w:val="subscript"/>
                  <w:rPrChange w:id="2901" w:author="Nick Smith" w:date="2021-05-17T14:21:00Z">
                    <w:rPr>
                      <w:rFonts w:eastAsia="Times New Roman"/>
                      <w:color w:val="000000"/>
                      <w:sz w:val="20"/>
                      <w:szCs w:val="20"/>
                      <w:vertAlign w:val="subscript"/>
                    </w:rPr>
                  </w:rPrChange>
                </w:rPr>
                <w:t>+µ</w:t>
              </w:r>
            </w:ins>
          </w:p>
        </w:tc>
        <w:tc>
          <w:tcPr>
            <w:tcW w:w="1083" w:type="pct"/>
            <w:vAlign w:val="center"/>
          </w:tcPr>
          <w:p w14:paraId="5E12AF71" w14:textId="77777777" w:rsidR="00D7113F" w:rsidRPr="008531D1" w:rsidRDefault="00D7113F" w:rsidP="008531D1">
            <w:pPr>
              <w:spacing w:line="480" w:lineRule="auto"/>
              <w:contextualSpacing/>
              <w:jc w:val="center"/>
              <w:rPr>
                <w:ins w:id="2902" w:author="Risa" w:date="2021-05-04T14:22:00Z"/>
                <w:rFonts w:eastAsia="Times New Roman"/>
                <w:color w:val="000000"/>
                <w:rPrChange w:id="2903" w:author="Nick Smith" w:date="2021-05-17T14:21:00Z">
                  <w:rPr>
                    <w:ins w:id="2904" w:author="Risa" w:date="2021-05-04T14:22:00Z"/>
                    <w:rFonts w:eastAsia="Times New Roman"/>
                    <w:color w:val="000000"/>
                    <w:sz w:val="20"/>
                    <w:szCs w:val="20"/>
                  </w:rPr>
                </w:rPrChange>
              </w:rPr>
              <w:pPrChange w:id="2905" w:author="Nick Smith" w:date="2021-05-17T14:21:00Z">
                <w:pPr>
                  <w:jc w:val="center"/>
                </w:pPr>
              </w:pPrChange>
            </w:pPr>
            <w:ins w:id="2906" w:author="Risa" w:date="2021-05-04T14:22:00Z">
              <w:r w:rsidRPr="008531D1">
                <w:rPr>
                  <w:rFonts w:eastAsia="Times New Roman"/>
                  <w:color w:val="000000"/>
                  <w:rPrChange w:id="2907"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0DE17AFD" w14:textId="77777777" w:rsidR="00D7113F" w:rsidRPr="008531D1" w:rsidRDefault="00D7113F" w:rsidP="008531D1">
            <w:pPr>
              <w:spacing w:line="480" w:lineRule="auto"/>
              <w:contextualSpacing/>
              <w:jc w:val="center"/>
              <w:rPr>
                <w:ins w:id="2908" w:author="Risa" w:date="2021-05-04T14:22:00Z"/>
                <w:rFonts w:eastAsia="Times New Roman"/>
                <w:color w:val="000000"/>
                <w:rPrChange w:id="2909" w:author="Nick Smith" w:date="2021-05-17T14:21:00Z">
                  <w:rPr>
                    <w:ins w:id="2910" w:author="Risa" w:date="2021-05-04T14:22:00Z"/>
                    <w:rFonts w:eastAsia="Times New Roman"/>
                    <w:color w:val="000000"/>
                    <w:sz w:val="20"/>
                    <w:szCs w:val="20"/>
                  </w:rPr>
                </w:rPrChange>
              </w:rPr>
              <w:pPrChange w:id="2911" w:author="Nick Smith" w:date="2021-05-17T14:21:00Z">
                <w:pPr>
                  <w:jc w:val="center"/>
                </w:pPr>
              </w:pPrChange>
            </w:pPr>
            <w:ins w:id="2912" w:author="Risa" w:date="2021-05-04T14:22:00Z">
              <w:r w:rsidRPr="008531D1">
                <w:rPr>
                  <w:rFonts w:eastAsia="Times New Roman"/>
                  <w:color w:val="000000"/>
                  <w:rPrChange w:id="2913" w:author="Nick Smith" w:date="2021-05-17T14:21:00Z">
                    <w:rPr>
                      <w:rFonts w:eastAsia="Times New Roman"/>
                      <w:color w:val="000000"/>
                      <w:sz w:val="20"/>
                      <w:szCs w:val="20"/>
                    </w:rPr>
                  </w:rPrChange>
                </w:rPr>
                <w:t>0.191</w:t>
              </w:r>
            </w:ins>
          </w:p>
        </w:tc>
        <w:tc>
          <w:tcPr>
            <w:tcW w:w="1083" w:type="pct"/>
            <w:shd w:val="clear" w:color="auto" w:fill="auto"/>
            <w:noWrap/>
            <w:vAlign w:val="center"/>
            <w:hideMark/>
          </w:tcPr>
          <w:p w14:paraId="1E37F5D5" w14:textId="77777777" w:rsidR="00D7113F" w:rsidRPr="008531D1" w:rsidRDefault="00D7113F" w:rsidP="008531D1">
            <w:pPr>
              <w:spacing w:line="480" w:lineRule="auto"/>
              <w:contextualSpacing/>
              <w:jc w:val="center"/>
              <w:rPr>
                <w:ins w:id="2914" w:author="Risa" w:date="2021-05-04T14:22:00Z"/>
                <w:rFonts w:eastAsia="Times New Roman"/>
                <w:color w:val="000000"/>
                <w:rPrChange w:id="2915" w:author="Nick Smith" w:date="2021-05-17T14:21:00Z">
                  <w:rPr>
                    <w:ins w:id="2916" w:author="Risa" w:date="2021-05-04T14:22:00Z"/>
                    <w:rFonts w:eastAsia="Times New Roman"/>
                    <w:color w:val="000000"/>
                    <w:sz w:val="20"/>
                    <w:szCs w:val="20"/>
                  </w:rPr>
                </w:rPrChange>
              </w:rPr>
              <w:pPrChange w:id="2917" w:author="Nick Smith" w:date="2021-05-17T14:21:00Z">
                <w:pPr>
                  <w:jc w:val="center"/>
                </w:pPr>
              </w:pPrChange>
            </w:pPr>
            <w:ins w:id="2918" w:author="Risa" w:date="2021-05-04T14:22:00Z">
              <w:r w:rsidRPr="008531D1">
                <w:rPr>
                  <w:rFonts w:eastAsia="Times New Roman"/>
                  <w:color w:val="000000"/>
                  <w:rPrChange w:id="2919" w:author="Nick Smith" w:date="2021-05-17T14:21:00Z">
                    <w:rPr>
                      <w:rFonts w:eastAsia="Times New Roman"/>
                      <w:color w:val="000000"/>
                      <w:sz w:val="20"/>
                      <w:szCs w:val="20"/>
                    </w:rPr>
                  </w:rPrChange>
                </w:rPr>
                <w:t>0.662</w:t>
              </w:r>
            </w:ins>
          </w:p>
        </w:tc>
      </w:tr>
      <w:tr w:rsidR="00D7113F" w:rsidRPr="00771C52" w14:paraId="09BE3A22" w14:textId="77777777" w:rsidTr="00493741">
        <w:trPr>
          <w:trHeight w:val="320"/>
          <w:ins w:id="2920" w:author="Risa" w:date="2021-05-04T14:22:00Z"/>
        </w:trPr>
        <w:tc>
          <w:tcPr>
            <w:tcW w:w="1751" w:type="pct"/>
            <w:shd w:val="clear" w:color="auto" w:fill="auto"/>
            <w:noWrap/>
            <w:vAlign w:val="center"/>
            <w:hideMark/>
          </w:tcPr>
          <w:p w14:paraId="71002B33" w14:textId="77777777" w:rsidR="00D7113F" w:rsidRPr="008531D1" w:rsidRDefault="00D7113F" w:rsidP="008531D1">
            <w:pPr>
              <w:spacing w:line="480" w:lineRule="auto"/>
              <w:contextualSpacing/>
              <w:rPr>
                <w:ins w:id="2921" w:author="Risa" w:date="2021-05-04T14:22:00Z"/>
                <w:rFonts w:eastAsia="Times New Roman"/>
                <w:color w:val="000000"/>
                <w:rPrChange w:id="2922" w:author="Nick Smith" w:date="2021-05-17T14:21:00Z">
                  <w:rPr>
                    <w:ins w:id="2923" w:author="Risa" w:date="2021-05-04T14:22:00Z"/>
                    <w:rFonts w:eastAsia="Times New Roman"/>
                    <w:color w:val="000000"/>
                    <w:sz w:val="20"/>
                    <w:szCs w:val="20"/>
                  </w:rPr>
                </w:rPrChange>
              </w:rPr>
              <w:pPrChange w:id="2924" w:author="Nick Smith" w:date="2021-05-17T14:21:00Z">
                <w:pPr/>
              </w:pPrChange>
            </w:pPr>
            <w:ins w:id="2925" w:author="Risa" w:date="2021-05-04T14:22:00Z">
              <w:r w:rsidRPr="008531D1">
                <w:rPr>
                  <w:rFonts w:eastAsia="Times New Roman"/>
                  <w:color w:val="000000"/>
                  <w:rPrChange w:id="2926" w:author="Nick Smith" w:date="2021-05-17T14:21:00Z">
                    <w:rPr>
                      <w:rFonts w:eastAsia="Times New Roman"/>
                      <w:color w:val="000000"/>
                      <w:sz w:val="20"/>
                      <w:szCs w:val="20"/>
                    </w:rPr>
                  </w:rPrChange>
                </w:rPr>
                <w:t>C3/C4</w:t>
              </w:r>
            </w:ins>
          </w:p>
        </w:tc>
        <w:tc>
          <w:tcPr>
            <w:tcW w:w="1083" w:type="pct"/>
            <w:vAlign w:val="center"/>
          </w:tcPr>
          <w:p w14:paraId="2E8631F9" w14:textId="77777777" w:rsidR="00D7113F" w:rsidRPr="008531D1" w:rsidRDefault="00D7113F" w:rsidP="008531D1">
            <w:pPr>
              <w:spacing w:line="480" w:lineRule="auto"/>
              <w:contextualSpacing/>
              <w:jc w:val="center"/>
              <w:rPr>
                <w:ins w:id="2927" w:author="Risa" w:date="2021-05-04T14:22:00Z"/>
                <w:rFonts w:eastAsia="Times New Roman"/>
                <w:color w:val="000000"/>
                <w:rPrChange w:id="2928" w:author="Nick Smith" w:date="2021-05-17T14:21:00Z">
                  <w:rPr>
                    <w:ins w:id="2929" w:author="Risa" w:date="2021-05-04T14:22:00Z"/>
                    <w:rFonts w:eastAsia="Times New Roman"/>
                    <w:color w:val="000000"/>
                    <w:sz w:val="20"/>
                    <w:szCs w:val="20"/>
                  </w:rPr>
                </w:rPrChange>
              </w:rPr>
              <w:pPrChange w:id="2930" w:author="Nick Smith" w:date="2021-05-17T14:21:00Z">
                <w:pPr>
                  <w:jc w:val="center"/>
                </w:pPr>
              </w:pPrChange>
            </w:pPr>
            <w:ins w:id="2931" w:author="Risa" w:date="2021-05-04T14:22:00Z">
              <w:r w:rsidRPr="008531D1">
                <w:rPr>
                  <w:rFonts w:eastAsia="Times New Roman"/>
                  <w:color w:val="000000"/>
                  <w:rPrChange w:id="2932"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6D37ED67" w14:textId="77777777" w:rsidR="00D7113F" w:rsidRPr="008531D1" w:rsidRDefault="00D7113F" w:rsidP="008531D1">
            <w:pPr>
              <w:spacing w:line="480" w:lineRule="auto"/>
              <w:contextualSpacing/>
              <w:jc w:val="center"/>
              <w:rPr>
                <w:ins w:id="2933" w:author="Risa" w:date="2021-05-04T14:22:00Z"/>
                <w:rFonts w:eastAsia="Times New Roman"/>
                <w:color w:val="000000"/>
                <w:rPrChange w:id="2934" w:author="Nick Smith" w:date="2021-05-17T14:21:00Z">
                  <w:rPr>
                    <w:ins w:id="2935" w:author="Risa" w:date="2021-05-04T14:22:00Z"/>
                    <w:rFonts w:eastAsia="Times New Roman"/>
                    <w:color w:val="000000"/>
                    <w:sz w:val="20"/>
                    <w:szCs w:val="20"/>
                  </w:rPr>
                </w:rPrChange>
              </w:rPr>
              <w:pPrChange w:id="2936" w:author="Nick Smith" w:date="2021-05-17T14:21:00Z">
                <w:pPr>
                  <w:jc w:val="center"/>
                </w:pPr>
              </w:pPrChange>
            </w:pPr>
            <w:ins w:id="2937" w:author="Risa" w:date="2021-05-04T14:22:00Z">
              <w:r w:rsidRPr="008531D1">
                <w:rPr>
                  <w:rFonts w:eastAsia="Times New Roman"/>
                  <w:color w:val="000000"/>
                  <w:rPrChange w:id="2938" w:author="Nick Smith" w:date="2021-05-17T14:21:00Z">
                    <w:rPr>
                      <w:rFonts w:eastAsia="Times New Roman"/>
                      <w:color w:val="000000"/>
                      <w:sz w:val="20"/>
                      <w:szCs w:val="20"/>
                    </w:rPr>
                  </w:rPrChange>
                </w:rPr>
                <w:t>0.175</w:t>
              </w:r>
            </w:ins>
          </w:p>
        </w:tc>
        <w:tc>
          <w:tcPr>
            <w:tcW w:w="1083" w:type="pct"/>
            <w:shd w:val="clear" w:color="auto" w:fill="auto"/>
            <w:noWrap/>
            <w:vAlign w:val="center"/>
            <w:hideMark/>
          </w:tcPr>
          <w:p w14:paraId="159B815B" w14:textId="77777777" w:rsidR="00D7113F" w:rsidRPr="008531D1" w:rsidRDefault="00D7113F" w:rsidP="008531D1">
            <w:pPr>
              <w:spacing w:line="480" w:lineRule="auto"/>
              <w:contextualSpacing/>
              <w:jc w:val="center"/>
              <w:rPr>
                <w:ins w:id="2939" w:author="Risa" w:date="2021-05-04T14:22:00Z"/>
                <w:rFonts w:eastAsia="Times New Roman"/>
                <w:color w:val="000000"/>
                <w:rPrChange w:id="2940" w:author="Nick Smith" w:date="2021-05-17T14:21:00Z">
                  <w:rPr>
                    <w:ins w:id="2941" w:author="Risa" w:date="2021-05-04T14:22:00Z"/>
                    <w:rFonts w:eastAsia="Times New Roman"/>
                    <w:color w:val="000000"/>
                    <w:sz w:val="20"/>
                    <w:szCs w:val="20"/>
                  </w:rPr>
                </w:rPrChange>
              </w:rPr>
              <w:pPrChange w:id="2942" w:author="Nick Smith" w:date="2021-05-17T14:21:00Z">
                <w:pPr>
                  <w:jc w:val="center"/>
                </w:pPr>
              </w:pPrChange>
            </w:pPr>
            <w:ins w:id="2943" w:author="Risa" w:date="2021-05-04T14:22:00Z">
              <w:r w:rsidRPr="008531D1">
                <w:rPr>
                  <w:rFonts w:eastAsia="Times New Roman"/>
                  <w:color w:val="000000"/>
                  <w:rPrChange w:id="2944" w:author="Nick Smith" w:date="2021-05-17T14:21:00Z">
                    <w:rPr>
                      <w:rFonts w:eastAsia="Times New Roman"/>
                      <w:color w:val="000000"/>
                      <w:sz w:val="20"/>
                      <w:szCs w:val="20"/>
                    </w:rPr>
                  </w:rPrChange>
                </w:rPr>
                <w:t>0.676</w:t>
              </w:r>
            </w:ins>
          </w:p>
        </w:tc>
      </w:tr>
      <w:tr w:rsidR="00D7113F" w:rsidRPr="00771C52" w14:paraId="438F469B" w14:textId="77777777" w:rsidTr="00493741">
        <w:trPr>
          <w:trHeight w:val="320"/>
          <w:ins w:id="2945" w:author="Risa" w:date="2021-05-04T14:22:00Z"/>
        </w:trPr>
        <w:tc>
          <w:tcPr>
            <w:tcW w:w="1751" w:type="pct"/>
            <w:shd w:val="clear" w:color="auto" w:fill="auto"/>
            <w:noWrap/>
            <w:vAlign w:val="center"/>
            <w:hideMark/>
          </w:tcPr>
          <w:p w14:paraId="61C8D50F" w14:textId="77777777" w:rsidR="00D7113F" w:rsidRPr="008531D1" w:rsidRDefault="00D7113F" w:rsidP="008531D1">
            <w:pPr>
              <w:spacing w:line="480" w:lineRule="auto"/>
              <w:contextualSpacing/>
              <w:rPr>
                <w:ins w:id="2946" w:author="Risa" w:date="2021-05-04T14:22:00Z"/>
                <w:rFonts w:eastAsia="Times New Roman"/>
                <w:color w:val="000000"/>
                <w:rPrChange w:id="2947" w:author="Nick Smith" w:date="2021-05-17T14:21:00Z">
                  <w:rPr>
                    <w:ins w:id="2948" w:author="Risa" w:date="2021-05-04T14:22:00Z"/>
                    <w:rFonts w:eastAsia="Times New Roman"/>
                    <w:color w:val="000000"/>
                    <w:sz w:val="20"/>
                    <w:szCs w:val="20"/>
                  </w:rPr>
                </w:rPrChange>
              </w:rPr>
              <w:pPrChange w:id="2949" w:author="Nick Smith" w:date="2021-05-17T14:21:00Z">
                <w:pPr/>
              </w:pPrChange>
            </w:pPr>
            <w:ins w:id="2950" w:author="Risa" w:date="2021-05-04T14:22:00Z">
              <w:r w:rsidRPr="008531D1">
                <w:rPr>
                  <w:rFonts w:eastAsia="Times New Roman"/>
                  <w:color w:val="000000"/>
                  <w:rPrChange w:id="2951" w:author="Nick Smith" w:date="2021-05-17T14:21:00Z">
                    <w:rPr>
                      <w:rFonts w:eastAsia="Times New Roman"/>
                      <w:color w:val="000000"/>
                      <w:sz w:val="20"/>
                      <w:szCs w:val="20"/>
                    </w:rPr>
                  </w:rPrChange>
                </w:rPr>
                <w:t>N fixer</w:t>
              </w:r>
            </w:ins>
          </w:p>
        </w:tc>
        <w:tc>
          <w:tcPr>
            <w:tcW w:w="1083" w:type="pct"/>
            <w:vAlign w:val="center"/>
          </w:tcPr>
          <w:p w14:paraId="70A28ED1" w14:textId="77777777" w:rsidR="00D7113F" w:rsidRPr="008531D1" w:rsidRDefault="00D7113F" w:rsidP="008531D1">
            <w:pPr>
              <w:spacing w:line="480" w:lineRule="auto"/>
              <w:contextualSpacing/>
              <w:jc w:val="center"/>
              <w:rPr>
                <w:ins w:id="2952" w:author="Risa" w:date="2021-05-04T14:22:00Z"/>
                <w:rFonts w:eastAsia="Times New Roman"/>
                <w:color w:val="000000"/>
                <w:rPrChange w:id="2953" w:author="Nick Smith" w:date="2021-05-17T14:21:00Z">
                  <w:rPr>
                    <w:ins w:id="2954" w:author="Risa" w:date="2021-05-04T14:22:00Z"/>
                    <w:rFonts w:eastAsia="Times New Roman"/>
                    <w:color w:val="000000"/>
                    <w:sz w:val="20"/>
                    <w:szCs w:val="20"/>
                  </w:rPr>
                </w:rPrChange>
              </w:rPr>
              <w:pPrChange w:id="2955" w:author="Nick Smith" w:date="2021-05-17T14:21:00Z">
                <w:pPr>
                  <w:jc w:val="center"/>
                </w:pPr>
              </w:pPrChange>
            </w:pPr>
            <w:ins w:id="2956" w:author="Risa" w:date="2021-05-04T14:22:00Z">
              <w:r w:rsidRPr="008531D1">
                <w:rPr>
                  <w:rFonts w:eastAsia="Times New Roman"/>
                  <w:color w:val="000000"/>
                  <w:rPrChange w:id="2957"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274DD71F" w14:textId="77777777" w:rsidR="00D7113F" w:rsidRPr="008531D1" w:rsidRDefault="00D7113F" w:rsidP="008531D1">
            <w:pPr>
              <w:spacing w:line="480" w:lineRule="auto"/>
              <w:contextualSpacing/>
              <w:jc w:val="center"/>
              <w:rPr>
                <w:ins w:id="2958" w:author="Risa" w:date="2021-05-04T14:22:00Z"/>
                <w:rFonts w:eastAsia="Times New Roman"/>
                <w:color w:val="000000"/>
                <w:rPrChange w:id="2959" w:author="Nick Smith" w:date="2021-05-17T14:21:00Z">
                  <w:rPr>
                    <w:ins w:id="2960" w:author="Risa" w:date="2021-05-04T14:22:00Z"/>
                    <w:rFonts w:eastAsia="Times New Roman"/>
                    <w:color w:val="000000"/>
                    <w:sz w:val="20"/>
                    <w:szCs w:val="20"/>
                  </w:rPr>
                </w:rPrChange>
              </w:rPr>
              <w:pPrChange w:id="2961" w:author="Nick Smith" w:date="2021-05-17T14:21:00Z">
                <w:pPr>
                  <w:jc w:val="center"/>
                </w:pPr>
              </w:pPrChange>
            </w:pPr>
            <w:ins w:id="2962" w:author="Risa" w:date="2021-05-04T14:22:00Z">
              <w:r w:rsidRPr="008531D1">
                <w:rPr>
                  <w:rFonts w:eastAsia="Times New Roman"/>
                  <w:color w:val="000000"/>
                  <w:rPrChange w:id="2963" w:author="Nick Smith" w:date="2021-05-17T14:21:00Z">
                    <w:rPr>
                      <w:rFonts w:eastAsia="Times New Roman"/>
                      <w:color w:val="000000"/>
                      <w:sz w:val="20"/>
                      <w:szCs w:val="20"/>
                    </w:rPr>
                  </w:rPrChange>
                </w:rPr>
                <w:t>2.036</w:t>
              </w:r>
            </w:ins>
          </w:p>
        </w:tc>
        <w:tc>
          <w:tcPr>
            <w:tcW w:w="1083" w:type="pct"/>
            <w:shd w:val="clear" w:color="auto" w:fill="auto"/>
            <w:noWrap/>
            <w:vAlign w:val="center"/>
            <w:hideMark/>
          </w:tcPr>
          <w:p w14:paraId="70428904" w14:textId="77777777" w:rsidR="00D7113F" w:rsidRPr="008531D1" w:rsidRDefault="00D7113F" w:rsidP="008531D1">
            <w:pPr>
              <w:spacing w:line="480" w:lineRule="auto"/>
              <w:contextualSpacing/>
              <w:jc w:val="center"/>
              <w:rPr>
                <w:ins w:id="2964" w:author="Risa" w:date="2021-05-04T14:22:00Z"/>
                <w:rFonts w:eastAsia="Times New Roman"/>
                <w:color w:val="000000"/>
                <w:rPrChange w:id="2965" w:author="Nick Smith" w:date="2021-05-17T14:21:00Z">
                  <w:rPr>
                    <w:ins w:id="2966" w:author="Risa" w:date="2021-05-04T14:22:00Z"/>
                    <w:rFonts w:eastAsia="Times New Roman"/>
                    <w:color w:val="000000"/>
                    <w:sz w:val="20"/>
                    <w:szCs w:val="20"/>
                  </w:rPr>
                </w:rPrChange>
              </w:rPr>
              <w:pPrChange w:id="2967" w:author="Nick Smith" w:date="2021-05-17T14:21:00Z">
                <w:pPr>
                  <w:jc w:val="center"/>
                </w:pPr>
              </w:pPrChange>
            </w:pPr>
            <w:ins w:id="2968" w:author="Risa" w:date="2021-05-04T14:22:00Z">
              <w:r w:rsidRPr="008531D1">
                <w:rPr>
                  <w:rFonts w:eastAsia="Times New Roman"/>
                  <w:color w:val="000000"/>
                  <w:rPrChange w:id="2969" w:author="Nick Smith" w:date="2021-05-17T14:21:00Z">
                    <w:rPr>
                      <w:rFonts w:eastAsia="Times New Roman"/>
                      <w:color w:val="000000"/>
                      <w:sz w:val="20"/>
                      <w:szCs w:val="20"/>
                    </w:rPr>
                  </w:rPrChange>
                </w:rPr>
                <w:t>0.154</w:t>
              </w:r>
            </w:ins>
          </w:p>
        </w:tc>
      </w:tr>
      <w:tr w:rsidR="00D7113F" w:rsidRPr="00771C52" w14:paraId="75D1C04E" w14:textId="77777777" w:rsidTr="00493741">
        <w:trPr>
          <w:trHeight w:val="320"/>
          <w:ins w:id="2970" w:author="Risa" w:date="2021-05-04T14:22:00Z"/>
        </w:trPr>
        <w:tc>
          <w:tcPr>
            <w:tcW w:w="1751" w:type="pct"/>
            <w:shd w:val="clear" w:color="auto" w:fill="auto"/>
            <w:noWrap/>
            <w:vAlign w:val="center"/>
            <w:hideMark/>
          </w:tcPr>
          <w:p w14:paraId="6A946E5D" w14:textId="77777777" w:rsidR="00D7113F" w:rsidRPr="008531D1" w:rsidRDefault="00D7113F" w:rsidP="008531D1">
            <w:pPr>
              <w:spacing w:line="480" w:lineRule="auto"/>
              <w:contextualSpacing/>
              <w:rPr>
                <w:ins w:id="2971" w:author="Risa" w:date="2021-05-04T14:22:00Z"/>
                <w:rFonts w:eastAsia="Times New Roman"/>
                <w:color w:val="000000"/>
                <w:rPrChange w:id="2972" w:author="Nick Smith" w:date="2021-05-17T14:21:00Z">
                  <w:rPr>
                    <w:ins w:id="2973" w:author="Risa" w:date="2021-05-04T14:22:00Z"/>
                    <w:rFonts w:eastAsia="Times New Roman"/>
                    <w:color w:val="000000"/>
                    <w:sz w:val="20"/>
                    <w:szCs w:val="20"/>
                  </w:rPr>
                </w:rPrChange>
              </w:rPr>
              <w:pPrChange w:id="2974" w:author="Nick Smith" w:date="2021-05-17T14:21:00Z">
                <w:pPr/>
              </w:pPrChange>
            </w:pPr>
            <w:ins w:id="2975" w:author="Risa" w:date="2021-05-04T14:22:00Z">
              <w:r w:rsidRPr="00771C52">
                <w:rPr>
                  <w:rFonts w:eastAsia="Times New Roman"/>
                  <w:color w:val="000000"/>
                </w:rPr>
                <w:t>∆</w:t>
              </w:r>
              <w:r w:rsidRPr="008531D1">
                <w:rPr>
                  <w:rFonts w:eastAsia="Times New Roman"/>
                  <w:color w:val="000000"/>
                  <w:rPrChange w:id="2976" w:author="Nick Smith" w:date="2021-05-17T14:21:00Z">
                    <w:rPr>
                      <w:rFonts w:eastAsia="Times New Roman"/>
                      <w:color w:val="000000"/>
                      <w:sz w:val="20"/>
                      <w:szCs w:val="20"/>
                    </w:rPr>
                  </w:rPrChange>
                </w:rPr>
                <w:t>LMA</w:t>
              </w:r>
            </w:ins>
          </w:p>
        </w:tc>
        <w:tc>
          <w:tcPr>
            <w:tcW w:w="1083" w:type="pct"/>
            <w:vAlign w:val="center"/>
          </w:tcPr>
          <w:p w14:paraId="5B5ADF9E" w14:textId="77777777" w:rsidR="00D7113F" w:rsidRPr="008531D1" w:rsidRDefault="00D7113F" w:rsidP="008531D1">
            <w:pPr>
              <w:spacing w:line="480" w:lineRule="auto"/>
              <w:contextualSpacing/>
              <w:jc w:val="center"/>
              <w:rPr>
                <w:ins w:id="2977" w:author="Risa" w:date="2021-05-04T14:22:00Z"/>
                <w:rFonts w:eastAsia="Times New Roman"/>
                <w:color w:val="000000"/>
                <w:rPrChange w:id="2978" w:author="Nick Smith" w:date="2021-05-17T14:21:00Z">
                  <w:rPr>
                    <w:ins w:id="2979" w:author="Risa" w:date="2021-05-04T14:22:00Z"/>
                    <w:rFonts w:eastAsia="Times New Roman"/>
                    <w:color w:val="000000"/>
                    <w:sz w:val="20"/>
                    <w:szCs w:val="20"/>
                  </w:rPr>
                </w:rPrChange>
              </w:rPr>
              <w:pPrChange w:id="2980" w:author="Nick Smith" w:date="2021-05-17T14:21:00Z">
                <w:pPr>
                  <w:jc w:val="center"/>
                </w:pPr>
              </w:pPrChange>
            </w:pPr>
            <w:ins w:id="2981" w:author="Risa" w:date="2021-05-04T14:22:00Z">
              <w:r w:rsidRPr="008531D1">
                <w:rPr>
                  <w:rFonts w:eastAsia="Times New Roman"/>
                  <w:color w:val="000000"/>
                  <w:rPrChange w:id="2982"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48419793" w14:textId="77777777" w:rsidR="00D7113F" w:rsidRPr="008531D1" w:rsidRDefault="00D7113F" w:rsidP="008531D1">
            <w:pPr>
              <w:spacing w:line="480" w:lineRule="auto"/>
              <w:contextualSpacing/>
              <w:jc w:val="center"/>
              <w:rPr>
                <w:ins w:id="2983" w:author="Risa" w:date="2021-05-04T14:22:00Z"/>
                <w:rFonts w:eastAsia="Times New Roman"/>
                <w:color w:val="000000"/>
                <w:rPrChange w:id="2984" w:author="Nick Smith" w:date="2021-05-17T14:21:00Z">
                  <w:rPr>
                    <w:ins w:id="2985" w:author="Risa" w:date="2021-05-04T14:22:00Z"/>
                    <w:rFonts w:eastAsia="Times New Roman"/>
                    <w:color w:val="000000"/>
                    <w:sz w:val="20"/>
                    <w:szCs w:val="20"/>
                  </w:rPr>
                </w:rPrChange>
              </w:rPr>
              <w:pPrChange w:id="2986" w:author="Nick Smith" w:date="2021-05-17T14:21:00Z">
                <w:pPr>
                  <w:jc w:val="center"/>
                </w:pPr>
              </w:pPrChange>
            </w:pPr>
            <w:ins w:id="2987" w:author="Risa" w:date="2021-05-04T14:22:00Z">
              <w:r w:rsidRPr="008531D1">
                <w:rPr>
                  <w:rFonts w:eastAsia="Times New Roman"/>
                  <w:color w:val="000000"/>
                  <w:rPrChange w:id="2988" w:author="Nick Smith" w:date="2021-05-17T14:21:00Z">
                    <w:rPr>
                      <w:rFonts w:eastAsia="Times New Roman"/>
                      <w:color w:val="000000"/>
                      <w:sz w:val="20"/>
                      <w:szCs w:val="20"/>
                    </w:rPr>
                  </w:rPrChange>
                </w:rPr>
                <w:t>92.327</w:t>
              </w:r>
            </w:ins>
          </w:p>
        </w:tc>
        <w:tc>
          <w:tcPr>
            <w:tcW w:w="1083" w:type="pct"/>
            <w:shd w:val="clear" w:color="auto" w:fill="auto"/>
            <w:noWrap/>
            <w:vAlign w:val="center"/>
            <w:hideMark/>
          </w:tcPr>
          <w:p w14:paraId="1760C0D1" w14:textId="77777777" w:rsidR="00D7113F" w:rsidRPr="008531D1" w:rsidRDefault="00D7113F" w:rsidP="008531D1">
            <w:pPr>
              <w:spacing w:line="480" w:lineRule="auto"/>
              <w:contextualSpacing/>
              <w:jc w:val="center"/>
              <w:rPr>
                <w:ins w:id="2989" w:author="Risa" w:date="2021-05-04T14:22:00Z"/>
                <w:rFonts w:eastAsia="Times New Roman"/>
                <w:b/>
                <w:bCs/>
                <w:color w:val="000000"/>
                <w:rPrChange w:id="2990" w:author="Nick Smith" w:date="2021-05-17T14:21:00Z">
                  <w:rPr>
                    <w:ins w:id="2991" w:author="Risa" w:date="2021-05-04T14:22:00Z"/>
                    <w:rFonts w:eastAsia="Times New Roman"/>
                    <w:b/>
                    <w:bCs/>
                    <w:color w:val="000000"/>
                    <w:sz w:val="20"/>
                    <w:szCs w:val="20"/>
                  </w:rPr>
                </w:rPrChange>
              </w:rPr>
              <w:pPrChange w:id="2992" w:author="Nick Smith" w:date="2021-05-17T14:21:00Z">
                <w:pPr>
                  <w:jc w:val="center"/>
                </w:pPr>
              </w:pPrChange>
            </w:pPr>
            <w:ins w:id="2993" w:author="Risa" w:date="2021-05-04T14:22:00Z">
              <w:r w:rsidRPr="008531D1">
                <w:rPr>
                  <w:rFonts w:eastAsia="Times New Roman"/>
                  <w:b/>
                  <w:bCs/>
                  <w:color w:val="000000"/>
                  <w:rPrChange w:id="2994" w:author="Nick Smith" w:date="2021-05-17T14:21:00Z">
                    <w:rPr>
                      <w:rFonts w:eastAsia="Times New Roman"/>
                      <w:b/>
                      <w:bCs/>
                      <w:color w:val="000000"/>
                      <w:sz w:val="20"/>
                      <w:szCs w:val="20"/>
                    </w:rPr>
                  </w:rPrChange>
                </w:rPr>
                <w:t>&lt; 0.001</w:t>
              </w:r>
            </w:ins>
          </w:p>
        </w:tc>
      </w:tr>
      <w:tr w:rsidR="00D7113F" w:rsidRPr="00771C52" w14:paraId="1BF83421" w14:textId="77777777" w:rsidTr="00493741">
        <w:trPr>
          <w:trHeight w:val="320"/>
          <w:ins w:id="2995" w:author="Risa" w:date="2021-05-04T14:22:00Z"/>
        </w:trPr>
        <w:tc>
          <w:tcPr>
            <w:tcW w:w="1751" w:type="pct"/>
            <w:shd w:val="clear" w:color="auto" w:fill="auto"/>
            <w:noWrap/>
            <w:vAlign w:val="center"/>
            <w:hideMark/>
          </w:tcPr>
          <w:p w14:paraId="0ACB5AE3" w14:textId="77777777" w:rsidR="00D7113F" w:rsidRPr="008531D1" w:rsidRDefault="00D7113F" w:rsidP="008531D1">
            <w:pPr>
              <w:spacing w:line="480" w:lineRule="auto"/>
              <w:contextualSpacing/>
              <w:rPr>
                <w:ins w:id="2996" w:author="Risa" w:date="2021-05-04T14:22:00Z"/>
                <w:rFonts w:eastAsia="Times New Roman"/>
                <w:color w:val="000000"/>
                <w:rPrChange w:id="2997" w:author="Nick Smith" w:date="2021-05-17T14:21:00Z">
                  <w:rPr>
                    <w:ins w:id="2998" w:author="Risa" w:date="2021-05-04T14:22:00Z"/>
                    <w:rFonts w:eastAsia="Times New Roman"/>
                    <w:color w:val="000000"/>
                    <w:sz w:val="20"/>
                    <w:szCs w:val="20"/>
                  </w:rPr>
                </w:rPrChange>
              </w:rPr>
              <w:pPrChange w:id="2999" w:author="Nick Smith" w:date="2021-05-17T14:21:00Z">
                <w:pPr/>
              </w:pPrChange>
            </w:pPr>
            <w:ins w:id="3000" w:author="Risa" w:date="2021-05-04T14:22:00Z">
              <w:r w:rsidRPr="00771C52">
                <w:rPr>
                  <w:rFonts w:eastAsia="Times New Roman"/>
                  <w:color w:val="000000"/>
                </w:rPr>
                <w:t>∆</w:t>
              </w:r>
              <w:r w:rsidRPr="008531D1">
                <w:rPr>
                  <w:rFonts w:eastAsia="Times New Roman"/>
                  <w:color w:val="000000"/>
                  <w:rPrChange w:id="3001" w:author="Nick Smith" w:date="2021-05-17T14:21:00Z">
                    <w:rPr>
                      <w:rFonts w:eastAsia="Times New Roman"/>
                      <w:color w:val="000000"/>
                      <w:sz w:val="20"/>
                      <w:szCs w:val="20"/>
                    </w:rPr>
                  </w:rPrChange>
                </w:rPr>
                <w:t>χ</w:t>
              </w:r>
            </w:ins>
          </w:p>
        </w:tc>
        <w:tc>
          <w:tcPr>
            <w:tcW w:w="1083" w:type="pct"/>
            <w:vAlign w:val="center"/>
          </w:tcPr>
          <w:p w14:paraId="366A7555" w14:textId="77777777" w:rsidR="00D7113F" w:rsidRPr="008531D1" w:rsidRDefault="00D7113F" w:rsidP="008531D1">
            <w:pPr>
              <w:spacing w:line="480" w:lineRule="auto"/>
              <w:contextualSpacing/>
              <w:jc w:val="center"/>
              <w:rPr>
                <w:ins w:id="3002" w:author="Risa" w:date="2021-05-04T14:22:00Z"/>
                <w:rFonts w:eastAsia="Times New Roman"/>
                <w:color w:val="000000"/>
                <w:rPrChange w:id="3003" w:author="Nick Smith" w:date="2021-05-17T14:21:00Z">
                  <w:rPr>
                    <w:ins w:id="3004" w:author="Risa" w:date="2021-05-04T14:22:00Z"/>
                    <w:rFonts w:eastAsia="Times New Roman"/>
                    <w:color w:val="000000"/>
                    <w:sz w:val="20"/>
                    <w:szCs w:val="20"/>
                  </w:rPr>
                </w:rPrChange>
              </w:rPr>
              <w:pPrChange w:id="3005" w:author="Nick Smith" w:date="2021-05-17T14:21:00Z">
                <w:pPr>
                  <w:jc w:val="center"/>
                </w:pPr>
              </w:pPrChange>
            </w:pPr>
            <w:ins w:id="3006" w:author="Risa" w:date="2021-05-04T14:22:00Z">
              <w:r w:rsidRPr="008531D1">
                <w:rPr>
                  <w:rFonts w:eastAsia="Times New Roman"/>
                  <w:color w:val="000000"/>
                  <w:rPrChange w:id="3007"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2D240091" w14:textId="77777777" w:rsidR="00D7113F" w:rsidRPr="008531D1" w:rsidRDefault="00D7113F" w:rsidP="008531D1">
            <w:pPr>
              <w:spacing w:line="480" w:lineRule="auto"/>
              <w:contextualSpacing/>
              <w:jc w:val="center"/>
              <w:rPr>
                <w:ins w:id="3008" w:author="Risa" w:date="2021-05-04T14:22:00Z"/>
                <w:rFonts w:eastAsia="Times New Roman"/>
                <w:color w:val="000000"/>
                <w:rPrChange w:id="3009" w:author="Nick Smith" w:date="2021-05-17T14:21:00Z">
                  <w:rPr>
                    <w:ins w:id="3010" w:author="Risa" w:date="2021-05-04T14:22:00Z"/>
                    <w:rFonts w:eastAsia="Times New Roman"/>
                    <w:color w:val="000000"/>
                    <w:sz w:val="20"/>
                    <w:szCs w:val="20"/>
                  </w:rPr>
                </w:rPrChange>
              </w:rPr>
              <w:pPrChange w:id="3011" w:author="Nick Smith" w:date="2021-05-17T14:21:00Z">
                <w:pPr>
                  <w:jc w:val="center"/>
                </w:pPr>
              </w:pPrChange>
            </w:pPr>
            <w:ins w:id="3012" w:author="Risa" w:date="2021-05-04T14:22:00Z">
              <w:r w:rsidRPr="008531D1">
                <w:rPr>
                  <w:rFonts w:eastAsia="Times New Roman"/>
                  <w:color w:val="000000"/>
                  <w:rPrChange w:id="3013" w:author="Nick Smith" w:date="2021-05-17T14:21:00Z">
                    <w:rPr>
                      <w:rFonts w:eastAsia="Times New Roman"/>
                      <w:color w:val="000000"/>
                      <w:sz w:val="20"/>
                      <w:szCs w:val="20"/>
                    </w:rPr>
                  </w:rPrChange>
                </w:rPr>
                <w:t>0.572</w:t>
              </w:r>
            </w:ins>
          </w:p>
        </w:tc>
        <w:tc>
          <w:tcPr>
            <w:tcW w:w="1083" w:type="pct"/>
            <w:shd w:val="clear" w:color="auto" w:fill="auto"/>
            <w:noWrap/>
            <w:vAlign w:val="center"/>
            <w:hideMark/>
          </w:tcPr>
          <w:p w14:paraId="5936877A" w14:textId="77777777" w:rsidR="00D7113F" w:rsidRPr="008531D1" w:rsidRDefault="00D7113F" w:rsidP="008531D1">
            <w:pPr>
              <w:spacing w:line="480" w:lineRule="auto"/>
              <w:contextualSpacing/>
              <w:jc w:val="center"/>
              <w:rPr>
                <w:ins w:id="3014" w:author="Risa" w:date="2021-05-04T14:22:00Z"/>
                <w:rFonts w:eastAsia="Times New Roman"/>
                <w:color w:val="000000"/>
                <w:rPrChange w:id="3015" w:author="Nick Smith" w:date="2021-05-17T14:21:00Z">
                  <w:rPr>
                    <w:ins w:id="3016" w:author="Risa" w:date="2021-05-04T14:22:00Z"/>
                    <w:rFonts w:eastAsia="Times New Roman"/>
                    <w:color w:val="000000"/>
                    <w:sz w:val="20"/>
                    <w:szCs w:val="20"/>
                  </w:rPr>
                </w:rPrChange>
              </w:rPr>
              <w:pPrChange w:id="3017" w:author="Nick Smith" w:date="2021-05-17T14:21:00Z">
                <w:pPr>
                  <w:jc w:val="center"/>
                </w:pPr>
              </w:pPrChange>
            </w:pPr>
            <w:ins w:id="3018" w:author="Risa" w:date="2021-05-04T14:22:00Z">
              <w:r w:rsidRPr="008531D1">
                <w:rPr>
                  <w:rFonts w:eastAsia="Times New Roman"/>
                  <w:color w:val="000000"/>
                  <w:rPrChange w:id="3019" w:author="Nick Smith" w:date="2021-05-17T14:21:00Z">
                    <w:rPr>
                      <w:rFonts w:eastAsia="Times New Roman"/>
                      <w:color w:val="000000"/>
                      <w:sz w:val="20"/>
                      <w:szCs w:val="20"/>
                    </w:rPr>
                  </w:rPrChange>
                </w:rPr>
                <w:t>0.450</w:t>
              </w:r>
            </w:ins>
          </w:p>
        </w:tc>
      </w:tr>
      <w:tr w:rsidR="00D7113F" w:rsidRPr="00771C52" w14:paraId="6B4C2E42" w14:textId="77777777" w:rsidTr="00493741">
        <w:trPr>
          <w:trHeight w:val="320"/>
          <w:ins w:id="3020" w:author="Risa" w:date="2021-05-04T14:22:00Z"/>
        </w:trPr>
        <w:tc>
          <w:tcPr>
            <w:tcW w:w="1751" w:type="pct"/>
            <w:shd w:val="clear" w:color="auto" w:fill="auto"/>
            <w:noWrap/>
            <w:vAlign w:val="center"/>
            <w:hideMark/>
          </w:tcPr>
          <w:p w14:paraId="1BF4A38B" w14:textId="77777777" w:rsidR="00D7113F" w:rsidRPr="008531D1" w:rsidRDefault="00D7113F" w:rsidP="008531D1">
            <w:pPr>
              <w:spacing w:line="480" w:lineRule="auto"/>
              <w:contextualSpacing/>
              <w:rPr>
                <w:ins w:id="3021" w:author="Risa" w:date="2021-05-04T14:22:00Z"/>
                <w:rFonts w:eastAsia="Times New Roman"/>
                <w:color w:val="000000"/>
                <w:rPrChange w:id="3022" w:author="Nick Smith" w:date="2021-05-17T14:21:00Z">
                  <w:rPr>
                    <w:ins w:id="3023" w:author="Risa" w:date="2021-05-04T14:22:00Z"/>
                    <w:rFonts w:eastAsia="Times New Roman"/>
                    <w:color w:val="000000"/>
                    <w:sz w:val="20"/>
                    <w:szCs w:val="20"/>
                  </w:rPr>
                </w:rPrChange>
              </w:rPr>
              <w:pPrChange w:id="3024" w:author="Nick Smith" w:date="2021-05-17T14:21:00Z">
                <w:pPr/>
              </w:pPrChange>
            </w:pPr>
            <w:ins w:id="3025" w:author="Risa" w:date="2021-05-04T14:22:00Z">
              <w:r w:rsidRPr="008531D1">
                <w:rPr>
                  <w:rFonts w:eastAsia="Times New Roman"/>
                  <w:color w:val="000000"/>
                  <w:rPrChange w:id="3026" w:author="Nick Smith" w:date="2021-05-17T14:21:00Z">
                    <w:rPr>
                      <w:rFonts w:eastAsia="Times New Roman"/>
                      <w:color w:val="000000"/>
                      <w:sz w:val="20"/>
                      <w:szCs w:val="20"/>
                    </w:rPr>
                  </w:rPrChange>
                </w:rPr>
                <w:t>Soil P x Soil K</w:t>
              </w:r>
              <w:r w:rsidRPr="008531D1">
                <w:rPr>
                  <w:rFonts w:eastAsia="Times New Roman"/>
                  <w:color w:val="000000"/>
                  <w:vertAlign w:val="subscript"/>
                  <w:rPrChange w:id="3027" w:author="Nick Smith" w:date="2021-05-17T14:21:00Z">
                    <w:rPr>
                      <w:rFonts w:eastAsia="Times New Roman"/>
                      <w:color w:val="000000"/>
                      <w:sz w:val="20"/>
                      <w:szCs w:val="20"/>
                      <w:vertAlign w:val="subscript"/>
                    </w:rPr>
                  </w:rPrChange>
                </w:rPr>
                <w:t>+µ</w:t>
              </w:r>
            </w:ins>
          </w:p>
        </w:tc>
        <w:tc>
          <w:tcPr>
            <w:tcW w:w="1083" w:type="pct"/>
            <w:vAlign w:val="center"/>
          </w:tcPr>
          <w:p w14:paraId="1332BEE6" w14:textId="77777777" w:rsidR="00D7113F" w:rsidRPr="008531D1" w:rsidRDefault="00D7113F" w:rsidP="008531D1">
            <w:pPr>
              <w:spacing w:line="480" w:lineRule="auto"/>
              <w:contextualSpacing/>
              <w:jc w:val="center"/>
              <w:rPr>
                <w:ins w:id="3028" w:author="Risa" w:date="2021-05-04T14:22:00Z"/>
                <w:rFonts w:eastAsia="Times New Roman"/>
                <w:color w:val="000000"/>
                <w:rPrChange w:id="3029" w:author="Nick Smith" w:date="2021-05-17T14:21:00Z">
                  <w:rPr>
                    <w:ins w:id="3030" w:author="Risa" w:date="2021-05-04T14:22:00Z"/>
                    <w:rFonts w:eastAsia="Times New Roman"/>
                    <w:color w:val="000000"/>
                    <w:sz w:val="20"/>
                    <w:szCs w:val="20"/>
                  </w:rPr>
                </w:rPrChange>
              </w:rPr>
              <w:pPrChange w:id="3031" w:author="Nick Smith" w:date="2021-05-17T14:21:00Z">
                <w:pPr>
                  <w:jc w:val="center"/>
                </w:pPr>
              </w:pPrChange>
            </w:pPr>
            <w:ins w:id="3032" w:author="Risa" w:date="2021-05-04T14:22:00Z">
              <w:r w:rsidRPr="008531D1">
                <w:rPr>
                  <w:rFonts w:eastAsia="Times New Roman"/>
                  <w:color w:val="000000"/>
                  <w:rPrChange w:id="3033"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1CD24843" w14:textId="77777777" w:rsidR="00D7113F" w:rsidRPr="008531D1" w:rsidRDefault="00D7113F" w:rsidP="008531D1">
            <w:pPr>
              <w:spacing w:line="480" w:lineRule="auto"/>
              <w:contextualSpacing/>
              <w:jc w:val="center"/>
              <w:rPr>
                <w:ins w:id="3034" w:author="Risa" w:date="2021-05-04T14:22:00Z"/>
                <w:rFonts w:eastAsia="Times New Roman"/>
                <w:color w:val="000000"/>
                <w:rPrChange w:id="3035" w:author="Nick Smith" w:date="2021-05-17T14:21:00Z">
                  <w:rPr>
                    <w:ins w:id="3036" w:author="Risa" w:date="2021-05-04T14:22:00Z"/>
                    <w:rFonts w:eastAsia="Times New Roman"/>
                    <w:color w:val="000000"/>
                    <w:sz w:val="20"/>
                    <w:szCs w:val="20"/>
                  </w:rPr>
                </w:rPrChange>
              </w:rPr>
              <w:pPrChange w:id="3037" w:author="Nick Smith" w:date="2021-05-17T14:21:00Z">
                <w:pPr>
                  <w:jc w:val="center"/>
                </w:pPr>
              </w:pPrChange>
            </w:pPr>
            <w:ins w:id="3038" w:author="Risa" w:date="2021-05-04T14:22:00Z">
              <w:r w:rsidRPr="008531D1">
                <w:rPr>
                  <w:rFonts w:eastAsia="Times New Roman"/>
                  <w:color w:val="000000"/>
                  <w:rPrChange w:id="3039" w:author="Nick Smith" w:date="2021-05-17T14:21:00Z">
                    <w:rPr>
                      <w:rFonts w:eastAsia="Times New Roman"/>
                      <w:color w:val="000000"/>
                      <w:sz w:val="20"/>
                      <w:szCs w:val="20"/>
                    </w:rPr>
                  </w:rPrChange>
                </w:rPr>
                <w:t>0.515</w:t>
              </w:r>
            </w:ins>
          </w:p>
        </w:tc>
        <w:tc>
          <w:tcPr>
            <w:tcW w:w="1083" w:type="pct"/>
            <w:shd w:val="clear" w:color="auto" w:fill="auto"/>
            <w:noWrap/>
            <w:vAlign w:val="center"/>
            <w:hideMark/>
          </w:tcPr>
          <w:p w14:paraId="4A2AE97D" w14:textId="77777777" w:rsidR="00D7113F" w:rsidRPr="008531D1" w:rsidRDefault="00D7113F" w:rsidP="008531D1">
            <w:pPr>
              <w:spacing w:line="480" w:lineRule="auto"/>
              <w:contextualSpacing/>
              <w:jc w:val="center"/>
              <w:rPr>
                <w:ins w:id="3040" w:author="Risa" w:date="2021-05-04T14:22:00Z"/>
                <w:rFonts w:eastAsia="Times New Roman"/>
                <w:color w:val="000000"/>
                <w:rPrChange w:id="3041" w:author="Nick Smith" w:date="2021-05-17T14:21:00Z">
                  <w:rPr>
                    <w:ins w:id="3042" w:author="Risa" w:date="2021-05-04T14:22:00Z"/>
                    <w:rFonts w:eastAsia="Times New Roman"/>
                    <w:color w:val="000000"/>
                    <w:sz w:val="20"/>
                    <w:szCs w:val="20"/>
                  </w:rPr>
                </w:rPrChange>
              </w:rPr>
              <w:pPrChange w:id="3043" w:author="Nick Smith" w:date="2021-05-17T14:21:00Z">
                <w:pPr>
                  <w:jc w:val="center"/>
                </w:pPr>
              </w:pPrChange>
            </w:pPr>
            <w:ins w:id="3044" w:author="Risa" w:date="2021-05-04T14:22:00Z">
              <w:r w:rsidRPr="008531D1">
                <w:rPr>
                  <w:rFonts w:eastAsia="Times New Roman"/>
                  <w:color w:val="000000"/>
                  <w:rPrChange w:id="3045" w:author="Nick Smith" w:date="2021-05-17T14:21:00Z">
                    <w:rPr>
                      <w:rFonts w:eastAsia="Times New Roman"/>
                      <w:color w:val="000000"/>
                      <w:sz w:val="20"/>
                      <w:szCs w:val="20"/>
                    </w:rPr>
                  </w:rPrChange>
                </w:rPr>
                <w:t>0.473</w:t>
              </w:r>
            </w:ins>
          </w:p>
        </w:tc>
      </w:tr>
      <w:tr w:rsidR="00D7113F" w:rsidRPr="00771C52" w14:paraId="4BE3B1B4" w14:textId="77777777" w:rsidTr="00493741">
        <w:trPr>
          <w:trHeight w:val="320"/>
          <w:ins w:id="3046" w:author="Risa" w:date="2021-05-04T14:22:00Z"/>
        </w:trPr>
        <w:tc>
          <w:tcPr>
            <w:tcW w:w="1751" w:type="pct"/>
            <w:shd w:val="clear" w:color="auto" w:fill="auto"/>
            <w:noWrap/>
            <w:vAlign w:val="center"/>
            <w:hideMark/>
          </w:tcPr>
          <w:p w14:paraId="64978F9D" w14:textId="77777777" w:rsidR="00D7113F" w:rsidRPr="008531D1" w:rsidRDefault="00D7113F" w:rsidP="008531D1">
            <w:pPr>
              <w:spacing w:line="480" w:lineRule="auto"/>
              <w:contextualSpacing/>
              <w:rPr>
                <w:ins w:id="3047" w:author="Risa" w:date="2021-05-04T14:22:00Z"/>
                <w:rFonts w:eastAsia="Times New Roman"/>
                <w:color w:val="000000"/>
                <w:lang w:val="es-ES"/>
                <w:rPrChange w:id="3048" w:author="Nick Smith" w:date="2021-05-17T14:21:00Z">
                  <w:rPr>
                    <w:ins w:id="3049" w:author="Risa" w:date="2021-05-04T14:22:00Z"/>
                    <w:rFonts w:eastAsia="Times New Roman"/>
                    <w:color w:val="000000"/>
                    <w:sz w:val="20"/>
                    <w:szCs w:val="20"/>
                    <w:lang w:val="es-ES"/>
                  </w:rPr>
                </w:rPrChange>
              </w:rPr>
              <w:pPrChange w:id="3050" w:author="Nick Smith" w:date="2021-05-17T14:21:00Z">
                <w:pPr/>
              </w:pPrChange>
            </w:pPr>
            <w:ins w:id="3051" w:author="Risa" w:date="2021-05-04T14:22:00Z">
              <w:r w:rsidRPr="00771C52">
                <w:rPr>
                  <w:rFonts w:eastAsia="Times New Roman"/>
                  <w:color w:val="000000"/>
                </w:rPr>
                <w:t>∆</w:t>
              </w:r>
              <w:r w:rsidRPr="008531D1">
                <w:rPr>
                  <w:rFonts w:eastAsia="Times New Roman"/>
                  <w:color w:val="000000"/>
                  <w:lang w:val="es-ES"/>
                  <w:rPrChange w:id="3052" w:author="Nick Smith" w:date="2021-05-17T14:21:00Z">
                    <w:rPr>
                      <w:rFonts w:eastAsia="Times New Roman"/>
                      <w:color w:val="000000"/>
                      <w:sz w:val="20"/>
                      <w:szCs w:val="20"/>
                      <w:lang w:val="es-ES"/>
                    </w:rPr>
                  </w:rPrChange>
                </w:rPr>
                <w:t xml:space="preserve">AGB x </w:t>
              </w:r>
              <w:r w:rsidRPr="001B44B1">
                <w:rPr>
                  <w:rFonts w:eastAsia="Times New Roman"/>
                  <w:color w:val="000000"/>
                </w:rPr>
                <w:t>∆</w:t>
              </w:r>
              <w:r w:rsidRPr="008531D1">
                <w:rPr>
                  <w:rFonts w:eastAsia="Times New Roman"/>
                  <w:color w:val="000000"/>
                  <w:lang w:val="es-ES"/>
                  <w:rPrChange w:id="3053" w:author="Nick Smith" w:date="2021-05-17T14:21:00Z">
                    <w:rPr>
                      <w:rFonts w:eastAsia="Times New Roman"/>
                      <w:color w:val="000000"/>
                      <w:sz w:val="20"/>
                      <w:szCs w:val="20"/>
                      <w:lang w:val="es-ES"/>
                    </w:rPr>
                  </w:rPrChange>
                </w:rPr>
                <w:t>LMA</w:t>
              </w:r>
            </w:ins>
          </w:p>
        </w:tc>
        <w:tc>
          <w:tcPr>
            <w:tcW w:w="1083" w:type="pct"/>
            <w:vAlign w:val="center"/>
          </w:tcPr>
          <w:p w14:paraId="256D5AC5" w14:textId="77777777" w:rsidR="00D7113F" w:rsidRPr="008531D1" w:rsidRDefault="00D7113F" w:rsidP="008531D1">
            <w:pPr>
              <w:spacing w:line="480" w:lineRule="auto"/>
              <w:contextualSpacing/>
              <w:jc w:val="center"/>
              <w:rPr>
                <w:ins w:id="3054" w:author="Risa" w:date="2021-05-04T14:22:00Z"/>
                <w:rFonts w:eastAsia="Times New Roman"/>
                <w:color w:val="000000"/>
                <w:rPrChange w:id="3055" w:author="Nick Smith" w:date="2021-05-17T14:21:00Z">
                  <w:rPr>
                    <w:ins w:id="3056" w:author="Risa" w:date="2021-05-04T14:22:00Z"/>
                    <w:rFonts w:eastAsia="Times New Roman"/>
                    <w:color w:val="000000"/>
                    <w:sz w:val="20"/>
                    <w:szCs w:val="20"/>
                  </w:rPr>
                </w:rPrChange>
              </w:rPr>
              <w:pPrChange w:id="3057" w:author="Nick Smith" w:date="2021-05-17T14:21:00Z">
                <w:pPr>
                  <w:jc w:val="center"/>
                </w:pPr>
              </w:pPrChange>
            </w:pPr>
            <w:ins w:id="3058" w:author="Risa" w:date="2021-05-04T14:22:00Z">
              <w:r w:rsidRPr="008531D1">
                <w:rPr>
                  <w:rFonts w:eastAsia="Times New Roman"/>
                  <w:color w:val="000000"/>
                  <w:rPrChange w:id="3059"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6F3FFE25" w14:textId="77777777" w:rsidR="00D7113F" w:rsidRPr="008531D1" w:rsidRDefault="00D7113F" w:rsidP="008531D1">
            <w:pPr>
              <w:spacing w:line="480" w:lineRule="auto"/>
              <w:contextualSpacing/>
              <w:jc w:val="center"/>
              <w:rPr>
                <w:ins w:id="3060" w:author="Risa" w:date="2021-05-04T14:22:00Z"/>
                <w:rFonts w:eastAsia="Times New Roman"/>
                <w:color w:val="000000"/>
                <w:rPrChange w:id="3061" w:author="Nick Smith" w:date="2021-05-17T14:21:00Z">
                  <w:rPr>
                    <w:ins w:id="3062" w:author="Risa" w:date="2021-05-04T14:22:00Z"/>
                    <w:rFonts w:eastAsia="Times New Roman"/>
                    <w:color w:val="000000"/>
                    <w:sz w:val="20"/>
                    <w:szCs w:val="20"/>
                  </w:rPr>
                </w:rPrChange>
              </w:rPr>
              <w:pPrChange w:id="3063" w:author="Nick Smith" w:date="2021-05-17T14:21:00Z">
                <w:pPr>
                  <w:jc w:val="center"/>
                </w:pPr>
              </w:pPrChange>
            </w:pPr>
            <w:ins w:id="3064" w:author="Risa" w:date="2021-05-04T14:22:00Z">
              <w:r w:rsidRPr="008531D1">
                <w:rPr>
                  <w:rFonts w:eastAsia="Times New Roman"/>
                  <w:color w:val="000000"/>
                  <w:rPrChange w:id="3065" w:author="Nick Smith" w:date="2021-05-17T14:21:00Z">
                    <w:rPr>
                      <w:rFonts w:eastAsia="Times New Roman"/>
                      <w:color w:val="000000"/>
                      <w:sz w:val="20"/>
                      <w:szCs w:val="20"/>
                    </w:rPr>
                  </w:rPrChange>
                </w:rPr>
                <w:t>4.423</w:t>
              </w:r>
            </w:ins>
          </w:p>
        </w:tc>
        <w:tc>
          <w:tcPr>
            <w:tcW w:w="1083" w:type="pct"/>
            <w:shd w:val="clear" w:color="auto" w:fill="auto"/>
            <w:noWrap/>
            <w:vAlign w:val="center"/>
            <w:hideMark/>
          </w:tcPr>
          <w:p w14:paraId="0505D5B2" w14:textId="77777777" w:rsidR="00D7113F" w:rsidRPr="008531D1" w:rsidRDefault="00D7113F" w:rsidP="008531D1">
            <w:pPr>
              <w:spacing w:line="480" w:lineRule="auto"/>
              <w:contextualSpacing/>
              <w:jc w:val="center"/>
              <w:rPr>
                <w:ins w:id="3066" w:author="Risa" w:date="2021-05-04T14:22:00Z"/>
                <w:rFonts w:eastAsia="Times New Roman"/>
                <w:color w:val="000000"/>
                <w:rPrChange w:id="3067" w:author="Nick Smith" w:date="2021-05-17T14:21:00Z">
                  <w:rPr>
                    <w:ins w:id="3068" w:author="Risa" w:date="2021-05-04T14:22:00Z"/>
                    <w:rFonts w:eastAsia="Times New Roman"/>
                    <w:color w:val="000000"/>
                    <w:sz w:val="20"/>
                    <w:szCs w:val="20"/>
                  </w:rPr>
                </w:rPrChange>
              </w:rPr>
              <w:pPrChange w:id="3069" w:author="Nick Smith" w:date="2021-05-17T14:21:00Z">
                <w:pPr>
                  <w:jc w:val="center"/>
                </w:pPr>
              </w:pPrChange>
            </w:pPr>
            <w:ins w:id="3070" w:author="Risa" w:date="2021-05-04T14:22:00Z">
              <w:r w:rsidRPr="008531D1">
                <w:rPr>
                  <w:rFonts w:eastAsia="Times New Roman"/>
                  <w:color w:val="000000"/>
                  <w:rPrChange w:id="3071" w:author="Nick Smith" w:date="2021-05-17T14:21:00Z">
                    <w:rPr>
                      <w:rFonts w:eastAsia="Times New Roman"/>
                      <w:color w:val="000000"/>
                      <w:sz w:val="20"/>
                      <w:szCs w:val="20"/>
                    </w:rPr>
                  </w:rPrChange>
                </w:rPr>
                <w:t>0.035</w:t>
              </w:r>
            </w:ins>
          </w:p>
        </w:tc>
      </w:tr>
      <w:tr w:rsidR="00D7113F" w:rsidRPr="00771C52" w14:paraId="7780C6A5" w14:textId="77777777" w:rsidTr="00493741">
        <w:trPr>
          <w:trHeight w:val="320"/>
          <w:ins w:id="3072" w:author="Risa" w:date="2021-05-04T14:22:00Z"/>
        </w:trPr>
        <w:tc>
          <w:tcPr>
            <w:tcW w:w="1751" w:type="pct"/>
            <w:shd w:val="clear" w:color="auto" w:fill="auto"/>
            <w:noWrap/>
            <w:vAlign w:val="center"/>
            <w:hideMark/>
          </w:tcPr>
          <w:p w14:paraId="79252E63" w14:textId="77777777" w:rsidR="00D7113F" w:rsidRPr="008531D1" w:rsidRDefault="00D7113F" w:rsidP="008531D1">
            <w:pPr>
              <w:spacing w:line="480" w:lineRule="auto"/>
              <w:contextualSpacing/>
              <w:rPr>
                <w:ins w:id="3073" w:author="Risa" w:date="2021-05-04T14:22:00Z"/>
                <w:rFonts w:eastAsia="Times New Roman"/>
                <w:color w:val="000000"/>
                <w:lang w:val="es-ES"/>
                <w:rPrChange w:id="3074" w:author="Nick Smith" w:date="2021-05-17T14:21:00Z">
                  <w:rPr>
                    <w:ins w:id="3075" w:author="Risa" w:date="2021-05-04T14:22:00Z"/>
                    <w:rFonts w:eastAsia="Times New Roman"/>
                    <w:color w:val="000000"/>
                    <w:sz w:val="20"/>
                    <w:szCs w:val="20"/>
                    <w:lang w:val="es-ES"/>
                  </w:rPr>
                </w:rPrChange>
              </w:rPr>
              <w:pPrChange w:id="3076" w:author="Nick Smith" w:date="2021-05-17T14:21:00Z">
                <w:pPr/>
              </w:pPrChange>
            </w:pPr>
            <w:ins w:id="3077" w:author="Risa" w:date="2021-05-04T14:22:00Z">
              <w:r w:rsidRPr="00771C52">
                <w:rPr>
                  <w:rFonts w:eastAsia="Times New Roman"/>
                  <w:color w:val="000000"/>
                </w:rPr>
                <w:t>∆</w:t>
              </w:r>
              <w:r w:rsidRPr="008531D1">
                <w:rPr>
                  <w:rFonts w:eastAsia="Times New Roman"/>
                  <w:color w:val="000000"/>
                  <w:lang w:val="es-ES"/>
                  <w:rPrChange w:id="3078" w:author="Nick Smith" w:date="2021-05-17T14:21:00Z">
                    <w:rPr>
                      <w:rFonts w:eastAsia="Times New Roman"/>
                      <w:color w:val="000000"/>
                      <w:sz w:val="20"/>
                      <w:szCs w:val="20"/>
                      <w:lang w:val="es-ES"/>
                    </w:rPr>
                  </w:rPrChange>
                </w:rPr>
                <w:t xml:space="preserve">AGB x </w:t>
              </w:r>
              <w:r w:rsidRPr="001B44B1">
                <w:rPr>
                  <w:rFonts w:eastAsia="Times New Roman"/>
                  <w:color w:val="000000"/>
                </w:rPr>
                <w:t>∆</w:t>
              </w:r>
              <w:r w:rsidRPr="008531D1">
                <w:rPr>
                  <w:rFonts w:eastAsia="Times New Roman"/>
                  <w:color w:val="000000"/>
                  <w:rPrChange w:id="3079" w:author="Nick Smith" w:date="2021-05-17T14:21:00Z">
                    <w:rPr>
                      <w:rFonts w:eastAsia="Times New Roman"/>
                      <w:color w:val="000000"/>
                      <w:sz w:val="20"/>
                      <w:szCs w:val="20"/>
                    </w:rPr>
                  </w:rPrChange>
                </w:rPr>
                <w:t>χ</w:t>
              </w:r>
            </w:ins>
          </w:p>
        </w:tc>
        <w:tc>
          <w:tcPr>
            <w:tcW w:w="1083" w:type="pct"/>
            <w:vAlign w:val="center"/>
          </w:tcPr>
          <w:p w14:paraId="227190AA" w14:textId="77777777" w:rsidR="00D7113F" w:rsidRPr="008531D1" w:rsidRDefault="00D7113F" w:rsidP="008531D1">
            <w:pPr>
              <w:spacing w:line="480" w:lineRule="auto"/>
              <w:contextualSpacing/>
              <w:jc w:val="center"/>
              <w:rPr>
                <w:ins w:id="3080" w:author="Risa" w:date="2021-05-04T14:22:00Z"/>
                <w:rFonts w:eastAsia="Times New Roman"/>
                <w:color w:val="000000"/>
                <w:rPrChange w:id="3081" w:author="Nick Smith" w:date="2021-05-17T14:21:00Z">
                  <w:rPr>
                    <w:ins w:id="3082" w:author="Risa" w:date="2021-05-04T14:22:00Z"/>
                    <w:rFonts w:eastAsia="Times New Roman"/>
                    <w:color w:val="000000"/>
                    <w:sz w:val="20"/>
                    <w:szCs w:val="20"/>
                  </w:rPr>
                </w:rPrChange>
              </w:rPr>
              <w:pPrChange w:id="3083" w:author="Nick Smith" w:date="2021-05-17T14:21:00Z">
                <w:pPr>
                  <w:jc w:val="center"/>
                </w:pPr>
              </w:pPrChange>
            </w:pPr>
            <w:ins w:id="3084" w:author="Risa" w:date="2021-05-04T14:22:00Z">
              <w:r w:rsidRPr="008531D1">
                <w:rPr>
                  <w:rFonts w:eastAsia="Times New Roman"/>
                  <w:color w:val="000000"/>
                  <w:rPrChange w:id="3085"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79C7979B" w14:textId="77777777" w:rsidR="00D7113F" w:rsidRPr="008531D1" w:rsidRDefault="00D7113F" w:rsidP="008531D1">
            <w:pPr>
              <w:spacing w:line="480" w:lineRule="auto"/>
              <w:contextualSpacing/>
              <w:jc w:val="center"/>
              <w:rPr>
                <w:ins w:id="3086" w:author="Risa" w:date="2021-05-04T14:22:00Z"/>
                <w:rFonts w:eastAsia="Times New Roman"/>
                <w:color w:val="000000"/>
                <w:rPrChange w:id="3087" w:author="Nick Smith" w:date="2021-05-17T14:21:00Z">
                  <w:rPr>
                    <w:ins w:id="3088" w:author="Risa" w:date="2021-05-04T14:22:00Z"/>
                    <w:rFonts w:eastAsia="Times New Roman"/>
                    <w:color w:val="000000"/>
                    <w:sz w:val="20"/>
                    <w:szCs w:val="20"/>
                  </w:rPr>
                </w:rPrChange>
              </w:rPr>
              <w:pPrChange w:id="3089" w:author="Nick Smith" w:date="2021-05-17T14:21:00Z">
                <w:pPr>
                  <w:jc w:val="center"/>
                </w:pPr>
              </w:pPrChange>
            </w:pPr>
            <w:ins w:id="3090" w:author="Risa" w:date="2021-05-04T14:22:00Z">
              <w:r w:rsidRPr="008531D1">
                <w:rPr>
                  <w:rFonts w:eastAsia="Times New Roman"/>
                  <w:color w:val="000000"/>
                  <w:rPrChange w:id="3091" w:author="Nick Smith" w:date="2021-05-17T14:21:00Z">
                    <w:rPr>
                      <w:rFonts w:eastAsia="Times New Roman"/>
                      <w:color w:val="000000"/>
                      <w:sz w:val="20"/>
                      <w:szCs w:val="20"/>
                    </w:rPr>
                  </w:rPrChange>
                </w:rPr>
                <w:t>0.094</w:t>
              </w:r>
            </w:ins>
          </w:p>
        </w:tc>
        <w:tc>
          <w:tcPr>
            <w:tcW w:w="1083" w:type="pct"/>
            <w:shd w:val="clear" w:color="auto" w:fill="auto"/>
            <w:noWrap/>
            <w:vAlign w:val="center"/>
            <w:hideMark/>
          </w:tcPr>
          <w:p w14:paraId="79100AF1" w14:textId="77777777" w:rsidR="00D7113F" w:rsidRPr="008531D1" w:rsidRDefault="00D7113F" w:rsidP="008531D1">
            <w:pPr>
              <w:spacing w:line="480" w:lineRule="auto"/>
              <w:contextualSpacing/>
              <w:jc w:val="center"/>
              <w:rPr>
                <w:ins w:id="3092" w:author="Risa" w:date="2021-05-04T14:22:00Z"/>
                <w:rFonts w:eastAsia="Times New Roman"/>
                <w:color w:val="000000"/>
                <w:rPrChange w:id="3093" w:author="Nick Smith" w:date="2021-05-17T14:21:00Z">
                  <w:rPr>
                    <w:ins w:id="3094" w:author="Risa" w:date="2021-05-04T14:22:00Z"/>
                    <w:rFonts w:eastAsia="Times New Roman"/>
                    <w:color w:val="000000"/>
                    <w:sz w:val="20"/>
                    <w:szCs w:val="20"/>
                  </w:rPr>
                </w:rPrChange>
              </w:rPr>
              <w:pPrChange w:id="3095" w:author="Nick Smith" w:date="2021-05-17T14:21:00Z">
                <w:pPr>
                  <w:jc w:val="center"/>
                </w:pPr>
              </w:pPrChange>
            </w:pPr>
            <w:ins w:id="3096" w:author="Risa" w:date="2021-05-04T14:22:00Z">
              <w:r w:rsidRPr="008531D1">
                <w:rPr>
                  <w:rFonts w:eastAsia="Times New Roman"/>
                  <w:color w:val="000000"/>
                  <w:rPrChange w:id="3097" w:author="Nick Smith" w:date="2021-05-17T14:21:00Z">
                    <w:rPr>
                      <w:rFonts w:eastAsia="Times New Roman"/>
                      <w:color w:val="000000"/>
                      <w:sz w:val="20"/>
                      <w:szCs w:val="20"/>
                    </w:rPr>
                  </w:rPrChange>
                </w:rPr>
                <w:t>0.759</w:t>
              </w:r>
            </w:ins>
          </w:p>
        </w:tc>
      </w:tr>
      <w:tr w:rsidR="00D7113F" w:rsidRPr="00771C52" w14:paraId="713A69B8" w14:textId="77777777" w:rsidTr="00493741">
        <w:trPr>
          <w:trHeight w:val="320"/>
          <w:ins w:id="3098" w:author="Risa" w:date="2021-05-04T14:22:00Z"/>
        </w:trPr>
        <w:tc>
          <w:tcPr>
            <w:tcW w:w="1751" w:type="pct"/>
            <w:shd w:val="clear" w:color="auto" w:fill="auto"/>
            <w:noWrap/>
            <w:vAlign w:val="center"/>
            <w:hideMark/>
          </w:tcPr>
          <w:p w14:paraId="225194F7" w14:textId="77777777" w:rsidR="00D7113F" w:rsidRPr="008531D1" w:rsidRDefault="00D7113F" w:rsidP="008531D1">
            <w:pPr>
              <w:spacing w:line="480" w:lineRule="auto"/>
              <w:contextualSpacing/>
              <w:rPr>
                <w:ins w:id="3099" w:author="Risa" w:date="2021-05-04T14:22:00Z"/>
                <w:rFonts w:eastAsia="Times New Roman"/>
                <w:color w:val="000000"/>
                <w:lang w:val="es-ES"/>
                <w:rPrChange w:id="3100" w:author="Nick Smith" w:date="2021-05-17T14:21:00Z">
                  <w:rPr>
                    <w:ins w:id="3101" w:author="Risa" w:date="2021-05-04T14:22:00Z"/>
                    <w:rFonts w:eastAsia="Times New Roman"/>
                    <w:color w:val="000000"/>
                    <w:sz w:val="20"/>
                    <w:szCs w:val="20"/>
                    <w:lang w:val="es-ES"/>
                  </w:rPr>
                </w:rPrChange>
              </w:rPr>
              <w:pPrChange w:id="3102" w:author="Nick Smith" w:date="2021-05-17T14:21:00Z">
                <w:pPr/>
              </w:pPrChange>
            </w:pPr>
            <w:ins w:id="3103" w:author="Risa" w:date="2021-05-04T14:22:00Z">
              <w:r w:rsidRPr="00771C52">
                <w:rPr>
                  <w:rFonts w:eastAsia="Times New Roman"/>
                  <w:color w:val="000000"/>
                </w:rPr>
                <w:t>∆</w:t>
              </w:r>
              <w:r w:rsidRPr="008531D1">
                <w:rPr>
                  <w:rFonts w:eastAsia="Times New Roman"/>
                  <w:color w:val="000000"/>
                  <w:lang w:val="es-ES"/>
                  <w:rPrChange w:id="3104" w:author="Nick Smith" w:date="2021-05-17T14:21:00Z">
                    <w:rPr>
                      <w:rFonts w:eastAsia="Times New Roman"/>
                      <w:color w:val="000000"/>
                      <w:sz w:val="20"/>
                      <w:szCs w:val="20"/>
                      <w:lang w:val="es-ES"/>
                    </w:rPr>
                  </w:rPrChange>
                </w:rPr>
                <w:t xml:space="preserve">LMA x </w:t>
              </w:r>
              <w:r w:rsidRPr="001B44B1">
                <w:rPr>
                  <w:rFonts w:eastAsia="Times New Roman"/>
                  <w:color w:val="000000"/>
                </w:rPr>
                <w:t>∆</w:t>
              </w:r>
              <w:r w:rsidRPr="008531D1">
                <w:rPr>
                  <w:rFonts w:eastAsia="Times New Roman"/>
                  <w:color w:val="000000"/>
                  <w:rPrChange w:id="3105" w:author="Nick Smith" w:date="2021-05-17T14:21:00Z">
                    <w:rPr>
                      <w:rFonts w:eastAsia="Times New Roman"/>
                      <w:color w:val="000000"/>
                      <w:sz w:val="20"/>
                      <w:szCs w:val="20"/>
                    </w:rPr>
                  </w:rPrChange>
                </w:rPr>
                <w:t>χ</w:t>
              </w:r>
            </w:ins>
          </w:p>
        </w:tc>
        <w:tc>
          <w:tcPr>
            <w:tcW w:w="1083" w:type="pct"/>
            <w:vAlign w:val="center"/>
          </w:tcPr>
          <w:p w14:paraId="2ECC864C" w14:textId="77777777" w:rsidR="00D7113F" w:rsidRPr="008531D1" w:rsidRDefault="00D7113F" w:rsidP="008531D1">
            <w:pPr>
              <w:spacing w:line="480" w:lineRule="auto"/>
              <w:contextualSpacing/>
              <w:jc w:val="center"/>
              <w:rPr>
                <w:ins w:id="3106" w:author="Risa" w:date="2021-05-04T14:22:00Z"/>
                <w:rFonts w:eastAsia="Times New Roman"/>
                <w:color w:val="000000"/>
                <w:rPrChange w:id="3107" w:author="Nick Smith" w:date="2021-05-17T14:21:00Z">
                  <w:rPr>
                    <w:ins w:id="3108" w:author="Risa" w:date="2021-05-04T14:22:00Z"/>
                    <w:rFonts w:eastAsia="Times New Roman"/>
                    <w:color w:val="000000"/>
                    <w:sz w:val="20"/>
                    <w:szCs w:val="20"/>
                  </w:rPr>
                </w:rPrChange>
              </w:rPr>
              <w:pPrChange w:id="3109" w:author="Nick Smith" w:date="2021-05-17T14:21:00Z">
                <w:pPr>
                  <w:jc w:val="center"/>
                </w:pPr>
              </w:pPrChange>
            </w:pPr>
            <w:ins w:id="3110" w:author="Risa" w:date="2021-05-04T14:22:00Z">
              <w:r w:rsidRPr="008531D1">
                <w:rPr>
                  <w:rFonts w:eastAsia="Times New Roman"/>
                  <w:color w:val="000000"/>
                  <w:rPrChange w:id="3111"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7748DEC8" w14:textId="77777777" w:rsidR="00D7113F" w:rsidRPr="008531D1" w:rsidRDefault="00D7113F" w:rsidP="008531D1">
            <w:pPr>
              <w:spacing w:line="480" w:lineRule="auto"/>
              <w:contextualSpacing/>
              <w:jc w:val="center"/>
              <w:rPr>
                <w:ins w:id="3112" w:author="Risa" w:date="2021-05-04T14:22:00Z"/>
                <w:rFonts w:eastAsia="Times New Roman"/>
                <w:color w:val="000000"/>
                <w:rPrChange w:id="3113" w:author="Nick Smith" w:date="2021-05-17T14:21:00Z">
                  <w:rPr>
                    <w:ins w:id="3114" w:author="Risa" w:date="2021-05-04T14:22:00Z"/>
                    <w:rFonts w:eastAsia="Times New Roman"/>
                    <w:color w:val="000000"/>
                    <w:sz w:val="20"/>
                    <w:szCs w:val="20"/>
                  </w:rPr>
                </w:rPrChange>
              </w:rPr>
              <w:pPrChange w:id="3115" w:author="Nick Smith" w:date="2021-05-17T14:21:00Z">
                <w:pPr>
                  <w:jc w:val="center"/>
                </w:pPr>
              </w:pPrChange>
            </w:pPr>
            <w:ins w:id="3116" w:author="Risa" w:date="2021-05-04T14:22:00Z">
              <w:r w:rsidRPr="008531D1">
                <w:rPr>
                  <w:rFonts w:eastAsia="Times New Roman"/>
                  <w:color w:val="000000"/>
                  <w:rPrChange w:id="3117" w:author="Nick Smith" w:date="2021-05-17T14:21:00Z">
                    <w:rPr>
                      <w:rFonts w:eastAsia="Times New Roman"/>
                      <w:color w:val="000000"/>
                      <w:sz w:val="20"/>
                      <w:szCs w:val="20"/>
                    </w:rPr>
                  </w:rPrChange>
                </w:rPr>
                <w:t>1.196</w:t>
              </w:r>
            </w:ins>
          </w:p>
        </w:tc>
        <w:tc>
          <w:tcPr>
            <w:tcW w:w="1083" w:type="pct"/>
            <w:shd w:val="clear" w:color="auto" w:fill="auto"/>
            <w:noWrap/>
            <w:vAlign w:val="center"/>
            <w:hideMark/>
          </w:tcPr>
          <w:p w14:paraId="4197A24E" w14:textId="77777777" w:rsidR="00D7113F" w:rsidRPr="008531D1" w:rsidRDefault="00D7113F" w:rsidP="008531D1">
            <w:pPr>
              <w:spacing w:line="480" w:lineRule="auto"/>
              <w:contextualSpacing/>
              <w:jc w:val="center"/>
              <w:rPr>
                <w:ins w:id="3118" w:author="Risa" w:date="2021-05-04T14:22:00Z"/>
                <w:rFonts w:eastAsia="Times New Roman"/>
                <w:color w:val="000000"/>
                <w:rPrChange w:id="3119" w:author="Nick Smith" w:date="2021-05-17T14:21:00Z">
                  <w:rPr>
                    <w:ins w:id="3120" w:author="Risa" w:date="2021-05-04T14:22:00Z"/>
                    <w:rFonts w:eastAsia="Times New Roman"/>
                    <w:color w:val="000000"/>
                    <w:sz w:val="20"/>
                    <w:szCs w:val="20"/>
                  </w:rPr>
                </w:rPrChange>
              </w:rPr>
              <w:pPrChange w:id="3121" w:author="Nick Smith" w:date="2021-05-17T14:21:00Z">
                <w:pPr>
                  <w:jc w:val="center"/>
                </w:pPr>
              </w:pPrChange>
            </w:pPr>
            <w:ins w:id="3122" w:author="Risa" w:date="2021-05-04T14:22:00Z">
              <w:r w:rsidRPr="008531D1">
                <w:rPr>
                  <w:rFonts w:eastAsia="Times New Roman"/>
                  <w:color w:val="000000"/>
                  <w:rPrChange w:id="3123" w:author="Nick Smith" w:date="2021-05-17T14:21:00Z">
                    <w:rPr>
                      <w:rFonts w:eastAsia="Times New Roman"/>
                      <w:color w:val="000000"/>
                      <w:sz w:val="20"/>
                      <w:szCs w:val="20"/>
                    </w:rPr>
                  </w:rPrChange>
                </w:rPr>
                <w:t>0.274</w:t>
              </w:r>
            </w:ins>
          </w:p>
        </w:tc>
      </w:tr>
      <w:tr w:rsidR="00D7113F" w:rsidRPr="00771C52" w14:paraId="032115BF" w14:textId="77777777" w:rsidTr="00493741">
        <w:trPr>
          <w:trHeight w:val="320"/>
          <w:ins w:id="3124" w:author="Risa" w:date="2021-05-04T14:22:00Z"/>
        </w:trPr>
        <w:tc>
          <w:tcPr>
            <w:tcW w:w="1751" w:type="pct"/>
            <w:tcBorders>
              <w:bottom w:val="single" w:sz="4" w:space="0" w:color="auto"/>
            </w:tcBorders>
            <w:shd w:val="clear" w:color="auto" w:fill="auto"/>
            <w:noWrap/>
            <w:vAlign w:val="center"/>
            <w:hideMark/>
          </w:tcPr>
          <w:p w14:paraId="68F69A72" w14:textId="77777777" w:rsidR="00D7113F" w:rsidRPr="008531D1" w:rsidRDefault="00D7113F" w:rsidP="008531D1">
            <w:pPr>
              <w:spacing w:line="480" w:lineRule="auto"/>
              <w:contextualSpacing/>
              <w:rPr>
                <w:ins w:id="3125" w:author="Risa" w:date="2021-05-04T14:22:00Z"/>
                <w:rFonts w:eastAsia="Times New Roman"/>
                <w:color w:val="000000"/>
                <w:rPrChange w:id="3126" w:author="Nick Smith" w:date="2021-05-17T14:21:00Z">
                  <w:rPr>
                    <w:ins w:id="3127" w:author="Risa" w:date="2021-05-04T14:22:00Z"/>
                    <w:rFonts w:eastAsia="Times New Roman"/>
                    <w:color w:val="000000"/>
                    <w:sz w:val="20"/>
                    <w:szCs w:val="20"/>
                  </w:rPr>
                </w:rPrChange>
              </w:rPr>
              <w:pPrChange w:id="3128" w:author="Nick Smith" w:date="2021-05-17T14:21:00Z">
                <w:pPr/>
              </w:pPrChange>
            </w:pPr>
            <w:ins w:id="3129" w:author="Risa" w:date="2021-05-04T14:22:00Z">
              <w:r w:rsidRPr="00771C52">
                <w:rPr>
                  <w:rFonts w:eastAsia="Times New Roman"/>
                  <w:color w:val="000000"/>
                </w:rPr>
                <w:t>∆</w:t>
              </w:r>
              <w:r w:rsidRPr="008531D1">
                <w:rPr>
                  <w:rFonts w:eastAsia="Times New Roman"/>
                  <w:color w:val="000000"/>
                  <w:rPrChange w:id="3130" w:author="Nick Smith" w:date="2021-05-17T14:21:00Z">
                    <w:rPr>
                      <w:rFonts w:eastAsia="Times New Roman"/>
                      <w:color w:val="000000"/>
                      <w:sz w:val="20"/>
                      <w:szCs w:val="20"/>
                    </w:rPr>
                  </w:rPrChange>
                </w:rPr>
                <w:t xml:space="preserve">AGB x </w:t>
              </w:r>
              <w:r w:rsidRPr="001B44B1">
                <w:rPr>
                  <w:rFonts w:eastAsia="Times New Roman"/>
                  <w:color w:val="000000"/>
                </w:rPr>
                <w:t>∆</w:t>
              </w:r>
              <w:r w:rsidRPr="008531D1">
                <w:rPr>
                  <w:rFonts w:eastAsia="Times New Roman"/>
                  <w:color w:val="000000"/>
                  <w:rPrChange w:id="3131" w:author="Nick Smith" w:date="2021-05-17T14:21:00Z">
                    <w:rPr>
                      <w:rFonts w:eastAsia="Times New Roman"/>
                      <w:color w:val="000000"/>
                      <w:sz w:val="20"/>
                      <w:szCs w:val="20"/>
                    </w:rPr>
                  </w:rPrChange>
                </w:rPr>
                <w:t xml:space="preserve">LMA x </w:t>
              </w:r>
              <w:r w:rsidRPr="001B44B1">
                <w:rPr>
                  <w:rFonts w:eastAsia="Times New Roman"/>
                  <w:color w:val="000000"/>
                </w:rPr>
                <w:t>∆</w:t>
              </w:r>
              <w:r w:rsidRPr="008531D1">
                <w:rPr>
                  <w:rFonts w:eastAsia="Times New Roman"/>
                  <w:color w:val="000000"/>
                  <w:rPrChange w:id="3132" w:author="Nick Smith" w:date="2021-05-17T14:21:00Z">
                    <w:rPr>
                      <w:rFonts w:eastAsia="Times New Roman"/>
                      <w:color w:val="000000"/>
                      <w:sz w:val="20"/>
                      <w:szCs w:val="20"/>
                    </w:rPr>
                  </w:rPrChange>
                </w:rPr>
                <w:t>χ</w:t>
              </w:r>
            </w:ins>
          </w:p>
        </w:tc>
        <w:tc>
          <w:tcPr>
            <w:tcW w:w="1083" w:type="pct"/>
            <w:tcBorders>
              <w:bottom w:val="single" w:sz="4" w:space="0" w:color="auto"/>
            </w:tcBorders>
            <w:vAlign w:val="center"/>
          </w:tcPr>
          <w:p w14:paraId="5790091D" w14:textId="77777777" w:rsidR="00D7113F" w:rsidRPr="008531D1" w:rsidRDefault="00D7113F" w:rsidP="008531D1">
            <w:pPr>
              <w:spacing w:line="480" w:lineRule="auto"/>
              <w:contextualSpacing/>
              <w:jc w:val="center"/>
              <w:rPr>
                <w:ins w:id="3133" w:author="Risa" w:date="2021-05-04T14:22:00Z"/>
                <w:rFonts w:eastAsia="Times New Roman"/>
                <w:color w:val="000000"/>
                <w:rPrChange w:id="3134" w:author="Nick Smith" w:date="2021-05-17T14:21:00Z">
                  <w:rPr>
                    <w:ins w:id="3135" w:author="Risa" w:date="2021-05-04T14:22:00Z"/>
                    <w:rFonts w:eastAsia="Times New Roman"/>
                    <w:color w:val="000000"/>
                    <w:sz w:val="20"/>
                    <w:szCs w:val="20"/>
                  </w:rPr>
                </w:rPrChange>
              </w:rPr>
              <w:pPrChange w:id="3136" w:author="Nick Smith" w:date="2021-05-17T14:21:00Z">
                <w:pPr>
                  <w:jc w:val="center"/>
                </w:pPr>
              </w:pPrChange>
            </w:pPr>
            <w:ins w:id="3137" w:author="Risa" w:date="2021-05-04T14:22:00Z">
              <w:r w:rsidRPr="008531D1">
                <w:rPr>
                  <w:rFonts w:eastAsia="Times New Roman"/>
                  <w:color w:val="000000"/>
                  <w:rPrChange w:id="3138" w:author="Nick Smith" w:date="2021-05-17T14:21:00Z">
                    <w:rPr>
                      <w:rFonts w:eastAsia="Times New Roman"/>
                      <w:color w:val="000000"/>
                      <w:sz w:val="20"/>
                      <w:szCs w:val="20"/>
                    </w:rPr>
                  </w:rPrChange>
                </w:rPr>
                <w:t>1</w:t>
              </w:r>
            </w:ins>
          </w:p>
        </w:tc>
        <w:tc>
          <w:tcPr>
            <w:tcW w:w="1083" w:type="pct"/>
            <w:tcBorders>
              <w:bottom w:val="single" w:sz="4" w:space="0" w:color="auto"/>
            </w:tcBorders>
            <w:shd w:val="clear" w:color="auto" w:fill="auto"/>
            <w:noWrap/>
            <w:vAlign w:val="center"/>
            <w:hideMark/>
          </w:tcPr>
          <w:p w14:paraId="4BBA877C" w14:textId="77777777" w:rsidR="00D7113F" w:rsidRPr="008531D1" w:rsidRDefault="00D7113F" w:rsidP="008531D1">
            <w:pPr>
              <w:spacing w:line="480" w:lineRule="auto"/>
              <w:contextualSpacing/>
              <w:jc w:val="center"/>
              <w:rPr>
                <w:ins w:id="3139" w:author="Risa" w:date="2021-05-04T14:22:00Z"/>
                <w:rFonts w:eastAsia="Times New Roman"/>
                <w:color w:val="000000"/>
                <w:rPrChange w:id="3140" w:author="Nick Smith" w:date="2021-05-17T14:21:00Z">
                  <w:rPr>
                    <w:ins w:id="3141" w:author="Risa" w:date="2021-05-04T14:22:00Z"/>
                    <w:rFonts w:eastAsia="Times New Roman"/>
                    <w:color w:val="000000"/>
                    <w:sz w:val="20"/>
                    <w:szCs w:val="20"/>
                  </w:rPr>
                </w:rPrChange>
              </w:rPr>
              <w:pPrChange w:id="3142" w:author="Nick Smith" w:date="2021-05-17T14:21:00Z">
                <w:pPr>
                  <w:jc w:val="center"/>
                </w:pPr>
              </w:pPrChange>
            </w:pPr>
            <w:ins w:id="3143" w:author="Risa" w:date="2021-05-04T14:22:00Z">
              <w:r w:rsidRPr="008531D1">
                <w:rPr>
                  <w:rFonts w:eastAsia="Times New Roman"/>
                  <w:color w:val="000000"/>
                  <w:rPrChange w:id="3144" w:author="Nick Smith" w:date="2021-05-17T14:21:00Z">
                    <w:rPr>
                      <w:rFonts w:eastAsia="Times New Roman"/>
                      <w:color w:val="000000"/>
                      <w:sz w:val="20"/>
                      <w:szCs w:val="20"/>
                    </w:rPr>
                  </w:rPrChange>
                </w:rPr>
                <w:t>2.539</w:t>
              </w:r>
            </w:ins>
          </w:p>
        </w:tc>
        <w:tc>
          <w:tcPr>
            <w:tcW w:w="1083" w:type="pct"/>
            <w:tcBorders>
              <w:bottom w:val="single" w:sz="4" w:space="0" w:color="auto"/>
            </w:tcBorders>
            <w:shd w:val="clear" w:color="auto" w:fill="auto"/>
            <w:noWrap/>
            <w:vAlign w:val="center"/>
            <w:hideMark/>
          </w:tcPr>
          <w:p w14:paraId="4DEC73BE" w14:textId="77777777" w:rsidR="00D7113F" w:rsidRPr="008531D1" w:rsidRDefault="00D7113F" w:rsidP="008531D1">
            <w:pPr>
              <w:spacing w:line="480" w:lineRule="auto"/>
              <w:contextualSpacing/>
              <w:jc w:val="center"/>
              <w:rPr>
                <w:ins w:id="3145" w:author="Risa" w:date="2021-05-04T14:22:00Z"/>
                <w:rFonts w:eastAsia="Times New Roman"/>
                <w:color w:val="000000"/>
                <w:rPrChange w:id="3146" w:author="Nick Smith" w:date="2021-05-17T14:21:00Z">
                  <w:rPr>
                    <w:ins w:id="3147" w:author="Risa" w:date="2021-05-04T14:22:00Z"/>
                    <w:rFonts w:eastAsia="Times New Roman"/>
                    <w:color w:val="000000"/>
                    <w:sz w:val="20"/>
                    <w:szCs w:val="20"/>
                  </w:rPr>
                </w:rPrChange>
              </w:rPr>
              <w:pPrChange w:id="3148" w:author="Nick Smith" w:date="2021-05-17T14:21:00Z">
                <w:pPr>
                  <w:jc w:val="center"/>
                </w:pPr>
              </w:pPrChange>
            </w:pPr>
            <w:ins w:id="3149" w:author="Risa" w:date="2021-05-04T14:22:00Z">
              <w:r w:rsidRPr="008531D1">
                <w:rPr>
                  <w:rFonts w:eastAsia="Times New Roman"/>
                  <w:color w:val="000000"/>
                  <w:rPrChange w:id="3150" w:author="Nick Smith" w:date="2021-05-17T14:21:00Z">
                    <w:rPr>
                      <w:rFonts w:eastAsia="Times New Roman"/>
                      <w:color w:val="000000"/>
                      <w:sz w:val="20"/>
                      <w:szCs w:val="20"/>
                    </w:rPr>
                  </w:rPrChange>
                </w:rPr>
                <w:t>0.111</w:t>
              </w:r>
            </w:ins>
          </w:p>
        </w:tc>
      </w:tr>
    </w:tbl>
    <w:p w14:paraId="317CCD69" w14:textId="5A43BB5D" w:rsidR="00AE1760" w:rsidRPr="008531D1" w:rsidRDefault="00AE1760" w:rsidP="008531D1">
      <w:pPr>
        <w:spacing w:line="480" w:lineRule="auto"/>
        <w:contextualSpacing/>
        <w:rPr>
          <w:ins w:id="3151" w:author="Risa" w:date="2021-04-30T08:58:00Z"/>
          <w:rPrChange w:id="3152" w:author="Nick Smith" w:date="2021-05-17T14:21:00Z">
            <w:rPr>
              <w:ins w:id="3153" w:author="Risa" w:date="2021-04-30T08:58:00Z"/>
              <w:sz w:val="20"/>
              <w:szCs w:val="20"/>
            </w:rPr>
          </w:rPrChange>
        </w:rPr>
        <w:pPrChange w:id="3154" w:author="Nick Smith" w:date="2021-05-17T14:21:00Z">
          <w:pPr/>
        </w:pPrChange>
      </w:pPr>
      <w:ins w:id="3155" w:author="Risa" w:date="2021-04-30T08:58:00Z">
        <w:r w:rsidRPr="008531D1">
          <w:rPr>
            <w:rPrChange w:id="3156" w:author="Nick Smith" w:date="2021-05-17T14:21:00Z">
              <w:rPr>
                <w:sz w:val="20"/>
                <w:szCs w:val="20"/>
              </w:rPr>
            </w:rPrChange>
          </w:rPr>
          <w:t xml:space="preserve">* P-values &lt; 0.05 are bolded and &lt; 0.1 are italicized. </w:t>
        </w:r>
      </w:ins>
      <w:ins w:id="3157" w:author="Risa" w:date="2021-05-06T15:23:00Z">
        <w:r w:rsidR="00E05F61" w:rsidRPr="008531D1">
          <w:rPr>
            <w:rPrChange w:id="3158" w:author="Nick Smith" w:date="2021-05-17T14:21:00Z">
              <w:rPr>
                <w:sz w:val="20"/>
                <w:szCs w:val="20"/>
              </w:rPr>
            </w:rPrChange>
          </w:rPr>
          <w:t xml:space="preserve">Sample size is 310. </w:t>
        </w:r>
      </w:ins>
      <w:ins w:id="3159" w:author="Risa" w:date="2021-04-30T08:58:00Z">
        <w:r w:rsidRPr="008531D1">
          <w:rPr>
            <w:rPrChange w:id="3160" w:author="Nick Smith" w:date="2021-05-17T14:21:00Z">
              <w:rPr>
                <w:sz w:val="20"/>
                <w:szCs w:val="20"/>
              </w:rPr>
            </w:rPrChange>
          </w:rPr>
          <w:t xml:space="preserve">Key: </w:t>
        </w:r>
        <w:r w:rsidRPr="008531D1">
          <w:rPr>
            <w:rFonts w:eastAsia="Times New Roman"/>
            <w:color w:val="000000"/>
            <w:rPrChange w:id="3161" w:author="Nick Smith" w:date="2021-05-17T14:21:00Z">
              <w:rPr>
                <w:rFonts w:eastAsia="Times New Roman"/>
                <w:color w:val="000000"/>
                <w:sz w:val="20"/>
                <w:szCs w:val="20"/>
              </w:rPr>
            </w:rPrChange>
          </w:rPr>
          <w:t>χ = ratio of intercellular to extracellular CO</w:t>
        </w:r>
        <w:r w:rsidRPr="008531D1">
          <w:rPr>
            <w:rFonts w:eastAsia="Times New Roman"/>
            <w:color w:val="000000"/>
            <w:vertAlign w:val="subscript"/>
            <w:rPrChange w:id="3162" w:author="Nick Smith" w:date="2021-05-17T14:21:00Z">
              <w:rPr>
                <w:rFonts w:eastAsia="Times New Roman"/>
                <w:color w:val="000000"/>
                <w:sz w:val="20"/>
                <w:szCs w:val="20"/>
                <w:vertAlign w:val="subscript"/>
              </w:rPr>
            </w:rPrChange>
          </w:rPr>
          <w:t>2</w:t>
        </w:r>
        <w:r w:rsidRPr="008531D1">
          <w:rPr>
            <w:rFonts w:eastAsia="Times New Roman"/>
            <w:color w:val="000000"/>
            <w:rPrChange w:id="3163" w:author="Nick Smith" w:date="2021-05-17T14:21:00Z">
              <w:rPr>
                <w:rFonts w:eastAsia="Times New Roman"/>
                <w:color w:val="000000"/>
                <w:sz w:val="20"/>
                <w:szCs w:val="20"/>
              </w:rPr>
            </w:rPrChange>
          </w:rPr>
          <w:t xml:space="preserve"> concentration</w:t>
        </w:r>
        <w:r w:rsidRPr="008531D1">
          <w:rPr>
            <w:rPrChange w:id="3164" w:author="Nick Smith" w:date="2021-05-17T14:21:00Z">
              <w:rPr>
                <w:sz w:val="20"/>
                <w:szCs w:val="20"/>
              </w:rPr>
            </w:rPrChange>
          </w:rPr>
          <w:t xml:space="preserve">, </w:t>
        </w:r>
        <w:r w:rsidRPr="008531D1">
          <w:rPr>
            <w:i/>
            <w:iCs/>
            <w:rPrChange w:id="3165" w:author="Nick Smith" w:date="2021-05-17T14:21:00Z">
              <w:rPr>
                <w:i/>
                <w:iCs/>
                <w:sz w:val="20"/>
                <w:szCs w:val="20"/>
              </w:rPr>
            </w:rPrChange>
          </w:rPr>
          <w:t>M</w:t>
        </w:r>
        <w:r w:rsidRPr="008531D1">
          <w:rPr>
            <w:vertAlign w:val="subscript"/>
            <w:rPrChange w:id="3166" w:author="Nick Smith" w:date="2021-05-17T14:21:00Z">
              <w:rPr>
                <w:sz w:val="20"/>
                <w:szCs w:val="20"/>
                <w:vertAlign w:val="subscript"/>
              </w:rPr>
            </w:rPrChange>
          </w:rPr>
          <w:t>area</w:t>
        </w:r>
        <w:r w:rsidRPr="008531D1">
          <w:rPr>
            <w:rPrChange w:id="3167" w:author="Nick Smith" w:date="2021-05-17T14:21:00Z">
              <w:rPr>
                <w:sz w:val="20"/>
                <w:szCs w:val="20"/>
              </w:rPr>
            </w:rPrChange>
          </w:rPr>
          <w:t xml:space="preserve"> = leaf mass per leaf area.</w:t>
        </w:r>
      </w:ins>
    </w:p>
    <w:p w14:paraId="414EB420" w14:textId="77777777" w:rsidR="00827B83" w:rsidRPr="008531D1" w:rsidRDefault="00827B83" w:rsidP="008531D1">
      <w:pPr>
        <w:spacing w:line="480" w:lineRule="auto"/>
        <w:contextualSpacing/>
        <w:rPr>
          <w:ins w:id="3168" w:author="Risa" w:date="2021-04-28T15:17:00Z"/>
          <w:rPrChange w:id="3169" w:author="Nick Smith" w:date="2021-05-17T14:21:00Z">
            <w:rPr>
              <w:ins w:id="3170" w:author="Risa" w:date="2021-04-28T15:17:00Z"/>
              <w:sz w:val="20"/>
              <w:szCs w:val="20"/>
            </w:rPr>
          </w:rPrChange>
        </w:rPr>
        <w:pPrChange w:id="3171" w:author="Nick Smith" w:date="2021-05-17T14:21:00Z">
          <w:pPr/>
        </w:pPrChange>
      </w:pPr>
    </w:p>
    <w:p w14:paraId="576C0A1B" w14:textId="34DC28B1" w:rsidR="00745361" w:rsidRPr="001B44B1" w:rsidRDefault="000D3DDB" w:rsidP="008531D1">
      <w:pPr>
        <w:spacing w:line="480" w:lineRule="auto"/>
        <w:contextualSpacing/>
        <w:rPr>
          <w:ins w:id="3172" w:author="Risa" w:date="2021-04-29T14:50:00Z"/>
          <w:rFonts w:eastAsia="Times New Roman"/>
          <w:b/>
          <w:bCs/>
          <w:color w:val="000000"/>
        </w:rPr>
        <w:pPrChange w:id="3173" w:author="Nick Smith" w:date="2021-05-17T14:21:00Z">
          <w:pPr>
            <w:spacing w:line="480" w:lineRule="auto"/>
          </w:pPr>
        </w:pPrChange>
      </w:pPr>
      <w:ins w:id="3174" w:author="Risa" w:date="2021-04-29T14:55:00Z">
        <w:r w:rsidRPr="001B44B1">
          <w:rPr>
            <w:rFonts w:eastAsia="Times New Roman"/>
            <w:b/>
            <w:bCs/>
            <w:color w:val="000000"/>
          </w:rPr>
          <w:lastRenderedPageBreak/>
          <w:t>Table 6.</w:t>
        </w:r>
      </w:ins>
      <w:ins w:id="3175" w:author="Risa" w:date="2021-05-04T14:41:00Z">
        <w:r w:rsidR="002106E3" w:rsidRPr="008531D1">
          <w:rPr>
            <w:rFonts w:eastAsia="Times New Roman"/>
            <w:b/>
            <w:bCs/>
            <w:color w:val="000000"/>
            <w:rPrChange w:id="3176" w:author="Nick Smith" w:date="2021-05-17T14:21:00Z">
              <w:rPr>
                <w:rFonts w:eastAsia="Times New Roman"/>
                <w:b/>
                <w:bCs/>
                <w:color w:val="000000"/>
                <w:sz w:val="20"/>
                <w:szCs w:val="20"/>
              </w:rPr>
            </w:rPrChange>
          </w:rPr>
          <w:t xml:space="preserve"> </w:t>
        </w:r>
      </w:ins>
      <w:ins w:id="3177" w:author="Risa" w:date="2021-05-04T14:45:00Z">
        <w:r w:rsidR="002106E3" w:rsidRPr="008531D1">
          <w:rPr>
            <w:rFonts w:eastAsia="Times New Roman"/>
            <w:color w:val="000000"/>
            <w:rPrChange w:id="3178" w:author="Nick Smith" w:date="2021-05-17T14:21:00Z">
              <w:rPr>
                <w:rFonts w:eastAsia="Times New Roman"/>
                <w:b/>
                <w:bCs/>
                <w:color w:val="000000"/>
                <w:sz w:val="20"/>
                <w:szCs w:val="20"/>
              </w:rPr>
            </w:rPrChange>
          </w:rPr>
          <w:t>Results from Tukey’s HSD test for comparisons of means and slopes</w:t>
        </w:r>
        <w:r w:rsidR="002106E3" w:rsidRPr="008531D1">
          <w:rPr>
            <w:rFonts w:eastAsia="Times New Roman"/>
            <w:color w:val="000000"/>
            <w:rPrChange w:id="3179" w:author="Nick Smith" w:date="2021-05-17T14:21:00Z">
              <w:rPr>
                <w:rFonts w:eastAsia="Times New Roman"/>
                <w:color w:val="000000"/>
                <w:sz w:val="20"/>
                <w:szCs w:val="20"/>
              </w:rPr>
            </w:rPrChange>
          </w:rPr>
          <w:t xml:space="preserve"> </w:t>
        </w:r>
      </w:ins>
      <w:ins w:id="3180" w:author="Risa" w:date="2021-05-04T14:46:00Z">
        <w:r w:rsidR="007A06B9" w:rsidRPr="008531D1">
          <w:rPr>
            <w:rFonts w:eastAsia="Times New Roman"/>
            <w:color w:val="000000"/>
            <w:rPrChange w:id="3181" w:author="Nick Smith" w:date="2021-05-17T14:21:00Z">
              <w:rPr>
                <w:rFonts w:eastAsia="Times New Roman"/>
                <w:color w:val="000000"/>
                <w:sz w:val="20"/>
                <w:szCs w:val="20"/>
              </w:rPr>
            </w:rPrChange>
          </w:rPr>
          <w:t>of</w:t>
        </w:r>
      </w:ins>
      <w:ins w:id="3182" w:author="Risa" w:date="2021-05-04T14:45:00Z">
        <w:r w:rsidR="002106E3" w:rsidRPr="008531D1">
          <w:rPr>
            <w:rFonts w:eastAsia="Times New Roman"/>
            <w:color w:val="000000"/>
            <w:rPrChange w:id="3183" w:author="Nick Smith" w:date="2021-05-17T14:21:00Z">
              <w:rPr>
                <w:rFonts w:eastAsia="Times New Roman"/>
                <w:color w:val="000000"/>
                <w:sz w:val="20"/>
                <w:szCs w:val="20"/>
              </w:rPr>
            </w:rPrChange>
          </w:rPr>
          <w:t xml:space="preserve"> the ∆</w:t>
        </w:r>
        <w:r w:rsidR="002106E3" w:rsidRPr="008531D1">
          <w:rPr>
            <w:rFonts w:eastAsia="Times New Roman"/>
            <w:i/>
            <w:iCs/>
            <w:color w:val="000000"/>
            <w:rPrChange w:id="3184" w:author="Nick Smith" w:date="2021-05-17T14:21:00Z">
              <w:rPr>
                <w:rFonts w:eastAsia="Times New Roman"/>
                <w:i/>
                <w:iCs/>
                <w:color w:val="000000"/>
                <w:sz w:val="20"/>
                <w:szCs w:val="20"/>
              </w:rPr>
            </w:rPrChange>
          </w:rPr>
          <w:t>N</w:t>
        </w:r>
        <w:r w:rsidR="002106E3" w:rsidRPr="008531D1">
          <w:rPr>
            <w:rFonts w:eastAsia="Times New Roman"/>
            <w:color w:val="000000"/>
            <w:vertAlign w:val="subscript"/>
            <w:rPrChange w:id="3185" w:author="Nick Smith" w:date="2021-05-17T14:21:00Z">
              <w:rPr>
                <w:rFonts w:eastAsia="Times New Roman"/>
                <w:color w:val="000000"/>
                <w:sz w:val="20"/>
                <w:szCs w:val="20"/>
                <w:vertAlign w:val="subscript"/>
              </w:rPr>
            </w:rPrChange>
          </w:rPr>
          <w:t>area</w:t>
        </w:r>
        <w:r w:rsidR="002106E3" w:rsidRPr="008531D1">
          <w:rPr>
            <w:rFonts w:eastAsia="Times New Roman"/>
            <w:b/>
            <w:bCs/>
            <w:color w:val="000000"/>
            <w:rPrChange w:id="3186" w:author="Nick Smith" w:date="2021-05-17T14:21:00Z">
              <w:rPr>
                <w:rFonts w:eastAsia="Times New Roman"/>
                <w:b/>
                <w:bCs/>
                <w:color w:val="000000"/>
                <w:sz w:val="20"/>
                <w:szCs w:val="20"/>
              </w:rPr>
            </w:rPrChange>
          </w:rPr>
          <w:t xml:space="preserve"> </w:t>
        </w:r>
        <w:r w:rsidR="002106E3" w:rsidRPr="008531D1">
          <w:rPr>
            <w:rFonts w:eastAsia="Times New Roman"/>
            <w:color w:val="000000"/>
            <w:rPrChange w:id="3187" w:author="Nick Smith" w:date="2021-05-17T14:21:00Z">
              <w:rPr>
                <w:rFonts w:eastAsia="Times New Roman"/>
                <w:color w:val="000000"/>
                <w:sz w:val="20"/>
                <w:szCs w:val="20"/>
              </w:rPr>
            </w:rPrChange>
          </w:rPr>
          <w:t>linear mixed effects model</w:t>
        </w:r>
      </w:ins>
      <w:ins w:id="3188" w:author="Risa" w:date="2021-05-04T14:42:00Z">
        <w:r w:rsidR="002106E3" w:rsidRPr="008531D1">
          <w:rPr>
            <w:rFonts w:eastAsia="Times New Roman"/>
            <w:color w:val="000000"/>
            <w:rPrChange w:id="3189" w:author="Nick Smith" w:date="2021-05-17T14:21:00Z">
              <w:rPr>
                <w:rFonts w:eastAsia="Times New Roman"/>
                <w:color w:val="000000"/>
                <w:sz w:val="20"/>
                <w:szCs w:val="20"/>
              </w:rPr>
            </w:rPrChange>
          </w:rPr>
          <w:t>.*</w:t>
        </w:r>
      </w:ins>
    </w:p>
    <w:tbl>
      <w:tblPr>
        <w:tblW w:w="5003" w:type="pct"/>
        <w:tblLook w:val="04A0" w:firstRow="1" w:lastRow="0" w:firstColumn="1" w:lastColumn="0" w:noHBand="0" w:noVBand="1"/>
        <w:tblPrChange w:id="3190" w:author="Risa" w:date="2021-05-04T17:17:00Z">
          <w:tblPr>
            <w:tblW w:w="5003" w:type="pct"/>
            <w:tblLook w:val="04A0" w:firstRow="1" w:lastRow="0" w:firstColumn="1" w:lastColumn="0" w:noHBand="0" w:noVBand="1"/>
          </w:tblPr>
        </w:tblPrChange>
      </w:tblPr>
      <w:tblGrid>
        <w:gridCol w:w="1440"/>
        <w:gridCol w:w="3868"/>
        <w:gridCol w:w="2029"/>
        <w:gridCol w:w="2029"/>
        <w:tblGridChange w:id="3191">
          <w:tblGrid>
            <w:gridCol w:w="3279"/>
            <w:gridCol w:w="2029"/>
            <w:gridCol w:w="2029"/>
            <w:gridCol w:w="2029"/>
          </w:tblGrid>
        </w:tblGridChange>
      </w:tblGrid>
      <w:tr w:rsidR="00A07568" w:rsidRPr="00771C52" w14:paraId="42921227" w14:textId="77777777" w:rsidTr="007B4434">
        <w:trPr>
          <w:trHeight w:val="320"/>
          <w:ins w:id="3192" w:author="Risa" w:date="2021-04-29T14:50:00Z"/>
          <w:trPrChange w:id="3193" w:author="Risa" w:date="2021-05-04T17:17:00Z">
            <w:trPr>
              <w:trHeight w:val="320"/>
            </w:trPr>
          </w:trPrChange>
        </w:trPr>
        <w:tc>
          <w:tcPr>
            <w:tcW w:w="769" w:type="pct"/>
            <w:tcBorders>
              <w:top w:val="single" w:sz="4" w:space="0" w:color="auto"/>
              <w:bottom w:val="single" w:sz="4" w:space="0" w:color="auto"/>
            </w:tcBorders>
            <w:shd w:val="clear" w:color="auto" w:fill="auto"/>
            <w:noWrap/>
            <w:vAlign w:val="center"/>
            <w:hideMark/>
            <w:tcPrChange w:id="3194" w:author="Risa" w:date="2021-05-04T17:17:00Z">
              <w:tcPr>
                <w:tcW w:w="1751" w:type="pct"/>
                <w:tcBorders>
                  <w:top w:val="single" w:sz="4" w:space="0" w:color="auto"/>
                  <w:bottom w:val="single" w:sz="4" w:space="0" w:color="auto"/>
                </w:tcBorders>
                <w:shd w:val="clear" w:color="auto" w:fill="auto"/>
                <w:noWrap/>
                <w:vAlign w:val="center"/>
                <w:hideMark/>
              </w:tcPr>
            </w:tcPrChange>
          </w:tcPr>
          <w:p w14:paraId="0A3EFA96" w14:textId="77777777" w:rsidR="00A07568" w:rsidRPr="008531D1" w:rsidRDefault="00A07568" w:rsidP="008531D1">
            <w:pPr>
              <w:spacing w:line="480" w:lineRule="auto"/>
              <w:contextualSpacing/>
              <w:jc w:val="center"/>
              <w:rPr>
                <w:ins w:id="3195" w:author="Risa" w:date="2021-04-29T14:50:00Z"/>
                <w:rFonts w:eastAsia="Times New Roman"/>
                <w:b/>
                <w:bCs/>
                <w:color w:val="000000"/>
                <w:rPrChange w:id="3196" w:author="Nick Smith" w:date="2021-05-17T14:21:00Z">
                  <w:rPr>
                    <w:ins w:id="3197" w:author="Risa" w:date="2021-04-29T14:50:00Z"/>
                    <w:rFonts w:eastAsia="Times New Roman"/>
                    <w:b/>
                    <w:bCs/>
                    <w:color w:val="000000"/>
                    <w:sz w:val="20"/>
                    <w:szCs w:val="20"/>
                  </w:rPr>
                </w:rPrChange>
              </w:rPr>
              <w:pPrChange w:id="3198" w:author="Nick Smith" w:date="2021-05-17T14:21:00Z">
                <w:pPr>
                  <w:jc w:val="center"/>
                </w:pPr>
              </w:pPrChange>
            </w:pPr>
          </w:p>
        </w:tc>
        <w:tc>
          <w:tcPr>
            <w:tcW w:w="2065" w:type="pct"/>
            <w:tcBorders>
              <w:top w:val="single" w:sz="4" w:space="0" w:color="auto"/>
              <w:bottom w:val="single" w:sz="4" w:space="0" w:color="auto"/>
            </w:tcBorders>
            <w:shd w:val="clear" w:color="auto" w:fill="auto"/>
            <w:noWrap/>
            <w:vAlign w:val="center"/>
            <w:hideMark/>
            <w:tcPrChange w:id="3199" w:author="Risa" w:date="2021-05-04T17:17:00Z">
              <w:tcPr>
                <w:tcW w:w="1083" w:type="pct"/>
                <w:tcBorders>
                  <w:top w:val="single" w:sz="4" w:space="0" w:color="auto"/>
                  <w:bottom w:val="single" w:sz="4" w:space="0" w:color="auto"/>
                </w:tcBorders>
                <w:shd w:val="clear" w:color="auto" w:fill="auto"/>
                <w:noWrap/>
                <w:vAlign w:val="center"/>
                <w:hideMark/>
              </w:tcPr>
            </w:tcPrChange>
          </w:tcPr>
          <w:p w14:paraId="2D20085D" w14:textId="010CE178" w:rsidR="00A07568" w:rsidRPr="008531D1" w:rsidRDefault="00A07568" w:rsidP="008531D1">
            <w:pPr>
              <w:spacing w:line="480" w:lineRule="auto"/>
              <w:contextualSpacing/>
              <w:jc w:val="center"/>
              <w:rPr>
                <w:ins w:id="3200" w:author="Risa" w:date="2021-04-29T14:50:00Z"/>
                <w:rFonts w:eastAsia="Times New Roman"/>
                <w:b/>
                <w:bCs/>
                <w:color w:val="000000"/>
                <w:rPrChange w:id="3201" w:author="Nick Smith" w:date="2021-05-17T14:21:00Z">
                  <w:rPr>
                    <w:ins w:id="3202" w:author="Risa" w:date="2021-04-29T14:50:00Z"/>
                    <w:rFonts w:eastAsia="Times New Roman"/>
                    <w:b/>
                    <w:bCs/>
                    <w:color w:val="000000"/>
                    <w:sz w:val="20"/>
                    <w:szCs w:val="20"/>
                    <w:vertAlign w:val="superscript"/>
                  </w:rPr>
                </w:rPrChange>
              </w:rPr>
              <w:pPrChange w:id="3203" w:author="Nick Smith" w:date="2021-05-17T14:21:00Z">
                <w:pPr>
                  <w:jc w:val="center"/>
                </w:pPr>
              </w:pPrChange>
            </w:pPr>
            <w:ins w:id="3204" w:author="Risa" w:date="2021-04-29T14:50:00Z">
              <w:r w:rsidRPr="008531D1">
                <w:rPr>
                  <w:rFonts w:eastAsia="Times New Roman"/>
                  <w:b/>
                  <w:bCs/>
                  <w:color w:val="000000"/>
                  <w:rPrChange w:id="3205" w:author="Nick Smith" w:date="2021-05-17T14:21:00Z">
                    <w:rPr>
                      <w:rFonts w:eastAsia="Times New Roman"/>
                      <w:b/>
                      <w:bCs/>
                      <w:color w:val="000000"/>
                      <w:sz w:val="20"/>
                      <w:szCs w:val="20"/>
                    </w:rPr>
                  </w:rPrChange>
                </w:rPr>
                <w:t>Slope</w:t>
              </w:r>
            </w:ins>
          </w:p>
        </w:tc>
        <w:tc>
          <w:tcPr>
            <w:tcW w:w="1083" w:type="pct"/>
            <w:tcBorders>
              <w:top w:val="single" w:sz="4" w:space="0" w:color="auto"/>
              <w:bottom w:val="single" w:sz="4" w:space="0" w:color="auto"/>
            </w:tcBorders>
            <w:shd w:val="clear" w:color="auto" w:fill="auto"/>
            <w:noWrap/>
            <w:vAlign w:val="center"/>
            <w:hideMark/>
            <w:tcPrChange w:id="3206" w:author="Risa" w:date="2021-05-04T17:17:00Z">
              <w:tcPr>
                <w:tcW w:w="1083" w:type="pct"/>
                <w:tcBorders>
                  <w:top w:val="single" w:sz="4" w:space="0" w:color="auto"/>
                  <w:bottom w:val="single" w:sz="4" w:space="0" w:color="auto"/>
                </w:tcBorders>
                <w:shd w:val="clear" w:color="auto" w:fill="auto"/>
                <w:noWrap/>
                <w:vAlign w:val="center"/>
                <w:hideMark/>
              </w:tcPr>
            </w:tcPrChange>
          </w:tcPr>
          <w:p w14:paraId="40ED9048" w14:textId="67C69F42" w:rsidR="00A07568" w:rsidRPr="008531D1" w:rsidRDefault="00A07568" w:rsidP="008531D1">
            <w:pPr>
              <w:spacing w:line="480" w:lineRule="auto"/>
              <w:contextualSpacing/>
              <w:jc w:val="center"/>
              <w:rPr>
                <w:ins w:id="3207" w:author="Risa" w:date="2021-04-29T14:50:00Z"/>
                <w:rFonts w:eastAsia="Times New Roman"/>
                <w:b/>
                <w:bCs/>
                <w:color w:val="000000"/>
                <w:rPrChange w:id="3208" w:author="Nick Smith" w:date="2021-05-17T14:21:00Z">
                  <w:rPr>
                    <w:ins w:id="3209" w:author="Risa" w:date="2021-04-29T14:50:00Z"/>
                    <w:rFonts w:eastAsia="Times New Roman"/>
                    <w:b/>
                    <w:bCs/>
                    <w:color w:val="000000"/>
                    <w:sz w:val="20"/>
                    <w:szCs w:val="20"/>
                  </w:rPr>
                </w:rPrChange>
              </w:rPr>
              <w:pPrChange w:id="3210" w:author="Nick Smith" w:date="2021-05-17T14:21:00Z">
                <w:pPr>
                  <w:jc w:val="center"/>
                </w:pPr>
              </w:pPrChange>
            </w:pPr>
            <w:ins w:id="3211" w:author="Risa" w:date="2021-04-29T14:50:00Z">
              <w:r w:rsidRPr="008531D1">
                <w:rPr>
                  <w:rFonts w:eastAsia="Times New Roman"/>
                  <w:b/>
                  <w:bCs/>
                  <w:color w:val="000000"/>
                  <w:rPrChange w:id="3212" w:author="Nick Smith" w:date="2021-05-17T14:21:00Z">
                    <w:rPr>
                      <w:rFonts w:eastAsia="Times New Roman"/>
                      <w:b/>
                      <w:bCs/>
                      <w:color w:val="000000"/>
                      <w:sz w:val="20"/>
                      <w:szCs w:val="20"/>
                    </w:rPr>
                  </w:rPrChange>
                </w:rPr>
                <w:t>Intercept</w:t>
              </w:r>
            </w:ins>
          </w:p>
        </w:tc>
        <w:tc>
          <w:tcPr>
            <w:tcW w:w="1083" w:type="pct"/>
            <w:tcBorders>
              <w:top w:val="single" w:sz="4" w:space="0" w:color="auto"/>
              <w:bottom w:val="single" w:sz="4" w:space="0" w:color="auto"/>
            </w:tcBorders>
            <w:shd w:val="clear" w:color="auto" w:fill="auto"/>
            <w:noWrap/>
            <w:vAlign w:val="center"/>
            <w:hideMark/>
            <w:tcPrChange w:id="3213" w:author="Risa" w:date="2021-05-04T17:17:00Z">
              <w:tcPr>
                <w:tcW w:w="1083" w:type="pct"/>
                <w:tcBorders>
                  <w:top w:val="single" w:sz="4" w:space="0" w:color="auto"/>
                  <w:bottom w:val="single" w:sz="4" w:space="0" w:color="auto"/>
                </w:tcBorders>
                <w:shd w:val="clear" w:color="auto" w:fill="auto"/>
                <w:noWrap/>
                <w:vAlign w:val="center"/>
                <w:hideMark/>
              </w:tcPr>
            </w:tcPrChange>
          </w:tcPr>
          <w:p w14:paraId="74C4F258" w14:textId="77777777" w:rsidR="00A07568" w:rsidRPr="008531D1" w:rsidRDefault="00A07568" w:rsidP="008531D1">
            <w:pPr>
              <w:spacing w:line="480" w:lineRule="auto"/>
              <w:contextualSpacing/>
              <w:jc w:val="center"/>
              <w:rPr>
                <w:ins w:id="3214" w:author="Risa" w:date="2021-04-29T14:50:00Z"/>
                <w:rFonts w:eastAsia="Times New Roman"/>
                <w:b/>
                <w:bCs/>
                <w:i/>
                <w:iCs/>
                <w:color w:val="000000"/>
                <w:rPrChange w:id="3215" w:author="Nick Smith" w:date="2021-05-17T14:21:00Z">
                  <w:rPr>
                    <w:ins w:id="3216" w:author="Risa" w:date="2021-04-29T14:50:00Z"/>
                    <w:rFonts w:eastAsia="Times New Roman"/>
                    <w:b/>
                    <w:bCs/>
                    <w:i/>
                    <w:iCs/>
                    <w:color w:val="000000"/>
                    <w:sz w:val="20"/>
                    <w:szCs w:val="20"/>
                  </w:rPr>
                </w:rPrChange>
              </w:rPr>
              <w:pPrChange w:id="3217" w:author="Nick Smith" w:date="2021-05-17T14:21:00Z">
                <w:pPr>
                  <w:jc w:val="center"/>
                </w:pPr>
              </w:pPrChange>
            </w:pPr>
            <w:ins w:id="3218" w:author="Risa" w:date="2021-04-29T14:50:00Z">
              <w:r w:rsidRPr="008531D1">
                <w:rPr>
                  <w:rFonts w:eastAsia="Times New Roman"/>
                  <w:b/>
                  <w:bCs/>
                  <w:i/>
                  <w:iCs/>
                  <w:color w:val="000000"/>
                  <w:rPrChange w:id="3219" w:author="Nick Smith" w:date="2021-05-17T14:21:00Z">
                    <w:rPr>
                      <w:rFonts w:eastAsia="Times New Roman"/>
                      <w:b/>
                      <w:bCs/>
                      <w:i/>
                      <w:iCs/>
                      <w:color w:val="000000"/>
                      <w:sz w:val="20"/>
                      <w:szCs w:val="20"/>
                    </w:rPr>
                  </w:rPrChange>
                </w:rPr>
                <w:t>p</w:t>
              </w:r>
            </w:ins>
          </w:p>
        </w:tc>
      </w:tr>
      <w:tr w:rsidR="00A07568" w:rsidRPr="00771C52" w14:paraId="598D5C88" w14:textId="77777777" w:rsidTr="007B4434">
        <w:trPr>
          <w:trHeight w:val="320"/>
          <w:ins w:id="3220" w:author="Risa" w:date="2021-04-29T14:50:00Z"/>
          <w:trPrChange w:id="3221" w:author="Risa" w:date="2021-05-04T17:17:00Z">
            <w:trPr>
              <w:trHeight w:val="320"/>
            </w:trPr>
          </w:trPrChange>
        </w:trPr>
        <w:tc>
          <w:tcPr>
            <w:tcW w:w="769" w:type="pct"/>
            <w:tcBorders>
              <w:top w:val="single" w:sz="4" w:space="0" w:color="auto"/>
            </w:tcBorders>
            <w:shd w:val="clear" w:color="auto" w:fill="auto"/>
            <w:noWrap/>
            <w:vAlign w:val="center"/>
            <w:hideMark/>
            <w:tcPrChange w:id="3222" w:author="Risa" w:date="2021-05-04T17:17:00Z">
              <w:tcPr>
                <w:tcW w:w="1751" w:type="pct"/>
                <w:tcBorders>
                  <w:top w:val="single" w:sz="4" w:space="0" w:color="auto"/>
                </w:tcBorders>
                <w:shd w:val="clear" w:color="auto" w:fill="auto"/>
                <w:noWrap/>
                <w:vAlign w:val="center"/>
                <w:hideMark/>
              </w:tcPr>
            </w:tcPrChange>
          </w:tcPr>
          <w:p w14:paraId="78CF497E" w14:textId="1E903C73" w:rsidR="00A07568" w:rsidRPr="008531D1" w:rsidRDefault="00CD0AB6" w:rsidP="008531D1">
            <w:pPr>
              <w:spacing w:line="480" w:lineRule="auto"/>
              <w:contextualSpacing/>
              <w:rPr>
                <w:ins w:id="3223" w:author="Risa" w:date="2021-04-29T14:50:00Z"/>
                <w:rFonts w:eastAsia="Times New Roman"/>
                <w:color w:val="000000"/>
                <w:rPrChange w:id="3224" w:author="Nick Smith" w:date="2021-05-17T14:21:00Z">
                  <w:rPr>
                    <w:ins w:id="3225" w:author="Risa" w:date="2021-04-29T14:50:00Z"/>
                    <w:rFonts w:eastAsia="Times New Roman"/>
                    <w:color w:val="000000"/>
                    <w:sz w:val="20"/>
                    <w:szCs w:val="20"/>
                  </w:rPr>
                </w:rPrChange>
              </w:rPr>
              <w:pPrChange w:id="3226" w:author="Nick Smith" w:date="2021-05-17T14:21:00Z">
                <w:pPr/>
              </w:pPrChange>
            </w:pPr>
            <w:ins w:id="3227" w:author="Risa" w:date="2021-04-30T17:06:00Z">
              <w:r w:rsidRPr="008531D1">
                <w:rPr>
                  <w:rFonts w:eastAsia="Times New Roman"/>
                  <w:color w:val="000000"/>
                  <w:rPrChange w:id="3228" w:author="Nick Smith" w:date="2021-05-17T14:21:00Z">
                    <w:rPr>
                      <w:rFonts w:eastAsia="Times New Roman"/>
                      <w:color w:val="000000"/>
                      <w:sz w:val="20"/>
                      <w:szCs w:val="20"/>
                    </w:rPr>
                  </w:rPrChange>
                </w:rPr>
                <w:t>∆</w:t>
              </w:r>
            </w:ins>
            <w:ins w:id="3229" w:author="Risa" w:date="2021-04-30T17:05:00Z">
              <w:r w:rsidRPr="008531D1">
                <w:rPr>
                  <w:rFonts w:eastAsia="Times New Roman"/>
                  <w:i/>
                  <w:iCs/>
                  <w:color w:val="000000"/>
                  <w:rPrChange w:id="3230" w:author="Nick Smith" w:date="2021-05-17T14:21:00Z">
                    <w:rPr>
                      <w:rFonts w:eastAsia="Times New Roman"/>
                      <w:color w:val="000000"/>
                      <w:sz w:val="20"/>
                      <w:szCs w:val="20"/>
                    </w:rPr>
                  </w:rPrChange>
                </w:rPr>
                <w:t>M</w:t>
              </w:r>
            </w:ins>
            <w:ins w:id="3231" w:author="Risa" w:date="2021-04-30T17:06:00Z">
              <w:r w:rsidRPr="008531D1">
                <w:rPr>
                  <w:rFonts w:eastAsia="Times New Roman"/>
                  <w:color w:val="000000"/>
                  <w:vertAlign w:val="subscript"/>
                  <w:rPrChange w:id="3232" w:author="Nick Smith" w:date="2021-05-17T14:21:00Z">
                    <w:rPr>
                      <w:rFonts w:eastAsia="Times New Roman"/>
                      <w:color w:val="000000"/>
                      <w:sz w:val="20"/>
                      <w:szCs w:val="20"/>
                      <w:vertAlign w:val="subscript"/>
                    </w:rPr>
                  </w:rPrChange>
                </w:rPr>
                <w:t>area</w:t>
              </w:r>
            </w:ins>
            <w:ins w:id="3233" w:author="Risa" w:date="2021-04-29T14:50:00Z">
              <w:r w:rsidR="00A07568" w:rsidRPr="008531D1">
                <w:rPr>
                  <w:rFonts w:eastAsia="Times New Roman"/>
                  <w:color w:val="000000"/>
                  <w:rPrChange w:id="3234" w:author="Nick Smith" w:date="2021-05-17T14:21:00Z">
                    <w:rPr>
                      <w:rFonts w:eastAsia="Times New Roman"/>
                      <w:color w:val="000000"/>
                      <w:sz w:val="20"/>
                      <w:szCs w:val="20"/>
                    </w:rPr>
                  </w:rPrChange>
                </w:rPr>
                <w:t xml:space="preserve"> = </w:t>
              </w:r>
            </w:ins>
            <w:ins w:id="3235" w:author="Risa" w:date="2021-04-29T14:51:00Z">
              <w:r w:rsidR="00A07568" w:rsidRPr="008531D1">
                <w:rPr>
                  <w:rFonts w:eastAsia="Times New Roman"/>
                  <w:color w:val="000000"/>
                  <w:rPrChange w:id="3236" w:author="Nick Smith" w:date="2021-05-17T14:21:00Z">
                    <w:rPr>
                      <w:rFonts w:eastAsia="Times New Roman"/>
                      <w:color w:val="000000"/>
                      <w:sz w:val="20"/>
                      <w:szCs w:val="20"/>
                    </w:rPr>
                  </w:rPrChange>
                </w:rPr>
                <w:t>-25</w:t>
              </w:r>
            </w:ins>
          </w:p>
        </w:tc>
        <w:tc>
          <w:tcPr>
            <w:tcW w:w="2065" w:type="pct"/>
            <w:tcBorders>
              <w:top w:val="single" w:sz="4" w:space="0" w:color="auto"/>
            </w:tcBorders>
            <w:shd w:val="clear" w:color="auto" w:fill="auto"/>
            <w:noWrap/>
            <w:vAlign w:val="center"/>
            <w:hideMark/>
            <w:tcPrChange w:id="3237" w:author="Risa" w:date="2021-05-04T17:17:00Z">
              <w:tcPr>
                <w:tcW w:w="1083" w:type="pct"/>
                <w:tcBorders>
                  <w:top w:val="single" w:sz="4" w:space="0" w:color="auto"/>
                </w:tcBorders>
                <w:shd w:val="clear" w:color="auto" w:fill="auto"/>
                <w:noWrap/>
                <w:vAlign w:val="center"/>
                <w:hideMark/>
              </w:tcPr>
            </w:tcPrChange>
          </w:tcPr>
          <w:p w14:paraId="4343531F" w14:textId="52FB7141" w:rsidR="00A07568" w:rsidRPr="008531D1" w:rsidRDefault="003A1D1C" w:rsidP="008531D1">
            <w:pPr>
              <w:spacing w:line="480" w:lineRule="auto"/>
              <w:contextualSpacing/>
              <w:jc w:val="center"/>
              <w:rPr>
                <w:ins w:id="3238" w:author="Risa" w:date="2021-04-29T14:50:00Z"/>
                <w:rFonts w:eastAsia="Times New Roman"/>
                <w:color w:val="000000"/>
                <w:rPrChange w:id="3239" w:author="Nick Smith" w:date="2021-05-17T14:21:00Z">
                  <w:rPr>
                    <w:ins w:id="3240" w:author="Risa" w:date="2021-04-29T14:50:00Z"/>
                    <w:rFonts w:eastAsia="Times New Roman"/>
                    <w:color w:val="000000"/>
                    <w:sz w:val="20"/>
                    <w:szCs w:val="20"/>
                  </w:rPr>
                </w:rPrChange>
              </w:rPr>
              <w:pPrChange w:id="3241" w:author="Nick Smith" w:date="2021-05-17T14:21:00Z">
                <w:pPr>
                  <w:jc w:val="center"/>
                </w:pPr>
              </w:pPrChange>
            </w:pPr>
            <w:ins w:id="3242" w:author="Risa" w:date="2021-04-29T14:54:00Z">
              <w:r w:rsidRPr="008531D1">
                <w:rPr>
                  <w:rFonts w:eastAsia="Times New Roman"/>
                  <w:color w:val="000000"/>
                  <w:rPrChange w:id="3243" w:author="Nick Smith" w:date="2021-05-17T14:21:00Z">
                    <w:rPr>
                      <w:rFonts w:eastAsia="Times New Roman"/>
                      <w:color w:val="000000"/>
                      <w:sz w:val="20"/>
                      <w:szCs w:val="20"/>
                    </w:rPr>
                  </w:rPrChange>
                </w:rPr>
                <w:t xml:space="preserve">0.003 </w:t>
              </w:r>
            </w:ins>
            <w:ins w:id="3244" w:author="Risa" w:date="2021-04-29T14:55:00Z">
              <w:r w:rsidRPr="008531D1">
                <w:rPr>
                  <w:rFonts w:eastAsia="Times New Roman"/>
                  <w:color w:val="000000"/>
                  <w:rPrChange w:id="3245" w:author="Nick Smith" w:date="2021-05-17T14:21:00Z">
                    <w:rPr>
                      <w:rFonts w:eastAsia="Times New Roman"/>
                      <w:color w:val="000000"/>
                      <w:sz w:val="20"/>
                      <w:szCs w:val="20"/>
                    </w:rPr>
                  </w:rPrChange>
                </w:rPr>
                <w:t>± 0.023</w:t>
              </w:r>
            </w:ins>
          </w:p>
        </w:tc>
        <w:tc>
          <w:tcPr>
            <w:tcW w:w="1083" w:type="pct"/>
            <w:tcBorders>
              <w:top w:val="single" w:sz="4" w:space="0" w:color="auto"/>
            </w:tcBorders>
            <w:shd w:val="clear" w:color="auto" w:fill="auto"/>
            <w:noWrap/>
            <w:vAlign w:val="center"/>
            <w:hideMark/>
            <w:tcPrChange w:id="3246" w:author="Risa" w:date="2021-05-04T17:17:00Z">
              <w:tcPr>
                <w:tcW w:w="1083" w:type="pct"/>
                <w:tcBorders>
                  <w:top w:val="single" w:sz="4" w:space="0" w:color="auto"/>
                </w:tcBorders>
                <w:shd w:val="clear" w:color="auto" w:fill="auto"/>
                <w:noWrap/>
                <w:vAlign w:val="center"/>
                <w:hideMark/>
              </w:tcPr>
            </w:tcPrChange>
          </w:tcPr>
          <w:p w14:paraId="08D898EB" w14:textId="685FF535" w:rsidR="00A07568" w:rsidRPr="008531D1" w:rsidRDefault="003A1D1C" w:rsidP="008531D1">
            <w:pPr>
              <w:spacing w:line="480" w:lineRule="auto"/>
              <w:contextualSpacing/>
              <w:jc w:val="center"/>
              <w:rPr>
                <w:ins w:id="3247" w:author="Risa" w:date="2021-04-29T14:50:00Z"/>
                <w:rFonts w:eastAsia="Times New Roman"/>
                <w:color w:val="000000"/>
                <w:rPrChange w:id="3248" w:author="Nick Smith" w:date="2021-05-17T14:21:00Z">
                  <w:rPr>
                    <w:ins w:id="3249" w:author="Risa" w:date="2021-04-29T14:50:00Z"/>
                    <w:rFonts w:eastAsia="Times New Roman"/>
                    <w:color w:val="000000"/>
                    <w:sz w:val="20"/>
                    <w:szCs w:val="20"/>
                  </w:rPr>
                </w:rPrChange>
              </w:rPr>
              <w:pPrChange w:id="3250" w:author="Nick Smith" w:date="2021-05-17T14:21:00Z">
                <w:pPr>
                  <w:jc w:val="center"/>
                </w:pPr>
              </w:pPrChange>
            </w:pPr>
            <w:ins w:id="3251" w:author="Risa" w:date="2021-04-29T14:55:00Z">
              <w:r w:rsidRPr="008531D1">
                <w:rPr>
                  <w:rFonts w:eastAsia="Times New Roman"/>
                  <w:color w:val="000000"/>
                  <w:rPrChange w:id="3252" w:author="Nick Smith" w:date="2021-05-17T14:21:00Z">
                    <w:rPr>
                      <w:rFonts w:eastAsia="Times New Roman"/>
                      <w:color w:val="000000"/>
                      <w:sz w:val="20"/>
                      <w:szCs w:val="20"/>
                    </w:rPr>
                  </w:rPrChange>
                </w:rPr>
                <w:t>-5.5 ± 6.02</w:t>
              </w:r>
            </w:ins>
          </w:p>
        </w:tc>
        <w:tc>
          <w:tcPr>
            <w:tcW w:w="1083" w:type="pct"/>
            <w:tcBorders>
              <w:top w:val="single" w:sz="4" w:space="0" w:color="auto"/>
            </w:tcBorders>
            <w:shd w:val="clear" w:color="auto" w:fill="auto"/>
            <w:noWrap/>
            <w:vAlign w:val="center"/>
            <w:hideMark/>
            <w:tcPrChange w:id="3253" w:author="Risa" w:date="2021-05-04T17:17:00Z">
              <w:tcPr>
                <w:tcW w:w="1083" w:type="pct"/>
                <w:tcBorders>
                  <w:top w:val="single" w:sz="4" w:space="0" w:color="auto"/>
                </w:tcBorders>
                <w:shd w:val="clear" w:color="auto" w:fill="auto"/>
                <w:noWrap/>
                <w:vAlign w:val="center"/>
                <w:hideMark/>
              </w:tcPr>
            </w:tcPrChange>
          </w:tcPr>
          <w:p w14:paraId="786F1BE0" w14:textId="214A00D4" w:rsidR="00A07568" w:rsidRPr="008531D1" w:rsidRDefault="003A1D1C" w:rsidP="008531D1">
            <w:pPr>
              <w:spacing w:line="480" w:lineRule="auto"/>
              <w:contextualSpacing/>
              <w:jc w:val="center"/>
              <w:rPr>
                <w:ins w:id="3254" w:author="Risa" w:date="2021-04-29T14:50:00Z"/>
                <w:rFonts w:eastAsia="Times New Roman"/>
                <w:color w:val="000000"/>
                <w:rPrChange w:id="3255" w:author="Nick Smith" w:date="2021-05-17T14:21:00Z">
                  <w:rPr>
                    <w:ins w:id="3256" w:author="Risa" w:date="2021-04-29T14:50:00Z"/>
                    <w:rFonts w:eastAsia="Times New Roman"/>
                    <w:color w:val="000000"/>
                    <w:sz w:val="20"/>
                    <w:szCs w:val="20"/>
                  </w:rPr>
                </w:rPrChange>
              </w:rPr>
              <w:pPrChange w:id="3257" w:author="Nick Smith" w:date="2021-05-17T14:21:00Z">
                <w:pPr>
                  <w:jc w:val="center"/>
                </w:pPr>
              </w:pPrChange>
            </w:pPr>
            <w:ins w:id="3258" w:author="Risa" w:date="2021-04-29T14:55:00Z">
              <w:r w:rsidRPr="008531D1">
                <w:rPr>
                  <w:rFonts w:eastAsia="Times New Roman"/>
                  <w:color w:val="000000"/>
                  <w:rPrChange w:id="3259" w:author="Nick Smith" w:date="2021-05-17T14:21:00Z">
                    <w:rPr>
                      <w:rFonts w:eastAsia="Times New Roman"/>
                      <w:color w:val="000000"/>
                      <w:sz w:val="20"/>
                      <w:szCs w:val="20"/>
                    </w:rPr>
                  </w:rPrChange>
                </w:rPr>
                <w:t>0.913</w:t>
              </w:r>
            </w:ins>
          </w:p>
        </w:tc>
      </w:tr>
      <w:tr w:rsidR="00A07568" w:rsidRPr="00771C52" w14:paraId="11D1C872" w14:textId="77777777" w:rsidTr="007B4434">
        <w:trPr>
          <w:trHeight w:val="320"/>
          <w:ins w:id="3260" w:author="Risa" w:date="2021-04-29T14:50:00Z"/>
          <w:trPrChange w:id="3261" w:author="Risa" w:date="2021-05-04T17:17:00Z">
            <w:trPr>
              <w:trHeight w:val="320"/>
            </w:trPr>
          </w:trPrChange>
        </w:trPr>
        <w:tc>
          <w:tcPr>
            <w:tcW w:w="769" w:type="pct"/>
            <w:shd w:val="clear" w:color="auto" w:fill="auto"/>
            <w:noWrap/>
            <w:vAlign w:val="center"/>
            <w:hideMark/>
            <w:tcPrChange w:id="3262" w:author="Risa" w:date="2021-05-04T17:17:00Z">
              <w:tcPr>
                <w:tcW w:w="1751" w:type="pct"/>
                <w:shd w:val="clear" w:color="auto" w:fill="auto"/>
                <w:noWrap/>
                <w:vAlign w:val="center"/>
                <w:hideMark/>
              </w:tcPr>
            </w:tcPrChange>
          </w:tcPr>
          <w:p w14:paraId="1F23A680" w14:textId="472D732B" w:rsidR="00A07568" w:rsidRPr="008531D1" w:rsidRDefault="00CD0AB6" w:rsidP="008531D1">
            <w:pPr>
              <w:spacing w:line="480" w:lineRule="auto"/>
              <w:contextualSpacing/>
              <w:rPr>
                <w:ins w:id="3263" w:author="Risa" w:date="2021-04-29T14:50:00Z"/>
                <w:rFonts w:eastAsia="Times New Roman"/>
                <w:color w:val="000000"/>
                <w:rPrChange w:id="3264" w:author="Nick Smith" w:date="2021-05-17T14:21:00Z">
                  <w:rPr>
                    <w:ins w:id="3265" w:author="Risa" w:date="2021-04-29T14:50:00Z"/>
                    <w:rFonts w:eastAsia="Times New Roman"/>
                    <w:color w:val="000000"/>
                    <w:sz w:val="20"/>
                    <w:szCs w:val="20"/>
                  </w:rPr>
                </w:rPrChange>
              </w:rPr>
              <w:pPrChange w:id="3266" w:author="Nick Smith" w:date="2021-05-17T14:21:00Z">
                <w:pPr/>
              </w:pPrChange>
            </w:pPr>
            <w:ins w:id="3267" w:author="Risa" w:date="2021-04-30T17:06:00Z">
              <w:r w:rsidRPr="008531D1">
                <w:rPr>
                  <w:rFonts w:eastAsia="Times New Roman"/>
                  <w:color w:val="000000"/>
                  <w:rPrChange w:id="3268" w:author="Nick Smith" w:date="2021-05-17T14:21:00Z">
                    <w:rPr>
                      <w:rFonts w:eastAsia="Times New Roman"/>
                      <w:color w:val="000000"/>
                      <w:sz w:val="20"/>
                      <w:szCs w:val="20"/>
                    </w:rPr>
                  </w:rPrChange>
                </w:rPr>
                <w:t>∆</w:t>
              </w:r>
              <w:r w:rsidRPr="008531D1">
                <w:rPr>
                  <w:rFonts w:eastAsia="Times New Roman"/>
                  <w:i/>
                  <w:iCs/>
                  <w:color w:val="000000"/>
                  <w:rPrChange w:id="3269" w:author="Nick Smith" w:date="2021-05-17T14:21:00Z">
                    <w:rPr>
                      <w:rFonts w:eastAsia="Times New Roman"/>
                      <w:i/>
                      <w:iCs/>
                      <w:color w:val="000000"/>
                      <w:sz w:val="20"/>
                      <w:szCs w:val="20"/>
                    </w:rPr>
                  </w:rPrChange>
                </w:rPr>
                <w:t>M</w:t>
              </w:r>
              <w:r w:rsidRPr="008531D1">
                <w:rPr>
                  <w:rFonts w:eastAsia="Times New Roman"/>
                  <w:color w:val="000000"/>
                  <w:vertAlign w:val="subscript"/>
                  <w:rPrChange w:id="3270" w:author="Nick Smith" w:date="2021-05-17T14:21:00Z">
                    <w:rPr>
                      <w:rFonts w:eastAsia="Times New Roman"/>
                      <w:color w:val="000000"/>
                      <w:sz w:val="20"/>
                      <w:szCs w:val="20"/>
                      <w:vertAlign w:val="subscript"/>
                    </w:rPr>
                  </w:rPrChange>
                </w:rPr>
                <w:t>area</w:t>
              </w:r>
              <w:r w:rsidRPr="008531D1">
                <w:rPr>
                  <w:rFonts w:eastAsia="Times New Roman"/>
                  <w:color w:val="000000"/>
                  <w:rPrChange w:id="3271" w:author="Nick Smith" w:date="2021-05-17T14:21:00Z">
                    <w:rPr>
                      <w:rFonts w:eastAsia="Times New Roman"/>
                      <w:color w:val="000000"/>
                      <w:sz w:val="20"/>
                      <w:szCs w:val="20"/>
                    </w:rPr>
                  </w:rPrChange>
                </w:rPr>
                <w:t xml:space="preserve"> </w:t>
              </w:r>
            </w:ins>
            <w:ins w:id="3272" w:author="Risa" w:date="2021-04-29T14:51:00Z">
              <w:r w:rsidR="00A07568" w:rsidRPr="008531D1">
                <w:rPr>
                  <w:rFonts w:eastAsia="Times New Roman"/>
                  <w:color w:val="000000"/>
                  <w:rPrChange w:id="3273" w:author="Nick Smith" w:date="2021-05-17T14:21:00Z">
                    <w:rPr>
                      <w:rFonts w:eastAsia="Times New Roman"/>
                      <w:color w:val="000000"/>
                      <w:sz w:val="20"/>
                      <w:szCs w:val="20"/>
                    </w:rPr>
                  </w:rPrChange>
                </w:rPr>
                <w:t>= 0</w:t>
              </w:r>
            </w:ins>
          </w:p>
        </w:tc>
        <w:tc>
          <w:tcPr>
            <w:tcW w:w="2065" w:type="pct"/>
            <w:shd w:val="clear" w:color="auto" w:fill="auto"/>
            <w:noWrap/>
            <w:vAlign w:val="center"/>
            <w:hideMark/>
            <w:tcPrChange w:id="3274" w:author="Risa" w:date="2021-05-04T17:17:00Z">
              <w:tcPr>
                <w:tcW w:w="1083" w:type="pct"/>
                <w:shd w:val="clear" w:color="auto" w:fill="auto"/>
                <w:noWrap/>
                <w:vAlign w:val="center"/>
                <w:hideMark/>
              </w:tcPr>
            </w:tcPrChange>
          </w:tcPr>
          <w:p w14:paraId="35B72EDA" w14:textId="090CD561" w:rsidR="00A07568" w:rsidRPr="008531D1" w:rsidRDefault="00A07568" w:rsidP="008531D1">
            <w:pPr>
              <w:spacing w:line="480" w:lineRule="auto"/>
              <w:contextualSpacing/>
              <w:jc w:val="center"/>
              <w:rPr>
                <w:ins w:id="3275" w:author="Risa" w:date="2021-04-29T14:50:00Z"/>
                <w:rFonts w:eastAsia="Times New Roman"/>
                <w:color w:val="000000"/>
                <w:rPrChange w:id="3276" w:author="Nick Smith" w:date="2021-05-17T14:21:00Z">
                  <w:rPr>
                    <w:ins w:id="3277" w:author="Risa" w:date="2021-04-29T14:50:00Z"/>
                    <w:rFonts w:eastAsia="Times New Roman"/>
                    <w:color w:val="000000"/>
                    <w:sz w:val="20"/>
                    <w:szCs w:val="20"/>
                  </w:rPr>
                </w:rPrChange>
              </w:rPr>
              <w:pPrChange w:id="3278" w:author="Nick Smith" w:date="2021-05-17T14:21:00Z">
                <w:pPr>
                  <w:jc w:val="center"/>
                </w:pPr>
              </w:pPrChange>
            </w:pPr>
            <w:ins w:id="3279" w:author="Risa" w:date="2021-04-29T14:53:00Z">
              <w:r w:rsidRPr="008531D1">
                <w:rPr>
                  <w:rFonts w:eastAsia="Times New Roman"/>
                  <w:color w:val="000000"/>
                  <w:rPrChange w:id="3280" w:author="Nick Smith" w:date="2021-05-17T14:21:00Z">
                    <w:rPr>
                      <w:rFonts w:eastAsia="Times New Roman"/>
                      <w:color w:val="000000"/>
                      <w:sz w:val="20"/>
                      <w:szCs w:val="20"/>
                    </w:rPr>
                  </w:rPrChange>
                </w:rPr>
                <w:t>-0.027 ± 0.016</w:t>
              </w:r>
            </w:ins>
          </w:p>
        </w:tc>
        <w:tc>
          <w:tcPr>
            <w:tcW w:w="1083" w:type="pct"/>
            <w:shd w:val="clear" w:color="auto" w:fill="auto"/>
            <w:noWrap/>
            <w:vAlign w:val="center"/>
            <w:hideMark/>
            <w:tcPrChange w:id="3281" w:author="Risa" w:date="2021-05-04T17:17:00Z">
              <w:tcPr>
                <w:tcW w:w="1083" w:type="pct"/>
                <w:shd w:val="clear" w:color="auto" w:fill="auto"/>
                <w:noWrap/>
                <w:vAlign w:val="center"/>
                <w:hideMark/>
              </w:tcPr>
            </w:tcPrChange>
          </w:tcPr>
          <w:p w14:paraId="4F8D3D6E" w14:textId="74BCE2B5" w:rsidR="00A07568" w:rsidRPr="008531D1" w:rsidRDefault="00A07568" w:rsidP="008531D1">
            <w:pPr>
              <w:spacing w:line="480" w:lineRule="auto"/>
              <w:contextualSpacing/>
              <w:jc w:val="center"/>
              <w:rPr>
                <w:ins w:id="3282" w:author="Risa" w:date="2021-04-29T14:50:00Z"/>
                <w:rFonts w:eastAsia="Times New Roman"/>
                <w:color w:val="000000"/>
                <w:rPrChange w:id="3283" w:author="Nick Smith" w:date="2021-05-17T14:21:00Z">
                  <w:rPr>
                    <w:ins w:id="3284" w:author="Risa" w:date="2021-04-29T14:50:00Z"/>
                    <w:rFonts w:eastAsia="Times New Roman"/>
                    <w:color w:val="000000"/>
                    <w:sz w:val="20"/>
                    <w:szCs w:val="20"/>
                  </w:rPr>
                </w:rPrChange>
              </w:rPr>
              <w:pPrChange w:id="3285" w:author="Nick Smith" w:date="2021-05-17T14:21:00Z">
                <w:pPr>
                  <w:jc w:val="center"/>
                </w:pPr>
              </w:pPrChange>
            </w:pPr>
            <w:ins w:id="3286" w:author="Risa" w:date="2021-04-29T14:54:00Z">
              <w:r w:rsidRPr="008531D1">
                <w:rPr>
                  <w:rFonts w:eastAsia="Times New Roman"/>
                  <w:color w:val="000000"/>
                  <w:rPrChange w:id="3287" w:author="Nick Smith" w:date="2021-05-17T14:21:00Z">
                    <w:rPr>
                      <w:rFonts w:eastAsia="Times New Roman"/>
                      <w:color w:val="000000"/>
                      <w:sz w:val="20"/>
                      <w:szCs w:val="20"/>
                    </w:rPr>
                  </w:rPrChange>
                </w:rPr>
                <w:t>17.2 ± 5.69</w:t>
              </w:r>
            </w:ins>
          </w:p>
        </w:tc>
        <w:tc>
          <w:tcPr>
            <w:tcW w:w="1083" w:type="pct"/>
            <w:shd w:val="clear" w:color="auto" w:fill="auto"/>
            <w:noWrap/>
            <w:vAlign w:val="center"/>
            <w:hideMark/>
            <w:tcPrChange w:id="3288" w:author="Risa" w:date="2021-05-04T17:17:00Z">
              <w:tcPr>
                <w:tcW w:w="1083" w:type="pct"/>
                <w:shd w:val="clear" w:color="auto" w:fill="auto"/>
                <w:noWrap/>
                <w:vAlign w:val="center"/>
                <w:hideMark/>
              </w:tcPr>
            </w:tcPrChange>
          </w:tcPr>
          <w:p w14:paraId="787A95CD" w14:textId="507C611D" w:rsidR="00A07568" w:rsidRPr="008531D1" w:rsidRDefault="00A07568" w:rsidP="008531D1">
            <w:pPr>
              <w:spacing w:line="480" w:lineRule="auto"/>
              <w:contextualSpacing/>
              <w:jc w:val="center"/>
              <w:rPr>
                <w:ins w:id="3289" w:author="Risa" w:date="2021-04-29T14:50:00Z"/>
                <w:rFonts w:eastAsia="Times New Roman"/>
                <w:i/>
                <w:iCs/>
                <w:color w:val="000000"/>
                <w:rPrChange w:id="3290" w:author="Nick Smith" w:date="2021-05-17T14:21:00Z">
                  <w:rPr>
                    <w:ins w:id="3291" w:author="Risa" w:date="2021-04-29T14:50:00Z"/>
                    <w:rFonts w:eastAsia="Times New Roman"/>
                    <w:b/>
                    <w:bCs/>
                    <w:color w:val="000000"/>
                    <w:sz w:val="20"/>
                    <w:szCs w:val="20"/>
                  </w:rPr>
                </w:rPrChange>
              </w:rPr>
              <w:pPrChange w:id="3292" w:author="Nick Smith" w:date="2021-05-17T14:21:00Z">
                <w:pPr>
                  <w:jc w:val="center"/>
                </w:pPr>
              </w:pPrChange>
            </w:pPr>
            <w:ins w:id="3293" w:author="Risa" w:date="2021-04-29T14:53:00Z">
              <w:r w:rsidRPr="008531D1">
                <w:rPr>
                  <w:rFonts w:eastAsia="Times New Roman"/>
                  <w:i/>
                  <w:iCs/>
                  <w:color w:val="000000"/>
                  <w:rPrChange w:id="3294" w:author="Nick Smith" w:date="2021-05-17T14:21:00Z">
                    <w:rPr>
                      <w:rFonts w:eastAsia="Times New Roman"/>
                      <w:b/>
                      <w:bCs/>
                      <w:color w:val="000000"/>
                      <w:sz w:val="20"/>
                      <w:szCs w:val="20"/>
                    </w:rPr>
                  </w:rPrChange>
                </w:rPr>
                <w:t>0.091</w:t>
              </w:r>
            </w:ins>
          </w:p>
        </w:tc>
      </w:tr>
      <w:tr w:rsidR="00A07568" w:rsidRPr="00771C52" w14:paraId="53D720EC" w14:textId="77777777" w:rsidTr="007B4434">
        <w:trPr>
          <w:trHeight w:val="320"/>
          <w:ins w:id="3295" w:author="Risa" w:date="2021-04-29T14:50:00Z"/>
          <w:trPrChange w:id="3296" w:author="Risa" w:date="2021-05-04T17:17:00Z">
            <w:trPr>
              <w:trHeight w:val="320"/>
            </w:trPr>
          </w:trPrChange>
        </w:trPr>
        <w:tc>
          <w:tcPr>
            <w:tcW w:w="769" w:type="pct"/>
            <w:tcBorders>
              <w:bottom w:val="single" w:sz="4" w:space="0" w:color="auto"/>
            </w:tcBorders>
            <w:shd w:val="clear" w:color="auto" w:fill="auto"/>
            <w:noWrap/>
            <w:vAlign w:val="center"/>
            <w:hideMark/>
            <w:tcPrChange w:id="3297" w:author="Risa" w:date="2021-05-04T17:17:00Z">
              <w:tcPr>
                <w:tcW w:w="1751" w:type="pct"/>
                <w:shd w:val="clear" w:color="auto" w:fill="auto"/>
                <w:noWrap/>
                <w:vAlign w:val="center"/>
                <w:hideMark/>
              </w:tcPr>
            </w:tcPrChange>
          </w:tcPr>
          <w:p w14:paraId="38037157" w14:textId="0C1E0770" w:rsidR="00A07568" w:rsidRPr="008531D1" w:rsidRDefault="00CD0AB6" w:rsidP="008531D1">
            <w:pPr>
              <w:spacing w:line="480" w:lineRule="auto"/>
              <w:contextualSpacing/>
              <w:rPr>
                <w:ins w:id="3298" w:author="Risa" w:date="2021-04-29T14:50:00Z"/>
                <w:rFonts w:eastAsia="Times New Roman"/>
                <w:color w:val="000000"/>
                <w:rPrChange w:id="3299" w:author="Nick Smith" w:date="2021-05-17T14:21:00Z">
                  <w:rPr>
                    <w:ins w:id="3300" w:author="Risa" w:date="2021-04-29T14:50:00Z"/>
                    <w:rFonts w:eastAsia="Times New Roman"/>
                    <w:color w:val="000000"/>
                    <w:sz w:val="20"/>
                    <w:szCs w:val="20"/>
                  </w:rPr>
                </w:rPrChange>
              </w:rPr>
              <w:pPrChange w:id="3301" w:author="Nick Smith" w:date="2021-05-17T14:21:00Z">
                <w:pPr/>
              </w:pPrChange>
            </w:pPr>
            <w:ins w:id="3302" w:author="Risa" w:date="2021-04-30T17:06:00Z">
              <w:r w:rsidRPr="008531D1">
                <w:rPr>
                  <w:rFonts w:eastAsia="Times New Roman"/>
                  <w:color w:val="000000"/>
                  <w:rPrChange w:id="3303" w:author="Nick Smith" w:date="2021-05-17T14:21:00Z">
                    <w:rPr>
                      <w:rFonts w:eastAsia="Times New Roman"/>
                      <w:color w:val="000000"/>
                      <w:sz w:val="20"/>
                      <w:szCs w:val="20"/>
                    </w:rPr>
                  </w:rPrChange>
                </w:rPr>
                <w:t>∆</w:t>
              </w:r>
              <w:r w:rsidRPr="008531D1">
                <w:rPr>
                  <w:rFonts w:eastAsia="Times New Roman"/>
                  <w:i/>
                  <w:iCs/>
                  <w:color w:val="000000"/>
                  <w:rPrChange w:id="3304" w:author="Nick Smith" w:date="2021-05-17T14:21:00Z">
                    <w:rPr>
                      <w:rFonts w:eastAsia="Times New Roman"/>
                      <w:i/>
                      <w:iCs/>
                      <w:color w:val="000000"/>
                      <w:sz w:val="20"/>
                      <w:szCs w:val="20"/>
                    </w:rPr>
                  </w:rPrChange>
                </w:rPr>
                <w:t>M</w:t>
              </w:r>
              <w:r w:rsidRPr="008531D1">
                <w:rPr>
                  <w:rFonts w:eastAsia="Times New Roman"/>
                  <w:color w:val="000000"/>
                  <w:vertAlign w:val="subscript"/>
                  <w:rPrChange w:id="3305" w:author="Nick Smith" w:date="2021-05-17T14:21:00Z">
                    <w:rPr>
                      <w:rFonts w:eastAsia="Times New Roman"/>
                      <w:color w:val="000000"/>
                      <w:sz w:val="20"/>
                      <w:szCs w:val="20"/>
                      <w:vertAlign w:val="subscript"/>
                    </w:rPr>
                  </w:rPrChange>
                </w:rPr>
                <w:t>area</w:t>
              </w:r>
              <w:r w:rsidRPr="008531D1">
                <w:rPr>
                  <w:rFonts w:eastAsia="Times New Roman"/>
                  <w:color w:val="000000"/>
                  <w:rPrChange w:id="3306" w:author="Nick Smith" w:date="2021-05-17T14:21:00Z">
                    <w:rPr>
                      <w:rFonts w:eastAsia="Times New Roman"/>
                      <w:color w:val="000000"/>
                      <w:sz w:val="20"/>
                      <w:szCs w:val="20"/>
                    </w:rPr>
                  </w:rPrChange>
                </w:rPr>
                <w:t xml:space="preserve"> </w:t>
              </w:r>
            </w:ins>
            <w:ins w:id="3307" w:author="Risa" w:date="2021-04-29T14:51:00Z">
              <w:r w:rsidR="00A07568" w:rsidRPr="008531D1">
                <w:rPr>
                  <w:rFonts w:eastAsia="Times New Roman"/>
                  <w:color w:val="000000"/>
                  <w:rPrChange w:id="3308" w:author="Nick Smith" w:date="2021-05-17T14:21:00Z">
                    <w:rPr>
                      <w:rFonts w:eastAsia="Times New Roman"/>
                      <w:color w:val="000000"/>
                      <w:sz w:val="20"/>
                      <w:szCs w:val="20"/>
                    </w:rPr>
                  </w:rPrChange>
                </w:rPr>
                <w:t>= 25</w:t>
              </w:r>
            </w:ins>
          </w:p>
        </w:tc>
        <w:tc>
          <w:tcPr>
            <w:tcW w:w="2065" w:type="pct"/>
            <w:tcBorders>
              <w:bottom w:val="single" w:sz="4" w:space="0" w:color="auto"/>
            </w:tcBorders>
            <w:shd w:val="clear" w:color="auto" w:fill="auto"/>
            <w:noWrap/>
            <w:vAlign w:val="center"/>
            <w:hideMark/>
            <w:tcPrChange w:id="3309" w:author="Risa" w:date="2021-05-04T17:17:00Z">
              <w:tcPr>
                <w:tcW w:w="1083" w:type="pct"/>
                <w:shd w:val="clear" w:color="auto" w:fill="auto"/>
                <w:noWrap/>
                <w:vAlign w:val="center"/>
                <w:hideMark/>
              </w:tcPr>
            </w:tcPrChange>
          </w:tcPr>
          <w:p w14:paraId="771FEBB9" w14:textId="2360B1AB" w:rsidR="00A07568" w:rsidRPr="008531D1" w:rsidRDefault="00A07568" w:rsidP="008531D1">
            <w:pPr>
              <w:spacing w:line="480" w:lineRule="auto"/>
              <w:contextualSpacing/>
              <w:jc w:val="center"/>
              <w:rPr>
                <w:ins w:id="3310" w:author="Risa" w:date="2021-04-29T14:50:00Z"/>
                <w:rFonts w:eastAsia="Times New Roman"/>
                <w:color w:val="000000"/>
                <w:rPrChange w:id="3311" w:author="Nick Smith" w:date="2021-05-17T14:21:00Z">
                  <w:rPr>
                    <w:ins w:id="3312" w:author="Risa" w:date="2021-04-29T14:50:00Z"/>
                    <w:rFonts w:eastAsia="Times New Roman"/>
                    <w:color w:val="000000"/>
                    <w:sz w:val="20"/>
                    <w:szCs w:val="20"/>
                  </w:rPr>
                </w:rPrChange>
              </w:rPr>
              <w:pPrChange w:id="3313" w:author="Nick Smith" w:date="2021-05-17T14:21:00Z">
                <w:pPr>
                  <w:jc w:val="center"/>
                </w:pPr>
              </w:pPrChange>
            </w:pPr>
            <w:ins w:id="3314" w:author="Risa" w:date="2021-04-29T14:51:00Z">
              <w:r w:rsidRPr="008531D1">
                <w:rPr>
                  <w:rFonts w:eastAsia="Times New Roman"/>
                  <w:color w:val="000000"/>
                  <w:rPrChange w:id="3315" w:author="Nick Smith" w:date="2021-05-17T14:21:00Z">
                    <w:rPr>
                      <w:rFonts w:eastAsia="Times New Roman"/>
                      <w:color w:val="000000"/>
                      <w:sz w:val="20"/>
                      <w:szCs w:val="20"/>
                    </w:rPr>
                  </w:rPrChange>
                </w:rPr>
                <w:t xml:space="preserve">-0.056 </w:t>
              </w:r>
            </w:ins>
            <w:ins w:id="3316" w:author="Risa" w:date="2021-04-29T14:52:00Z">
              <w:r w:rsidRPr="008531D1">
                <w:rPr>
                  <w:rFonts w:eastAsia="Times New Roman"/>
                  <w:color w:val="000000"/>
                  <w:rPrChange w:id="3317" w:author="Nick Smith" w:date="2021-05-17T14:21:00Z">
                    <w:rPr>
                      <w:rFonts w:eastAsia="Times New Roman"/>
                      <w:color w:val="000000"/>
                      <w:sz w:val="20"/>
                      <w:szCs w:val="20"/>
                    </w:rPr>
                  </w:rPrChange>
                </w:rPr>
                <w:t xml:space="preserve">± </w:t>
              </w:r>
            </w:ins>
            <w:ins w:id="3318" w:author="Risa" w:date="2021-04-29T14:51:00Z">
              <w:r w:rsidRPr="008531D1">
                <w:rPr>
                  <w:rFonts w:eastAsia="Times New Roman"/>
                  <w:color w:val="000000"/>
                  <w:rPrChange w:id="3319" w:author="Nick Smith" w:date="2021-05-17T14:21:00Z">
                    <w:rPr>
                      <w:rFonts w:eastAsia="Times New Roman"/>
                      <w:color w:val="000000"/>
                      <w:sz w:val="20"/>
                      <w:szCs w:val="20"/>
                    </w:rPr>
                  </w:rPrChange>
                </w:rPr>
                <w:t>0.028</w:t>
              </w:r>
            </w:ins>
          </w:p>
        </w:tc>
        <w:tc>
          <w:tcPr>
            <w:tcW w:w="1083" w:type="pct"/>
            <w:tcBorders>
              <w:bottom w:val="single" w:sz="4" w:space="0" w:color="auto"/>
            </w:tcBorders>
            <w:shd w:val="clear" w:color="auto" w:fill="auto"/>
            <w:noWrap/>
            <w:vAlign w:val="center"/>
            <w:hideMark/>
            <w:tcPrChange w:id="3320" w:author="Risa" w:date="2021-05-04T17:17:00Z">
              <w:tcPr>
                <w:tcW w:w="1083" w:type="pct"/>
                <w:shd w:val="clear" w:color="auto" w:fill="auto"/>
                <w:noWrap/>
                <w:vAlign w:val="center"/>
                <w:hideMark/>
              </w:tcPr>
            </w:tcPrChange>
          </w:tcPr>
          <w:p w14:paraId="1EA2FF3C" w14:textId="31E5EB1F" w:rsidR="00A07568" w:rsidRPr="008531D1" w:rsidRDefault="00A07568" w:rsidP="008531D1">
            <w:pPr>
              <w:spacing w:line="480" w:lineRule="auto"/>
              <w:contextualSpacing/>
              <w:jc w:val="center"/>
              <w:rPr>
                <w:ins w:id="3321" w:author="Risa" w:date="2021-04-29T14:50:00Z"/>
                <w:rFonts w:eastAsia="Times New Roman"/>
                <w:color w:val="000000"/>
                <w:rPrChange w:id="3322" w:author="Nick Smith" w:date="2021-05-17T14:21:00Z">
                  <w:rPr>
                    <w:ins w:id="3323" w:author="Risa" w:date="2021-04-29T14:50:00Z"/>
                    <w:rFonts w:eastAsia="Times New Roman"/>
                    <w:color w:val="000000"/>
                    <w:sz w:val="20"/>
                    <w:szCs w:val="20"/>
                  </w:rPr>
                </w:rPrChange>
              </w:rPr>
              <w:pPrChange w:id="3324" w:author="Nick Smith" w:date="2021-05-17T14:21:00Z">
                <w:pPr>
                  <w:jc w:val="center"/>
                </w:pPr>
              </w:pPrChange>
            </w:pPr>
            <w:ins w:id="3325" w:author="Risa" w:date="2021-04-29T14:52:00Z">
              <w:r w:rsidRPr="008531D1">
                <w:rPr>
                  <w:rFonts w:eastAsia="Times New Roman"/>
                  <w:color w:val="000000"/>
                  <w:rPrChange w:id="3326" w:author="Nick Smith" w:date="2021-05-17T14:21:00Z">
                    <w:rPr>
                      <w:rFonts w:eastAsia="Times New Roman"/>
                      <w:color w:val="000000"/>
                      <w:sz w:val="20"/>
                      <w:szCs w:val="20"/>
                    </w:rPr>
                  </w:rPrChange>
                </w:rPr>
                <w:t>39.9 ± 6.29</w:t>
              </w:r>
            </w:ins>
          </w:p>
        </w:tc>
        <w:tc>
          <w:tcPr>
            <w:tcW w:w="1083" w:type="pct"/>
            <w:tcBorders>
              <w:bottom w:val="single" w:sz="4" w:space="0" w:color="auto"/>
            </w:tcBorders>
            <w:shd w:val="clear" w:color="auto" w:fill="auto"/>
            <w:noWrap/>
            <w:vAlign w:val="center"/>
            <w:hideMark/>
            <w:tcPrChange w:id="3327" w:author="Risa" w:date="2021-05-04T17:17:00Z">
              <w:tcPr>
                <w:tcW w:w="1083" w:type="pct"/>
                <w:shd w:val="clear" w:color="auto" w:fill="auto"/>
                <w:noWrap/>
                <w:vAlign w:val="center"/>
                <w:hideMark/>
              </w:tcPr>
            </w:tcPrChange>
          </w:tcPr>
          <w:p w14:paraId="6E267158" w14:textId="0630E694" w:rsidR="00A07568" w:rsidRPr="008531D1" w:rsidRDefault="00A07568" w:rsidP="008531D1">
            <w:pPr>
              <w:spacing w:line="480" w:lineRule="auto"/>
              <w:contextualSpacing/>
              <w:jc w:val="center"/>
              <w:rPr>
                <w:ins w:id="3328" w:author="Risa" w:date="2021-04-29T14:50:00Z"/>
                <w:rFonts w:eastAsia="Times New Roman"/>
                <w:b/>
                <w:bCs/>
                <w:color w:val="000000"/>
                <w:rPrChange w:id="3329" w:author="Nick Smith" w:date="2021-05-17T14:21:00Z">
                  <w:rPr>
                    <w:ins w:id="3330" w:author="Risa" w:date="2021-04-29T14:50:00Z"/>
                    <w:rFonts w:eastAsia="Times New Roman"/>
                    <w:color w:val="000000"/>
                    <w:sz w:val="20"/>
                    <w:szCs w:val="20"/>
                  </w:rPr>
                </w:rPrChange>
              </w:rPr>
              <w:pPrChange w:id="3331" w:author="Nick Smith" w:date="2021-05-17T14:21:00Z">
                <w:pPr>
                  <w:jc w:val="center"/>
                </w:pPr>
              </w:pPrChange>
            </w:pPr>
            <w:ins w:id="3332" w:author="Risa" w:date="2021-04-29T14:53:00Z">
              <w:r w:rsidRPr="008531D1">
                <w:rPr>
                  <w:rFonts w:eastAsia="Times New Roman"/>
                  <w:b/>
                  <w:bCs/>
                  <w:color w:val="000000"/>
                  <w:rPrChange w:id="3333" w:author="Nick Smith" w:date="2021-05-17T14:21:00Z">
                    <w:rPr>
                      <w:rFonts w:eastAsia="Times New Roman"/>
                      <w:color w:val="000000"/>
                      <w:sz w:val="20"/>
                      <w:szCs w:val="20"/>
                    </w:rPr>
                  </w:rPrChange>
                </w:rPr>
                <w:t>0.048</w:t>
              </w:r>
            </w:ins>
          </w:p>
        </w:tc>
      </w:tr>
    </w:tbl>
    <w:p w14:paraId="042E41A9" w14:textId="63DE2190" w:rsidR="000D3DDB" w:rsidRPr="008531D1" w:rsidRDefault="000D3DDB" w:rsidP="008531D1">
      <w:pPr>
        <w:spacing w:line="480" w:lineRule="auto"/>
        <w:contextualSpacing/>
        <w:rPr>
          <w:ins w:id="3334" w:author="Risa" w:date="2021-04-29T14:55:00Z"/>
          <w:rPrChange w:id="3335" w:author="Nick Smith" w:date="2021-05-17T14:21:00Z">
            <w:rPr>
              <w:ins w:id="3336" w:author="Risa" w:date="2021-04-29T14:55:00Z"/>
              <w:sz w:val="20"/>
              <w:szCs w:val="20"/>
            </w:rPr>
          </w:rPrChange>
        </w:rPr>
        <w:pPrChange w:id="3337" w:author="Nick Smith" w:date="2021-05-17T14:21:00Z">
          <w:pPr/>
        </w:pPrChange>
      </w:pPr>
      <w:ins w:id="3338" w:author="Risa" w:date="2021-04-29T14:55:00Z">
        <w:r w:rsidRPr="008531D1">
          <w:rPr>
            <w:rPrChange w:id="3339" w:author="Nick Smith" w:date="2021-05-17T14:21:00Z">
              <w:rPr>
                <w:sz w:val="20"/>
                <w:szCs w:val="20"/>
              </w:rPr>
            </w:rPrChange>
          </w:rPr>
          <w:t>* P-values &lt; 0.05 are bolded and &lt; 0.1 are italicized.</w:t>
        </w:r>
      </w:ins>
    </w:p>
    <w:p w14:paraId="4ABC9BB1" w14:textId="77777777" w:rsidR="00A07568" w:rsidRPr="001B44B1" w:rsidRDefault="00A07568" w:rsidP="008531D1">
      <w:pPr>
        <w:spacing w:line="480" w:lineRule="auto"/>
        <w:contextualSpacing/>
        <w:rPr>
          <w:ins w:id="3340" w:author="Risa" w:date="2021-04-28T15:05:00Z"/>
          <w:rFonts w:eastAsia="Times New Roman"/>
          <w:b/>
          <w:bCs/>
          <w:color w:val="000000"/>
        </w:rPr>
        <w:pPrChange w:id="3341" w:author="Nick Smith" w:date="2021-05-17T14:21:00Z">
          <w:pPr>
            <w:spacing w:line="480" w:lineRule="auto"/>
          </w:pPr>
        </w:pPrChange>
      </w:pPr>
    </w:p>
    <w:p w14:paraId="50FDEBA5" w14:textId="17AB33CE" w:rsidR="00745361" w:rsidRPr="001B44B1" w:rsidRDefault="00381A62" w:rsidP="008531D1">
      <w:pPr>
        <w:spacing w:line="480" w:lineRule="auto"/>
        <w:contextualSpacing/>
        <w:rPr>
          <w:ins w:id="3342" w:author="Risa" w:date="2021-04-28T15:18:00Z"/>
          <w:rFonts w:eastAsia="Times New Roman"/>
          <w:b/>
          <w:bCs/>
          <w:color w:val="000000"/>
        </w:rPr>
        <w:pPrChange w:id="3343" w:author="Nick Smith" w:date="2021-05-17T14:21:00Z">
          <w:pPr>
            <w:spacing w:line="480" w:lineRule="auto"/>
          </w:pPr>
        </w:pPrChange>
      </w:pPr>
      <w:ins w:id="3344" w:author="Risa" w:date="2021-04-30T16:53:00Z">
        <w:r w:rsidRPr="008531D1">
          <w:rPr>
            <w:rFonts w:eastAsia="Times New Roman"/>
            <w:b/>
            <w:bCs/>
            <w:noProof/>
            <w:color w:val="000000"/>
            <w:rPrChange w:id="3345" w:author="Nick Smith" w:date="2021-05-17T14:21:00Z">
              <w:rPr>
                <w:rFonts w:eastAsia="Times New Roman"/>
                <w:b/>
                <w:bCs/>
                <w:noProof/>
                <w:color w:val="000000"/>
                <w:sz w:val="20"/>
                <w:szCs w:val="20"/>
              </w:rPr>
            </w:rPrChange>
          </w:rPr>
          <w:drawing>
            <wp:inline distT="0" distB="0" distL="0" distR="0" wp14:anchorId="1DEF290D" wp14:editId="092904D2">
              <wp:extent cx="5943600" cy="36868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9DE11F7" w14:textId="77777777" w:rsidR="007F34AF" w:rsidRPr="008531D1" w:rsidRDefault="008F486F" w:rsidP="008531D1">
      <w:pPr>
        <w:pStyle w:val="Caption"/>
        <w:spacing w:line="480" w:lineRule="auto"/>
        <w:contextualSpacing/>
        <w:rPr>
          <w:ins w:id="3346" w:author="Risa" w:date="2021-05-04T14:47:00Z"/>
          <w:b w:val="0"/>
          <w:bCs w:val="0"/>
          <w:color w:val="000000" w:themeColor="text1"/>
          <w:sz w:val="24"/>
          <w:szCs w:val="24"/>
          <w:rPrChange w:id="3347" w:author="Nick Smith" w:date="2021-05-17T14:21:00Z">
            <w:rPr>
              <w:ins w:id="3348" w:author="Risa" w:date="2021-05-04T14:47:00Z"/>
              <w:b w:val="0"/>
              <w:bCs w:val="0"/>
              <w:color w:val="000000" w:themeColor="text1"/>
            </w:rPr>
          </w:rPrChange>
        </w:rPr>
        <w:pPrChange w:id="3349" w:author="Nick Smith" w:date="2021-05-17T14:21:00Z">
          <w:pPr>
            <w:pStyle w:val="Caption"/>
          </w:pPr>
        </w:pPrChange>
      </w:pPr>
      <w:ins w:id="3350" w:author="Risa" w:date="2021-04-28T15:18:00Z">
        <w:r w:rsidRPr="008531D1">
          <w:rPr>
            <w:b w:val="0"/>
            <w:bCs w:val="0"/>
            <w:color w:val="000000"/>
            <w:sz w:val="24"/>
            <w:szCs w:val="24"/>
            <w:rPrChange w:id="3351" w:author="Nick Smith" w:date="2021-05-17T14:21:00Z">
              <w:rPr>
                <w:b w:val="0"/>
                <w:bCs w:val="0"/>
                <w:color w:val="000000"/>
              </w:rPr>
            </w:rPrChange>
          </w:rPr>
          <w:t xml:space="preserve">Figure 6. </w:t>
        </w:r>
      </w:ins>
      <w:ins w:id="3352" w:author="Risa" w:date="2021-04-28T17:39:00Z">
        <w:r w:rsidR="00E26DE7" w:rsidRPr="008531D1">
          <w:rPr>
            <w:b w:val="0"/>
            <w:bCs w:val="0"/>
            <w:color w:val="000000"/>
            <w:sz w:val="24"/>
            <w:szCs w:val="24"/>
            <w:rPrChange w:id="3353" w:author="Nick Smith" w:date="2021-05-17T14:21:00Z">
              <w:rPr>
                <w:color w:val="000000"/>
              </w:rPr>
            </w:rPrChange>
          </w:rPr>
          <w:t>Relationship between ∆</w:t>
        </w:r>
        <w:r w:rsidR="00E26DE7" w:rsidRPr="008531D1">
          <w:rPr>
            <w:b w:val="0"/>
            <w:bCs w:val="0"/>
            <w:i/>
            <w:iCs/>
            <w:color w:val="000000"/>
            <w:sz w:val="24"/>
            <w:szCs w:val="24"/>
            <w:rPrChange w:id="3354" w:author="Nick Smith" w:date="2021-05-17T14:21:00Z">
              <w:rPr>
                <w:color w:val="000000"/>
              </w:rPr>
            </w:rPrChange>
          </w:rPr>
          <w:t>N</w:t>
        </w:r>
        <w:r w:rsidR="00E26DE7" w:rsidRPr="008531D1">
          <w:rPr>
            <w:b w:val="0"/>
            <w:bCs w:val="0"/>
            <w:color w:val="000000"/>
            <w:sz w:val="24"/>
            <w:szCs w:val="24"/>
            <w:vertAlign w:val="subscript"/>
            <w:rPrChange w:id="3355" w:author="Nick Smith" w:date="2021-05-17T14:21:00Z">
              <w:rPr>
                <w:color w:val="000000"/>
              </w:rPr>
            </w:rPrChange>
          </w:rPr>
          <w:t>area</w:t>
        </w:r>
        <w:r w:rsidR="00E26DE7" w:rsidRPr="008531D1">
          <w:rPr>
            <w:b w:val="0"/>
            <w:bCs w:val="0"/>
            <w:color w:val="000000"/>
            <w:sz w:val="24"/>
            <w:szCs w:val="24"/>
            <w:rPrChange w:id="3356" w:author="Nick Smith" w:date="2021-05-17T14:21:00Z">
              <w:rPr>
                <w:color w:val="000000"/>
              </w:rPr>
            </w:rPrChange>
          </w:rPr>
          <w:t xml:space="preserve"> and ∆AGB at high LMA (</w:t>
        </w:r>
      </w:ins>
      <w:ins w:id="3357" w:author="Risa" w:date="2021-04-29T14:56:00Z">
        <w:r w:rsidR="00152D8D" w:rsidRPr="008531D1">
          <w:rPr>
            <w:b w:val="0"/>
            <w:bCs w:val="0"/>
            <w:i/>
            <w:iCs/>
            <w:color w:val="000000"/>
            <w:sz w:val="24"/>
            <w:szCs w:val="24"/>
            <w:rPrChange w:id="3358" w:author="Nick Smith" w:date="2021-05-17T14:21:00Z">
              <w:rPr>
                <w:i/>
                <w:iCs/>
                <w:color w:val="000000"/>
              </w:rPr>
            </w:rPrChange>
          </w:rPr>
          <w:t xml:space="preserve">p </w:t>
        </w:r>
        <w:r w:rsidR="00152D8D" w:rsidRPr="008531D1">
          <w:rPr>
            <w:b w:val="0"/>
            <w:bCs w:val="0"/>
            <w:color w:val="000000"/>
            <w:sz w:val="24"/>
            <w:szCs w:val="24"/>
            <w:rPrChange w:id="3359" w:author="Nick Smith" w:date="2021-05-17T14:21:00Z">
              <w:rPr>
                <w:color w:val="000000"/>
              </w:rPr>
            </w:rPrChange>
          </w:rPr>
          <w:t>= 0.048</w:t>
        </w:r>
      </w:ins>
      <w:ins w:id="3360" w:author="Risa" w:date="2021-04-29T14:48:00Z">
        <w:r w:rsidR="00753733" w:rsidRPr="008531D1">
          <w:rPr>
            <w:b w:val="0"/>
            <w:bCs w:val="0"/>
            <w:color w:val="000000"/>
            <w:sz w:val="24"/>
            <w:szCs w:val="24"/>
            <w:rPrChange w:id="3361" w:author="Nick Smith" w:date="2021-05-17T14:21:00Z">
              <w:rPr>
                <w:color w:val="000000"/>
              </w:rPr>
            </w:rPrChange>
          </w:rPr>
          <w:t xml:space="preserve">; </w:t>
        </w:r>
      </w:ins>
      <w:ins w:id="3362" w:author="Risa" w:date="2021-04-28T17:39:00Z">
        <w:r w:rsidR="00E26DE7" w:rsidRPr="008531D1">
          <w:rPr>
            <w:b w:val="0"/>
            <w:bCs w:val="0"/>
            <w:color w:val="000000"/>
            <w:sz w:val="24"/>
            <w:szCs w:val="24"/>
            <w:rPrChange w:id="3363" w:author="Nick Smith" w:date="2021-05-17T14:21:00Z">
              <w:rPr>
                <w:color w:val="000000"/>
              </w:rPr>
            </w:rPrChange>
          </w:rPr>
          <w:t>red line), medium LMA (</w:t>
        </w:r>
      </w:ins>
      <w:ins w:id="3364" w:author="Risa" w:date="2021-04-29T14:56:00Z">
        <w:r w:rsidR="00152D8D" w:rsidRPr="008531D1">
          <w:rPr>
            <w:b w:val="0"/>
            <w:bCs w:val="0"/>
            <w:i/>
            <w:iCs/>
            <w:color w:val="000000"/>
            <w:sz w:val="24"/>
            <w:szCs w:val="24"/>
            <w:rPrChange w:id="3365" w:author="Nick Smith" w:date="2021-05-17T14:21:00Z">
              <w:rPr>
                <w:i/>
                <w:iCs/>
                <w:color w:val="000000"/>
              </w:rPr>
            </w:rPrChange>
          </w:rPr>
          <w:t>p</w:t>
        </w:r>
        <w:r w:rsidR="00152D8D" w:rsidRPr="008531D1">
          <w:rPr>
            <w:b w:val="0"/>
            <w:bCs w:val="0"/>
            <w:color w:val="000000"/>
            <w:sz w:val="24"/>
            <w:szCs w:val="24"/>
            <w:rPrChange w:id="3366" w:author="Nick Smith" w:date="2021-05-17T14:21:00Z">
              <w:rPr>
                <w:color w:val="000000"/>
              </w:rPr>
            </w:rPrChange>
          </w:rPr>
          <w:t xml:space="preserve"> = 0.091</w:t>
        </w:r>
      </w:ins>
      <w:ins w:id="3367" w:author="Risa" w:date="2021-04-29T14:48:00Z">
        <w:r w:rsidR="00753733" w:rsidRPr="008531D1">
          <w:rPr>
            <w:b w:val="0"/>
            <w:bCs w:val="0"/>
            <w:color w:val="000000"/>
            <w:sz w:val="24"/>
            <w:szCs w:val="24"/>
            <w:rPrChange w:id="3368" w:author="Nick Smith" w:date="2021-05-17T14:21:00Z">
              <w:rPr>
                <w:color w:val="000000"/>
              </w:rPr>
            </w:rPrChange>
          </w:rPr>
          <w:t xml:space="preserve">; </w:t>
        </w:r>
      </w:ins>
      <w:ins w:id="3369" w:author="Risa" w:date="2021-04-28T17:39:00Z">
        <w:r w:rsidR="00E26DE7" w:rsidRPr="008531D1">
          <w:rPr>
            <w:b w:val="0"/>
            <w:bCs w:val="0"/>
            <w:color w:val="000000"/>
            <w:sz w:val="24"/>
            <w:szCs w:val="24"/>
            <w:rPrChange w:id="3370" w:author="Nick Smith" w:date="2021-05-17T14:21:00Z">
              <w:rPr>
                <w:color w:val="000000"/>
              </w:rPr>
            </w:rPrChange>
          </w:rPr>
          <w:t>purple line), and low LMA (</w:t>
        </w:r>
      </w:ins>
      <w:ins w:id="3371" w:author="Risa" w:date="2021-04-29T14:56:00Z">
        <w:r w:rsidR="00152D8D" w:rsidRPr="008531D1">
          <w:rPr>
            <w:b w:val="0"/>
            <w:bCs w:val="0"/>
            <w:i/>
            <w:iCs/>
            <w:color w:val="000000"/>
            <w:sz w:val="24"/>
            <w:szCs w:val="24"/>
            <w:rPrChange w:id="3372" w:author="Nick Smith" w:date="2021-05-17T14:21:00Z">
              <w:rPr>
                <w:i/>
                <w:iCs/>
                <w:color w:val="000000"/>
              </w:rPr>
            </w:rPrChange>
          </w:rPr>
          <w:t xml:space="preserve">p </w:t>
        </w:r>
        <w:r w:rsidR="00152D8D" w:rsidRPr="008531D1">
          <w:rPr>
            <w:b w:val="0"/>
            <w:bCs w:val="0"/>
            <w:color w:val="000000"/>
            <w:sz w:val="24"/>
            <w:szCs w:val="24"/>
            <w:rPrChange w:id="3373" w:author="Nick Smith" w:date="2021-05-17T14:21:00Z">
              <w:rPr>
                <w:color w:val="000000"/>
              </w:rPr>
            </w:rPrChange>
          </w:rPr>
          <w:t>= 0.913</w:t>
        </w:r>
      </w:ins>
      <w:ins w:id="3374" w:author="Risa" w:date="2021-04-29T14:48:00Z">
        <w:r w:rsidR="00753733" w:rsidRPr="008531D1">
          <w:rPr>
            <w:b w:val="0"/>
            <w:bCs w:val="0"/>
            <w:color w:val="000000"/>
            <w:sz w:val="24"/>
            <w:szCs w:val="24"/>
            <w:rPrChange w:id="3375" w:author="Nick Smith" w:date="2021-05-17T14:21:00Z">
              <w:rPr>
                <w:color w:val="000000"/>
              </w:rPr>
            </w:rPrChange>
          </w:rPr>
          <w:t xml:space="preserve">; </w:t>
        </w:r>
      </w:ins>
      <w:ins w:id="3376" w:author="Risa" w:date="2021-04-28T17:39:00Z">
        <w:r w:rsidR="00E26DE7" w:rsidRPr="008531D1">
          <w:rPr>
            <w:b w:val="0"/>
            <w:bCs w:val="0"/>
            <w:color w:val="000000"/>
            <w:sz w:val="24"/>
            <w:szCs w:val="24"/>
            <w:rPrChange w:id="3377" w:author="Nick Smith" w:date="2021-05-17T14:21:00Z">
              <w:rPr>
                <w:color w:val="000000"/>
              </w:rPr>
            </w:rPrChange>
          </w:rPr>
          <w:t>blue line</w:t>
        </w:r>
      </w:ins>
      <w:ins w:id="3378" w:author="Risa" w:date="2021-04-29T14:56:00Z">
        <w:r w:rsidR="00152D8D" w:rsidRPr="008531D1">
          <w:rPr>
            <w:b w:val="0"/>
            <w:bCs w:val="0"/>
            <w:color w:val="000000"/>
            <w:sz w:val="24"/>
            <w:szCs w:val="24"/>
            <w:rPrChange w:id="3379" w:author="Nick Smith" w:date="2021-05-17T14:21:00Z">
              <w:rPr>
                <w:color w:val="000000"/>
              </w:rPr>
            </w:rPrChange>
          </w:rPr>
          <w:t>; Table 6</w:t>
        </w:r>
      </w:ins>
      <w:ins w:id="3380" w:author="Risa" w:date="2021-04-28T17:39:00Z">
        <w:r w:rsidR="00E26DE7" w:rsidRPr="008531D1">
          <w:rPr>
            <w:b w:val="0"/>
            <w:bCs w:val="0"/>
            <w:color w:val="000000"/>
            <w:sz w:val="24"/>
            <w:szCs w:val="24"/>
            <w:rPrChange w:id="3381" w:author="Nick Smith" w:date="2021-05-17T14:21:00Z">
              <w:rPr>
                <w:color w:val="000000"/>
              </w:rPr>
            </w:rPrChange>
          </w:rPr>
          <w:t>).</w:t>
        </w:r>
      </w:ins>
      <w:ins w:id="3382" w:author="Risa" w:date="2021-04-29T14:44:00Z">
        <w:r w:rsidR="007A1692" w:rsidRPr="008531D1">
          <w:rPr>
            <w:color w:val="000000"/>
            <w:sz w:val="24"/>
            <w:szCs w:val="24"/>
            <w:rPrChange w:id="3383" w:author="Nick Smith" w:date="2021-05-17T14:21:00Z">
              <w:rPr>
                <w:color w:val="000000"/>
              </w:rPr>
            </w:rPrChange>
          </w:rPr>
          <w:t xml:space="preserve"> </w:t>
        </w:r>
      </w:ins>
      <w:ins w:id="3384" w:author="Risa" w:date="2021-05-04T14:47:00Z">
        <w:r w:rsidR="007F34AF" w:rsidRPr="008531D1">
          <w:rPr>
            <w:b w:val="0"/>
            <w:bCs w:val="0"/>
            <w:color w:val="000000" w:themeColor="text1"/>
            <w:sz w:val="24"/>
            <w:szCs w:val="24"/>
            <w:rPrChange w:id="3385" w:author="Nick Smith" w:date="2021-05-17T14:21:00Z">
              <w:rPr>
                <w:b w:val="0"/>
                <w:bCs w:val="0"/>
                <w:color w:val="000000" w:themeColor="text1"/>
              </w:rPr>
            </w:rPrChange>
          </w:rPr>
          <w:t>Solid lines represent a significant relationship and dashed lines represent a non-significant relationship.</w:t>
        </w:r>
      </w:ins>
    </w:p>
    <w:p w14:paraId="78443806" w14:textId="67641CED" w:rsidR="008F486F" w:rsidRPr="001B44B1" w:rsidRDefault="008F486F" w:rsidP="008531D1">
      <w:pPr>
        <w:spacing w:line="480" w:lineRule="auto"/>
        <w:contextualSpacing/>
        <w:rPr>
          <w:ins w:id="3386" w:author="Risa" w:date="2021-04-28T15:19:00Z"/>
          <w:rFonts w:eastAsia="Times New Roman"/>
          <w:b/>
          <w:bCs/>
          <w:color w:val="000000"/>
        </w:rPr>
        <w:pPrChange w:id="3387" w:author="Nick Smith" w:date="2021-05-17T14:21:00Z">
          <w:pPr/>
        </w:pPrChange>
      </w:pPr>
    </w:p>
    <w:p w14:paraId="7FA27FE8" w14:textId="6896B254" w:rsidR="00361685" w:rsidRPr="001B44B1" w:rsidRDefault="00361685" w:rsidP="008531D1">
      <w:pPr>
        <w:spacing w:line="480" w:lineRule="auto"/>
        <w:contextualSpacing/>
        <w:rPr>
          <w:rFonts w:eastAsia="Times New Roman"/>
        </w:rPr>
        <w:pPrChange w:id="3388" w:author="Nick Smith" w:date="2021-05-17T14:21:00Z">
          <w:pPr>
            <w:spacing w:line="480" w:lineRule="auto"/>
          </w:pPr>
        </w:pPrChange>
      </w:pPr>
      <w:r w:rsidRPr="001B44B1">
        <w:rPr>
          <w:rFonts w:eastAsia="Times New Roman"/>
          <w:b/>
          <w:bCs/>
          <w:color w:val="000000"/>
        </w:rPr>
        <w:lastRenderedPageBreak/>
        <w:t>Discussion</w:t>
      </w:r>
    </w:p>
    <w:p w14:paraId="1811D49B" w14:textId="77777777" w:rsidR="00361685" w:rsidRPr="001B44B1" w:rsidDel="00A24EFB" w:rsidRDefault="00361685" w:rsidP="008531D1">
      <w:pPr>
        <w:spacing w:line="480" w:lineRule="auto"/>
        <w:contextualSpacing/>
        <w:rPr>
          <w:del w:id="3389" w:author="Risa" w:date="2021-04-29T09:08:00Z"/>
          <w:rFonts w:eastAsia="Times New Roman"/>
        </w:rPr>
        <w:pPrChange w:id="3390" w:author="Nick Smith" w:date="2021-05-17T14:21:00Z">
          <w:pPr/>
        </w:pPrChange>
      </w:pPr>
    </w:p>
    <w:p w14:paraId="14567134" w14:textId="77777777" w:rsidR="006A278F" w:rsidRPr="001B44B1" w:rsidRDefault="006A278F" w:rsidP="008531D1">
      <w:pPr>
        <w:spacing w:line="480" w:lineRule="auto"/>
        <w:contextualSpacing/>
        <w:pPrChange w:id="3391" w:author="Nick Smith" w:date="2021-05-17T14:21:00Z">
          <w:pPr/>
        </w:pPrChange>
      </w:pPr>
    </w:p>
    <w:sectPr w:rsidR="006A278F" w:rsidRPr="001B44B1" w:rsidSect="001B44B1">
      <w:footerReference w:type="even" r:id="rId17"/>
      <w:footerReference w:type="default" r:id="rId18"/>
      <w:pgSz w:w="12240" w:h="15840"/>
      <w:pgMar w:top="1440" w:right="1440" w:bottom="1440" w:left="1440" w:header="720" w:footer="720" w:gutter="0"/>
      <w:lnNumType w:countBy="1" w:restart="continuous"/>
      <w:cols w:space="720"/>
      <w:docGrid w:linePitch="360"/>
      <w:sectPrChange w:id="3403" w:author="Nick Smith" w:date="2021-05-17T14:21:00Z">
        <w:sectPr w:rsidR="006A278F" w:rsidRPr="001B44B1" w:rsidSect="001B44B1">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2" w:author="Risa" w:date="2021-04-28T17:44:00Z" w:initials="RM">
    <w:p w14:paraId="218DBC3D" w14:textId="60E4F8BD" w:rsidR="00771C52" w:rsidRDefault="00771C52">
      <w:pPr>
        <w:pStyle w:val="CommentText"/>
      </w:pPr>
      <w:r>
        <w:rPr>
          <w:rStyle w:val="CommentReference"/>
        </w:rPr>
        <w:annotationRef/>
      </w:r>
      <w:r>
        <w:t>Not sure these hypotheses match up exactly with all the analyses done</w:t>
      </w:r>
    </w:p>
  </w:comment>
  <w:comment w:id="160" w:author="Nick Smith" w:date="2021-05-17T14:19:00Z" w:initials="NGS">
    <w:p w14:paraId="318C0F33" w14:textId="7CEF1219" w:rsidR="00771C52" w:rsidRDefault="00771C52">
      <w:pPr>
        <w:pStyle w:val="CommentText"/>
      </w:pPr>
      <w:r>
        <w:rPr>
          <w:rStyle w:val="CommentReference"/>
        </w:rPr>
        <w:annotationRef/>
      </w:r>
      <w:r>
        <w:t>Need to move legend inside plotted area</w:t>
      </w:r>
    </w:p>
  </w:comment>
  <w:comment w:id="169" w:author="Nick Smith" w:date="2021-05-17T14:32:00Z" w:initials="NGS">
    <w:p w14:paraId="451C202F" w14:textId="1DADFD0A" w:rsidR="00771C52" w:rsidRDefault="00771C52">
      <w:pPr>
        <w:pStyle w:val="CommentText"/>
      </w:pPr>
      <w:r>
        <w:rPr>
          <w:rStyle w:val="CommentReference"/>
        </w:rPr>
        <w:annotationRef/>
      </w:r>
      <w:r>
        <w:t>Fix x-axis to this</w:t>
      </w:r>
    </w:p>
  </w:comment>
  <w:comment w:id="176" w:author="Nick Smith" w:date="2021-05-17T14:39:00Z" w:initials="NGS">
    <w:p w14:paraId="530DDC19" w14:textId="757E3DB3" w:rsidR="00BA58FF" w:rsidRDefault="00BA58FF">
      <w:pPr>
        <w:pStyle w:val="CommentText"/>
      </w:pPr>
      <w:r>
        <w:rPr>
          <w:rStyle w:val="CommentReference"/>
        </w:rPr>
        <w:annotationRef/>
      </w:r>
      <w:r>
        <w:t>Inset legend needs changed to reflect new setup</w:t>
      </w:r>
    </w:p>
  </w:comment>
  <w:comment w:id="553" w:author="Nick Smith" w:date="2021-05-17T14:58:00Z" w:initials="NGS">
    <w:p w14:paraId="31924FA5" w14:textId="02B98227" w:rsidR="006A3045" w:rsidRDefault="006A3045">
      <w:pPr>
        <w:pStyle w:val="CommentText"/>
      </w:pPr>
      <w:r>
        <w:rPr>
          <w:rStyle w:val="CommentReference"/>
        </w:rPr>
        <w:annotationRef/>
      </w:r>
      <w:r>
        <w:t>fix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8DBC3D" w15:done="0"/>
  <w15:commentEx w15:paraId="318C0F33" w15:done="0"/>
  <w15:commentEx w15:paraId="451C202F" w15:done="0"/>
  <w15:commentEx w15:paraId="530DDC19" w15:done="0"/>
  <w15:commentEx w15:paraId="31924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8DBC3D" w16cid:durableId="24341D91"/>
  <w16cid:commentId w16cid:paraId="318C0F33" w16cid:durableId="244CFA0C"/>
  <w16cid:commentId w16cid:paraId="451C202F" w16cid:durableId="244CFCEE"/>
  <w16cid:commentId w16cid:paraId="530DDC19" w16cid:durableId="244CFEB4"/>
  <w16cid:commentId w16cid:paraId="31924FA5" w16cid:durableId="244D02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DBA228" w14:textId="77777777" w:rsidR="008F63F1" w:rsidRDefault="008F63F1" w:rsidP="001B44B1">
      <w:r>
        <w:separator/>
      </w:r>
    </w:p>
  </w:endnote>
  <w:endnote w:type="continuationSeparator" w:id="0">
    <w:p w14:paraId="1B066A89" w14:textId="77777777" w:rsidR="008F63F1" w:rsidRDefault="008F63F1"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392" w:author="Nick Smith" w:date="2021-05-17T14:21:00Z"/>
  <w:sdt>
    <w:sdtPr>
      <w:rPr>
        <w:rStyle w:val="PageNumber"/>
      </w:rPr>
      <w:id w:val="1074780687"/>
      <w:docPartObj>
        <w:docPartGallery w:val="Page Numbers (Bottom of Page)"/>
        <w:docPartUnique/>
      </w:docPartObj>
    </w:sdtPr>
    <w:sdtContent>
      <w:customXmlInsRangeEnd w:id="3392"/>
      <w:p w14:paraId="3164C6C6" w14:textId="327FB48A" w:rsidR="00771C52" w:rsidRDefault="00771C52" w:rsidP="00771C52">
        <w:pPr>
          <w:pStyle w:val="Footer"/>
          <w:framePr w:wrap="none" w:vAnchor="text" w:hAnchor="margin" w:xAlign="right" w:y="1"/>
          <w:rPr>
            <w:ins w:id="3393" w:author="Nick Smith" w:date="2021-05-17T14:21:00Z"/>
            <w:rStyle w:val="PageNumber"/>
          </w:rPr>
        </w:pPr>
        <w:ins w:id="3394" w:author="Nick Smith" w:date="2021-05-17T14:21:00Z">
          <w:r>
            <w:rPr>
              <w:rStyle w:val="PageNumber"/>
            </w:rPr>
            <w:fldChar w:fldCharType="begin"/>
          </w:r>
          <w:r>
            <w:rPr>
              <w:rStyle w:val="PageNumber"/>
            </w:rPr>
            <w:instrText xml:space="preserve"> PAGE </w:instrText>
          </w:r>
          <w:r>
            <w:rPr>
              <w:rStyle w:val="PageNumber"/>
            </w:rPr>
            <w:fldChar w:fldCharType="end"/>
          </w:r>
        </w:ins>
      </w:p>
      <w:customXmlInsRangeStart w:id="3395" w:author="Nick Smith" w:date="2021-05-17T14:21:00Z"/>
    </w:sdtContent>
  </w:sdt>
  <w:customXmlInsRangeEnd w:id="3395"/>
  <w:p w14:paraId="4AE43F7F" w14:textId="77777777" w:rsidR="00771C52" w:rsidRDefault="00771C52" w:rsidP="001B44B1">
    <w:pPr>
      <w:pStyle w:val="Footer"/>
      <w:ind w:right="360"/>
      <w:pPrChange w:id="3396" w:author="Nick Smith" w:date="2021-05-17T14:21: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397" w:author="Nick Smith" w:date="2021-05-17T14:21:00Z"/>
  <w:sdt>
    <w:sdtPr>
      <w:rPr>
        <w:rStyle w:val="PageNumber"/>
      </w:rPr>
      <w:id w:val="-589242791"/>
      <w:docPartObj>
        <w:docPartGallery w:val="Page Numbers (Bottom of Page)"/>
        <w:docPartUnique/>
      </w:docPartObj>
    </w:sdtPr>
    <w:sdtContent>
      <w:customXmlInsRangeEnd w:id="3397"/>
      <w:p w14:paraId="26B0195A" w14:textId="011C7121" w:rsidR="00771C52" w:rsidRDefault="00771C52" w:rsidP="00771C52">
        <w:pPr>
          <w:pStyle w:val="Footer"/>
          <w:framePr w:wrap="none" w:vAnchor="text" w:hAnchor="margin" w:xAlign="right" w:y="1"/>
          <w:rPr>
            <w:ins w:id="3398" w:author="Nick Smith" w:date="2021-05-17T14:21:00Z"/>
            <w:rStyle w:val="PageNumber"/>
          </w:rPr>
        </w:pPr>
        <w:ins w:id="3399" w:author="Nick Smith" w:date="2021-05-17T14:21: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3400" w:author="Nick Smith" w:date="2021-05-17T14:21:00Z">
          <w:r>
            <w:rPr>
              <w:rStyle w:val="PageNumber"/>
            </w:rPr>
            <w:fldChar w:fldCharType="end"/>
          </w:r>
        </w:ins>
      </w:p>
      <w:customXmlInsRangeStart w:id="3401" w:author="Nick Smith" w:date="2021-05-17T14:21:00Z"/>
    </w:sdtContent>
  </w:sdt>
  <w:customXmlInsRangeEnd w:id="3401"/>
  <w:p w14:paraId="512C2C66" w14:textId="77777777" w:rsidR="00771C52" w:rsidRDefault="00771C52" w:rsidP="001B44B1">
    <w:pPr>
      <w:pStyle w:val="Footer"/>
      <w:ind w:right="360"/>
      <w:pPrChange w:id="3402" w:author="Nick Smith" w:date="2021-05-17T14:21: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E7AB5" w14:textId="77777777" w:rsidR="008F63F1" w:rsidRDefault="008F63F1" w:rsidP="001B44B1">
      <w:r>
        <w:separator/>
      </w:r>
    </w:p>
  </w:footnote>
  <w:footnote w:type="continuationSeparator" w:id="0">
    <w:p w14:paraId="3DD425A8" w14:textId="77777777" w:rsidR="008F63F1" w:rsidRDefault="008F63F1"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77C60"/>
    <w:rsid w:val="000B15CA"/>
    <w:rsid w:val="000C4651"/>
    <w:rsid w:val="000C583D"/>
    <w:rsid w:val="000D3DDB"/>
    <w:rsid w:val="00102B2A"/>
    <w:rsid w:val="00111AFB"/>
    <w:rsid w:val="0013288D"/>
    <w:rsid w:val="0014366E"/>
    <w:rsid w:val="00150B42"/>
    <w:rsid w:val="00152D8D"/>
    <w:rsid w:val="00175A1E"/>
    <w:rsid w:val="001A2607"/>
    <w:rsid w:val="001B44B1"/>
    <w:rsid w:val="001B6B10"/>
    <w:rsid w:val="001E6174"/>
    <w:rsid w:val="001F7DFE"/>
    <w:rsid w:val="002106E3"/>
    <w:rsid w:val="00226FA7"/>
    <w:rsid w:val="002327DA"/>
    <w:rsid w:val="00250A39"/>
    <w:rsid w:val="00254541"/>
    <w:rsid w:val="002A405B"/>
    <w:rsid w:val="002B2CF0"/>
    <w:rsid w:val="002B429E"/>
    <w:rsid w:val="002B7732"/>
    <w:rsid w:val="002D5EE3"/>
    <w:rsid w:val="002E41FB"/>
    <w:rsid w:val="00300607"/>
    <w:rsid w:val="00356386"/>
    <w:rsid w:val="00361685"/>
    <w:rsid w:val="003640DC"/>
    <w:rsid w:val="00381A62"/>
    <w:rsid w:val="00383758"/>
    <w:rsid w:val="003A1D1C"/>
    <w:rsid w:val="003B0716"/>
    <w:rsid w:val="003B4314"/>
    <w:rsid w:val="003C476D"/>
    <w:rsid w:val="003D1A31"/>
    <w:rsid w:val="003E3A22"/>
    <w:rsid w:val="003F70DB"/>
    <w:rsid w:val="00403672"/>
    <w:rsid w:val="00406371"/>
    <w:rsid w:val="004460F8"/>
    <w:rsid w:val="0045053D"/>
    <w:rsid w:val="004661AC"/>
    <w:rsid w:val="00471979"/>
    <w:rsid w:val="00482CAA"/>
    <w:rsid w:val="00493741"/>
    <w:rsid w:val="0049730B"/>
    <w:rsid w:val="004B1332"/>
    <w:rsid w:val="004B6018"/>
    <w:rsid w:val="004C3644"/>
    <w:rsid w:val="004D217C"/>
    <w:rsid w:val="004E0353"/>
    <w:rsid w:val="004E1503"/>
    <w:rsid w:val="004E69E5"/>
    <w:rsid w:val="004E72F0"/>
    <w:rsid w:val="005024F9"/>
    <w:rsid w:val="005A731B"/>
    <w:rsid w:val="005C1F8E"/>
    <w:rsid w:val="005F0AFC"/>
    <w:rsid w:val="00640580"/>
    <w:rsid w:val="00656DF5"/>
    <w:rsid w:val="00672CC1"/>
    <w:rsid w:val="006A1708"/>
    <w:rsid w:val="006A278F"/>
    <w:rsid w:val="006A3045"/>
    <w:rsid w:val="006E17D6"/>
    <w:rsid w:val="00716334"/>
    <w:rsid w:val="00745361"/>
    <w:rsid w:val="0075092F"/>
    <w:rsid w:val="00750DAC"/>
    <w:rsid w:val="00753733"/>
    <w:rsid w:val="00762C16"/>
    <w:rsid w:val="007648C5"/>
    <w:rsid w:val="00771C52"/>
    <w:rsid w:val="0078503B"/>
    <w:rsid w:val="00796C11"/>
    <w:rsid w:val="007A06B9"/>
    <w:rsid w:val="007A1692"/>
    <w:rsid w:val="007A6CA7"/>
    <w:rsid w:val="007B4434"/>
    <w:rsid w:val="007D124D"/>
    <w:rsid w:val="007F1A75"/>
    <w:rsid w:val="007F34AF"/>
    <w:rsid w:val="007F6543"/>
    <w:rsid w:val="008010AC"/>
    <w:rsid w:val="00827B83"/>
    <w:rsid w:val="00832B95"/>
    <w:rsid w:val="008531D1"/>
    <w:rsid w:val="00884269"/>
    <w:rsid w:val="00884696"/>
    <w:rsid w:val="00884CEC"/>
    <w:rsid w:val="00890194"/>
    <w:rsid w:val="0089659F"/>
    <w:rsid w:val="008A7A58"/>
    <w:rsid w:val="008B04B8"/>
    <w:rsid w:val="008C4664"/>
    <w:rsid w:val="008E3C9D"/>
    <w:rsid w:val="008F486F"/>
    <w:rsid w:val="008F63F1"/>
    <w:rsid w:val="00921E26"/>
    <w:rsid w:val="0092235C"/>
    <w:rsid w:val="00930A47"/>
    <w:rsid w:val="009347FA"/>
    <w:rsid w:val="009361C5"/>
    <w:rsid w:val="00951F0E"/>
    <w:rsid w:val="00961478"/>
    <w:rsid w:val="009734F0"/>
    <w:rsid w:val="00992D65"/>
    <w:rsid w:val="009B768F"/>
    <w:rsid w:val="009B7AC8"/>
    <w:rsid w:val="009C694B"/>
    <w:rsid w:val="009D2AEB"/>
    <w:rsid w:val="009D3535"/>
    <w:rsid w:val="00A07568"/>
    <w:rsid w:val="00A15679"/>
    <w:rsid w:val="00A23605"/>
    <w:rsid w:val="00A24EFB"/>
    <w:rsid w:val="00A25309"/>
    <w:rsid w:val="00A85915"/>
    <w:rsid w:val="00A975A3"/>
    <w:rsid w:val="00AD69EA"/>
    <w:rsid w:val="00AE1760"/>
    <w:rsid w:val="00AF12A2"/>
    <w:rsid w:val="00B024FB"/>
    <w:rsid w:val="00B262CF"/>
    <w:rsid w:val="00B47C59"/>
    <w:rsid w:val="00B76E6C"/>
    <w:rsid w:val="00BA58FF"/>
    <w:rsid w:val="00BD7C1B"/>
    <w:rsid w:val="00BF1133"/>
    <w:rsid w:val="00BF4DED"/>
    <w:rsid w:val="00C22725"/>
    <w:rsid w:val="00C41EA2"/>
    <w:rsid w:val="00C64CEB"/>
    <w:rsid w:val="00CA27A5"/>
    <w:rsid w:val="00CA6CFC"/>
    <w:rsid w:val="00CB5801"/>
    <w:rsid w:val="00CC0CAA"/>
    <w:rsid w:val="00CC3A73"/>
    <w:rsid w:val="00CD0AB6"/>
    <w:rsid w:val="00CD6729"/>
    <w:rsid w:val="00CE3D9E"/>
    <w:rsid w:val="00CF0686"/>
    <w:rsid w:val="00D10DE1"/>
    <w:rsid w:val="00D16F1C"/>
    <w:rsid w:val="00D60C62"/>
    <w:rsid w:val="00D7113F"/>
    <w:rsid w:val="00D860B0"/>
    <w:rsid w:val="00DA1940"/>
    <w:rsid w:val="00DA3E12"/>
    <w:rsid w:val="00DB5402"/>
    <w:rsid w:val="00E05F61"/>
    <w:rsid w:val="00E26DE7"/>
    <w:rsid w:val="00E4356B"/>
    <w:rsid w:val="00E509F6"/>
    <w:rsid w:val="00E752D7"/>
    <w:rsid w:val="00E8456C"/>
    <w:rsid w:val="00E95F37"/>
    <w:rsid w:val="00EB6190"/>
    <w:rsid w:val="00EE6CB1"/>
    <w:rsid w:val="00EF2641"/>
    <w:rsid w:val="00EF4F1D"/>
    <w:rsid w:val="00EF60BF"/>
    <w:rsid w:val="00F178AB"/>
    <w:rsid w:val="00F476C2"/>
    <w:rsid w:val="00F9151E"/>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0AC17-432C-F649-BC7E-15B746420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24</Pages>
  <Words>34393</Words>
  <Characters>196044</Characters>
  <Application>Microsoft Office Word</Application>
  <DocSecurity>0</DocSecurity>
  <Lines>1633</Lines>
  <Paragraphs>459</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229978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23</cp:revision>
  <dcterms:created xsi:type="dcterms:W3CDTF">2021-05-17T18:52:00Z</dcterms:created>
  <dcterms:modified xsi:type="dcterms:W3CDTF">2021-05-17T20:24:00Z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