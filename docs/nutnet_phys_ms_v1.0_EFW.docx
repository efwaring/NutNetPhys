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27B97F67"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r w:rsidRPr="00771C52">
        <w:rPr>
          <w:rFonts w:eastAsia="Times New Roman"/>
          <w:color w:val="000000"/>
        </w:rPr>
        <w:t xml:space="preserve"> Ning Dong</w:t>
      </w:r>
      <w:r w:rsidRPr="00771C52">
        <w:rPr>
          <w:rFonts w:eastAsia="Times New Roman"/>
          <w:color w:val="000000"/>
          <w:vertAlign w:val="superscript"/>
        </w:rPr>
        <w:t>3</w:t>
      </w:r>
      <w:r w:rsidRPr="00771C52">
        <w:rPr>
          <w:rFonts w:eastAsia="Times New Roman"/>
          <w:color w:val="000000"/>
        </w:rPr>
        <w:t>, Evan A. Perkowski</w:t>
      </w:r>
      <w:r w:rsidRPr="00771C52">
        <w:rPr>
          <w:rFonts w:eastAsia="Times New Roman"/>
          <w:color w:val="000000"/>
          <w:vertAlign w:val="superscript"/>
        </w:rPr>
        <w:t>1</w:t>
      </w:r>
      <w:r w:rsidRPr="00771C52">
        <w:rPr>
          <w:rFonts w:eastAsia="Times New Roman"/>
          <w:color w:val="000000"/>
        </w:rPr>
        <w:t xml:space="preserve">, </w:t>
      </w:r>
      <w:commentRangeStart w:id="0"/>
      <w:r w:rsidRPr="00771C52">
        <w:rPr>
          <w:rFonts w:eastAsia="Times New Roman"/>
          <w:color w:val="000000"/>
        </w:rPr>
        <w:t>…</w:t>
      </w:r>
      <w:commentRangeEnd w:id="0"/>
      <w:r w:rsidR="00AC3CF2">
        <w:rPr>
          <w:rStyle w:val="CommentReference"/>
        </w:rPr>
        <w:commentReference w:id="0"/>
      </w:r>
      <w:r w:rsidRPr="00771C52">
        <w:rPr>
          <w:rFonts w:eastAsia="Times New Roman"/>
          <w:color w:val="000000"/>
        </w:rPr>
        <w:t>, Nutrient Network</w:t>
      </w:r>
      <w:r w:rsidRPr="00771C52">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2</w:t>
      </w:r>
      <w:r w:rsidRPr="00771C52">
        <w:rPr>
          <w:rFonts w:eastAsia="Times New Roman"/>
          <w:color w:val="000000"/>
        </w:rPr>
        <w:t>Northeastern State University</w:t>
      </w:r>
    </w:p>
    <w:p w14:paraId="520A7339"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3</w:t>
      </w:r>
      <w:r w:rsidRPr="00771C52">
        <w:rPr>
          <w:rFonts w:eastAsia="Times New Roman"/>
          <w:color w:val="000000"/>
        </w:rPr>
        <w:t>Macquarie University</w:t>
      </w:r>
    </w:p>
    <w:p w14:paraId="75F34000"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4</w:t>
      </w:r>
      <w:r w:rsidRPr="00771C52">
        <w:rPr>
          <w:rFonts w:eastAsia="Times New Roman"/>
          <w:color w:val="000000"/>
        </w:rPr>
        <w:t>University of Minnesota</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1F39580B"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now beginning to include explicit nitrogen cycles and this has been shown to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7A6CA7" w:rsidRPr="00771C52">
        <w:rPr>
          <w:rFonts w:eastAsia="Times New Roman"/>
          <w:color w:val="000000"/>
        </w:rPr>
        <w:t>that there is a</w:t>
      </w:r>
      <w:r w:rsidRPr="00771C52">
        <w:rPr>
          <w:rFonts w:eastAsia="Times New Roman"/>
          <w:color w:val="000000"/>
        </w:rPr>
        <w:t xml:space="preserve"> </w:t>
      </w:r>
      <w:proofErr w:type="gramStart"/>
      <w:r w:rsidRPr="00771C52">
        <w:rPr>
          <w:rFonts w:eastAsia="Times New Roman"/>
          <w:color w:val="000000"/>
        </w:rPr>
        <w:t>positive correlations</w:t>
      </w:r>
      <w:proofErr w:type="gramEnd"/>
      <w:r w:rsidRPr="00771C52">
        <w:rPr>
          <w:rFonts w:eastAsia="Times New Roman"/>
          <w:color w:val="000000"/>
        </w:rPr>
        <w:t xml:space="preserve"> between soil nitrogen,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areas with more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w:t>
      </w:r>
      <w:r w:rsidR="008C53AA">
        <w:rPr>
          <w:rFonts w:eastAsia="Times New Roman"/>
          <w:color w:val="000000"/>
        </w:rPr>
        <w:t>structural</w:t>
      </w:r>
      <w:r w:rsidRPr="00771C52">
        <w:rPr>
          <w:rFonts w:eastAsia="Times New Roman"/>
          <w:color w:val="000000"/>
        </w:rPr>
        <w:t xml:space="preserve"> development 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 xml:space="preserve">data from a globally distributed experimental nitrogen addition network </w:t>
      </w:r>
      <w:commentRangeStart w:id="1"/>
      <w:r w:rsidRPr="00771C52">
        <w:rPr>
          <w:rFonts w:eastAsia="Times New Roman"/>
          <w:color w:val="000000"/>
        </w:rPr>
        <w:t xml:space="preserve">(Nutrient Network). </w:t>
      </w:r>
      <w:commentRangeEnd w:id="1"/>
      <w:r w:rsidR="004A521C">
        <w:rPr>
          <w:rStyle w:val="CommentReference"/>
        </w:rPr>
        <w:commentReference w:id="1"/>
      </w:r>
      <w:r w:rsidRPr="00771C52">
        <w:rPr>
          <w:rFonts w:eastAsia="Times New Roman"/>
          <w:color w:val="000000"/>
        </w:rPr>
        <w:t xml:space="preserve">We show that, across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we find that</w:t>
      </w:r>
      <w:r w:rsidR="008C53AA">
        <w:rPr>
          <w:rFonts w:eastAsia="Times New Roman"/>
          <w:color w:val="000000"/>
        </w:rPr>
        <w:t xml:space="preserve"> leaf traits and climate are 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Additionally, we find that the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D06FFF">
        <w:rPr>
          <w:rFonts w:eastAsia="Times New Roman"/>
          <w:color w:val="000000"/>
        </w:rPr>
        <w:t xml:space="preserve"> is strongest when plants increase allocation to leaf mass per area, but not aboveground biomass</w:t>
      </w:r>
      <w:r w:rsidRPr="00771C52">
        <w:rPr>
          <w:rFonts w:eastAsia="Times New Roman"/>
          <w:color w:val="000000"/>
        </w:rPr>
        <w:t xml:space="preserve"> </w:t>
      </w:r>
      <w:r w:rsidR="00D06FFF">
        <w:rPr>
          <w:rFonts w:eastAsia="Times New Roman"/>
          <w:color w:val="000000"/>
        </w:rPr>
        <w:t>in response to soil nitrogen addition</w:t>
      </w:r>
      <w:r w:rsidRPr="00771C52">
        <w:rPr>
          <w:rFonts w:eastAsia="Times New Roman"/>
          <w:color w:val="000000"/>
        </w:rPr>
        <w:t xml:space="preserve">. These results reconcile discrepancies between past studies and shows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the product of both soil nitrogen availability as well as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2795A254"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commentRangeStart w:id="2"/>
      <w:del w:id="3" w:author="Elizabeth Waring" w:date="2021-06-27T11:54:00Z">
        <w:r w:rsidRPr="008531D1" w:rsidDel="004A521C">
          <w:rPr>
            <w:rFonts w:eastAsia="Times New Roman"/>
            <w:color w:val="000000"/>
          </w:rPr>
          <w:delText xml:space="preserve">this </w:delText>
        </w:r>
      </w:del>
      <w:commentRangeEnd w:id="2"/>
      <w:r w:rsidR="004A521C">
        <w:rPr>
          <w:rStyle w:val="CommentReference"/>
        </w:rPr>
        <w:commentReference w:id="2"/>
      </w:r>
      <w:ins w:id="4" w:author="Elizabeth Waring" w:date="2021-06-27T11:54:00Z">
        <w:r w:rsidR="004A521C">
          <w:rPr>
            <w:rFonts w:eastAsia="Times New Roman"/>
            <w:color w:val="000000"/>
          </w:rPr>
          <w:t>nitrogen addition</w:t>
        </w:r>
        <w:r w:rsidR="004A521C" w:rsidRPr="008531D1">
          <w:rPr>
            <w:rFonts w:eastAsia="Times New Roman"/>
            <w:color w:val="000000"/>
          </w:rPr>
          <w:t xml:space="preserve"> </w:t>
        </w:r>
      </w:ins>
      <w:r w:rsidRPr="008531D1">
        <w:rPr>
          <w:rFonts w:eastAsia="Times New Roman"/>
          <w:color w:val="000000"/>
        </w:rPr>
        <w:t>will manifest itself in terrestrial ecosystems to reliably predict the rate and magnitude of future climate change.</w:t>
      </w:r>
    </w:p>
    <w:p w14:paraId="72C221CD" w14:textId="6E3DD6DE"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likely the product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which itself is environmentally dependent (</w:t>
      </w:r>
      <w:bookmarkStart w:id="5" w:name="_GoBack"/>
      <w:bookmarkEnd w:id="5"/>
      <w:proofErr w:type="spellStart"/>
      <w:r w:rsidRPr="008531D1">
        <w:rPr>
          <w:rFonts w:eastAsia="Times New Roman"/>
          <w:color w:val="000000"/>
        </w:rPr>
        <w:t>Perkowski</w:t>
      </w:r>
      <w:proofErr w:type="spellEnd"/>
      <w:r w:rsidRPr="008531D1">
        <w:rPr>
          <w:rFonts w:eastAsia="Times New Roman"/>
          <w:color w:val="000000"/>
        </w:rPr>
        <w:t xml:space="preserve"> et al., </w:t>
      </w:r>
      <w:del w:id="6" w:author="Elizabeth Waring" w:date="2021-06-25T09:18:00Z">
        <w:r w:rsidRPr="008531D1" w:rsidDel="00ED272C">
          <w:rPr>
            <w:rFonts w:eastAsia="Times New Roman"/>
            <w:color w:val="000000"/>
          </w:rPr>
          <w:delText xml:space="preserve">in </w:delText>
        </w:r>
        <w:r w:rsidR="007A6CA7" w:rsidRPr="001B44B1" w:rsidDel="00ED272C">
          <w:rPr>
            <w:rFonts w:eastAsia="Times New Roman"/>
            <w:color w:val="000000"/>
          </w:rPr>
          <w:delText>review</w:delText>
        </w:r>
      </w:del>
      <w:ins w:id="7" w:author="Elizabeth Waring" w:date="2021-06-25T09:18:00Z">
        <w:r w:rsidR="00ED272C">
          <w:rPr>
            <w:rFonts w:eastAsia="Times New Roman"/>
            <w:color w:val="000000"/>
          </w:rPr>
          <w:t>2021</w:t>
        </w:r>
      </w:ins>
      <w:r w:rsidRPr="00771C52">
        <w:rPr>
          <w:rFonts w:eastAsia="Times New Roman"/>
          <w:color w:val="000000"/>
        </w:rPr>
        <w:t>).</w:t>
      </w:r>
    </w:p>
    <w:p w14:paraId="1C97A425" w14:textId="69BC5DC8"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ins w:id="8" w:author="Elizabeth Waring" w:date="2021-06-27T11:57:00Z">
        <w:r w:rsidR="004A521C">
          <w:rPr>
            <w:rFonts w:eastAsia="Times New Roman"/>
            <w:color w:val="000000"/>
          </w:rPr>
          <w:t xml:space="preserve">in ecosystem level analyses (?) </w:t>
        </w:r>
      </w:ins>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93741" w:rsidRPr="00771C52">
        <w:rPr>
          <w:rFonts w:ascii="Cambria Math" w:eastAsia="Times New Roman" w:hAnsi="Cambria Math" w:cs="Cambria Math"/>
          <w:color w:val="000000"/>
        </w:rPr>
        <w:instrText>‐</w:instrText>
      </w:r>
      <w:r w:rsidR="00493741" w:rsidRPr="00771C52">
        <w:rPr>
          <w:rFonts w:eastAsia="Times New Roman"/>
          <w:color w:val="000000"/>
        </w:rPr>
        <w:instrText>analysis","type":"article-journal","volume":"26"},"uris":["http://www.mendeley.com/documents/?uuid=88a2d05f-7d65-4d3f-99d4-92177a841975"]}],"mendeley":{"formattedCitation":"(Firn &lt;i&gt;et al.&lt;/i&gt;, 2019; Li &lt;i&gt;et al.&lt;/i&gt;, 2020; Liang &lt;i&gt;et al.&lt;/i&gt;,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(Firn </w:t>
      </w:r>
      <w:r w:rsidR="00493741" w:rsidRPr="001B44B1">
        <w:rPr>
          <w:rFonts w:eastAsia="Times New Roman"/>
          <w:i/>
          <w:noProof/>
          <w:color w:val="000000"/>
        </w:rPr>
        <w:t>et al.</w:t>
      </w:r>
      <w:r w:rsidR="00493741" w:rsidRPr="001B44B1">
        <w:rPr>
          <w:rFonts w:eastAsia="Times New Roman"/>
          <w:noProof/>
          <w:color w:val="000000"/>
        </w:rPr>
        <w:t xml:space="preserve">, 2019; Li </w:t>
      </w:r>
      <w:r w:rsidR="00493741" w:rsidRPr="00771C52">
        <w:rPr>
          <w:rFonts w:eastAsia="Times New Roman"/>
          <w:i/>
          <w:noProof/>
          <w:color w:val="000000"/>
        </w:rPr>
        <w:t>et al.</w:t>
      </w:r>
      <w:r w:rsidR="00493741" w:rsidRPr="00771C52">
        <w:rPr>
          <w:rFonts w:eastAsia="Times New Roman"/>
          <w:noProof/>
          <w:color w:val="000000"/>
        </w:rPr>
        <w:t xml:space="preserve">, 2020; </w:t>
      </w:r>
      <w:r w:rsidR="00493741" w:rsidRPr="00771C52">
        <w:rPr>
          <w:rFonts w:eastAsia="Times New Roman"/>
          <w:noProof/>
          <w:color w:val="000000"/>
        </w:rPr>
        <w:lastRenderedPageBreak/>
        <w:t xml:space="preserve">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the fact that leaf photosynthesis is limited by nitrogen available to build nitrogen-rich proteins such as Ribulose-1,5-bisphosphate (Rubisco) that are involved in carboxylation. This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However, analyses on Rubisco carboxylation suggest that leaves are not carboxylation-limited and are instead </w:t>
      </w:r>
      <w:del w:id="9" w:author="Elizabeth Waring" w:date="2021-06-25T09:19:00Z">
        <w:r w:rsidRPr="008531D1" w:rsidDel="00ED272C">
          <w:rPr>
            <w:rFonts w:eastAsia="Times New Roman"/>
            <w:color w:val="000000"/>
          </w:rPr>
          <w:delText xml:space="preserve">well </w:delText>
        </w:r>
      </w:del>
      <w:r w:rsidRPr="008531D1">
        <w:rPr>
          <w:rFonts w:eastAsia="Times New Roman"/>
          <w:color w:val="000000"/>
        </w:rPr>
        <w:t>set up to maximize the utilization of available light in a given environment</w:t>
      </w:r>
      <w:r w:rsidR="00493741" w:rsidRPr="001B44B1">
        <w:rPr>
          <w:rFonts w:eastAsia="Times New Roman"/>
          <w:color w:val="000000"/>
        </w:rPr>
        <w:t xml:space="preserve"> </w:t>
      </w:r>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the extra </w:t>
      </w:r>
      <w:proofErr w:type="spellStart"/>
      <w:r w:rsidRPr="001B44B1">
        <w:rPr>
          <w:rFonts w:eastAsia="Times New Roman"/>
          <w:color w:val="000000"/>
        </w:rPr>
        <w:t>Rubsico</w:t>
      </w:r>
      <w:proofErr w:type="spellEnd"/>
      <w:r w:rsidRPr="001B44B1">
        <w:rPr>
          <w:rFonts w:eastAsia="Times New Roman"/>
          <w:color w:val="000000"/>
        </w:rPr>
        <w:t xml:space="preserve"> would not increase photosynthesis unless it was accompanied by a similar increase in light energy. Nonetheless, a plant may choose to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67F36FDD"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 xml:space="preserve">et </w:t>
      </w:r>
      <w:r w:rsidR="009A5B56" w:rsidRPr="009A5B56">
        <w:rPr>
          <w:rFonts w:eastAsia="Times New Roman"/>
          <w:i/>
          <w:noProof/>
          <w:color w:val="000000"/>
        </w:rPr>
        <w:lastRenderedPageBreak/>
        <w:t>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this climate-driven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25A03E30" w:rsidR="00361685" w:rsidRPr="00771C52" w:rsidRDefault="00361685" w:rsidP="00B05AC4">
      <w:pPr>
        <w:spacing w:line="480" w:lineRule="auto"/>
        <w:contextualSpacing/>
        <w:rPr>
          <w:rFonts w:eastAsia="Times New Roman"/>
        </w:rPr>
      </w:pPr>
      <w:r w:rsidRPr="001B44B1">
        <w:rPr>
          <w:rFonts w:eastAsia="Times New Roman"/>
          <w:color w:val="000000"/>
        </w:rPr>
        <w:tab/>
      </w:r>
      <w:commentRangeStart w:id="10"/>
      <w:r w:rsidRPr="001B44B1">
        <w:rPr>
          <w:rFonts w:eastAsia="Times New Roman"/>
          <w:color w:val="000000"/>
        </w:rPr>
        <w:t>Pla</w:t>
      </w:r>
      <w:r w:rsidRPr="00771C52">
        <w:rPr>
          <w:rFonts w:eastAsia="Times New Roman"/>
          <w:color w:val="000000"/>
        </w:rPr>
        <w:t xml:space="preserve">nt </w:t>
      </w:r>
      <w:proofErr w:type="spellStart"/>
      <w:r w:rsidRPr="00771C52">
        <w:rPr>
          <w:rFonts w:eastAsia="Times New Roman"/>
          <w:color w:val="000000"/>
        </w:rPr>
        <w:t>ecophysiological</w:t>
      </w:r>
      <w:proofErr w:type="spellEnd"/>
      <w:r w:rsidRPr="00771C52">
        <w:rPr>
          <w:rFonts w:eastAsia="Times New Roman"/>
          <w:color w:val="000000"/>
        </w:rPr>
        <w:t xml:space="preserve"> theory</w:t>
      </w:r>
      <w:r w:rsidR="00921E26" w:rsidRPr="00771C52">
        <w:rPr>
          <w:rFonts w:eastAsia="Times New Roman"/>
          <w:color w:val="000000"/>
        </w:rPr>
        <w:t xml:space="preserve"> </w:t>
      </w:r>
      <w:r w:rsidR="00921E26" w:rsidRPr="008531D1">
        <w:rPr>
          <w:rFonts w:eastAsia="Times New Roman"/>
          <w:color w:val="000000"/>
        </w:rPr>
        <w:fldChar w:fldCharType="begin" w:fldLock="1"/>
      </w:r>
      <w:r w:rsidR="00CE3D9E">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leaves","type":"article-journal"},"uris":["http://www.mendeley.com/documents/?uuid=4c508292-c175-4d53-9914-3fa0672e4c50"]}],"mendeley":{"formattedCitation":"(Wright &lt;i&gt;et al.&lt;/i&gt;, 2003; Franklin &lt;i&gt;et al.&lt;/i&gt;, 2020; Paillassa &lt;i&gt;et al.&lt;/i&gt;, 2020)","plainTextFormattedCitation":"(Wright et al., 2003; Franklin et al., 2020; Paillassa et al., 2020)","previouslyFormattedCitation":"(Wright &lt;i&gt;et al.&lt;/i&gt;, 2003; Franklin &lt;i&gt;et al.&lt;/i&gt;, 2020;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(Wright </w:t>
      </w:r>
      <w:r w:rsidR="00921E26" w:rsidRPr="001B44B1">
        <w:rPr>
          <w:rFonts w:eastAsia="Times New Roman"/>
          <w:i/>
          <w:noProof/>
          <w:color w:val="000000"/>
        </w:rPr>
        <w:t>et al.</w:t>
      </w:r>
      <w:r w:rsidR="00921E26" w:rsidRPr="001B44B1">
        <w:rPr>
          <w:rFonts w:eastAsia="Times New Roman"/>
          <w:noProof/>
          <w:color w:val="000000"/>
        </w:rPr>
        <w:t xml:space="preserve">, 2003; Franklin </w:t>
      </w:r>
      <w:r w:rsidR="00921E26" w:rsidRPr="001B44B1">
        <w:rPr>
          <w:rFonts w:eastAsia="Times New Roman"/>
          <w:i/>
          <w:noProof/>
          <w:color w:val="000000"/>
        </w:rPr>
        <w:t>et al.</w:t>
      </w:r>
      <w:r w:rsidR="00921E26" w:rsidRPr="001B44B1">
        <w:rPr>
          <w:rFonts w:eastAsia="Times New Roman"/>
          <w:noProof/>
          <w:color w:val="000000"/>
        </w:rPr>
        <w:t xml:space="preserve">, 2020; Paillassa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commentRangeEnd w:id="10"/>
      <w:r w:rsidR="00ED272C">
        <w:rPr>
          <w:rStyle w:val="CommentReference"/>
        </w:rPr>
        <w:commentReference w:id="10"/>
      </w:r>
      <w:r w:rsidRPr="00771C52">
        <w:rPr>
          <w:rFonts w:eastAsia="Times New Roman"/>
          <w:color w:val="000000"/>
        </w:rPr>
        <w:t>This theory suggests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commentRangeStart w:id="11"/>
      <w:r w:rsidR="00771C52">
        <w:rPr>
          <w:rFonts w:eastAsia="Times New Roman"/>
          <w:color w:val="000000"/>
        </w:rPr>
        <w:t>(</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color w:val="000000"/>
        </w:rPr>
        <w:t>)</w:t>
      </w:r>
      <w:r w:rsidRPr="00771C52">
        <w:rPr>
          <w:rFonts w:eastAsia="Times New Roman"/>
          <w:color w:val="000000"/>
        </w:rPr>
        <w:t xml:space="preserve"> </w:t>
      </w:r>
      <w:commentRangeEnd w:id="11"/>
      <w:r w:rsidR="00A237A2">
        <w:rPr>
          <w:rStyle w:val="CommentReference"/>
        </w:rPr>
        <w:commentReference w:id="11"/>
      </w:r>
      <w:r w:rsidR="00771C52">
        <w:rPr>
          <w:rFonts w:eastAsia="Times New Roman"/>
          <w:color w:val="000000"/>
        </w:rPr>
        <w:t>is dependent on the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xml:space="preserve">. Thus, an increase in </w:t>
      </w:r>
      <w:proofErr w:type="spellStart"/>
      <w:r w:rsidRPr="00771C52">
        <w:rPr>
          <w:rFonts w:eastAsia="Times New Roman"/>
          <w:i/>
          <w:iCs/>
          <w:color w:val="000000"/>
        </w:rPr>
        <w:t>N</w:t>
      </w:r>
      <w:r w:rsidRPr="00771C52">
        <w:rPr>
          <w:rFonts w:eastAsia="Times New Roman"/>
          <w:color w:val="000000"/>
          <w:vertAlign w:val="subscript"/>
        </w:rPr>
        <w:t>supply</w:t>
      </w:r>
      <w:proofErr w:type="spellEnd"/>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p>
    <w:p w14:paraId="02B56D63" w14:textId="4412EFE9" w:rsidR="00361685" w:rsidRPr="008531D1" w:rsidRDefault="00361685" w:rsidP="00B05AC4">
      <w:pPr>
        <w:spacing w:line="480" w:lineRule="auto"/>
        <w:contextualSpacing/>
        <w:rPr>
          <w:rFonts w:eastAsia="Times New Roman"/>
          <w:color w:val="000000"/>
        </w:rPr>
      </w:pPr>
      <w:r w:rsidRPr="00771C52">
        <w:rPr>
          <w:rFonts w:eastAsia="Times New Roman"/>
          <w:color w:val="000000"/>
        </w:rPr>
        <w:tab/>
        <w:t>Here, we use leaf-level and biomass data from a globally distributed grassland nutrient addition experiment, Nutrient Network (</w:t>
      </w:r>
      <w:proofErr w:type="spellStart"/>
      <w:r w:rsidRPr="00771C52">
        <w:rPr>
          <w:rFonts w:eastAsia="Times New Roman"/>
          <w:color w:val="000000"/>
        </w:rPr>
        <w:t>NutNet</w:t>
      </w:r>
      <w:proofErr w:type="spellEnd"/>
      <w:r w:rsidRPr="00771C52">
        <w:rPr>
          <w:rFonts w:eastAsia="Times New Roman"/>
          <w:color w:val="000000"/>
        </w:rPr>
        <w:t xml:space="preserve">; Lind 2016), alongside </w:t>
      </w:r>
      <w:proofErr w:type="spellStart"/>
      <w:r w:rsidRPr="00771C52">
        <w:rPr>
          <w:rFonts w:eastAsia="Times New Roman"/>
          <w:color w:val="000000"/>
        </w:rPr>
        <w:t>ecophysiological</w:t>
      </w:r>
      <w:proofErr w:type="spellEnd"/>
      <w:r w:rsidRPr="00771C52">
        <w:rPr>
          <w:rFonts w:eastAsia="Times New Roman"/>
          <w:color w:val="000000"/>
        </w:rPr>
        <w:t xml:space="preserve"> theory to better understand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nitrogen addition. Our aims were to (1) quantify and separate the impact of soil nitrogen, leaf traits, and climate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(2) separate the impacts of nitrogen demand and nitrogen availability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We hypothesized that soil nitrogen availability, leaf traits, and climate would have significant separate impacts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but that the effect of soil nitrogen availability would be relatively weak due to the alternative ways in which plants can allocate available nitrogen. </w:t>
      </w:r>
      <w:r w:rsidR="00E019F3">
        <w:rPr>
          <w:rFonts w:eastAsia="Times New Roman"/>
          <w:color w:val="000000"/>
        </w:rPr>
        <w:t>Additionally</w:t>
      </w:r>
      <w:r w:rsidRPr="00771C52">
        <w:rPr>
          <w:rFonts w:eastAsia="Times New Roman"/>
          <w:color w:val="000000"/>
        </w:rPr>
        <w:t xml:space="preserve">, we hypothesized that the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 availability would be greatest in </w:t>
      </w:r>
      <w:r w:rsidR="00E019F3">
        <w:rPr>
          <w:rFonts w:eastAsia="Times New Roman"/>
          <w:color w:val="000000"/>
        </w:rPr>
        <w:t>contexts</w:t>
      </w:r>
      <w:r w:rsidRPr="00771C52">
        <w:rPr>
          <w:rFonts w:eastAsia="Times New Roman"/>
          <w:color w:val="000000"/>
        </w:rPr>
        <w:t xml:space="preserve"> that did not show a large increase in biomass.</w:t>
      </w:r>
    </w:p>
    <w:p w14:paraId="779D3999" w14:textId="77777777" w:rsidR="00BD3DF0" w:rsidRDefault="00BD3DF0">
      <w:pPr>
        <w:rPr>
          <w:rFonts w:eastAsia="Times New Roman"/>
          <w:b/>
          <w:color w:val="000000"/>
        </w:rPr>
      </w:pPr>
      <w:r>
        <w:rPr>
          <w:rFonts w:eastAsia="Times New Roman"/>
          <w:b/>
          <w:color w:val="000000"/>
        </w:rPr>
        <w:br w:type="page"/>
      </w:r>
    </w:p>
    <w:p w14:paraId="1A673B7D" w14:textId="47CBFC5C"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1">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07A29655"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del w:id="12" w:author="Elizabeth Waring" w:date="2021-06-27T11:59:00Z">
        <w:r w:rsidRPr="00771C52" w:rsidDel="004A521C">
          <w:rPr>
            <w:rFonts w:eastAsia="Times New Roman"/>
            <w:color w:val="000000"/>
          </w:rPr>
          <w:delText xml:space="preserve">10 </w:delText>
        </w:r>
      </w:del>
      <w:ins w:id="13" w:author="Elizabeth Waring" w:date="2021-06-27T11:59:00Z">
        <w:r w:rsidR="004A521C">
          <w:rPr>
            <w:rFonts w:eastAsia="Times New Roman"/>
            <w:color w:val="000000"/>
          </w:rPr>
          <w:t>ten</w:t>
        </w:r>
        <w:r w:rsidR="004A521C" w:rsidRPr="00771C52">
          <w:rPr>
            <w:rFonts w:eastAsia="Times New Roman"/>
            <w:color w:val="000000"/>
          </w:rPr>
          <w:t xml:space="preserve"> </w:t>
        </w:r>
      </w:ins>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2ED567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xml:space="preserve">. The leaf trait dataset consisted of leaf elemental, isotopic, and morphological variables. Samples were collected from up to five randomly selected individuals per plot, typically 3-4 years after nutrient addition at each site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commentRangeStart w:id="14"/>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commentRangeEnd w:id="14"/>
      <w:r w:rsidR="00A905F9">
        <w:rPr>
          <w:rStyle w:val="CommentReference"/>
        </w:rPr>
        <w:commentReference w:id="14"/>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FE42155"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concentration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The bundle sheath leakiness term (φ) was assumed to be 0.4. For use in our analyses, we selected individuals with χ values between 0.2 and 0.95. This resulted in 2048 individuals from 195 species at 22 sites (Figure 2).</w:t>
      </w:r>
    </w:p>
    <w:p w14:paraId="32B16E36" w14:textId="484DCD81"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second </w:t>
      </w:r>
      <w:proofErr w:type="spellStart"/>
      <w:r w:rsidRPr="00771C52">
        <w:rPr>
          <w:rFonts w:eastAsia="Times New Roman"/>
          <w:color w:val="000000"/>
        </w:rPr>
        <w:t>NutNet</w:t>
      </w:r>
      <w:proofErr w:type="spellEnd"/>
      <w:r w:rsidRPr="00771C52">
        <w:rPr>
          <w:rFonts w:eastAsia="Times New Roman"/>
          <w:color w:val="000000"/>
        </w:rPr>
        <w:t xml:space="preserve"> dataset used was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this data</w:t>
      </w:r>
      <w:r w:rsidR="00D16F1C" w:rsidRPr="00771C52">
        <w:rPr>
          <w:rFonts w:eastAsia="Times New Roman"/>
          <w:color w:val="000000"/>
        </w:rPr>
        <w:t>,</w:t>
      </w:r>
      <w:r w:rsidRPr="00771C52">
        <w:rPr>
          <w:rFonts w:eastAsia="Times New Roman"/>
          <w:color w:val="000000"/>
        </w:rPr>
        <w:t xml:space="preserve"> we selected plot level biomass</w:t>
      </w:r>
      <w:r w:rsidR="00B16B03">
        <w:rPr>
          <w:rFonts w:eastAsia="Times New Roman"/>
          <w:color w:val="000000"/>
        </w:rPr>
        <w:t xml:space="preserve"> of living tissue at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3D257BDB"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°C) and incoming PAR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xml:space="preserve">, </w:t>
      </w:r>
      <w:r w:rsidR="00FC770E" w:rsidRPr="00FC770E">
        <w:rPr>
          <w:rFonts w:eastAsia="Times New Roman"/>
          <w:noProof/>
          <w:color w:val="000000"/>
        </w:rPr>
        <w:lastRenderedPageBreak/>
        <w:t>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485C9597" w:rsidR="00361685" w:rsidRPr="00771C52" w:rsidRDefault="00361685" w:rsidP="00B05AC4">
      <w:pPr>
        <w:spacing w:line="480" w:lineRule="auto"/>
        <w:contextualSpacing/>
        <w:rPr>
          <w:rFonts w:eastAsia="Times New Roman"/>
        </w:rPr>
      </w:pPr>
      <w:r w:rsidRPr="00771C52">
        <w:rPr>
          <w:rFonts w:eastAsia="Times New Roman"/>
          <w:color w:val="000000"/>
        </w:rPr>
        <w:tab/>
      </w:r>
      <w:moveFromRangeStart w:id="15" w:author="Elizabeth Waring" w:date="2021-06-27T12:08:00Z" w:name="move75688120"/>
      <w:moveFrom w:id="16" w:author="Elizabeth Waring" w:date="2021-06-27T12:08:00Z">
        <w:r w:rsidRPr="00771C52" w:rsidDel="005C6533">
          <w:rPr>
            <w:rFonts w:eastAsia="Times New Roman"/>
            <w:color w:val="000000"/>
          </w:rPr>
          <w:t xml:space="preserve">To assess the drivers of </w:t>
        </w:r>
        <w:r w:rsidRPr="00771C52" w:rsidDel="005C6533">
          <w:rPr>
            <w:rFonts w:eastAsia="Times New Roman"/>
            <w:i/>
            <w:iCs/>
            <w:color w:val="000000"/>
          </w:rPr>
          <w:t>N</w:t>
        </w:r>
        <w:r w:rsidRPr="00771C52" w:rsidDel="005C6533">
          <w:rPr>
            <w:rFonts w:eastAsia="Times New Roman"/>
            <w:color w:val="000000"/>
            <w:vertAlign w:val="subscript"/>
          </w:rPr>
          <w:t>area</w:t>
        </w:r>
        <w:r w:rsidRPr="00771C52" w:rsidDel="005C6533">
          <w:rPr>
            <w:rFonts w:eastAsia="Times New Roman"/>
            <w:color w:val="000000"/>
          </w:rPr>
          <w:t xml:space="preserve"> and their relative importance, we followed an analysis protocol similar to that described by Dong </w:t>
        </w:r>
        <w:r w:rsidRPr="00B05AC4" w:rsidDel="005C6533">
          <w:rPr>
            <w:rFonts w:eastAsia="Times New Roman"/>
            <w:i/>
            <w:color w:val="000000"/>
          </w:rPr>
          <w:t>et al.</w:t>
        </w:r>
        <w:r w:rsidR="00FC770E" w:rsidDel="005C6533">
          <w:rPr>
            <w:rFonts w:eastAsia="Times New Roman"/>
            <w:color w:val="000000"/>
          </w:rPr>
          <w:t xml:space="preserve"> </w:t>
        </w:r>
        <w:r w:rsidR="00FC770E" w:rsidDel="005C6533">
          <w:rPr>
            <w:rFonts w:eastAsia="Times New Roman"/>
            <w:color w:val="000000"/>
          </w:rPr>
          <w:fldChar w:fldCharType="begin" w:fldLock="1"/>
        </w:r>
        <w:r w:rsidR="009A5B56" w:rsidDel="005C6533">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sidDel="005C6533">
          <w:rPr>
            <w:rFonts w:eastAsia="Times New Roman"/>
            <w:color w:val="000000"/>
          </w:rPr>
          <w:fldChar w:fldCharType="separate"/>
        </w:r>
        <w:r w:rsidR="00FC770E" w:rsidRPr="00FC770E" w:rsidDel="005C6533">
          <w:rPr>
            <w:rFonts w:eastAsia="Times New Roman"/>
            <w:noProof/>
            <w:color w:val="000000"/>
          </w:rPr>
          <w:t>(2017)</w:t>
        </w:r>
        <w:r w:rsidR="00FC770E" w:rsidDel="005C6533">
          <w:rPr>
            <w:rFonts w:eastAsia="Times New Roman"/>
            <w:color w:val="000000"/>
          </w:rPr>
          <w:fldChar w:fldCharType="end"/>
        </w:r>
        <w:r w:rsidRPr="00771C52" w:rsidDel="005C6533">
          <w:rPr>
            <w:rFonts w:eastAsia="Times New Roman"/>
            <w:color w:val="000000"/>
          </w:rPr>
          <w:t xml:space="preserve">. First, we fit a linear mixed effects model with </w:t>
        </w:r>
        <w:r w:rsidRPr="00771C52" w:rsidDel="005C6533">
          <w:rPr>
            <w:rFonts w:eastAsia="Times New Roman"/>
            <w:i/>
            <w:iCs/>
            <w:color w:val="000000"/>
          </w:rPr>
          <w:t>N</w:t>
        </w:r>
        <w:r w:rsidRPr="00771C52" w:rsidDel="005C6533">
          <w:rPr>
            <w:rFonts w:eastAsia="Times New Roman"/>
            <w:color w:val="000000"/>
            <w:vertAlign w:val="subscript"/>
          </w:rPr>
          <w:t>area</w:t>
        </w:r>
        <w:r w:rsidRPr="00771C52" w:rsidDel="005C6533">
          <w:rPr>
            <w:rFonts w:eastAsia="Times New Roman"/>
            <w:color w:val="000000"/>
          </w:rPr>
          <w:t xml:space="preserve"> as the dependent variable and soil treatment variables (soil N treatment, soil P treatment, soil K</w:t>
        </w:r>
        <w:r w:rsidRPr="00771C52" w:rsidDel="005C6533">
          <w:rPr>
            <w:rFonts w:eastAsia="Times New Roman"/>
            <w:color w:val="000000"/>
            <w:vertAlign w:val="subscript"/>
          </w:rPr>
          <w:t>+µ</w:t>
        </w:r>
        <w:r w:rsidRPr="00771C52" w:rsidDel="005C6533">
          <w:rPr>
            <w:rFonts w:eastAsia="Times New Roman"/>
            <w:color w:val="000000"/>
          </w:rPr>
          <w:t xml:space="preserve"> treatment, and their respective interactions), </w:t>
        </w:r>
        <w:commentRangeStart w:id="17"/>
        <w:r w:rsidRPr="00771C52" w:rsidDel="005C6533">
          <w:rPr>
            <w:rFonts w:eastAsia="Times New Roman"/>
            <w:color w:val="000000"/>
          </w:rPr>
          <w:t>climate (</w:t>
        </w:r>
        <w:r w:rsidRPr="00771C52" w:rsidDel="005C6533">
          <w:rPr>
            <w:rFonts w:eastAsia="Times New Roman"/>
            <w:i/>
            <w:iCs/>
            <w:color w:val="000000"/>
          </w:rPr>
          <w:t>T</w:t>
        </w:r>
        <w:r w:rsidRPr="00771C52" w:rsidDel="005C6533">
          <w:rPr>
            <w:rFonts w:eastAsia="Times New Roman"/>
            <w:color w:val="000000"/>
            <w:vertAlign w:val="subscript"/>
          </w:rPr>
          <w:t>g</w:t>
        </w:r>
        <w:r w:rsidRPr="00771C52" w:rsidDel="005C6533">
          <w:rPr>
            <w:rFonts w:eastAsia="Times New Roman"/>
            <w:color w:val="000000"/>
          </w:rPr>
          <w:t xml:space="preserve"> and </w:t>
        </w:r>
        <w:r w:rsidRPr="00771C52" w:rsidDel="005C6533">
          <w:rPr>
            <w:rFonts w:eastAsia="Times New Roman"/>
            <w:i/>
            <w:iCs/>
            <w:color w:val="000000"/>
          </w:rPr>
          <w:t>I</w:t>
        </w:r>
        <w:r w:rsidRPr="00771C52" w:rsidDel="005C6533">
          <w:rPr>
            <w:rFonts w:eastAsia="Times New Roman"/>
            <w:color w:val="000000"/>
            <w:vertAlign w:val="subscript"/>
          </w:rPr>
          <w:t>g</w:t>
        </w:r>
        <w:r w:rsidRPr="00771C52" w:rsidDel="005C6533">
          <w:rPr>
            <w:rFonts w:eastAsia="Times New Roman"/>
            <w:color w:val="000000"/>
          </w:rPr>
          <w:t>),</w:t>
        </w:r>
        <w:r w:rsidR="00CA64B3" w:rsidDel="005C6533">
          <w:rPr>
            <w:rFonts w:eastAsia="Times New Roman"/>
            <w:color w:val="000000"/>
          </w:rPr>
          <w:t xml:space="preserve"> leaf traits (</w:t>
        </w:r>
        <w:r w:rsidR="00CA64B3" w:rsidDel="005C6533">
          <w:rPr>
            <w:rFonts w:eastAsia="Times New Roman"/>
            <w:color w:val="000000"/>
            <w:lang w:val="el-GR"/>
          </w:rPr>
          <w:t>χ</w:t>
        </w:r>
        <w:r w:rsidR="00CA64B3" w:rsidDel="005C6533">
          <w:rPr>
            <w:rFonts w:eastAsia="Times New Roman"/>
            <w:color w:val="000000"/>
          </w:rPr>
          <w:t xml:space="preserve"> and</w:t>
        </w:r>
        <w:r w:rsidRPr="00771C52" w:rsidDel="005C6533">
          <w:rPr>
            <w:rFonts w:eastAsia="Times New Roman"/>
            <w:color w:val="000000"/>
          </w:rPr>
          <w:t xml:space="preserve"> </w:t>
        </w:r>
        <w:r w:rsidRPr="00771C52" w:rsidDel="005C6533">
          <w:rPr>
            <w:rFonts w:eastAsia="Times New Roman"/>
            <w:i/>
            <w:iCs/>
            <w:color w:val="000000"/>
          </w:rPr>
          <w:t>M</w:t>
        </w:r>
        <w:r w:rsidRPr="00771C52" w:rsidDel="005C6533">
          <w:rPr>
            <w:rFonts w:eastAsia="Times New Roman"/>
            <w:color w:val="000000"/>
            <w:vertAlign w:val="subscript"/>
          </w:rPr>
          <w:t>area</w:t>
        </w:r>
        <w:r w:rsidR="00CA64B3" w:rsidDel="005C6533">
          <w:rPr>
            <w:rFonts w:eastAsia="Times New Roman"/>
            <w:color w:val="000000"/>
          </w:rPr>
          <w:t>)</w:t>
        </w:r>
        <w:r w:rsidRPr="00771C52" w:rsidDel="005C6533">
          <w:rPr>
            <w:rFonts w:eastAsia="Times New Roman"/>
            <w:color w:val="000000"/>
          </w:rPr>
          <w:t>,</w:t>
        </w:r>
        <w:commentRangeEnd w:id="17"/>
        <w:r w:rsidR="00A905F9" w:rsidDel="005C6533">
          <w:rPr>
            <w:rStyle w:val="CommentReference"/>
          </w:rPr>
          <w:commentReference w:id="17"/>
        </w:r>
        <w:r w:rsidRPr="00771C52" w:rsidDel="005C6533">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r w:rsidRPr="00771C52" w:rsidDel="005C6533">
          <w:rPr>
            <w:rFonts w:eastAsia="Times New Roman"/>
            <w:i/>
            <w:iCs/>
            <w:color w:val="000000"/>
          </w:rPr>
          <w:t>N</w:t>
        </w:r>
        <w:r w:rsidRPr="00771C52" w:rsidDel="005C6533">
          <w:rPr>
            <w:rFonts w:eastAsia="Times New Roman"/>
            <w:color w:val="000000"/>
            <w:vertAlign w:val="subscript"/>
          </w:rPr>
          <w:t xml:space="preserve">area </w:t>
        </w:r>
        <w:r w:rsidRPr="00771C52" w:rsidDel="005C6533">
          <w:rPr>
            <w:rFonts w:eastAsia="Times New Roman"/>
            <w:color w:val="000000"/>
          </w:rPr>
          <w:t xml:space="preserve">was natural log transformed to meet normality assumptions. Predictors </w:t>
        </w:r>
        <w:r w:rsidRPr="00771C52" w:rsidDel="005C6533">
          <w:rPr>
            <w:rFonts w:eastAsia="Times New Roman"/>
            <w:i/>
            <w:iCs/>
            <w:color w:val="000000"/>
          </w:rPr>
          <w:t>I</w:t>
        </w:r>
        <w:r w:rsidRPr="00771C52" w:rsidDel="005C6533">
          <w:rPr>
            <w:rFonts w:eastAsia="Times New Roman"/>
            <w:color w:val="000000"/>
            <w:vertAlign w:val="subscript"/>
          </w:rPr>
          <w:t>g</w:t>
        </w:r>
        <w:r w:rsidRPr="00771C52" w:rsidDel="005C6533">
          <w:rPr>
            <w:rFonts w:eastAsia="Times New Roman"/>
            <w:color w:val="000000"/>
          </w:rPr>
          <w:t xml:space="preserve">, and </w:t>
        </w:r>
        <w:r w:rsidRPr="00771C52" w:rsidDel="005C6533">
          <w:rPr>
            <w:rFonts w:eastAsia="Times New Roman"/>
            <w:i/>
            <w:iCs/>
            <w:color w:val="000000"/>
          </w:rPr>
          <w:t>M</w:t>
        </w:r>
        <w:r w:rsidRPr="00771C52" w:rsidDel="005C6533">
          <w:rPr>
            <w:rFonts w:eastAsia="Times New Roman"/>
            <w:color w:val="000000"/>
            <w:vertAlign w:val="subscript"/>
          </w:rPr>
          <w:t>area</w:t>
        </w:r>
        <w:r w:rsidRPr="00771C52" w:rsidDel="005C6533">
          <w:rPr>
            <w:rFonts w:eastAsia="Times New Roman"/>
            <w:color w:val="000000"/>
          </w:rPr>
          <w:t xml:space="preserve"> were also natural log </w:t>
        </w:r>
        <w:commentRangeStart w:id="18"/>
        <w:r w:rsidRPr="00771C52" w:rsidDel="005C6533">
          <w:rPr>
            <w:rFonts w:eastAsia="Times New Roman"/>
            <w:color w:val="000000"/>
          </w:rPr>
          <w:t>transformed</w:t>
        </w:r>
        <w:commentRangeEnd w:id="18"/>
        <w:r w:rsidR="005C6533" w:rsidDel="005C6533">
          <w:rPr>
            <w:rStyle w:val="CommentReference"/>
          </w:rPr>
          <w:commentReference w:id="18"/>
        </w:r>
        <w:r w:rsidRPr="00771C52" w:rsidDel="005C6533">
          <w:rPr>
            <w:rFonts w:eastAsia="Times New Roman"/>
            <w:color w:val="000000"/>
          </w:rPr>
          <w:t>.</w:t>
        </w:r>
      </w:moveFrom>
      <w:moveFromRangeEnd w:id="15"/>
    </w:p>
    <w:p w14:paraId="1B8FB85C" w14:textId="55826872" w:rsidR="00361685" w:rsidRPr="00771C52" w:rsidRDefault="00361685" w:rsidP="00B05AC4">
      <w:pPr>
        <w:spacing w:line="480" w:lineRule="auto"/>
        <w:contextualSpacing/>
        <w:rPr>
          <w:rFonts w:eastAsia="Times New Roman"/>
        </w:rPr>
      </w:pPr>
      <w:r w:rsidRPr="00771C52">
        <w:rPr>
          <w:rFonts w:eastAsia="Times New Roman"/>
          <w:color w:val="000000"/>
        </w:rPr>
        <w:tab/>
      </w:r>
      <w:ins w:id="19" w:author="Elizabeth Waring" w:date="2021-06-27T12:08:00Z">
        <w:r w:rsidR="005C6533">
          <w:rPr>
            <w:rFonts w:eastAsia="Times New Roman"/>
            <w:color w:val="000000"/>
          </w:rPr>
          <w:t xml:space="preserve">To analyze </w:t>
        </w:r>
      </w:ins>
      <w:del w:id="20" w:author="Elizabeth Waring" w:date="2021-06-27T12:08:00Z">
        <w:r w:rsidRPr="00771C52" w:rsidDel="005C6533">
          <w:rPr>
            <w:rFonts w:eastAsia="Times New Roman"/>
            <w:color w:val="000000"/>
          </w:rPr>
          <w:delText xml:space="preserve">We also analyzed </w:delText>
        </w:r>
      </w:del>
      <w:r w:rsidRPr="00771C52">
        <w:rPr>
          <w:rFonts w:eastAsia="Times New Roman"/>
          <w:color w:val="000000"/>
        </w:rPr>
        <w:t xml:space="preserve">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 </w:t>
      </w:r>
      <w:del w:id="21" w:author="Elizabeth Waring" w:date="2021-06-27T12:08:00Z">
        <w:r w:rsidRPr="00771C52" w:rsidDel="005C6533">
          <w:rPr>
            <w:rFonts w:eastAsia="Times New Roman"/>
            <w:color w:val="000000"/>
          </w:rPr>
          <w:delText xml:space="preserve">again </w:delText>
        </w:r>
      </w:del>
      <w:r w:rsidRPr="00771C52">
        <w:rPr>
          <w:rFonts w:eastAsia="Times New Roman"/>
          <w:color w:val="000000"/>
        </w:rPr>
        <w:t xml:space="preserve">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076CA7FC"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xml:space="preserve">. Specifically, these models used </w:t>
      </w:r>
      <w:r w:rsidRPr="00771C52">
        <w:rPr>
          <w:rFonts w:eastAsia="Times New Roman"/>
          <w:color w:val="000000"/>
        </w:rPr>
        <w:lastRenderedPageBreak/>
        <w:t>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proofErr w:type="gramStart"/>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roofErr w:type="spellEnd"/>
          </w:p>
        </w:tc>
        <w:tc>
          <w:tcPr>
            <w:tcW w:w="4675" w:type="dxa"/>
          </w:tcPr>
          <w:p w14:paraId="2617D4AC" w14:textId="5ED58D4D"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8</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r</w:t>
      </w:r>
      <w:proofErr w:type="spellEnd"/>
      <w:r w:rsidRPr="00771C52">
        <w:rPr>
          <w:rFonts w:eastAsia="Times New Roman"/>
          <w:color w:val="000000"/>
        </w:rPr>
        <w:t xml:space="preserve"> is the molecular mass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w:t>
      </w:r>
      <w:r w:rsidRPr="00771C52">
        <w:rPr>
          <w:rFonts w:eastAsia="Times New Roman"/>
          <w:color w:val="000000"/>
        </w:rPr>
        <w:lastRenderedPageBreak/>
        <w:t>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FEE678A" w14:textId="408195B3" w:rsidR="005C6533" w:rsidRDefault="005C6533" w:rsidP="005C6533">
      <w:pPr>
        <w:spacing w:line="480" w:lineRule="auto"/>
        <w:ind w:firstLine="720"/>
        <w:contextualSpacing/>
        <w:rPr>
          <w:ins w:id="22" w:author="Elizabeth Waring" w:date="2021-06-27T12:08:00Z"/>
          <w:rFonts w:eastAsia="Times New Roman"/>
          <w:i/>
          <w:iCs/>
          <w:color w:val="000000"/>
        </w:rPr>
        <w:pPrChange w:id="23" w:author="Elizabeth Waring" w:date="2021-06-27T12:08:00Z">
          <w:pPr>
            <w:spacing w:line="480" w:lineRule="auto"/>
            <w:contextualSpacing/>
          </w:pPr>
        </w:pPrChange>
      </w:pPr>
      <w:moveToRangeStart w:id="24" w:author="Elizabeth Waring" w:date="2021-06-27T12:08:00Z" w:name="move75688120"/>
      <w:moveTo w:id="25" w:author="Elizabeth Waring" w:date="2021-06-27T12:08:00Z">
        <w:r w:rsidRPr="00771C52">
          <w:rPr>
            <w:rFonts w:eastAsia="Times New Roman"/>
            <w:color w:val="000000"/>
          </w:rPr>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 we followed an analysis protocol similar to that described</w:t>
        </w:r>
      </w:moveTo>
      <w:ins w:id="26" w:author="Elizabeth Waring" w:date="2021-06-27T12:09:00Z">
        <w:r>
          <w:rPr>
            <w:rFonts w:eastAsia="Times New Roman"/>
            <w:color w:val="000000"/>
          </w:rPr>
          <w:t xml:space="preserve"> also</w:t>
        </w:r>
      </w:ins>
      <w:moveTo w:id="27" w:author="Elizabeth Waring" w:date="2021-06-27T12:08:00Z">
        <w:r w:rsidRPr="00771C52">
          <w:rPr>
            <w:rFonts w:eastAsia="Times New Roman"/>
            <w:color w:val="000000"/>
          </w:rPr>
          <w:t xml:space="preserve"> by Dong </w:t>
        </w:r>
        <w:r w:rsidRPr="00B05AC4">
          <w:rPr>
            <w:rFonts w:eastAsia="Times New Roman"/>
            <w:i/>
            <w:color w:val="000000"/>
          </w:rPr>
          <w:t>et al.</w:t>
        </w:r>
        <w:r>
          <w:rPr>
            <w:rFonts w:eastAsia="Times New Roman"/>
            <w:color w:val="000000"/>
          </w:rPr>
          <w:t xml:space="preserve"> </w:t>
        </w:r>
        <w:r>
          <w:rPr>
            <w:rFonts w:eastAsia="Times New Roman"/>
            <w:color w:val="000000"/>
          </w:rPr>
          <w:fldChar w:fldCharType="begin" w:fldLock="1"/>
        </w:r>
        <w:r>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Pr>
            <w:rFonts w:eastAsia="Times New Roman"/>
            <w:color w:val="000000"/>
          </w:rPr>
          <w:fldChar w:fldCharType="separate"/>
        </w:r>
        <w:r w:rsidRPr="00FC770E">
          <w:rPr>
            <w:rFonts w:eastAsia="Times New Roman"/>
            <w:noProof/>
            <w:color w:val="000000"/>
          </w:rPr>
          <w:t>(2017)</w:t>
        </w:r>
        <w:r>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t>
        </w:r>
        <w:commentRangeStart w:id="28"/>
        <w:r w:rsidRPr="00771C52">
          <w:rPr>
            <w:rFonts w:eastAsia="Times New Roman"/>
            <w:color w:val="000000"/>
          </w:rPr>
          <w:t>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Pr>
            <w:rFonts w:eastAsia="Times New Roman"/>
            <w:color w:val="000000"/>
          </w:rPr>
          <w:t xml:space="preserve"> leaf traits (</w:t>
        </w:r>
        <w:r>
          <w:rPr>
            <w:rFonts w:eastAsia="Times New Roman"/>
            <w:color w:val="000000"/>
            <w:lang w:val="el-GR"/>
          </w:rPr>
          <w:t>χ</w:t>
        </w:r>
        <w:r>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Pr>
            <w:rFonts w:eastAsia="Times New Roman"/>
            <w:color w:val="000000"/>
          </w:rPr>
          <w:t>)</w:t>
        </w:r>
        <w:r w:rsidRPr="00771C52">
          <w:rPr>
            <w:rFonts w:eastAsia="Times New Roman"/>
            <w:color w:val="000000"/>
          </w:rPr>
          <w:t>,</w:t>
        </w:r>
        <w:commentRangeEnd w:id="28"/>
        <w:r>
          <w:rPr>
            <w:rStyle w:val="CommentReference"/>
          </w:rPr>
          <w:commentReference w:id="28"/>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w:t>
        </w:r>
        <w:commentRangeStart w:id="29"/>
        <w:r w:rsidRPr="00771C52">
          <w:rPr>
            <w:rFonts w:eastAsia="Times New Roman"/>
            <w:color w:val="000000"/>
          </w:rPr>
          <w:t>transformed</w:t>
        </w:r>
        <w:commentRangeEnd w:id="29"/>
        <w:r>
          <w:rPr>
            <w:rStyle w:val="CommentReference"/>
          </w:rPr>
          <w:commentReference w:id="29"/>
        </w:r>
        <w:r w:rsidRPr="00771C52">
          <w:rPr>
            <w:rFonts w:eastAsia="Times New Roman"/>
            <w:color w:val="000000"/>
          </w:rPr>
          <w:t>.</w:t>
        </w:r>
      </w:moveTo>
      <w:moveToRangeEnd w:id="24"/>
      <w:r w:rsidR="00C22725" w:rsidRPr="00771C52">
        <w:rPr>
          <w:rFonts w:eastAsia="Times New Roman"/>
          <w:i/>
          <w:iCs/>
          <w:color w:val="000000"/>
        </w:rPr>
        <w:tab/>
      </w:r>
    </w:p>
    <w:p w14:paraId="2E6C127E" w14:textId="04579B53" w:rsidR="00361685" w:rsidRPr="00771C52" w:rsidRDefault="00361685" w:rsidP="005C6533">
      <w:pPr>
        <w:spacing w:line="480" w:lineRule="auto"/>
        <w:ind w:firstLine="720"/>
        <w:contextualSpacing/>
        <w:rPr>
          <w:rFonts w:eastAsia="Times New Roman"/>
        </w:rPr>
        <w:pPrChange w:id="30" w:author="Elizabeth Waring" w:date="2021-06-27T12:08:00Z">
          <w:pPr>
            <w:spacing w:line="480" w:lineRule="auto"/>
            <w:contextualSpacing/>
          </w:pPr>
        </w:pPrChange>
      </w:pPr>
      <w:commentRangeStart w:id="31"/>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commentRangeEnd w:id="31"/>
      <w:r w:rsidR="005C6533">
        <w:rPr>
          <w:rStyle w:val="CommentReference"/>
        </w:rPr>
        <w:commentReference w:id="31"/>
      </w:r>
      <w:r w:rsidRPr="00771C52">
        <w:rPr>
          <w:rFonts w:eastAsia="Times New Roman"/>
          <w:color w:val="000000"/>
        </w:rPr>
        <w:t>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75E4250F"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ab/>
        <w:t xml:space="preserve">To examine the response of AGB to the soil treatments, we fit a </w:t>
      </w:r>
      <w:commentRangeStart w:id="32"/>
      <w:r w:rsidRPr="00771C52">
        <w:rPr>
          <w:rFonts w:eastAsia="Times New Roman"/>
          <w:color w:val="000000"/>
        </w:rPr>
        <w:t xml:space="preserve">third and fourth linear </w:t>
      </w:r>
      <w:commentRangeEnd w:id="32"/>
      <w:r w:rsidR="005C6533">
        <w:rPr>
          <w:rStyle w:val="CommentReference"/>
        </w:rPr>
        <w:commentReference w:id="32"/>
      </w:r>
      <w:r w:rsidRPr="00771C52">
        <w:rPr>
          <w:rFonts w:eastAsia="Times New Roman"/>
          <w:color w:val="000000"/>
        </w:rPr>
        <w:t>mixed effects models with AGB as the dependent variable. In both models,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2FD32259"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supply 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do this, we calculated treatment type average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 and AGB (∆AGB; %) from the added soil N plots to the ambient soil N plots. We used mean absolute deviation (</w:t>
      </w:r>
      <w:del w:id="33" w:author="Elizabeth Waring" w:date="2021-06-27T12:09:00Z">
        <w:r w:rsidRPr="00771C52" w:rsidDel="005C6533">
          <w:rPr>
            <w:rFonts w:eastAsia="Times New Roman"/>
            <w:color w:val="000000"/>
          </w:rPr>
          <w:delText>MAD;</w:delText>
        </w:r>
      </w:del>
      <w:r w:rsidRPr="00771C52">
        <w:rPr>
          <w:rFonts w:eastAsia="Times New Roman"/>
          <w:color w:val="000000"/>
        </w:rPr>
        <w:t xml:space="preserve"> Leys et al., 2013) to remove instances where any ∆ values were 3 times higher than the </w:t>
      </w:r>
      <w:del w:id="34" w:author="Elizabeth Waring" w:date="2021-06-27T12:09:00Z">
        <w:r w:rsidRPr="00771C52" w:rsidDel="005C6533">
          <w:rPr>
            <w:rFonts w:eastAsia="Times New Roman"/>
            <w:color w:val="000000"/>
          </w:rPr>
          <w:delText>MAD</w:delText>
        </w:r>
      </w:del>
      <w:ins w:id="35" w:author="Elizabeth Waring" w:date="2021-06-27T12:09:00Z">
        <w:r w:rsidR="005C6533">
          <w:rPr>
            <w:rFonts w:eastAsia="Times New Roman"/>
            <w:color w:val="000000"/>
          </w:rPr>
          <w:t>mean absolute deviation</w:t>
        </w:r>
      </w:ins>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1E50F26"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w:t>
      </w:r>
      <w:r w:rsidRPr="00771C52">
        <w:rPr>
          <w:rFonts w:eastAsia="Times New Roman"/>
          <w:color w:val="000000"/>
        </w:rPr>
        <w:lastRenderedPageBreak/>
        <w:t>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1B97FE44"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p>
    <w:p w14:paraId="32D40F42" w14:textId="1ACDB23A"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was 12.7% greater in the nitrogen added than the no nitrogen added plots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Table 1</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Table 1</w:t>
      </w:r>
      <w:r w:rsidR="00D65202">
        <w:rPr>
          <w:rFonts w:eastAsia="Times New Roman"/>
          <w:color w:val="000000"/>
        </w:rPr>
        <w:t>)</w:t>
      </w:r>
      <w:r w:rsidR="003E3DED">
        <w:rPr>
          <w:rFonts w:eastAsia="Times New Roman"/>
          <w:color w:val="000000"/>
        </w:rPr>
        <w:t xml:space="preserve">, but post-hoc Tukey’s tests confirmed that soil N positively impacted </w:t>
      </w:r>
      <w:proofErr w:type="spellStart"/>
      <w:r w:rsidR="003E3DED">
        <w:rPr>
          <w:rFonts w:eastAsia="Times New Roman"/>
          <w:i/>
          <w:color w:val="000000"/>
        </w:rPr>
        <w:t>N</w:t>
      </w:r>
      <w:r w:rsidR="003E3DED">
        <w:rPr>
          <w:rFonts w:eastAsia="Times New Roman"/>
          <w:color w:val="000000"/>
          <w:vertAlign w:val="subscript"/>
        </w:rPr>
        <w:t>area</w:t>
      </w:r>
      <w:proofErr w:type="spellEnd"/>
      <w:r w:rsidR="003E3DED">
        <w:rPr>
          <w:rFonts w:eastAsia="Times New Roman"/>
          <w:color w:val="000000"/>
        </w:rPr>
        <w:t xml:space="preserve"> in both the ambient (15.1% increase) and added P (10.2% increase) treatments (</w:t>
      </w:r>
      <w:r w:rsidR="003E3DED">
        <w:rPr>
          <w:rFonts w:eastAsia="Times New Roman"/>
          <w:i/>
          <w:color w:val="000000"/>
        </w:rPr>
        <w:t>p</w:t>
      </w:r>
      <w:r w:rsidR="003E3DED">
        <w:rPr>
          <w:rFonts w:eastAsia="Times New Roman"/>
          <w:color w:val="000000"/>
        </w:rPr>
        <w:t xml:space="preserve"> &lt;0.001 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(6%),</w:t>
      </w:r>
      <w:r w:rsidR="0014366E" w:rsidRPr="00771C52">
        <w:rPr>
          <w:rFonts w:eastAsia="Times New Roman"/>
          <w:color w:val="000000"/>
        </w:rPr>
        <w:t xml:space="preserve"> </w:t>
      </w:r>
      <w:proofErr w:type="spellStart"/>
      <w:r w:rsidR="008010AC" w:rsidRPr="00771C52">
        <w:rPr>
          <w:rFonts w:eastAsia="Times New Roman"/>
          <w:i/>
          <w:iCs/>
          <w:color w:val="000000"/>
        </w:rPr>
        <w:t>M</w:t>
      </w:r>
      <w:r w:rsidR="008010AC" w:rsidRPr="00771C52">
        <w:rPr>
          <w:rFonts w:eastAsia="Times New Roman"/>
          <w:color w:val="000000"/>
          <w:vertAlign w:val="subscript"/>
        </w:rPr>
        <w:t>area</w:t>
      </w:r>
      <w:proofErr w:type="spellEnd"/>
      <w:r w:rsidR="008010AC" w:rsidRPr="00771C52">
        <w:rPr>
          <w:rFonts w:eastAsia="Times New Roman"/>
          <w:color w:val="000000"/>
        </w:rPr>
        <w:t xml:space="preserve"> </w:t>
      </w:r>
      <w:r w:rsidR="00E3357A" w:rsidRPr="00771C52">
        <w:rPr>
          <w:rFonts w:eastAsia="Times New Roman"/>
          <w:color w:val="000000"/>
        </w:rPr>
        <w:t>(</w:t>
      </w:r>
      <w:r w:rsidR="00CA64B3">
        <w:rPr>
          <w:rFonts w:eastAsia="Times New Roman"/>
          <w:color w:val="000000"/>
        </w:rPr>
        <w:t>53</w:t>
      </w:r>
      <w:r w:rsidR="00E3357A" w:rsidRPr="00771C52">
        <w:rPr>
          <w:rFonts w:eastAsia="Times New Roman"/>
          <w:color w:val="000000"/>
        </w:rPr>
        <w:t>%)</w:t>
      </w:r>
      <w:r w:rsidR="00CA64B3">
        <w:rPr>
          <w:rFonts w:eastAsia="Times New Roman"/>
          <w:color w:val="000000"/>
        </w:rPr>
        <w:t>,</w:t>
      </w:r>
      <w:r w:rsidR="00E3357A">
        <w:rPr>
          <w:rFonts w:eastAsia="Times New Roman"/>
          <w:color w:val="000000"/>
        </w:rPr>
        <w:t xml:space="preserve"> and climate (</w:t>
      </w:r>
      <w:proofErr w:type="spellStart"/>
      <w:r w:rsidR="00E3357A" w:rsidRPr="00771C52">
        <w:rPr>
          <w:rFonts w:eastAsia="Times New Roman"/>
          <w:i/>
          <w:iCs/>
          <w:color w:val="000000"/>
        </w:rPr>
        <w:t>T</w:t>
      </w:r>
      <w:r w:rsidR="00E3357A" w:rsidRPr="00771C52">
        <w:rPr>
          <w:rFonts w:eastAsia="Times New Roman"/>
          <w:color w:val="000000"/>
          <w:vertAlign w:val="subscript"/>
        </w:rPr>
        <w:t>g</w:t>
      </w:r>
      <w:proofErr w:type="spellEnd"/>
      <w:r w:rsidR="00E3357A" w:rsidRPr="00771C52">
        <w:rPr>
          <w:rFonts w:eastAsia="Times New Roman"/>
          <w:color w:val="000000"/>
        </w:rPr>
        <w:t xml:space="preserve"> = </w:t>
      </w:r>
      <w:r w:rsidR="00CA64B3">
        <w:rPr>
          <w:rFonts w:eastAsia="Times New Roman"/>
          <w:color w:val="000000"/>
        </w:rPr>
        <w:t>7</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20</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4D1F45">
        <w:rPr>
          <w:rFonts w:eastAsia="Times New Roman"/>
          <w:color w:val="000000"/>
        </w:rPr>
        <w:t>2</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1</w:t>
      </w:r>
      <w:r w:rsidRPr="00771C52">
        <w:rPr>
          <w:rFonts w:eastAsia="Times New Roman"/>
          <w:color w:val="000000"/>
        </w:rPr>
        <w:t xml:space="preserve"> 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 was not surprising 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1) followed from theoretical expectations. Note that </w:t>
      </w:r>
      <w:r w:rsidR="00893A76">
        <w:rPr>
          <w:rFonts w:eastAsia="Times New Roman"/>
          <w:color w:val="000000"/>
        </w:rPr>
        <w:t>despite its importance</w:t>
      </w:r>
      <w:r w:rsidR="00604C4C">
        <w:rPr>
          <w:rFonts w:eastAsia="Times New Roman"/>
          <w:color w:val="000000"/>
        </w:rPr>
        <w:t xml:space="preserve"> a variable in</w:t>
      </w:r>
      <w:r w:rsidR="00893A76">
        <w:rPr>
          <w:rFonts w:eastAsia="Times New Roman"/>
          <w:color w:val="000000"/>
        </w:rPr>
        <w:t xml:space="preserve"> in the model, the slope of the </w:t>
      </w:r>
      <w:proofErr w:type="spellStart"/>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1). Our analysis also found that </w:t>
      </w:r>
      <w:r w:rsidR="00280238">
        <w:rPr>
          <w:rFonts w:eastAsia="Times New Roman"/>
          <w:color w:val="000000"/>
        </w:rPr>
        <w:t xml:space="preserve">species capable of symbiotic associations with nitrogen fixing bacteria had 44.7%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1). We also found that C</w:t>
      </w:r>
      <w:r w:rsidR="00280238">
        <w:rPr>
          <w:rFonts w:eastAsia="Times New Roman"/>
          <w:color w:val="000000"/>
          <w:vertAlign w:val="subscript"/>
        </w:rPr>
        <w:t>3</w:t>
      </w:r>
      <w:r w:rsidR="00280238">
        <w:rPr>
          <w:rFonts w:eastAsia="Times New Roman"/>
          <w:color w:val="000000"/>
        </w:rPr>
        <w:t xml:space="preserve"> plants had 30%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capacity (5.4%) and photosynthesis type (3.7%) were more important predictors in our model than the soil treatments</w:t>
      </w:r>
      <w:r w:rsidR="00604C4C">
        <w:rPr>
          <w:rFonts w:eastAsia="Times New Roman"/>
          <w:color w:val="000000"/>
        </w:rPr>
        <w:t xml:space="preserve"> (Table 1)</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77777777" w:rsidR="005B6195" w:rsidRPr="001A720B" w:rsidRDefault="005B6195" w:rsidP="00AC49CC">
      <w:pPr>
        <w:spacing w:line="480" w:lineRule="auto"/>
        <w:rPr>
          <w:sz w:val="20"/>
          <w:szCs w:val="20"/>
        </w:rPr>
      </w:pPr>
      <w:r w:rsidRPr="001A720B">
        <w:rPr>
          <w:b/>
          <w:bCs/>
          <w:sz w:val="20"/>
          <w:szCs w:val="20"/>
        </w:rPr>
        <w:lastRenderedPageBreak/>
        <w:t>Table 1.</w:t>
      </w:r>
      <w:r w:rsidRPr="001A720B">
        <w:rPr>
          <w:sz w:val="20"/>
          <w:szCs w:val="20"/>
        </w:rPr>
        <w:t xml:space="preserve"> Regression coefficients for </w:t>
      </w:r>
      <w:r w:rsidRPr="00742554">
        <w:rPr>
          <w:sz w:val="20"/>
          <w:szCs w:val="20"/>
        </w:rPr>
        <w:t>linear mixed effects model with</w:t>
      </w:r>
      <w:r>
        <w:rPr>
          <w:sz w:val="20"/>
          <w:szCs w:val="20"/>
        </w:rPr>
        <w:t xml:space="preserve"> ln</w:t>
      </w:r>
      <w:r w:rsidRPr="00742554">
        <w:rPr>
          <w:sz w:val="20"/>
          <w:szCs w:val="20"/>
        </w:rPr>
        <w:t xml:space="preserve"> </w:t>
      </w:r>
      <w:proofErr w:type="spellStart"/>
      <w:r w:rsidRPr="00742554">
        <w:rPr>
          <w:i/>
          <w:iCs/>
          <w:sz w:val="20"/>
          <w:szCs w:val="20"/>
        </w:rPr>
        <w:t>N</w:t>
      </w:r>
      <w:r w:rsidRPr="00742554">
        <w:rPr>
          <w:sz w:val="20"/>
          <w:szCs w:val="20"/>
          <w:vertAlign w:val="subscript"/>
        </w:rPr>
        <w:t>area</w:t>
      </w:r>
      <w:proofErr w:type="spellEnd"/>
      <w:r w:rsidRPr="00742554">
        <w:rPr>
          <w:sz w:val="20"/>
          <w:szCs w:val="20"/>
        </w:rPr>
        <w:t xml:space="preserve"> as the dependent variable and soil treatment variables, climate</w:t>
      </w:r>
      <w:r>
        <w:rPr>
          <w:sz w:val="20"/>
          <w:szCs w:val="20"/>
        </w:rPr>
        <w:t xml:space="preserve">, </w:t>
      </w:r>
      <w:r w:rsidRPr="00742554">
        <w:rPr>
          <w:sz w:val="20"/>
          <w:szCs w:val="20"/>
        </w:rPr>
        <w:t>leaf traits, and species characteristics</w:t>
      </w:r>
      <w:r>
        <w:rPr>
          <w:sz w:val="20"/>
          <w:szCs w:val="20"/>
        </w:rPr>
        <w:t xml:space="preserve"> </w:t>
      </w:r>
      <w:r w:rsidRPr="00742554">
        <w:rPr>
          <w:sz w:val="20"/>
          <w:szCs w:val="20"/>
        </w:rPr>
        <w:t xml:space="preserve">as fixed </w:t>
      </w:r>
      <w:proofErr w:type="gramStart"/>
      <w:r w:rsidRPr="00742554">
        <w:rPr>
          <w:sz w:val="20"/>
          <w:szCs w:val="20"/>
        </w:rPr>
        <w:t>effects</w:t>
      </w:r>
      <w:r>
        <w:rPr>
          <w:sz w:val="20"/>
          <w:szCs w:val="20"/>
        </w:rPr>
        <w:t>.*</w:t>
      </w:r>
      <w:proofErr w:type="gramEnd"/>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77777777" w:rsidR="005B6195" w:rsidRPr="001A720B" w:rsidRDefault="005B6195" w:rsidP="00CB7CF7">
            <w:pPr>
              <w:jc w:val="center"/>
              <w:rPr>
                <w:rFonts w:eastAsia="Times New Roman"/>
                <w:color w:val="000000"/>
                <w:sz w:val="20"/>
                <w:szCs w:val="20"/>
              </w:rPr>
            </w:pPr>
            <w:r>
              <w:rPr>
                <w:color w:val="000000"/>
                <w:sz w:val="20"/>
                <w:szCs w:val="20"/>
              </w:rPr>
              <w:t>0.98</w:t>
            </w:r>
            <w:r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77777777" w:rsidR="005B6195" w:rsidRPr="001A720B" w:rsidRDefault="005B6195" w:rsidP="00CB7CF7">
            <w:pPr>
              <w:jc w:val="center"/>
              <w:rPr>
                <w:rFonts w:eastAsia="Times New Roman"/>
                <w:color w:val="000000"/>
                <w:sz w:val="20"/>
                <w:szCs w:val="20"/>
              </w:rPr>
            </w:pPr>
            <w:r w:rsidRPr="001A720B">
              <w:rPr>
                <w:color w:val="000000"/>
                <w:sz w:val="20"/>
                <w:szCs w:val="20"/>
              </w:rPr>
              <w:t>0.72</w:t>
            </w:r>
            <w:r>
              <w:rPr>
                <w:color w:val="000000"/>
                <w:sz w:val="20"/>
                <w:szCs w:val="20"/>
              </w:rPr>
              <w:t>8</w:t>
            </w:r>
          </w:p>
        </w:tc>
        <w:tc>
          <w:tcPr>
            <w:tcW w:w="1050" w:type="pct"/>
            <w:tcBorders>
              <w:top w:val="nil"/>
              <w:left w:val="nil"/>
              <w:bottom w:val="nil"/>
              <w:right w:val="nil"/>
            </w:tcBorders>
            <w:shd w:val="clear" w:color="auto" w:fill="auto"/>
            <w:noWrap/>
            <w:vAlign w:val="center"/>
            <w:hideMark/>
          </w:tcPr>
          <w:p w14:paraId="3E611600"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77777777" w:rsidR="005B6195" w:rsidRPr="001A720B" w:rsidRDefault="005B6195" w:rsidP="00CB7CF7">
            <w:pPr>
              <w:jc w:val="center"/>
              <w:rPr>
                <w:rFonts w:eastAsia="Times New Roman"/>
                <w:color w:val="000000"/>
                <w:sz w:val="20"/>
                <w:szCs w:val="20"/>
              </w:rPr>
            </w:pPr>
            <w:r w:rsidRPr="001A720B">
              <w:rPr>
                <w:color w:val="000000"/>
                <w:sz w:val="20"/>
                <w:szCs w:val="20"/>
              </w:rPr>
              <w:t>0.48</w:t>
            </w:r>
            <w:r>
              <w:rPr>
                <w:color w:val="000000"/>
                <w:sz w:val="20"/>
                <w:szCs w:val="20"/>
              </w:rPr>
              <w:t>3</w:t>
            </w:r>
          </w:p>
        </w:tc>
        <w:tc>
          <w:tcPr>
            <w:tcW w:w="1050" w:type="pct"/>
            <w:tcBorders>
              <w:top w:val="nil"/>
              <w:left w:val="nil"/>
              <w:bottom w:val="nil"/>
              <w:right w:val="nil"/>
            </w:tcBorders>
            <w:shd w:val="clear" w:color="auto" w:fill="auto"/>
            <w:noWrap/>
            <w:vAlign w:val="center"/>
            <w:hideMark/>
          </w:tcPr>
          <w:p w14:paraId="1FF68B41"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77777777" w:rsidR="005B6195" w:rsidRPr="001A720B" w:rsidRDefault="005B6195" w:rsidP="00CB7CF7">
            <w:pPr>
              <w:jc w:val="center"/>
              <w:rPr>
                <w:rFonts w:eastAsia="Times New Roman"/>
                <w:color w:val="000000"/>
                <w:sz w:val="20"/>
                <w:szCs w:val="20"/>
              </w:rPr>
            </w:pPr>
            <w:r w:rsidRPr="001A720B">
              <w:rPr>
                <w:color w:val="000000"/>
                <w:sz w:val="20"/>
                <w:szCs w:val="20"/>
              </w:rPr>
              <w:t>-0.0</w:t>
            </w:r>
            <w:r>
              <w:rPr>
                <w:color w:val="000000"/>
                <w:sz w:val="20"/>
                <w:szCs w:val="20"/>
              </w:rPr>
              <w:t xml:space="preserve">40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7.37</w:t>
            </w:r>
            <w:r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77777777"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 xml:space="preserve">020 ± </w:t>
            </w:r>
            <w:r w:rsidRPr="00D9114B">
              <w:rPr>
                <w:rFonts w:eastAsia="Times New Roman"/>
                <w:color w:val="000000"/>
                <w:sz w:val="20"/>
                <w:szCs w:val="20"/>
              </w:rPr>
              <w:t>0.</w:t>
            </w:r>
            <w:r>
              <w:rPr>
                <w:rFonts w:eastAsia="Times New Roman"/>
                <w:color w:val="000000"/>
                <w:sz w:val="20"/>
                <w:szCs w:val="20"/>
              </w:rPr>
              <w:t>143</w:t>
            </w:r>
          </w:p>
        </w:tc>
        <w:tc>
          <w:tcPr>
            <w:tcW w:w="809" w:type="pct"/>
            <w:tcBorders>
              <w:top w:val="nil"/>
              <w:left w:val="nil"/>
              <w:bottom w:val="nil"/>
              <w:right w:val="nil"/>
            </w:tcBorders>
            <w:shd w:val="clear" w:color="auto" w:fill="auto"/>
            <w:noWrap/>
            <w:vAlign w:val="center"/>
            <w:hideMark/>
          </w:tcPr>
          <w:p w14:paraId="3FA20B9A" w14:textId="77777777" w:rsidR="005B6195" w:rsidRPr="001A720B" w:rsidRDefault="005B6195" w:rsidP="00CB7CF7">
            <w:pPr>
              <w:jc w:val="center"/>
              <w:rPr>
                <w:rFonts w:eastAsia="Times New Roman"/>
                <w:color w:val="000000"/>
                <w:sz w:val="20"/>
                <w:szCs w:val="20"/>
              </w:rPr>
            </w:pPr>
            <w:r w:rsidRPr="001A720B">
              <w:rPr>
                <w:color w:val="000000"/>
                <w:sz w:val="20"/>
                <w:szCs w:val="20"/>
              </w:rPr>
              <w:t>0.</w:t>
            </w:r>
            <w:r>
              <w:rPr>
                <w:color w:val="000000"/>
                <w:sz w:val="20"/>
                <w:szCs w:val="20"/>
              </w:rPr>
              <w:t>889</w:t>
            </w:r>
          </w:p>
        </w:tc>
        <w:tc>
          <w:tcPr>
            <w:tcW w:w="1050" w:type="pct"/>
            <w:tcBorders>
              <w:top w:val="nil"/>
              <w:left w:val="nil"/>
              <w:bottom w:val="nil"/>
              <w:right w:val="nil"/>
            </w:tcBorders>
            <w:shd w:val="clear" w:color="auto" w:fill="auto"/>
            <w:noWrap/>
            <w:vAlign w:val="center"/>
            <w:hideMark/>
          </w:tcPr>
          <w:p w14:paraId="46A3F986" w14:textId="77777777" w:rsidR="005B6195" w:rsidRPr="001A720B" w:rsidRDefault="005B6195" w:rsidP="00CB7CF7">
            <w:pPr>
              <w:jc w:val="center"/>
              <w:rPr>
                <w:rFonts w:eastAsia="Times New Roman"/>
                <w:color w:val="000000"/>
                <w:sz w:val="20"/>
                <w:szCs w:val="20"/>
              </w:rPr>
            </w:pPr>
            <w:r>
              <w:rPr>
                <w:color w:val="000000"/>
                <w:sz w:val="20"/>
                <w:szCs w:val="20"/>
              </w:rPr>
              <w:t>20.26</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77777777" w:rsidR="005B6195" w:rsidRPr="00D9114B" w:rsidRDefault="005B6195" w:rsidP="00CB7CF7">
            <w:pPr>
              <w:jc w:val="center"/>
              <w:rPr>
                <w:color w:val="000000"/>
                <w:sz w:val="20"/>
                <w:szCs w:val="20"/>
              </w:rPr>
            </w:pPr>
            <w:r w:rsidRPr="00D9114B">
              <w:rPr>
                <w:color w:val="000000"/>
                <w:sz w:val="20"/>
                <w:szCs w:val="20"/>
              </w:rPr>
              <w:t>0.93</w:t>
            </w:r>
            <w:r>
              <w:rPr>
                <w:color w:val="000000"/>
                <w:sz w:val="20"/>
                <w:szCs w:val="20"/>
              </w:rPr>
              <w:t xml:space="preserve">7 </w:t>
            </w:r>
            <w:r>
              <w:rPr>
                <w:rFonts w:eastAsia="Times New Roman"/>
                <w:color w:val="000000"/>
                <w:sz w:val="20"/>
                <w:szCs w:val="20"/>
              </w:rPr>
              <w:t xml:space="preserve">± </w:t>
            </w:r>
            <w:r w:rsidRPr="00D9114B">
              <w:rPr>
                <w:rFonts w:eastAsia="Times New Roman"/>
                <w:color w:val="000000"/>
                <w:sz w:val="20"/>
                <w:szCs w:val="20"/>
              </w:rPr>
              <w:t>0.00</w:t>
            </w:r>
            <w:r>
              <w:rPr>
                <w:rFonts w:eastAsia="Times New Roman"/>
                <w:color w:val="000000"/>
                <w:sz w:val="20"/>
                <w:szCs w:val="20"/>
              </w:rPr>
              <w:t>8</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77777777" w:rsidR="005B6195" w:rsidRPr="001A720B" w:rsidRDefault="005B6195" w:rsidP="00CB7CF7">
            <w:pPr>
              <w:jc w:val="center"/>
              <w:rPr>
                <w:rFonts w:eastAsia="Times New Roman"/>
                <w:color w:val="000000"/>
                <w:sz w:val="20"/>
                <w:szCs w:val="20"/>
              </w:rPr>
            </w:pPr>
            <w:r w:rsidRPr="001A720B">
              <w:rPr>
                <w:color w:val="000000"/>
                <w:sz w:val="20"/>
                <w:szCs w:val="20"/>
              </w:rPr>
              <w:t>53</w:t>
            </w:r>
            <w:r>
              <w:rPr>
                <w:color w:val="000000"/>
                <w:sz w:val="20"/>
                <w:szCs w:val="20"/>
              </w:rPr>
              <w:t>.55</w:t>
            </w:r>
            <w:r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77777777" w:rsidR="005B6195" w:rsidRPr="001A720B" w:rsidRDefault="005B6195" w:rsidP="00CB7CF7">
            <w:pPr>
              <w:jc w:val="center"/>
              <w:rPr>
                <w:rFonts w:eastAsia="Times New Roman"/>
                <w:color w:val="000000"/>
                <w:sz w:val="20"/>
                <w:szCs w:val="20"/>
              </w:rPr>
            </w:pPr>
            <w:r w:rsidRPr="001A720B">
              <w:rPr>
                <w:color w:val="000000"/>
                <w:sz w:val="20"/>
                <w:szCs w:val="20"/>
              </w:rPr>
              <w:t>-0.2</w:t>
            </w:r>
            <w:r>
              <w:rPr>
                <w:color w:val="000000"/>
                <w:sz w:val="20"/>
                <w:szCs w:val="20"/>
              </w:rPr>
              <w:t xml:space="preserve">95 </w:t>
            </w:r>
            <w:r>
              <w:rPr>
                <w:rFonts w:eastAsia="Times New Roman"/>
                <w:color w:val="000000"/>
                <w:sz w:val="20"/>
                <w:szCs w:val="20"/>
              </w:rPr>
              <w:t>± 0.120</w:t>
            </w:r>
          </w:p>
        </w:tc>
        <w:tc>
          <w:tcPr>
            <w:tcW w:w="809" w:type="pct"/>
            <w:tcBorders>
              <w:top w:val="nil"/>
              <w:left w:val="nil"/>
              <w:bottom w:val="nil"/>
              <w:right w:val="nil"/>
            </w:tcBorders>
            <w:shd w:val="clear" w:color="auto" w:fill="auto"/>
            <w:noWrap/>
            <w:vAlign w:val="center"/>
            <w:hideMark/>
          </w:tcPr>
          <w:p w14:paraId="05D6F2CE"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w:t>
            </w:r>
            <w:r>
              <w:rPr>
                <w:b/>
                <w:bCs/>
                <w:color w:val="000000"/>
                <w:sz w:val="20"/>
                <w:szCs w:val="20"/>
              </w:rPr>
              <w:t>14</w:t>
            </w:r>
          </w:p>
        </w:tc>
        <w:tc>
          <w:tcPr>
            <w:tcW w:w="1050" w:type="pct"/>
            <w:tcBorders>
              <w:top w:val="nil"/>
              <w:left w:val="nil"/>
              <w:bottom w:val="nil"/>
              <w:right w:val="nil"/>
            </w:tcBorders>
            <w:shd w:val="clear" w:color="auto" w:fill="auto"/>
            <w:noWrap/>
            <w:vAlign w:val="center"/>
            <w:hideMark/>
          </w:tcPr>
          <w:p w14:paraId="222D7F89" w14:textId="77777777" w:rsidR="005B6195" w:rsidRPr="001A720B" w:rsidRDefault="005B6195" w:rsidP="00CB7CF7">
            <w:pPr>
              <w:jc w:val="center"/>
              <w:rPr>
                <w:rFonts w:eastAsia="Times New Roman"/>
                <w:color w:val="000000"/>
                <w:sz w:val="20"/>
                <w:szCs w:val="20"/>
              </w:rPr>
            </w:pPr>
            <w:r>
              <w:rPr>
                <w:color w:val="000000"/>
                <w:sz w:val="20"/>
                <w:szCs w:val="20"/>
              </w:rPr>
              <w:t>6.08</w:t>
            </w:r>
            <w:r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7777777" w:rsidR="005B6195" w:rsidRPr="001A720B" w:rsidRDefault="005B6195" w:rsidP="00CB7CF7">
            <w:pPr>
              <w:jc w:val="center"/>
              <w:rPr>
                <w:rFonts w:eastAsia="Times New Roman"/>
                <w:color w:val="000000"/>
                <w:sz w:val="20"/>
                <w:szCs w:val="20"/>
              </w:rPr>
            </w:pPr>
            <w:r w:rsidRPr="001A720B">
              <w:rPr>
                <w:color w:val="000000"/>
                <w:sz w:val="20"/>
                <w:szCs w:val="20"/>
              </w:rPr>
              <w:t>5</w:t>
            </w:r>
            <w:r>
              <w:rPr>
                <w:color w:val="000000"/>
                <w:sz w:val="20"/>
                <w:szCs w:val="20"/>
              </w:rPr>
              <w:t>.42</w:t>
            </w:r>
            <w:r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3.69</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0.003</w:t>
            </w:r>
          </w:p>
        </w:tc>
        <w:tc>
          <w:tcPr>
            <w:tcW w:w="1050" w:type="pct"/>
            <w:tcBorders>
              <w:top w:val="nil"/>
              <w:left w:val="nil"/>
              <w:right w:val="nil"/>
            </w:tcBorders>
            <w:shd w:val="clear" w:color="auto" w:fill="auto"/>
            <w:noWrap/>
            <w:vAlign w:val="center"/>
          </w:tcPr>
          <w:p w14:paraId="234868C0"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4%</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77777777" w:rsidR="005B6195" w:rsidRPr="001A720B" w:rsidRDefault="005B6195" w:rsidP="00CB7CF7">
            <w:pPr>
              <w:jc w:val="center"/>
              <w:rPr>
                <w:rFonts w:eastAsia="Times New Roman"/>
                <w:color w:val="000000"/>
                <w:sz w:val="20"/>
                <w:szCs w:val="20"/>
              </w:rPr>
            </w:pPr>
            <w:r w:rsidRPr="001A720B">
              <w:rPr>
                <w:color w:val="000000"/>
                <w:sz w:val="20"/>
                <w:szCs w:val="20"/>
              </w:rPr>
              <w:t>0.5</w:t>
            </w:r>
            <w:r>
              <w:rPr>
                <w:color w:val="000000"/>
                <w:sz w:val="20"/>
                <w:szCs w:val="20"/>
              </w:rPr>
              <w:t>82</w:t>
            </w:r>
          </w:p>
        </w:tc>
        <w:tc>
          <w:tcPr>
            <w:tcW w:w="1050" w:type="pct"/>
            <w:tcBorders>
              <w:left w:val="nil"/>
              <w:right w:val="nil"/>
            </w:tcBorders>
            <w:shd w:val="clear" w:color="auto" w:fill="auto"/>
            <w:noWrap/>
            <w:vAlign w:val="center"/>
          </w:tcPr>
          <w:p w14:paraId="0E0AEC28"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5%</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77777777" w:rsidR="005B6195" w:rsidRPr="001A720B" w:rsidRDefault="005B6195" w:rsidP="00CB7CF7">
            <w:pPr>
              <w:jc w:val="center"/>
              <w:rPr>
                <w:rFonts w:eastAsia="Times New Roman"/>
                <w:color w:val="000000"/>
                <w:sz w:val="20"/>
                <w:szCs w:val="20"/>
              </w:rPr>
            </w:pPr>
            <w:r w:rsidRPr="001A720B">
              <w:rPr>
                <w:color w:val="000000"/>
                <w:sz w:val="20"/>
                <w:szCs w:val="20"/>
              </w:rPr>
              <w:t>0.76</w:t>
            </w:r>
            <w:r>
              <w:rPr>
                <w:color w:val="000000"/>
                <w:sz w:val="20"/>
                <w:szCs w:val="20"/>
              </w:rPr>
              <w:t>6</w:t>
            </w:r>
          </w:p>
        </w:tc>
        <w:tc>
          <w:tcPr>
            <w:tcW w:w="1050" w:type="pct"/>
            <w:tcBorders>
              <w:left w:val="nil"/>
              <w:right w:val="nil"/>
            </w:tcBorders>
            <w:shd w:val="clear" w:color="auto" w:fill="auto"/>
            <w:noWrap/>
            <w:vAlign w:val="center"/>
          </w:tcPr>
          <w:p w14:paraId="38FAFF1A" w14:textId="77777777" w:rsidR="005B6195" w:rsidRPr="00D9114B" w:rsidRDefault="005B6195" w:rsidP="00CB7CF7">
            <w:pPr>
              <w:jc w:val="center"/>
              <w:rPr>
                <w:color w:val="000000"/>
                <w:sz w:val="20"/>
                <w:szCs w:val="20"/>
              </w:rPr>
            </w:pPr>
            <w:r w:rsidRPr="00D9114B">
              <w:rPr>
                <w:color w:val="000000"/>
                <w:sz w:val="20"/>
                <w:szCs w:val="20"/>
              </w:rPr>
              <w:t>0.0</w:t>
            </w:r>
            <w:r>
              <w:rPr>
                <w:color w:val="000000"/>
                <w:sz w:val="20"/>
                <w:szCs w:val="20"/>
              </w:rPr>
              <w:t>6%</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77777777" w:rsidR="005B6195" w:rsidRPr="001A720B" w:rsidRDefault="005B6195" w:rsidP="00CB7CF7">
            <w:pPr>
              <w:jc w:val="center"/>
              <w:rPr>
                <w:rFonts w:eastAsia="Times New Roman"/>
                <w:color w:val="000000"/>
                <w:sz w:val="20"/>
                <w:szCs w:val="20"/>
              </w:rPr>
            </w:pPr>
            <w:r w:rsidRPr="001A720B">
              <w:rPr>
                <w:color w:val="000000"/>
                <w:sz w:val="20"/>
                <w:szCs w:val="20"/>
              </w:rPr>
              <w:t>0.89</w:t>
            </w:r>
            <w:r>
              <w:rPr>
                <w:color w:val="000000"/>
                <w:sz w:val="20"/>
                <w:szCs w:val="20"/>
              </w:rPr>
              <w:t>1</w:t>
            </w:r>
          </w:p>
        </w:tc>
        <w:tc>
          <w:tcPr>
            <w:tcW w:w="1050" w:type="pct"/>
            <w:tcBorders>
              <w:left w:val="nil"/>
              <w:bottom w:val="single" w:sz="4" w:space="0" w:color="auto"/>
              <w:right w:val="nil"/>
            </w:tcBorders>
            <w:shd w:val="clear" w:color="auto" w:fill="auto"/>
            <w:noWrap/>
            <w:vAlign w:val="center"/>
          </w:tcPr>
          <w:p w14:paraId="02D9A5D8" w14:textId="77777777" w:rsidR="005B6195" w:rsidRPr="00D9114B" w:rsidRDefault="005B6195" w:rsidP="00CB7CF7">
            <w:pPr>
              <w:jc w:val="center"/>
              <w:rPr>
                <w:rFonts w:eastAsia="Times New Roman"/>
                <w:color w:val="000000"/>
                <w:sz w:val="20"/>
                <w:szCs w:val="20"/>
              </w:rPr>
            </w:pPr>
            <w:r w:rsidRPr="00D9114B">
              <w:rPr>
                <w:color w:val="000000"/>
                <w:sz w:val="20"/>
                <w:szCs w:val="20"/>
              </w:rPr>
              <w:t>0.</w:t>
            </w:r>
            <w:r>
              <w:rPr>
                <w:color w:val="000000"/>
                <w:sz w:val="20"/>
                <w:szCs w:val="20"/>
              </w:rPr>
              <w:t>07%</w:t>
            </w:r>
          </w:p>
        </w:tc>
      </w:tr>
    </w:tbl>
    <w:p w14:paraId="2F5CEB86" w14:textId="77777777" w:rsidR="005B6195" w:rsidRPr="00042F1B" w:rsidRDefault="005B6195" w:rsidP="00AC49CC">
      <w:pPr>
        <w:spacing w:line="480" w:lineRule="auto"/>
        <w:rPr>
          <w:sz w:val="20"/>
          <w:szCs w:val="20"/>
        </w:rPr>
      </w:pPr>
      <w:r w:rsidRPr="00077C60">
        <w:rPr>
          <w:sz w:val="20"/>
          <w:szCs w:val="20"/>
        </w:rPr>
        <w:t>*</w:t>
      </w:r>
      <w:r w:rsidRPr="000D3DDB">
        <w:rPr>
          <w:sz w:val="20"/>
          <w:szCs w:val="20"/>
        </w:rPr>
        <w:t xml:space="preserve"> P-values &lt; 0.05 are bolded</w:t>
      </w:r>
      <w:r w:rsidRPr="00042F1B">
        <w:rPr>
          <w:sz w:val="20"/>
          <w:szCs w:val="20"/>
        </w:rPr>
        <w:t xml:space="preserve"> and &lt; 0.1 are italicized. </w:t>
      </w:r>
      <w:r>
        <w:rPr>
          <w:sz w:val="20"/>
          <w:szCs w:val="20"/>
        </w:rPr>
        <w:t xml:space="preserve">Sample size is 1,812. </w:t>
      </w:r>
      <w:r w:rsidRPr="00042F1B">
        <w:rPr>
          <w:sz w:val="20"/>
          <w:szCs w:val="20"/>
        </w:rPr>
        <w:t xml:space="preserve">Key: </w:t>
      </w:r>
      <w:r w:rsidRPr="00042F1B">
        <w:rPr>
          <w:rFonts w:eastAsia="Times New Roman"/>
          <w:color w:val="000000"/>
          <w:sz w:val="20"/>
          <w:szCs w:val="20"/>
        </w:rPr>
        <w:t>χ = ratio of intercellular to extracellular CO</w:t>
      </w:r>
      <w:r w:rsidRPr="00042F1B">
        <w:rPr>
          <w:rFonts w:eastAsia="Times New Roman"/>
          <w:color w:val="000000"/>
          <w:sz w:val="20"/>
          <w:szCs w:val="20"/>
          <w:vertAlign w:val="subscript"/>
        </w:rPr>
        <w:t>2</w:t>
      </w:r>
      <w:r w:rsidRPr="00042F1B">
        <w:rPr>
          <w:rFonts w:eastAsia="Times New Roman"/>
          <w:color w:val="000000"/>
          <w:sz w:val="20"/>
          <w:szCs w:val="20"/>
        </w:rPr>
        <w:t xml:space="preserve"> concentration</w:t>
      </w:r>
      <w:r w:rsidRPr="00042F1B">
        <w:rPr>
          <w:sz w:val="20"/>
          <w:szCs w:val="20"/>
        </w:rPr>
        <w:t xml:space="preserve">, </w:t>
      </w:r>
      <w:r>
        <w:rPr>
          <w:i/>
          <w:iCs/>
          <w:sz w:val="20"/>
          <w:szCs w:val="20"/>
        </w:rPr>
        <w:t>I</w:t>
      </w:r>
      <w:r>
        <w:rPr>
          <w:sz w:val="20"/>
          <w:szCs w:val="20"/>
          <w:vertAlign w:val="subscript"/>
        </w:rPr>
        <w:t>g</w:t>
      </w:r>
      <w:r w:rsidRPr="002A3446">
        <w:rPr>
          <w:sz w:val="20"/>
          <w:szCs w:val="20"/>
        </w:rPr>
        <w:t xml:space="preserve"> = photosynthetically active radiation</w:t>
      </w:r>
      <w:r>
        <w:rPr>
          <w:sz w:val="20"/>
          <w:szCs w:val="20"/>
        </w:rPr>
        <w:t>,</w:t>
      </w:r>
      <w:r w:rsidRPr="008E3C9D">
        <w:rPr>
          <w:i/>
          <w:iCs/>
          <w:sz w:val="20"/>
          <w:szCs w:val="20"/>
        </w:rPr>
        <w:t xml:space="preserve"> </w:t>
      </w:r>
      <w:proofErr w:type="spellStart"/>
      <w:r w:rsidRPr="003C3A87">
        <w:rPr>
          <w:i/>
          <w:iCs/>
          <w:sz w:val="20"/>
          <w:szCs w:val="20"/>
        </w:rPr>
        <w:t>M</w:t>
      </w:r>
      <w:r>
        <w:rPr>
          <w:sz w:val="20"/>
          <w:szCs w:val="20"/>
          <w:vertAlign w:val="subscript"/>
        </w:rPr>
        <w:t>area</w:t>
      </w:r>
      <w:proofErr w:type="spellEnd"/>
      <w:r w:rsidRPr="00042F1B">
        <w:rPr>
          <w:sz w:val="20"/>
          <w:szCs w:val="20"/>
        </w:rPr>
        <w:t xml:space="preserve"> = leaf mass per leaf area</w:t>
      </w:r>
      <w:r>
        <w:rPr>
          <w:sz w:val="20"/>
          <w:szCs w:val="20"/>
        </w:rPr>
        <w:t xml:space="preserve">, </w:t>
      </w:r>
      <w:proofErr w:type="spellStart"/>
      <w:r>
        <w:rPr>
          <w:i/>
          <w:iCs/>
          <w:sz w:val="20"/>
          <w:szCs w:val="20"/>
        </w:rPr>
        <w:t>T</w:t>
      </w:r>
      <w:r>
        <w:rPr>
          <w:sz w:val="20"/>
          <w:szCs w:val="20"/>
          <w:vertAlign w:val="subscript"/>
        </w:rPr>
        <w:t>g</w:t>
      </w:r>
      <w:proofErr w:type="spellEnd"/>
      <w:r>
        <w:rPr>
          <w:sz w:val="20"/>
          <w:szCs w:val="20"/>
        </w:rPr>
        <w:t xml:space="preserve"> = temperature</w:t>
      </w:r>
      <w:r w:rsidRPr="00042F1B">
        <w:rPr>
          <w:sz w:val="20"/>
          <w:szCs w:val="20"/>
        </w:rPr>
        <w:t>.</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commentRangeStart w:id="36"/>
      <w:r>
        <w:rPr>
          <w:rFonts w:eastAsia="Times New Roman"/>
          <w:b/>
          <w:color w:val="000000"/>
        </w:rPr>
        <w:lastRenderedPageBreak/>
        <w:t>Figure 2.</w:t>
      </w:r>
      <w:commentRangeEnd w:id="36"/>
      <w:r w:rsidR="00705611">
        <w:rPr>
          <w:rStyle w:val="CommentReference"/>
        </w:rPr>
        <w:commentReference w:id="36"/>
      </w:r>
    </w:p>
    <w:p w14:paraId="686B6A78" w14:textId="06307D9C" w:rsidR="00042F1B" w:rsidRPr="008531D1" w:rsidRDefault="005B6195"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4F6BD8" wp14:editId="26F5FE81">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rea_plot.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E71DB76" w14:textId="04C8717E"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2E02921E" w:rsidR="00772303" w:rsidRDefault="005A5C5B"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33AC528E" wp14:editId="7B122591">
            <wp:extent cx="5943600" cy="368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rea_treemap.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27D9282" w14:textId="7DA810F7"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r w:rsidR="00F178AB" w:rsidRPr="00B05AC4">
        <w:rPr>
          <w:rFonts w:eastAsia="Times New Roman"/>
          <w:color w:val="000000"/>
        </w:rPr>
        <w:t>Tree</w:t>
      </w:r>
      <w:ins w:id="37" w:author="Elizabeth Waring" w:date="2021-06-25T12:34:00Z">
        <w:r w:rsidR="00A905F9">
          <w:rPr>
            <w:rFonts w:eastAsia="Times New Roman"/>
            <w:color w:val="000000"/>
          </w:rPr>
          <w:t xml:space="preserve"> </w:t>
        </w:r>
      </w:ins>
      <w:r w:rsidR="00F178AB" w:rsidRPr="00B05AC4">
        <w:rPr>
          <w:rFonts w:eastAsia="Times New Roman"/>
          <w:color w:val="000000"/>
        </w:rPr>
        <w:t>map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explained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(Table 1)</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2EBC89E0"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proofErr w:type="spellStart"/>
      <w:r w:rsidRPr="001B44B1">
        <w:rPr>
          <w:rFonts w:eastAsia="Times New Roman"/>
          <w:i/>
          <w:iCs/>
          <w:color w:val="000000"/>
        </w:rPr>
        <w:t>N</w:t>
      </w:r>
      <w:r w:rsidRPr="001B44B1">
        <w:rPr>
          <w:rFonts w:eastAsia="Times New Roman"/>
          <w:color w:val="000000"/>
          <w:vertAlign w:val="subscript"/>
        </w:rPr>
        <w:t>photo</w:t>
      </w:r>
      <w:proofErr w:type="spellEnd"/>
      <w:r w:rsidRPr="001B44B1">
        <w:rPr>
          <w:rFonts w:eastAsia="Times New Roman"/>
          <w:color w:val="000000"/>
        </w:rPr>
        <w:t xml:space="preserve"> and </w:t>
      </w:r>
      <w:proofErr w:type="spellStart"/>
      <w:r w:rsidRPr="001B44B1">
        <w:rPr>
          <w:rFonts w:eastAsia="Times New Roman"/>
          <w:i/>
          <w:iCs/>
          <w:color w:val="000000"/>
        </w:rPr>
        <w:t>N</w:t>
      </w:r>
      <w:r w:rsidRPr="001B44B1">
        <w:rPr>
          <w:rFonts w:eastAsia="Times New Roman"/>
          <w:color w:val="000000"/>
          <w:vertAlign w:val="subscript"/>
        </w:rPr>
        <w:t>structure</w:t>
      </w:r>
      <w:proofErr w:type="spellEnd"/>
      <w:r w:rsidR="000F0BE3">
        <w:rPr>
          <w:rFonts w:eastAsia="Times New Roman"/>
          <w:color w:val="000000"/>
        </w:rPr>
        <w:t>,</w:t>
      </w:r>
      <w:r w:rsidRPr="00771C52">
        <w:rPr>
          <w:rFonts w:eastAsia="Times New Roman"/>
          <w:color w:val="000000"/>
        </w:rPr>
        <w:t xml:space="preserve"> had significant</w:t>
      </w:r>
      <w:r w:rsidR="004B6018">
        <w:rPr>
          <w:rFonts w:eastAsia="Times New Roman"/>
          <w:color w:val="000000"/>
        </w:rPr>
        <w:t>, positive</w:t>
      </w:r>
      <w:r w:rsidRPr="00771C52">
        <w:rPr>
          <w:rFonts w:eastAsia="Times New Roman"/>
          <w:color w:val="000000"/>
        </w:rPr>
        <w:t xml:space="preserve"> effects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(Table 2 and Figure </w:t>
      </w:r>
      <w:r w:rsidR="00AC49CC">
        <w:rPr>
          <w:rFonts w:eastAsia="Times New Roman"/>
          <w:color w:val="000000"/>
        </w:rPr>
        <w:t>4</w:t>
      </w:r>
      <w:r w:rsidRPr="00771C52">
        <w:rPr>
          <w:rFonts w:eastAsia="Times New Roman"/>
          <w:color w:val="000000"/>
        </w:rPr>
        <w:t>) and a high relative importance in the model (23% and 38%</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2 and Figure </w:t>
      </w:r>
      <w:r w:rsidR="00AC49CC">
        <w:rPr>
          <w:rFonts w:eastAsia="Times New Roman"/>
          <w:color w:val="000000"/>
        </w:rPr>
        <w:t>5</w:t>
      </w:r>
      <w:r w:rsidRPr="00771C52">
        <w:rPr>
          <w:rFonts w:eastAsia="Times New Roman"/>
          <w:color w:val="000000"/>
        </w:rPr>
        <w:t>).</w:t>
      </w:r>
      <w:r w:rsidR="003A1E67">
        <w:rPr>
          <w:rFonts w:eastAsia="Times New Roman"/>
          <w:color w:val="000000"/>
        </w:rPr>
        <w:t xml:space="preserve"> The </w:t>
      </w:r>
      <w:proofErr w:type="spellStart"/>
      <w:r w:rsidR="003A1E67" w:rsidRPr="001B44B1">
        <w:rPr>
          <w:rFonts w:eastAsia="Times New Roman"/>
          <w:i/>
          <w:iCs/>
          <w:color w:val="000000"/>
        </w:rPr>
        <w:t>N</w:t>
      </w:r>
      <w:r w:rsidR="003A1E67" w:rsidRPr="001B44B1">
        <w:rPr>
          <w:rFonts w:eastAsia="Times New Roman"/>
          <w:color w:val="000000"/>
          <w:vertAlign w:val="subscript"/>
        </w:rPr>
        <w:t>photo</w:t>
      </w:r>
      <w:proofErr w:type="spellEnd"/>
      <w:r w:rsidR="003A1E67">
        <w:rPr>
          <w:rFonts w:eastAsia="Times New Roman"/>
          <w:color w:val="000000"/>
        </w:rPr>
        <w:t xml:space="preserve"> effect is reflects the aboveground climate impact on </w:t>
      </w:r>
      <w:proofErr w:type="spellStart"/>
      <w:r w:rsidR="003A1E67">
        <w:rPr>
          <w:rFonts w:eastAsia="Times New Roman"/>
          <w:i/>
          <w:color w:val="000000"/>
        </w:rPr>
        <w:t>N</w:t>
      </w:r>
      <w:r w:rsidR="003A1E67">
        <w:rPr>
          <w:rFonts w:eastAsia="Times New Roman"/>
          <w:color w:val="000000"/>
          <w:vertAlign w:val="subscript"/>
        </w:rPr>
        <w:t>area</w:t>
      </w:r>
      <w:proofErr w:type="spellEnd"/>
      <w:r w:rsidR="003A1E67">
        <w:rPr>
          <w:rFonts w:eastAsia="Times New Roman"/>
          <w:color w:val="000000"/>
        </w:rPr>
        <w:t xml:space="preserve">, while the </w:t>
      </w:r>
      <w:proofErr w:type="spellStart"/>
      <w:r w:rsidR="003A1E67">
        <w:rPr>
          <w:rFonts w:eastAsia="Times New Roman"/>
          <w:i/>
          <w:color w:val="000000"/>
        </w:rPr>
        <w:t>N</w:t>
      </w:r>
      <w:r w:rsidR="003A1E67">
        <w:rPr>
          <w:rFonts w:eastAsia="Times New Roman"/>
          <w:color w:val="000000"/>
          <w:vertAlign w:val="subscript"/>
        </w:rPr>
        <w:t>structure</w:t>
      </w:r>
      <w:proofErr w:type="spellEnd"/>
      <w:r w:rsidR="003A1E67">
        <w:rPr>
          <w:rFonts w:eastAsia="Times New Roman"/>
          <w:color w:val="000000"/>
          <w:vertAlign w:val="subscript"/>
        </w:rPr>
        <w:t xml:space="preserve"> </w:t>
      </w:r>
      <w:r w:rsidR="003A1E67" w:rsidRPr="00DA24C9">
        <w:rPr>
          <w:rFonts w:eastAsia="Times New Roman"/>
          <w:color w:val="000000"/>
        </w:rPr>
        <w:t>effects reflects the</w:t>
      </w:r>
      <w:r w:rsidR="003A1E67">
        <w:rPr>
          <w:rFonts w:eastAsia="Times New Roman"/>
          <w:color w:val="000000"/>
        </w:rPr>
        <w:t xml:space="preserve"> impact of </w:t>
      </w:r>
      <w:proofErr w:type="spellStart"/>
      <w:r w:rsidR="003A1E67">
        <w:rPr>
          <w:rFonts w:eastAsia="Times New Roman"/>
          <w:i/>
          <w:color w:val="000000"/>
        </w:rPr>
        <w:t>M</w:t>
      </w:r>
      <w:r w:rsidR="003A1E67">
        <w:rPr>
          <w:rFonts w:eastAsia="Times New Roman"/>
          <w:color w:val="000000"/>
          <w:vertAlign w:val="subscript"/>
        </w:rPr>
        <w:t>area</w:t>
      </w:r>
      <w:proofErr w:type="spellEnd"/>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proofErr w:type="gramStart"/>
      <w:r w:rsidR="004661AC" w:rsidRPr="00771C52">
        <w:rPr>
          <w:rFonts w:eastAsia="Times New Roman"/>
          <w:i/>
          <w:iCs/>
          <w:color w:val="000000"/>
        </w:rPr>
        <w:t xml:space="preserve">p </w:t>
      </w:r>
      <w:r w:rsidR="004661AC" w:rsidRPr="00771C52">
        <w:rPr>
          <w:rFonts w:eastAsia="Times New Roman"/>
          <w:color w:val="000000"/>
        </w:rPr>
        <w:t xml:space="preserve"> &lt;</w:t>
      </w:r>
      <w:proofErr w:type="gramEnd"/>
      <w:r w:rsidR="004661AC" w:rsidRPr="00771C52">
        <w:rPr>
          <w:rFonts w:eastAsia="Times New Roman"/>
          <w:color w:val="000000"/>
        </w:rPr>
        <w:t xml:space="preserve"> 0.001), photosynthetic pathway (</w:t>
      </w:r>
      <w:r w:rsidR="004661AC" w:rsidRPr="00771C52">
        <w:rPr>
          <w:rFonts w:eastAsia="Times New Roman"/>
          <w:i/>
          <w:iCs/>
          <w:color w:val="000000"/>
        </w:rPr>
        <w:t xml:space="preserve">p </w:t>
      </w:r>
      <w:r w:rsidR="004661AC" w:rsidRPr="00771C52">
        <w:rPr>
          <w:rFonts w:eastAsia="Times New Roman"/>
          <w:color w:val="000000"/>
        </w:rPr>
        <w:t xml:space="preserve">&lt; 0.001),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 xml:space="preserve">; Table 2) had significant effects on </w:t>
      </w:r>
      <w:proofErr w:type="spellStart"/>
      <w:r w:rsidR="004661AC" w:rsidRPr="00771C52">
        <w:rPr>
          <w:rFonts w:eastAsia="Times New Roman"/>
          <w:i/>
          <w:iCs/>
          <w:color w:val="000000"/>
        </w:rPr>
        <w:t>N</w:t>
      </w:r>
      <w:r w:rsidR="004661AC" w:rsidRPr="00771C52">
        <w:rPr>
          <w:rFonts w:eastAsia="Times New Roman"/>
          <w:color w:val="000000"/>
          <w:vertAlign w:val="subscript"/>
        </w:rPr>
        <w:t>area</w:t>
      </w:r>
      <w:proofErr w:type="spellEnd"/>
      <w:r w:rsidR="004661AC" w:rsidRPr="00771C52">
        <w:rPr>
          <w:rFonts w:eastAsia="Times New Roman"/>
          <w:color w:val="000000"/>
        </w:rPr>
        <w:t xml:space="preserve">. </w:t>
      </w:r>
      <w:r w:rsidR="004B6018">
        <w:rPr>
          <w:rFonts w:eastAsia="Times New Roman"/>
          <w:color w:val="000000"/>
        </w:rPr>
        <w:t>The</w:t>
      </w:r>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16.8% (</w:t>
      </w:r>
      <w:r w:rsidR="004554C8" w:rsidRPr="00771C52">
        <w:rPr>
          <w:rFonts w:eastAsia="Times New Roman"/>
          <w:color w:val="000000"/>
        </w:rPr>
        <w:t xml:space="preserve">Table 2 and Figure </w:t>
      </w:r>
      <w:r w:rsidR="00AC49CC">
        <w:rPr>
          <w:rFonts w:eastAsia="Times New Roman"/>
          <w:color w:val="000000"/>
        </w:rPr>
        <w:t>5</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r w:rsidR="004B6018">
        <w:rPr>
          <w:rFonts w:eastAsia="Times New Roman"/>
          <w:color w:val="000000"/>
        </w:rPr>
        <w:t xml:space="preserve">was </w:t>
      </w:r>
      <w:r w:rsidR="004661AC" w:rsidRPr="00771C52">
        <w:rPr>
          <w:rFonts w:eastAsia="Times New Roman"/>
          <w:color w:val="000000"/>
        </w:rPr>
        <w:t>7</w:t>
      </w:r>
      <w:r w:rsidR="004554C8">
        <w:rPr>
          <w:rFonts w:eastAsia="Times New Roman"/>
          <w:color w:val="000000"/>
        </w:rPr>
        <w:t xml:space="preserve">% and </w:t>
      </w:r>
      <w:r w:rsidR="004661AC" w:rsidRPr="00771C52">
        <w:rPr>
          <w:rFonts w:eastAsia="Times New Roman"/>
          <w:color w:val="000000"/>
        </w:rPr>
        <w:t>4%</w:t>
      </w:r>
      <w:r w:rsidR="004554C8">
        <w:rPr>
          <w:rFonts w:eastAsia="Times New Roman"/>
          <w:color w:val="000000"/>
        </w:rPr>
        <w:t>, respectively</w:t>
      </w:r>
      <w:r w:rsidR="004661AC" w:rsidRPr="00771C52">
        <w:rPr>
          <w:rFonts w:eastAsia="Times New Roman"/>
          <w:color w:val="000000"/>
        </w:rPr>
        <w:t xml:space="preserve"> (1%; Table 2 and Figure </w:t>
      </w:r>
      <w:r w:rsidR="00AC49CC">
        <w:rPr>
          <w:rFonts w:eastAsia="Times New Roman"/>
          <w:color w:val="000000"/>
        </w:rPr>
        <w:t>5</w:t>
      </w:r>
      <w:r w:rsidR="004661AC" w:rsidRPr="00771C52">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7777777" w:rsidR="00AC49CC" w:rsidRPr="001A720B" w:rsidRDefault="00AC49CC" w:rsidP="00AC49CC">
      <w:pPr>
        <w:spacing w:line="480" w:lineRule="auto"/>
        <w:rPr>
          <w:sz w:val="20"/>
          <w:szCs w:val="20"/>
        </w:rPr>
      </w:pPr>
      <w:r w:rsidRPr="001A720B">
        <w:rPr>
          <w:b/>
          <w:bCs/>
          <w:sz w:val="20"/>
          <w:szCs w:val="20"/>
        </w:rPr>
        <w:lastRenderedPageBreak/>
        <w:t xml:space="preserve">Table </w:t>
      </w:r>
      <w:r>
        <w:rPr>
          <w:b/>
          <w:bCs/>
          <w:sz w:val="20"/>
          <w:szCs w:val="20"/>
        </w:rPr>
        <w:t>2</w:t>
      </w:r>
      <w:r w:rsidRPr="001A720B">
        <w:rPr>
          <w:b/>
          <w:bCs/>
          <w:sz w:val="20"/>
          <w:szCs w:val="20"/>
        </w:rPr>
        <w:t>.</w:t>
      </w:r>
      <w:r w:rsidRPr="001A720B">
        <w:rPr>
          <w:sz w:val="20"/>
          <w:szCs w:val="20"/>
        </w:rPr>
        <w:t xml:space="preserve"> Regression coefficients for </w:t>
      </w:r>
      <w:r w:rsidRPr="00D32C27">
        <w:rPr>
          <w:sz w:val="20"/>
          <w:szCs w:val="20"/>
        </w:rPr>
        <w:t xml:space="preserve">linear mixed effects model with </w:t>
      </w:r>
      <w:proofErr w:type="spellStart"/>
      <w:r w:rsidRPr="00D32C27">
        <w:rPr>
          <w:i/>
          <w:iCs/>
          <w:sz w:val="20"/>
          <w:szCs w:val="20"/>
        </w:rPr>
        <w:t>N</w:t>
      </w:r>
      <w:r w:rsidRPr="00D32C27">
        <w:rPr>
          <w:sz w:val="20"/>
          <w:szCs w:val="20"/>
          <w:vertAlign w:val="subscript"/>
        </w:rPr>
        <w:t>area</w:t>
      </w:r>
      <w:proofErr w:type="spellEnd"/>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w:t>
      </w:r>
      <w:proofErr w:type="gramStart"/>
      <w:r w:rsidRPr="00D32C27">
        <w:rPr>
          <w:sz w:val="20"/>
          <w:szCs w:val="20"/>
        </w:rPr>
        <w:t>effects</w:t>
      </w:r>
      <w:r>
        <w:rPr>
          <w:sz w:val="20"/>
          <w:szCs w:val="20"/>
        </w:rPr>
        <w:t>.*</w:t>
      </w:r>
      <w:proofErr w:type="gramEnd"/>
    </w:p>
    <w:tbl>
      <w:tblPr>
        <w:tblW w:w="5000" w:type="pct"/>
        <w:tblLook w:val="04A0" w:firstRow="1" w:lastRow="0" w:firstColumn="1" w:lastColumn="0" w:noHBand="0" w:noVBand="1"/>
      </w:tblPr>
      <w:tblGrid>
        <w:gridCol w:w="2768"/>
        <w:gridCol w:w="1542"/>
        <w:gridCol w:w="1542"/>
        <w:gridCol w:w="1542"/>
        <w:gridCol w:w="1966"/>
      </w:tblGrid>
      <w:tr w:rsidR="00AC49CC" w:rsidRPr="001A720B" w14:paraId="3B6CB003" w14:textId="77777777" w:rsidTr="00237CD4">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824"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824"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82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237CD4">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824"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single" w:sz="4" w:space="0" w:color="auto"/>
              <w:left w:val="nil"/>
              <w:bottom w:val="nil"/>
              <w:right w:val="nil"/>
            </w:tcBorders>
            <w:shd w:val="clear" w:color="auto" w:fill="auto"/>
            <w:noWrap/>
            <w:vAlign w:val="center"/>
            <w:hideMark/>
          </w:tcPr>
          <w:p w14:paraId="6A7898A6"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0.5</w:t>
            </w:r>
            <w:r>
              <w:rPr>
                <w:rFonts w:eastAsia="Times New Roman"/>
                <w:color w:val="000000"/>
                <w:sz w:val="20"/>
                <w:szCs w:val="20"/>
              </w:rPr>
              <w:t xml:space="preserve">20 ± </w:t>
            </w:r>
            <w:r w:rsidRPr="00A406C6">
              <w:rPr>
                <w:rFonts w:eastAsia="Times New Roman"/>
                <w:color w:val="000000"/>
                <w:sz w:val="20"/>
                <w:szCs w:val="20"/>
              </w:rPr>
              <w:t>0.0</w:t>
            </w:r>
            <w:r>
              <w:rPr>
                <w:rFonts w:eastAsia="Times New Roman"/>
                <w:color w:val="000000"/>
                <w:sz w:val="20"/>
                <w:szCs w:val="20"/>
              </w:rPr>
              <w:t>91</w:t>
            </w:r>
          </w:p>
        </w:tc>
        <w:tc>
          <w:tcPr>
            <w:tcW w:w="824" w:type="pct"/>
            <w:tcBorders>
              <w:top w:val="single" w:sz="4" w:space="0" w:color="auto"/>
              <w:left w:val="nil"/>
              <w:bottom w:val="nil"/>
              <w:right w:val="nil"/>
            </w:tcBorders>
            <w:shd w:val="clear" w:color="auto" w:fill="auto"/>
            <w:noWrap/>
            <w:vAlign w:val="center"/>
            <w:hideMark/>
          </w:tcPr>
          <w:p w14:paraId="2F850F3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1EA594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23</w:t>
            </w:r>
            <w:r>
              <w:rPr>
                <w:rFonts w:eastAsia="Times New Roman"/>
                <w:color w:val="000000"/>
                <w:sz w:val="20"/>
                <w:szCs w:val="20"/>
              </w:rPr>
              <w:t>.25</w:t>
            </w:r>
            <w:r w:rsidRPr="001A720B">
              <w:rPr>
                <w:rFonts w:eastAsia="Times New Roman"/>
                <w:color w:val="000000"/>
                <w:sz w:val="20"/>
                <w:szCs w:val="20"/>
              </w:rPr>
              <w:t>%</w:t>
            </w:r>
          </w:p>
        </w:tc>
      </w:tr>
      <w:tr w:rsidR="00AC49CC" w:rsidRPr="001A720B" w14:paraId="16EBDF75" w14:textId="77777777" w:rsidTr="00237CD4">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824"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266B50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0.95</w:t>
            </w:r>
            <w:r>
              <w:rPr>
                <w:rFonts w:eastAsia="Times New Roman"/>
                <w:color w:val="000000"/>
                <w:sz w:val="20"/>
                <w:szCs w:val="20"/>
              </w:rPr>
              <w:t xml:space="preserve">2 ± </w:t>
            </w:r>
            <w:r w:rsidRPr="009A03C5">
              <w:rPr>
                <w:rFonts w:eastAsia="Times New Roman"/>
                <w:color w:val="000000"/>
                <w:sz w:val="20"/>
                <w:szCs w:val="20"/>
              </w:rPr>
              <w:t>0.009</w:t>
            </w:r>
          </w:p>
        </w:tc>
        <w:tc>
          <w:tcPr>
            <w:tcW w:w="82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3</w:t>
            </w:r>
            <w:r>
              <w:rPr>
                <w:rFonts w:eastAsia="Times New Roman"/>
                <w:color w:val="000000"/>
                <w:sz w:val="20"/>
                <w:szCs w:val="20"/>
              </w:rPr>
              <w:t>7.10</w:t>
            </w:r>
            <w:r w:rsidRPr="001A720B">
              <w:rPr>
                <w:rFonts w:eastAsia="Times New Roman"/>
                <w:color w:val="000000"/>
                <w:sz w:val="20"/>
                <w:szCs w:val="20"/>
              </w:rPr>
              <w:t>%</w:t>
            </w:r>
          </w:p>
        </w:tc>
      </w:tr>
      <w:tr w:rsidR="00AC49CC" w:rsidRPr="001A720B" w14:paraId="113915B3" w14:textId="77777777" w:rsidTr="00237CD4">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824"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5</w:t>
            </w:r>
            <w:r>
              <w:rPr>
                <w:rFonts w:eastAsia="Times New Roman"/>
                <w:color w:val="000000"/>
                <w:sz w:val="20"/>
                <w:szCs w:val="20"/>
              </w:rPr>
              <w:t>.23</w:t>
            </w:r>
            <w:r w:rsidRPr="001A720B">
              <w:rPr>
                <w:rFonts w:eastAsia="Times New Roman"/>
                <w:color w:val="000000"/>
                <w:sz w:val="20"/>
                <w:szCs w:val="20"/>
              </w:rPr>
              <w:t>%</w:t>
            </w:r>
          </w:p>
        </w:tc>
      </w:tr>
      <w:tr w:rsidR="00AC49CC" w:rsidRPr="001A720B" w14:paraId="4A2C05FD" w14:textId="77777777" w:rsidTr="00237CD4">
        <w:trPr>
          <w:trHeight w:val="320"/>
        </w:trPr>
        <w:tc>
          <w:tcPr>
            <w:tcW w:w="1479" w:type="pct"/>
            <w:tcBorders>
              <w:top w:val="nil"/>
              <w:left w:val="nil"/>
              <w:bottom w:val="nil"/>
              <w:right w:val="nil"/>
            </w:tcBorders>
            <w:shd w:val="clear" w:color="auto" w:fill="auto"/>
            <w:noWrap/>
            <w:vAlign w:val="center"/>
            <w:hideMark/>
          </w:tcPr>
          <w:p w14:paraId="56023178"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w:t>
            </w:r>
          </w:p>
        </w:tc>
        <w:tc>
          <w:tcPr>
            <w:tcW w:w="824" w:type="pct"/>
            <w:tcBorders>
              <w:top w:val="nil"/>
              <w:left w:val="nil"/>
              <w:bottom w:val="nil"/>
              <w:right w:val="nil"/>
            </w:tcBorders>
            <w:vAlign w:val="center"/>
          </w:tcPr>
          <w:p w14:paraId="2D30A05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D83D19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050D7417"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0.7</w:t>
            </w:r>
            <w:r>
              <w:rPr>
                <w:rFonts w:eastAsia="Times New Roman"/>
                <w:color w:val="000000"/>
                <w:sz w:val="20"/>
                <w:szCs w:val="20"/>
              </w:rPr>
              <w:t>19</w:t>
            </w:r>
          </w:p>
        </w:tc>
        <w:tc>
          <w:tcPr>
            <w:tcW w:w="1050" w:type="pct"/>
            <w:tcBorders>
              <w:top w:val="nil"/>
              <w:left w:val="nil"/>
              <w:bottom w:val="nil"/>
              <w:right w:val="nil"/>
            </w:tcBorders>
            <w:shd w:val="clear" w:color="auto" w:fill="auto"/>
            <w:noWrap/>
            <w:vAlign w:val="center"/>
            <w:hideMark/>
          </w:tcPr>
          <w:p w14:paraId="702B5A1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3.82</w:t>
            </w:r>
            <w:r w:rsidRPr="001A720B">
              <w:rPr>
                <w:rFonts w:eastAsia="Times New Roman"/>
                <w:color w:val="000000"/>
                <w:sz w:val="20"/>
                <w:szCs w:val="20"/>
              </w:rPr>
              <w:t>%</w:t>
            </w:r>
          </w:p>
        </w:tc>
      </w:tr>
      <w:tr w:rsidR="00AC49CC" w:rsidRPr="001A720B" w14:paraId="47BC37FD" w14:textId="77777777" w:rsidTr="00237CD4">
        <w:trPr>
          <w:trHeight w:val="320"/>
        </w:trPr>
        <w:tc>
          <w:tcPr>
            <w:tcW w:w="1479" w:type="pct"/>
            <w:tcBorders>
              <w:top w:val="nil"/>
              <w:left w:val="nil"/>
              <w:bottom w:val="nil"/>
              <w:right w:val="nil"/>
            </w:tcBorders>
            <w:shd w:val="clear" w:color="auto" w:fill="auto"/>
            <w:noWrap/>
            <w:vAlign w:val="center"/>
            <w:hideMark/>
          </w:tcPr>
          <w:p w14:paraId="15EE887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AF5F0A1"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81D418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2568C22C"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506</w:t>
            </w:r>
          </w:p>
        </w:tc>
        <w:tc>
          <w:tcPr>
            <w:tcW w:w="1050" w:type="pct"/>
            <w:tcBorders>
              <w:top w:val="nil"/>
              <w:left w:val="nil"/>
              <w:bottom w:val="nil"/>
              <w:right w:val="nil"/>
            </w:tcBorders>
            <w:shd w:val="clear" w:color="auto" w:fill="auto"/>
            <w:noWrap/>
            <w:vAlign w:val="center"/>
            <w:hideMark/>
          </w:tcPr>
          <w:p w14:paraId="3EEDE6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3.53</w:t>
            </w:r>
            <w:r w:rsidRPr="001A720B">
              <w:rPr>
                <w:rFonts w:eastAsia="Times New Roman"/>
                <w:color w:val="000000"/>
                <w:sz w:val="20"/>
                <w:szCs w:val="20"/>
              </w:rPr>
              <w:t>%</w:t>
            </w:r>
          </w:p>
        </w:tc>
      </w:tr>
      <w:tr w:rsidR="00AC49CC" w:rsidRPr="001A720B" w14:paraId="7EA060DD" w14:textId="77777777" w:rsidTr="00237CD4">
        <w:trPr>
          <w:trHeight w:val="320"/>
        </w:trPr>
        <w:tc>
          <w:tcPr>
            <w:tcW w:w="1479" w:type="pct"/>
            <w:tcBorders>
              <w:top w:val="nil"/>
              <w:left w:val="nil"/>
              <w:bottom w:val="nil"/>
              <w:right w:val="nil"/>
            </w:tcBorders>
            <w:shd w:val="clear" w:color="auto" w:fill="auto"/>
            <w:noWrap/>
            <w:vAlign w:val="center"/>
            <w:hideMark/>
          </w:tcPr>
          <w:p w14:paraId="1ABCC5DF"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N fixer</w:t>
            </w:r>
          </w:p>
        </w:tc>
        <w:tc>
          <w:tcPr>
            <w:tcW w:w="824" w:type="pct"/>
            <w:tcBorders>
              <w:top w:val="nil"/>
              <w:left w:val="nil"/>
              <w:bottom w:val="nil"/>
              <w:right w:val="nil"/>
            </w:tcBorders>
            <w:vAlign w:val="center"/>
          </w:tcPr>
          <w:p w14:paraId="56FFB123"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2A3B5D3D"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274B89D"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4.42</w:t>
            </w:r>
            <w:r w:rsidRPr="001A720B">
              <w:rPr>
                <w:rFonts w:eastAsia="Times New Roman"/>
                <w:color w:val="000000"/>
                <w:sz w:val="20"/>
                <w:szCs w:val="20"/>
              </w:rPr>
              <w:t>%</w:t>
            </w:r>
          </w:p>
        </w:tc>
      </w:tr>
      <w:tr w:rsidR="00AC49CC" w:rsidRPr="001A720B" w14:paraId="2AB7923E" w14:textId="77777777" w:rsidTr="00237CD4">
        <w:trPr>
          <w:trHeight w:val="320"/>
        </w:trPr>
        <w:tc>
          <w:tcPr>
            <w:tcW w:w="1479" w:type="pct"/>
            <w:tcBorders>
              <w:top w:val="nil"/>
              <w:left w:val="nil"/>
              <w:bottom w:val="nil"/>
              <w:right w:val="nil"/>
            </w:tcBorders>
            <w:shd w:val="clear" w:color="auto" w:fill="auto"/>
            <w:noWrap/>
            <w:vAlign w:val="center"/>
            <w:hideMark/>
          </w:tcPr>
          <w:p w14:paraId="69B0F7AB" w14:textId="77777777" w:rsidR="00AC49CC" w:rsidRPr="001A720B" w:rsidRDefault="00AC49CC" w:rsidP="00237CD4">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24" w:type="pct"/>
            <w:tcBorders>
              <w:top w:val="nil"/>
              <w:left w:val="nil"/>
              <w:bottom w:val="nil"/>
              <w:right w:val="nil"/>
            </w:tcBorders>
            <w:vAlign w:val="center"/>
          </w:tcPr>
          <w:p w14:paraId="451A3EDA"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1AEA01F8"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1E5A599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8.93</w:t>
            </w:r>
            <w:r w:rsidRPr="001A720B">
              <w:rPr>
                <w:rFonts w:eastAsia="Times New Roman"/>
                <w:color w:val="000000"/>
                <w:sz w:val="20"/>
                <w:szCs w:val="20"/>
              </w:rPr>
              <w:t>%</w:t>
            </w:r>
          </w:p>
        </w:tc>
      </w:tr>
      <w:tr w:rsidR="00AC49CC" w:rsidRPr="001A720B" w14:paraId="17326A8C" w14:textId="77777777" w:rsidTr="00237CD4">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824"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3A22073" w14:textId="7777777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0.003</w:t>
            </w:r>
          </w:p>
        </w:tc>
        <w:tc>
          <w:tcPr>
            <w:tcW w:w="1050" w:type="pct"/>
            <w:tcBorders>
              <w:top w:val="nil"/>
              <w:left w:val="nil"/>
              <w:right w:val="nil"/>
            </w:tcBorders>
            <w:shd w:val="clear" w:color="auto" w:fill="auto"/>
            <w:noWrap/>
            <w:vAlign w:val="center"/>
            <w:hideMark/>
          </w:tcPr>
          <w:p w14:paraId="3DC3AF8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1.28%</w:t>
            </w:r>
          </w:p>
        </w:tc>
      </w:tr>
      <w:tr w:rsidR="00AC49CC" w:rsidRPr="001A720B" w14:paraId="09A0F288" w14:textId="77777777" w:rsidTr="00237CD4">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6BF3F501"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596</w:t>
            </w:r>
          </w:p>
        </w:tc>
        <w:tc>
          <w:tcPr>
            <w:tcW w:w="1050" w:type="pct"/>
            <w:tcBorders>
              <w:left w:val="nil"/>
              <w:right w:val="nil"/>
            </w:tcBorders>
            <w:shd w:val="clear" w:color="auto" w:fill="auto"/>
            <w:noWrap/>
            <w:vAlign w:val="center"/>
            <w:hideMark/>
          </w:tcPr>
          <w:p w14:paraId="090B17E9"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1.19%</w:t>
            </w:r>
          </w:p>
        </w:tc>
      </w:tr>
      <w:tr w:rsidR="00AC49CC" w:rsidRPr="001A720B" w14:paraId="3C39CEE2" w14:textId="77777777" w:rsidTr="00237CD4">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24"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right w:val="nil"/>
            </w:tcBorders>
            <w:shd w:val="clear" w:color="auto" w:fill="auto"/>
            <w:noWrap/>
            <w:vAlign w:val="center"/>
            <w:hideMark/>
          </w:tcPr>
          <w:p w14:paraId="1514016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803</w:t>
            </w:r>
          </w:p>
        </w:tc>
        <w:tc>
          <w:tcPr>
            <w:tcW w:w="1050" w:type="pct"/>
            <w:tcBorders>
              <w:left w:val="nil"/>
              <w:right w:val="nil"/>
            </w:tcBorders>
            <w:shd w:val="clear" w:color="auto" w:fill="auto"/>
            <w:noWrap/>
            <w:vAlign w:val="center"/>
            <w:hideMark/>
          </w:tcPr>
          <w:p w14:paraId="3B86C4D4"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1.11%</w:t>
            </w:r>
          </w:p>
        </w:tc>
      </w:tr>
      <w:tr w:rsidR="00AC49CC" w:rsidRPr="001A720B" w14:paraId="1D45C773" w14:textId="77777777" w:rsidTr="00237CD4">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24"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single" w:sz="4" w:space="0" w:color="auto"/>
              <w:right w:val="nil"/>
            </w:tcBorders>
            <w:shd w:val="clear" w:color="auto" w:fill="auto"/>
            <w:noWrap/>
            <w:vAlign w:val="center"/>
            <w:hideMark/>
          </w:tcPr>
          <w:p w14:paraId="00F2F9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981</w:t>
            </w:r>
          </w:p>
        </w:tc>
        <w:tc>
          <w:tcPr>
            <w:tcW w:w="1050" w:type="pct"/>
            <w:tcBorders>
              <w:left w:val="nil"/>
              <w:bottom w:val="single" w:sz="4" w:space="0" w:color="auto"/>
              <w:right w:val="nil"/>
            </w:tcBorders>
            <w:shd w:val="clear" w:color="auto" w:fill="auto"/>
            <w:noWrap/>
            <w:vAlign w:val="center"/>
            <w:hideMark/>
          </w:tcPr>
          <w:p w14:paraId="046B23B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0.60%</w:t>
            </w:r>
          </w:p>
        </w:tc>
      </w:tr>
    </w:tbl>
    <w:p w14:paraId="6818B953" w14:textId="1CA0C1FF" w:rsidR="00AC49CC" w:rsidRDefault="00AC49CC"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1,812. </w:t>
      </w:r>
      <w:r w:rsidRPr="000F56B8">
        <w:rPr>
          <w:sz w:val="20"/>
          <w:szCs w:val="20"/>
        </w:rPr>
        <w:t>Key:</w:t>
      </w:r>
      <w:r>
        <w:rPr>
          <w:sz w:val="20"/>
          <w:szCs w:val="20"/>
        </w:rPr>
        <w:t xml:space="preserve"> </w:t>
      </w:r>
      <w:proofErr w:type="spellStart"/>
      <w:r w:rsidRPr="00B44DBC">
        <w:rPr>
          <w:rFonts w:eastAsia="Times New Roman"/>
          <w:i/>
          <w:iCs/>
          <w:color w:val="000000"/>
          <w:sz w:val="20"/>
          <w:szCs w:val="20"/>
        </w:rPr>
        <w:t>N</w:t>
      </w:r>
      <w:r>
        <w:rPr>
          <w:rFonts w:eastAsia="Times New Roman"/>
          <w:color w:val="000000"/>
          <w:sz w:val="20"/>
          <w:szCs w:val="20"/>
          <w:vertAlign w:val="subscript"/>
        </w:rPr>
        <w:t>photo</w:t>
      </w:r>
      <w:proofErr w:type="spellEnd"/>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proofErr w:type="spellStart"/>
      <w:r w:rsidRPr="00B44DBC">
        <w:rPr>
          <w:i/>
          <w:iCs/>
          <w:sz w:val="20"/>
          <w:szCs w:val="20"/>
        </w:rPr>
        <w:t>N</w:t>
      </w:r>
      <w:r>
        <w:rPr>
          <w:sz w:val="20"/>
          <w:szCs w:val="20"/>
          <w:vertAlign w:val="subscript"/>
        </w:rPr>
        <w:t>structure</w:t>
      </w:r>
      <w:proofErr w:type="spellEnd"/>
      <w:r>
        <w:rPr>
          <w:sz w:val="20"/>
          <w:szCs w:val="20"/>
        </w:rPr>
        <w:t xml:space="preserve"> = leaf N</w:t>
      </w:r>
      <w:r w:rsidRPr="00470BF0">
        <w:rPr>
          <w:sz w:val="20"/>
          <w:szCs w:val="20"/>
        </w:rPr>
        <w:t xml:space="preserve"> in structural tissue</w:t>
      </w:r>
      <w:r w:rsidRPr="000F56B8">
        <w:rPr>
          <w:sz w:val="20"/>
          <w:szCs w:val="20"/>
        </w:rPr>
        <w:t>.</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commentRangeStart w:id="38"/>
      <w:r w:rsidRPr="00AC49CC">
        <w:rPr>
          <w:b/>
        </w:rPr>
        <w:lastRenderedPageBreak/>
        <w:t>Figure</w:t>
      </w:r>
      <w:r>
        <w:rPr>
          <w:b/>
        </w:rPr>
        <w:t xml:space="preserve"> 4.</w:t>
      </w:r>
      <w:commentRangeEnd w:id="38"/>
      <w:r w:rsidR="004D3C52">
        <w:rPr>
          <w:rStyle w:val="CommentReference"/>
        </w:rPr>
        <w:commentReference w:id="38"/>
      </w:r>
    </w:p>
    <w:p w14:paraId="5FC0E768" w14:textId="0CAA5180" w:rsidR="00077C60" w:rsidRPr="008531D1" w:rsidRDefault="00AC49C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7D054D79" wp14:editId="7B18922A">
            <wp:extent cx="5943600" cy="3687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pred_plo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F39E84C" w14:textId="6134EBF3"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2) under ambient and added </w:t>
      </w:r>
      <w:r w:rsidR="004E0353" w:rsidRPr="00DA24C9">
        <w:rPr>
          <w:rFonts w:eastAsia="Times New Roman"/>
          <w:color w:val="000000"/>
        </w:rPr>
        <w:t>s</w:t>
      </w:r>
      <w:r w:rsidR="00BF1133" w:rsidRPr="00DA24C9">
        <w:rPr>
          <w:rFonts w:eastAsia="Times New Roman"/>
          <w:color w:val="000000"/>
        </w:rPr>
        <w:t xml:space="preserve">oil N treatments.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2)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in either the ambient (black) or added (tan) soil treatments.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5C01CBFC" w:rsidR="00AC49CC" w:rsidRPr="00AC49CC" w:rsidRDefault="00AC49C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4BFB7A48" wp14:editId="1FCD6271">
            <wp:extent cx="5943600" cy="36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ea_pred_treemap.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4ED28C97" w14:textId="5632331B"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Tree</w:t>
      </w:r>
      <w:ins w:id="39" w:author="Elizabeth Waring" w:date="2021-06-25T12:52:00Z">
        <w:r w:rsidR="004D3C52">
          <w:rPr>
            <w:rFonts w:eastAsia="Times New Roman"/>
            <w:color w:val="000000"/>
          </w:rPr>
          <w:t xml:space="preserve"> </w:t>
        </w:r>
      </w:ins>
      <w:r w:rsidR="00CF0686" w:rsidRPr="00DA24C9">
        <w:rPr>
          <w:rFonts w:eastAsia="Times New Roman"/>
          <w:color w:val="000000"/>
        </w:rPr>
        <w:t xml:space="preserve">map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 nitrogen components, and species characteristics as fixed effects</w:t>
      </w:r>
      <w:r w:rsidR="00DB48ED">
        <w:t xml:space="preserve">. </w:t>
      </w:r>
      <w:r w:rsidR="00AC49CC">
        <w:rPr>
          <w:rFonts w:eastAsia="Times New Roman"/>
          <w:color w:val="000000"/>
        </w:rPr>
        <w:t xml:space="preserve">The area of the tree map represents 100% of the explained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data. The size and hue of each box is proportional to the relative importance of each factor with larger and darker boxes indicating greater importance (Table 2).</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02039B2B"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was significantly impacted by all three soil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2A405B" w:rsidRPr="008531D1">
        <w:rPr>
          <w:rFonts w:eastAsia="Times New Roman"/>
          <w:color w:val="000000"/>
        </w:rPr>
        <w:t>:</w:t>
      </w:r>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r w:rsidR="0013288D" w:rsidRPr="00771C52">
        <w:rPr>
          <w:rFonts w:eastAsia="Times New Roman"/>
          <w:color w:val="000000"/>
        </w:rPr>
        <w:t xml:space="preserve"> as well as the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3 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77777777" w:rsidR="00111025" w:rsidRPr="00D361BC" w:rsidRDefault="00111025" w:rsidP="00111025">
      <w:pPr>
        <w:spacing w:line="480" w:lineRule="auto"/>
        <w:rPr>
          <w:b/>
          <w:bCs/>
          <w:sz w:val="20"/>
          <w:szCs w:val="20"/>
        </w:rPr>
      </w:pPr>
      <w:r w:rsidRPr="00D361BC">
        <w:rPr>
          <w:b/>
          <w:bCs/>
          <w:sz w:val="20"/>
          <w:szCs w:val="20"/>
        </w:rPr>
        <w:lastRenderedPageBreak/>
        <w:t xml:space="preserve">Table 3. </w:t>
      </w:r>
      <w:r w:rsidRPr="00D361BC">
        <w:rPr>
          <w:sz w:val="20"/>
          <w:szCs w:val="20"/>
        </w:rPr>
        <w:t xml:space="preserve">Results for linear mixed effects model with aboveground biomass (AGB; g) as the dependent variable and soil treatment variables as independent categorical </w:t>
      </w:r>
      <w:proofErr w:type="gramStart"/>
      <w:r w:rsidRPr="00D361BC">
        <w:rPr>
          <w:sz w:val="20"/>
          <w:szCs w:val="20"/>
        </w:rPr>
        <w:t>variables.*</w:t>
      </w:r>
      <w:proofErr w:type="gramEnd"/>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49.657</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Default="00111025"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763. </w:t>
      </w:r>
      <w:r w:rsidRPr="000F56B8">
        <w:rPr>
          <w:sz w:val="20"/>
          <w:szCs w:val="20"/>
        </w:rPr>
        <w:t>Key:</w:t>
      </w:r>
      <w:r>
        <w:rPr>
          <w:sz w:val="20"/>
          <w:szCs w:val="20"/>
        </w:rPr>
        <w:t xml:space="preserve"> df = degrees of freedom</w:t>
      </w:r>
      <w:r w:rsidRPr="000F56B8">
        <w:rPr>
          <w:sz w:val="20"/>
          <w:szCs w:val="20"/>
        </w:rPr>
        <w:t>.</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Default="00111025" w:rsidP="00DA24C9">
      <w:pPr>
        <w:spacing w:line="480" w:lineRule="auto"/>
        <w:contextualSpacing/>
        <w:rPr>
          <w:rFonts w:eastAsia="Times New Roman"/>
          <w:bCs/>
          <w:color w:val="000000"/>
        </w:rPr>
      </w:pPr>
      <w:r>
        <w:rPr>
          <w:rFonts w:eastAsia="Times New Roman"/>
          <w:b/>
          <w:bCs/>
          <w:color w:val="000000"/>
        </w:rPr>
        <w:lastRenderedPageBreak/>
        <w:t xml:space="preserve">Figure </w:t>
      </w:r>
      <w:r w:rsidR="00342D03">
        <w:rPr>
          <w:rFonts w:eastAsia="Times New Roman"/>
          <w:b/>
          <w:bCs/>
          <w:color w:val="000000"/>
        </w:rPr>
        <w:t>6</w:t>
      </w:r>
      <w:r>
        <w:rPr>
          <w:rFonts w:eastAsia="Times New Roman"/>
          <w:b/>
          <w:bCs/>
          <w:color w:val="000000"/>
        </w:rPr>
        <w:t>.</w:t>
      </w:r>
    </w:p>
    <w:p w14:paraId="114FD876" w14:textId="40832E14" w:rsidR="00111025" w:rsidRPr="00111025" w:rsidRDefault="00111025" w:rsidP="00DA24C9">
      <w:pPr>
        <w:spacing w:line="480" w:lineRule="auto"/>
        <w:contextualSpacing/>
        <w:rPr>
          <w:rFonts w:eastAsia="Times New Roman"/>
          <w:bCs/>
          <w:color w:val="000000"/>
        </w:rPr>
      </w:pPr>
      <w:r>
        <w:rPr>
          <w:rFonts w:eastAsia="Times New Roman"/>
          <w:bCs/>
          <w:noProof/>
          <w:color w:val="000000"/>
        </w:rPr>
        <w:drawing>
          <wp:inline distT="0" distB="0" distL="0" distR="0" wp14:anchorId="038B8AEA" wp14:editId="6E4393C5">
            <wp:extent cx="594360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ve_mass_plot.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0A28555D" w14:textId="2CF165D6" w:rsidR="00150B42" w:rsidRPr="001B44B1" w:rsidRDefault="00150B42" w:rsidP="00DA24C9">
      <w:pPr>
        <w:spacing w:line="480" w:lineRule="auto"/>
        <w:contextualSpacing/>
        <w:rPr>
          <w:rFonts w:eastAsia="Times New Roman"/>
          <w:b/>
          <w:bCs/>
          <w:color w:val="000000"/>
        </w:rPr>
      </w:pPr>
      <w:r w:rsidRPr="001B44B1">
        <w:rPr>
          <w:rFonts w:eastAsia="Times New Roman"/>
          <w:b/>
          <w:bCs/>
          <w:color w:val="000000"/>
        </w:rPr>
        <w:t xml:space="preserve">Figure </w:t>
      </w:r>
      <w:r w:rsidR="00342D03">
        <w:rPr>
          <w:rFonts w:eastAsia="Times New Roman"/>
          <w:b/>
          <w:bCs/>
          <w:color w:val="000000"/>
        </w:rPr>
        <w:t>6</w:t>
      </w:r>
      <w:r w:rsidRPr="001B44B1">
        <w:rPr>
          <w:rFonts w:eastAsia="Times New Roman"/>
          <w:b/>
          <w:bCs/>
          <w:color w:val="000000"/>
        </w:rPr>
        <w:t>.</w:t>
      </w:r>
      <w:r w:rsidR="00832B95" w:rsidRPr="00DA24C9">
        <w:rPr>
          <w:rFonts w:eastAsia="Times New Roman"/>
          <w:color w:val="000000"/>
        </w:rPr>
        <w:t xml:space="preserve"> Aboveground biomass (AGB) under ambient soil N and added soil N in each soil P x soil K</w:t>
      </w:r>
      <w:r w:rsidR="00471979" w:rsidRPr="001B44B1">
        <w:rPr>
          <w:rFonts w:eastAsia="Times New Roman"/>
          <w:color w:val="000000"/>
          <w:vertAlign w:val="subscript"/>
        </w:rPr>
        <w:t>+µ</w:t>
      </w:r>
      <w:r w:rsidR="00832B95" w:rsidRPr="00DA24C9">
        <w:rPr>
          <w:rFonts w:eastAsia="Times New Roman"/>
          <w:color w:val="000000"/>
        </w:rPr>
        <w:t xml:space="preserve"> treatment. </w:t>
      </w:r>
      <w:r w:rsidR="00772303" w:rsidRPr="00CB7CF7">
        <w:rPr>
          <w:color w:val="000000"/>
        </w:rPr>
        <w:t>Boxes indicate median, first quartile, and third quartile of the observed data. Whiskers are the furthest data point, no further than 1.5 times the inner quartile range.</w:t>
      </w:r>
      <w:r w:rsidR="00772303" w:rsidRPr="00B05AC4">
        <w:rPr>
          <w:rFonts w:eastAsia="Times New Roman"/>
          <w:color w:val="000000"/>
        </w:rPr>
        <w:t xml:space="preserve"> </w:t>
      </w:r>
      <w:r w:rsidR="00772303">
        <w:rPr>
          <w:rFonts w:eastAsia="Times New Roman"/>
          <w:color w:val="000000"/>
        </w:rPr>
        <w:t xml:space="preserve">Lettering above each box indicates groupings based on post-hoc Tukey’s tests, where different letters indicate statistically different groups at </w:t>
      </w:r>
      <w:r w:rsidR="00772303">
        <w:rPr>
          <w:rFonts w:eastAsia="Times New Roman"/>
          <w:color w:val="000000"/>
          <w:lang w:val="el-GR"/>
        </w:rPr>
        <w:t>α</w:t>
      </w:r>
      <w:r w:rsidR="00772303">
        <w:rPr>
          <w:rFonts w:eastAsia="Times New Roman"/>
          <w:color w:val="000000"/>
        </w:rPr>
        <w:t xml:space="preserve"> = 0.05.</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25EDB306"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supply 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083B0B1D"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proofErr w:type="spellStart"/>
      <w:r w:rsidR="00880F5C">
        <w:rPr>
          <w:rFonts w:eastAsia="Times New Roman"/>
          <w:i/>
          <w:color w:val="000000"/>
        </w:rPr>
        <w:t>N</w:t>
      </w:r>
      <w:r w:rsidR="00880F5C">
        <w:rPr>
          <w:rFonts w:eastAsia="Times New Roman"/>
          <w:color w:val="000000"/>
          <w:vertAlign w:val="subscript"/>
        </w:rPr>
        <w:t>area</w:t>
      </w:r>
      <w:proofErr w:type="spellEnd"/>
      <w:r w:rsidR="00880F5C">
        <w:rPr>
          <w:rFonts w:eastAsia="Times New Roman"/>
          <w:color w:val="000000"/>
        </w:rPr>
        <w:t xml:space="preserve"> to added soil 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xml:space="preserve"> and ∆AGB decreased as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but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w:t>
      </w:r>
      <w:r w:rsidR="00BD3DF0">
        <w:rPr>
          <w:rFonts w:eastAsia="Times New Roman"/>
          <w:color w:val="000000"/>
        </w:rPr>
        <w:t>7</w:t>
      </w:r>
      <w:r w:rsidR="00880F5C">
        <w:rPr>
          <w:rFonts w:eastAsia="Times New Roman"/>
          <w:color w:val="000000"/>
        </w:rPr>
        <w:t xml:space="preserve">). </w:t>
      </w:r>
      <w:r w:rsidR="002A727E">
        <w:rPr>
          <w:rFonts w:eastAsia="Times New Roman"/>
          <w:color w:val="000000"/>
        </w:rPr>
        <w:t xml:space="preserve">Our post-hoc tests indicated that negative </w:t>
      </w:r>
      <w:r w:rsidR="002A727E" w:rsidRPr="001B44B1">
        <w:rPr>
          <w:rFonts w:eastAsia="Times New Roman"/>
          <w:color w:val="000000"/>
        </w:rPr>
        <w:t>∆</w:t>
      </w:r>
      <w:proofErr w:type="spellStart"/>
      <w:r w:rsidR="002A727E" w:rsidRPr="001B44B1">
        <w:rPr>
          <w:rFonts w:eastAsia="Times New Roman"/>
          <w:i/>
          <w:iCs/>
          <w:color w:val="000000"/>
        </w:rPr>
        <w:t>N</w:t>
      </w:r>
      <w:r w:rsidR="002A727E" w:rsidRPr="00771C52">
        <w:rPr>
          <w:rFonts w:eastAsia="Times New Roman"/>
          <w:color w:val="000000"/>
          <w:vertAlign w:val="subscript"/>
        </w:rPr>
        <w:t>area</w:t>
      </w:r>
      <w:proofErr w:type="spellEnd"/>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 xml:space="preserve">revealed that the soil N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3EAA9929"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was greater in ambient P (16.7%) than the added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70307F" w:rsidRDefault="005D276D" w:rsidP="005D276D">
      <w:pPr>
        <w:spacing w:line="480" w:lineRule="auto"/>
        <w:rPr>
          <w:b/>
          <w:bCs/>
          <w:sz w:val="20"/>
          <w:szCs w:val="20"/>
          <w:vertAlign w:val="subscript"/>
        </w:rPr>
      </w:pPr>
      <w:r w:rsidRPr="0070307F">
        <w:rPr>
          <w:b/>
          <w:bCs/>
          <w:sz w:val="20"/>
          <w:szCs w:val="20"/>
        </w:rPr>
        <w:lastRenderedPageBreak/>
        <w:t xml:space="preserve">Table 5. </w:t>
      </w:r>
      <w:proofErr w:type="spellStart"/>
      <w:r w:rsidRPr="0070307F">
        <w:rPr>
          <w:rFonts w:eastAsia="Times New Roman"/>
          <w:color w:val="000000"/>
          <w:sz w:val="20"/>
          <w:szCs w:val="20"/>
        </w:rPr>
        <w:t>Anova</w:t>
      </w:r>
      <w:proofErr w:type="spellEnd"/>
      <w:r w:rsidRPr="0070307F">
        <w:rPr>
          <w:rFonts w:eastAsia="Times New Roman"/>
          <w:color w:val="000000"/>
          <w:sz w:val="20"/>
          <w:szCs w:val="20"/>
        </w:rPr>
        <w:t xml:space="preserve"> results for the linear mixed effects model with ∆</w:t>
      </w:r>
      <w:proofErr w:type="spellStart"/>
      <w:r w:rsidRPr="0070307F">
        <w:rPr>
          <w:rFonts w:eastAsia="Times New Roman"/>
          <w:i/>
          <w:iCs/>
          <w:color w:val="000000"/>
          <w:sz w:val="20"/>
          <w:szCs w:val="20"/>
        </w:rPr>
        <w:t>N</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the dependent variable and ∆AGB, ∆χ, and ∆</w:t>
      </w:r>
      <w:proofErr w:type="spellStart"/>
      <w:r w:rsidRPr="0070307F">
        <w:rPr>
          <w:rFonts w:eastAsia="Times New Roman"/>
          <w:i/>
          <w:iCs/>
          <w:color w:val="000000"/>
          <w:sz w:val="20"/>
          <w:szCs w:val="20"/>
        </w:rPr>
        <w:t>M</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independent </w:t>
      </w:r>
      <w:proofErr w:type="gramStart"/>
      <w:r w:rsidRPr="0070307F">
        <w:rPr>
          <w:rFonts w:eastAsia="Times New Roman"/>
          <w:color w:val="000000"/>
          <w:sz w:val="20"/>
          <w:szCs w:val="2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1.900</w:t>
            </w:r>
          </w:p>
        </w:tc>
        <w:tc>
          <w:tcPr>
            <w:tcW w:w="1083" w:type="pct"/>
            <w:tcBorders>
              <w:top w:val="single" w:sz="4" w:space="0" w:color="auto"/>
            </w:tcBorders>
            <w:shd w:val="clear" w:color="auto" w:fill="auto"/>
            <w:noWrap/>
            <w:vAlign w:val="center"/>
            <w:hideMark/>
          </w:tcPr>
          <w:p w14:paraId="0E9D8D9F"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0.168</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7.957</w:t>
            </w:r>
          </w:p>
        </w:tc>
        <w:tc>
          <w:tcPr>
            <w:tcW w:w="1083" w:type="pct"/>
            <w:shd w:val="clear" w:color="auto" w:fill="auto"/>
            <w:noWrap/>
            <w:vAlign w:val="center"/>
            <w:hideMark/>
          </w:tcPr>
          <w:p w14:paraId="6DDB38E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0.005</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0.191</w:t>
            </w:r>
          </w:p>
        </w:tc>
        <w:tc>
          <w:tcPr>
            <w:tcW w:w="1083" w:type="pct"/>
            <w:shd w:val="clear" w:color="auto" w:fill="auto"/>
            <w:noWrap/>
            <w:vAlign w:val="center"/>
            <w:hideMark/>
          </w:tcPr>
          <w:p w14:paraId="25DC88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0.662</w:t>
            </w:r>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0.175</w:t>
            </w:r>
          </w:p>
        </w:tc>
        <w:tc>
          <w:tcPr>
            <w:tcW w:w="1083" w:type="pct"/>
            <w:shd w:val="clear" w:color="auto" w:fill="auto"/>
            <w:noWrap/>
            <w:vAlign w:val="center"/>
            <w:hideMark/>
          </w:tcPr>
          <w:p w14:paraId="2CBB807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0.676</w:t>
            </w:r>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2.036</w:t>
            </w:r>
          </w:p>
        </w:tc>
        <w:tc>
          <w:tcPr>
            <w:tcW w:w="1083" w:type="pct"/>
            <w:shd w:val="clear" w:color="auto" w:fill="auto"/>
            <w:noWrap/>
            <w:vAlign w:val="center"/>
            <w:hideMark/>
          </w:tcPr>
          <w:p w14:paraId="62D4B81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0.154</w:t>
            </w:r>
          </w:p>
        </w:tc>
      </w:tr>
      <w:tr w:rsidR="005D276D" w:rsidRPr="00FF239D" w14:paraId="2B4D5738" w14:textId="77777777" w:rsidTr="00237CD4">
        <w:trPr>
          <w:trHeight w:val="320"/>
        </w:trPr>
        <w:tc>
          <w:tcPr>
            <w:tcW w:w="1750" w:type="pct"/>
            <w:shd w:val="clear" w:color="auto" w:fill="auto"/>
            <w:noWrap/>
            <w:vAlign w:val="center"/>
            <w:hideMark/>
          </w:tcPr>
          <w:p w14:paraId="57DF8EA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LMA</w:t>
            </w:r>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92.327</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0.572</w:t>
            </w:r>
          </w:p>
        </w:tc>
        <w:tc>
          <w:tcPr>
            <w:tcW w:w="1083" w:type="pct"/>
            <w:shd w:val="clear" w:color="auto" w:fill="auto"/>
            <w:noWrap/>
            <w:vAlign w:val="center"/>
            <w:hideMark/>
          </w:tcPr>
          <w:p w14:paraId="11C0B72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0.450</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0.515</w:t>
            </w:r>
          </w:p>
        </w:tc>
        <w:tc>
          <w:tcPr>
            <w:tcW w:w="1083" w:type="pct"/>
            <w:shd w:val="clear" w:color="auto" w:fill="auto"/>
            <w:noWrap/>
            <w:vAlign w:val="center"/>
            <w:hideMark/>
          </w:tcPr>
          <w:p w14:paraId="5BC9673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0.473</w:t>
            </w:r>
          </w:p>
        </w:tc>
      </w:tr>
      <w:tr w:rsidR="005D276D" w:rsidRPr="00457DA7" w14:paraId="74BE0764" w14:textId="77777777" w:rsidTr="00237CD4">
        <w:trPr>
          <w:trHeight w:val="320"/>
        </w:trPr>
        <w:tc>
          <w:tcPr>
            <w:tcW w:w="1750" w:type="pct"/>
            <w:shd w:val="clear" w:color="auto" w:fill="auto"/>
            <w:noWrap/>
            <w:vAlign w:val="center"/>
            <w:hideMark/>
          </w:tcPr>
          <w:p w14:paraId="4E8F51D4"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4.423</w:t>
            </w:r>
          </w:p>
        </w:tc>
        <w:tc>
          <w:tcPr>
            <w:tcW w:w="1083" w:type="pct"/>
            <w:shd w:val="clear" w:color="auto" w:fill="auto"/>
            <w:noWrap/>
            <w:vAlign w:val="center"/>
            <w:hideMark/>
          </w:tcPr>
          <w:p w14:paraId="49A25C5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0.035</w:t>
            </w:r>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0.094</w:t>
            </w:r>
          </w:p>
        </w:tc>
        <w:tc>
          <w:tcPr>
            <w:tcW w:w="1083" w:type="pct"/>
            <w:shd w:val="clear" w:color="auto" w:fill="auto"/>
            <w:noWrap/>
            <w:vAlign w:val="center"/>
            <w:hideMark/>
          </w:tcPr>
          <w:p w14:paraId="6FD0CD8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0.759</w:t>
            </w:r>
          </w:p>
        </w:tc>
      </w:tr>
      <w:tr w:rsidR="005D276D" w:rsidRPr="00457DA7" w14:paraId="6F30A4BE" w14:textId="77777777" w:rsidTr="00237CD4">
        <w:trPr>
          <w:trHeight w:val="320"/>
        </w:trPr>
        <w:tc>
          <w:tcPr>
            <w:tcW w:w="1750" w:type="pct"/>
            <w:shd w:val="clear" w:color="auto" w:fill="auto"/>
            <w:noWrap/>
            <w:vAlign w:val="center"/>
            <w:hideMark/>
          </w:tcPr>
          <w:p w14:paraId="5BB8DCE2"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1.196</w:t>
            </w:r>
          </w:p>
        </w:tc>
        <w:tc>
          <w:tcPr>
            <w:tcW w:w="1083" w:type="pct"/>
            <w:shd w:val="clear" w:color="auto" w:fill="auto"/>
            <w:noWrap/>
            <w:vAlign w:val="center"/>
            <w:hideMark/>
          </w:tcPr>
          <w:p w14:paraId="2CF286F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0.274</w:t>
            </w:r>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r w:rsidRPr="00457DA7">
              <w:rPr>
                <w:rFonts w:eastAsia="Times New Roman"/>
                <w:color w:val="000000"/>
                <w:sz w:val="20"/>
                <w:szCs w:val="20"/>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2.539</w:t>
            </w:r>
          </w:p>
        </w:tc>
        <w:tc>
          <w:tcPr>
            <w:tcW w:w="1083" w:type="pct"/>
            <w:tcBorders>
              <w:bottom w:val="single" w:sz="4" w:space="0" w:color="auto"/>
            </w:tcBorders>
            <w:shd w:val="clear" w:color="auto" w:fill="auto"/>
            <w:noWrap/>
            <w:vAlign w:val="center"/>
            <w:hideMark/>
          </w:tcPr>
          <w:p w14:paraId="6A057E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0.111</w:t>
            </w:r>
          </w:p>
        </w:tc>
      </w:tr>
    </w:tbl>
    <w:p w14:paraId="317CCD69" w14:textId="6C4F2C23" w:rsidR="00AE1760" w:rsidRPr="00DA24C9" w:rsidRDefault="005D276D" w:rsidP="00DA24C9">
      <w:pPr>
        <w:spacing w:line="480" w:lineRule="auto"/>
        <w:contextualSpacing/>
      </w:pPr>
      <w:r w:rsidRPr="00077C60">
        <w:rPr>
          <w:sz w:val="20"/>
          <w:szCs w:val="20"/>
        </w:rPr>
        <w:t>*</w:t>
      </w:r>
      <w:r w:rsidRPr="000D3DDB">
        <w:rPr>
          <w:sz w:val="20"/>
          <w:szCs w:val="20"/>
        </w:rPr>
        <w:t xml:space="preserve"> P-values &lt; 0.05 are bolded</w:t>
      </w:r>
      <w:r w:rsidRPr="002A3446">
        <w:rPr>
          <w:sz w:val="20"/>
          <w:szCs w:val="20"/>
        </w:rPr>
        <w:t xml:space="preserve"> and &lt; 0.1 are italicized. </w:t>
      </w:r>
      <w:r>
        <w:rPr>
          <w:sz w:val="20"/>
          <w:szCs w:val="20"/>
        </w:rPr>
        <w:t xml:space="preserve">Sample size is 310. </w:t>
      </w:r>
      <w:r w:rsidRPr="002A3446">
        <w:rPr>
          <w:sz w:val="20"/>
          <w:szCs w:val="20"/>
        </w:rPr>
        <w:t xml:space="preserve">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proofErr w:type="spellStart"/>
      <w:r w:rsidRPr="002A3446">
        <w:rPr>
          <w:i/>
          <w:iCs/>
          <w:sz w:val="20"/>
          <w:szCs w:val="20"/>
        </w:rPr>
        <w:t>M</w:t>
      </w:r>
      <w:r>
        <w:rPr>
          <w:sz w:val="20"/>
          <w:szCs w:val="20"/>
          <w:vertAlign w:val="subscript"/>
        </w:rPr>
        <w:t>area</w:t>
      </w:r>
      <w:proofErr w:type="spellEnd"/>
      <w:r w:rsidRPr="002A3446">
        <w:rPr>
          <w:sz w:val="20"/>
          <w:szCs w:val="20"/>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 xml:space="preserve">linear mixed effects </w:t>
      </w:r>
      <w:proofErr w:type="gramStart"/>
      <w:r>
        <w:rPr>
          <w:rFonts w:eastAsia="Times New Roman"/>
          <w:color w:val="000000"/>
          <w:sz w:val="20"/>
          <w:szCs w:val="20"/>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commentRangeStart w:id="40"/>
      <w:r>
        <w:rPr>
          <w:rFonts w:eastAsia="Times New Roman"/>
          <w:b/>
          <w:bCs/>
          <w:color w:val="000000"/>
        </w:rPr>
        <w:lastRenderedPageBreak/>
        <w:t>Figure 7.</w:t>
      </w:r>
      <w:commentRangeEnd w:id="40"/>
      <w:r w:rsidR="004D3C52">
        <w:rPr>
          <w:rStyle w:val="CommentReference"/>
        </w:rPr>
        <w:commentReference w:id="40"/>
      </w:r>
    </w:p>
    <w:p w14:paraId="50FDEBA5" w14:textId="6BA753E0" w:rsidR="00745361" w:rsidRPr="001B44B1" w:rsidRDefault="004167AF"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D49A3C0" wp14:editId="1C34C804">
            <wp:extent cx="5943600" cy="5122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ta_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p>
    <w:p w14:paraId="78443806" w14:textId="6FDB7B75" w:rsidR="008F486F" w:rsidRPr="001B44B1" w:rsidRDefault="008F486F" w:rsidP="00E438A9">
      <w:pPr>
        <w:pStyle w:val="Caption"/>
        <w:spacing w:line="480" w:lineRule="auto"/>
        <w:contextualSpacing/>
        <w:rPr>
          <w:b w:val="0"/>
          <w:bCs w:val="0"/>
          <w:color w:val="000000"/>
        </w:rPr>
      </w:pPr>
      <w:r w:rsidRPr="0070307F">
        <w:rPr>
          <w:bCs w:val="0"/>
          <w:color w:val="000000"/>
          <w:sz w:val="24"/>
          <w:szCs w:val="24"/>
        </w:rPr>
        <w:t xml:space="preserve">Figure </w:t>
      </w:r>
      <w:r w:rsidR="0070307F">
        <w:rPr>
          <w:bCs w:val="0"/>
          <w:color w:val="000000"/>
          <w:sz w:val="24"/>
          <w:szCs w:val="24"/>
        </w:rPr>
        <w:t>7</w:t>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black 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 effects model</w:t>
      </w:r>
      <w:r w:rsidR="00B25CDC">
        <w:rPr>
          <w:b w:val="0"/>
          <w:color w:val="000000"/>
          <w:sz w:val="24"/>
          <w:szCs w:val="24"/>
        </w:rPr>
        <w:t xml:space="preserve"> </w:t>
      </w:r>
      <w:r w:rsidR="00B25CDC" w:rsidRPr="00DA24C9">
        <w:rPr>
          <w:b w:val="0"/>
          <w:bCs w:val="0"/>
          <w:color w:val="000000"/>
          <w:sz w:val="24"/>
          <w:szCs w:val="24"/>
        </w:rPr>
        <w:t>at high (</w:t>
      </w:r>
      <w:r w:rsidR="00B25CDC" w:rsidRPr="00DA24C9">
        <w:rPr>
          <w:b w:val="0"/>
          <w:bCs w:val="0"/>
          <w:i/>
          <w:iCs/>
          <w:color w:val="000000"/>
          <w:sz w:val="24"/>
          <w:szCs w:val="24"/>
        </w:rPr>
        <w:t xml:space="preserve">p </w:t>
      </w:r>
      <w:r w:rsidR="00B25CDC" w:rsidRPr="00DA24C9">
        <w:rPr>
          <w:b w:val="0"/>
          <w:bCs w:val="0"/>
          <w:color w:val="000000"/>
          <w:sz w:val="24"/>
          <w:szCs w:val="24"/>
        </w:rPr>
        <w:t>= 0.048; red line), medium (</w:t>
      </w:r>
      <w:r w:rsidR="00B25CDC" w:rsidRPr="00DA24C9">
        <w:rPr>
          <w:b w:val="0"/>
          <w:bCs w:val="0"/>
          <w:i/>
          <w:iCs/>
          <w:color w:val="000000"/>
          <w:sz w:val="24"/>
          <w:szCs w:val="24"/>
        </w:rPr>
        <w:t>p</w:t>
      </w:r>
      <w:r w:rsidR="00B25CDC" w:rsidRPr="00DA24C9">
        <w:rPr>
          <w:b w:val="0"/>
          <w:bCs w:val="0"/>
          <w:color w:val="000000"/>
          <w:sz w:val="24"/>
          <w:szCs w:val="24"/>
        </w:rPr>
        <w:t xml:space="preserve"> = 0.091; purple line), and low (</w:t>
      </w:r>
      <w:r w:rsidR="00B25CDC" w:rsidRPr="00DA24C9">
        <w:rPr>
          <w:b w:val="0"/>
          <w:bCs w:val="0"/>
          <w:i/>
          <w:iCs/>
          <w:color w:val="000000"/>
          <w:sz w:val="24"/>
          <w:szCs w:val="24"/>
        </w:rPr>
        <w:t xml:space="preserve">p </w:t>
      </w:r>
      <w:r w:rsidR="00B25CDC" w:rsidRPr="00DA24C9">
        <w:rPr>
          <w:b w:val="0"/>
          <w:bCs w:val="0"/>
          <w:color w:val="000000"/>
          <w:sz w:val="24"/>
          <w:szCs w:val="24"/>
        </w:rPr>
        <w:t>= 0.913; blue 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roofErr w:type="gramEnd"/>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71D31C0C"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nitrogen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However, others studies have indicated that leaf nitrogen</w:t>
      </w:r>
      <w:r w:rsidR="000D0F58">
        <w:t xml:space="preserve"> is also highly responsive to climate </w:t>
      </w:r>
      <w:r w:rsidR="000D0F58">
        <w:fldChar w:fldCharType="begin" w:fldLock="1"/>
      </w:r>
      <w:r w:rsidR="00622DF9">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Firn &lt;i&gt;et al.&lt;/i&gt;, 2019)","plainTextFormattedCitation":"(Dong et al., 2017; Firn et al., 2019)","previouslyFormattedCitation":"(Dong &lt;i&gt;et al.&lt;/i&gt;, 2017; Firn &lt;i&gt;et al.&lt;/i&gt;, 2019)"},"properties":{"noteIndex":0},"schema":"https://github.com/citation-style-language/schema/raw/master/csl-citation.json"}</w:instrText>
      </w:r>
      <w:r w:rsidR="000D0F58">
        <w:fldChar w:fldCharType="separate"/>
      </w:r>
      <w:r w:rsidR="000D0F58" w:rsidRPr="000D0F58">
        <w:rPr>
          <w:noProof/>
        </w:rPr>
        <w:t xml:space="preserve">(Dong </w:t>
      </w:r>
      <w:r w:rsidR="000D0F58" w:rsidRPr="000D0F58">
        <w:rPr>
          <w:i/>
          <w:noProof/>
        </w:rPr>
        <w:t>et al.</w:t>
      </w:r>
      <w:r w:rsidR="000D0F58" w:rsidRPr="000D0F58">
        <w:rPr>
          <w:noProof/>
        </w:rPr>
        <w:t xml:space="preserve">, 2017; Firn </w:t>
      </w:r>
      <w:r w:rsidR="000D0F58" w:rsidRPr="000D0F58">
        <w:rPr>
          <w:i/>
          <w:noProof/>
        </w:rPr>
        <w:t>et al.</w:t>
      </w:r>
      <w:r w:rsidR="000D0F58" w:rsidRPr="000D0F58">
        <w:rPr>
          <w:noProof/>
        </w:rPr>
        <w:t>, 2019)</w:t>
      </w:r>
      <w:r w:rsidR="000D0F58">
        <w:fldChar w:fldCharType="end"/>
      </w:r>
      <w:r w:rsidR="000D0F58">
        <w:t>. Some even suggest that leaf nitrogen</w:t>
      </w:r>
      <w:r w:rsidR="00292985">
        <w:t xml:space="preserve"> can be accurately predicted </w:t>
      </w:r>
      <w:r w:rsidR="009A5B56">
        <w:t>from aboveground climatic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r w:rsidR="00BB64EC">
        <w:t>nitrogen</w:t>
      </w:r>
      <w:r w:rsidR="00563552">
        <w:t xml:space="preserve"> </w:t>
      </w:r>
      <w:r w:rsidR="007E26DC">
        <w:t>was</w:t>
      </w:r>
      <w:r w:rsidR="0059163C">
        <w:t xml:space="preserve"> stimulated by soil nitrogen addition</w:t>
      </w:r>
      <w:r w:rsidR="000D0F58">
        <w:t xml:space="preserve">, but </w:t>
      </w:r>
      <w:r w:rsidR="003A2059">
        <w:t xml:space="preserve">that </w:t>
      </w:r>
      <w:r w:rsidR="0028100D">
        <w:t>aboveground climate is a</w:t>
      </w:r>
      <w:r w:rsidR="0028100D">
        <w:rPr>
          <w:rFonts w:eastAsia="Times New Roman"/>
          <w:color w:val="000000"/>
        </w:rPr>
        <w:t xml:space="preserve"> stronger predictor of </w:t>
      </w:r>
      <w:r w:rsidR="00B42B31">
        <w:t>leaf nitrogen</w:t>
      </w:r>
      <w:r w:rsidR="0028100D">
        <w:rPr>
          <w:rFonts w:eastAsia="Times New Roman"/>
          <w:color w:val="000000"/>
        </w:rPr>
        <w:t xml:space="preserve"> than soil nitrogen availability.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xml:space="preserve">) the impact of soil nitrogen on </w:t>
      </w:r>
      <w:r w:rsidR="00B42B31">
        <w:t xml:space="preserve">leaf nitrogen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r w:rsidR="00B42B31">
        <w:rPr>
          <w:rFonts w:eastAsia="Times New Roman"/>
          <w:i/>
          <w:color w:val="000000"/>
        </w:rPr>
        <w:t>M</w:t>
      </w:r>
      <w:r w:rsidR="00B42B31">
        <w:rPr>
          <w:rFonts w:eastAsia="Times New Roman"/>
          <w:color w:val="000000"/>
          <w:vertAlign w:val="subscript"/>
        </w:rPr>
        <w:t>area</w:t>
      </w:r>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59DE1DD2" w:rsidR="0028100D"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nitrogen on average across our sites. </w:t>
      </w:r>
      <w:r>
        <w:lastRenderedPageBreak/>
        <w:t xml:space="preserve">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 was primarily the result of an increase the concentration of nitrogen (i.e., g g</w:t>
      </w:r>
      <w:r>
        <w:rPr>
          <w:vertAlign w:val="superscript"/>
        </w:rPr>
        <w:t>-1</w:t>
      </w:r>
      <w:r>
        <w:t>) in leaves when nitrogen was added to soils.</w:t>
      </w:r>
    </w:p>
    <w:p w14:paraId="392AF6E4" w14:textId="51403A3C"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nitrogen.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with a relative importance value of 54%.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6%)</w:t>
      </w:r>
      <w:r w:rsidR="005948A0">
        <w:t xml:space="preserve">. The negative relationship confirms theoretical expectations that plants that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555F304C" w:rsidR="00053B82" w:rsidRDefault="00053B82" w:rsidP="000D0F58">
      <w:pPr>
        <w:spacing w:line="480" w:lineRule="auto"/>
        <w:ind w:firstLine="720"/>
        <w:contextualSpacing/>
      </w:pPr>
      <w:r>
        <w:t xml:space="preserve">Our model results also indicated that plant traits, specifically the capacity to form symbioses with nitrogen 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9%</w:t>
      </w:r>
      <w:r>
        <w:t xml:space="preserve">. </w:t>
      </w:r>
      <w:r w:rsidR="002436D6">
        <w:t xml:space="preserve">Nitrogen 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B3E3307" w:rsidR="001F3BE9" w:rsidRDefault="001F3BE9" w:rsidP="000D0F58">
      <w:pPr>
        <w:spacing w:line="480" w:lineRule="auto"/>
        <w:ind w:firstLine="720"/>
        <w:contextualSpacing/>
      </w:pPr>
      <w:r>
        <w:lastRenderedPageBreak/>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 xml:space="preserve">increased temperature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 xml:space="preserve">Light availability also had high relative importance and our model indicated a positive trend, as expected based on the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proofErr w:type="spellStart"/>
      <w:r w:rsidR="00E213DA">
        <w:rPr>
          <w:i/>
        </w:rPr>
        <w:t>N</w:t>
      </w:r>
      <w:r w:rsidR="00E213DA">
        <w:rPr>
          <w:vertAlign w:val="subscript"/>
        </w:rPr>
        <w:t>area</w:t>
      </w:r>
      <w:proofErr w:type="spellEnd"/>
      <w:r w:rsidR="00E213DA">
        <w:t>.</w:t>
      </w:r>
    </w:p>
    <w:p w14:paraId="0246FBE8" w14:textId="6373407F" w:rsidR="007E26DC" w:rsidRPr="00D332E5" w:rsidRDefault="00296CCE" w:rsidP="000D0F58">
      <w:pPr>
        <w:spacing w:line="480" w:lineRule="auto"/>
        <w:ind w:firstLine="720"/>
        <w:contextualSpacing/>
      </w:pPr>
      <w:r>
        <w:t xml:space="preserve">Our second approach also supported the greater importance of non-soil variables for predicting </w:t>
      </w:r>
      <w:proofErr w:type="spellStart"/>
      <w:r>
        <w:rPr>
          <w:i/>
        </w:rPr>
        <w:t>N</w:t>
      </w:r>
      <w:r>
        <w:rPr>
          <w:vertAlign w:val="subscript"/>
        </w:rPr>
        <w:t>area</w:t>
      </w:r>
      <w:proofErr w:type="spellEnd"/>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proofErr w:type="spellStart"/>
      <w:r>
        <w:rPr>
          <w:i/>
        </w:rPr>
        <w:t>N</w:t>
      </w:r>
      <w:r>
        <w:rPr>
          <w:vertAlign w:val="subscript"/>
        </w:rPr>
        <w:t>area</w:t>
      </w:r>
      <w:proofErr w:type="spellEnd"/>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~60% of the variability in measured </w:t>
      </w:r>
      <w:proofErr w:type="spellStart"/>
      <w:r w:rsidR="00D332E5">
        <w:rPr>
          <w:i/>
        </w:rPr>
        <w:t>N</w:t>
      </w:r>
      <w:r w:rsidR="00D332E5">
        <w:rPr>
          <w:vertAlign w:val="subscript"/>
        </w:rPr>
        <w:t>area</w:t>
      </w:r>
      <w:proofErr w:type="spellEnd"/>
      <w:r w:rsidR="00D332E5">
        <w:t>. However, a non-negli</w:t>
      </w:r>
      <w:r w:rsidR="00A67554">
        <w:t xml:space="preserve">gible addition 17%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lastRenderedPageBreak/>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 xml:space="preserve">The </w:t>
      </w:r>
      <w:proofErr w:type="spellStart"/>
      <w:r>
        <w:rPr>
          <w:i/>
        </w:rPr>
        <w:t>N</w:t>
      </w:r>
      <w:r>
        <w:rPr>
          <w:i/>
          <w:vertAlign w:val="subscript"/>
        </w:rPr>
        <w:t>area</w:t>
      </w:r>
      <w:proofErr w:type="spellEnd"/>
      <w:r>
        <w:rPr>
          <w:i/>
        </w:rPr>
        <w:t xml:space="preserve"> response to soil nitrogen is dependent on relative allocation to leaves and biomass </w:t>
      </w:r>
    </w:p>
    <w:p w14:paraId="1842DD9F" w14:textId="77777777"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availability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47F4C4F6"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confirmed that the change in biomass in response to a change in soil nitrogen was negatively correlated to the </w:t>
      </w:r>
      <w:proofErr w:type="spellStart"/>
      <w:r w:rsidR="000C26ED">
        <w:rPr>
          <w:i/>
        </w:rPr>
        <w:t>N</w:t>
      </w:r>
      <w:r w:rsidR="000C26ED">
        <w:rPr>
          <w:vertAlign w:val="subscript"/>
        </w:rPr>
        <w:t>area</w:t>
      </w:r>
      <w:proofErr w:type="spellEnd"/>
      <w:r w:rsidR="000C26ED">
        <w:t xml:space="preserve"> response to soil nitrogen </w:t>
      </w:r>
      <w:r w:rsidR="00536B03">
        <w:t>availability. T</w:t>
      </w:r>
      <w:r w:rsidR="001D0C18">
        <w:t>his indicates that the positive soil N-</w:t>
      </w:r>
      <w:proofErr w:type="spellStart"/>
      <w:r w:rsidR="001D0C18">
        <w:rPr>
          <w:i/>
        </w:rPr>
        <w:t>N</w:t>
      </w:r>
      <w:r w:rsidR="001D0C18">
        <w:rPr>
          <w:vertAlign w:val="subscript"/>
        </w:rPr>
        <w:t>area</w:t>
      </w:r>
      <w:proofErr w:type="spellEnd"/>
      <w:r w:rsidR="001D0C18">
        <w:t xml:space="preserve"> relationship only occurs when soil N is having a small impact on biomass.</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6168DDE3" w14:textId="77777777"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w:t>
      </w:r>
      <w:r w:rsidR="00A54421">
        <w:lastRenderedPageBreak/>
        <w:t xml:space="preserve">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A54421">
        <w:fldChar w:fldCharType="begin" w:fldLock="1"/>
      </w:r>
      <w:r w:rsidR="003704D1">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Maire &lt;i&gt;et al.&lt;/i&gt;, 2015; Paillassa &lt;i&gt;et al.&lt;/i&gt;, 2020)","plainTextFormattedCitation":"(Wright et al., 2003; Maire et al., 2015; Paillassa et al., 2020)","previouslyFormattedCitation":"(Wright &lt;i&gt;et al.&lt;/i&gt;, 2003; Maire &lt;i&gt;et al.&lt;/i&gt;, 2015; Paillassa &lt;i&gt;et al.&lt;/i&gt;, 2020)"},"properties":{"noteIndex":0},"schema":"https://github.com/citation-style-language/schema/raw/master/csl-citation.json"}</w:instrText>
      </w:r>
      <w:r w:rsidR="00A54421">
        <w:fldChar w:fldCharType="separate"/>
      </w:r>
      <w:r w:rsidR="00A54421" w:rsidRPr="00A54421">
        <w:rPr>
          <w:noProof/>
        </w:rPr>
        <w:t xml:space="preserve">(Wright </w:t>
      </w:r>
      <w:r w:rsidR="00A54421" w:rsidRPr="00A54421">
        <w:rPr>
          <w:i/>
          <w:noProof/>
        </w:rPr>
        <w:t>et al.</w:t>
      </w:r>
      <w:r w:rsidR="00A54421" w:rsidRPr="00A54421">
        <w:rPr>
          <w:noProof/>
        </w:rPr>
        <w:t xml:space="preserve">, 2003; Maire </w:t>
      </w:r>
      <w:r w:rsidR="00A54421" w:rsidRPr="00A54421">
        <w:rPr>
          <w:i/>
          <w:noProof/>
        </w:rPr>
        <w:t>et al.</w:t>
      </w:r>
      <w:r w:rsidR="00A54421" w:rsidRPr="00A54421">
        <w:rPr>
          <w:noProof/>
        </w:rPr>
        <w:t xml:space="preserve">, 2015; Paillassa </w:t>
      </w:r>
      <w:r w:rsidR="00A54421" w:rsidRPr="00A54421">
        <w:rPr>
          <w:i/>
          <w:noProof/>
        </w:rPr>
        <w:t>et al.</w:t>
      </w:r>
      <w:r w:rsidR="00A54421" w:rsidRPr="00A54421">
        <w:rPr>
          <w:noProof/>
        </w:rPr>
        <w:t>, 2020)</w:t>
      </w:r>
      <w:r w:rsidR="00A54421">
        <w:fldChar w:fldCharType="end"/>
      </w:r>
      <w:r w:rsidR="00A54421">
        <w:t>. However, our results show that the biomass response to changing soil nitrogen plays a critical role</w:t>
      </w:r>
      <w:r w:rsidR="00A151ED">
        <w:t xml:space="preserve">. </w:t>
      </w:r>
    </w:p>
    <w:p w14:paraId="700E820C" w14:textId="1DD7F6AB"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is 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4F642250" w:rsidR="009A5B56" w:rsidRPr="009A5B56" w:rsidRDefault="009A5B56" w:rsidP="00DA24C9">
      <w:pPr>
        <w:spacing w:line="480" w:lineRule="auto"/>
        <w:contextualSpacing/>
      </w:pPr>
      <w:r>
        <w:t>NGS acknowledges funding support from Texas Tech University.</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2E50306F" w14:textId="76B660CC" w:rsidR="00D47B46" w:rsidRPr="00D47B46" w:rsidRDefault="009A5B56" w:rsidP="00D47B46">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D47B46" w:rsidRPr="00D47B46">
        <w:rPr>
          <w:noProof/>
        </w:rPr>
        <w:t xml:space="preserve">Adams MA, Turnbull TL, Sprent JI, Buchmann N (2016) Legumes are different: Leaf nitrogen, photosynthesis, and water use efficiency. </w:t>
      </w:r>
      <w:r w:rsidR="00D47B46" w:rsidRPr="00D47B46">
        <w:rPr>
          <w:i/>
          <w:iCs/>
          <w:noProof/>
        </w:rPr>
        <w:t>Proceedings of the National Academy of Sciences</w:t>
      </w:r>
      <w:r w:rsidR="00D47B46" w:rsidRPr="00D47B46">
        <w:rPr>
          <w:noProof/>
        </w:rPr>
        <w:t xml:space="preserve">, </w:t>
      </w:r>
      <w:r w:rsidR="00D47B46" w:rsidRPr="00D47B46">
        <w:rPr>
          <w:b/>
          <w:bCs/>
          <w:noProof/>
        </w:rPr>
        <w:t>113</w:t>
      </w:r>
      <w:r w:rsidR="00D47B46" w:rsidRPr="00D47B46">
        <w:rPr>
          <w:noProof/>
        </w:rPr>
        <w:t>, 4098 LP – 4103.</w:t>
      </w:r>
    </w:p>
    <w:p w14:paraId="555ED3D0"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Ali AA, Xu C, Rogers A et al. (2015) Global‐scale environmental control of plant photosynthetic </w:t>
      </w:r>
      <w:r w:rsidRPr="00D47B46">
        <w:rPr>
          <w:noProof/>
        </w:rPr>
        <w:lastRenderedPageBreak/>
        <w:t xml:space="preserve">capacity. </w:t>
      </w:r>
      <w:r w:rsidRPr="00D47B46">
        <w:rPr>
          <w:i/>
          <w:iCs/>
          <w:noProof/>
        </w:rPr>
        <w:t>Ecological Applications</w:t>
      </w:r>
      <w:r w:rsidRPr="00D47B46">
        <w:rPr>
          <w:noProof/>
        </w:rPr>
        <w:t xml:space="preserve">, </w:t>
      </w:r>
      <w:r w:rsidRPr="00D47B46">
        <w:rPr>
          <w:b/>
          <w:bCs/>
          <w:noProof/>
        </w:rPr>
        <w:t>25</w:t>
      </w:r>
      <w:r w:rsidRPr="00D47B46">
        <w:rPr>
          <w:noProof/>
        </w:rPr>
        <w:t>, 2349–2365.</w:t>
      </w:r>
    </w:p>
    <w:p w14:paraId="31F0A2F6"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Bates D, Maechler M, Bolker B, Walker S (2015) Fitting Linear Mixed-Effects Models Using lme4. </w:t>
      </w:r>
      <w:r w:rsidRPr="00D47B46">
        <w:rPr>
          <w:i/>
          <w:iCs/>
          <w:noProof/>
        </w:rPr>
        <w:t>Journal of Statistical Software</w:t>
      </w:r>
      <w:r w:rsidRPr="00D47B46">
        <w:rPr>
          <w:noProof/>
        </w:rPr>
        <w:t xml:space="preserve">, </w:t>
      </w:r>
      <w:r w:rsidRPr="00D47B46">
        <w:rPr>
          <w:b/>
          <w:bCs/>
          <w:noProof/>
        </w:rPr>
        <w:t>67</w:t>
      </w:r>
      <w:r w:rsidRPr="00D47B46">
        <w:rPr>
          <w:noProof/>
        </w:rPr>
        <w:t>, 1–48.</w:t>
      </w:r>
    </w:p>
    <w:p w14:paraId="77A88D62"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Boardman NK (1977) Comparative photosynthesis of sun and shade plants. </w:t>
      </w:r>
      <w:r w:rsidRPr="00D47B46">
        <w:rPr>
          <w:i/>
          <w:iCs/>
          <w:noProof/>
        </w:rPr>
        <w:t>Annual review of plant physiology</w:t>
      </w:r>
      <w:r w:rsidRPr="00D47B46">
        <w:rPr>
          <w:noProof/>
        </w:rPr>
        <w:t xml:space="preserve">, </w:t>
      </w:r>
      <w:r w:rsidRPr="00D47B46">
        <w:rPr>
          <w:b/>
          <w:bCs/>
          <w:noProof/>
        </w:rPr>
        <w:t>28</w:t>
      </w:r>
      <w:r w:rsidRPr="00D47B46">
        <w:rPr>
          <w:noProof/>
        </w:rPr>
        <w:t>, 355–377.</w:t>
      </w:r>
    </w:p>
    <w:p w14:paraId="1844D686"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Boyd RA, Gandin A, Cousins AB (2015) Temperature responses of C4 photosynthesis: biochemical analysis of Rubisco, phosphoenolpyruvate carboxylase, and carbonic anhydrase in Setaria viridis. </w:t>
      </w:r>
      <w:r w:rsidRPr="00D47B46">
        <w:rPr>
          <w:i/>
          <w:iCs/>
          <w:noProof/>
        </w:rPr>
        <w:t>Plant Physiology</w:t>
      </w:r>
      <w:r w:rsidRPr="00D47B46">
        <w:rPr>
          <w:noProof/>
        </w:rPr>
        <w:t xml:space="preserve">, </w:t>
      </w:r>
      <w:r w:rsidRPr="00D47B46">
        <w:rPr>
          <w:b/>
          <w:bCs/>
          <w:noProof/>
        </w:rPr>
        <w:t>169</w:t>
      </w:r>
      <w:r w:rsidRPr="00D47B46">
        <w:rPr>
          <w:noProof/>
        </w:rPr>
        <w:t>, 1850–1861.</w:t>
      </w:r>
    </w:p>
    <w:p w14:paraId="23E69824"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Dong N, Prentice IC, Evans BJ, Caddy-Retalic S, Lowe AJ, Wright IJ (2017) Leaf nitrogen from first principles: field evidence for adaptive variation with climate. </w:t>
      </w:r>
      <w:r w:rsidRPr="00D47B46">
        <w:rPr>
          <w:i/>
          <w:iCs/>
          <w:noProof/>
        </w:rPr>
        <w:t>Biogeosciences</w:t>
      </w:r>
      <w:r w:rsidRPr="00D47B46">
        <w:rPr>
          <w:noProof/>
        </w:rPr>
        <w:t xml:space="preserve">, </w:t>
      </w:r>
      <w:r w:rsidRPr="00D47B46">
        <w:rPr>
          <w:b/>
          <w:bCs/>
          <w:noProof/>
        </w:rPr>
        <w:t>14</w:t>
      </w:r>
      <w:r w:rsidRPr="00D47B46">
        <w:rPr>
          <w:noProof/>
        </w:rPr>
        <w:t>, 481–495.</w:t>
      </w:r>
    </w:p>
    <w:p w14:paraId="60675F2A"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Evans JR (1989) Photosynthesis and nitrogen relationships in leaves of C</w:t>
      </w:r>
      <w:r w:rsidRPr="00D47B46">
        <w:rPr>
          <w:noProof/>
          <w:vertAlign w:val="subscript"/>
        </w:rPr>
        <w:t>3</w:t>
      </w:r>
      <w:r w:rsidRPr="00D47B46">
        <w:rPr>
          <w:noProof/>
        </w:rPr>
        <w:t xml:space="preserve"> plants. </w:t>
      </w:r>
      <w:r w:rsidRPr="00D47B46">
        <w:rPr>
          <w:i/>
          <w:iCs/>
          <w:noProof/>
        </w:rPr>
        <w:t>Oecologia</w:t>
      </w:r>
      <w:r w:rsidRPr="00D47B46">
        <w:rPr>
          <w:noProof/>
        </w:rPr>
        <w:t xml:space="preserve">, </w:t>
      </w:r>
      <w:r w:rsidRPr="00D47B46">
        <w:rPr>
          <w:b/>
          <w:bCs/>
          <w:noProof/>
        </w:rPr>
        <w:t>78</w:t>
      </w:r>
      <w:r w:rsidRPr="00D47B46">
        <w:rPr>
          <w:noProof/>
        </w:rPr>
        <w:t>, 9–19.</w:t>
      </w:r>
    </w:p>
    <w:p w14:paraId="78BAB009"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Evans JR, Clarke VC (2019) The nitrogen cost of photosynthesis. </w:t>
      </w:r>
      <w:r w:rsidRPr="00D47B46">
        <w:rPr>
          <w:i/>
          <w:iCs/>
          <w:noProof/>
        </w:rPr>
        <w:t>Journal of Experimental Botany</w:t>
      </w:r>
      <w:r w:rsidRPr="00D47B46">
        <w:rPr>
          <w:noProof/>
        </w:rPr>
        <w:t xml:space="preserve">, </w:t>
      </w:r>
      <w:r w:rsidRPr="00D47B46">
        <w:rPr>
          <w:b/>
          <w:bCs/>
          <w:noProof/>
        </w:rPr>
        <w:t>70</w:t>
      </w:r>
      <w:r w:rsidRPr="00D47B46">
        <w:rPr>
          <w:noProof/>
        </w:rPr>
        <w:t>, 7–15.</w:t>
      </w:r>
    </w:p>
    <w:p w14:paraId="2D004B0C"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Evans JR, Seemann JR (1989) The allocation of protein nitrogen in the photosynthetic apparatus: costs, consequences, and control. </w:t>
      </w:r>
      <w:r w:rsidRPr="00D47B46">
        <w:rPr>
          <w:i/>
          <w:iCs/>
          <w:noProof/>
        </w:rPr>
        <w:t>Photosynthesis</w:t>
      </w:r>
      <w:r w:rsidRPr="00D47B46">
        <w:rPr>
          <w:noProof/>
        </w:rPr>
        <w:t xml:space="preserve">, </w:t>
      </w:r>
      <w:r w:rsidRPr="00D47B46">
        <w:rPr>
          <w:b/>
          <w:bCs/>
          <w:noProof/>
        </w:rPr>
        <w:t>8</w:t>
      </w:r>
      <w:r w:rsidRPr="00D47B46">
        <w:rPr>
          <w:noProof/>
        </w:rPr>
        <w:t>, 183–205.</w:t>
      </w:r>
    </w:p>
    <w:p w14:paraId="7F4BD5E9"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Farquhar GD, Ehleringer JR, Hubick KT (1989) Carbon Isotope Discrimination and Photosynthesis. </w:t>
      </w:r>
      <w:r w:rsidRPr="00D47B46">
        <w:rPr>
          <w:i/>
          <w:iCs/>
          <w:noProof/>
        </w:rPr>
        <w:t>Annual Review of Plant Physiology and Plant Molecular Biology</w:t>
      </w:r>
      <w:r w:rsidRPr="00D47B46">
        <w:rPr>
          <w:noProof/>
        </w:rPr>
        <w:t xml:space="preserve">, </w:t>
      </w:r>
      <w:r w:rsidRPr="00D47B46">
        <w:rPr>
          <w:b/>
          <w:bCs/>
          <w:noProof/>
        </w:rPr>
        <w:t>40</w:t>
      </w:r>
      <w:r w:rsidRPr="00D47B46">
        <w:rPr>
          <w:noProof/>
        </w:rPr>
        <w:t>, 503–537.</w:t>
      </w:r>
    </w:p>
    <w:p w14:paraId="1B5A4196"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Fay PA, Prober SM, Harpole WS et al. (2015) Grassland productivity limited by multiple nutrients. </w:t>
      </w:r>
      <w:r w:rsidRPr="00D47B46">
        <w:rPr>
          <w:i/>
          <w:iCs/>
          <w:noProof/>
        </w:rPr>
        <w:t>Nature Plants</w:t>
      </w:r>
      <w:r w:rsidRPr="00D47B46">
        <w:rPr>
          <w:noProof/>
        </w:rPr>
        <w:t xml:space="preserve">, </w:t>
      </w:r>
      <w:r w:rsidRPr="00D47B46">
        <w:rPr>
          <w:b/>
          <w:bCs/>
          <w:noProof/>
        </w:rPr>
        <w:t>1</w:t>
      </w:r>
      <w:r w:rsidRPr="00D47B46">
        <w:rPr>
          <w:noProof/>
        </w:rPr>
        <w:t>, 15080.</w:t>
      </w:r>
    </w:p>
    <w:p w14:paraId="7092C75E"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Firn J, McGree JM, Harvey E et al. (2019) Leaf nutrients, not specific leaf area, are consistent </w:t>
      </w:r>
      <w:r w:rsidRPr="00D47B46">
        <w:rPr>
          <w:noProof/>
        </w:rPr>
        <w:lastRenderedPageBreak/>
        <w:t xml:space="preserve">indicators of elevated nutrient inputs. </w:t>
      </w:r>
      <w:r w:rsidRPr="00D47B46">
        <w:rPr>
          <w:i/>
          <w:iCs/>
          <w:noProof/>
        </w:rPr>
        <w:t>Nature Ecology &amp; Evolution</w:t>
      </w:r>
      <w:r w:rsidRPr="00D47B46">
        <w:rPr>
          <w:noProof/>
        </w:rPr>
        <w:t xml:space="preserve">, </w:t>
      </w:r>
      <w:r w:rsidRPr="00D47B46">
        <w:rPr>
          <w:b/>
          <w:bCs/>
          <w:noProof/>
        </w:rPr>
        <w:t>3</w:t>
      </w:r>
      <w:r w:rsidRPr="00D47B46">
        <w:rPr>
          <w:noProof/>
        </w:rPr>
        <w:t>, 400–406.</w:t>
      </w:r>
    </w:p>
    <w:p w14:paraId="49F763F9"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Fox J, Weisberg S (2011) An {R} Companion to Applied Regression, Second Edition.</w:t>
      </w:r>
    </w:p>
    <w:p w14:paraId="32C326FE"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Franklin O, Johansson J, Dewar RC, Dieckmann U, McMurtrie RE, Brännström Å, Dybzinski R (2012) Modeling carbon allocation in trees: a search for principles. </w:t>
      </w:r>
      <w:r w:rsidRPr="00D47B46">
        <w:rPr>
          <w:i/>
          <w:iCs/>
          <w:noProof/>
        </w:rPr>
        <w:t>Tree Physiology</w:t>
      </w:r>
      <w:r w:rsidRPr="00D47B46">
        <w:rPr>
          <w:noProof/>
        </w:rPr>
        <w:t xml:space="preserve">, </w:t>
      </w:r>
      <w:r w:rsidRPr="00D47B46">
        <w:rPr>
          <w:b/>
          <w:bCs/>
          <w:noProof/>
        </w:rPr>
        <w:t>32</w:t>
      </w:r>
      <w:r w:rsidRPr="00D47B46">
        <w:rPr>
          <w:noProof/>
        </w:rPr>
        <w:t>, 648–666.</w:t>
      </w:r>
    </w:p>
    <w:p w14:paraId="03BBA875"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Franklin O, Harrison SP, Dewar R et al. (2020) Organizing principles for vegetation dynamics. </w:t>
      </w:r>
      <w:r w:rsidRPr="00D47B46">
        <w:rPr>
          <w:i/>
          <w:iCs/>
          <w:noProof/>
        </w:rPr>
        <w:t>Nature Plants</w:t>
      </w:r>
      <w:r w:rsidRPr="00D47B46">
        <w:rPr>
          <w:noProof/>
        </w:rPr>
        <w:t xml:space="preserve">, </w:t>
      </w:r>
      <w:r w:rsidRPr="00D47B46">
        <w:rPr>
          <w:b/>
          <w:bCs/>
          <w:noProof/>
        </w:rPr>
        <w:t>6</w:t>
      </w:r>
      <w:r w:rsidRPr="00D47B46">
        <w:rPr>
          <w:noProof/>
        </w:rPr>
        <w:t>, 444–453.</w:t>
      </w:r>
    </w:p>
    <w:p w14:paraId="513A3D3C"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Galloway JN, Dentener FJ, Capone DG et al. (2004) Nitrogen Cycles: Past, Present, and Future. </w:t>
      </w:r>
      <w:r w:rsidRPr="00D47B46">
        <w:rPr>
          <w:i/>
          <w:iCs/>
          <w:noProof/>
        </w:rPr>
        <w:t>Biogeochemistry</w:t>
      </w:r>
      <w:r w:rsidRPr="00D47B46">
        <w:rPr>
          <w:noProof/>
        </w:rPr>
        <w:t xml:space="preserve">, </w:t>
      </w:r>
      <w:r w:rsidRPr="00D47B46">
        <w:rPr>
          <w:b/>
          <w:bCs/>
          <w:noProof/>
        </w:rPr>
        <w:t>70</w:t>
      </w:r>
      <w:r w:rsidRPr="00D47B46">
        <w:rPr>
          <w:noProof/>
        </w:rPr>
        <w:t>, 153–226.</w:t>
      </w:r>
    </w:p>
    <w:p w14:paraId="424C117F"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Galloway JN, Townsend AR, Erisman JW et al. (2008) Transformation of the Nitrogen Cycle: Recent Trends, Questions, and Potential Solutions. </w:t>
      </w:r>
      <w:r w:rsidRPr="00D47B46">
        <w:rPr>
          <w:i/>
          <w:iCs/>
          <w:noProof/>
        </w:rPr>
        <w:t>Science</w:t>
      </w:r>
      <w:r w:rsidRPr="00D47B46">
        <w:rPr>
          <w:noProof/>
        </w:rPr>
        <w:t xml:space="preserve">, </w:t>
      </w:r>
      <w:r w:rsidRPr="00D47B46">
        <w:rPr>
          <w:b/>
          <w:bCs/>
          <w:noProof/>
        </w:rPr>
        <w:t>320</w:t>
      </w:r>
      <w:r w:rsidRPr="00D47B46">
        <w:rPr>
          <w:noProof/>
        </w:rPr>
        <w:t>, 889–892.</w:t>
      </w:r>
    </w:p>
    <w:p w14:paraId="7B4801C9"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Ghimire B, Riley WJ, Koven CD, Kattge J, Rogers A, Reich PB, Wright IJ (2017) A global trait-based approach to estimate leaf nitrogen functional allocation from observations. </w:t>
      </w:r>
      <w:r w:rsidRPr="00D47B46">
        <w:rPr>
          <w:i/>
          <w:iCs/>
          <w:noProof/>
        </w:rPr>
        <w:t>Ecological Applications</w:t>
      </w:r>
      <w:r w:rsidRPr="00D47B46">
        <w:rPr>
          <w:noProof/>
        </w:rPr>
        <w:t xml:space="preserve">, </w:t>
      </w:r>
      <w:r w:rsidRPr="00D47B46">
        <w:rPr>
          <w:b/>
          <w:bCs/>
          <w:noProof/>
        </w:rPr>
        <w:t>27</w:t>
      </w:r>
      <w:r w:rsidRPr="00D47B46">
        <w:rPr>
          <w:noProof/>
        </w:rPr>
        <w:t>, 1421–1434.</w:t>
      </w:r>
    </w:p>
    <w:p w14:paraId="14797542"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Grömping U (2006) Relative importance for linear regression in R: the package relaimpo. </w:t>
      </w:r>
      <w:r w:rsidRPr="00D47B46">
        <w:rPr>
          <w:i/>
          <w:iCs/>
          <w:noProof/>
        </w:rPr>
        <w:t>Journal of statistical software</w:t>
      </w:r>
      <w:r w:rsidRPr="00D47B46">
        <w:rPr>
          <w:noProof/>
        </w:rPr>
        <w:t xml:space="preserve">, </w:t>
      </w:r>
      <w:r w:rsidRPr="00D47B46">
        <w:rPr>
          <w:b/>
          <w:bCs/>
          <w:noProof/>
        </w:rPr>
        <w:t>17</w:t>
      </w:r>
      <w:r w:rsidRPr="00D47B46">
        <w:rPr>
          <w:noProof/>
        </w:rPr>
        <w:t>, 1–27.</w:t>
      </w:r>
    </w:p>
    <w:p w14:paraId="1294148F"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Harpole WS, Sullivan LL, Lind EM et al. (2017) Out of the shadows: multiple nutrient limitations drive relationships among biomass, light and plant diversity. </w:t>
      </w:r>
      <w:r w:rsidRPr="00D47B46">
        <w:rPr>
          <w:i/>
          <w:iCs/>
          <w:noProof/>
        </w:rPr>
        <w:t>Functional ecology</w:t>
      </w:r>
      <w:r w:rsidRPr="00D47B46">
        <w:rPr>
          <w:noProof/>
        </w:rPr>
        <w:t xml:space="preserve">, </w:t>
      </w:r>
      <w:r w:rsidRPr="00D47B46">
        <w:rPr>
          <w:b/>
          <w:bCs/>
          <w:noProof/>
        </w:rPr>
        <w:t>31</w:t>
      </w:r>
      <w:r w:rsidRPr="00D47B46">
        <w:rPr>
          <w:noProof/>
        </w:rPr>
        <w:t>, 1839–1846.</w:t>
      </w:r>
    </w:p>
    <w:p w14:paraId="55E57289"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Harris I, Jones PD, Osborn TJ, Lister DH (2014) Updated high-resolution grids of monthly climatic observations – the CRU TS3.10 Dataset. </w:t>
      </w:r>
      <w:r w:rsidRPr="00D47B46">
        <w:rPr>
          <w:i/>
          <w:iCs/>
          <w:noProof/>
        </w:rPr>
        <w:t>International Journal of Climatology</w:t>
      </w:r>
      <w:r w:rsidRPr="00D47B46">
        <w:rPr>
          <w:noProof/>
        </w:rPr>
        <w:t xml:space="preserve">, </w:t>
      </w:r>
      <w:r w:rsidRPr="00D47B46">
        <w:rPr>
          <w:b/>
          <w:bCs/>
          <w:noProof/>
        </w:rPr>
        <w:t>34</w:t>
      </w:r>
      <w:r w:rsidRPr="00D47B46">
        <w:rPr>
          <w:noProof/>
        </w:rPr>
        <w:t>, 623–642.</w:t>
      </w:r>
    </w:p>
    <w:p w14:paraId="5E67E1A3"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Harrison MT, Edwards EJ, Farquhar GD, Nicotra AB, Evans JR (2009) Nitrogen in cell walls of </w:t>
      </w:r>
      <w:r w:rsidRPr="00D47B46">
        <w:rPr>
          <w:noProof/>
        </w:rPr>
        <w:lastRenderedPageBreak/>
        <w:t xml:space="preserve">sclerophyllous leaves accounts for little of the variation in photosynthetic nitrogen-use efficiency. </w:t>
      </w:r>
      <w:r w:rsidRPr="00D47B46">
        <w:rPr>
          <w:i/>
          <w:iCs/>
          <w:noProof/>
        </w:rPr>
        <w:t>Plant, Cell &amp; Environment</w:t>
      </w:r>
      <w:r w:rsidRPr="00D47B46">
        <w:rPr>
          <w:noProof/>
        </w:rPr>
        <w:t xml:space="preserve">, </w:t>
      </w:r>
      <w:r w:rsidRPr="00D47B46">
        <w:rPr>
          <w:b/>
          <w:bCs/>
          <w:noProof/>
        </w:rPr>
        <w:t>32</w:t>
      </w:r>
      <w:r w:rsidRPr="00D47B46">
        <w:rPr>
          <w:noProof/>
        </w:rPr>
        <w:t>, 259–270.</w:t>
      </w:r>
    </w:p>
    <w:p w14:paraId="52480B52"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D47B46">
        <w:rPr>
          <w:i/>
          <w:iCs/>
          <w:noProof/>
        </w:rPr>
        <w:t>Journal of Arid Environments</w:t>
      </w:r>
      <w:r w:rsidRPr="00D47B46">
        <w:rPr>
          <w:noProof/>
        </w:rPr>
        <w:t xml:space="preserve">, </w:t>
      </w:r>
      <w:r w:rsidRPr="00D47B46">
        <w:rPr>
          <w:b/>
          <w:bCs/>
          <w:noProof/>
        </w:rPr>
        <w:t>156</w:t>
      </w:r>
      <w:r w:rsidRPr="00D47B46">
        <w:rPr>
          <w:noProof/>
        </w:rPr>
        <w:t>, 1–8.</w:t>
      </w:r>
    </w:p>
    <w:p w14:paraId="30E73237"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Hungate BA, Dukes JS, Shaw MR, Luo Y, Field CB (2003) Nitrogen and Climate Change. </w:t>
      </w:r>
      <w:r w:rsidRPr="00D47B46">
        <w:rPr>
          <w:i/>
          <w:iCs/>
          <w:noProof/>
        </w:rPr>
        <w:t>Science</w:t>
      </w:r>
      <w:r w:rsidRPr="00D47B46">
        <w:rPr>
          <w:noProof/>
        </w:rPr>
        <w:t xml:space="preserve">, </w:t>
      </w:r>
      <w:r w:rsidRPr="00D47B46">
        <w:rPr>
          <w:b/>
          <w:bCs/>
          <w:noProof/>
        </w:rPr>
        <w:t>302</w:t>
      </w:r>
      <w:r w:rsidRPr="00D47B46">
        <w:rPr>
          <w:noProof/>
        </w:rPr>
        <w:t>, 1512 LP – 1513.</w:t>
      </w:r>
    </w:p>
    <w:p w14:paraId="307E3143"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Kattge J, Knorr W, Raddatz T, Wirth C (2009) Quantifying photosynthetic capacity and its relationship to leaf nitrogen content for global-scale terrestrial biosphere models. </w:t>
      </w:r>
      <w:r w:rsidRPr="00D47B46">
        <w:rPr>
          <w:i/>
          <w:iCs/>
          <w:noProof/>
        </w:rPr>
        <w:t>Global Change Biol.</w:t>
      </w:r>
      <w:r w:rsidRPr="00D47B46">
        <w:rPr>
          <w:noProof/>
        </w:rPr>
        <w:t xml:space="preserve">, </w:t>
      </w:r>
      <w:r w:rsidRPr="00D47B46">
        <w:rPr>
          <w:b/>
          <w:bCs/>
          <w:noProof/>
        </w:rPr>
        <w:t>15</w:t>
      </w:r>
      <w:r w:rsidRPr="00D47B46">
        <w:rPr>
          <w:noProof/>
        </w:rPr>
        <w:t>, 976.</w:t>
      </w:r>
    </w:p>
    <w:p w14:paraId="7434A38A"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LeBauer DS, Treseder KK (2008) Nitrogen limitation of net primary productivity in terrestrial ecosystems is globally distributed. </w:t>
      </w:r>
      <w:r w:rsidRPr="00D47B46">
        <w:rPr>
          <w:i/>
          <w:iCs/>
          <w:noProof/>
        </w:rPr>
        <w:t>Ecology</w:t>
      </w:r>
      <w:r w:rsidRPr="00D47B46">
        <w:rPr>
          <w:noProof/>
        </w:rPr>
        <w:t xml:space="preserve">, </w:t>
      </w:r>
      <w:r w:rsidRPr="00D47B46">
        <w:rPr>
          <w:b/>
          <w:bCs/>
          <w:noProof/>
        </w:rPr>
        <w:t>89</w:t>
      </w:r>
      <w:r w:rsidRPr="00D47B46">
        <w:rPr>
          <w:noProof/>
        </w:rPr>
        <w:t>, 371–379.</w:t>
      </w:r>
    </w:p>
    <w:p w14:paraId="2272DAEC"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Lenth R (2018) emmeans: Estimated Marginal Means, aka Least-Squares Means.</w:t>
      </w:r>
    </w:p>
    <w:p w14:paraId="2B4557E4"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Li W, Zhang H, Huang G, Liu R, Wu H, Zhao C, McDowell NG (2020) Effects of nitrogen enrichment on tree carbon allocation: A global synthesis. </w:t>
      </w:r>
      <w:r w:rsidRPr="00D47B46">
        <w:rPr>
          <w:i/>
          <w:iCs/>
          <w:noProof/>
        </w:rPr>
        <w:t>Global Ecology and Biogeography</w:t>
      </w:r>
      <w:r w:rsidRPr="00D47B46">
        <w:rPr>
          <w:noProof/>
        </w:rPr>
        <w:t xml:space="preserve">, </w:t>
      </w:r>
      <w:r w:rsidRPr="00D47B46">
        <w:rPr>
          <w:b/>
          <w:bCs/>
          <w:noProof/>
        </w:rPr>
        <w:t>29</w:t>
      </w:r>
      <w:r w:rsidRPr="00D47B46">
        <w:rPr>
          <w:noProof/>
        </w:rPr>
        <w:t>, 573–589.</w:t>
      </w:r>
    </w:p>
    <w:p w14:paraId="1E499C99"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Liang X, Zhang T, Lu X et al. (2020) Global response patterns of plant photosynthesis to nitrogen addition: A meta</w:t>
      </w:r>
      <w:r w:rsidRPr="00D47B46">
        <w:rPr>
          <w:rFonts w:ascii="Cambria Math" w:hAnsi="Cambria Math" w:cs="Cambria Math"/>
          <w:noProof/>
        </w:rPr>
        <w:t>‐</w:t>
      </w:r>
      <w:r w:rsidRPr="00D47B46">
        <w:rPr>
          <w:noProof/>
        </w:rPr>
        <w:t xml:space="preserve">analysis. </w:t>
      </w:r>
      <w:r w:rsidRPr="00D47B46">
        <w:rPr>
          <w:i/>
          <w:iCs/>
          <w:noProof/>
        </w:rPr>
        <w:t>Global Change Biology</w:t>
      </w:r>
      <w:r w:rsidRPr="00D47B46">
        <w:rPr>
          <w:noProof/>
        </w:rPr>
        <w:t xml:space="preserve">, </w:t>
      </w:r>
      <w:r w:rsidRPr="00D47B46">
        <w:rPr>
          <w:b/>
          <w:bCs/>
          <w:noProof/>
        </w:rPr>
        <w:t>26</w:t>
      </w:r>
      <w:r w:rsidRPr="00D47B46">
        <w:rPr>
          <w:noProof/>
        </w:rPr>
        <w:t>, 3585–3600.</w:t>
      </w:r>
    </w:p>
    <w:p w14:paraId="09095A19"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Lind EM (2016) Unified data management for distributed experiments: A model for collaborative grassroots scientific networks. </w:t>
      </w:r>
      <w:r w:rsidRPr="00D47B46">
        <w:rPr>
          <w:i/>
          <w:iCs/>
          <w:noProof/>
        </w:rPr>
        <w:t>Ecological Informatics</w:t>
      </w:r>
      <w:r w:rsidRPr="00D47B46">
        <w:rPr>
          <w:noProof/>
        </w:rPr>
        <w:t xml:space="preserve">, </w:t>
      </w:r>
      <w:r w:rsidRPr="00D47B46">
        <w:rPr>
          <w:b/>
          <w:bCs/>
          <w:noProof/>
        </w:rPr>
        <w:t>36</w:t>
      </w:r>
      <w:r w:rsidRPr="00D47B46">
        <w:rPr>
          <w:noProof/>
        </w:rPr>
        <w:t>, 231–236.</w:t>
      </w:r>
    </w:p>
    <w:p w14:paraId="46D2339E"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Lindeman RH, Merenda P, Gold R (1979) </w:t>
      </w:r>
      <w:r w:rsidRPr="00D47B46">
        <w:rPr>
          <w:i/>
          <w:iCs/>
          <w:noProof/>
        </w:rPr>
        <w:t>Introduction to bivariate and multivariate analysis</w:t>
      </w:r>
      <w:r w:rsidRPr="00D47B46">
        <w:rPr>
          <w:noProof/>
        </w:rPr>
        <w:t>. Scott Foresman &amp; Co.</w:t>
      </w:r>
    </w:p>
    <w:p w14:paraId="091319A1"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lastRenderedPageBreak/>
        <w:t xml:space="preserve">Maire V, Wright IJ, Prentice IC et al. (2015) Global effects of soil and climate on leaf photosynthetic traits and rates. </w:t>
      </w:r>
      <w:r w:rsidRPr="00D47B46">
        <w:rPr>
          <w:i/>
          <w:iCs/>
          <w:noProof/>
        </w:rPr>
        <w:t>Global Ecology and Biogeography</w:t>
      </w:r>
      <w:r w:rsidRPr="00D47B46">
        <w:rPr>
          <w:noProof/>
        </w:rPr>
        <w:t xml:space="preserve">, </w:t>
      </w:r>
      <w:r w:rsidRPr="00D47B46">
        <w:rPr>
          <w:b/>
          <w:bCs/>
          <w:noProof/>
        </w:rPr>
        <w:t>24</w:t>
      </w:r>
      <w:r w:rsidRPr="00D47B46">
        <w:rPr>
          <w:noProof/>
        </w:rPr>
        <w:t>, 706–717.</w:t>
      </w:r>
    </w:p>
    <w:p w14:paraId="3CCAF82D"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Niinemets Ü, Tenhunen JD (1997) A model separating leaf structural and physiological effects on carbon gain along light gradients for the shade-tolerant species Acer saccharum. </w:t>
      </w:r>
      <w:r w:rsidRPr="00D47B46">
        <w:rPr>
          <w:i/>
          <w:iCs/>
          <w:noProof/>
        </w:rPr>
        <w:t>Plant, Cell &amp; Environment</w:t>
      </w:r>
      <w:r w:rsidRPr="00D47B46">
        <w:rPr>
          <w:noProof/>
        </w:rPr>
        <w:t xml:space="preserve">, </w:t>
      </w:r>
      <w:r w:rsidRPr="00D47B46">
        <w:rPr>
          <w:b/>
          <w:bCs/>
          <w:noProof/>
        </w:rPr>
        <w:t>20</w:t>
      </w:r>
      <w:r w:rsidRPr="00D47B46">
        <w:rPr>
          <w:noProof/>
        </w:rPr>
        <w:t>, 845–866.</w:t>
      </w:r>
    </w:p>
    <w:p w14:paraId="519FA326"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Niinemets Ü, Keenan TF, Hallik L (2015) A worldwide analysis of within-canopy variations in leaf structural, chemical and physiological traits across plant functional types. </w:t>
      </w:r>
      <w:r w:rsidRPr="00D47B46">
        <w:rPr>
          <w:i/>
          <w:iCs/>
          <w:noProof/>
        </w:rPr>
        <w:t>New Phytologist</w:t>
      </w:r>
      <w:r w:rsidRPr="00D47B46">
        <w:rPr>
          <w:noProof/>
        </w:rPr>
        <w:t xml:space="preserve">, </w:t>
      </w:r>
      <w:r w:rsidRPr="00D47B46">
        <w:rPr>
          <w:b/>
          <w:bCs/>
          <w:noProof/>
        </w:rPr>
        <w:t>205</w:t>
      </w:r>
      <w:r w:rsidRPr="00D47B46">
        <w:rPr>
          <w:noProof/>
        </w:rPr>
        <w:t>, 973–993.</w:t>
      </w:r>
    </w:p>
    <w:p w14:paraId="7442C99C"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Onoda Y, Wright IJ, Evans JR et al. (2017) Physiological and structural tradeoffs underlying the leaf economics spectrum. </w:t>
      </w:r>
      <w:r w:rsidRPr="00D47B46">
        <w:rPr>
          <w:i/>
          <w:iCs/>
          <w:noProof/>
        </w:rPr>
        <w:t>New Phytologist</w:t>
      </w:r>
      <w:r w:rsidRPr="00D47B46">
        <w:rPr>
          <w:noProof/>
        </w:rPr>
        <w:t xml:space="preserve">, </w:t>
      </w:r>
      <w:r w:rsidRPr="00D47B46">
        <w:rPr>
          <w:b/>
          <w:bCs/>
          <w:noProof/>
        </w:rPr>
        <w:t>241</w:t>
      </w:r>
      <w:r w:rsidRPr="00D47B46">
        <w:rPr>
          <w:noProof/>
        </w:rPr>
        <w:t>, 1447–1463.</w:t>
      </w:r>
    </w:p>
    <w:p w14:paraId="413D5996"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Paillassa J, Wright IJ, Prentice IC et al. (2020) When and where soil is important to modify the carbon and water economy of leaves. </w:t>
      </w:r>
      <w:r w:rsidRPr="00D47B46">
        <w:rPr>
          <w:i/>
          <w:iCs/>
          <w:noProof/>
        </w:rPr>
        <w:t>New Phytologist</w:t>
      </w:r>
      <w:r w:rsidRPr="00D47B46">
        <w:rPr>
          <w:noProof/>
        </w:rPr>
        <w:t>.</w:t>
      </w:r>
    </w:p>
    <w:p w14:paraId="69A2A954"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Peng Y, Bloomfield KJ, Prentice IC (2020) A theory of plant function helps to explain leaf-trait and productivity responses to elevation. </w:t>
      </w:r>
      <w:r w:rsidRPr="00D47B46">
        <w:rPr>
          <w:i/>
          <w:iCs/>
          <w:noProof/>
        </w:rPr>
        <w:t>New Phytologist</w:t>
      </w:r>
      <w:r w:rsidRPr="00D47B46">
        <w:rPr>
          <w:noProof/>
        </w:rPr>
        <w:t xml:space="preserve">, </w:t>
      </w:r>
      <w:r w:rsidRPr="00D47B46">
        <w:rPr>
          <w:b/>
          <w:bCs/>
          <w:noProof/>
        </w:rPr>
        <w:t>226</w:t>
      </w:r>
      <w:r w:rsidRPr="00D47B46">
        <w:rPr>
          <w:noProof/>
        </w:rPr>
        <w:t>, 1274–1284.</w:t>
      </w:r>
    </w:p>
    <w:p w14:paraId="2046F38E"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Prentice IC, Dong N, Gleason SM, Maire V, Wright IJ (2014) Balancing the costs of carbon gain and water transport: testing a new theoretical framework for plant functional ecology. </w:t>
      </w:r>
      <w:r w:rsidRPr="00D47B46">
        <w:rPr>
          <w:i/>
          <w:iCs/>
          <w:noProof/>
        </w:rPr>
        <w:t>Ecology Letters</w:t>
      </w:r>
      <w:r w:rsidRPr="00D47B46">
        <w:rPr>
          <w:noProof/>
        </w:rPr>
        <w:t xml:space="preserve">, </w:t>
      </w:r>
      <w:r w:rsidRPr="00D47B46">
        <w:rPr>
          <w:b/>
          <w:bCs/>
          <w:noProof/>
        </w:rPr>
        <w:t>17</w:t>
      </w:r>
      <w:r w:rsidRPr="00D47B46">
        <w:rPr>
          <w:noProof/>
        </w:rPr>
        <w:t>, 82–91.</w:t>
      </w:r>
    </w:p>
    <w:p w14:paraId="5CFA419C"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R Core Team (2019) R: A Language and Environment for Statistical Computing.</w:t>
      </w:r>
    </w:p>
    <w:p w14:paraId="07B3F244"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Rogers A, Serbin SP, Ely KS, Sloan VL, Wullschleger SD (2017) Terrestrial biosphere models underestimate photosynthetic capacity and CO2 assimilation in the Arctic. </w:t>
      </w:r>
      <w:r w:rsidRPr="00D47B46">
        <w:rPr>
          <w:i/>
          <w:iCs/>
          <w:noProof/>
        </w:rPr>
        <w:t>New Phytologist</w:t>
      </w:r>
      <w:r w:rsidRPr="00D47B46">
        <w:rPr>
          <w:noProof/>
        </w:rPr>
        <w:t xml:space="preserve">, </w:t>
      </w:r>
      <w:r w:rsidRPr="00D47B46">
        <w:rPr>
          <w:b/>
          <w:bCs/>
          <w:noProof/>
        </w:rPr>
        <w:t>216</w:t>
      </w:r>
      <w:r w:rsidRPr="00D47B46">
        <w:rPr>
          <w:noProof/>
        </w:rPr>
        <w:t>, 1090–1103.</w:t>
      </w:r>
    </w:p>
    <w:p w14:paraId="1D61C018"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Sage RF, Pearcy RW (1987) The nitrogen use efficiency of C3 and C4 plants: II. Leaf nitrogen effects on the gas exchange characteristics of Chenopodium album (L.) and Amaranthus </w:t>
      </w:r>
      <w:r w:rsidRPr="00D47B46">
        <w:rPr>
          <w:noProof/>
        </w:rPr>
        <w:lastRenderedPageBreak/>
        <w:t xml:space="preserve">retroflexus (L.). </w:t>
      </w:r>
      <w:r w:rsidRPr="00D47B46">
        <w:rPr>
          <w:i/>
          <w:iCs/>
          <w:noProof/>
        </w:rPr>
        <w:t>Plant physiology</w:t>
      </w:r>
      <w:r w:rsidRPr="00D47B46">
        <w:rPr>
          <w:noProof/>
        </w:rPr>
        <w:t xml:space="preserve">, </w:t>
      </w:r>
      <w:r w:rsidRPr="00D47B46">
        <w:rPr>
          <w:b/>
          <w:bCs/>
          <w:noProof/>
        </w:rPr>
        <w:t>84</w:t>
      </w:r>
      <w:r w:rsidRPr="00D47B46">
        <w:rPr>
          <w:noProof/>
        </w:rPr>
        <w:t>, 959–963.</w:t>
      </w:r>
    </w:p>
    <w:p w14:paraId="4A1324B2"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Scott HG, Smith NG (2021) A model of C4 photosynthetic acclimation based on least-cost optimality theory suitable for Earth System Model incorporation. </w:t>
      </w:r>
      <w:r w:rsidRPr="00D47B46">
        <w:rPr>
          <w:i/>
          <w:iCs/>
          <w:noProof/>
        </w:rPr>
        <w:t>Earth and Space Science Open Archive ESSOAr</w:t>
      </w:r>
      <w:r w:rsidRPr="00D47B46">
        <w:rPr>
          <w:noProof/>
        </w:rPr>
        <w:t>.</w:t>
      </w:r>
    </w:p>
    <w:p w14:paraId="5B73A18C"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Smith NG, Dukes JS (2018) Drivers of leaf carbon exchange capacity across biomes at the continental scale. </w:t>
      </w:r>
      <w:r w:rsidRPr="00D47B46">
        <w:rPr>
          <w:i/>
          <w:iCs/>
          <w:noProof/>
        </w:rPr>
        <w:t>Ecology</w:t>
      </w:r>
      <w:r w:rsidRPr="00D47B46">
        <w:rPr>
          <w:noProof/>
        </w:rPr>
        <w:t xml:space="preserve">, </w:t>
      </w:r>
      <w:r w:rsidRPr="00D47B46">
        <w:rPr>
          <w:b/>
          <w:bCs/>
          <w:noProof/>
        </w:rPr>
        <w:t>99</w:t>
      </w:r>
      <w:r w:rsidRPr="00D47B46">
        <w:rPr>
          <w:noProof/>
        </w:rPr>
        <w:t>, 1610–1620.</w:t>
      </w:r>
    </w:p>
    <w:p w14:paraId="7E094C60"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Smith NG, Keenan TF (2020) Mechanisms underlying leaf photosynthetic acclimation to warming and elevated CO2 as inferred from least-cost optimality theory. </w:t>
      </w:r>
      <w:r w:rsidRPr="00D47B46">
        <w:rPr>
          <w:i/>
          <w:iCs/>
          <w:noProof/>
        </w:rPr>
        <w:t>Global Change Biology</w:t>
      </w:r>
      <w:r w:rsidRPr="00D47B46">
        <w:rPr>
          <w:noProof/>
        </w:rPr>
        <w:t xml:space="preserve">, </w:t>
      </w:r>
      <w:r w:rsidRPr="00D47B46">
        <w:rPr>
          <w:b/>
          <w:bCs/>
          <w:noProof/>
        </w:rPr>
        <w:t>26</w:t>
      </w:r>
      <w:r w:rsidRPr="00D47B46">
        <w:rPr>
          <w:noProof/>
        </w:rPr>
        <w:t>, 5202–5216.</w:t>
      </w:r>
    </w:p>
    <w:p w14:paraId="45C3FAE2"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Smith NG, Keenan TF, Prentice IC et al. (2019) Global photosynthetic capacity is optimized to the environment. </w:t>
      </w:r>
      <w:r w:rsidRPr="00D47B46">
        <w:rPr>
          <w:i/>
          <w:iCs/>
          <w:noProof/>
        </w:rPr>
        <w:t>Ecology Letters</w:t>
      </w:r>
      <w:r w:rsidRPr="00D47B46">
        <w:rPr>
          <w:noProof/>
        </w:rPr>
        <w:t xml:space="preserve">, </w:t>
      </w:r>
      <w:r w:rsidRPr="00D47B46">
        <w:rPr>
          <w:b/>
          <w:bCs/>
          <w:noProof/>
        </w:rPr>
        <w:t>22</w:t>
      </w:r>
      <w:r w:rsidRPr="00D47B46">
        <w:rPr>
          <w:noProof/>
        </w:rPr>
        <w:t>, 506–517.</w:t>
      </w:r>
    </w:p>
    <w:p w14:paraId="0A7C7B42"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Terrer C, Vicca S, Stocker BD et al. (2018) Ecosystem responses to elevated CO</w:t>
      </w:r>
      <w:r w:rsidRPr="00D47B46">
        <w:rPr>
          <w:noProof/>
          <w:vertAlign w:val="subscript"/>
        </w:rPr>
        <w:t>2</w:t>
      </w:r>
      <w:r w:rsidRPr="00D47B46">
        <w:rPr>
          <w:noProof/>
        </w:rPr>
        <w:t xml:space="preserve"> governed by plant–soil interactions and the cost of nitrogen acquisition. </w:t>
      </w:r>
      <w:r w:rsidRPr="00D47B46">
        <w:rPr>
          <w:i/>
          <w:iCs/>
          <w:noProof/>
        </w:rPr>
        <w:t>New Phytologist</w:t>
      </w:r>
      <w:r w:rsidRPr="00D47B46">
        <w:rPr>
          <w:noProof/>
        </w:rPr>
        <w:t xml:space="preserve">, </w:t>
      </w:r>
      <w:r w:rsidRPr="00D47B46">
        <w:rPr>
          <w:b/>
          <w:bCs/>
          <w:noProof/>
        </w:rPr>
        <w:t>217</w:t>
      </w:r>
      <w:r w:rsidRPr="00D47B46">
        <w:rPr>
          <w:noProof/>
        </w:rPr>
        <w:t>, 507–522.</w:t>
      </w:r>
    </w:p>
    <w:p w14:paraId="64914D92"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Thomas RQ, Brookshire EN, Gerber S (2015) Nitrogen limitation on land: how can it occur in Earth system models? </w:t>
      </w:r>
      <w:r w:rsidRPr="00D47B46">
        <w:rPr>
          <w:i/>
          <w:iCs/>
          <w:noProof/>
        </w:rPr>
        <w:t>Global change biology</w:t>
      </w:r>
      <w:r w:rsidRPr="00D47B46">
        <w:rPr>
          <w:noProof/>
        </w:rPr>
        <w:t xml:space="preserve">, </w:t>
      </w:r>
      <w:r w:rsidRPr="00D47B46">
        <w:rPr>
          <w:b/>
          <w:bCs/>
          <w:noProof/>
        </w:rPr>
        <w:t>21</w:t>
      </w:r>
      <w:r w:rsidRPr="00D47B46">
        <w:rPr>
          <w:noProof/>
        </w:rPr>
        <w:t>, 1777–1793.</w:t>
      </w:r>
    </w:p>
    <w:p w14:paraId="3559B587"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Thornton PE, Lamarque J-F, Rosenbloom NA, Mahowald NM (2007) Influence of carbon-nitrogen cycle coupling on land model response to CO2 fertilization and climate variability. </w:t>
      </w:r>
      <w:r w:rsidRPr="00D47B46">
        <w:rPr>
          <w:i/>
          <w:iCs/>
          <w:noProof/>
        </w:rPr>
        <w:t>Global Biogeochemical Cycles</w:t>
      </w:r>
      <w:r w:rsidRPr="00D47B46">
        <w:rPr>
          <w:noProof/>
        </w:rPr>
        <w:t xml:space="preserve">, </w:t>
      </w:r>
      <w:r w:rsidRPr="00D47B46">
        <w:rPr>
          <w:b/>
          <w:bCs/>
          <w:noProof/>
        </w:rPr>
        <w:t>21</w:t>
      </w:r>
      <w:r w:rsidRPr="00D47B46">
        <w:rPr>
          <w:noProof/>
        </w:rPr>
        <w:t>, GB4018.</w:t>
      </w:r>
    </w:p>
    <w:p w14:paraId="4D95CD90"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Vitousek PM, Aber JD, Howarth RW et al. (1997) Human alteration of the global nitrogen cycle: sources and consequences. </w:t>
      </w:r>
      <w:r w:rsidRPr="00D47B46">
        <w:rPr>
          <w:i/>
          <w:iCs/>
          <w:noProof/>
        </w:rPr>
        <w:t>Ecological applications</w:t>
      </w:r>
      <w:r w:rsidRPr="00D47B46">
        <w:rPr>
          <w:noProof/>
        </w:rPr>
        <w:t xml:space="preserve">, </w:t>
      </w:r>
      <w:r w:rsidRPr="00D47B46">
        <w:rPr>
          <w:b/>
          <w:bCs/>
          <w:noProof/>
        </w:rPr>
        <w:t>7</w:t>
      </w:r>
      <w:r w:rsidRPr="00D47B46">
        <w:rPr>
          <w:noProof/>
        </w:rPr>
        <w:t>, 737–750.</w:t>
      </w:r>
    </w:p>
    <w:p w14:paraId="06FBFF22"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Walker AP, Beckerman AP, Gu L et al. (2014) The relationship of leaf photosynthetic traits – Vcmax and Jmax – to leaf nitrogen, leaf phosphorus, and specific leaf area: a meta-analysis and modeling study. </w:t>
      </w:r>
      <w:r w:rsidRPr="00D47B46">
        <w:rPr>
          <w:i/>
          <w:iCs/>
          <w:noProof/>
        </w:rPr>
        <w:t>Ecology and Evolution</w:t>
      </w:r>
      <w:r w:rsidRPr="00D47B46">
        <w:rPr>
          <w:noProof/>
        </w:rPr>
        <w:t xml:space="preserve">, </w:t>
      </w:r>
      <w:r w:rsidRPr="00D47B46">
        <w:rPr>
          <w:b/>
          <w:bCs/>
          <w:noProof/>
        </w:rPr>
        <w:t>4</w:t>
      </w:r>
      <w:r w:rsidRPr="00D47B46">
        <w:rPr>
          <w:noProof/>
        </w:rPr>
        <w:t>, 3218–3235.</w:t>
      </w:r>
    </w:p>
    <w:p w14:paraId="0C776B76"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lastRenderedPageBreak/>
        <w:t xml:space="preserve">Wang H, Prentice IC, Keenan TF et al. (2017) Towards a universal model for carbon dioxide uptake by plants. </w:t>
      </w:r>
      <w:r w:rsidRPr="00D47B46">
        <w:rPr>
          <w:i/>
          <w:iCs/>
          <w:noProof/>
        </w:rPr>
        <w:t>Nature Plants</w:t>
      </w:r>
      <w:r w:rsidRPr="00D47B46">
        <w:rPr>
          <w:noProof/>
        </w:rPr>
        <w:t xml:space="preserve">, </w:t>
      </w:r>
      <w:r w:rsidRPr="00D47B46">
        <w:rPr>
          <w:b/>
          <w:bCs/>
          <w:noProof/>
        </w:rPr>
        <w:t>3</w:t>
      </w:r>
      <w:r w:rsidRPr="00D47B46">
        <w:rPr>
          <w:noProof/>
        </w:rPr>
        <w:t>, 734–741.</w:t>
      </w:r>
    </w:p>
    <w:p w14:paraId="5C623281"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Wang H, Atkin OK, Keenan TF et al. (2020) Acclimation of leaf respiration consistent with optimal photosynthetic capacity. </w:t>
      </w:r>
      <w:r w:rsidRPr="00D47B46">
        <w:rPr>
          <w:i/>
          <w:iCs/>
          <w:noProof/>
        </w:rPr>
        <w:t>Global Change Biology</w:t>
      </w:r>
      <w:r w:rsidRPr="00D47B46">
        <w:rPr>
          <w:noProof/>
        </w:rPr>
        <w:t xml:space="preserve">, </w:t>
      </w:r>
      <w:r w:rsidRPr="00D47B46">
        <w:rPr>
          <w:b/>
          <w:bCs/>
          <w:noProof/>
        </w:rPr>
        <w:t>26</w:t>
      </w:r>
      <w:r w:rsidRPr="00D47B46">
        <w:rPr>
          <w:noProof/>
        </w:rPr>
        <w:t>, 2573–2583.</w:t>
      </w:r>
    </w:p>
    <w:p w14:paraId="3E38783F"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Wang H, Colin Prentice I, Wright IJ, Qiao S, Xu X, Kikuzawa K, Stenseth NC (2021) Leaf economics explained by optimality principles. </w:t>
      </w:r>
      <w:r w:rsidRPr="00D47B46">
        <w:rPr>
          <w:i/>
          <w:iCs/>
          <w:noProof/>
        </w:rPr>
        <w:t>bioRxiv</w:t>
      </w:r>
      <w:r w:rsidRPr="00D47B46">
        <w:rPr>
          <w:noProof/>
        </w:rPr>
        <w:t>, 2021.02.07.430028.</w:t>
      </w:r>
    </w:p>
    <w:p w14:paraId="1769EC9E"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Wieder WR, Cleveland CC, Smith WK, Todd-Brown K (2015) Future productivity and carbon storage limited by terrestrial nutrient availability. </w:t>
      </w:r>
      <w:r w:rsidRPr="00D47B46">
        <w:rPr>
          <w:i/>
          <w:iCs/>
          <w:noProof/>
        </w:rPr>
        <w:t>Nature Geoscience</w:t>
      </w:r>
      <w:r w:rsidRPr="00D47B46">
        <w:rPr>
          <w:noProof/>
        </w:rPr>
        <w:t xml:space="preserve">, </w:t>
      </w:r>
      <w:r w:rsidRPr="00D47B46">
        <w:rPr>
          <w:b/>
          <w:bCs/>
          <w:noProof/>
        </w:rPr>
        <w:t>8</w:t>
      </w:r>
      <w:r w:rsidRPr="00D47B46">
        <w:rPr>
          <w:noProof/>
        </w:rPr>
        <w:t>, 441.</w:t>
      </w:r>
    </w:p>
    <w:p w14:paraId="55A73A2C"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Wieder WR, Lawrence DM, Fisher RA et al. (2019) Beyond static benchmarking: Using experimental manipulations to evaluate land model assumptions. </w:t>
      </w:r>
      <w:r w:rsidRPr="00D47B46">
        <w:rPr>
          <w:i/>
          <w:iCs/>
          <w:noProof/>
        </w:rPr>
        <w:t>Global Biogeochemical Cycles</w:t>
      </w:r>
      <w:r w:rsidRPr="00D47B46">
        <w:rPr>
          <w:noProof/>
        </w:rPr>
        <w:t xml:space="preserve">, </w:t>
      </w:r>
      <w:r w:rsidRPr="00D47B46">
        <w:rPr>
          <w:b/>
          <w:bCs/>
          <w:noProof/>
        </w:rPr>
        <w:t>33</w:t>
      </w:r>
      <w:r w:rsidRPr="00D47B46">
        <w:rPr>
          <w:noProof/>
        </w:rPr>
        <w:t>, 2018GB006141.</w:t>
      </w:r>
    </w:p>
    <w:p w14:paraId="0B6F7C7C"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Wright IJ, Reich PB, Westoby M (2003) Least-cost input mixtures of water and nitrogen for photosynthesis. </w:t>
      </w:r>
      <w:r w:rsidRPr="00D47B46">
        <w:rPr>
          <w:i/>
          <w:iCs/>
          <w:noProof/>
        </w:rPr>
        <w:t>The American Naturalist</w:t>
      </w:r>
      <w:r w:rsidRPr="00D47B46">
        <w:rPr>
          <w:noProof/>
        </w:rPr>
        <w:t xml:space="preserve">, </w:t>
      </w:r>
      <w:r w:rsidRPr="00D47B46">
        <w:rPr>
          <w:b/>
          <w:bCs/>
          <w:noProof/>
        </w:rPr>
        <w:t>161</w:t>
      </w:r>
      <w:r w:rsidRPr="00D47B46">
        <w:rPr>
          <w:noProof/>
        </w:rPr>
        <w:t>, 98–111.</w:t>
      </w:r>
    </w:p>
    <w:p w14:paraId="4F0753FF"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Yuan Z, Liu W, Niu S, Wan S (2007) Plant Nitrogen Dynamics and Nitrogen-use Strategies under Altered Nitrogen Seasonality and Competition. </w:t>
      </w:r>
      <w:r w:rsidRPr="00D47B46">
        <w:rPr>
          <w:i/>
          <w:iCs/>
          <w:noProof/>
        </w:rPr>
        <w:t>Annals of Botany</w:t>
      </w:r>
      <w:r w:rsidRPr="00D47B46">
        <w:rPr>
          <w:noProof/>
        </w:rPr>
        <w:t xml:space="preserve">, </w:t>
      </w:r>
      <w:r w:rsidRPr="00D47B46">
        <w:rPr>
          <w:b/>
          <w:bCs/>
          <w:noProof/>
        </w:rPr>
        <w:t>100</w:t>
      </w:r>
      <w:r w:rsidRPr="00D47B46">
        <w:rPr>
          <w:noProof/>
        </w:rPr>
        <w:t>, 821–830.</w:t>
      </w:r>
    </w:p>
    <w:p w14:paraId="672E4B41"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Zaehle S, Medlyn BE, De Kauwe MG et al. (2014) Evaluation of 11 terrestrial carbon–nitrogen cycle models against observations from two temperate Free-Air CO2 Enrichment studies. </w:t>
      </w:r>
      <w:r w:rsidRPr="00D47B46">
        <w:rPr>
          <w:i/>
          <w:iCs/>
          <w:noProof/>
        </w:rPr>
        <w:t>New Phytologist</w:t>
      </w:r>
      <w:r w:rsidRPr="00D47B46">
        <w:rPr>
          <w:noProof/>
        </w:rPr>
        <w:t xml:space="preserve">, </w:t>
      </w:r>
      <w:r w:rsidRPr="00D47B46">
        <w:rPr>
          <w:b/>
          <w:bCs/>
          <w:noProof/>
        </w:rPr>
        <w:t>202</w:t>
      </w:r>
      <w:r w:rsidRPr="00D47B46">
        <w:rPr>
          <w:noProof/>
        </w:rPr>
        <w:t>, 803–822.</w:t>
      </w:r>
    </w:p>
    <w:p w14:paraId="7609F2D9"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Zhu Q, Riley WJ, Tang J, Collier N, Hoffman FM, Yang X, Bisht G (2019) Representing Nitrogen, Phosphorus, and Carbon Interactions in the E3SM Land Model: Development and Global Benchmarking. </w:t>
      </w:r>
      <w:r w:rsidRPr="00D47B46">
        <w:rPr>
          <w:i/>
          <w:iCs/>
          <w:noProof/>
        </w:rPr>
        <w:t>Journal of Advances in Modeling Earth Systems</w:t>
      </w:r>
      <w:r w:rsidRPr="00D47B46">
        <w:rPr>
          <w:noProof/>
        </w:rPr>
        <w:t xml:space="preserve">, </w:t>
      </w:r>
      <w:r w:rsidRPr="00D47B46">
        <w:rPr>
          <w:b/>
          <w:bCs/>
          <w:noProof/>
        </w:rPr>
        <w:t>11</w:t>
      </w:r>
      <w:r w:rsidRPr="00D47B46">
        <w:rPr>
          <w:noProof/>
        </w:rPr>
        <w:t>, 2238–2258.</w:t>
      </w:r>
    </w:p>
    <w:p w14:paraId="09938461" w14:textId="011EB738" w:rsidR="009A5B56" w:rsidRPr="009A5B56" w:rsidRDefault="009A5B56" w:rsidP="00D47B46">
      <w:pPr>
        <w:widowControl w:val="0"/>
        <w:autoSpaceDE w:val="0"/>
        <w:autoSpaceDN w:val="0"/>
        <w:adjustRightInd w:val="0"/>
        <w:spacing w:line="480" w:lineRule="auto"/>
        <w:ind w:left="480" w:hanging="480"/>
      </w:pPr>
      <w:r>
        <w:fldChar w:fldCharType="end"/>
      </w:r>
    </w:p>
    <w:sectPr w:rsidR="009A5B56" w:rsidRPr="009A5B56" w:rsidSect="00B05AC4">
      <w:footerReference w:type="even" r:id="rId18"/>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k Smith" w:date="2021-05-21T15:27:00Z" w:initials="NGS">
    <w:p w14:paraId="462074ED" w14:textId="5C2B64B9" w:rsidR="004A521C" w:rsidRDefault="004A521C">
      <w:pPr>
        <w:pStyle w:val="CommentText"/>
      </w:pPr>
      <w:r>
        <w:rPr>
          <w:rStyle w:val="CommentReference"/>
        </w:rPr>
        <w:annotationRef/>
      </w:r>
      <w:r>
        <w:t xml:space="preserve">Ian, Colin, </w:t>
      </w:r>
      <w:r w:rsidRPr="006618FD">
        <w:t xml:space="preserve">Jason Martina, Erika Hersch-Green, Eric </w:t>
      </w:r>
      <w:proofErr w:type="spellStart"/>
      <w:r w:rsidRPr="006618FD">
        <w:t>Seabloom</w:t>
      </w:r>
      <w:proofErr w:type="spellEnd"/>
      <w:r w:rsidRPr="006618FD">
        <w:t xml:space="preserve">, Peter </w:t>
      </w:r>
      <w:proofErr w:type="spellStart"/>
      <w:r w:rsidRPr="006618FD">
        <w:t>Wilfhart</w:t>
      </w:r>
      <w:proofErr w:type="spellEnd"/>
    </w:p>
  </w:comment>
  <w:comment w:id="1" w:author="Elizabeth Waring" w:date="2021-06-27T11:51:00Z" w:initials="EW">
    <w:p w14:paraId="2A399E59" w14:textId="0D41DB71" w:rsidR="004A521C" w:rsidRDefault="004A521C">
      <w:pPr>
        <w:pStyle w:val="CommentText"/>
      </w:pPr>
      <w:r>
        <w:rPr>
          <w:rStyle w:val="CommentReference"/>
        </w:rPr>
        <w:annotationRef/>
      </w:r>
      <w:r>
        <w:t>Should we mention this is in grasslands explicitly?</w:t>
      </w:r>
    </w:p>
  </w:comment>
  <w:comment w:id="2" w:author="Elizabeth Waring" w:date="2021-06-27T11:54:00Z" w:initials="EW">
    <w:p w14:paraId="2BF18CFB" w14:textId="684E9A27" w:rsidR="004A521C" w:rsidRDefault="004A521C">
      <w:pPr>
        <w:pStyle w:val="CommentText"/>
      </w:pPr>
      <w:r>
        <w:rPr>
          <w:rStyle w:val="CommentReference"/>
        </w:rPr>
        <w:annotationRef/>
      </w:r>
      <w:r>
        <w:t>Thought it was unclear what ‘this’ was explicitly refering to</w:t>
      </w:r>
    </w:p>
  </w:comment>
  <w:comment w:id="10" w:author="Elizabeth Waring" w:date="2021-06-25T09:21:00Z" w:initials="EW">
    <w:p w14:paraId="39547FCA" w14:textId="0F3F0991" w:rsidR="004A521C" w:rsidRDefault="004A521C">
      <w:pPr>
        <w:pStyle w:val="CommentText"/>
      </w:pPr>
      <w:r>
        <w:rPr>
          <w:rStyle w:val="CommentReference"/>
        </w:rPr>
        <w:annotationRef/>
      </w:r>
      <w:r>
        <w:t xml:space="preserve">Which theory? I </w:t>
      </w:r>
      <w:proofErr w:type="gramStart"/>
      <w:r>
        <w:t>think  you</w:t>
      </w:r>
      <w:proofErr w:type="gramEnd"/>
      <w:r>
        <w:t xml:space="preserve"> are talking about least-cost generally but I found this confusing. </w:t>
      </w:r>
    </w:p>
  </w:comment>
  <w:comment w:id="11" w:author="Elizabeth Waring" w:date="2021-06-25T12:23:00Z" w:initials="EW">
    <w:p w14:paraId="66ABE3F1" w14:textId="1665FA8B" w:rsidR="004A521C" w:rsidRDefault="004A521C">
      <w:pPr>
        <w:pStyle w:val="CommentText"/>
      </w:pPr>
      <w:r>
        <w:rPr>
          <w:rStyle w:val="CommentReference"/>
        </w:rPr>
        <w:annotationRef/>
      </w:r>
      <w:r>
        <w:t>This is nit picky but I don’t know if this abbreviation is needed in text. It works for the figure but seems like too much to be used 1 time in the intro particularly when earlier you don’t use it</w:t>
      </w:r>
    </w:p>
    <w:p w14:paraId="4F77A351" w14:textId="01E91A8A" w:rsidR="004A521C" w:rsidRDefault="004A521C">
      <w:pPr>
        <w:pStyle w:val="CommentText"/>
      </w:pPr>
    </w:p>
  </w:comment>
  <w:comment w:id="14" w:author="Elizabeth Waring" w:date="2021-06-25T12:30:00Z" w:initials="EW">
    <w:p w14:paraId="13E8B2FB" w14:textId="4A68CFD1" w:rsidR="004A521C" w:rsidRDefault="004A521C">
      <w:pPr>
        <w:pStyle w:val="CommentText"/>
      </w:pPr>
      <w:r>
        <w:rPr>
          <w:rStyle w:val="CommentReference"/>
        </w:rPr>
        <w:annotationRef/>
      </w:r>
      <w:r>
        <w:t>Is this different from LMA? Could we use LMA?</w:t>
      </w:r>
    </w:p>
  </w:comment>
  <w:comment w:id="17" w:author="Elizabeth Waring" w:date="2021-06-25T12:29:00Z" w:initials="EW">
    <w:p w14:paraId="4F569368" w14:textId="7FED87AA" w:rsidR="004A521C" w:rsidRDefault="004A521C">
      <w:pPr>
        <w:pStyle w:val="CommentText"/>
      </w:pPr>
      <w:r>
        <w:rPr>
          <w:rStyle w:val="CommentReference"/>
        </w:rPr>
        <w:annotationRef/>
      </w:r>
      <w:r>
        <w:t>I think a table of all the abbreviations would be nice. I have had to go back and check what things are numerous times while reading and I am familiar with these ideas.</w:t>
      </w:r>
    </w:p>
  </w:comment>
  <w:comment w:id="18" w:author="Elizabeth Waring" w:date="2021-06-27T12:01:00Z" w:initials="EW">
    <w:p w14:paraId="1366D1C5" w14:textId="7CAB5415" w:rsidR="005C6533" w:rsidRDefault="005C6533">
      <w:pPr>
        <w:pStyle w:val="CommentText"/>
      </w:pPr>
      <w:r>
        <w:rPr>
          <w:rStyle w:val="CommentReference"/>
        </w:rPr>
        <w:annotationRef/>
      </w:r>
      <w:r>
        <w:t>To meet normality assumptions?</w:t>
      </w:r>
    </w:p>
  </w:comment>
  <w:comment w:id="28" w:author="Elizabeth Waring" w:date="2021-06-25T12:29:00Z" w:initials="EW">
    <w:p w14:paraId="7BE74302" w14:textId="77777777" w:rsidR="005C6533" w:rsidRDefault="005C6533" w:rsidP="005C6533">
      <w:pPr>
        <w:pStyle w:val="CommentText"/>
      </w:pPr>
      <w:r>
        <w:rPr>
          <w:rStyle w:val="CommentReference"/>
        </w:rPr>
        <w:annotationRef/>
      </w:r>
      <w:r>
        <w:t>I think a table of all the abbreviations would be nice. I have had to go back and check what things are numerous times while reading and I am familiar with these ideas.</w:t>
      </w:r>
    </w:p>
  </w:comment>
  <w:comment w:id="29" w:author="Elizabeth Waring" w:date="2021-06-27T12:01:00Z" w:initials="EW">
    <w:p w14:paraId="7202A307" w14:textId="77777777" w:rsidR="005C6533" w:rsidRDefault="005C6533" w:rsidP="005C6533">
      <w:pPr>
        <w:pStyle w:val="CommentText"/>
      </w:pPr>
      <w:r>
        <w:rPr>
          <w:rStyle w:val="CommentReference"/>
        </w:rPr>
        <w:annotationRef/>
      </w:r>
      <w:r>
        <w:t>To meet normality assumptions?</w:t>
      </w:r>
    </w:p>
  </w:comment>
  <w:comment w:id="31" w:author="Elizabeth Waring" w:date="2021-06-27T12:04:00Z" w:initials="EW">
    <w:p w14:paraId="30D667A7" w14:textId="319C8BA3" w:rsidR="005C6533" w:rsidRDefault="005C6533">
      <w:pPr>
        <w:pStyle w:val="CommentText"/>
      </w:pPr>
      <w:r>
        <w:rPr>
          <w:rStyle w:val="CommentReference"/>
        </w:rPr>
        <w:annotationRef/>
      </w:r>
      <w:r>
        <w:t>I’m confused as to why model one was done when model two is exactly the same but including the predicted nitrogen components.  I think it would improve the readability to move the first analysis after explanation of how we determined the predicted N components. I found having model 1 explained nearly two pages before model 2 confusing.</w:t>
      </w:r>
    </w:p>
  </w:comment>
  <w:comment w:id="32" w:author="Elizabeth Waring" w:date="2021-06-27T12:07:00Z" w:initials="EW">
    <w:p w14:paraId="02B77E49" w14:textId="763C455F" w:rsidR="005C6533" w:rsidRDefault="005C6533">
      <w:pPr>
        <w:pStyle w:val="CommentText"/>
      </w:pPr>
      <w:r>
        <w:rPr>
          <w:rStyle w:val="CommentReference"/>
        </w:rPr>
        <w:annotationRef/>
      </w:r>
      <w:r>
        <w:t>Why two different ones if they included all the same information</w:t>
      </w:r>
    </w:p>
  </w:comment>
  <w:comment w:id="36" w:author="Elizabeth Waring" w:date="2021-06-25T12:35:00Z" w:initials="EW">
    <w:p w14:paraId="0A367697" w14:textId="471AD8BA" w:rsidR="004A521C" w:rsidRDefault="004A521C">
      <w:pPr>
        <w:pStyle w:val="CommentText"/>
      </w:pPr>
      <w:r>
        <w:rPr>
          <w:rStyle w:val="CommentReference"/>
        </w:rPr>
        <w:annotationRef/>
      </w:r>
      <w:r>
        <w:t>Is there another way to display these data?  It visually doesn’t appear significantly different in any way. Perhaps having the dots for individuals laid over the box pot</w:t>
      </w:r>
    </w:p>
  </w:comment>
  <w:comment w:id="38" w:author="Elizabeth Waring" w:date="2021-06-25T12:51:00Z" w:initials="EW">
    <w:p w14:paraId="3CF386F9" w14:textId="2FAD77B3" w:rsidR="004A521C" w:rsidRDefault="004A521C">
      <w:pPr>
        <w:pStyle w:val="CommentText"/>
      </w:pPr>
      <w:r>
        <w:rPr>
          <w:rStyle w:val="CommentReference"/>
        </w:rPr>
        <w:annotationRef/>
      </w:r>
      <w:r>
        <w:t>The color points in the figure legend are hard to see. Could we make them large and also remove the gray background?</w:t>
      </w:r>
    </w:p>
  </w:comment>
  <w:comment w:id="40" w:author="Elizabeth Waring" w:date="2021-06-25T12:54:00Z" w:initials="EW">
    <w:p w14:paraId="194CAD7E" w14:textId="3ADE3883" w:rsidR="004A521C" w:rsidRDefault="004A521C">
      <w:pPr>
        <w:pStyle w:val="CommentText"/>
      </w:pPr>
      <w:r>
        <w:rPr>
          <w:rStyle w:val="CommentReference"/>
        </w:rPr>
        <w:annotationRef/>
      </w:r>
      <w:r>
        <w:t>This figure is also really hard to see</w:t>
      </w:r>
      <w:r w:rsidR="00984AD0">
        <w:t>/read</w:t>
      </w:r>
      <w:r>
        <w:t xml:space="preserve"> clearly. The lines are good but I cannot see different dots. </w:t>
      </w:r>
      <w:proofErr w:type="gramStart"/>
      <w:r>
        <w:t>Also</w:t>
      </w:r>
      <w:proofErr w:type="gramEnd"/>
      <w:r>
        <w:t xml:space="preserve"> this figure isn’t color blind friendly.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2074ED" w15:done="0"/>
  <w15:commentEx w15:paraId="2A399E59" w15:done="0"/>
  <w15:commentEx w15:paraId="2BF18CFB" w15:done="0"/>
  <w15:commentEx w15:paraId="39547FCA" w15:done="0"/>
  <w15:commentEx w15:paraId="4F77A351" w15:done="0"/>
  <w15:commentEx w15:paraId="13E8B2FB" w15:done="0"/>
  <w15:commentEx w15:paraId="4F569368" w15:done="0"/>
  <w15:commentEx w15:paraId="1366D1C5" w15:done="0"/>
  <w15:commentEx w15:paraId="7BE74302" w15:done="0"/>
  <w15:commentEx w15:paraId="7202A307" w15:done="0"/>
  <w15:commentEx w15:paraId="30D667A7" w15:done="0"/>
  <w15:commentEx w15:paraId="02B77E49" w15:done="0"/>
  <w15:commentEx w15:paraId="0A367697" w15:done="0"/>
  <w15:commentEx w15:paraId="3CF386F9" w15:done="0"/>
  <w15:commentEx w15:paraId="194CAD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2074ED" w16cid:durableId="24524FF0"/>
  <w16cid:commentId w16cid:paraId="2A399E59" w16cid:durableId="2482E4D1"/>
  <w16cid:commentId w16cid:paraId="2BF18CFB" w16cid:durableId="2482E591"/>
  <w16cid:commentId w16cid:paraId="39547FCA" w16cid:durableId="24801E9C"/>
  <w16cid:commentId w16cid:paraId="4F77A351" w16cid:durableId="2480495E"/>
  <w16cid:commentId w16cid:paraId="13E8B2FB" w16cid:durableId="24804AE4"/>
  <w16cid:commentId w16cid:paraId="4F569368" w16cid:durableId="24804AA2"/>
  <w16cid:commentId w16cid:paraId="1366D1C5" w16cid:durableId="2482E718"/>
  <w16cid:commentId w16cid:paraId="7BE74302" w16cid:durableId="2482E8B9"/>
  <w16cid:commentId w16cid:paraId="7202A307" w16cid:durableId="2482E8B8"/>
  <w16cid:commentId w16cid:paraId="30D667A7" w16cid:durableId="2482E7D5"/>
  <w16cid:commentId w16cid:paraId="02B77E49" w16cid:durableId="2482E889"/>
  <w16cid:commentId w16cid:paraId="0A367697" w16cid:durableId="24804C2E"/>
  <w16cid:commentId w16cid:paraId="3CF386F9" w16cid:durableId="24804FE3"/>
  <w16cid:commentId w16cid:paraId="194CAD7E" w16cid:durableId="248050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727C8" w14:textId="77777777" w:rsidR="003C32A6" w:rsidRDefault="003C32A6" w:rsidP="001B44B1">
      <w:r>
        <w:separator/>
      </w:r>
    </w:p>
  </w:endnote>
  <w:endnote w:type="continuationSeparator" w:id="0">
    <w:p w14:paraId="563F70F6" w14:textId="77777777" w:rsidR="003C32A6" w:rsidRDefault="003C32A6"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Content>
      <w:p w14:paraId="3164C6C6" w14:textId="327FB48A" w:rsidR="004A521C" w:rsidRDefault="004A521C"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4A521C" w:rsidRDefault="004A521C"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Content>
      <w:p w14:paraId="26B0195A" w14:textId="011C7121" w:rsidR="004A521C" w:rsidRDefault="004A521C"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4A521C" w:rsidRDefault="004A521C"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3DC9BD" w14:textId="77777777" w:rsidR="003C32A6" w:rsidRDefault="003C32A6" w:rsidP="001B44B1">
      <w:r>
        <w:separator/>
      </w:r>
    </w:p>
  </w:footnote>
  <w:footnote w:type="continuationSeparator" w:id="0">
    <w:p w14:paraId="64A9FFFB" w14:textId="77777777" w:rsidR="003C32A6" w:rsidRDefault="003C32A6"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2"/>
  </w:num>
  <w:num w:numId="6">
    <w:abstractNumId w:val="0"/>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rson w15:author="Elizabeth Waring">
    <w15:presenceInfo w15:providerId="AD" w15:userId="S-1-5-21-2022253262-710432796-1554850252-1843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071B0"/>
    <w:rsid w:val="00024346"/>
    <w:rsid w:val="00042F1B"/>
    <w:rsid w:val="00053B82"/>
    <w:rsid w:val="0007174C"/>
    <w:rsid w:val="00077C60"/>
    <w:rsid w:val="0008438C"/>
    <w:rsid w:val="00096AFD"/>
    <w:rsid w:val="000B15CA"/>
    <w:rsid w:val="000C26ED"/>
    <w:rsid w:val="000C4651"/>
    <w:rsid w:val="000C583D"/>
    <w:rsid w:val="000D0F58"/>
    <w:rsid w:val="000D3DDB"/>
    <w:rsid w:val="000E40F2"/>
    <w:rsid w:val="000F0BE3"/>
    <w:rsid w:val="00102B2A"/>
    <w:rsid w:val="001042EA"/>
    <w:rsid w:val="00111025"/>
    <w:rsid w:val="00111AFB"/>
    <w:rsid w:val="0013288D"/>
    <w:rsid w:val="00135FBB"/>
    <w:rsid w:val="00143637"/>
    <w:rsid w:val="0014366E"/>
    <w:rsid w:val="00150B42"/>
    <w:rsid w:val="00152D8D"/>
    <w:rsid w:val="00165EAE"/>
    <w:rsid w:val="00175A1E"/>
    <w:rsid w:val="001A2607"/>
    <w:rsid w:val="001B0EE0"/>
    <w:rsid w:val="001B44B1"/>
    <w:rsid w:val="001B6B10"/>
    <w:rsid w:val="001C5C13"/>
    <w:rsid w:val="001D0C18"/>
    <w:rsid w:val="001D0DC9"/>
    <w:rsid w:val="001D2A99"/>
    <w:rsid w:val="001E6174"/>
    <w:rsid w:val="001F281E"/>
    <w:rsid w:val="001F3BE9"/>
    <w:rsid w:val="001F7DFE"/>
    <w:rsid w:val="002019BC"/>
    <w:rsid w:val="002106E3"/>
    <w:rsid w:val="002269FF"/>
    <w:rsid w:val="00226FA7"/>
    <w:rsid w:val="0023259A"/>
    <w:rsid w:val="002327DA"/>
    <w:rsid w:val="00237CD4"/>
    <w:rsid w:val="002436D6"/>
    <w:rsid w:val="00250A39"/>
    <w:rsid w:val="00254541"/>
    <w:rsid w:val="00280238"/>
    <w:rsid w:val="0028100D"/>
    <w:rsid w:val="00292985"/>
    <w:rsid w:val="00296CCE"/>
    <w:rsid w:val="002A1086"/>
    <w:rsid w:val="002A405B"/>
    <w:rsid w:val="002A727E"/>
    <w:rsid w:val="002B2CF0"/>
    <w:rsid w:val="002B429E"/>
    <w:rsid w:val="002B7732"/>
    <w:rsid w:val="002D5EE3"/>
    <w:rsid w:val="002E41FB"/>
    <w:rsid w:val="00300607"/>
    <w:rsid w:val="003428DC"/>
    <w:rsid w:val="00342D03"/>
    <w:rsid w:val="00354D81"/>
    <w:rsid w:val="00356386"/>
    <w:rsid w:val="00361685"/>
    <w:rsid w:val="003640DC"/>
    <w:rsid w:val="003704D1"/>
    <w:rsid w:val="00381A62"/>
    <w:rsid w:val="00383758"/>
    <w:rsid w:val="003A1D1C"/>
    <w:rsid w:val="003A1E67"/>
    <w:rsid w:val="003A2059"/>
    <w:rsid w:val="003A6444"/>
    <w:rsid w:val="003A755A"/>
    <w:rsid w:val="003B0716"/>
    <w:rsid w:val="003B11E5"/>
    <w:rsid w:val="003B4314"/>
    <w:rsid w:val="003C32A6"/>
    <w:rsid w:val="003C476D"/>
    <w:rsid w:val="003D1A31"/>
    <w:rsid w:val="003E3A22"/>
    <w:rsid w:val="003E3DED"/>
    <w:rsid w:val="003F3A2E"/>
    <w:rsid w:val="003F70DB"/>
    <w:rsid w:val="00403672"/>
    <w:rsid w:val="00406371"/>
    <w:rsid w:val="00413299"/>
    <w:rsid w:val="004167AF"/>
    <w:rsid w:val="004460F8"/>
    <w:rsid w:val="0045053D"/>
    <w:rsid w:val="004554C8"/>
    <w:rsid w:val="00464810"/>
    <w:rsid w:val="004661AC"/>
    <w:rsid w:val="00471979"/>
    <w:rsid w:val="00482CAA"/>
    <w:rsid w:val="00492B6E"/>
    <w:rsid w:val="00493741"/>
    <w:rsid w:val="0049730B"/>
    <w:rsid w:val="004A521C"/>
    <w:rsid w:val="004B1332"/>
    <w:rsid w:val="004B6018"/>
    <w:rsid w:val="004C345D"/>
    <w:rsid w:val="004C3644"/>
    <w:rsid w:val="004C5B4A"/>
    <w:rsid w:val="004D1F45"/>
    <w:rsid w:val="004D217C"/>
    <w:rsid w:val="004D3C52"/>
    <w:rsid w:val="004E0353"/>
    <w:rsid w:val="004E1503"/>
    <w:rsid w:val="004E69E5"/>
    <w:rsid w:val="004E72F0"/>
    <w:rsid w:val="004F2CA3"/>
    <w:rsid w:val="005024F9"/>
    <w:rsid w:val="00504217"/>
    <w:rsid w:val="005223F0"/>
    <w:rsid w:val="00522C0C"/>
    <w:rsid w:val="00524FD8"/>
    <w:rsid w:val="00533C21"/>
    <w:rsid w:val="00536B03"/>
    <w:rsid w:val="0053714C"/>
    <w:rsid w:val="00562A58"/>
    <w:rsid w:val="005631B4"/>
    <w:rsid w:val="00563552"/>
    <w:rsid w:val="005910A0"/>
    <w:rsid w:val="0059163C"/>
    <w:rsid w:val="005948A0"/>
    <w:rsid w:val="005A5C5B"/>
    <w:rsid w:val="005A731B"/>
    <w:rsid w:val="005B6195"/>
    <w:rsid w:val="005C1F8E"/>
    <w:rsid w:val="005C6533"/>
    <w:rsid w:val="005D276D"/>
    <w:rsid w:val="005D42F3"/>
    <w:rsid w:val="005F0AFC"/>
    <w:rsid w:val="00601147"/>
    <w:rsid w:val="00604C4C"/>
    <w:rsid w:val="00622DF9"/>
    <w:rsid w:val="00640580"/>
    <w:rsid w:val="00640D61"/>
    <w:rsid w:val="0064762D"/>
    <w:rsid w:val="00656DF5"/>
    <w:rsid w:val="006618FD"/>
    <w:rsid w:val="006664CE"/>
    <w:rsid w:val="00672CC1"/>
    <w:rsid w:val="006A1708"/>
    <w:rsid w:val="006A278F"/>
    <w:rsid w:val="006A3045"/>
    <w:rsid w:val="006D7E9A"/>
    <w:rsid w:val="006E17D6"/>
    <w:rsid w:val="0070307F"/>
    <w:rsid w:val="00705611"/>
    <w:rsid w:val="00716334"/>
    <w:rsid w:val="00724D3E"/>
    <w:rsid w:val="00745361"/>
    <w:rsid w:val="0075092F"/>
    <w:rsid w:val="00750DAC"/>
    <w:rsid w:val="00753733"/>
    <w:rsid w:val="00754C0C"/>
    <w:rsid w:val="00762C16"/>
    <w:rsid w:val="007648C5"/>
    <w:rsid w:val="00771C52"/>
    <w:rsid w:val="00772303"/>
    <w:rsid w:val="0078503B"/>
    <w:rsid w:val="00790AB6"/>
    <w:rsid w:val="00796C11"/>
    <w:rsid w:val="007A06B9"/>
    <w:rsid w:val="007A1692"/>
    <w:rsid w:val="007A6CA7"/>
    <w:rsid w:val="007B4434"/>
    <w:rsid w:val="007D124D"/>
    <w:rsid w:val="007D3D72"/>
    <w:rsid w:val="007E26DC"/>
    <w:rsid w:val="007F1A75"/>
    <w:rsid w:val="007F34AF"/>
    <w:rsid w:val="007F6543"/>
    <w:rsid w:val="007F6C75"/>
    <w:rsid w:val="008010AC"/>
    <w:rsid w:val="00801487"/>
    <w:rsid w:val="00827B83"/>
    <w:rsid w:val="00832B95"/>
    <w:rsid w:val="00840038"/>
    <w:rsid w:val="008528F9"/>
    <w:rsid w:val="008531D1"/>
    <w:rsid w:val="00880F5C"/>
    <w:rsid w:val="00884269"/>
    <w:rsid w:val="00884696"/>
    <w:rsid w:val="00884CEC"/>
    <w:rsid w:val="00890194"/>
    <w:rsid w:val="00893A76"/>
    <w:rsid w:val="0089527B"/>
    <w:rsid w:val="0089659F"/>
    <w:rsid w:val="008A5EC2"/>
    <w:rsid w:val="008A6771"/>
    <w:rsid w:val="008A70F6"/>
    <w:rsid w:val="008A7A58"/>
    <w:rsid w:val="008B04B8"/>
    <w:rsid w:val="008C2EEE"/>
    <w:rsid w:val="008C4664"/>
    <w:rsid w:val="008C53AA"/>
    <w:rsid w:val="008D2402"/>
    <w:rsid w:val="008E3C9D"/>
    <w:rsid w:val="008F481E"/>
    <w:rsid w:val="008F486F"/>
    <w:rsid w:val="00921E26"/>
    <w:rsid w:val="0092235C"/>
    <w:rsid w:val="00930A47"/>
    <w:rsid w:val="00934597"/>
    <w:rsid w:val="00934623"/>
    <w:rsid w:val="009347FA"/>
    <w:rsid w:val="009361C5"/>
    <w:rsid w:val="00951F0E"/>
    <w:rsid w:val="00961478"/>
    <w:rsid w:val="00967D5A"/>
    <w:rsid w:val="009734F0"/>
    <w:rsid w:val="00984AD0"/>
    <w:rsid w:val="00992D65"/>
    <w:rsid w:val="009A5B56"/>
    <w:rsid w:val="009B768F"/>
    <w:rsid w:val="009B7AC8"/>
    <w:rsid w:val="009C694B"/>
    <w:rsid w:val="009D2AEB"/>
    <w:rsid w:val="009D3535"/>
    <w:rsid w:val="009F1CFE"/>
    <w:rsid w:val="009F343C"/>
    <w:rsid w:val="00A0048F"/>
    <w:rsid w:val="00A06CDF"/>
    <w:rsid w:val="00A07568"/>
    <w:rsid w:val="00A151ED"/>
    <w:rsid w:val="00A15679"/>
    <w:rsid w:val="00A23605"/>
    <w:rsid w:val="00A237A2"/>
    <w:rsid w:val="00A24A5B"/>
    <w:rsid w:val="00A24EFB"/>
    <w:rsid w:val="00A25309"/>
    <w:rsid w:val="00A25398"/>
    <w:rsid w:val="00A365F1"/>
    <w:rsid w:val="00A54421"/>
    <w:rsid w:val="00A67554"/>
    <w:rsid w:val="00A85915"/>
    <w:rsid w:val="00A905F9"/>
    <w:rsid w:val="00A93E29"/>
    <w:rsid w:val="00A975A3"/>
    <w:rsid w:val="00AB6E48"/>
    <w:rsid w:val="00AC3CF2"/>
    <w:rsid w:val="00AC49CC"/>
    <w:rsid w:val="00AD69EA"/>
    <w:rsid w:val="00AE040E"/>
    <w:rsid w:val="00AE0C5E"/>
    <w:rsid w:val="00AE1760"/>
    <w:rsid w:val="00AF12A2"/>
    <w:rsid w:val="00B024FB"/>
    <w:rsid w:val="00B05AC4"/>
    <w:rsid w:val="00B16B03"/>
    <w:rsid w:val="00B20AE0"/>
    <w:rsid w:val="00B22FE1"/>
    <w:rsid w:val="00B25CDC"/>
    <w:rsid w:val="00B262CF"/>
    <w:rsid w:val="00B40B96"/>
    <w:rsid w:val="00B42B31"/>
    <w:rsid w:val="00B47C59"/>
    <w:rsid w:val="00B76E6C"/>
    <w:rsid w:val="00BA58FF"/>
    <w:rsid w:val="00BB2DE6"/>
    <w:rsid w:val="00BB64EC"/>
    <w:rsid w:val="00BB749D"/>
    <w:rsid w:val="00BC7659"/>
    <w:rsid w:val="00BD3DF0"/>
    <w:rsid w:val="00BD6E25"/>
    <w:rsid w:val="00BD7C1B"/>
    <w:rsid w:val="00BE61C3"/>
    <w:rsid w:val="00BE7786"/>
    <w:rsid w:val="00BF1133"/>
    <w:rsid w:val="00BF387F"/>
    <w:rsid w:val="00BF4DED"/>
    <w:rsid w:val="00C22725"/>
    <w:rsid w:val="00C41EA2"/>
    <w:rsid w:val="00C64CEB"/>
    <w:rsid w:val="00C71459"/>
    <w:rsid w:val="00C71FEE"/>
    <w:rsid w:val="00CA02E8"/>
    <w:rsid w:val="00CA27A5"/>
    <w:rsid w:val="00CA64B3"/>
    <w:rsid w:val="00CA6CFC"/>
    <w:rsid w:val="00CB5801"/>
    <w:rsid w:val="00CB7CF7"/>
    <w:rsid w:val="00CC076E"/>
    <w:rsid w:val="00CC0CAA"/>
    <w:rsid w:val="00CC3A73"/>
    <w:rsid w:val="00CD0265"/>
    <w:rsid w:val="00CD0AB6"/>
    <w:rsid w:val="00CD6729"/>
    <w:rsid w:val="00CE37E7"/>
    <w:rsid w:val="00CE3D9E"/>
    <w:rsid w:val="00CF0686"/>
    <w:rsid w:val="00D06FFF"/>
    <w:rsid w:val="00D10DE1"/>
    <w:rsid w:val="00D16F1C"/>
    <w:rsid w:val="00D332E5"/>
    <w:rsid w:val="00D47B46"/>
    <w:rsid w:val="00D60C62"/>
    <w:rsid w:val="00D61309"/>
    <w:rsid w:val="00D65202"/>
    <w:rsid w:val="00D7113F"/>
    <w:rsid w:val="00D860B0"/>
    <w:rsid w:val="00D901A3"/>
    <w:rsid w:val="00DA1940"/>
    <w:rsid w:val="00DA24C9"/>
    <w:rsid w:val="00DA3E12"/>
    <w:rsid w:val="00DB48ED"/>
    <w:rsid w:val="00DB5402"/>
    <w:rsid w:val="00DC7E5B"/>
    <w:rsid w:val="00E009DE"/>
    <w:rsid w:val="00E019F3"/>
    <w:rsid w:val="00E05F61"/>
    <w:rsid w:val="00E213DA"/>
    <w:rsid w:val="00E26DE7"/>
    <w:rsid w:val="00E3357A"/>
    <w:rsid w:val="00E4356B"/>
    <w:rsid w:val="00E438A9"/>
    <w:rsid w:val="00E509F6"/>
    <w:rsid w:val="00E55919"/>
    <w:rsid w:val="00E67E69"/>
    <w:rsid w:val="00E7312B"/>
    <w:rsid w:val="00E752D7"/>
    <w:rsid w:val="00E77008"/>
    <w:rsid w:val="00E82934"/>
    <w:rsid w:val="00E8456C"/>
    <w:rsid w:val="00E90291"/>
    <w:rsid w:val="00E95E33"/>
    <w:rsid w:val="00E95F37"/>
    <w:rsid w:val="00EB1FEE"/>
    <w:rsid w:val="00EB6190"/>
    <w:rsid w:val="00ED272C"/>
    <w:rsid w:val="00EE6CB1"/>
    <w:rsid w:val="00EF2641"/>
    <w:rsid w:val="00EF31EA"/>
    <w:rsid w:val="00EF4F1D"/>
    <w:rsid w:val="00EF60BF"/>
    <w:rsid w:val="00F01F6F"/>
    <w:rsid w:val="00F178AB"/>
    <w:rsid w:val="00F17CC7"/>
    <w:rsid w:val="00F36E49"/>
    <w:rsid w:val="00F476C2"/>
    <w:rsid w:val="00F86558"/>
    <w:rsid w:val="00F9151E"/>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1EA858-72C2-4BE0-B0ED-3300FF79CCDB}">
  <we:reference id="wa104382081" version="1.28.0.0" store="en-001" storeType="OMEX"/>
  <we:alternateReferences>
    <we:reference id="wa104382081" version="1.28.0.0" store="en-001" storeType="OMEX"/>
  </we:alternateReferences>
  <we:properties>
    <we:property name="MENDELEY_CITATIONS" value="[]"/>
    <we:property name="MENDELEY_CITATIONS_STYLE" value="&quot;https://www.zotero.org/styles/global-change-biology&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40D5A-926E-4A02-8029-7EFEFEF5E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38</Pages>
  <Words>61384</Words>
  <Characters>349891</Characters>
  <Application>Microsoft Office Word</Application>
  <DocSecurity>0</DocSecurity>
  <Lines>2915</Lines>
  <Paragraphs>820</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410455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Elizabeth Waring</cp:lastModifiedBy>
  <cp:revision>4</cp:revision>
  <dcterms:created xsi:type="dcterms:W3CDTF">2021-06-25T18:12:00Z</dcterms:created>
  <dcterms:modified xsi:type="dcterms:W3CDTF">2021-06-27T17:25:00Z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