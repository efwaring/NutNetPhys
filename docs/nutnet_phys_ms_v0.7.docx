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60D8A42D" w:rsidR="00361685" w:rsidRPr="008531D1" w:rsidRDefault="00361685" w:rsidP="00B05AC4">
      <w:pPr>
        <w:spacing w:line="480" w:lineRule="auto"/>
        <w:contextualSpacing/>
        <w:rPr>
          <w:rFonts w:eastAsia="Times New Roman"/>
        </w:rPr>
      </w:pPr>
      <w:del w:id="0" w:author="Nick Smith" w:date="2021-05-18T11:57:00Z">
        <w:r w:rsidRPr="008531D1" w:rsidDel="00F86558">
          <w:rPr>
            <w:rFonts w:eastAsia="Times New Roman"/>
            <w:b/>
            <w:bCs/>
            <w:color w:val="000000"/>
          </w:rPr>
          <w:delText>Increasing w</w:delText>
        </w:r>
      </w:del>
      <w:ins w:id="1" w:author="Nick Smith" w:date="2021-05-18T11:57:00Z">
        <w:r w:rsidR="00F86558">
          <w:rPr>
            <w:rFonts w:eastAsia="Times New Roman"/>
            <w:b/>
            <w:bCs/>
            <w:color w:val="000000"/>
          </w:rPr>
          <w:t>W</w:t>
        </w:r>
      </w:ins>
      <w:r w:rsidRPr="008531D1">
        <w:rPr>
          <w:rFonts w:eastAsia="Times New Roman"/>
          <w:b/>
          <w:bCs/>
          <w:color w:val="000000"/>
        </w:rPr>
        <w:t>hole-plant</w:t>
      </w:r>
      <w:ins w:id="2" w:author="Nick Smith" w:date="2021-05-18T11:57:00Z">
        <w:r w:rsidR="00F86558">
          <w:rPr>
            <w:rFonts w:eastAsia="Times New Roman"/>
            <w:b/>
            <w:bCs/>
            <w:color w:val="000000"/>
          </w:rPr>
          <w:t xml:space="preserve"> growth and leaf</w:t>
        </w:r>
      </w:ins>
      <w:ins w:id="3" w:author="Nick Smith" w:date="2021-05-18T11:58:00Z">
        <w:r w:rsidR="00F86558">
          <w:rPr>
            <w:rFonts w:eastAsia="Times New Roman"/>
            <w:b/>
            <w:bCs/>
            <w:color w:val="000000"/>
          </w:rPr>
          <w:t>-level</w:t>
        </w:r>
      </w:ins>
      <w:ins w:id="4" w:author="Nick Smith" w:date="2021-05-18T11:57:00Z">
        <w:r w:rsidR="00F86558">
          <w:rPr>
            <w:rFonts w:eastAsia="Times New Roman"/>
            <w:b/>
            <w:bCs/>
            <w:color w:val="000000"/>
          </w:rPr>
          <w:t xml:space="preserve"> nitrogen responses </w:t>
        </w:r>
      </w:ins>
      <w:del w:id="5" w:author="Nick Smith" w:date="2021-05-18T11:58:00Z">
        <w:r w:rsidRPr="008531D1" w:rsidDel="00F86558">
          <w:rPr>
            <w:rFonts w:eastAsia="Times New Roman"/>
            <w:b/>
            <w:bCs/>
            <w:color w:val="000000"/>
          </w:rPr>
          <w:delText xml:space="preserve"> nitrogen demand reduces leaf nitrogen responses </w:delText>
        </w:r>
      </w:del>
      <w:r w:rsidRPr="008531D1">
        <w:rPr>
          <w:rFonts w:eastAsia="Times New Roman"/>
          <w:b/>
          <w:bCs/>
          <w:color w:val="000000"/>
        </w:rPr>
        <w:t>to soil nitrogen addition</w:t>
      </w:r>
      <w:ins w:id="6" w:author="Nick Smith" w:date="2021-05-18T11:58:00Z">
        <w:r w:rsidR="00F86558">
          <w:rPr>
            <w:rFonts w:eastAsia="Times New Roman"/>
            <w:b/>
            <w:bCs/>
            <w:color w:val="000000"/>
          </w:rPr>
          <w:t xml:space="preserve"> are inversely correlated</w:t>
        </w:r>
      </w:ins>
      <w:r w:rsidRPr="008531D1">
        <w:rPr>
          <w:rFonts w:eastAsia="Times New Roman"/>
          <w:b/>
          <w:bCs/>
          <w:color w:val="000000"/>
        </w:rPr>
        <w:t xml:space="preserve"> in grasslands</w:t>
      </w:r>
    </w:p>
    <w:p w14:paraId="70917968" w14:textId="27B97F67"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Ning Dong</w:t>
      </w:r>
      <w:r w:rsidRPr="00771C52">
        <w:rPr>
          <w:rFonts w:eastAsia="Times New Roman"/>
          <w:color w:val="000000"/>
          <w:vertAlign w:val="superscript"/>
        </w:rPr>
        <w:t>3</w:t>
      </w:r>
      <w:r w:rsidRPr="00771C52">
        <w:rPr>
          <w:rFonts w:eastAsia="Times New Roman"/>
          <w:color w:val="000000"/>
        </w:rPr>
        <w:t>, Evan A. Perkowski</w:t>
      </w:r>
      <w:r w:rsidRPr="00771C52">
        <w:rPr>
          <w:rFonts w:eastAsia="Times New Roman"/>
          <w:color w:val="000000"/>
          <w:vertAlign w:val="superscript"/>
        </w:rPr>
        <w:t>1</w:t>
      </w:r>
      <w:r w:rsidRPr="00771C52">
        <w:rPr>
          <w:rFonts w:eastAsia="Times New Roman"/>
          <w:color w:val="000000"/>
        </w:rPr>
        <w:t>, …, Nutrient Network</w:t>
      </w:r>
      <w:r w:rsidRPr="00771C52">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520A7339"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3</w:t>
      </w:r>
      <w:r w:rsidRPr="00771C52">
        <w:rPr>
          <w:rFonts w:eastAsia="Times New Roman"/>
          <w:color w:val="000000"/>
        </w:rPr>
        <w:t>Macquarie University</w:t>
      </w:r>
    </w:p>
    <w:p w14:paraId="75F34000"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4</w:t>
      </w:r>
      <w:r w:rsidRPr="00771C52">
        <w:rPr>
          <w:rFonts w:eastAsia="Times New Roman"/>
          <w:color w:val="000000"/>
        </w:rPr>
        <w:t>University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69554BD2" w:rsidR="00361685" w:rsidRPr="00771C52" w:rsidRDefault="00361685" w:rsidP="00B05AC4">
      <w:pPr>
        <w:spacing w:line="480" w:lineRule="auto"/>
        <w:contextualSpacing/>
        <w:rPr>
          <w:rFonts w:eastAsia="Times New Roman"/>
        </w:rPr>
      </w:pPr>
      <w:r w:rsidRPr="00771C52">
        <w:rPr>
          <w:rFonts w:eastAsia="Times New Roman"/>
          <w:color w:val="000000"/>
        </w:rPr>
        <w:t xml:space="preserve">Terrestrial carbon and nitrogen cycles are closely coupled. As such, the land surface components of Earth System Models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w:t>
      </w:r>
      <w:proofErr w:type="gramStart"/>
      <w:r w:rsidRPr="00771C52">
        <w:rPr>
          <w:rFonts w:eastAsia="Times New Roman"/>
          <w:color w:val="000000"/>
        </w:rPr>
        <w:t>positive correlations</w:t>
      </w:r>
      <w:proofErr w:type="gramEnd"/>
      <w:r w:rsidRPr="00771C52">
        <w:rPr>
          <w:rFonts w:eastAsia="Times New Roman"/>
          <w:color w:val="000000"/>
        </w:rPr>
        <w:t xml:space="preserve"> between soil nitrogen,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tissue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 xml:space="preserve">data from a globally distributed experimental nitrogen addition network (Nutrient Network). We show that, across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we find that soil nitrogen addition is a poor predictor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which can be well modeled from leaf mass per leaf area and climate alone. Additionally, we find that the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 decreases as the stimulation of biomass by soil nitrogen increases. These results reconcile discrepancies between past studies and shows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the product of both soil nitrogen availability as well as whole-plant nitrogen demand. That is, in cases where plants use added soil nitrogen to grow new tissues,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36EDDA0A" w:rsidR="00361685" w:rsidRPr="001B44B1" w:rsidRDefault="00361685" w:rsidP="00B05AC4">
      <w:pPr>
        <w:spacing w:line="480" w:lineRule="auto"/>
        <w:contextualSpacing/>
        <w:rPr>
          <w:rFonts w:eastAsia="Times New Roman"/>
        </w:rPr>
      </w:pPr>
      <w:r w:rsidRPr="00771C52">
        <w:rPr>
          <w:rFonts w:eastAsia="Times New Roman"/>
          <w:color w:val="000000"/>
        </w:rPr>
        <w:tab/>
        <w:t>Globally, carbon and nitrogen cycles are closely coupled.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it is critical to understand how this will manifest itself in terrestrial ecosystems to reliably predict the rate and magnitude of future climate change.</w:t>
      </w:r>
    </w:p>
    <w:p w14:paraId="72C221CD" w14:textId="045A7213"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 (</w:t>
      </w:r>
      <w:proofErr w:type="spellStart"/>
      <w:r w:rsidRPr="008531D1">
        <w:rPr>
          <w:rFonts w:eastAsia="Times New Roman"/>
          <w:color w:val="000000"/>
        </w:rPr>
        <w:t>Perkowski</w:t>
      </w:r>
      <w:proofErr w:type="spellEnd"/>
      <w:r w:rsidRPr="008531D1">
        <w:rPr>
          <w:rFonts w:eastAsia="Times New Roman"/>
          <w:color w:val="000000"/>
        </w:rPr>
        <w:t xml:space="preserve"> et al., in </w:t>
      </w:r>
      <w:r w:rsidR="007A6CA7" w:rsidRPr="001B44B1">
        <w:rPr>
          <w:rFonts w:eastAsia="Times New Roman"/>
          <w:color w:val="000000"/>
        </w:rPr>
        <w:t>review</w:t>
      </w:r>
      <w:r w:rsidRPr="00771C52">
        <w:rPr>
          <w:rFonts w:eastAsia="Times New Roman"/>
          <w:color w:val="000000"/>
        </w:rPr>
        <w:t>).</w:t>
      </w:r>
    </w:p>
    <w:p w14:paraId="1C97A425" w14:textId="432E2D7E"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93741" w:rsidRPr="00771C52">
        <w:rPr>
          <w:rFonts w:ascii="Cambria Math" w:eastAsia="Times New Roman" w:hAnsi="Cambria Math" w:cs="Cambria Math"/>
          <w:color w:val="000000"/>
        </w:rPr>
        <w:instrText>‐</w:instrText>
      </w:r>
      <w:r w:rsidR="00493741" w:rsidRPr="00771C52">
        <w:rPr>
          <w:rFonts w:eastAsia="Times New Roman"/>
          <w:color w:val="000000"/>
        </w:rPr>
        <w:instrText>analysis","type":"article-journal","volume":"26"},"uris":["http://www.mendeley.com/documents/?uuid=88a2d05f-7d65-4d3f-99d4-92177a841975"]}],"mendeley":{"formattedCitation":"(Firn &lt;i&gt;et al.&lt;/i&gt;, 2019; Li &lt;i&gt;et al.&lt;/i&gt;, 2020; Liang &lt;i&gt;et al.&lt;/i&gt;,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(Firn </w:t>
      </w:r>
      <w:r w:rsidR="00493741" w:rsidRPr="001B44B1">
        <w:rPr>
          <w:rFonts w:eastAsia="Times New Roman"/>
          <w:i/>
          <w:noProof/>
          <w:color w:val="000000"/>
        </w:rPr>
        <w:t>et al.</w:t>
      </w:r>
      <w:r w:rsidR="00493741" w:rsidRPr="001B44B1">
        <w:rPr>
          <w:rFonts w:eastAsia="Times New Roman"/>
          <w:noProof/>
          <w:color w:val="000000"/>
        </w:rPr>
        <w:t xml:space="preserve">, 2019; 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 xml:space="preserve">the fact that leaf photosynthesis is limited by nitrogen available to build nitrogen-rich proteins such as Ribulose-1,5-bisphosphate </w:t>
      </w:r>
      <w:r w:rsidRPr="001B44B1">
        <w:rPr>
          <w:rFonts w:eastAsia="Times New Roman"/>
          <w:color w:val="000000"/>
        </w:rPr>
        <w:lastRenderedPageBreak/>
        <w:t>(Rubisco)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 carboxylation-limited and are instead well 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w:t>
      </w:r>
      <w:proofErr w:type="spellStart"/>
      <w:r w:rsidRPr="001B44B1">
        <w:rPr>
          <w:rFonts w:eastAsia="Times New Roman"/>
          <w:color w:val="000000"/>
        </w:rPr>
        <w:t>Rubsico</w:t>
      </w:r>
      <w:proofErr w:type="spellEnd"/>
      <w:r w:rsidRPr="001B44B1">
        <w:rPr>
          <w:rFonts w:eastAsia="Times New Roman"/>
          <w:color w:val="000000"/>
        </w:rPr>
        <w:t xml:space="preserve"> would not increase photosynthesis unless it was accompanied by a similar increase in light energy. 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3CBCEB9E" w:rsidR="00361685" w:rsidRPr="001B44B1" w:rsidRDefault="00361685" w:rsidP="00B05AC4">
      <w:pPr>
        <w:spacing w:line="480" w:lineRule="auto"/>
        <w:ind w:firstLine="720"/>
        <w:contextualSpacing/>
        <w:rPr>
          <w:rFonts w:eastAsia="Times New Roman"/>
        </w:rPr>
      </w:pPr>
      <w:r w:rsidRPr="00771C52">
        <w:rPr>
          <w:rFonts w:eastAsia="Times New Roman"/>
          <w:color w:val="000000"/>
        </w:rPr>
        <w:t xml:space="preserve">Other studies have highlighted the importance of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spectrum","type":"article-journal","volume":"241"},"uris":["http://www.mendeley.com/documents/?uuid=daf48305-0595-49f4-b076-5968c3c2835e"]}],"mendeley":{"formattedCitation":"(Dong &lt;i&gt;et al.&lt;/i&gt;, 2017; Onoda &lt;i&gt;et al.&lt;/i&gt;, 2017)","plainTextFormattedCitation":"(Dong et al., 2017; Onoda et al., 2017)","previouslyFormattedCitation":"(Dong &lt;i&gt;et al.&lt;/i&gt;, 2017; Onoda &lt;i&gt;et al.&lt;/i&gt;, 2017)"},"properties":{"noteIndex":0},"schema":"https://github.com/citation-style-language/schema/raw/master/csl-citation.json"}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(Dong </w:t>
      </w:r>
      <w:r w:rsidR="00383758" w:rsidRPr="001B44B1">
        <w:rPr>
          <w:rFonts w:eastAsia="Times New Roman"/>
          <w:i/>
          <w:noProof/>
          <w:color w:val="000000"/>
        </w:rPr>
        <w:t>et al.</w:t>
      </w:r>
      <w:r w:rsidR="00383758" w:rsidRPr="001B44B1">
        <w:rPr>
          <w:rFonts w:eastAsia="Times New Roman"/>
          <w:noProof/>
          <w:color w:val="000000"/>
        </w:rPr>
        <w:t xml:space="preserve">, 2017; Onoda </w:t>
      </w:r>
      <w:r w:rsidR="00383758" w:rsidRPr="001B44B1">
        <w:rPr>
          <w:rFonts w:eastAsia="Times New Roman"/>
          <w:i/>
          <w:noProof/>
          <w:color w:val="000000"/>
        </w:rPr>
        <w:t>et al.</w:t>
      </w:r>
      <w:r w:rsidR="00383758" w:rsidRPr="00771C52">
        <w:rPr>
          <w:rFonts w:eastAsia="Times New Roman"/>
          <w:noProof/>
          <w:color w:val="000000"/>
        </w:rPr>
        <w:t>, 2017)</w:t>
      </w:r>
      <w:r w:rsidR="00383758" w:rsidRPr="008531D1">
        <w:rPr>
          <w:rFonts w:eastAsia="Times New Roman"/>
          <w:color w:val="000000"/>
        </w:rPr>
        <w:fldChar w:fldCharType="end"/>
      </w:r>
      <w:r w:rsidR="00383758" w:rsidRPr="008531D1">
        <w:rPr>
          <w:rFonts w:eastAsia="Times New Roman"/>
          <w:color w:val="000000"/>
        </w:rPr>
        <w:t>.</w:t>
      </w:r>
      <w:r w:rsidRPr="001B44B1">
        <w:rPr>
          <w:rFonts w:eastAsia="Times New Roman"/>
          <w:color w:val="000000"/>
        </w:rPr>
        <w:t xml:space="preserve"> Variations in demand is typically tied to variations in aboveground climatic conditions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(Smith &amp; Keenan, 2020)</w:t>
      </w:r>
      <w:r w:rsidR="00383758" w:rsidRPr="008531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C694B"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(Dong </w:t>
      </w:r>
      <w:r w:rsidR="00383758" w:rsidRPr="001B44B1">
        <w:rPr>
          <w:rFonts w:eastAsia="Times New Roman"/>
          <w:i/>
          <w:noProof/>
          <w:color w:val="000000"/>
        </w:rPr>
        <w:t>et al.</w:t>
      </w:r>
      <w:r w:rsidR="00383758" w:rsidRPr="001B44B1">
        <w:rPr>
          <w:rFonts w:eastAsia="Times New Roman"/>
          <w:noProof/>
          <w:color w:val="000000"/>
        </w:rPr>
        <w:t xml:space="preserve">, 2017; Smith </w:t>
      </w:r>
      <w:r w:rsidR="00383758" w:rsidRPr="001B44B1">
        <w:rPr>
          <w:rFonts w:eastAsia="Times New Roman"/>
          <w:i/>
          <w:noProof/>
          <w:color w:val="000000"/>
        </w:rPr>
        <w:t>et al.</w:t>
      </w:r>
      <w:r w:rsidR="00383758" w:rsidRPr="00771C52">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21E26" w:rsidRPr="00771C52">
        <w:rPr>
          <w:rFonts w:ascii="Cambria Math" w:eastAsia="Times New Roman" w:hAnsi="Cambria Math" w:cs="Cambria Math"/>
          <w:color w:val="000000"/>
        </w:rPr>
        <w:instrText>‐</w:instrText>
      </w:r>
      <w:r w:rsidR="00921E26" w:rsidRPr="00771C52">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(Ali </w:t>
      </w:r>
      <w:r w:rsidR="00921E26" w:rsidRPr="001B44B1">
        <w:rPr>
          <w:rFonts w:eastAsia="Times New Roman"/>
          <w:i/>
          <w:noProof/>
          <w:color w:val="000000"/>
        </w:rPr>
        <w:t>et al.</w:t>
      </w:r>
      <w:r w:rsidR="00921E26" w:rsidRPr="001B44B1">
        <w:rPr>
          <w:rFonts w:eastAsia="Times New Roman"/>
          <w:noProof/>
          <w:color w:val="000000"/>
        </w:rPr>
        <w:t xml:space="preserve">, 2015; Dong </w:t>
      </w:r>
      <w:r w:rsidR="00921E26" w:rsidRPr="001B44B1">
        <w:rPr>
          <w:rFonts w:eastAsia="Times New Roman"/>
          <w:i/>
          <w:noProof/>
          <w:color w:val="000000"/>
        </w:rPr>
        <w:t>et al.</w:t>
      </w:r>
      <w:r w:rsidR="00921E26" w:rsidRPr="00771C52">
        <w:rPr>
          <w:rFonts w:eastAsia="Times New Roman"/>
          <w:noProof/>
          <w:color w:val="000000"/>
        </w:rPr>
        <w:t xml:space="preserve">, 2017; Rogers </w:t>
      </w:r>
      <w:r w:rsidR="00921E26" w:rsidRPr="00771C52">
        <w:rPr>
          <w:rFonts w:eastAsia="Times New Roman"/>
          <w:i/>
          <w:noProof/>
          <w:color w:val="000000"/>
        </w:rPr>
        <w:t>et al.</w:t>
      </w:r>
      <w:r w:rsidR="00921E26" w:rsidRPr="00771C52">
        <w:rPr>
          <w:rFonts w:eastAsia="Times New Roman"/>
          <w:noProof/>
          <w:color w:val="000000"/>
        </w:rPr>
        <w:t xml:space="preserve">, 2017; Hinojo-Hinojo </w:t>
      </w:r>
      <w:r w:rsidR="00921E26" w:rsidRPr="00771C52">
        <w:rPr>
          <w:rFonts w:eastAsia="Times New Roman"/>
          <w:i/>
          <w:noProof/>
          <w:color w:val="000000"/>
        </w:rPr>
        <w:t>et al.</w:t>
      </w:r>
      <w:r w:rsidR="00921E26" w:rsidRPr="00771C52">
        <w:rPr>
          <w:rFonts w:eastAsia="Times New Roman"/>
          <w:noProof/>
          <w:color w:val="000000"/>
        </w:rPr>
        <w:t xml:space="preserve">, 2018; Smith &amp; Dukes, 2018; Smith </w:t>
      </w:r>
      <w:r w:rsidR="00921E26" w:rsidRPr="00771C52">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xml:space="preserve">, 2020; Smith &amp; Keenan, 2020; Wang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w:t>
      </w:r>
      <w:r w:rsidR="00921E26" w:rsidRPr="001B44B1">
        <w:rPr>
          <w:rFonts w:eastAsia="Times New Roman"/>
          <w:noProof/>
          <w:color w:val="000000"/>
        </w:rPr>
        <w:t xml:space="preserve">Niinemets </w:t>
      </w:r>
      <w:r w:rsidR="00921E26" w:rsidRPr="001B44B1">
        <w:rPr>
          <w:rFonts w:eastAsia="Times New Roman"/>
          <w:i/>
          <w:noProof/>
          <w:color w:val="000000"/>
        </w:rPr>
        <w:t>et al.</w:t>
      </w:r>
      <w:r w:rsidR="00921E26" w:rsidRPr="001B44B1">
        <w:rPr>
          <w:rFonts w:eastAsia="Times New Roman"/>
          <w:noProof/>
          <w:color w:val="000000"/>
        </w:rPr>
        <w:t xml:space="preserve">, 2015; Dong </w:t>
      </w:r>
      <w:r w:rsidR="00921E26" w:rsidRPr="00771C52">
        <w:rPr>
          <w:rFonts w:eastAsia="Times New Roman"/>
          <w:i/>
          <w:noProof/>
          <w:color w:val="000000"/>
        </w:rPr>
        <w:t>et al.</w:t>
      </w:r>
      <w:r w:rsidR="00921E26" w:rsidRPr="00771C52">
        <w:rPr>
          <w:rFonts w:eastAsia="Times New Roman"/>
          <w:noProof/>
          <w:color w:val="000000"/>
        </w:rPr>
        <w:t xml:space="preserve">, 2017; Smith </w:t>
      </w:r>
      <w:r w:rsidR="00921E26" w:rsidRPr="00771C52">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(Dong </w:t>
      </w:r>
      <w:r w:rsidR="00921E26" w:rsidRPr="001B44B1">
        <w:rPr>
          <w:rFonts w:eastAsia="Times New Roman"/>
          <w:i/>
          <w:noProof/>
          <w:color w:val="000000"/>
        </w:rPr>
        <w:t>et al.</w:t>
      </w:r>
      <w:r w:rsidR="00921E26" w:rsidRPr="001B44B1">
        <w:rPr>
          <w:rFonts w:eastAsia="Times New Roman"/>
          <w:noProof/>
          <w:color w:val="000000"/>
        </w:rPr>
        <w:t xml:space="preserve">, 2017; Firn </w:t>
      </w:r>
      <w:r w:rsidR="00921E26" w:rsidRPr="001B44B1">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this climate-driven changes in demand may be as, or even more important than soil nitrogen availability.</w:t>
      </w:r>
    </w:p>
    <w:p w14:paraId="3AAFBB69" w14:textId="65E7D0C6" w:rsidR="00361685" w:rsidRPr="00771C52" w:rsidRDefault="00361685" w:rsidP="00B05AC4">
      <w:pPr>
        <w:spacing w:line="480" w:lineRule="auto"/>
        <w:contextualSpacing/>
        <w:rPr>
          <w:rFonts w:eastAsia="Times New Roman"/>
        </w:rPr>
      </w:pPr>
      <w:r w:rsidRPr="001B44B1">
        <w:rPr>
          <w:rFonts w:eastAsia="Times New Roman"/>
          <w:color w:val="000000"/>
        </w:rPr>
        <w:lastRenderedPageBreak/>
        <w:tab/>
        <w:t>Pla</w:t>
      </w:r>
      <w:r w:rsidRPr="00771C52">
        <w:rPr>
          <w:rFonts w:eastAsia="Times New Roman"/>
          <w:color w:val="000000"/>
        </w:rPr>
        <w:t xml:space="preserve">nt </w:t>
      </w:r>
      <w:proofErr w:type="spellStart"/>
      <w:r w:rsidRPr="00771C52">
        <w:rPr>
          <w:rFonts w:eastAsia="Times New Roman"/>
          <w:color w:val="000000"/>
        </w:rPr>
        <w:t>ecophysiological</w:t>
      </w:r>
      <w:proofErr w:type="spellEnd"/>
      <w:r w:rsidRPr="00771C52">
        <w:rPr>
          <w:rFonts w:eastAsia="Times New Roman"/>
          <w:color w:val="000000"/>
        </w:rPr>
        <w:t xml:space="preserve"> theory</w:t>
      </w:r>
      <w:r w:rsidR="00921E26" w:rsidRPr="00771C52">
        <w:rPr>
          <w:rFonts w:eastAsia="Times New Roman"/>
          <w:color w:val="000000"/>
        </w:rPr>
        <w:t xml:space="preserve"> </w:t>
      </w:r>
      <w:r w:rsidR="00921E26" w:rsidRPr="008531D1">
        <w:rPr>
          <w:rFonts w:eastAsia="Times New Roman"/>
          <w:color w:val="000000"/>
        </w:rPr>
        <w:fldChar w:fldCharType="begin" w:fldLock="1"/>
      </w:r>
      <w:r w:rsidR="00CE3D9E">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leaves","type":"article-journal"},"uris":["http://www.mendeley.com/documents/?uuid=4c508292-c175-4d53-9914-3fa0672e4c50"]}],"mendeley":{"formattedCitation":"(Wright &lt;i&gt;et al.&lt;/i&gt;, 2003; Franklin &lt;i&gt;et al.&lt;/i&gt;, 2020; Paillassa &lt;i&gt;et al.&lt;/i&gt;, 2020)","plainTextFormattedCitation":"(Wright et al., 2003; Franklin et al., 2020; Paillassa et al., 2020)","previouslyFormattedCitation":"(Wright &lt;i&gt;et al.&lt;/i&gt;, 2003; Franklin &lt;i&gt;et al.&lt;/i&gt;, 2020;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(Wright </w:t>
      </w:r>
      <w:r w:rsidR="00921E26" w:rsidRPr="001B44B1">
        <w:rPr>
          <w:rFonts w:eastAsia="Times New Roman"/>
          <w:i/>
          <w:noProof/>
          <w:color w:val="000000"/>
        </w:rPr>
        <w:t>et al.</w:t>
      </w:r>
      <w:r w:rsidR="00921E26" w:rsidRPr="001B44B1">
        <w:rPr>
          <w:rFonts w:eastAsia="Times New Roman"/>
          <w:noProof/>
          <w:color w:val="000000"/>
        </w:rPr>
        <w:t xml:space="preserve">, 2003; Franklin </w:t>
      </w:r>
      <w:r w:rsidR="00921E26" w:rsidRPr="001B44B1">
        <w:rPr>
          <w:rFonts w:eastAsia="Times New Roman"/>
          <w:i/>
          <w:noProof/>
          <w:color w:val="000000"/>
        </w:rPr>
        <w:t>et al.</w:t>
      </w:r>
      <w:r w:rsidR="00921E26" w:rsidRPr="001B44B1">
        <w:rPr>
          <w:rFonts w:eastAsia="Times New Roman"/>
          <w:noProof/>
          <w:color w:val="000000"/>
        </w:rPr>
        <w:t xml:space="preserve">, 2020; Paillassa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This theory suggests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color w:val="000000"/>
        </w:rPr>
        <w:t>)</w:t>
      </w:r>
      <w:r w:rsidRPr="00771C52">
        <w:rPr>
          <w:rFonts w:eastAsia="Times New Roman"/>
          <w:color w:val="000000"/>
        </w:rPr>
        <w:t xml:space="preserve"> </w:t>
      </w:r>
      <w:r w:rsidR="00771C52">
        <w:rPr>
          <w:rFonts w:eastAsia="Times New Roman"/>
          <w:color w:val="000000"/>
        </w:rPr>
        <w:t>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w:t>
      </w:r>
      <w:proofErr w:type="gramStart"/>
      <w:r w:rsidRPr="00771C52">
        <w:rPr>
          <w:rFonts w:eastAsia="Times New Roman"/>
          <w:color w:val="000000"/>
        </w:rPr>
        <w:t xml:space="preserve">new </w:t>
      </w:r>
      <w:r w:rsidR="00771C52">
        <w:rPr>
          <w:rFonts w:eastAsia="Times New Roman"/>
          <w:color w:val="000000"/>
        </w:rPr>
        <w:t xml:space="preserve"> structures</w:t>
      </w:r>
      <w:proofErr w:type="gramEnd"/>
      <w:r w:rsidR="00771C52">
        <w:rPr>
          <w:rFonts w:eastAsia="Times New Roman"/>
          <w:color w:val="000000"/>
        </w:rPr>
        <w:t xml:space="preserve"> (</w:t>
      </w:r>
      <w:proofErr w:type="spellStart"/>
      <w:r w:rsidR="00771C52" w:rsidRPr="00771C52">
        <w:rPr>
          <w:rFonts w:eastAsia="Times New Roman"/>
          <w:i/>
          <w:iCs/>
          <w:color w:val="000000"/>
        </w:rPr>
        <w:t>N</w:t>
      </w:r>
      <w:r w:rsidR="00771C52" w:rsidRPr="00771C52">
        <w:rPr>
          <w:rFonts w:eastAsia="Times New Roman"/>
          <w:color w:val="000000"/>
          <w:vertAlign w:val="subscript"/>
        </w:rPr>
        <w:t>demand</w:t>
      </w:r>
      <w:proofErr w:type="spellEnd"/>
      <w:r w:rsidR="00771C52">
        <w:rPr>
          <w:rFonts w:eastAsia="Times New Roman"/>
          <w:color w:val="000000"/>
        </w:rPr>
        <w:t>)</w:t>
      </w:r>
      <w:r w:rsidRPr="00771C52">
        <w:rPr>
          <w:rFonts w:eastAsia="Times New Roman"/>
          <w:color w:val="000000"/>
        </w:rPr>
        <w:t xml:space="preserve">. Thus, an increase in </w:t>
      </w:r>
      <w:proofErr w:type="spellStart"/>
      <w:r w:rsidRPr="00771C52">
        <w:rPr>
          <w:rFonts w:eastAsia="Times New Roman"/>
          <w:i/>
          <w:iCs/>
          <w:color w:val="000000"/>
        </w:rPr>
        <w:t>N</w:t>
      </w:r>
      <w:r w:rsidRPr="00771C52">
        <w:rPr>
          <w:rFonts w:eastAsia="Times New Roman"/>
          <w:color w:val="000000"/>
          <w:vertAlign w:val="subscript"/>
        </w:rPr>
        <w:t>supply</w:t>
      </w:r>
      <w:proofErr w:type="spellEnd"/>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771C52">
        <w:rPr>
          <w:rFonts w:eastAsia="Times New Roman"/>
          <w:color w:val="000000"/>
        </w:rPr>
        <w:t>low</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demand</w:t>
      </w:r>
      <w:proofErr w:type="spellEnd"/>
      <w:r w:rsidRPr="00771C52">
        <w:rPr>
          <w:rFonts w:eastAsia="Times New Roman"/>
          <w:color w:val="000000"/>
        </w:rPr>
        <w:t xml:space="preserve"> (Figure 1 grey dashed line). If </w:t>
      </w:r>
      <w:proofErr w:type="spellStart"/>
      <w:r w:rsidRPr="00771C52">
        <w:rPr>
          <w:rFonts w:eastAsia="Times New Roman"/>
          <w:i/>
          <w:iCs/>
          <w:color w:val="000000"/>
        </w:rPr>
        <w:t>N</w:t>
      </w:r>
      <w:r w:rsidRPr="00771C52">
        <w:rPr>
          <w:rFonts w:eastAsia="Times New Roman"/>
          <w:color w:val="000000"/>
          <w:vertAlign w:val="subscript"/>
        </w:rPr>
        <w:t>demand</w:t>
      </w:r>
      <w:proofErr w:type="spellEnd"/>
      <w:r w:rsidRPr="00771C52">
        <w:rPr>
          <w:rFonts w:eastAsia="Times New Roman"/>
          <w:color w:val="000000"/>
        </w:rPr>
        <w:t xml:space="preserve"> </w:t>
      </w:r>
      <w:r w:rsidR="00771C52">
        <w:rPr>
          <w:rFonts w:eastAsia="Times New Roman"/>
          <w:color w:val="000000"/>
        </w:rPr>
        <w:t>is high</w:t>
      </w:r>
      <w:r w:rsidRPr="00771C52">
        <w:rPr>
          <w:rFonts w:eastAsia="Times New Roman"/>
          <w:color w:val="000000"/>
        </w:rPr>
        <w:t xml:space="preserve">, we would expect no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because all of the N would be allocated to build</w:t>
      </w:r>
      <w:r w:rsidR="00771C52">
        <w:rPr>
          <w:rFonts w:eastAsia="Times New Roman"/>
          <w:color w:val="000000"/>
        </w:rPr>
        <w:t>ing</w:t>
      </w:r>
      <w:r w:rsidRPr="00771C52">
        <w:rPr>
          <w:rFonts w:eastAsia="Times New Roman"/>
          <w:color w:val="000000"/>
        </w:rPr>
        <w:t xml:space="preserve"> new </w:t>
      </w:r>
      <w:r w:rsidR="00771C52">
        <w:rPr>
          <w:rFonts w:eastAsia="Times New Roman"/>
          <w:color w:val="000000"/>
        </w:rPr>
        <w:t xml:space="preserve">structures </w:t>
      </w:r>
      <w:r w:rsidRPr="00771C52">
        <w:rPr>
          <w:rFonts w:eastAsia="Times New Roman"/>
          <w:color w:val="000000"/>
        </w:rPr>
        <w:t xml:space="preserve">(Figure 1 black solid line). Different environmental contexts (e.g., canopy openness) may dictate </w:t>
      </w:r>
      <w:r w:rsidR="00771C52">
        <w:rPr>
          <w:rFonts w:eastAsia="Times New Roman"/>
          <w:color w:val="000000"/>
        </w:rPr>
        <w:t>variation in</w:t>
      </w:r>
      <w:r w:rsidR="00771C52"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demand</w:t>
      </w:r>
      <w:proofErr w:type="spellEnd"/>
      <w:r w:rsidRPr="00771C52">
        <w:rPr>
          <w:rFonts w:eastAsia="Times New Roman"/>
          <w:color w:val="000000"/>
        </w:rPr>
        <w:t xml:space="preserve"> and the resulting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p>
    <w:p w14:paraId="02B56D63" w14:textId="2A61EC62" w:rsidR="00361685" w:rsidRPr="008531D1" w:rsidRDefault="00361685" w:rsidP="00B05AC4">
      <w:pPr>
        <w:spacing w:line="480" w:lineRule="auto"/>
        <w:contextualSpacing/>
        <w:rPr>
          <w:rFonts w:eastAsia="Times New Roman"/>
          <w:color w:val="000000"/>
        </w:rPr>
      </w:pPr>
      <w:r w:rsidRPr="00771C52">
        <w:rPr>
          <w:rFonts w:eastAsia="Times New Roman"/>
          <w:color w:val="000000"/>
        </w:rPr>
        <w:tab/>
        <w:t>Here, we use leaf-level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xml:space="preserve">; Lind 2016), alongside </w:t>
      </w:r>
      <w:proofErr w:type="spellStart"/>
      <w:r w:rsidRPr="00771C52">
        <w:rPr>
          <w:rFonts w:eastAsia="Times New Roman"/>
          <w:color w:val="000000"/>
        </w:rPr>
        <w:t>ecophysiological</w:t>
      </w:r>
      <w:proofErr w:type="spellEnd"/>
      <w:r w:rsidRPr="00771C52">
        <w:rPr>
          <w:rFonts w:eastAsia="Times New Roman"/>
          <w:color w:val="000000"/>
        </w:rPr>
        <w:t xml:space="preserve"> theory to better understand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nitrogen addition. Our aims were to (1) quantify and separate the impact of soil nitrogen, leaf traits, and climate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(2) separate the impacts of nitrogen demand and nitrogen availability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We hypothesized that soil nitrogen availability, leaf traits, and climate would have significant separate impacts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but that the effect of soil nitrogen availability would be relatively weak due to the alternative ways in which plants can allocate available nitrogen. Following from this, we expected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responses would be weaker than leaf area index (LAI) responses because the optimal strategy for increasing productivity in grasslands would be to increase LAI rather than increase water use efficiency. Finally, we hypothesized that the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 availability would be greatest in species that did not show a large increase in biomass, as these species likely were not exhibiting a concomitant increase in nitrogen demand.</w:t>
      </w:r>
      <w:commentRangeStart w:id="7"/>
      <w:commentRangeEnd w:id="7"/>
      <w:r w:rsidR="004E72F0" w:rsidRPr="00B05AC4">
        <w:rPr>
          <w:rStyle w:val="CommentReference"/>
          <w:sz w:val="24"/>
          <w:szCs w:val="24"/>
        </w:rPr>
        <w:commentReference w:id="7"/>
      </w:r>
    </w:p>
    <w:p w14:paraId="12844DD5" w14:textId="51F0B547" w:rsidR="00077C60" w:rsidRDefault="00077C60" w:rsidP="008531D1">
      <w:pPr>
        <w:spacing w:line="480" w:lineRule="auto"/>
        <w:contextualSpacing/>
        <w:rPr>
          <w:rFonts w:eastAsia="Times New Roman"/>
          <w:color w:val="000000"/>
        </w:rPr>
      </w:pPr>
    </w:p>
    <w:p w14:paraId="1A673B7D" w14:textId="7CD9D819"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64643EE2" w:rsidR="00077C60" w:rsidRPr="00B05AC4" w:rsidRDefault="00077C60" w:rsidP="00B05AC4">
      <w:pPr>
        <w:spacing w:line="480" w:lineRule="auto"/>
        <w:contextualSpacing/>
        <w:rPr>
          <w:rFonts w:eastAsia="Times New Roman"/>
        </w:rPr>
      </w:pPr>
      <w:commentRangeStart w:id="8"/>
      <w:r w:rsidRPr="00B05AC4">
        <w:rPr>
          <w:rFonts w:eastAsia="Times New Roman"/>
          <w:noProof/>
        </w:rPr>
        <w:drawing>
          <wp:inline distT="0" distB="0" distL="0" distR="0" wp14:anchorId="1B594E98" wp14:editId="066B7B42">
            <wp:extent cx="3801979" cy="475166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04693" cy="4755052"/>
                    </a:xfrm>
                    <a:prstGeom prst="rect">
                      <a:avLst/>
                    </a:prstGeom>
                  </pic:spPr>
                </pic:pic>
              </a:graphicData>
            </a:graphic>
          </wp:inline>
        </w:drawing>
      </w:r>
      <w:commentRangeEnd w:id="8"/>
      <w:r w:rsidR="00762C16" w:rsidRPr="00B05AC4">
        <w:rPr>
          <w:rStyle w:val="CommentReference"/>
          <w:sz w:val="24"/>
          <w:szCs w:val="24"/>
        </w:rPr>
        <w:commentReference w:id="8"/>
      </w:r>
    </w:p>
    <w:p w14:paraId="74CD4EDF" w14:textId="0517ECA8" w:rsidR="00077C60" w:rsidRPr="00B05AC4" w:rsidRDefault="00077C60" w:rsidP="00B05AC4">
      <w:pPr>
        <w:spacing w:line="480" w:lineRule="auto"/>
        <w:contextualSpacing/>
        <w:rPr>
          <w:rFonts w:eastAsia="Times New Roman"/>
          <w:bCs/>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commentRangeStart w:id="9"/>
      <w:proofErr w:type="spellStart"/>
      <w:r w:rsidR="00771C52" w:rsidRPr="00771C52">
        <w:rPr>
          <w:rFonts w:eastAsia="Times New Roman"/>
          <w:bCs/>
          <w:i/>
        </w:rPr>
        <w:t>N</w:t>
      </w:r>
      <w:r w:rsidR="00771C52">
        <w:rPr>
          <w:rFonts w:eastAsia="Times New Roman"/>
          <w:bCs/>
          <w:vertAlign w:val="subscript"/>
        </w:rPr>
        <w:t>availability</w:t>
      </w:r>
      <w:commentRangeEnd w:id="9"/>
      <w:proofErr w:type="spellEnd"/>
      <w:r w:rsidR="00771C52">
        <w:rPr>
          <w:rStyle w:val="CommentReference"/>
        </w:rPr>
        <w:commentReference w:id="9"/>
      </w:r>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nitrogen demand scenarios. </w:t>
      </w:r>
      <w:commentRangeStart w:id="10"/>
      <w:r w:rsidR="001B44B1">
        <w:rPr>
          <w:rFonts w:eastAsia="Times New Roman"/>
          <w:bCs/>
        </w:rPr>
        <w:t xml:space="preserve">In the first scenario (black solid line), nitrogen demand </w:t>
      </w:r>
      <w:r w:rsidR="00771C52">
        <w:rPr>
          <w:rFonts w:eastAsia="Times New Roman"/>
          <w:bCs/>
        </w:rPr>
        <w:t>to build new structures</w:t>
      </w:r>
      <w:r w:rsidR="00F9151E">
        <w:rPr>
          <w:rFonts w:eastAsia="Times New Roman"/>
          <w:bCs/>
        </w:rPr>
        <w:t xml:space="preserve"> (</w:t>
      </w:r>
      <w:proofErr w:type="spellStart"/>
      <w:r w:rsidR="00F9151E">
        <w:rPr>
          <w:rFonts w:eastAsia="Times New Roman"/>
          <w:bCs/>
          <w:i/>
        </w:rPr>
        <w:t>N</w:t>
      </w:r>
      <w:r w:rsidR="00F9151E">
        <w:rPr>
          <w:rFonts w:eastAsia="Times New Roman"/>
          <w:bCs/>
          <w:vertAlign w:val="subscript"/>
        </w:rPr>
        <w:t>demand</w:t>
      </w:r>
      <w:proofErr w:type="spellEnd"/>
      <w:r w:rsidR="00F9151E">
        <w:rPr>
          <w:rFonts w:eastAsia="Times New Roman"/>
          <w:bCs/>
        </w:rPr>
        <w:t>)</w:t>
      </w:r>
      <w:r w:rsidR="00771C52">
        <w:rPr>
          <w:rFonts w:eastAsia="Times New Roman"/>
          <w:bCs/>
        </w:rPr>
        <w:t xml:space="preserve"> is high</w:t>
      </w:r>
      <w:r w:rsidR="001B44B1">
        <w:rPr>
          <w:rFonts w:eastAsia="Times New Roman"/>
          <w:bCs/>
        </w:rPr>
        <w:t>.</w:t>
      </w:r>
      <w:r w:rsidR="00771C52">
        <w:rPr>
          <w:rFonts w:eastAsia="Times New Roman"/>
          <w:bCs/>
        </w:rPr>
        <w:t xml:space="preserve"> Thus,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In the second scenario (dashed grey line), </w:t>
      </w:r>
      <w:proofErr w:type="spellStart"/>
      <w:r w:rsidR="00F9151E">
        <w:rPr>
          <w:rFonts w:eastAsia="Times New Roman"/>
          <w:bCs/>
          <w:i/>
        </w:rPr>
        <w:t>N</w:t>
      </w:r>
      <w:r w:rsidR="00F9151E">
        <w:rPr>
          <w:rFonts w:eastAsia="Times New Roman"/>
          <w:bCs/>
          <w:vertAlign w:val="subscript"/>
        </w:rPr>
        <w:t>demand</w:t>
      </w:r>
      <w:proofErr w:type="spellEnd"/>
      <w:r w:rsidR="00F9151E">
        <w:rPr>
          <w:rFonts w:eastAsia="Times New Roman"/>
          <w:bCs/>
        </w:rPr>
        <w:t xml:space="preserve"> is low.</w:t>
      </w:r>
      <w:commentRangeEnd w:id="10"/>
      <w:r w:rsidR="00BA58FF">
        <w:rPr>
          <w:rStyle w:val="CommentReference"/>
        </w:rPr>
        <w:commentReference w:id="10"/>
      </w:r>
      <w:r w:rsidR="00F9151E">
        <w:rPr>
          <w:rFonts w:eastAsia="Times New Roman"/>
          <w:bCs/>
        </w:rPr>
        <w:t xml:space="preserve"> Thus,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w:t>
      </w:r>
      <w:proofErr w:type="spellStart"/>
      <w:r w:rsidR="00F9151E">
        <w:rPr>
          <w:rFonts w:eastAsia="Times New Roman"/>
          <w:bCs/>
        </w:rPr>
        <w:t>relected</w:t>
      </w:r>
      <w:proofErr w:type="spellEnd"/>
      <w:r w:rsidR="00F9151E">
        <w:rPr>
          <w:rFonts w:eastAsia="Times New Roman"/>
          <w:bCs/>
        </w:rPr>
        <w:t xml:space="preserve">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proofErr w:type="spellStart"/>
      <w:r w:rsidR="00F9151E" w:rsidRPr="00771C52">
        <w:rPr>
          <w:rFonts w:eastAsia="Times New Roman"/>
          <w:i/>
          <w:iCs/>
          <w:color w:val="000000"/>
        </w:rPr>
        <w:t>N</w:t>
      </w:r>
      <w:r w:rsidR="00F9151E">
        <w:rPr>
          <w:rFonts w:eastAsia="Times New Roman"/>
          <w:color w:val="000000"/>
          <w:vertAlign w:val="subscript"/>
        </w:rPr>
        <w:t>demand</w:t>
      </w:r>
      <w:proofErr w:type="spellEnd"/>
      <w:r w:rsidR="00F9151E">
        <w:rPr>
          <w:rFonts w:eastAsia="Times New Roman"/>
          <w:color w:val="000000"/>
        </w:rPr>
        <w:t xml:space="preserve"> relationship.</w:t>
      </w:r>
    </w:p>
    <w:p w14:paraId="053211F6" w14:textId="77777777" w:rsidR="00361685" w:rsidRPr="008531D1" w:rsidRDefault="00361685" w:rsidP="00B05AC4">
      <w:pPr>
        <w:spacing w:line="480" w:lineRule="auto"/>
        <w:contextualSpacing/>
        <w:rPr>
          <w:rFonts w:eastAsia="Times New Roman"/>
        </w:rPr>
      </w:pPr>
    </w:p>
    <w:p w14:paraId="6CE7B72D" w14:textId="77777777"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36F63A0"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10 5m x 5m plots. N, P, and K were added as urea, triple super phosphate, and potassium </w:t>
      </w:r>
      <w:proofErr w:type="spellStart"/>
      <w:r w:rsidRPr="00771C52">
        <w:rPr>
          <w:rFonts w:eastAsia="Times New Roman"/>
          <w:color w:val="000000"/>
        </w:rPr>
        <w:t>sulphate</w:t>
      </w:r>
      <w:proofErr w:type="spellEnd"/>
      <w:r w:rsidRPr="00771C52">
        <w:rPr>
          <w:rFonts w:eastAsia="Times New Roman"/>
          <w:color w:val="000000"/>
        </w:rPr>
        <w:t>,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xml:space="preserve">. The leaf trait dataset consisted of leaf elemental, isotopic, and morphological variables. Samples were collected from up to five randomly selected individuals per plot, typically 3-4 years after nutrient addition at each site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FE42155"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concentration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5B59FCA1" w14:textId="6DA5FAF3" w:rsidR="00361685" w:rsidRPr="00771C52" w:rsidDel="008A5EC2" w:rsidRDefault="00361685" w:rsidP="008A5EC2">
      <w:pPr>
        <w:spacing w:line="480" w:lineRule="auto"/>
        <w:contextualSpacing/>
        <w:rPr>
          <w:del w:id="11" w:author="Nick Smith" w:date="2021-05-18T12:42:00Z"/>
          <w:rFonts w:eastAsia="Times New Roman"/>
        </w:rPr>
        <w:pPrChange w:id="12" w:author="Nick Smith" w:date="2021-05-18T12:42:00Z">
          <w:pPr>
            <w:spacing w:line="480" w:lineRule="auto"/>
            <w:contextualSpacing/>
          </w:pPr>
        </w:pPrChange>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ins w:id="13" w:author="Nick Smith" w:date="2021-05-18T12:40:00Z">
        <w:r w:rsidR="00B16B03">
          <w:rPr>
            <w:rFonts w:eastAsia="Times New Roman"/>
            <w:color w:val="000000"/>
          </w:rPr>
          <w:t xml:space="preserve"> of living tissue at </w:t>
        </w:r>
      </w:ins>
      <w:ins w:id="14" w:author="Nick Smith" w:date="2021-05-18T12:42:00Z">
        <w:r w:rsidR="003F3A2E">
          <w:rPr>
            <w:rFonts w:eastAsia="Times New Roman"/>
            <w:color w:val="000000"/>
          </w:rPr>
          <w:t>measured at the same sites in the same years as the leaf trait data</w:t>
        </w:r>
      </w:ins>
      <w:del w:id="15" w:author="Nick Smith" w:date="2021-05-18T12:39:00Z">
        <w:r w:rsidRPr="00771C52" w:rsidDel="00B16B03">
          <w:rPr>
            <w:rFonts w:eastAsia="Times New Roman"/>
            <w:color w:val="000000"/>
          </w:rPr>
          <w:delText xml:space="preserve"> and aboveground interception of photosynthetically active radiation (PAR)</w:delText>
        </w:r>
      </w:del>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ins w:id="16" w:author="Nick Smith" w:date="2021-05-18T12:42:00Z">
        <w:r w:rsidR="003F3A2E">
          <w:rPr>
            <w:rFonts w:eastAsia="Times New Roman"/>
            <w:color w:val="000000"/>
          </w:rPr>
          <w:t xml:space="preserve"> and was dried before being</w:t>
        </w:r>
      </w:ins>
      <w:ins w:id="17" w:author="Nick Smith" w:date="2021-05-18T12:43:00Z">
        <w:r w:rsidR="008A5EC2">
          <w:rPr>
            <w:rFonts w:eastAsia="Times New Roman"/>
            <w:color w:val="000000"/>
          </w:rPr>
          <w:t xml:space="preserve"> weighed.</w:t>
        </w:r>
      </w:ins>
      <w:del w:id="18" w:author="Nick Smith" w:date="2021-05-18T12:43:00Z">
        <w:r w:rsidRPr="00771C52" w:rsidDel="008A5EC2">
          <w:rPr>
            <w:rFonts w:eastAsia="Times New Roman"/>
            <w:color w:val="000000"/>
          </w:rPr>
          <w:delText xml:space="preserve">. </w:delText>
        </w:r>
      </w:del>
      <w:del w:id="19" w:author="Nick Smith" w:date="2021-05-18T12:42:00Z">
        <w:r w:rsidRPr="00771C52" w:rsidDel="008A5EC2">
          <w:rPr>
            <w:rFonts w:eastAsia="Times New Roman"/>
            <w:color w:val="000000"/>
          </w:rPr>
          <w:delText>Aboveground interception of PAR was typically sampled with a single PAR sensor or a light meter with multiple PAR sensors. To do this, a PAR measurement was taken above the canopy (PAR</w:delText>
        </w:r>
        <w:r w:rsidRPr="00771C52" w:rsidDel="008A5EC2">
          <w:rPr>
            <w:rFonts w:eastAsia="Times New Roman"/>
            <w:color w:val="000000"/>
            <w:vertAlign w:val="subscript"/>
          </w:rPr>
          <w:delText>above</w:delText>
        </w:r>
        <w:r w:rsidRPr="00771C52" w:rsidDel="008A5EC2">
          <w:rPr>
            <w:rFonts w:eastAsia="Times New Roman"/>
            <w:color w:val="000000"/>
          </w:rPr>
          <w:delText>; µmol m</w:delText>
        </w:r>
        <w:r w:rsidRPr="00771C52" w:rsidDel="008A5EC2">
          <w:rPr>
            <w:rFonts w:eastAsia="Times New Roman"/>
            <w:color w:val="000000"/>
            <w:vertAlign w:val="superscript"/>
          </w:rPr>
          <w:delText>-2</w:delText>
        </w:r>
        <w:r w:rsidRPr="00771C52" w:rsidDel="008A5EC2">
          <w:rPr>
            <w:rFonts w:eastAsia="Times New Roman"/>
            <w:color w:val="000000"/>
          </w:rPr>
          <w:delText xml:space="preserve"> s</w:delText>
        </w:r>
        <w:r w:rsidRPr="00771C52" w:rsidDel="008A5EC2">
          <w:rPr>
            <w:rFonts w:eastAsia="Times New Roman"/>
            <w:color w:val="000000"/>
            <w:vertAlign w:val="superscript"/>
          </w:rPr>
          <w:delText>-1</w:delText>
        </w:r>
        <w:r w:rsidRPr="00771C52" w:rsidDel="008A5EC2">
          <w:rPr>
            <w:rFonts w:eastAsia="Times New Roman"/>
            <w:color w:val="000000"/>
          </w:rPr>
          <w:delText>) and two PAR measurements were taken below the canopy (PAR</w:delText>
        </w:r>
        <w:r w:rsidRPr="00771C52" w:rsidDel="008A5EC2">
          <w:rPr>
            <w:rFonts w:eastAsia="Times New Roman"/>
            <w:color w:val="000000"/>
            <w:vertAlign w:val="subscript"/>
          </w:rPr>
          <w:delText>below</w:delText>
        </w:r>
        <w:r w:rsidRPr="00771C52" w:rsidDel="008A5EC2">
          <w:rPr>
            <w:rFonts w:eastAsia="Times New Roman"/>
            <w:color w:val="000000"/>
          </w:rPr>
          <w:delText>; µmol m</w:delText>
        </w:r>
        <w:r w:rsidRPr="00771C52" w:rsidDel="008A5EC2">
          <w:rPr>
            <w:rFonts w:eastAsia="Times New Roman"/>
            <w:color w:val="000000"/>
            <w:vertAlign w:val="superscript"/>
          </w:rPr>
          <w:delText>-2</w:delText>
        </w:r>
        <w:r w:rsidRPr="00771C52" w:rsidDel="008A5EC2">
          <w:rPr>
            <w:rFonts w:eastAsia="Times New Roman"/>
            <w:color w:val="000000"/>
          </w:rPr>
          <w:delText xml:space="preserve"> s</w:delText>
        </w:r>
        <w:r w:rsidRPr="00771C52" w:rsidDel="008A5EC2">
          <w:rPr>
            <w:rFonts w:eastAsia="Times New Roman"/>
            <w:color w:val="000000"/>
            <w:vertAlign w:val="superscript"/>
          </w:rPr>
          <w:delText>-1</w:delText>
        </w:r>
        <w:r w:rsidRPr="00771C52" w:rsidDel="008A5EC2">
          <w:rPr>
            <w:rFonts w:eastAsia="Times New Roman"/>
            <w:color w:val="000000"/>
          </w:rPr>
          <w:delText>). The PAR</w:delText>
        </w:r>
        <w:r w:rsidRPr="00771C52" w:rsidDel="008A5EC2">
          <w:rPr>
            <w:rFonts w:eastAsia="Times New Roman"/>
            <w:color w:val="000000"/>
            <w:vertAlign w:val="subscript"/>
          </w:rPr>
          <w:delText>below</w:delText>
        </w:r>
        <w:r w:rsidRPr="00771C52" w:rsidDel="008A5EC2">
          <w:rPr>
            <w:rFonts w:eastAsia="Times New Roman"/>
            <w:color w:val="000000"/>
          </w:rPr>
          <w:delText xml:space="preserve"> measurements were averaged to a single value. We used these measurements to estimate the leaf area index (LAI; m</w:delText>
        </w:r>
        <w:r w:rsidRPr="00771C52" w:rsidDel="008A5EC2">
          <w:rPr>
            <w:rFonts w:eastAsia="Times New Roman"/>
            <w:color w:val="000000"/>
            <w:vertAlign w:val="superscript"/>
          </w:rPr>
          <w:delText>2</w:delText>
        </w:r>
        <w:r w:rsidRPr="00771C52" w:rsidDel="008A5EC2">
          <w:rPr>
            <w:rFonts w:eastAsia="Times New Roman"/>
            <w:color w:val="000000"/>
          </w:rPr>
          <w:delText xml:space="preserve"> m</w:delText>
        </w:r>
        <w:r w:rsidRPr="00771C52" w:rsidDel="008A5EC2">
          <w:rPr>
            <w:rFonts w:eastAsia="Times New Roman"/>
            <w:color w:val="000000"/>
            <w:vertAlign w:val="superscript"/>
          </w:rPr>
          <w:delText>-2</w:delText>
        </w:r>
        <w:r w:rsidRPr="00771C52" w:rsidDel="008A5EC2">
          <w:rPr>
            <w:rFonts w:eastAsia="Times New Roman"/>
            <w:color w:val="000000"/>
          </w:rPr>
          <w:delText>) of each plot following standard protocols (METER Group, Inc., Pullman, WA, USA) as: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3E12" w:rsidRPr="00771C52" w:rsidDel="008A5EC2" w14:paraId="0F53A0DF" w14:textId="652465B7" w:rsidTr="00493741">
        <w:trPr>
          <w:del w:id="20" w:author="Nick Smith" w:date="2021-05-18T12:42:00Z"/>
        </w:trPr>
        <w:tc>
          <w:tcPr>
            <w:tcW w:w="4675" w:type="dxa"/>
          </w:tcPr>
          <w:p w14:paraId="37BB537A" w14:textId="62A5245B" w:rsidR="00DA3E12" w:rsidRPr="00771C52" w:rsidDel="008A5EC2" w:rsidRDefault="008A5EC2" w:rsidP="008A5EC2">
            <w:pPr>
              <w:spacing w:line="480" w:lineRule="auto"/>
              <w:contextualSpacing/>
              <w:rPr>
                <w:del w:id="21" w:author="Nick Smith" w:date="2021-05-18T12:42:00Z"/>
                <w:rFonts w:eastAsia="Times New Roman"/>
                <w:i/>
                <w:iCs/>
                <w:color w:val="000000"/>
              </w:rPr>
              <w:pPrChange w:id="22" w:author="Nick Smith" w:date="2021-05-18T12:42:00Z">
                <w:pPr>
                  <w:spacing w:line="480" w:lineRule="auto"/>
                  <w:contextualSpacing/>
                </w:pPr>
              </w:pPrChange>
            </w:pPr>
            <w:ins w:id="23" w:author="Nick Smith" w:date="2021-05-18T12:43:00Z">
              <w:r w:rsidRPr="00771C52" w:rsidDel="008A5EC2">
                <w:rPr>
                  <w:rFonts w:eastAsia="Times New Roman"/>
                  <w:color w:val="000000"/>
                </w:rPr>
                <w:t xml:space="preserve"> </w:t>
              </w:r>
            </w:ins>
            <w:del w:id="24" w:author="Nick Smith" w:date="2021-05-18T12:42:00Z">
              <w:r w:rsidR="00DA3E12" w:rsidRPr="00771C52" w:rsidDel="008A5EC2">
                <w:rPr>
                  <w:rFonts w:eastAsia="Times New Roman"/>
                  <w:color w:val="000000"/>
                </w:rPr>
                <w:delText>LAI = -ln(PAR</w:delText>
              </w:r>
              <w:r w:rsidR="00DA3E12" w:rsidRPr="00771C52" w:rsidDel="008A5EC2">
                <w:rPr>
                  <w:rFonts w:eastAsia="Times New Roman"/>
                  <w:color w:val="000000"/>
                  <w:vertAlign w:val="subscript"/>
                </w:rPr>
                <w:delText>below</w:delText>
              </w:r>
              <w:r w:rsidR="00DA3E12" w:rsidRPr="00771C52" w:rsidDel="008A5EC2">
                <w:rPr>
                  <w:rFonts w:eastAsia="Times New Roman"/>
                  <w:color w:val="000000"/>
                </w:rPr>
                <w:delText xml:space="preserve"> / PAR</w:delText>
              </w:r>
              <w:r w:rsidR="00DA3E12" w:rsidRPr="00771C52" w:rsidDel="008A5EC2">
                <w:rPr>
                  <w:rFonts w:eastAsia="Times New Roman"/>
                  <w:color w:val="000000"/>
                  <w:vertAlign w:val="subscript"/>
                </w:rPr>
                <w:delText>above</w:delText>
              </w:r>
              <w:r w:rsidR="00DA3E12" w:rsidRPr="00771C52" w:rsidDel="008A5EC2">
                <w:rPr>
                  <w:rFonts w:eastAsia="Times New Roman"/>
                  <w:color w:val="000000"/>
                </w:rPr>
                <w:delText>) / 0.86</w:delText>
              </w:r>
            </w:del>
          </w:p>
        </w:tc>
        <w:tc>
          <w:tcPr>
            <w:tcW w:w="4675" w:type="dxa"/>
          </w:tcPr>
          <w:p w14:paraId="287E4617" w14:textId="71F1D279" w:rsidR="00DA3E12" w:rsidRPr="00771C52" w:rsidDel="008A5EC2" w:rsidRDefault="00DA3E12" w:rsidP="008A5EC2">
            <w:pPr>
              <w:spacing w:line="480" w:lineRule="auto"/>
              <w:contextualSpacing/>
              <w:rPr>
                <w:del w:id="25" w:author="Nick Smith" w:date="2021-05-18T12:42:00Z"/>
                <w:rFonts w:eastAsia="Times New Roman"/>
                <w:color w:val="000000"/>
              </w:rPr>
              <w:pPrChange w:id="26" w:author="Nick Smith" w:date="2021-05-18T12:42:00Z">
                <w:pPr>
                  <w:spacing w:line="480" w:lineRule="auto"/>
                  <w:contextualSpacing/>
                  <w:jc w:val="right"/>
                </w:pPr>
              </w:pPrChange>
            </w:pPr>
            <w:del w:id="27" w:author="Nick Smith" w:date="2021-05-18T12:42:00Z">
              <w:r w:rsidRPr="00771C52" w:rsidDel="008A5EC2">
                <w:rPr>
                  <w:rFonts w:eastAsia="Times New Roman"/>
                  <w:color w:val="000000"/>
                </w:rPr>
                <w:delText>(</w:delText>
              </w:r>
              <w:r w:rsidR="002B2CF0" w:rsidDel="008A5EC2">
                <w:rPr>
                  <w:rFonts w:eastAsia="Times New Roman"/>
                  <w:color w:val="000000"/>
                </w:rPr>
                <w:delText>6</w:delText>
              </w:r>
              <w:r w:rsidRPr="00771C52" w:rsidDel="008A5EC2">
                <w:rPr>
                  <w:rFonts w:eastAsia="Times New Roman"/>
                  <w:color w:val="000000"/>
                </w:rPr>
                <w:delText>)</w:delText>
              </w:r>
            </w:del>
          </w:p>
        </w:tc>
      </w:tr>
    </w:tbl>
    <w:p w14:paraId="239E9BF0" w14:textId="3D6DA721" w:rsidR="00361685" w:rsidDel="008A5EC2" w:rsidRDefault="00361685" w:rsidP="00B05AC4">
      <w:pPr>
        <w:spacing w:line="480" w:lineRule="auto"/>
        <w:contextualSpacing/>
        <w:rPr>
          <w:del w:id="28" w:author="Nick Smith" w:date="2021-05-18T12:43:00Z"/>
          <w:rFonts w:eastAsia="Times New Roman"/>
          <w:color w:val="000000"/>
        </w:rPr>
      </w:pPr>
      <w:del w:id="29" w:author="Nick Smith" w:date="2021-05-18T12:43:00Z">
        <w:r w:rsidRPr="00771C52" w:rsidDel="008A5EC2">
          <w:rPr>
            <w:rFonts w:eastAsia="Times New Roman"/>
            <w:color w:val="000000"/>
          </w:rPr>
          <w:delText>To aid in comparison of the leaf data and AGB and LAI data, we only used biomass and LAI data from the same sites in the same year as the leaf data for our analyses.</w:delText>
        </w:r>
      </w:del>
    </w:p>
    <w:p w14:paraId="32B16E36" w14:textId="77777777" w:rsidR="008A5EC2" w:rsidRPr="00771C52" w:rsidRDefault="008A5EC2" w:rsidP="008A5EC2">
      <w:pPr>
        <w:spacing w:line="480" w:lineRule="auto"/>
        <w:contextualSpacing/>
        <w:rPr>
          <w:ins w:id="30" w:author="Nick Smith" w:date="2021-05-18T12:43:00Z"/>
          <w:rFonts w:eastAsia="Times New Roman"/>
        </w:rPr>
      </w:pPr>
    </w:p>
    <w:p w14:paraId="16D100A2" w14:textId="42A8D94D" w:rsidR="00361685" w:rsidRPr="00771C52" w:rsidDel="008A5EC2" w:rsidRDefault="00361685" w:rsidP="00B05AC4">
      <w:pPr>
        <w:spacing w:line="480" w:lineRule="auto"/>
        <w:contextualSpacing/>
        <w:rPr>
          <w:del w:id="31" w:author="Nick Smith" w:date="2021-05-18T12:43:00Z"/>
          <w:rFonts w:eastAsia="Times New Roman"/>
        </w:rPr>
      </w:pPr>
    </w:p>
    <w:p w14:paraId="6B121466"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3D257BDB"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°C) and incoming PAR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xml:space="preserve">, </w:t>
      </w:r>
      <w:r w:rsidR="00FC770E" w:rsidRPr="00FC770E">
        <w:rPr>
          <w:rFonts w:eastAsia="Times New Roman"/>
          <w:noProof/>
          <w:color w:val="000000"/>
        </w:rPr>
        <w:lastRenderedPageBreak/>
        <w:t>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51D99F9A"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89659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ins w:id="32" w:author="Nick Smith" w:date="2021-05-17T17:01:00Z">
        <w:r w:rsidR="00CA64B3">
          <w:rPr>
            <w:rFonts w:eastAsia="Times New Roman"/>
            <w:color w:val="000000"/>
          </w:rPr>
          <w:t xml:space="preserve"> leaf traits</w:t>
        </w:r>
      </w:ins>
      <w:ins w:id="33" w:author="Nick Smith" w:date="2021-05-17T17:04:00Z">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and</w:t>
        </w:r>
      </w:ins>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ins w:id="34" w:author="Nick Smith" w:date="2021-05-17T17:04:00Z">
        <w:r w:rsidR="00CA64B3">
          <w:rPr>
            <w:rFonts w:eastAsia="Times New Roman"/>
            <w:color w:val="000000"/>
          </w:rPr>
          <w:t>)</w:t>
        </w:r>
      </w:ins>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p>
    <w:p w14:paraId="1B8FB85C" w14:textId="5ABD6DC0"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89659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5885CA2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del w:id="35" w:author="Nick Smith" w:date="2021-05-18T12:43:00Z">
              <w:r w:rsidR="002B2CF0" w:rsidDel="008A5EC2">
                <w:rPr>
                  <w:rFonts w:eastAsia="Times New Roman"/>
                  <w:color w:val="000000"/>
                </w:rPr>
                <w:delText>7</w:delText>
              </w:r>
            </w:del>
            <w:ins w:id="36" w:author="Nick Smith" w:date="2021-05-18T12:43:00Z">
              <w:r w:rsidR="008A5EC2">
                <w:rPr>
                  <w:rFonts w:eastAsia="Times New Roman"/>
                  <w:color w:val="000000"/>
                </w:rPr>
                <w:t>6</w:t>
              </w:r>
            </w:ins>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597EECD9"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del w:id="37" w:author="Nick Smith" w:date="2021-05-18T12:43:00Z">
              <w:r w:rsidR="002B2CF0" w:rsidDel="008A5EC2">
                <w:rPr>
                  <w:rFonts w:eastAsia="Times New Roman"/>
                  <w:color w:val="000000"/>
                </w:rPr>
                <w:delText>8</w:delText>
              </w:r>
            </w:del>
            <w:ins w:id="38" w:author="Nick Smith" w:date="2021-05-18T12:43:00Z">
              <w:r w:rsidR="008A5EC2">
                <w:rPr>
                  <w:rFonts w:eastAsia="Times New Roman"/>
                  <w:color w:val="000000"/>
                </w:rPr>
                <w:t>7</w:t>
              </w:r>
            </w:ins>
            <w:r w:rsidRPr="00771C52">
              <w:rPr>
                <w:rFonts w:eastAsia="Times New Roman"/>
                <w:color w:val="000000"/>
              </w:rPr>
              <w:t>)</w:t>
            </w:r>
          </w:p>
        </w:tc>
      </w:tr>
    </w:tbl>
    <w:p w14:paraId="4377A504" w14:textId="68F95142"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 xml:space="preserve">Smith (in </w:t>
      </w:r>
      <w:r w:rsidR="00FC770E">
        <w:rPr>
          <w:rFonts w:eastAsia="Times New Roman"/>
          <w:color w:val="000000"/>
        </w:rPr>
        <w:t>review</w:t>
      </w:r>
      <w:r w:rsidRPr="00771C52">
        <w:rPr>
          <w:rFonts w:eastAsia="Times New Roman"/>
          <w:color w:val="000000"/>
        </w:rPr>
        <w:t xml:space="preserve">). Specifically, these models used </w:t>
      </w:r>
      <w:r w:rsidRPr="00771C52">
        <w:rPr>
          <w:rFonts w:eastAsia="Times New Roman"/>
          <w:color w:val="000000"/>
        </w:rPr>
        <w:lastRenderedPageBreak/>
        <w:t>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proofErr w:type="gramStart"/>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spellStart"/>
            <w:proofErr w:type="gramEnd"/>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7B17FCFB"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del w:id="39" w:author="Nick Smith" w:date="2021-05-18T12:43:00Z">
              <w:r w:rsidR="002B2CF0" w:rsidDel="008A5EC2">
                <w:rPr>
                  <w:rFonts w:eastAsia="Times New Roman"/>
                  <w:color w:val="000000"/>
                </w:rPr>
                <w:delText>9</w:delText>
              </w:r>
            </w:del>
            <w:ins w:id="40" w:author="Nick Smith" w:date="2021-05-18T12:43:00Z">
              <w:r w:rsidR="008A5EC2">
                <w:rPr>
                  <w:rFonts w:eastAsia="Times New Roman"/>
                  <w:color w:val="000000"/>
                </w:rPr>
                <w:t>8</w:t>
              </w:r>
            </w:ins>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w:t>
      </w:r>
      <w:proofErr w:type="spellStart"/>
      <w:r w:rsidRPr="00771C52">
        <w:rPr>
          <w:rFonts w:eastAsia="Times New Roman"/>
          <w:color w:val="000000"/>
        </w:rPr>
        <w:t>mol</w:t>
      </w:r>
      <w:proofErr w:type="spellEnd"/>
      <w:r w:rsidRPr="00771C52">
        <w:rPr>
          <w:rFonts w:eastAsia="Times New Roman"/>
          <w:color w:val="000000"/>
        </w:rPr>
        <w:t xml:space="preserve">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Rubisco, 8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0292C067"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del w:id="41" w:author="Nick Smith" w:date="2021-05-18T12:43:00Z">
              <w:r w:rsidRPr="00771C52" w:rsidDel="008A5EC2">
                <w:rPr>
                  <w:rFonts w:eastAsia="Times New Roman"/>
                  <w:color w:val="000000"/>
                </w:rPr>
                <w:delText>1</w:delText>
              </w:r>
              <w:r w:rsidR="002B2CF0" w:rsidDel="008A5EC2">
                <w:rPr>
                  <w:rFonts w:eastAsia="Times New Roman"/>
                  <w:color w:val="000000"/>
                </w:rPr>
                <w:delText>0</w:delText>
              </w:r>
            </w:del>
            <w:ins w:id="42" w:author="Nick Smith" w:date="2021-05-18T12:43:00Z">
              <w:r w:rsidR="008A5EC2">
                <w:rPr>
                  <w:rFonts w:eastAsia="Times New Roman"/>
                  <w:color w:val="000000"/>
                </w:rPr>
                <w:t>9</w:t>
              </w:r>
            </w:ins>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4D20E0A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del w:id="43" w:author="Nick Smith" w:date="2021-05-18T12:43:00Z">
              <w:r w:rsidRPr="00771C52" w:rsidDel="008A5EC2">
                <w:rPr>
                  <w:rFonts w:eastAsia="Times New Roman"/>
                  <w:color w:val="000000"/>
                </w:rPr>
                <w:delText>1</w:delText>
              </w:r>
              <w:r w:rsidR="002B2CF0" w:rsidDel="008A5EC2">
                <w:rPr>
                  <w:rFonts w:eastAsia="Times New Roman"/>
                  <w:color w:val="000000"/>
                </w:rPr>
                <w:delText>1</w:delText>
              </w:r>
            </w:del>
            <w:ins w:id="44" w:author="Nick Smith" w:date="2021-05-18T12:43:00Z">
              <w:r w:rsidR="008A5EC2" w:rsidRPr="00771C52">
                <w:rPr>
                  <w:rFonts w:eastAsia="Times New Roman"/>
                  <w:color w:val="000000"/>
                </w:rPr>
                <w:t>1</w:t>
              </w:r>
              <w:r w:rsidR="008A5EC2">
                <w:rPr>
                  <w:rFonts w:eastAsia="Times New Roman"/>
                  <w:color w:val="000000"/>
                </w:rPr>
                <w:t>0</w:t>
              </w:r>
            </w:ins>
            <w:r w:rsidRPr="00771C52">
              <w:rPr>
                <w:rFonts w:eastAsia="Times New Roman"/>
                <w:color w:val="000000"/>
              </w:rPr>
              <w:t>)</w:t>
            </w:r>
          </w:p>
        </w:tc>
      </w:tr>
    </w:tbl>
    <w:p w14:paraId="76D8D117" w14:textId="035D6D41"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w:t>
      </w:r>
      <w:proofErr w:type="spellStart"/>
      <w:r w:rsidRPr="00771C52">
        <w:rPr>
          <w:rFonts w:eastAsia="Times New Roman"/>
          <w:color w:val="000000"/>
        </w:rPr>
        <w:t>mol</w:t>
      </w:r>
      <w:proofErr w:type="spellEnd"/>
      <w:r w:rsidRPr="00771C52">
        <w:rPr>
          <w:rFonts w:eastAsia="Times New Roman"/>
          <w:color w:val="000000"/>
        </w:rPr>
        <w:t xml:space="preserve">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PEP, assumed to be 2 </w:t>
      </w:r>
      <w:proofErr w:type="spellStart"/>
      <w:r w:rsidRPr="00771C52">
        <w:rPr>
          <w:rFonts w:eastAsia="Times New Roman"/>
          <w:color w:val="000000"/>
        </w:rPr>
        <w:t>mol</w:t>
      </w:r>
      <w:proofErr w:type="spellEnd"/>
      <w:r w:rsidRPr="00771C52">
        <w:rPr>
          <w:rFonts w:eastAsia="Times New Roman"/>
          <w:color w:val="000000"/>
        </w:rPr>
        <w:t xml:space="preserve"> </w:t>
      </w:r>
      <w:r w:rsidRPr="00771C52">
        <w:rPr>
          <w:rFonts w:eastAsia="Times New Roman"/>
          <w:color w:val="000000"/>
        </w:rPr>
        <w:lastRenderedPageBreak/>
        <w:t>sites (</w:t>
      </w:r>
      <w:proofErr w:type="spellStart"/>
      <w:r w:rsidRPr="00771C52">
        <w:rPr>
          <w:rFonts w:eastAsia="Times New Roman"/>
          <w:color w:val="000000"/>
        </w:rPr>
        <w:t>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40367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080FF65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del w:id="45" w:author="Nick Smith" w:date="2021-05-18T12:43:00Z">
              <w:r w:rsidRPr="00771C52" w:rsidDel="008A5EC2">
                <w:rPr>
                  <w:rFonts w:eastAsia="Times New Roman"/>
                  <w:color w:val="000000"/>
                </w:rPr>
                <w:delText>1</w:delText>
              </w:r>
              <w:r w:rsidR="002B2CF0" w:rsidDel="008A5EC2">
                <w:rPr>
                  <w:rFonts w:eastAsia="Times New Roman"/>
                  <w:color w:val="000000"/>
                </w:rPr>
                <w:delText>2</w:delText>
              </w:r>
            </w:del>
            <w:ins w:id="46" w:author="Nick Smith" w:date="2021-05-18T12:43:00Z">
              <w:r w:rsidR="008A5EC2" w:rsidRPr="00771C52">
                <w:rPr>
                  <w:rFonts w:eastAsia="Times New Roman"/>
                  <w:color w:val="000000"/>
                </w:rPr>
                <w:t>1</w:t>
              </w:r>
              <w:r w:rsidR="008A5EC2">
                <w:rPr>
                  <w:rFonts w:eastAsia="Times New Roman"/>
                  <w:color w:val="000000"/>
                </w:rPr>
                <w:t>1</w:t>
              </w:r>
            </w:ins>
            <w:r w:rsidRPr="00771C52">
              <w:rPr>
                <w:rFonts w:eastAsia="Times New Roman"/>
                <w:color w:val="000000"/>
              </w:rPr>
              <w:t>)</w:t>
            </w:r>
          </w:p>
        </w:tc>
      </w:tr>
    </w:tbl>
    <w:p w14:paraId="2E6C127E" w14:textId="284D2A18" w:rsidR="00361685" w:rsidRPr="00771C52" w:rsidRDefault="00C22725"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 xml:space="preserve">We then fit a second linear mixed effects model with </w:t>
      </w:r>
      <w:proofErr w:type="spellStart"/>
      <w:r w:rsidR="00361685" w:rsidRPr="00771C52">
        <w:rPr>
          <w:rFonts w:eastAsia="Times New Roman"/>
          <w:i/>
          <w:iCs/>
          <w:color w:val="000000"/>
        </w:rPr>
        <w:t>N</w:t>
      </w:r>
      <w:r w:rsidR="00361685" w:rsidRPr="00771C52">
        <w:rPr>
          <w:rFonts w:eastAsia="Times New Roman"/>
          <w:color w:val="000000"/>
          <w:vertAlign w:val="subscript"/>
        </w:rPr>
        <w:t>area</w:t>
      </w:r>
      <w:proofErr w:type="spellEnd"/>
      <w:r w:rsidR="00361685" w:rsidRPr="00771C52">
        <w:rPr>
          <w:rFonts w:eastAsia="Times New Roman"/>
          <w:color w:val="000000"/>
        </w:rPr>
        <w:t xml:space="preserve"> as the dependent variable and soil treatment variables (soil N treatment, soil P treatment, soil K</w:t>
      </w:r>
      <w:r w:rsidR="00361685" w:rsidRPr="00771C52">
        <w:rPr>
          <w:rFonts w:eastAsia="Times New Roman"/>
          <w:color w:val="000000"/>
          <w:vertAlign w:val="subscript"/>
        </w:rPr>
        <w:t>+µ</w:t>
      </w:r>
      <w:r w:rsidR="00361685" w:rsidRPr="00771C52">
        <w:rPr>
          <w:rFonts w:eastAsia="Times New Roman"/>
          <w:color w:val="000000"/>
        </w:rPr>
        <w:t xml:space="preserve"> treatment, and their respective interactions), predicted nitrogen components (</w:t>
      </w:r>
      <w:proofErr w:type="spellStart"/>
      <w:r w:rsidR="00361685" w:rsidRPr="00771C52">
        <w:rPr>
          <w:rFonts w:eastAsia="Times New Roman"/>
          <w:i/>
          <w:iCs/>
          <w:color w:val="000000"/>
        </w:rPr>
        <w:t>N</w:t>
      </w:r>
      <w:r w:rsidR="00361685" w:rsidRPr="00771C52">
        <w:rPr>
          <w:rFonts w:eastAsia="Times New Roman"/>
          <w:color w:val="000000"/>
          <w:vertAlign w:val="subscript"/>
        </w:rPr>
        <w:t>photo</w:t>
      </w:r>
      <w:proofErr w:type="spellEnd"/>
      <w:r w:rsidR="00361685" w:rsidRPr="00771C52">
        <w:rPr>
          <w:rFonts w:eastAsia="Times New Roman"/>
          <w:color w:val="000000"/>
          <w:vertAlign w:val="subscript"/>
        </w:rPr>
        <w:t xml:space="preserve"> </w:t>
      </w:r>
      <w:r w:rsidR="00361685" w:rsidRPr="00771C52">
        <w:rPr>
          <w:rFonts w:eastAsia="Times New Roman"/>
          <w:color w:val="000000"/>
        </w:rPr>
        <w:t xml:space="preserve">and </w:t>
      </w:r>
      <w:proofErr w:type="spellStart"/>
      <w:r w:rsidR="00361685" w:rsidRPr="00771C52">
        <w:rPr>
          <w:rFonts w:eastAsia="Times New Roman"/>
          <w:i/>
          <w:iCs/>
          <w:color w:val="000000"/>
        </w:rPr>
        <w:t>N</w:t>
      </w:r>
      <w:r w:rsidR="00361685" w:rsidRPr="00771C52">
        <w:rPr>
          <w:rFonts w:eastAsia="Times New Roman"/>
          <w:color w:val="000000"/>
          <w:vertAlign w:val="subscript"/>
        </w:rPr>
        <w:t>structure</w:t>
      </w:r>
      <w:proofErr w:type="spellEnd"/>
      <w:r w:rsidR="00361685"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00361685" w:rsidRPr="00771C52">
        <w:rPr>
          <w:rFonts w:eastAsia="Times New Roman"/>
          <w:i/>
          <w:iCs/>
          <w:color w:val="000000"/>
        </w:rPr>
        <w:t>N</w:t>
      </w:r>
      <w:r w:rsidR="00361685" w:rsidRPr="00771C52">
        <w:rPr>
          <w:rFonts w:eastAsia="Times New Roman"/>
          <w:color w:val="000000"/>
          <w:vertAlign w:val="subscript"/>
        </w:rPr>
        <w:t>area</w:t>
      </w:r>
      <w:proofErr w:type="spellEnd"/>
      <w:r w:rsidR="00361685" w:rsidRPr="00771C52">
        <w:rPr>
          <w:rFonts w:eastAsia="Times New Roman"/>
          <w:color w:val="000000"/>
          <w:vertAlign w:val="subscript"/>
        </w:rPr>
        <w:t xml:space="preserve"> </w:t>
      </w:r>
      <w:r w:rsidR="00361685" w:rsidRPr="00771C52">
        <w:rPr>
          <w:rFonts w:eastAsia="Times New Roman"/>
          <w:color w:val="000000"/>
        </w:rPr>
        <w:t>was natural log transformed to meet normality assumptions.</w:t>
      </w:r>
    </w:p>
    <w:p w14:paraId="030E4551" w14:textId="0113A0B9"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examine the response of AGB </w:t>
      </w:r>
      <w:del w:id="47" w:author="Nick Smith" w:date="2021-05-18T12:38:00Z">
        <w:r w:rsidRPr="00771C52" w:rsidDel="00B16B03">
          <w:rPr>
            <w:rFonts w:eastAsia="Times New Roman"/>
            <w:color w:val="000000"/>
          </w:rPr>
          <w:delText xml:space="preserve">and LAI </w:delText>
        </w:r>
      </w:del>
      <w:r w:rsidRPr="00771C52">
        <w:rPr>
          <w:rFonts w:eastAsia="Times New Roman"/>
          <w:color w:val="000000"/>
        </w:rPr>
        <w:t xml:space="preserve">to the soil treatments, we fit a third and fourth linear mixed effects models with AGB </w:t>
      </w:r>
      <w:del w:id="48" w:author="Nick Smith" w:date="2021-05-18T12:38:00Z">
        <w:r w:rsidRPr="00771C52" w:rsidDel="00B16B03">
          <w:rPr>
            <w:rFonts w:eastAsia="Times New Roman"/>
            <w:color w:val="000000"/>
          </w:rPr>
          <w:delText xml:space="preserve">and LAI </w:delText>
        </w:r>
      </w:del>
      <w:r w:rsidRPr="00771C52">
        <w:rPr>
          <w:rFonts w:eastAsia="Times New Roman"/>
          <w:color w:val="000000"/>
        </w:rPr>
        <w:t>as the dependent variable</w:t>
      </w:r>
      <w:del w:id="49" w:author="Nick Smith" w:date="2021-05-18T12:38:00Z">
        <w:r w:rsidRPr="00771C52" w:rsidDel="00B16B03">
          <w:rPr>
            <w:rFonts w:eastAsia="Times New Roman"/>
            <w:color w:val="000000"/>
          </w:rPr>
          <w:delText>s</w:delText>
        </w:r>
      </w:del>
      <w:del w:id="50" w:author="Nick Smith" w:date="2021-05-18T12:39:00Z">
        <w:r w:rsidRPr="00771C52" w:rsidDel="00B16B03">
          <w:rPr>
            <w:rFonts w:eastAsia="Times New Roman"/>
            <w:color w:val="000000"/>
          </w:rPr>
          <w:delText>, respectively</w:delText>
        </w:r>
      </w:del>
      <w:r w:rsidRPr="00771C52">
        <w:rPr>
          <w:rFonts w:eastAsia="Times New Roman"/>
          <w:color w:val="000000"/>
        </w:rPr>
        <w:t>. In both models,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777777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do this, we calculated treatment type average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added soil N plots to the ambient soil N plots. We used mean absolute deviation (MAD; Leys </w:t>
      </w:r>
      <w:r w:rsidRPr="00771C52">
        <w:rPr>
          <w:rFonts w:eastAsia="Times New Roman"/>
          <w:color w:val="000000"/>
        </w:rPr>
        <w:lastRenderedPageBreak/>
        <w:t>et al., 2013) to remove instances where any ∆ values were 3 times higher than the MAD.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041B04E9"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commentRangeStart w:id="51"/>
      <w:r w:rsidRPr="00771C52">
        <w:rPr>
          <w:rFonts w:eastAsia="Times New Roman"/>
          <w:color w:val="000000"/>
        </w:rPr>
        <w:t>3.5.3</w:t>
      </w:r>
      <w:commentRangeEnd w:id="51"/>
      <w:r w:rsidR="006A3045">
        <w:rPr>
          <w:rStyle w:val="CommentReference"/>
        </w:rPr>
        <w:commentReference w:id="51"/>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1B6B10">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773FA428" w14:textId="77777777" w:rsidR="00361685" w:rsidRPr="00771C52" w:rsidRDefault="00361685" w:rsidP="00B05AC4">
      <w:pPr>
        <w:numPr>
          <w:ilvl w:val="0"/>
          <w:numId w:val="6"/>
        </w:numPr>
        <w:spacing w:line="480" w:lineRule="auto"/>
        <w:contextualSpacing/>
        <w:textAlignment w:val="baseline"/>
        <w:rPr>
          <w:rFonts w:eastAsia="Times New Roman"/>
          <w:color w:val="000000"/>
        </w:rPr>
      </w:pPr>
      <w:r w:rsidRPr="00771C52">
        <w:rPr>
          <w:rFonts w:eastAsia="Times New Roman"/>
          <w:color w:val="000000"/>
        </w:rPr>
        <w:t>Do these based on each question</w:t>
      </w:r>
    </w:p>
    <w:p w14:paraId="5F899235" w14:textId="77777777"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Does soil N impact leaf </w:t>
      </w:r>
      <w:proofErr w:type="spellStart"/>
      <w:r w:rsidRPr="00771C52">
        <w:rPr>
          <w:rFonts w:eastAsia="Times New Roman"/>
          <w:color w:val="000000"/>
        </w:rPr>
        <w:t>Narea</w:t>
      </w:r>
      <w:proofErr w:type="spellEnd"/>
      <w:r w:rsidRPr="00771C52">
        <w:rPr>
          <w:rFonts w:eastAsia="Times New Roman"/>
          <w:color w:val="000000"/>
        </w:rPr>
        <w:t>?</w:t>
      </w:r>
    </w:p>
    <w:p w14:paraId="3BBAF6A9" w14:textId="77777777"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How does the impact of soil N on leaf </w:t>
      </w:r>
      <w:proofErr w:type="spellStart"/>
      <w:r w:rsidRPr="00771C52">
        <w:rPr>
          <w:rFonts w:eastAsia="Times New Roman"/>
          <w:color w:val="000000"/>
        </w:rPr>
        <w:t>Narea</w:t>
      </w:r>
      <w:proofErr w:type="spellEnd"/>
      <w:r w:rsidRPr="00771C52">
        <w:rPr>
          <w:rFonts w:eastAsia="Times New Roman"/>
          <w:color w:val="000000"/>
        </w:rPr>
        <w:t xml:space="preserve"> compare to other drivers, such as climate and LMA?</w:t>
      </w:r>
    </w:p>
    <w:p w14:paraId="0E959175" w14:textId="025257AC"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How does the leaf </w:t>
      </w:r>
      <w:proofErr w:type="spellStart"/>
      <w:r w:rsidRPr="00771C52">
        <w:rPr>
          <w:rFonts w:eastAsia="Times New Roman"/>
          <w:color w:val="000000"/>
        </w:rPr>
        <w:t>Narea</w:t>
      </w:r>
      <w:proofErr w:type="spellEnd"/>
      <w:r w:rsidRPr="00771C52">
        <w:rPr>
          <w:rFonts w:eastAsia="Times New Roman"/>
          <w:color w:val="000000"/>
        </w:rPr>
        <w:t xml:space="preserve"> response to soil N compare to the </w:t>
      </w:r>
      <w:commentRangeStart w:id="52"/>
      <w:del w:id="53" w:author="Nick Smith" w:date="2021-05-18T12:38:00Z">
        <w:r w:rsidRPr="00771C52" w:rsidDel="001B0EE0">
          <w:rPr>
            <w:rFonts w:eastAsia="Times New Roman"/>
            <w:color w:val="000000"/>
          </w:rPr>
          <w:delText xml:space="preserve">LAI </w:delText>
        </w:r>
      </w:del>
      <w:ins w:id="54" w:author="Nick Smith" w:date="2021-05-18T12:38:00Z">
        <w:r w:rsidR="001B0EE0">
          <w:rPr>
            <w:rFonts w:eastAsia="Times New Roman"/>
            <w:color w:val="000000"/>
          </w:rPr>
          <w:t>AGB</w:t>
        </w:r>
        <w:r w:rsidR="001B0EE0" w:rsidRPr="00771C52">
          <w:rPr>
            <w:rFonts w:eastAsia="Times New Roman"/>
            <w:color w:val="000000"/>
          </w:rPr>
          <w:t xml:space="preserve"> </w:t>
        </w:r>
        <w:commentRangeEnd w:id="52"/>
        <w:r w:rsidR="001B0EE0">
          <w:rPr>
            <w:rStyle w:val="CommentReference"/>
          </w:rPr>
          <w:commentReference w:id="52"/>
        </w:r>
      </w:ins>
      <w:r w:rsidRPr="00771C52">
        <w:rPr>
          <w:rFonts w:eastAsia="Times New Roman"/>
          <w:color w:val="000000"/>
        </w:rPr>
        <w:t>response to soil N?</w:t>
      </w:r>
    </w:p>
    <w:p w14:paraId="1AF9E3BD" w14:textId="046BC653"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Does the impact of soil N on leaf </w:t>
      </w:r>
      <w:proofErr w:type="spellStart"/>
      <w:r w:rsidRPr="00771C52">
        <w:rPr>
          <w:rFonts w:eastAsia="Times New Roman"/>
          <w:color w:val="000000"/>
        </w:rPr>
        <w:t>Narea</w:t>
      </w:r>
      <w:proofErr w:type="spellEnd"/>
      <w:r w:rsidRPr="00771C52">
        <w:rPr>
          <w:rFonts w:eastAsia="Times New Roman"/>
          <w:color w:val="000000"/>
        </w:rPr>
        <w:t xml:space="preserve"> vary with leaf N demand, as indexed through the </w:t>
      </w:r>
      <w:del w:id="55" w:author="Nick Smith" w:date="2021-05-18T12:38:00Z">
        <w:r w:rsidRPr="00771C52" w:rsidDel="00B16B03">
          <w:rPr>
            <w:rFonts w:eastAsia="Times New Roman"/>
            <w:color w:val="000000"/>
          </w:rPr>
          <w:delText xml:space="preserve">LAI </w:delText>
        </w:r>
      </w:del>
      <w:ins w:id="56" w:author="Nick Smith" w:date="2021-05-18T12:38:00Z">
        <w:r w:rsidR="00B16B03">
          <w:rPr>
            <w:rFonts w:eastAsia="Times New Roman"/>
            <w:color w:val="000000"/>
          </w:rPr>
          <w:t>AGB</w:t>
        </w:r>
        <w:r w:rsidR="00B16B03" w:rsidRPr="00771C52">
          <w:rPr>
            <w:rFonts w:eastAsia="Times New Roman"/>
            <w:color w:val="000000"/>
          </w:rPr>
          <w:t xml:space="preserve"> </w:t>
        </w:r>
      </w:ins>
      <w:r w:rsidRPr="00771C52">
        <w:rPr>
          <w:rFonts w:eastAsia="Times New Roman"/>
          <w:color w:val="000000"/>
        </w:rPr>
        <w:t>response?</w:t>
      </w:r>
    </w:p>
    <w:p w14:paraId="2E9B2994" w14:textId="77777777" w:rsidR="00077C60" w:rsidRPr="00771C52" w:rsidRDefault="00077C60" w:rsidP="00B05AC4">
      <w:pPr>
        <w:spacing w:line="480" w:lineRule="auto"/>
        <w:contextualSpacing/>
        <w:textAlignment w:val="baseline"/>
        <w:rPr>
          <w:rFonts w:eastAsia="Times New Roman"/>
          <w:b/>
          <w:bCs/>
          <w:color w:val="000000"/>
        </w:rPr>
      </w:pPr>
    </w:p>
    <w:p w14:paraId="62DDCC10" w14:textId="77777777" w:rsidR="00077C60" w:rsidRPr="00771C52" w:rsidRDefault="00077C60" w:rsidP="00B05AC4">
      <w:pPr>
        <w:spacing w:line="480" w:lineRule="auto"/>
        <w:contextualSpacing/>
        <w:textAlignment w:val="baseline"/>
        <w:rPr>
          <w:rFonts w:eastAsia="Times New Roman"/>
          <w:b/>
          <w:bCs/>
          <w:color w:val="000000"/>
        </w:rPr>
      </w:pPr>
    </w:p>
    <w:p w14:paraId="468E8A0E" w14:textId="77777777" w:rsidR="00077C60" w:rsidRPr="00771C52" w:rsidRDefault="00077C60" w:rsidP="00B05AC4">
      <w:pPr>
        <w:spacing w:line="480" w:lineRule="auto"/>
        <w:contextualSpacing/>
        <w:textAlignment w:val="baseline"/>
        <w:rPr>
          <w:rFonts w:eastAsia="Times New Roman"/>
          <w:b/>
          <w:bCs/>
          <w:color w:val="000000"/>
        </w:rPr>
      </w:pPr>
    </w:p>
    <w:p w14:paraId="1233D0AC" w14:textId="1B97FE44" w:rsidR="00042F1B" w:rsidRPr="008531D1" w:rsidRDefault="002B2CF0" w:rsidP="00B05AC4">
      <w:pPr>
        <w:spacing w:line="480" w:lineRule="auto"/>
        <w:contextualSpacing/>
        <w:textAlignment w:val="baseline"/>
        <w:rPr>
          <w:rFonts w:eastAsia="Times New Roman"/>
          <w:b/>
          <w:bCs/>
          <w:color w:val="000000"/>
        </w:rPr>
      </w:pPr>
      <w:r>
        <w:rPr>
          <w:rFonts w:eastAsia="Times New Roman"/>
          <w:b/>
          <w:bCs/>
          <w:color w:val="000000"/>
        </w:rPr>
        <w:t>D</w:t>
      </w:r>
      <w:r w:rsidR="00042F1B" w:rsidRPr="00B05AC4">
        <w:rPr>
          <w:rFonts w:eastAsia="Times New Roman"/>
          <w:b/>
          <w:bCs/>
          <w:color w:val="000000"/>
        </w:rPr>
        <w:t xml:space="preserve">rivers of </w:t>
      </w:r>
      <w:proofErr w:type="spellStart"/>
      <w:r w:rsidR="00042F1B" w:rsidRPr="00B05AC4">
        <w:rPr>
          <w:rFonts w:eastAsia="Times New Roman"/>
          <w:b/>
          <w:bCs/>
          <w:i/>
          <w:iCs/>
          <w:color w:val="000000"/>
        </w:rPr>
        <w:t>N</w:t>
      </w:r>
      <w:r w:rsidR="00042F1B" w:rsidRPr="00B05AC4">
        <w:rPr>
          <w:rFonts w:eastAsia="Times New Roman"/>
          <w:b/>
          <w:bCs/>
          <w:color w:val="000000"/>
          <w:vertAlign w:val="subscript"/>
        </w:rPr>
        <w:t>area</w:t>
      </w:r>
      <w:proofErr w:type="spellEnd"/>
      <w:r w:rsidR="00042F1B" w:rsidRPr="00B05AC4">
        <w:rPr>
          <w:rFonts w:eastAsia="Times New Roman"/>
          <w:b/>
          <w:bCs/>
          <w:color w:val="000000"/>
        </w:rPr>
        <w:t xml:space="preserve"> and their relative importance</w:t>
      </w:r>
    </w:p>
    <w:p w14:paraId="32D40F42" w14:textId="03E699EB"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ins w:id="57" w:author="Nick Smith" w:date="2021-05-17T17:05:00Z">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was 12.7% greater in the nitrogen added than the no nitrogen added plots (</w:t>
        </w:r>
      </w:ins>
      <w:ins w:id="58" w:author="Nick Smith" w:date="2021-05-17T17:06:00Z">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Table 1</w:t>
        </w:r>
        <w:r w:rsidR="00CA64B3">
          <w:rPr>
            <w:rFonts w:eastAsia="Times New Roman"/>
            <w:color w:val="000000"/>
          </w:rPr>
          <w:t>).</w:t>
        </w:r>
      </w:ins>
      <w:ins w:id="59" w:author="Nick Smith" w:date="2021-05-17T17:05:00Z">
        <w:r w:rsidR="00CA64B3">
          <w:rPr>
            <w:rFonts w:eastAsia="Times New Roman"/>
            <w:i/>
            <w:color w:val="000000"/>
          </w:rPr>
          <w:t xml:space="preserve"> </w:t>
        </w:r>
      </w:ins>
      <w:ins w:id="60" w:author="Nick Smith" w:date="2021-05-18T12:11:00Z">
        <w:r w:rsidR="003E3DED">
          <w:rPr>
            <w:rFonts w:eastAsia="Times New Roman"/>
            <w:color w:val="000000"/>
          </w:rPr>
          <w:t>There was a</w:t>
        </w:r>
      </w:ins>
      <w:del w:id="61" w:author="Nick Smith" w:date="2021-05-18T12:11:00Z">
        <w:r w:rsidR="00D65202" w:rsidDel="003E3DED">
          <w:rPr>
            <w:rFonts w:eastAsia="Times New Roman"/>
            <w:color w:val="000000"/>
          </w:rPr>
          <w:delText>A</w:delText>
        </w:r>
      </w:del>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Table 1</w:t>
      </w:r>
      <w:r w:rsidR="00D65202">
        <w:rPr>
          <w:rFonts w:eastAsia="Times New Roman"/>
          <w:color w:val="000000"/>
        </w:rPr>
        <w:t>)</w:t>
      </w:r>
      <w:ins w:id="62" w:author="Nick Smith" w:date="2021-05-18T12:11:00Z">
        <w:r w:rsidR="003E3DED">
          <w:rPr>
            <w:rFonts w:eastAsia="Times New Roman"/>
            <w:color w:val="000000"/>
          </w:rPr>
          <w:t xml:space="preserve">, but post-hoc Tukey’s tests confirmed that soil N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the ambient</w:t>
        </w:r>
      </w:ins>
      <w:ins w:id="63" w:author="Nick Smith" w:date="2021-05-18T12:12:00Z">
        <w:r w:rsidR="003E3DED">
          <w:rPr>
            <w:rFonts w:eastAsia="Times New Roman"/>
            <w:color w:val="000000"/>
          </w:rPr>
          <w:t xml:space="preserve"> (15.1% increase)</w:t>
        </w:r>
      </w:ins>
      <w:ins w:id="64" w:author="Nick Smith" w:date="2021-05-18T12:11:00Z">
        <w:r w:rsidR="003E3DED">
          <w:rPr>
            <w:rFonts w:eastAsia="Times New Roman"/>
            <w:color w:val="000000"/>
          </w:rPr>
          <w:t xml:space="preserve"> and added P</w:t>
        </w:r>
      </w:ins>
      <w:ins w:id="65" w:author="Nick Smith" w:date="2021-05-18T12:12:00Z">
        <w:r w:rsidR="003E3DED">
          <w:rPr>
            <w:rFonts w:eastAsia="Times New Roman"/>
            <w:color w:val="000000"/>
          </w:rPr>
          <w:t xml:space="preserve"> (10.2% increase)</w:t>
        </w:r>
      </w:ins>
      <w:ins w:id="66" w:author="Nick Smith" w:date="2021-05-18T12:11:00Z">
        <w:r w:rsidR="003E3DED">
          <w:rPr>
            <w:rFonts w:eastAsia="Times New Roman"/>
            <w:color w:val="000000"/>
          </w:rPr>
          <w:t xml:space="preserve"> treatments (</w:t>
        </w:r>
        <w:r w:rsidR="003E3DED">
          <w:rPr>
            <w:rFonts w:eastAsia="Times New Roman"/>
            <w:i/>
            <w:color w:val="000000"/>
          </w:rPr>
          <w:t>p</w:t>
        </w:r>
        <w:r w:rsidR="003E3DED">
          <w:rPr>
            <w:rFonts w:eastAsia="Times New Roman"/>
            <w:color w:val="000000"/>
          </w:rPr>
          <w:t xml:space="preserve"> &lt;0.001</w:t>
        </w:r>
      </w:ins>
      <w:ins w:id="67" w:author="Nick Smith" w:date="2021-05-18T12:12:00Z">
        <w:r w:rsidR="003E3DED">
          <w:rPr>
            <w:rFonts w:eastAsia="Times New Roman"/>
            <w:color w:val="000000"/>
          </w:rPr>
          <w:t xml:space="preserve"> in both cases).</w:t>
        </w:r>
      </w:ins>
      <w:r w:rsidR="00D65202">
        <w:rPr>
          <w:rFonts w:eastAsia="Times New Roman"/>
          <w:color w:val="000000"/>
        </w:rPr>
        <w:t xml:space="preserve"> </w:t>
      </w:r>
      <w:del w:id="68" w:author="Nick Smith" w:date="2021-05-17T17:04:00Z">
        <w:r w:rsidR="00D65202" w:rsidDel="00CA64B3">
          <w:rPr>
            <w:rFonts w:eastAsia="Times New Roman"/>
            <w:color w:val="000000"/>
          </w:rPr>
          <w:delText>i</w:delText>
        </w:r>
      </w:del>
      <w:del w:id="69" w:author="Nick Smith" w:date="2021-05-18T12:12:00Z">
        <w:r w:rsidR="00D65202" w:rsidDel="003E3DED">
          <w:rPr>
            <w:rFonts w:eastAsia="Times New Roman"/>
            <w:color w:val="000000"/>
          </w:rPr>
          <w:delText xml:space="preserve">ndicated that this difference was greater in the </w:delText>
        </w:r>
        <w:r w:rsidR="00E3357A" w:rsidDel="003E3DED">
          <w:rPr>
            <w:rFonts w:eastAsia="Times New Roman"/>
            <w:color w:val="000000"/>
          </w:rPr>
          <w:delText>plots without P added (15.1%) versus the plots with P added (10.2%).</w:delText>
        </w:r>
        <w:r w:rsidR="00254541" w:rsidRPr="00771C52" w:rsidDel="003E3DED">
          <w:rPr>
            <w:rFonts w:eastAsia="Times New Roman"/>
            <w:color w:val="000000"/>
          </w:rPr>
          <w:delText xml:space="preserve"> </w:delText>
        </w:r>
      </w:del>
      <w:r w:rsidR="00E3357A">
        <w:rPr>
          <w:rFonts w:eastAsia="Times New Roman"/>
          <w:color w:val="000000"/>
        </w:rPr>
        <w:t xml:space="preserve">Despite the </w:t>
      </w:r>
      <w:ins w:id="70" w:author="Nick Smith" w:date="2021-05-18T12:26:00Z">
        <w:r w:rsidR="00934623">
          <w:rPr>
            <w:rFonts w:eastAsia="Times New Roman"/>
            <w:color w:val="000000"/>
          </w:rPr>
          <w:t xml:space="preserve">statistically </w:t>
        </w:r>
      </w:ins>
      <w:r w:rsidR="00E3357A">
        <w:rPr>
          <w:rFonts w:eastAsia="Times New Roman"/>
          <w:color w:val="000000"/>
        </w:rPr>
        <w:t xml:space="preserve">significant impact of soil </w:t>
      </w:r>
      <w:del w:id="71" w:author="Nick Smith" w:date="2021-05-18T12:13:00Z">
        <w:r w:rsidR="00E3357A" w:rsidDel="003E3DED">
          <w:rPr>
            <w:rFonts w:eastAsia="Times New Roman"/>
            <w:color w:val="000000"/>
          </w:rPr>
          <w:delText xml:space="preserve">nutrient </w:delText>
        </w:r>
      </w:del>
      <w:ins w:id="72" w:author="Nick Smith" w:date="2021-05-18T12:13:00Z">
        <w:r w:rsidR="003E3DED">
          <w:rPr>
            <w:rFonts w:eastAsia="Times New Roman"/>
            <w:color w:val="000000"/>
          </w:rPr>
          <w:t xml:space="preserve">nitrogen </w:t>
        </w:r>
      </w:ins>
      <w:r w:rsidR="00E3357A">
        <w:rPr>
          <w:rFonts w:eastAsia="Times New Roman"/>
          <w:color w:val="000000"/>
        </w:rPr>
        <w:t>treatments</w:t>
      </w:r>
      <w:r w:rsidR="0014366E" w:rsidRPr="00771C52">
        <w:rPr>
          <w:rFonts w:eastAsia="Times New Roman"/>
          <w:color w:val="000000"/>
        </w:rPr>
        <w:t>,</w:t>
      </w:r>
      <w:ins w:id="73" w:author="Nick Smith" w:date="2021-05-17T17:04:00Z">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w:t>
        </w:r>
      </w:ins>
      <w:ins w:id="74" w:author="Nick Smith" w:date="2021-05-17T17:06:00Z">
        <w:r w:rsidR="00CA64B3">
          <w:rPr>
            <w:rFonts w:eastAsia="Times New Roman"/>
            <w:color w:val="000000"/>
          </w:rPr>
          <w:t>6%)</w:t>
        </w:r>
      </w:ins>
      <w:ins w:id="75" w:author="Nick Smith" w:date="2021-05-17T17:08:00Z">
        <w:r w:rsidR="00CA64B3">
          <w:rPr>
            <w:rFonts w:eastAsia="Times New Roman"/>
            <w:color w:val="000000"/>
          </w:rPr>
          <w:t>,</w:t>
        </w:r>
      </w:ins>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ins w:id="76" w:author="Nick Smith" w:date="2021-05-17T17:06:00Z">
        <w:r w:rsidR="00CA64B3">
          <w:rPr>
            <w:rFonts w:eastAsia="Times New Roman"/>
            <w:color w:val="000000"/>
          </w:rPr>
          <w:t>53</w:t>
        </w:r>
      </w:ins>
      <w:del w:id="77" w:author="Nick Smith" w:date="2021-05-17T17:06:00Z">
        <w:r w:rsidR="00E3357A" w:rsidDel="00CA64B3">
          <w:rPr>
            <w:rFonts w:eastAsia="Times New Roman"/>
            <w:color w:val="000000"/>
          </w:rPr>
          <w:delText>49</w:delText>
        </w:r>
      </w:del>
      <w:r w:rsidR="00E3357A" w:rsidRPr="00771C52">
        <w:rPr>
          <w:rFonts w:eastAsia="Times New Roman"/>
          <w:color w:val="000000"/>
        </w:rPr>
        <w:t>%)</w:t>
      </w:r>
      <w:ins w:id="78" w:author="Nick Smith" w:date="2021-05-17T17:08:00Z">
        <w:r w:rsidR="00CA64B3">
          <w:rPr>
            <w:rFonts w:eastAsia="Times New Roman"/>
            <w:color w:val="000000"/>
          </w:rPr>
          <w:t>,</w:t>
        </w:r>
      </w:ins>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del w:id="79" w:author="Nick Smith" w:date="2021-05-17T17:06:00Z">
        <w:r w:rsidR="00E3357A" w:rsidDel="00CA64B3">
          <w:rPr>
            <w:rFonts w:eastAsia="Times New Roman"/>
            <w:color w:val="000000"/>
          </w:rPr>
          <w:delText>8</w:delText>
        </w:r>
      </w:del>
      <w:ins w:id="80" w:author="Nick Smith" w:date="2021-05-17T17:06:00Z">
        <w:r w:rsidR="00CA64B3">
          <w:rPr>
            <w:rFonts w:eastAsia="Times New Roman"/>
            <w:color w:val="000000"/>
          </w:rPr>
          <w:t>7</w:t>
        </w:r>
      </w:ins>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del w:id="81" w:author="Nick Smith" w:date="2021-05-17T17:06:00Z">
        <w:r w:rsidR="00E3357A" w:rsidDel="00CA64B3">
          <w:rPr>
            <w:rFonts w:eastAsia="Times New Roman"/>
            <w:color w:val="000000"/>
          </w:rPr>
          <w:delText>32</w:delText>
        </w:r>
      </w:del>
      <w:ins w:id="82" w:author="Nick Smith" w:date="2021-05-17T17:06:00Z">
        <w:r w:rsidR="00CA64B3">
          <w:rPr>
            <w:rFonts w:eastAsia="Times New Roman"/>
            <w:color w:val="000000"/>
          </w:rPr>
          <w:t>20</w:t>
        </w:r>
      </w:ins>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del w:id="83" w:author="Nick Smith" w:date="2021-05-18T12:29:00Z">
        <w:r w:rsidR="008010AC" w:rsidRPr="00771C52" w:rsidDel="004D1F45">
          <w:rPr>
            <w:rFonts w:eastAsia="Times New Roman"/>
            <w:color w:val="000000"/>
          </w:rPr>
          <w:delText>1</w:delText>
        </w:r>
      </w:del>
      <w:ins w:id="84" w:author="Nick Smith" w:date="2021-05-18T12:29:00Z">
        <w:r w:rsidR="004D1F45">
          <w:rPr>
            <w:rFonts w:eastAsia="Times New Roman"/>
            <w:color w:val="000000"/>
          </w:rPr>
          <w:t>2</w:t>
        </w:r>
      </w:ins>
      <w:r w:rsidR="008010AC" w:rsidRPr="00771C52">
        <w:rPr>
          <w:rFonts w:eastAsia="Times New Roman"/>
          <w:color w:val="000000"/>
        </w:rPr>
        <w:t>%</w:t>
      </w:r>
      <w:r w:rsidR="00E3357A">
        <w:rPr>
          <w:rFonts w:eastAsia="Times New Roman"/>
          <w:color w:val="000000"/>
        </w:rPr>
        <w:t xml:space="preserve"> </w:t>
      </w:r>
      <w:del w:id="85" w:author="Nick Smith" w:date="2021-05-18T12:29:00Z">
        <w:r w:rsidR="00E3357A" w:rsidDel="004D1F45">
          <w:rPr>
            <w:rFonts w:eastAsia="Times New Roman"/>
            <w:color w:val="000000"/>
          </w:rPr>
          <w:delText>for each variable</w:delText>
        </w:r>
      </w:del>
      <w:ins w:id="86" w:author="Nick Smith" w:date="2021-05-18T12:29:00Z">
        <w:r w:rsidR="004D1F45">
          <w:rPr>
            <w:rFonts w:eastAsia="Times New Roman"/>
            <w:color w:val="000000"/>
          </w:rPr>
          <w:t>combined</w:t>
        </w:r>
      </w:ins>
      <w:r w:rsidR="009D2AEB" w:rsidRPr="00771C52">
        <w:rPr>
          <w:rFonts w:eastAsia="Times New Roman"/>
          <w:color w:val="000000"/>
        </w:rPr>
        <w:t>;</w:t>
      </w:r>
      <w:r w:rsidR="008010AC" w:rsidRPr="00771C52">
        <w:rPr>
          <w:rFonts w:eastAsia="Times New Roman"/>
          <w:color w:val="000000"/>
        </w:rPr>
        <w:t xml:space="preserve"> Table 1</w:t>
      </w:r>
      <w:r w:rsidRPr="00771C52">
        <w:rPr>
          <w:rFonts w:eastAsia="Times New Roman"/>
          <w:color w:val="000000"/>
        </w:rPr>
        <w:t xml:space="preserve"> and Figure 2B</w:t>
      </w:r>
      <w:r w:rsidR="008010AC" w:rsidRPr="00771C52">
        <w:rPr>
          <w:rFonts w:eastAsia="Times New Roman"/>
          <w:color w:val="000000"/>
        </w:rPr>
        <w:t>).</w:t>
      </w:r>
      <w:ins w:id="87" w:author="Nick Smith" w:date="2021-05-17T17:08:00Z">
        <w:r w:rsidR="00CA64B3">
          <w:rPr>
            <w:rFonts w:eastAsia="Times New Roman"/>
            <w:color w:val="000000"/>
          </w:rPr>
          <w:t xml:space="preserve"> The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 was not surprising given equation 1. The direction</w:t>
        </w:r>
      </w:ins>
      <w:ins w:id="88" w:author="Nick Smith" w:date="2021-05-17T17:10:00Z">
        <w:r w:rsidR="00893A76">
          <w:rPr>
            <w:rFonts w:eastAsia="Times New Roman"/>
            <w:color w:val="000000"/>
          </w:rPr>
          <w:t>ality</w:t>
        </w:r>
      </w:ins>
      <w:ins w:id="89" w:author="Nick Smith" w:date="2021-05-17T17:08:00Z">
        <w:r w:rsidR="00CA64B3">
          <w:rPr>
            <w:rFonts w:eastAsia="Times New Roman"/>
            <w:color w:val="000000"/>
          </w:rPr>
          <w:t xml:space="preserve"> of the slo</w:t>
        </w:r>
      </w:ins>
      <w:ins w:id="90" w:author="Nick Smith" w:date="2021-05-17T17:09:00Z">
        <w:r w:rsidR="00CA64B3">
          <w:rPr>
            <w:rFonts w:eastAsia="Times New Roman"/>
            <w:color w:val="000000"/>
          </w:rPr>
          <w:t xml:space="preserve">pes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w:t>
        </w:r>
      </w:ins>
      <w:ins w:id="91" w:author="Nick Smith" w:date="2021-05-17T17:10:00Z">
        <w:r w:rsidR="00CA64B3">
          <w:rPr>
            <w:rFonts w:eastAsia="Times New Roman"/>
            <w:color w:val="000000"/>
          </w:rPr>
          <w:t xml:space="preserve"> (Table 1)</w:t>
        </w:r>
      </w:ins>
      <w:ins w:id="92" w:author="Nick Smith" w:date="2021-05-17T17:09:00Z">
        <w:r w:rsidR="00CA64B3">
          <w:rPr>
            <w:rFonts w:eastAsia="Times New Roman"/>
            <w:color w:val="000000"/>
          </w:rPr>
          <w:t xml:space="preserve"> followed from theoretical expectations.</w:t>
        </w:r>
      </w:ins>
      <w:ins w:id="93" w:author="Nick Smith" w:date="2021-05-17T17:10:00Z">
        <w:r w:rsidR="00CA64B3">
          <w:rPr>
            <w:rFonts w:eastAsia="Times New Roman"/>
            <w:color w:val="000000"/>
          </w:rPr>
          <w:t xml:space="preserve"> Note that </w:t>
        </w:r>
        <w:r w:rsidR="00893A76">
          <w:rPr>
            <w:rFonts w:eastAsia="Times New Roman"/>
            <w:color w:val="000000"/>
          </w:rPr>
          <w:t>despite its importance</w:t>
        </w:r>
      </w:ins>
      <w:ins w:id="94" w:author="Nick Smith" w:date="2021-05-18T12:14:00Z">
        <w:r w:rsidR="00604C4C">
          <w:rPr>
            <w:rFonts w:eastAsia="Times New Roman"/>
            <w:color w:val="000000"/>
          </w:rPr>
          <w:t xml:space="preserve"> a variable in</w:t>
        </w:r>
      </w:ins>
      <w:ins w:id="95" w:author="Nick Smith" w:date="2021-05-17T17:10:00Z">
        <w:r w:rsidR="00893A76">
          <w:rPr>
            <w:rFonts w:eastAsia="Times New Roman"/>
            <w:color w:val="000000"/>
          </w:rPr>
          <w:t xml:space="preserve"> in the model, the slope of the </w:t>
        </w:r>
      </w:ins>
      <w:proofErr w:type="spellStart"/>
      <w:ins w:id="96" w:author="Nick Smith" w:date="2021-05-17T17:11:00Z">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ins>
      <w:ins w:id="97" w:author="Nick Smith" w:date="2021-05-17T17:10:00Z">
        <w:r w:rsidR="00893A76">
          <w:rPr>
            <w:rFonts w:eastAsia="Times New Roman"/>
            <w:color w:val="000000"/>
          </w:rPr>
          <w:t xml:space="preserve"> </w:t>
        </w:r>
      </w:ins>
      <w:ins w:id="98" w:author="Nick Smith" w:date="2021-05-17T17:11:00Z">
        <w:r w:rsidR="00893A76">
          <w:rPr>
            <w:rFonts w:eastAsia="Times New Roman"/>
            <w:color w:val="000000"/>
          </w:rPr>
          <w:t>was not</w:t>
        </w:r>
      </w:ins>
      <w:ins w:id="99" w:author="Nick Smith" w:date="2021-05-18T12:13:00Z">
        <w:r w:rsidR="003E3DED">
          <w:rPr>
            <w:rFonts w:eastAsia="Times New Roman"/>
            <w:color w:val="000000"/>
          </w:rPr>
          <w:t xml:space="preserve"> </w:t>
        </w:r>
      </w:ins>
      <w:ins w:id="100" w:author="Nick Smith" w:date="2021-05-17T17:11:00Z">
        <w:r w:rsidR="00893A76">
          <w:rPr>
            <w:rFonts w:eastAsia="Times New Roman"/>
            <w:color w:val="000000"/>
          </w:rPr>
          <w:t>significant</w:t>
        </w:r>
      </w:ins>
      <w:ins w:id="101" w:author="Nick Smith" w:date="2021-05-18T12:14:00Z">
        <w:r w:rsidR="00604C4C">
          <w:rPr>
            <w:rFonts w:eastAsia="Times New Roman"/>
            <w:color w:val="000000"/>
          </w:rPr>
          <w:t>ly different from 0</w:t>
        </w:r>
      </w:ins>
      <w:ins w:id="102" w:author="Nick Smith" w:date="2021-05-17T17:11:00Z">
        <w:r w:rsidR="00893A76">
          <w:rPr>
            <w:rFonts w:eastAsia="Times New Roman"/>
            <w:color w:val="000000"/>
          </w:rPr>
          <w:t xml:space="preserve"> </w:t>
        </w:r>
      </w:ins>
      <w:ins w:id="103" w:author="Nick Smith" w:date="2021-05-17T17:10:00Z">
        <w:r w:rsidR="00893A76">
          <w:rPr>
            <w:rFonts w:eastAsia="Times New Roman"/>
            <w:color w:val="000000"/>
          </w:rPr>
          <w:t>(Table 1)</w:t>
        </w:r>
      </w:ins>
      <w:ins w:id="104" w:author="Nick Smith" w:date="2021-05-17T17:11:00Z">
        <w:r w:rsidR="00893A76">
          <w:rPr>
            <w:rFonts w:eastAsia="Times New Roman"/>
            <w:color w:val="000000"/>
          </w:rPr>
          <w:t xml:space="preserve">. Our analysis also found that </w:t>
        </w:r>
      </w:ins>
      <w:ins w:id="105" w:author="Nick Smith" w:date="2021-05-17T17:12:00Z">
        <w:r w:rsidR="00280238">
          <w:rPr>
            <w:rFonts w:eastAsia="Times New Roman"/>
            <w:color w:val="000000"/>
          </w:rPr>
          <w:t>species capable of symbiotic associations with nitrogen fixing bacteria had 44.</w:t>
        </w:r>
      </w:ins>
      <w:ins w:id="106" w:author="Nick Smith" w:date="2021-05-17T17:13:00Z">
        <w:r w:rsidR="00280238">
          <w:rPr>
            <w:rFonts w:eastAsia="Times New Roman"/>
            <w:color w:val="000000"/>
          </w:rPr>
          <w:t xml:space="preserve">7%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1). We also found that </w:t>
        </w:r>
      </w:ins>
      <w:ins w:id="107" w:author="Nick Smith" w:date="2021-05-17T17:14:00Z">
        <w:r w:rsidR="00280238">
          <w:rPr>
            <w:rFonts w:eastAsia="Times New Roman"/>
            <w:color w:val="000000"/>
          </w:rPr>
          <w:t>C</w:t>
        </w:r>
        <w:r w:rsidR="00280238">
          <w:rPr>
            <w:rFonts w:eastAsia="Times New Roman"/>
            <w:color w:val="000000"/>
            <w:vertAlign w:val="subscript"/>
          </w:rPr>
          <w:t>3</w:t>
        </w:r>
        <w:r w:rsidR="00280238">
          <w:rPr>
            <w:rFonts w:eastAsia="Times New Roman"/>
            <w:color w:val="000000"/>
          </w:rPr>
          <w:t xml:space="preserve"> plants had </w:t>
        </w:r>
      </w:ins>
      <w:ins w:id="108" w:author="Nick Smith" w:date="2021-05-17T17:15:00Z">
        <w:r w:rsidR="00280238">
          <w:rPr>
            <w:rFonts w:eastAsia="Times New Roman"/>
            <w:color w:val="000000"/>
          </w:rPr>
          <w:t>30%</w:t>
        </w:r>
      </w:ins>
      <w:ins w:id="109" w:author="Nick Smith" w:date="2021-05-17T17:14:00Z">
        <w:r w:rsidR="00280238">
          <w:rPr>
            <w:rFonts w:eastAsia="Times New Roman"/>
            <w:color w:val="000000"/>
          </w:rPr>
          <w:t xml:space="preserve">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ins>
      <w:ins w:id="110" w:author="Nick Smith" w:date="2021-05-17T17:15:00Z">
        <w:r w:rsidR="00280238">
          <w:rPr>
            <w:rFonts w:eastAsia="Times New Roman"/>
            <w:color w:val="000000"/>
          </w:rPr>
          <w:t>(</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w:t>
        </w:r>
      </w:ins>
      <w:ins w:id="111" w:author="Nick Smith" w:date="2021-05-17T17:16:00Z">
        <w:r w:rsidR="00280238">
          <w:rPr>
            <w:rFonts w:eastAsia="Times New Roman"/>
            <w:color w:val="000000"/>
          </w:rPr>
          <w:t>model than the soil treatments</w:t>
        </w:r>
      </w:ins>
      <w:ins w:id="112" w:author="Nick Smith" w:date="2021-05-18T12:14:00Z">
        <w:r w:rsidR="00604C4C">
          <w:rPr>
            <w:rFonts w:eastAsia="Times New Roman"/>
            <w:color w:val="000000"/>
          </w:rPr>
          <w:t xml:space="preserve"> (Table 1)</w:t>
        </w:r>
      </w:ins>
      <w:ins w:id="113" w:author="Nick Smith" w:date="2021-05-17T17:16:00Z">
        <w:r w:rsidR="00280238">
          <w:rPr>
            <w:rFonts w:eastAsia="Times New Roman"/>
            <w:color w:val="000000"/>
          </w:rPr>
          <w:t>.</w:t>
        </w:r>
      </w:ins>
      <w:del w:id="114" w:author="Nick Smith" w:date="2021-05-17T17:09:00Z">
        <w:r w:rsidR="008010AC" w:rsidRPr="00771C52" w:rsidDel="00CA64B3">
          <w:rPr>
            <w:rFonts w:eastAsia="Times New Roman"/>
            <w:color w:val="000000"/>
          </w:rPr>
          <w:delText xml:space="preserve"> </w:delText>
        </w:r>
      </w:del>
    </w:p>
    <w:p w14:paraId="7D97363C" w14:textId="77777777" w:rsidR="00F178AB" w:rsidRPr="00B05AC4" w:rsidRDefault="00F178AB" w:rsidP="00B05AC4">
      <w:pPr>
        <w:spacing w:line="480" w:lineRule="auto"/>
        <w:contextualSpacing/>
        <w:textAlignment w:val="baseline"/>
        <w:rPr>
          <w:rFonts w:eastAsia="Times New Roman"/>
          <w:color w:val="000000"/>
        </w:rPr>
      </w:pPr>
    </w:p>
    <w:p w14:paraId="47DBF9E4" w14:textId="57DF14E4" w:rsidR="00042F1B" w:rsidRPr="00B05AC4" w:rsidRDefault="00042F1B" w:rsidP="00B05AC4">
      <w:pPr>
        <w:spacing w:line="480" w:lineRule="auto"/>
        <w:contextualSpacing/>
      </w:pPr>
      <w:commentRangeStart w:id="115"/>
      <w:r w:rsidRPr="00B05AC4">
        <w:rPr>
          <w:b/>
          <w:bCs/>
        </w:rPr>
        <w:t>Table 1.</w:t>
      </w:r>
      <w:r w:rsidRPr="00B05AC4">
        <w:t xml:space="preserve"> </w:t>
      </w:r>
      <w:commentRangeEnd w:id="115"/>
      <w:r w:rsidR="001C5C13">
        <w:rPr>
          <w:rStyle w:val="CommentReference"/>
        </w:rPr>
        <w:commentReference w:id="115"/>
      </w:r>
      <w:r w:rsidRPr="00B05AC4">
        <w:t xml:space="preserve">Regression coefficients </w:t>
      </w:r>
      <w:r w:rsidR="00B024FB" w:rsidRPr="00B05AC4">
        <w:t xml:space="preserve">and relative importance </w:t>
      </w:r>
      <w:r w:rsidRPr="00B05AC4">
        <w:t xml:space="preserve">for linear mixed effects model with </w:t>
      </w:r>
      <w:proofErr w:type="spellStart"/>
      <w:r w:rsidRPr="00B05AC4">
        <w:rPr>
          <w:i/>
          <w:iCs/>
        </w:rPr>
        <w:t>N</w:t>
      </w:r>
      <w:r w:rsidRPr="00B05AC4">
        <w:rPr>
          <w:vertAlign w:val="subscript"/>
        </w:rPr>
        <w:t>area</w:t>
      </w:r>
      <w:proofErr w:type="spellEnd"/>
      <w:r w:rsidRPr="00B05AC4">
        <w:t xml:space="preserve"> as the dependent variable and soil treatment variables, climate, leaf traits, and species characteristics as fixed </w:t>
      </w:r>
      <w:proofErr w:type="gramStart"/>
      <w:r w:rsidRPr="00B05AC4">
        <w:t>effects.*</w:t>
      </w:r>
      <w:proofErr w:type="gramEnd"/>
    </w:p>
    <w:tbl>
      <w:tblPr>
        <w:tblW w:w="5000" w:type="pct"/>
        <w:tblLook w:val="04A0" w:firstRow="1" w:lastRow="0" w:firstColumn="1" w:lastColumn="0" w:noHBand="0" w:noVBand="1"/>
      </w:tblPr>
      <w:tblGrid>
        <w:gridCol w:w="3283"/>
        <w:gridCol w:w="982"/>
        <w:gridCol w:w="1788"/>
        <w:gridCol w:w="991"/>
        <w:gridCol w:w="2316"/>
      </w:tblGrid>
      <w:tr w:rsidR="007B4434" w:rsidRPr="00771C52" w14:paraId="16013366" w14:textId="77777777" w:rsidTr="00B05AC4">
        <w:trPr>
          <w:trHeight w:val="320"/>
        </w:trPr>
        <w:tc>
          <w:tcPr>
            <w:tcW w:w="1243" w:type="pct"/>
            <w:tcBorders>
              <w:top w:val="single" w:sz="4" w:space="0" w:color="auto"/>
              <w:left w:val="nil"/>
              <w:bottom w:val="single" w:sz="4" w:space="0" w:color="auto"/>
              <w:right w:val="nil"/>
            </w:tcBorders>
            <w:shd w:val="clear" w:color="auto" w:fill="auto"/>
            <w:noWrap/>
            <w:hideMark/>
          </w:tcPr>
          <w:p w14:paraId="75C0FCA6" w14:textId="77777777" w:rsidR="007B4434" w:rsidRPr="00B05AC4" w:rsidRDefault="007B4434" w:rsidP="00B05AC4">
            <w:pPr>
              <w:spacing w:line="480" w:lineRule="auto"/>
              <w:contextualSpacing/>
              <w:rPr>
                <w:rFonts w:eastAsia="Times New Roman"/>
                <w:b/>
                <w:bCs/>
                <w:color w:val="000000"/>
              </w:rPr>
            </w:pPr>
          </w:p>
        </w:tc>
        <w:tc>
          <w:tcPr>
            <w:tcW w:w="900" w:type="pct"/>
            <w:tcBorders>
              <w:top w:val="single" w:sz="4" w:space="0" w:color="auto"/>
              <w:left w:val="nil"/>
              <w:bottom w:val="single" w:sz="4" w:space="0" w:color="auto"/>
              <w:right w:val="nil"/>
            </w:tcBorders>
            <w:vAlign w:val="center"/>
          </w:tcPr>
          <w:p w14:paraId="2567B56D" w14:textId="34BE6C33" w:rsidR="007B4434" w:rsidRPr="00B05AC4" w:rsidRDefault="007B4434" w:rsidP="00B05AC4">
            <w:pPr>
              <w:spacing w:line="480" w:lineRule="auto"/>
              <w:contextualSpacing/>
              <w:jc w:val="center"/>
              <w:rPr>
                <w:rFonts w:eastAsia="Times New Roman"/>
                <w:b/>
                <w:bCs/>
                <w:color w:val="000000"/>
              </w:rPr>
            </w:pPr>
            <w:proofErr w:type="spellStart"/>
            <w:r w:rsidRPr="00B05AC4">
              <w:rPr>
                <w:rFonts w:eastAsia="Times New Roman"/>
                <w:b/>
                <w:bCs/>
                <w:color w:val="000000"/>
              </w:rPr>
              <w:t>df</w:t>
            </w:r>
            <w:proofErr w:type="spellEnd"/>
          </w:p>
        </w:tc>
        <w:tc>
          <w:tcPr>
            <w:tcW w:w="900" w:type="pct"/>
            <w:tcBorders>
              <w:top w:val="single" w:sz="4" w:space="0" w:color="auto"/>
              <w:left w:val="nil"/>
              <w:bottom w:val="single" w:sz="4" w:space="0" w:color="auto"/>
              <w:right w:val="nil"/>
            </w:tcBorders>
            <w:shd w:val="clear" w:color="auto" w:fill="auto"/>
            <w:noWrap/>
            <w:vAlign w:val="center"/>
            <w:hideMark/>
          </w:tcPr>
          <w:p w14:paraId="07A96E89" w14:textId="33642EE4" w:rsidR="007B4434" w:rsidRPr="00B05AC4" w:rsidRDefault="007B4434" w:rsidP="00B05AC4">
            <w:pPr>
              <w:spacing w:line="480" w:lineRule="auto"/>
              <w:contextualSpacing/>
              <w:jc w:val="center"/>
              <w:rPr>
                <w:rFonts w:eastAsia="Times New Roman"/>
                <w:b/>
                <w:bCs/>
                <w:color w:val="000000"/>
              </w:rPr>
            </w:pPr>
            <w:r w:rsidRPr="00B05AC4">
              <w:rPr>
                <w:rFonts w:eastAsia="Times New Roman"/>
                <w:b/>
                <w:bCs/>
                <w:color w:val="000000"/>
              </w:rPr>
              <w:t>Slope</w:t>
            </w:r>
          </w:p>
        </w:tc>
        <w:tc>
          <w:tcPr>
            <w:tcW w:w="905" w:type="pct"/>
            <w:tcBorders>
              <w:top w:val="single" w:sz="4" w:space="0" w:color="auto"/>
              <w:left w:val="nil"/>
              <w:bottom w:val="single" w:sz="4" w:space="0" w:color="auto"/>
              <w:right w:val="nil"/>
            </w:tcBorders>
            <w:shd w:val="clear" w:color="auto" w:fill="auto"/>
            <w:noWrap/>
            <w:vAlign w:val="center"/>
            <w:hideMark/>
          </w:tcPr>
          <w:p w14:paraId="0A02258F" w14:textId="77777777" w:rsidR="007B4434" w:rsidRPr="00B05AC4" w:rsidRDefault="007B4434" w:rsidP="00B05AC4">
            <w:pPr>
              <w:spacing w:line="480" w:lineRule="auto"/>
              <w:contextualSpacing/>
              <w:jc w:val="center"/>
              <w:rPr>
                <w:rFonts w:eastAsia="Times New Roman"/>
                <w:b/>
                <w:bCs/>
                <w:i/>
                <w:iCs/>
                <w:color w:val="000000"/>
              </w:rPr>
            </w:pPr>
            <w:r w:rsidRPr="00B05AC4">
              <w:rPr>
                <w:rFonts w:eastAsia="Times New Roman"/>
                <w:b/>
                <w:bCs/>
                <w:i/>
                <w:iCs/>
                <w:color w:val="000000"/>
              </w:rPr>
              <w:t>p</w:t>
            </w:r>
          </w:p>
        </w:tc>
        <w:tc>
          <w:tcPr>
            <w:tcW w:w="1052" w:type="pct"/>
            <w:tcBorders>
              <w:top w:val="single" w:sz="4" w:space="0" w:color="auto"/>
              <w:left w:val="nil"/>
              <w:bottom w:val="single" w:sz="4" w:space="0" w:color="auto"/>
              <w:right w:val="nil"/>
            </w:tcBorders>
            <w:shd w:val="clear" w:color="auto" w:fill="auto"/>
            <w:noWrap/>
            <w:vAlign w:val="center"/>
            <w:hideMark/>
          </w:tcPr>
          <w:p w14:paraId="0F67A3BD" w14:textId="77777777" w:rsidR="007B4434" w:rsidRPr="00B05AC4" w:rsidRDefault="007B4434" w:rsidP="00B05AC4">
            <w:pPr>
              <w:spacing w:line="480" w:lineRule="auto"/>
              <w:contextualSpacing/>
              <w:jc w:val="center"/>
              <w:rPr>
                <w:rFonts w:eastAsia="Times New Roman"/>
                <w:b/>
                <w:bCs/>
                <w:color w:val="000000"/>
              </w:rPr>
            </w:pPr>
            <w:r w:rsidRPr="00B05AC4">
              <w:rPr>
                <w:rFonts w:eastAsia="Times New Roman"/>
                <w:b/>
                <w:bCs/>
                <w:color w:val="000000"/>
              </w:rPr>
              <w:t>Relative Importance</w:t>
            </w:r>
          </w:p>
        </w:tc>
      </w:tr>
      <w:tr w:rsidR="007B4434" w:rsidRPr="00771C52" w14:paraId="52434892" w14:textId="77777777" w:rsidTr="00B05AC4">
        <w:trPr>
          <w:trHeight w:val="320"/>
        </w:trPr>
        <w:tc>
          <w:tcPr>
            <w:tcW w:w="1243" w:type="pct"/>
            <w:tcBorders>
              <w:top w:val="single" w:sz="4" w:space="0" w:color="auto"/>
              <w:left w:val="nil"/>
              <w:bottom w:val="nil"/>
              <w:right w:val="nil"/>
            </w:tcBorders>
            <w:shd w:val="clear" w:color="auto" w:fill="auto"/>
            <w:noWrap/>
            <w:hideMark/>
          </w:tcPr>
          <w:p w14:paraId="471D8A33"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N</w:t>
            </w:r>
          </w:p>
        </w:tc>
        <w:tc>
          <w:tcPr>
            <w:tcW w:w="900" w:type="pct"/>
            <w:tcBorders>
              <w:top w:val="single" w:sz="4" w:space="0" w:color="auto"/>
              <w:left w:val="nil"/>
              <w:bottom w:val="nil"/>
              <w:right w:val="nil"/>
            </w:tcBorders>
            <w:vAlign w:val="center"/>
          </w:tcPr>
          <w:p w14:paraId="41DCE016" w14:textId="08499DF9"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single" w:sz="4" w:space="0" w:color="auto"/>
              <w:left w:val="nil"/>
              <w:bottom w:val="nil"/>
              <w:right w:val="nil"/>
            </w:tcBorders>
            <w:shd w:val="clear" w:color="auto" w:fill="auto"/>
            <w:noWrap/>
            <w:vAlign w:val="center"/>
            <w:hideMark/>
          </w:tcPr>
          <w:p w14:paraId="534B9E91" w14:textId="16A7E3D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single" w:sz="4" w:space="0" w:color="auto"/>
              <w:left w:val="nil"/>
              <w:bottom w:val="nil"/>
              <w:right w:val="nil"/>
            </w:tcBorders>
            <w:shd w:val="clear" w:color="auto" w:fill="auto"/>
            <w:noWrap/>
            <w:vAlign w:val="center"/>
            <w:hideMark/>
          </w:tcPr>
          <w:p w14:paraId="170F0AED"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single" w:sz="4" w:space="0" w:color="auto"/>
              <w:left w:val="nil"/>
              <w:bottom w:val="nil"/>
              <w:right w:val="nil"/>
            </w:tcBorders>
            <w:shd w:val="clear" w:color="auto" w:fill="auto"/>
            <w:noWrap/>
            <w:vAlign w:val="center"/>
            <w:hideMark/>
          </w:tcPr>
          <w:p w14:paraId="3722EF4E" w14:textId="77777777" w:rsidR="007B4434" w:rsidRPr="00B05AC4" w:rsidRDefault="007B4434" w:rsidP="00B05AC4">
            <w:pPr>
              <w:spacing w:line="480" w:lineRule="auto"/>
              <w:contextualSpacing/>
              <w:jc w:val="center"/>
              <w:rPr>
                <w:rFonts w:eastAsia="Times New Roman"/>
                <w:color w:val="000000"/>
              </w:rPr>
            </w:pPr>
            <w:r w:rsidRPr="00B05AC4">
              <w:rPr>
                <w:color w:val="000000"/>
              </w:rPr>
              <w:t>1.00%</w:t>
            </w:r>
          </w:p>
        </w:tc>
      </w:tr>
      <w:tr w:rsidR="007B4434" w:rsidRPr="00771C52" w14:paraId="566F3853" w14:textId="77777777" w:rsidTr="00B05AC4">
        <w:trPr>
          <w:trHeight w:val="320"/>
        </w:trPr>
        <w:tc>
          <w:tcPr>
            <w:tcW w:w="1243" w:type="pct"/>
            <w:tcBorders>
              <w:top w:val="nil"/>
              <w:left w:val="nil"/>
              <w:bottom w:val="nil"/>
              <w:right w:val="nil"/>
            </w:tcBorders>
            <w:shd w:val="clear" w:color="auto" w:fill="auto"/>
            <w:noWrap/>
            <w:hideMark/>
          </w:tcPr>
          <w:p w14:paraId="7A43DC95"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P</w:t>
            </w:r>
          </w:p>
        </w:tc>
        <w:tc>
          <w:tcPr>
            <w:tcW w:w="900" w:type="pct"/>
            <w:tcBorders>
              <w:top w:val="nil"/>
              <w:left w:val="nil"/>
              <w:bottom w:val="nil"/>
              <w:right w:val="nil"/>
            </w:tcBorders>
            <w:vAlign w:val="center"/>
          </w:tcPr>
          <w:p w14:paraId="3D87CBB9" w14:textId="0B3E0AD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18722E47" w14:textId="518D872E"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6F660DDE" w14:textId="77777777" w:rsidR="007B4434" w:rsidRPr="00B05AC4" w:rsidRDefault="007B4434" w:rsidP="00B05AC4">
            <w:pPr>
              <w:spacing w:line="480" w:lineRule="auto"/>
              <w:contextualSpacing/>
              <w:jc w:val="center"/>
              <w:rPr>
                <w:rFonts w:eastAsia="Times New Roman"/>
                <w:color w:val="000000"/>
              </w:rPr>
            </w:pPr>
            <w:r w:rsidRPr="00B05AC4">
              <w:rPr>
                <w:color w:val="000000"/>
              </w:rPr>
              <w:t>0.726</w:t>
            </w:r>
          </w:p>
        </w:tc>
        <w:tc>
          <w:tcPr>
            <w:tcW w:w="1052" w:type="pct"/>
            <w:tcBorders>
              <w:top w:val="nil"/>
              <w:left w:val="nil"/>
              <w:bottom w:val="nil"/>
              <w:right w:val="nil"/>
            </w:tcBorders>
            <w:shd w:val="clear" w:color="auto" w:fill="auto"/>
            <w:noWrap/>
            <w:vAlign w:val="center"/>
            <w:hideMark/>
          </w:tcPr>
          <w:p w14:paraId="392EE0B4" w14:textId="77777777" w:rsidR="007B4434" w:rsidRPr="00B05AC4" w:rsidRDefault="007B4434" w:rsidP="00B05AC4">
            <w:pPr>
              <w:spacing w:line="480" w:lineRule="auto"/>
              <w:contextualSpacing/>
              <w:jc w:val="center"/>
              <w:rPr>
                <w:rFonts w:eastAsia="Times New Roman"/>
                <w:color w:val="000000"/>
              </w:rPr>
            </w:pPr>
            <w:r w:rsidRPr="00B05AC4">
              <w:rPr>
                <w:color w:val="000000"/>
              </w:rPr>
              <w:t>0.12%</w:t>
            </w:r>
          </w:p>
        </w:tc>
      </w:tr>
      <w:tr w:rsidR="007B4434" w:rsidRPr="00771C52" w14:paraId="14317C44" w14:textId="77777777" w:rsidTr="00B05AC4">
        <w:trPr>
          <w:trHeight w:val="320"/>
        </w:trPr>
        <w:tc>
          <w:tcPr>
            <w:tcW w:w="1243" w:type="pct"/>
            <w:tcBorders>
              <w:top w:val="nil"/>
              <w:left w:val="nil"/>
              <w:bottom w:val="nil"/>
              <w:right w:val="nil"/>
            </w:tcBorders>
            <w:shd w:val="clear" w:color="auto" w:fill="auto"/>
            <w:noWrap/>
            <w:hideMark/>
          </w:tcPr>
          <w:p w14:paraId="03D0A751"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K</w:t>
            </w:r>
            <w:r w:rsidRPr="00B05AC4">
              <w:rPr>
                <w:rFonts w:eastAsia="Times New Roman"/>
                <w:color w:val="000000"/>
                <w:vertAlign w:val="subscript"/>
              </w:rPr>
              <w:t>+µ</w:t>
            </w:r>
          </w:p>
        </w:tc>
        <w:tc>
          <w:tcPr>
            <w:tcW w:w="900" w:type="pct"/>
            <w:tcBorders>
              <w:top w:val="nil"/>
              <w:left w:val="nil"/>
              <w:bottom w:val="nil"/>
              <w:right w:val="nil"/>
            </w:tcBorders>
            <w:vAlign w:val="center"/>
          </w:tcPr>
          <w:p w14:paraId="046BE46A" w14:textId="6632821D"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76AF75C3" w14:textId="1D9F542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4445A18A" w14:textId="77777777" w:rsidR="007B4434" w:rsidRPr="00B05AC4" w:rsidRDefault="007B4434" w:rsidP="00B05AC4">
            <w:pPr>
              <w:spacing w:line="480" w:lineRule="auto"/>
              <w:contextualSpacing/>
              <w:jc w:val="center"/>
              <w:rPr>
                <w:rFonts w:eastAsia="Times New Roman"/>
                <w:color w:val="000000"/>
              </w:rPr>
            </w:pPr>
            <w:r w:rsidRPr="00B05AC4">
              <w:rPr>
                <w:color w:val="000000"/>
              </w:rPr>
              <w:t>0.489</w:t>
            </w:r>
          </w:p>
        </w:tc>
        <w:tc>
          <w:tcPr>
            <w:tcW w:w="1052" w:type="pct"/>
            <w:tcBorders>
              <w:top w:val="nil"/>
              <w:left w:val="nil"/>
              <w:bottom w:val="nil"/>
              <w:right w:val="nil"/>
            </w:tcBorders>
            <w:shd w:val="clear" w:color="auto" w:fill="auto"/>
            <w:noWrap/>
            <w:vAlign w:val="center"/>
            <w:hideMark/>
          </w:tcPr>
          <w:p w14:paraId="3E5313F5" w14:textId="77777777" w:rsidR="007B4434" w:rsidRPr="00B05AC4" w:rsidRDefault="007B4434" w:rsidP="00B05AC4">
            <w:pPr>
              <w:spacing w:line="480" w:lineRule="auto"/>
              <w:contextualSpacing/>
              <w:jc w:val="center"/>
              <w:rPr>
                <w:rFonts w:eastAsia="Times New Roman"/>
                <w:color w:val="000000"/>
              </w:rPr>
            </w:pPr>
            <w:r w:rsidRPr="00B05AC4">
              <w:rPr>
                <w:color w:val="000000"/>
              </w:rPr>
              <w:t>0.12%</w:t>
            </w:r>
          </w:p>
        </w:tc>
      </w:tr>
      <w:tr w:rsidR="007B4434" w:rsidRPr="00771C52" w14:paraId="5F8BF374" w14:textId="77777777" w:rsidTr="00B05AC4">
        <w:trPr>
          <w:trHeight w:val="320"/>
        </w:trPr>
        <w:tc>
          <w:tcPr>
            <w:tcW w:w="1243" w:type="pct"/>
            <w:tcBorders>
              <w:top w:val="nil"/>
              <w:left w:val="nil"/>
              <w:bottom w:val="nil"/>
              <w:right w:val="nil"/>
            </w:tcBorders>
            <w:shd w:val="clear" w:color="auto" w:fill="auto"/>
            <w:noWrap/>
            <w:hideMark/>
          </w:tcPr>
          <w:p w14:paraId="49790383"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χ</w:t>
            </w:r>
          </w:p>
        </w:tc>
        <w:tc>
          <w:tcPr>
            <w:tcW w:w="900" w:type="pct"/>
            <w:tcBorders>
              <w:top w:val="nil"/>
              <w:left w:val="nil"/>
              <w:bottom w:val="nil"/>
              <w:right w:val="nil"/>
            </w:tcBorders>
            <w:vAlign w:val="center"/>
          </w:tcPr>
          <w:p w14:paraId="6E9FFB82" w14:textId="3AB69297"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42888504" w14:textId="3A26693C" w:rsidR="007B4434" w:rsidRPr="00B05AC4" w:rsidRDefault="007B4434" w:rsidP="00B05AC4">
            <w:pPr>
              <w:spacing w:line="480" w:lineRule="auto"/>
              <w:contextualSpacing/>
              <w:jc w:val="center"/>
              <w:rPr>
                <w:rFonts w:eastAsia="Times New Roman"/>
                <w:color w:val="000000"/>
              </w:rPr>
            </w:pPr>
            <w:r w:rsidRPr="00B05AC4">
              <w:rPr>
                <w:color w:val="000000"/>
              </w:rPr>
              <w:t xml:space="preserve">-0.278 </w:t>
            </w:r>
            <w:r w:rsidRPr="00B05AC4">
              <w:rPr>
                <w:rFonts w:eastAsia="Times New Roman"/>
                <w:color w:val="000000"/>
              </w:rPr>
              <w:t>± 0.121</w:t>
            </w:r>
          </w:p>
        </w:tc>
        <w:tc>
          <w:tcPr>
            <w:tcW w:w="905" w:type="pct"/>
            <w:tcBorders>
              <w:top w:val="nil"/>
              <w:left w:val="nil"/>
              <w:bottom w:val="nil"/>
              <w:right w:val="nil"/>
            </w:tcBorders>
            <w:shd w:val="clear" w:color="auto" w:fill="auto"/>
            <w:noWrap/>
            <w:vAlign w:val="center"/>
            <w:hideMark/>
          </w:tcPr>
          <w:p w14:paraId="0A63CEC9"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0.021</w:t>
            </w:r>
          </w:p>
        </w:tc>
        <w:tc>
          <w:tcPr>
            <w:tcW w:w="1052" w:type="pct"/>
            <w:tcBorders>
              <w:top w:val="nil"/>
              <w:left w:val="nil"/>
              <w:bottom w:val="nil"/>
              <w:right w:val="nil"/>
            </w:tcBorders>
            <w:shd w:val="clear" w:color="auto" w:fill="auto"/>
            <w:noWrap/>
            <w:vAlign w:val="center"/>
            <w:hideMark/>
          </w:tcPr>
          <w:p w14:paraId="3200B0D0" w14:textId="77777777" w:rsidR="007B4434" w:rsidRPr="00B05AC4" w:rsidRDefault="007B4434" w:rsidP="00B05AC4">
            <w:pPr>
              <w:spacing w:line="480" w:lineRule="auto"/>
              <w:contextualSpacing/>
              <w:jc w:val="center"/>
              <w:rPr>
                <w:rFonts w:eastAsia="Times New Roman"/>
                <w:color w:val="000000"/>
              </w:rPr>
            </w:pPr>
            <w:r w:rsidRPr="00B05AC4">
              <w:rPr>
                <w:color w:val="000000"/>
              </w:rPr>
              <w:t>5.39%</w:t>
            </w:r>
          </w:p>
        </w:tc>
      </w:tr>
      <w:tr w:rsidR="007B4434" w:rsidRPr="00771C52" w14:paraId="32C4FDCB" w14:textId="77777777" w:rsidTr="00B05AC4">
        <w:trPr>
          <w:trHeight w:val="320"/>
        </w:trPr>
        <w:tc>
          <w:tcPr>
            <w:tcW w:w="1243" w:type="pct"/>
            <w:tcBorders>
              <w:top w:val="nil"/>
              <w:left w:val="nil"/>
              <w:bottom w:val="nil"/>
              <w:right w:val="nil"/>
            </w:tcBorders>
            <w:shd w:val="clear" w:color="auto" w:fill="auto"/>
            <w:noWrap/>
            <w:hideMark/>
          </w:tcPr>
          <w:p w14:paraId="17078575" w14:textId="1AA07F0B" w:rsidR="007B4434" w:rsidRPr="00B05AC4" w:rsidRDefault="002B7732" w:rsidP="00B05AC4">
            <w:pPr>
              <w:spacing w:line="480" w:lineRule="auto"/>
              <w:contextualSpacing/>
              <w:rPr>
                <w:rFonts w:eastAsia="Times New Roman"/>
                <w:color w:val="000000"/>
                <w:vertAlign w:val="subscript"/>
              </w:rPr>
            </w:pPr>
            <w:proofErr w:type="spellStart"/>
            <w:r w:rsidRPr="00B05AC4">
              <w:rPr>
                <w:rFonts w:eastAsia="Times New Roman"/>
                <w:i/>
                <w:iCs/>
                <w:color w:val="000000"/>
              </w:rPr>
              <w:t>T</w:t>
            </w:r>
            <w:r w:rsidRPr="00B05AC4">
              <w:rPr>
                <w:rFonts w:eastAsia="Times New Roman"/>
                <w:color w:val="000000"/>
                <w:vertAlign w:val="subscript"/>
              </w:rPr>
              <w:t>g</w:t>
            </w:r>
            <w:proofErr w:type="spellEnd"/>
          </w:p>
        </w:tc>
        <w:tc>
          <w:tcPr>
            <w:tcW w:w="900" w:type="pct"/>
            <w:tcBorders>
              <w:top w:val="nil"/>
              <w:left w:val="nil"/>
              <w:bottom w:val="nil"/>
              <w:right w:val="nil"/>
            </w:tcBorders>
            <w:vAlign w:val="center"/>
          </w:tcPr>
          <w:p w14:paraId="05730B93" w14:textId="09226E98"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16978497" w14:textId="0A80ACD5" w:rsidR="007B4434" w:rsidRPr="00B05AC4" w:rsidRDefault="007B4434" w:rsidP="00B05AC4">
            <w:pPr>
              <w:spacing w:line="480" w:lineRule="auto"/>
              <w:contextualSpacing/>
              <w:jc w:val="center"/>
              <w:rPr>
                <w:rFonts w:eastAsia="Times New Roman"/>
                <w:color w:val="000000"/>
              </w:rPr>
            </w:pPr>
            <w:r w:rsidRPr="00B05AC4">
              <w:rPr>
                <w:color w:val="000000"/>
              </w:rPr>
              <w:t xml:space="preserve">-0.028 </w:t>
            </w:r>
            <w:r w:rsidRPr="00B05AC4">
              <w:rPr>
                <w:rFonts w:eastAsia="Times New Roman"/>
                <w:color w:val="000000"/>
              </w:rPr>
              <w:t>± 0.013</w:t>
            </w:r>
          </w:p>
        </w:tc>
        <w:tc>
          <w:tcPr>
            <w:tcW w:w="905" w:type="pct"/>
            <w:tcBorders>
              <w:top w:val="nil"/>
              <w:left w:val="nil"/>
              <w:bottom w:val="nil"/>
              <w:right w:val="nil"/>
            </w:tcBorders>
            <w:shd w:val="clear" w:color="auto" w:fill="auto"/>
            <w:noWrap/>
            <w:vAlign w:val="center"/>
            <w:hideMark/>
          </w:tcPr>
          <w:p w14:paraId="4DC65957"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0.030</w:t>
            </w:r>
          </w:p>
        </w:tc>
        <w:tc>
          <w:tcPr>
            <w:tcW w:w="1052" w:type="pct"/>
            <w:tcBorders>
              <w:top w:val="nil"/>
              <w:left w:val="nil"/>
              <w:bottom w:val="nil"/>
              <w:right w:val="nil"/>
            </w:tcBorders>
            <w:shd w:val="clear" w:color="auto" w:fill="auto"/>
            <w:noWrap/>
            <w:vAlign w:val="center"/>
            <w:hideMark/>
          </w:tcPr>
          <w:p w14:paraId="4D5E3931"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4.69%</w:t>
            </w:r>
          </w:p>
        </w:tc>
      </w:tr>
      <w:tr w:rsidR="007B4434" w:rsidRPr="00771C52" w14:paraId="41EF8CDE" w14:textId="77777777" w:rsidTr="00B05AC4">
        <w:trPr>
          <w:trHeight w:val="320"/>
        </w:trPr>
        <w:tc>
          <w:tcPr>
            <w:tcW w:w="1243" w:type="pct"/>
            <w:tcBorders>
              <w:top w:val="nil"/>
              <w:left w:val="nil"/>
              <w:bottom w:val="nil"/>
              <w:right w:val="nil"/>
            </w:tcBorders>
            <w:shd w:val="clear" w:color="auto" w:fill="auto"/>
            <w:noWrap/>
            <w:hideMark/>
          </w:tcPr>
          <w:p w14:paraId="4A492B4A" w14:textId="700D5A13"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r w:rsidR="002B7732" w:rsidRPr="00B05AC4">
              <w:rPr>
                <w:rFonts w:eastAsia="Times New Roman"/>
                <w:i/>
                <w:iCs/>
                <w:color w:val="000000"/>
              </w:rPr>
              <w:t>I</w:t>
            </w:r>
            <w:r w:rsidR="002B7732" w:rsidRPr="00B05AC4">
              <w:rPr>
                <w:rFonts w:eastAsia="Times New Roman"/>
                <w:color w:val="000000"/>
                <w:vertAlign w:val="subscript"/>
              </w:rPr>
              <w:t>g</w:t>
            </w:r>
          </w:p>
        </w:tc>
        <w:tc>
          <w:tcPr>
            <w:tcW w:w="900" w:type="pct"/>
            <w:tcBorders>
              <w:top w:val="nil"/>
              <w:left w:val="nil"/>
              <w:bottom w:val="nil"/>
              <w:right w:val="nil"/>
            </w:tcBorders>
            <w:vAlign w:val="center"/>
          </w:tcPr>
          <w:p w14:paraId="0850F022" w14:textId="08F9787E"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740E87DA" w14:textId="298FAF9D"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-0.115 ± 0.286</w:t>
            </w:r>
          </w:p>
        </w:tc>
        <w:tc>
          <w:tcPr>
            <w:tcW w:w="905" w:type="pct"/>
            <w:tcBorders>
              <w:top w:val="nil"/>
              <w:left w:val="nil"/>
              <w:bottom w:val="nil"/>
              <w:right w:val="nil"/>
            </w:tcBorders>
            <w:shd w:val="clear" w:color="auto" w:fill="auto"/>
            <w:noWrap/>
            <w:vAlign w:val="center"/>
            <w:hideMark/>
          </w:tcPr>
          <w:p w14:paraId="6C7EAB75" w14:textId="77777777" w:rsidR="007B4434" w:rsidRPr="00B05AC4" w:rsidRDefault="007B4434" w:rsidP="00B05AC4">
            <w:pPr>
              <w:spacing w:line="480" w:lineRule="auto"/>
              <w:contextualSpacing/>
              <w:jc w:val="center"/>
              <w:rPr>
                <w:rFonts w:eastAsia="Times New Roman"/>
                <w:color w:val="000000"/>
              </w:rPr>
            </w:pPr>
            <w:r w:rsidRPr="00B05AC4">
              <w:rPr>
                <w:color w:val="000000"/>
              </w:rPr>
              <w:t>0.684</w:t>
            </w:r>
          </w:p>
        </w:tc>
        <w:tc>
          <w:tcPr>
            <w:tcW w:w="1052" w:type="pct"/>
            <w:tcBorders>
              <w:top w:val="nil"/>
              <w:left w:val="nil"/>
              <w:bottom w:val="nil"/>
              <w:right w:val="nil"/>
            </w:tcBorders>
            <w:shd w:val="clear" w:color="auto" w:fill="auto"/>
            <w:noWrap/>
            <w:vAlign w:val="center"/>
            <w:hideMark/>
          </w:tcPr>
          <w:p w14:paraId="52848BAF" w14:textId="77777777" w:rsidR="007B4434" w:rsidRPr="00B05AC4" w:rsidRDefault="007B4434" w:rsidP="00B05AC4">
            <w:pPr>
              <w:spacing w:line="480" w:lineRule="auto"/>
              <w:contextualSpacing/>
              <w:jc w:val="center"/>
              <w:rPr>
                <w:rFonts w:eastAsia="Times New Roman"/>
                <w:color w:val="000000"/>
              </w:rPr>
            </w:pPr>
            <w:r w:rsidRPr="00B05AC4">
              <w:rPr>
                <w:color w:val="000000"/>
              </w:rPr>
              <w:t>19.38%</w:t>
            </w:r>
          </w:p>
        </w:tc>
      </w:tr>
      <w:tr w:rsidR="007B4434" w:rsidRPr="00771C52" w14:paraId="58290222" w14:textId="77777777" w:rsidTr="00B05AC4">
        <w:trPr>
          <w:trHeight w:val="320"/>
        </w:trPr>
        <w:tc>
          <w:tcPr>
            <w:tcW w:w="1243" w:type="pct"/>
            <w:tcBorders>
              <w:top w:val="nil"/>
              <w:left w:val="nil"/>
              <w:bottom w:val="nil"/>
              <w:right w:val="nil"/>
            </w:tcBorders>
            <w:shd w:val="clear" w:color="auto" w:fill="auto"/>
            <w:noWrap/>
            <w:hideMark/>
          </w:tcPr>
          <w:p w14:paraId="1DFC07C1" w14:textId="1832906B"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r w:rsidR="002B7732" w:rsidRPr="00B05AC4">
              <w:rPr>
                <w:rFonts w:eastAsia="Times New Roman"/>
                <w:i/>
                <w:iCs/>
                <w:color w:val="000000"/>
              </w:rPr>
              <w:t>D</w:t>
            </w:r>
            <w:r w:rsidR="002B7732" w:rsidRPr="00B05AC4">
              <w:rPr>
                <w:rFonts w:eastAsia="Times New Roman"/>
                <w:color w:val="000000"/>
                <w:vertAlign w:val="subscript"/>
              </w:rPr>
              <w:t>g</w:t>
            </w:r>
          </w:p>
        </w:tc>
        <w:tc>
          <w:tcPr>
            <w:tcW w:w="900" w:type="pct"/>
            <w:tcBorders>
              <w:top w:val="nil"/>
              <w:left w:val="nil"/>
              <w:bottom w:val="nil"/>
              <w:right w:val="nil"/>
            </w:tcBorders>
            <w:vAlign w:val="center"/>
          </w:tcPr>
          <w:p w14:paraId="6BCFB937" w14:textId="659020E2"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68C22830" w14:textId="2418F084" w:rsidR="007B4434" w:rsidRPr="00B05AC4" w:rsidRDefault="007B4434" w:rsidP="00B05AC4">
            <w:pPr>
              <w:spacing w:line="480" w:lineRule="auto"/>
              <w:contextualSpacing/>
              <w:jc w:val="center"/>
              <w:rPr>
                <w:color w:val="000000"/>
              </w:rPr>
            </w:pPr>
            <w:r w:rsidRPr="00B05AC4">
              <w:rPr>
                <w:color w:val="000000"/>
              </w:rPr>
              <w:t xml:space="preserve">-0.033 </w:t>
            </w:r>
            <w:r w:rsidRPr="00B05AC4">
              <w:rPr>
                <w:rFonts w:eastAsia="Times New Roman"/>
                <w:color w:val="000000"/>
              </w:rPr>
              <w:t>± 0.086</w:t>
            </w:r>
          </w:p>
        </w:tc>
        <w:tc>
          <w:tcPr>
            <w:tcW w:w="905" w:type="pct"/>
            <w:tcBorders>
              <w:top w:val="nil"/>
              <w:left w:val="nil"/>
              <w:bottom w:val="nil"/>
              <w:right w:val="nil"/>
            </w:tcBorders>
            <w:shd w:val="clear" w:color="auto" w:fill="auto"/>
            <w:noWrap/>
            <w:vAlign w:val="center"/>
            <w:hideMark/>
          </w:tcPr>
          <w:p w14:paraId="7B8CB8AA" w14:textId="77777777" w:rsidR="007B4434" w:rsidRPr="00B05AC4" w:rsidRDefault="007B4434" w:rsidP="00B05AC4">
            <w:pPr>
              <w:spacing w:line="480" w:lineRule="auto"/>
              <w:contextualSpacing/>
              <w:jc w:val="center"/>
              <w:rPr>
                <w:rFonts w:eastAsia="Times New Roman"/>
                <w:color w:val="000000"/>
              </w:rPr>
            </w:pPr>
            <w:r w:rsidRPr="00B05AC4">
              <w:rPr>
                <w:color w:val="000000"/>
              </w:rPr>
              <w:t>0.696</w:t>
            </w:r>
          </w:p>
        </w:tc>
        <w:tc>
          <w:tcPr>
            <w:tcW w:w="1052" w:type="pct"/>
            <w:tcBorders>
              <w:top w:val="nil"/>
              <w:left w:val="nil"/>
              <w:bottom w:val="nil"/>
              <w:right w:val="nil"/>
            </w:tcBorders>
            <w:shd w:val="clear" w:color="auto" w:fill="auto"/>
            <w:noWrap/>
            <w:vAlign w:val="center"/>
            <w:hideMark/>
          </w:tcPr>
          <w:p w14:paraId="60953BEE" w14:textId="77777777" w:rsidR="007B4434" w:rsidRPr="00B05AC4" w:rsidRDefault="007B4434" w:rsidP="00B05AC4">
            <w:pPr>
              <w:spacing w:line="480" w:lineRule="auto"/>
              <w:contextualSpacing/>
              <w:jc w:val="center"/>
              <w:rPr>
                <w:rFonts w:eastAsia="Times New Roman"/>
                <w:color w:val="000000"/>
              </w:rPr>
            </w:pPr>
            <w:r w:rsidRPr="00B05AC4">
              <w:rPr>
                <w:color w:val="000000"/>
              </w:rPr>
              <w:t>2.36%</w:t>
            </w:r>
          </w:p>
        </w:tc>
      </w:tr>
      <w:tr w:rsidR="007B4434" w:rsidRPr="00771C52" w14:paraId="785F7EC3" w14:textId="77777777" w:rsidTr="00B05AC4">
        <w:trPr>
          <w:trHeight w:val="320"/>
        </w:trPr>
        <w:tc>
          <w:tcPr>
            <w:tcW w:w="1243" w:type="pct"/>
            <w:tcBorders>
              <w:top w:val="nil"/>
              <w:left w:val="nil"/>
              <w:bottom w:val="nil"/>
              <w:right w:val="nil"/>
            </w:tcBorders>
            <w:shd w:val="clear" w:color="auto" w:fill="auto"/>
            <w:noWrap/>
            <w:hideMark/>
          </w:tcPr>
          <w:p w14:paraId="3843C90A"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Elevation</w:t>
            </w:r>
          </w:p>
        </w:tc>
        <w:tc>
          <w:tcPr>
            <w:tcW w:w="900" w:type="pct"/>
            <w:tcBorders>
              <w:top w:val="nil"/>
              <w:left w:val="nil"/>
              <w:bottom w:val="nil"/>
              <w:right w:val="nil"/>
            </w:tcBorders>
            <w:vAlign w:val="center"/>
          </w:tcPr>
          <w:p w14:paraId="1D207846" w14:textId="654A7742"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1B8453AF" w14:textId="1B0154D7" w:rsidR="007B4434" w:rsidRPr="00B05AC4" w:rsidRDefault="007B4434" w:rsidP="00B05AC4">
            <w:pPr>
              <w:spacing w:line="480" w:lineRule="auto"/>
              <w:contextualSpacing/>
              <w:jc w:val="center"/>
              <w:rPr>
                <w:rFonts w:eastAsia="Times New Roman"/>
                <w:color w:val="000000"/>
              </w:rPr>
            </w:pPr>
            <w:r w:rsidRPr="00B05AC4">
              <w:rPr>
                <w:color w:val="000000"/>
              </w:rPr>
              <w:t xml:space="preserve">0.0001 </w:t>
            </w:r>
            <w:r w:rsidRPr="00B05AC4">
              <w:rPr>
                <w:rFonts w:eastAsia="Times New Roman"/>
                <w:color w:val="000000"/>
              </w:rPr>
              <w:t>± 0.0001</w:t>
            </w:r>
          </w:p>
        </w:tc>
        <w:tc>
          <w:tcPr>
            <w:tcW w:w="905" w:type="pct"/>
            <w:tcBorders>
              <w:top w:val="nil"/>
              <w:left w:val="nil"/>
              <w:bottom w:val="nil"/>
              <w:right w:val="nil"/>
            </w:tcBorders>
            <w:shd w:val="clear" w:color="auto" w:fill="auto"/>
            <w:noWrap/>
            <w:vAlign w:val="center"/>
            <w:hideMark/>
          </w:tcPr>
          <w:p w14:paraId="3E8B2C41" w14:textId="77777777" w:rsidR="007B4434" w:rsidRPr="00B05AC4" w:rsidRDefault="007B4434" w:rsidP="00B05AC4">
            <w:pPr>
              <w:spacing w:line="480" w:lineRule="auto"/>
              <w:contextualSpacing/>
              <w:jc w:val="center"/>
              <w:rPr>
                <w:rFonts w:eastAsia="Times New Roman"/>
                <w:color w:val="000000"/>
              </w:rPr>
            </w:pPr>
            <w:r w:rsidRPr="00B05AC4">
              <w:rPr>
                <w:color w:val="000000"/>
              </w:rPr>
              <w:t>0.327</w:t>
            </w:r>
          </w:p>
        </w:tc>
        <w:tc>
          <w:tcPr>
            <w:tcW w:w="1052" w:type="pct"/>
            <w:tcBorders>
              <w:top w:val="nil"/>
              <w:left w:val="nil"/>
              <w:bottom w:val="nil"/>
              <w:right w:val="nil"/>
            </w:tcBorders>
            <w:shd w:val="clear" w:color="auto" w:fill="auto"/>
            <w:noWrap/>
            <w:vAlign w:val="center"/>
            <w:hideMark/>
          </w:tcPr>
          <w:p w14:paraId="7C2D7E9E"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2.93%</w:t>
            </w:r>
          </w:p>
        </w:tc>
      </w:tr>
      <w:tr w:rsidR="007B4434" w:rsidRPr="00771C52" w14:paraId="3D8ECC23" w14:textId="77777777" w:rsidTr="00B05AC4">
        <w:trPr>
          <w:trHeight w:val="320"/>
        </w:trPr>
        <w:tc>
          <w:tcPr>
            <w:tcW w:w="1243" w:type="pct"/>
            <w:tcBorders>
              <w:top w:val="nil"/>
              <w:left w:val="nil"/>
              <w:bottom w:val="nil"/>
              <w:right w:val="nil"/>
            </w:tcBorders>
            <w:shd w:val="clear" w:color="auto" w:fill="auto"/>
            <w:noWrap/>
            <w:hideMark/>
          </w:tcPr>
          <w:p w14:paraId="028EF95A" w14:textId="20F81447"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proofErr w:type="spellStart"/>
            <w:r w:rsidR="002B7732" w:rsidRPr="00B05AC4">
              <w:rPr>
                <w:rFonts w:eastAsia="Times New Roman"/>
                <w:i/>
                <w:iCs/>
                <w:color w:val="000000"/>
              </w:rPr>
              <w:t>M</w:t>
            </w:r>
            <w:r w:rsidR="002B7732" w:rsidRPr="00B05AC4">
              <w:rPr>
                <w:rFonts w:eastAsia="Times New Roman"/>
                <w:color w:val="000000"/>
                <w:vertAlign w:val="subscript"/>
              </w:rPr>
              <w:t>area</w:t>
            </w:r>
            <w:proofErr w:type="spellEnd"/>
          </w:p>
        </w:tc>
        <w:tc>
          <w:tcPr>
            <w:tcW w:w="900" w:type="pct"/>
            <w:tcBorders>
              <w:top w:val="nil"/>
              <w:left w:val="nil"/>
              <w:bottom w:val="nil"/>
              <w:right w:val="nil"/>
            </w:tcBorders>
            <w:vAlign w:val="center"/>
          </w:tcPr>
          <w:p w14:paraId="47C0252E" w14:textId="74CE1429"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4200A492" w14:textId="01B2E9CE" w:rsidR="007B4434" w:rsidRPr="00B05AC4" w:rsidRDefault="007B4434" w:rsidP="00B05AC4">
            <w:pPr>
              <w:spacing w:line="480" w:lineRule="auto"/>
              <w:contextualSpacing/>
              <w:jc w:val="center"/>
              <w:rPr>
                <w:color w:val="000000"/>
              </w:rPr>
            </w:pPr>
            <w:r w:rsidRPr="00B05AC4">
              <w:rPr>
                <w:color w:val="000000"/>
              </w:rPr>
              <w:t xml:space="preserve">0.936 </w:t>
            </w:r>
            <w:r w:rsidRPr="00B05AC4">
              <w:rPr>
                <w:rFonts w:eastAsia="Times New Roman"/>
                <w:color w:val="000000"/>
              </w:rPr>
              <w:t>± 0.009</w:t>
            </w:r>
          </w:p>
        </w:tc>
        <w:tc>
          <w:tcPr>
            <w:tcW w:w="905" w:type="pct"/>
            <w:tcBorders>
              <w:top w:val="nil"/>
              <w:left w:val="nil"/>
              <w:bottom w:val="nil"/>
              <w:right w:val="nil"/>
            </w:tcBorders>
            <w:shd w:val="clear" w:color="auto" w:fill="auto"/>
            <w:noWrap/>
            <w:vAlign w:val="center"/>
            <w:hideMark/>
          </w:tcPr>
          <w:p w14:paraId="2DB65BB2"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bottom w:val="nil"/>
              <w:right w:val="nil"/>
            </w:tcBorders>
            <w:shd w:val="clear" w:color="auto" w:fill="auto"/>
            <w:noWrap/>
            <w:vAlign w:val="center"/>
            <w:hideMark/>
          </w:tcPr>
          <w:p w14:paraId="47E8804C" w14:textId="77777777" w:rsidR="007B4434" w:rsidRPr="00B05AC4" w:rsidRDefault="007B4434" w:rsidP="00B05AC4">
            <w:pPr>
              <w:spacing w:line="480" w:lineRule="auto"/>
              <w:contextualSpacing/>
              <w:jc w:val="center"/>
              <w:rPr>
                <w:rFonts w:eastAsia="Times New Roman"/>
                <w:color w:val="000000"/>
              </w:rPr>
            </w:pPr>
            <w:r w:rsidRPr="00B05AC4">
              <w:rPr>
                <w:color w:val="000000"/>
              </w:rPr>
              <w:t>53.03%</w:t>
            </w:r>
          </w:p>
        </w:tc>
      </w:tr>
      <w:tr w:rsidR="007B4434" w:rsidRPr="00771C52" w14:paraId="13170623" w14:textId="77777777" w:rsidTr="00B05AC4">
        <w:trPr>
          <w:trHeight w:val="320"/>
        </w:trPr>
        <w:tc>
          <w:tcPr>
            <w:tcW w:w="1243" w:type="pct"/>
            <w:tcBorders>
              <w:top w:val="nil"/>
              <w:left w:val="nil"/>
              <w:bottom w:val="nil"/>
              <w:right w:val="nil"/>
            </w:tcBorders>
            <w:shd w:val="clear" w:color="auto" w:fill="auto"/>
            <w:noWrap/>
            <w:hideMark/>
          </w:tcPr>
          <w:p w14:paraId="2A3A1D1A"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N fixer</w:t>
            </w:r>
          </w:p>
        </w:tc>
        <w:tc>
          <w:tcPr>
            <w:tcW w:w="900" w:type="pct"/>
            <w:tcBorders>
              <w:top w:val="nil"/>
              <w:left w:val="nil"/>
              <w:bottom w:val="nil"/>
              <w:right w:val="nil"/>
            </w:tcBorders>
            <w:vAlign w:val="center"/>
          </w:tcPr>
          <w:p w14:paraId="2AB60827" w14:textId="20E86C6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127B45BD" w14:textId="315F2909"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1E2F2E97"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bottom w:val="nil"/>
              <w:right w:val="nil"/>
            </w:tcBorders>
            <w:shd w:val="clear" w:color="auto" w:fill="auto"/>
            <w:noWrap/>
            <w:vAlign w:val="center"/>
            <w:hideMark/>
          </w:tcPr>
          <w:p w14:paraId="131B22E9" w14:textId="77777777" w:rsidR="007B4434" w:rsidRPr="00B05AC4" w:rsidRDefault="007B4434" w:rsidP="00B05AC4">
            <w:pPr>
              <w:spacing w:line="480" w:lineRule="auto"/>
              <w:contextualSpacing/>
              <w:jc w:val="center"/>
              <w:rPr>
                <w:rFonts w:eastAsia="Times New Roman"/>
                <w:color w:val="000000"/>
              </w:rPr>
            </w:pPr>
            <w:r w:rsidRPr="00B05AC4">
              <w:rPr>
                <w:color w:val="000000"/>
              </w:rPr>
              <w:t>5.04%</w:t>
            </w:r>
          </w:p>
        </w:tc>
      </w:tr>
      <w:tr w:rsidR="007B4434" w:rsidRPr="00771C52" w14:paraId="4E9B4D35" w14:textId="77777777" w:rsidTr="00B05AC4">
        <w:trPr>
          <w:trHeight w:val="320"/>
        </w:trPr>
        <w:tc>
          <w:tcPr>
            <w:tcW w:w="1243" w:type="pct"/>
            <w:tcBorders>
              <w:top w:val="nil"/>
              <w:left w:val="nil"/>
              <w:right w:val="nil"/>
            </w:tcBorders>
            <w:shd w:val="clear" w:color="auto" w:fill="auto"/>
            <w:noWrap/>
            <w:hideMark/>
          </w:tcPr>
          <w:p w14:paraId="755316BF" w14:textId="7577DFB8" w:rsidR="007B4434" w:rsidRPr="00B05AC4" w:rsidRDefault="007B4434" w:rsidP="00B05AC4">
            <w:pPr>
              <w:spacing w:line="480" w:lineRule="auto"/>
              <w:contextualSpacing/>
              <w:rPr>
                <w:rFonts w:eastAsia="Times New Roman"/>
                <w:color w:val="000000"/>
              </w:rPr>
            </w:pPr>
            <w:r w:rsidRPr="00B05AC4">
              <w:rPr>
                <w:rFonts w:eastAsia="Times New Roman"/>
                <w:color w:val="000000"/>
              </w:rPr>
              <w:t>Photosynthetic pathway (C</w:t>
            </w:r>
            <w:r w:rsidRPr="00B05AC4">
              <w:rPr>
                <w:rFonts w:eastAsia="Times New Roman"/>
                <w:color w:val="000000"/>
                <w:vertAlign w:val="subscript"/>
              </w:rPr>
              <w:t>3</w:t>
            </w:r>
            <w:r w:rsidRPr="00B05AC4">
              <w:rPr>
                <w:rFonts w:eastAsia="Times New Roman"/>
                <w:color w:val="000000"/>
              </w:rPr>
              <w:t>/C</w:t>
            </w:r>
            <w:r w:rsidRPr="00B05AC4">
              <w:rPr>
                <w:rFonts w:eastAsia="Times New Roman"/>
                <w:color w:val="000000"/>
                <w:vertAlign w:val="subscript"/>
              </w:rPr>
              <w:t>4</w:t>
            </w:r>
            <w:r w:rsidRPr="00B05AC4">
              <w:rPr>
                <w:rFonts w:eastAsia="Times New Roman"/>
                <w:color w:val="000000"/>
              </w:rPr>
              <w:t>)</w:t>
            </w:r>
          </w:p>
        </w:tc>
        <w:tc>
          <w:tcPr>
            <w:tcW w:w="900" w:type="pct"/>
            <w:tcBorders>
              <w:top w:val="nil"/>
              <w:left w:val="nil"/>
              <w:right w:val="nil"/>
            </w:tcBorders>
            <w:vAlign w:val="center"/>
          </w:tcPr>
          <w:p w14:paraId="16E80C26" w14:textId="0F93302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right w:val="nil"/>
            </w:tcBorders>
            <w:shd w:val="clear" w:color="auto" w:fill="auto"/>
            <w:noWrap/>
            <w:vAlign w:val="center"/>
            <w:hideMark/>
          </w:tcPr>
          <w:p w14:paraId="0F9C99C5" w14:textId="2463776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right w:val="nil"/>
            </w:tcBorders>
            <w:shd w:val="clear" w:color="auto" w:fill="auto"/>
            <w:noWrap/>
            <w:vAlign w:val="center"/>
            <w:hideMark/>
          </w:tcPr>
          <w:p w14:paraId="05C3E220"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right w:val="nil"/>
            </w:tcBorders>
            <w:shd w:val="clear" w:color="auto" w:fill="auto"/>
            <w:noWrap/>
            <w:vAlign w:val="center"/>
            <w:hideMark/>
          </w:tcPr>
          <w:p w14:paraId="46C6AB02"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3.68%</w:t>
            </w:r>
          </w:p>
        </w:tc>
      </w:tr>
      <w:tr w:rsidR="007B4434" w:rsidRPr="00771C52" w14:paraId="1C7E80B4" w14:textId="77777777" w:rsidTr="00B05AC4">
        <w:trPr>
          <w:trHeight w:val="320"/>
        </w:trPr>
        <w:tc>
          <w:tcPr>
            <w:tcW w:w="1243" w:type="pct"/>
            <w:tcBorders>
              <w:top w:val="nil"/>
              <w:left w:val="nil"/>
              <w:bottom w:val="nil"/>
              <w:right w:val="nil"/>
            </w:tcBorders>
            <w:shd w:val="clear" w:color="auto" w:fill="auto"/>
            <w:noWrap/>
          </w:tcPr>
          <w:p w14:paraId="36EDD028"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N x Soil P</w:t>
            </w:r>
          </w:p>
        </w:tc>
        <w:tc>
          <w:tcPr>
            <w:tcW w:w="900" w:type="pct"/>
            <w:tcBorders>
              <w:top w:val="nil"/>
              <w:left w:val="nil"/>
              <w:bottom w:val="nil"/>
              <w:right w:val="nil"/>
            </w:tcBorders>
            <w:vAlign w:val="center"/>
          </w:tcPr>
          <w:p w14:paraId="705E0FF5" w14:textId="1CAA9991"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5C576991" w14:textId="5F26D8F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2079D41E"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0.003</w:t>
            </w:r>
          </w:p>
        </w:tc>
        <w:tc>
          <w:tcPr>
            <w:tcW w:w="1052" w:type="pct"/>
            <w:tcBorders>
              <w:top w:val="nil"/>
              <w:left w:val="nil"/>
              <w:right w:val="nil"/>
            </w:tcBorders>
            <w:shd w:val="clear" w:color="auto" w:fill="auto"/>
            <w:noWrap/>
            <w:vAlign w:val="center"/>
          </w:tcPr>
          <w:p w14:paraId="7CCB40B6" w14:textId="77777777" w:rsidR="007B4434" w:rsidRPr="00B05AC4" w:rsidRDefault="007B4434" w:rsidP="00B05AC4">
            <w:pPr>
              <w:spacing w:line="480" w:lineRule="auto"/>
              <w:contextualSpacing/>
              <w:jc w:val="center"/>
              <w:rPr>
                <w:rFonts w:eastAsia="Times New Roman"/>
                <w:color w:val="000000"/>
              </w:rPr>
            </w:pPr>
            <w:r w:rsidRPr="00B05AC4">
              <w:rPr>
                <w:color w:val="000000"/>
              </w:rPr>
              <w:t>0.13%</w:t>
            </w:r>
          </w:p>
        </w:tc>
      </w:tr>
      <w:tr w:rsidR="007B4434" w:rsidRPr="00771C52" w14:paraId="10E8ECF0" w14:textId="77777777" w:rsidTr="00B05AC4">
        <w:trPr>
          <w:trHeight w:val="320"/>
        </w:trPr>
        <w:tc>
          <w:tcPr>
            <w:tcW w:w="1243" w:type="pct"/>
            <w:tcBorders>
              <w:top w:val="nil"/>
              <w:left w:val="nil"/>
              <w:bottom w:val="nil"/>
              <w:right w:val="nil"/>
            </w:tcBorders>
            <w:shd w:val="clear" w:color="auto" w:fill="auto"/>
            <w:noWrap/>
          </w:tcPr>
          <w:p w14:paraId="3C1C3329" w14:textId="2574B084"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N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nil"/>
              <w:right w:val="nil"/>
            </w:tcBorders>
            <w:vAlign w:val="center"/>
          </w:tcPr>
          <w:p w14:paraId="397A4228" w14:textId="57D203E6"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20E38776" w14:textId="63972BD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53D06BFE" w14:textId="77777777" w:rsidR="007B4434" w:rsidRPr="00B05AC4" w:rsidRDefault="007B4434" w:rsidP="00B05AC4">
            <w:pPr>
              <w:spacing w:line="480" w:lineRule="auto"/>
              <w:contextualSpacing/>
              <w:jc w:val="center"/>
              <w:rPr>
                <w:rFonts w:eastAsia="Times New Roman"/>
                <w:color w:val="000000"/>
              </w:rPr>
            </w:pPr>
            <w:r w:rsidRPr="00B05AC4">
              <w:rPr>
                <w:color w:val="000000"/>
              </w:rPr>
              <w:t>0.578</w:t>
            </w:r>
          </w:p>
        </w:tc>
        <w:tc>
          <w:tcPr>
            <w:tcW w:w="1052" w:type="pct"/>
            <w:tcBorders>
              <w:left w:val="nil"/>
              <w:right w:val="nil"/>
            </w:tcBorders>
            <w:shd w:val="clear" w:color="auto" w:fill="auto"/>
            <w:noWrap/>
            <w:vAlign w:val="center"/>
          </w:tcPr>
          <w:p w14:paraId="7DCBDCF7" w14:textId="77777777" w:rsidR="007B4434" w:rsidRPr="00B05AC4" w:rsidRDefault="007B4434" w:rsidP="00B05AC4">
            <w:pPr>
              <w:spacing w:line="480" w:lineRule="auto"/>
              <w:contextualSpacing/>
              <w:jc w:val="center"/>
              <w:rPr>
                <w:rFonts w:eastAsia="Times New Roman"/>
                <w:color w:val="000000"/>
              </w:rPr>
            </w:pPr>
            <w:r w:rsidRPr="00B05AC4">
              <w:rPr>
                <w:color w:val="000000"/>
              </w:rPr>
              <w:t>0.15%</w:t>
            </w:r>
          </w:p>
        </w:tc>
      </w:tr>
      <w:tr w:rsidR="007B4434" w:rsidRPr="00771C52" w14:paraId="0F4DFC62" w14:textId="77777777" w:rsidTr="00B05AC4">
        <w:trPr>
          <w:trHeight w:val="320"/>
        </w:trPr>
        <w:tc>
          <w:tcPr>
            <w:tcW w:w="1243" w:type="pct"/>
            <w:tcBorders>
              <w:top w:val="nil"/>
              <w:left w:val="nil"/>
              <w:bottom w:val="nil"/>
              <w:right w:val="nil"/>
            </w:tcBorders>
            <w:shd w:val="clear" w:color="auto" w:fill="auto"/>
            <w:noWrap/>
          </w:tcPr>
          <w:p w14:paraId="52D67ABE" w14:textId="27D6BFD5"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P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nil"/>
              <w:right w:val="nil"/>
            </w:tcBorders>
            <w:vAlign w:val="center"/>
          </w:tcPr>
          <w:p w14:paraId="5D9EC4FC" w14:textId="2EEC7F8C"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092FB6C6" w14:textId="2248CAF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0683850D" w14:textId="77777777" w:rsidR="007B4434" w:rsidRPr="00B05AC4" w:rsidRDefault="007B4434" w:rsidP="00B05AC4">
            <w:pPr>
              <w:spacing w:line="480" w:lineRule="auto"/>
              <w:contextualSpacing/>
              <w:jc w:val="center"/>
              <w:rPr>
                <w:rFonts w:eastAsia="Times New Roman"/>
                <w:color w:val="000000"/>
              </w:rPr>
            </w:pPr>
            <w:r w:rsidRPr="00B05AC4">
              <w:rPr>
                <w:color w:val="000000"/>
              </w:rPr>
              <w:t>0.767</w:t>
            </w:r>
          </w:p>
        </w:tc>
        <w:tc>
          <w:tcPr>
            <w:tcW w:w="1052" w:type="pct"/>
            <w:tcBorders>
              <w:left w:val="nil"/>
              <w:right w:val="nil"/>
            </w:tcBorders>
            <w:shd w:val="clear" w:color="auto" w:fill="auto"/>
            <w:noWrap/>
            <w:vAlign w:val="center"/>
          </w:tcPr>
          <w:p w14:paraId="7E940342" w14:textId="77777777" w:rsidR="007B4434" w:rsidRPr="00B05AC4" w:rsidRDefault="007B4434" w:rsidP="00B05AC4">
            <w:pPr>
              <w:spacing w:line="480" w:lineRule="auto"/>
              <w:contextualSpacing/>
              <w:jc w:val="center"/>
              <w:rPr>
                <w:color w:val="000000"/>
              </w:rPr>
            </w:pPr>
            <w:r w:rsidRPr="00B05AC4">
              <w:rPr>
                <w:color w:val="000000"/>
              </w:rPr>
              <w:t>0.05%</w:t>
            </w:r>
          </w:p>
        </w:tc>
      </w:tr>
      <w:tr w:rsidR="007B4434" w:rsidRPr="00771C52" w14:paraId="414C4C76" w14:textId="77777777" w:rsidTr="00B05AC4">
        <w:trPr>
          <w:trHeight w:val="320"/>
        </w:trPr>
        <w:tc>
          <w:tcPr>
            <w:tcW w:w="1243" w:type="pct"/>
            <w:tcBorders>
              <w:top w:val="nil"/>
              <w:left w:val="nil"/>
              <w:bottom w:val="single" w:sz="4" w:space="0" w:color="auto"/>
              <w:right w:val="nil"/>
            </w:tcBorders>
            <w:shd w:val="clear" w:color="auto" w:fill="auto"/>
            <w:noWrap/>
          </w:tcPr>
          <w:p w14:paraId="3DD7E364" w14:textId="6F7E48D2"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N x Soil P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single" w:sz="4" w:space="0" w:color="auto"/>
              <w:right w:val="nil"/>
            </w:tcBorders>
            <w:vAlign w:val="center"/>
          </w:tcPr>
          <w:p w14:paraId="77BD8B61" w14:textId="41E5F46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single" w:sz="4" w:space="0" w:color="auto"/>
              <w:right w:val="nil"/>
            </w:tcBorders>
            <w:shd w:val="clear" w:color="auto" w:fill="auto"/>
            <w:noWrap/>
            <w:vAlign w:val="center"/>
          </w:tcPr>
          <w:p w14:paraId="1E3B381D" w14:textId="2EF7E94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single" w:sz="4" w:space="0" w:color="auto"/>
              <w:right w:val="nil"/>
            </w:tcBorders>
            <w:shd w:val="clear" w:color="auto" w:fill="auto"/>
            <w:noWrap/>
            <w:vAlign w:val="center"/>
          </w:tcPr>
          <w:p w14:paraId="60E480A2" w14:textId="77777777" w:rsidR="007B4434" w:rsidRPr="00B05AC4" w:rsidRDefault="007B4434" w:rsidP="00B05AC4">
            <w:pPr>
              <w:spacing w:line="480" w:lineRule="auto"/>
              <w:contextualSpacing/>
              <w:jc w:val="center"/>
              <w:rPr>
                <w:rFonts w:eastAsia="Times New Roman"/>
                <w:color w:val="000000"/>
              </w:rPr>
            </w:pPr>
            <w:r w:rsidRPr="00B05AC4">
              <w:rPr>
                <w:color w:val="000000"/>
              </w:rPr>
              <w:t>0.898</w:t>
            </w:r>
          </w:p>
        </w:tc>
        <w:tc>
          <w:tcPr>
            <w:tcW w:w="1052" w:type="pct"/>
            <w:tcBorders>
              <w:left w:val="nil"/>
              <w:bottom w:val="single" w:sz="4" w:space="0" w:color="auto"/>
              <w:right w:val="nil"/>
            </w:tcBorders>
            <w:shd w:val="clear" w:color="auto" w:fill="auto"/>
            <w:noWrap/>
            <w:vAlign w:val="center"/>
          </w:tcPr>
          <w:p w14:paraId="3927A75C" w14:textId="77777777" w:rsidR="007B4434" w:rsidRPr="00B05AC4" w:rsidRDefault="007B4434" w:rsidP="00B05AC4">
            <w:pPr>
              <w:spacing w:line="480" w:lineRule="auto"/>
              <w:contextualSpacing/>
              <w:jc w:val="center"/>
              <w:rPr>
                <w:rFonts w:eastAsia="Times New Roman"/>
                <w:color w:val="000000"/>
              </w:rPr>
            </w:pPr>
            <w:r w:rsidRPr="00B05AC4">
              <w:rPr>
                <w:color w:val="000000"/>
              </w:rPr>
              <w:t>0.07%</w:t>
            </w:r>
          </w:p>
        </w:tc>
      </w:tr>
    </w:tbl>
    <w:p w14:paraId="3B6A92C7" w14:textId="75329C0E" w:rsidR="00042F1B" w:rsidRPr="00B05AC4" w:rsidRDefault="00042F1B" w:rsidP="00B05AC4">
      <w:pPr>
        <w:spacing w:line="480" w:lineRule="auto"/>
        <w:contextualSpacing/>
      </w:pPr>
      <w:r w:rsidRPr="00B05AC4">
        <w:t xml:space="preserve">* P-values &lt; 0.05 are bolded and &lt; 0.1 are italicized. </w:t>
      </w:r>
      <w:r w:rsidR="0049730B" w:rsidRPr="00B05AC4">
        <w:t xml:space="preserve">Sample size is 1,812. </w:t>
      </w:r>
      <w:r w:rsidRPr="00B05AC4">
        <w:t xml:space="preserve">Key: </w:t>
      </w:r>
      <w:r w:rsidRPr="00B05AC4">
        <w:rPr>
          <w:rFonts w:eastAsia="Times New Roman"/>
          <w:color w:val="000000"/>
        </w:rPr>
        <w:t>χ = ratio of intercellular to extracellular CO</w:t>
      </w:r>
      <w:r w:rsidRPr="00B05AC4">
        <w:rPr>
          <w:rFonts w:eastAsia="Times New Roman"/>
          <w:color w:val="000000"/>
          <w:vertAlign w:val="subscript"/>
        </w:rPr>
        <w:t>2</w:t>
      </w:r>
      <w:r w:rsidRPr="00B05AC4">
        <w:rPr>
          <w:rFonts w:eastAsia="Times New Roman"/>
          <w:color w:val="000000"/>
        </w:rPr>
        <w:t xml:space="preserve"> concentration</w:t>
      </w:r>
      <w:r w:rsidRPr="00B05AC4">
        <w:t xml:space="preserve">, </w:t>
      </w:r>
      <w:r w:rsidR="008E3C9D" w:rsidRPr="00B05AC4">
        <w:rPr>
          <w:i/>
          <w:iCs/>
        </w:rPr>
        <w:t>D</w:t>
      </w:r>
      <w:r w:rsidR="008E3C9D" w:rsidRPr="00B05AC4">
        <w:rPr>
          <w:vertAlign w:val="subscript"/>
        </w:rPr>
        <w:t>g</w:t>
      </w:r>
      <w:r w:rsidR="008E3C9D" w:rsidRPr="00B05AC4">
        <w:t xml:space="preserve"> = vapor pressure deficit, </w:t>
      </w:r>
      <w:r w:rsidR="008E3C9D" w:rsidRPr="00B05AC4">
        <w:rPr>
          <w:i/>
          <w:iCs/>
        </w:rPr>
        <w:t>I</w:t>
      </w:r>
      <w:r w:rsidR="008E3C9D" w:rsidRPr="00B05AC4">
        <w:rPr>
          <w:vertAlign w:val="subscript"/>
        </w:rPr>
        <w:t>g</w:t>
      </w:r>
      <w:r w:rsidR="008E3C9D" w:rsidRPr="00B05AC4">
        <w:t xml:space="preserve"> = photosynthetically active radiation,</w:t>
      </w:r>
      <w:r w:rsidR="008E3C9D" w:rsidRPr="00B05AC4">
        <w:rPr>
          <w:i/>
          <w:iCs/>
        </w:rPr>
        <w:t xml:space="preserve"> </w:t>
      </w:r>
      <w:proofErr w:type="spellStart"/>
      <w:r w:rsidRPr="00B05AC4">
        <w:rPr>
          <w:i/>
          <w:iCs/>
        </w:rPr>
        <w:t>M</w:t>
      </w:r>
      <w:r w:rsidR="008E3C9D" w:rsidRPr="00B05AC4">
        <w:rPr>
          <w:vertAlign w:val="subscript"/>
        </w:rPr>
        <w:t>area</w:t>
      </w:r>
      <w:proofErr w:type="spellEnd"/>
      <w:r w:rsidRPr="00B05AC4">
        <w:t xml:space="preserve"> = leaf mass per leaf area</w:t>
      </w:r>
      <w:r w:rsidR="00E95F37" w:rsidRPr="00B05AC4">
        <w:t xml:space="preserve">, </w:t>
      </w:r>
      <w:proofErr w:type="spellStart"/>
      <w:r w:rsidR="00E95F37" w:rsidRPr="00B05AC4">
        <w:rPr>
          <w:i/>
          <w:iCs/>
        </w:rPr>
        <w:t>T</w:t>
      </w:r>
      <w:r w:rsidR="00E95F37" w:rsidRPr="00B05AC4">
        <w:rPr>
          <w:vertAlign w:val="subscript"/>
        </w:rPr>
        <w:t>g</w:t>
      </w:r>
      <w:proofErr w:type="spellEnd"/>
      <w:r w:rsidR="00E95F37" w:rsidRPr="00B05AC4">
        <w:t xml:space="preserve"> = temperature</w:t>
      </w:r>
      <w:r w:rsidRPr="00B05AC4">
        <w:t>.</w:t>
      </w:r>
    </w:p>
    <w:p w14:paraId="07ADB98E" w14:textId="78B509CF" w:rsidR="00042F1B" w:rsidRDefault="00042F1B" w:rsidP="008531D1">
      <w:pPr>
        <w:spacing w:line="480" w:lineRule="auto"/>
        <w:contextualSpacing/>
        <w:textAlignment w:val="baseline"/>
        <w:rPr>
          <w:rFonts w:eastAsia="Times New Roman"/>
          <w:color w:val="000000"/>
        </w:rPr>
      </w:pPr>
    </w:p>
    <w:p w14:paraId="544648AD" w14:textId="768545EF" w:rsidR="00CA27A5" w:rsidRPr="00B05AC4" w:rsidRDefault="00CA27A5" w:rsidP="00B05AC4">
      <w:pPr>
        <w:spacing w:line="480" w:lineRule="auto"/>
        <w:contextualSpacing/>
        <w:textAlignment w:val="baseline"/>
        <w:rPr>
          <w:rFonts w:eastAsia="Times New Roman"/>
          <w:b/>
          <w:color w:val="000000"/>
        </w:rPr>
      </w:pPr>
      <w:commentRangeStart w:id="116"/>
      <w:r>
        <w:rPr>
          <w:rFonts w:eastAsia="Times New Roman"/>
          <w:b/>
          <w:color w:val="000000"/>
        </w:rPr>
        <w:t>Figure 2.</w:t>
      </w:r>
      <w:commentRangeEnd w:id="116"/>
      <w:r w:rsidR="009F343C">
        <w:rPr>
          <w:rStyle w:val="CommentReference"/>
        </w:rPr>
        <w:commentReference w:id="116"/>
      </w:r>
    </w:p>
    <w:p w14:paraId="686B6A78" w14:textId="14F9BAC1" w:rsidR="00042F1B" w:rsidRPr="008531D1" w:rsidRDefault="00A85915" w:rsidP="00B05AC4">
      <w:pPr>
        <w:spacing w:line="480" w:lineRule="auto"/>
        <w:contextualSpacing/>
        <w:textAlignment w:val="baseline"/>
        <w:rPr>
          <w:rFonts w:eastAsia="Times New Roman"/>
          <w:color w:val="000000"/>
        </w:rPr>
      </w:pPr>
      <w:r w:rsidRPr="00B05AC4">
        <w:rPr>
          <w:rFonts w:eastAsia="Times New Roman"/>
          <w:noProof/>
          <w:color w:val="000000"/>
        </w:rPr>
        <w:lastRenderedPageBreak/>
        <w:drawing>
          <wp:inline distT="0" distB="0" distL="0" distR="0" wp14:anchorId="4B7E2F44" wp14:editId="61347789">
            <wp:extent cx="5943600" cy="281305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14:paraId="727D9282" w14:textId="395EF04A" w:rsidR="00042F1B" w:rsidRPr="00B05AC4" w:rsidRDefault="00042F1B" w:rsidP="00B05AC4">
      <w:pPr>
        <w:spacing w:line="480" w:lineRule="auto"/>
        <w:contextualSpacing/>
        <w:textAlignment w:val="baseline"/>
        <w:rPr>
          <w:rFonts w:eastAsia="Times New Roman"/>
          <w:b/>
          <w:bCs/>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r w:rsidR="00F178AB" w:rsidRPr="00B05AC4">
        <w:rPr>
          <w:rFonts w:eastAsia="Times New Roman"/>
          <w:color w:val="000000"/>
        </w:rPr>
        <w:t>(A)</w:t>
      </w:r>
      <w:r w:rsidR="00E4356B" w:rsidRPr="00B05AC4">
        <w:rPr>
          <w:rFonts w:eastAsia="Times New Roman"/>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N and added </w:t>
      </w:r>
      <w:r w:rsidR="004E0353" w:rsidRPr="00B05AC4">
        <w:rPr>
          <w:rFonts w:eastAsia="Times New Roman"/>
          <w:color w:val="000000"/>
        </w:rPr>
        <w:t>s</w:t>
      </w:r>
      <w:r w:rsidR="00F178AB" w:rsidRPr="00B05AC4">
        <w:rPr>
          <w:rFonts w:eastAsia="Times New Roman"/>
          <w:color w:val="000000"/>
        </w:rPr>
        <w:t xml:space="preserve">oil N treatments. (B)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CF0686" w:rsidRPr="00B05AC4">
        <w:rPr>
          <w:rFonts w:eastAsia="Times New Roman"/>
          <w:color w:val="000000"/>
        </w:rPr>
        <w:t xml:space="preserve"> </w:t>
      </w:r>
      <w:r w:rsidR="00BF1133" w:rsidRPr="00B05AC4">
        <w:rPr>
          <w:rFonts w:eastAsia="Times New Roman"/>
          <w:color w:val="000000"/>
        </w:rPr>
        <w:t>(Table 1)</w:t>
      </w:r>
      <w:r w:rsidR="00F178AB" w:rsidRPr="00B05AC4">
        <w:rPr>
          <w:rFonts w:eastAsia="Times New Roman"/>
          <w:color w:val="000000"/>
        </w:rPr>
        <w:t>.</w:t>
      </w:r>
    </w:p>
    <w:p w14:paraId="589DE646" w14:textId="4E9DE659" w:rsidR="00042F1B" w:rsidRPr="008531D1" w:rsidRDefault="00042F1B">
      <w:pPr>
        <w:spacing w:line="480" w:lineRule="auto"/>
        <w:contextualSpacing/>
        <w:rPr>
          <w:ins w:id="117" w:author="Risa" w:date="2021-04-28T11:12:00Z"/>
          <w:rFonts w:eastAsia="Times New Roman"/>
          <w:b/>
          <w:bCs/>
          <w:color w:val="000000"/>
        </w:rPr>
        <w:pPrChange w:id="118" w:author="Nick Smith" w:date="2021-05-17T14:21:00Z">
          <w:pPr>
            <w:spacing w:line="480" w:lineRule="auto"/>
          </w:pPr>
        </w:pPrChange>
      </w:pPr>
    </w:p>
    <w:p w14:paraId="466087AE" w14:textId="693B96A3" w:rsidR="00077C60" w:rsidRPr="00771C52" w:rsidRDefault="000F0BE3">
      <w:pPr>
        <w:spacing w:line="480" w:lineRule="auto"/>
        <w:contextualSpacing/>
        <w:rPr>
          <w:ins w:id="119" w:author="Risa" w:date="2021-04-28T17:25:00Z"/>
          <w:rFonts w:eastAsia="Times New Roman"/>
          <w:b/>
          <w:bCs/>
          <w:color w:val="000000"/>
          <w:vertAlign w:val="subscript"/>
        </w:rPr>
        <w:pPrChange w:id="120" w:author="Nick Smith" w:date="2021-05-17T14:21:00Z">
          <w:pPr>
            <w:spacing w:line="480" w:lineRule="auto"/>
          </w:pPr>
        </w:pPrChange>
      </w:pPr>
      <w:ins w:id="121" w:author="Nick Smith" w:date="2021-05-18T12:16:00Z">
        <w:r>
          <w:rPr>
            <w:rFonts w:eastAsia="Times New Roman"/>
            <w:b/>
            <w:bCs/>
            <w:color w:val="000000"/>
          </w:rPr>
          <w:t>I</w:t>
        </w:r>
      </w:ins>
      <w:ins w:id="122" w:author="Risa" w:date="2021-04-28T17:25:00Z">
        <w:del w:id="123" w:author="Nick Smith" w:date="2021-05-18T12:16:00Z">
          <w:r w:rsidR="00D60C62" w:rsidRPr="001B44B1" w:rsidDel="000F0BE3">
            <w:rPr>
              <w:rFonts w:eastAsia="Times New Roman"/>
              <w:b/>
              <w:bCs/>
              <w:color w:val="000000"/>
            </w:rPr>
            <w:delText>i</w:delText>
          </w:r>
        </w:del>
        <w:r w:rsidR="00D60C62" w:rsidRPr="001B44B1">
          <w:rPr>
            <w:rFonts w:eastAsia="Times New Roman"/>
            <w:b/>
            <w:bCs/>
            <w:color w:val="000000"/>
          </w:rPr>
          <w:t xml:space="preserve">mpacts of nitrogen demand and nitrogen availability on </w:t>
        </w:r>
        <w:proofErr w:type="spellStart"/>
        <w:r w:rsidR="00D60C62" w:rsidRPr="001B44B1">
          <w:rPr>
            <w:rFonts w:eastAsia="Times New Roman"/>
            <w:b/>
            <w:bCs/>
            <w:i/>
            <w:iCs/>
            <w:color w:val="000000"/>
          </w:rPr>
          <w:t>N</w:t>
        </w:r>
        <w:r w:rsidR="00D60C62" w:rsidRPr="001B44B1">
          <w:rPr>
            <w:rFonts w:eastAsia="Times New Roman"/>
            <w:b/>
            <w:bCs/>
            <w:color w:val="000000"/>
            <w:vertAlign w:val="subscript"/>
          </w:rPr>
          <w:t>area</w:t>
        </w:r>
        <w:proofErr w:type="spellEnd"/>
      </w:ins>
    </w:p>
    <w:p w14:paraId="4974AEA6" w14:textId="0B69802F" w:rsidR="00D60C62" w:rsidRPr="00771C52" w:rsidRDefault="00DB5402">
      <w:pPr>
        <w:spacing w:line="480" w:lineRule="auto"/>
        <w:contextualSpacing/>
        <w:rPr>
          <w:ins w:id="124" w:author="Risa" w:date="2021-04-29T09:53:00Z"/>
          <w:rFonts w:eastAsia="Times New Roman"/>
          <w:color w:val="000000"/>
        </w:rPr>
        <w:pPrChange w:id="125" w:author="Nick Smith" w:date="2021-05-17T14:21:00Z">
          <w:pPr>
            <w:spacing w:line="480" w:lineRule="auto"/>
          </w:pPr>
        </w:pPrChange>
      </w:pPr>
      <w:ins w:id="126" w:author="Risa" w:date="2021-04-29T09:36:00Z">
        <w:r w:rsidRPr="00771C52">
          <w:rPr>
            <w:rFonts w:eastAsia="Times New Roman"/>
            <w:b/>
            <w:bCs/>
            <w:color w:val="000000"/>
          </w:rPr>
          <w:tab/>
        </w:r>
        <w:r w:rsidRPr="008531D1">
          <w:rPr>
            <w:rFonts w:eastAsia="Times New Roman"/>
            <w:color w:val="000000"/>
            <w:rPrChange w:id="127" w:author="Nick Smith" w:date="2021-05-17T14:21:00Z">
              <w:rPr>
                <w:rFonts w:eastAsia="Times New Roman"/>
                <w:b/>
                <w:bCs/>
                <w:color w:val="000000"/>
              </w:rPr>
            </w:rPrChange>
          </w:rPr>
          <w:t xml:space="preserve">The predicted </w:t>
        </w:r>
      </w:ins>
      <w:ins w:id="128" w:author="Risa" w:date="2021-05-05T15:27:00Z">
        <w:r w:rsidR="00961478" w:rsidRPr="008531D1">
          <w:rPr>
            <w:rFonts w:eastAsia="Times New Roman"/>
            <w:color w:val="000000"/>
          </w:rPr>
          <w:t xml:space="preserve">leaf </w:t>
        </w:r>
      </w:ins>
      <w:ins w:id="129" w:author="Risa" w:date="2021-04-29T09:36:00Z">
        <w:r w:rsidRPr="008531D1">
          <w:rPr>
            <w:rFonts w:eastAsia="Times New Roman"/>
            <w:color w:val="000000"/>
            <w:rPrChange w:id="130" w:author="Nick Smith" w:date="2021-05-17T14:21:00Z">
              <w:rPr>
                <w:rFonts w:eastAsia="Times New Roman"/>
                <w:b/>
                <w:bCs/>
                <w:color w:val="000000"/>
              </w:rPr>
            </w:rPrChange>
          </w:rPr>
          <w:t>N components</w:t>
        </w:r>
      </w:ins>
      <w:ins w:id="131" w:author="Nick Smith" w:date="2021-05-18T12:16:00Z">
        <w:r w:rsidR="000F0BE3">
          <w:rPr>
            <w:rFonts w:eastAsia="Times New Roman"/>
            <w:color w:val="000000"/>
          </w:rPr>
          <w:t>,</w:t>
        </w:r>
      </w:ins>
      <w:ins w:id="132" w:author="Risa" w:date="2021-04-29T09:37:00Z">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ins>
      <w:proofErr w:type="spellEnd"/>
      <w:ins w:id="133" w:author="Nick Smith" w:date="2021-05-18T12:16:00Z">
        <w:r w:rsidR="000F0BE3">
          <w:rPr>
            <w:rFonts w:eastAsia="Times New Roman"/>
            <w:color w:val="000000"/>
          </w:rPr>
          <w:t>,</w:t>
        </w:r>
      </w:ins>
      <w:ins w:id="134" w:author="Risa" w:date="2021-04-29T09:36:00Z">
        <w:r w:rsidRPr="00771C52">
          <w:rPr>
            <w:rFonts w:eastAsia="Times New Roman"/>
            <w:color w:val="000000"/>
          </w:rPr>
          <w:t xml:space="preserve"> had significant</w:t>
        </w:r>
      </w:ins>
      <w:ins w:id="135" w:author="Nick Smith" w:date="2021-05-17T14:50:00Z">
        <w:r w:rsidR="004B6018">
          <w:rPr>
            <w:rFonts w:eastAsia="Times New Roman"/>
            <w:color w:val="000000"/>
          </w:rPr>
          <w:t>, positive</w:t>
        </w:r>
      </w:ins>
      <w:ins w:id="136" w:author="Risa" w:date="2021-04-29T09:36:00Z">
        <w:r w:rsidRPr="00771C52">
          <w:rPr>
            <w:rFonts w:eastAsia="Times New Roman"/>
            <w:color w:val="000000"/>
          </w:rPr>
          <w:t xml:space="preserve"> effect</w:t>
        </w:r>
      </w:ins>
      <w:ins w:id="137" w:author="Risa" w:date="2021-04-29T09:37:00Z">
        <w:r w:rsidRPr="00771C52">
          <w:rPr>
            <w:rFonts w:eastAsia="Times New Roman"/>
            <w:color w:val="000000"/>
          </w:rPr>
          <w:t>s</w:t>
        </w:r>
      </w:ins>
      <w:ins w:id="138" w:author="Risa" w:date="2021-04-29T09:36:00Z">
        <w:r w:rsidRPr="00771C52">
          <w:rPr>
            <w:rFonts w:eastAsia="Times New Roman"/>
            <w:color w:val="000000"/>
          </w:rPr>
          <w:t xml:space="preserve">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ins>
      <w:ins w:id="139" w:author="Risa" w:date="2021-04-29T09:37:00Z">
        <w:r w:rsidRPr="00771C52">
          <w:rPr>
            <w:rFonts w:eastAsia="Times New Roman"/>
            <w:color w:val="000000"/>
          </w:rPr>
          <w:t>(Table 2 and Figure 3) and a high relative importance in the model (23% and 38%</w:t>
        </w:r>
      </w:ins>
      <w:ins w:id="140" w:author="Nick Smith" w:date="2021-05-18T12:16:00Z">
        <w:r w:rsidR="000F0BE3">
          <w:rPr>
            <w:rFonts w:eastAsia="Times New Roman"/>
            <w:color w:val="000000"/>
          </w:rPr>
          <w:t>, respectively</w:t>
        </w:r>
      </w:ins>
      <w:ins w:id="141" w:author="Risa" w:date="2021-04-29T09:46:00Z">
        <w:r w:rsidR="004661AC" w:rsidRPr="00771C52">
          <w:rPr>
            <w:rFonts w:eastAsia="Times New Roman"/>
            <w:color w:val="000000"/>
          </w:rPr>
          <w:t>;</w:t>
        </w:r>
      </w:ins>
      <w:ins w:id="142" w:author="Risa" w:date="2021-04-29T09:37:00Z">
        <w:r w:rsidRPr="00771C52">
          <w:rPr>
            <w:rFonts w:eastAsia="Times New Roman"/>
            <w:color w:val="000000"/>
          </w:rPr>
          <w:t xml:space="preserve"> Table 2</w:t>
        </w:r>
      </w:ins>
      <w:ins w:id="143" w:author="Risa" w:date="2021-04-29T09:38:00Z">
        <w:r w:rsidRPr="00771C52">
          <w:rPr>
            <w:rFonts w:eastAsia="Times New Roman"/>
            <w:color w:val="000000"/>
          </w:rPr>
          <w:t xml:space="preserve"> and Figure 4).</w:t>
        </w:r>
      </w:ins>
      <w:ins w:id="144" w:author="Nick Smith" w:date="2021-05-18T12:22:00Z">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w:t>
        </w:r>
      </w:ins>
      <w:ins w:id="145" w:author="Nick Smith" w:date="2021-05-18T12:23:00Z">
        <w:r w:rsidR="003A1E67">
          <w:rPr>
            <w:rFonts w:eastAsia="Times New Roman"/>
            <w:color w:val="000000"/>
          </w:rPr>
          <w:t xml:space="preserve">effect </w:t>
        </w:r>
      </w:ins>
      <w:ins w:id="146" w:author="Nick Smith" w:date="2021-05-18T12:22:00Z">
        <w:r w:rsidR="003A1E67">
          <w:rPr>
            <w:rFonts w:eastAsia="Times New Roman"/>
            <w:color w:val="000000"/>
          </w:rPr>
          <w:t xml:space="preserve">is </w:t>
        </w:r>
      </w:ins>
      <w:ins w:id="147" w:author="Nick Smith" w:date="2021-05-18T12:23:00Z">
        <w:r w:rsidR="003A1E67">
          <w:rPr>
            <w:rFonts w:eastAsia="Times New Roman"/>
            <w:color w:val="000000"/>
          </w:rPr>
          <w:t>reflects</w:t>
        </w:r>
      </w:ins>
      <w:ins w:id="148" w:author="Nick Smith" w:date="2021-05-18T12:22:00Z">
        <w:r w:rsidR="003A1E67">
          <w:rPr>
            <w:rFonts w:eastAsia="Times New Roman"/>
            <w:color w:val="000000"/>
          </w:rPr>
          <w:t xml:space="preserve"> the </w:t>
        </w:r>
      </w:ins>
      <w:ins w:id="149" w:author="Nick Smith" w:date="2021-05-18T12:23:00Z">
        <w:r w:rsidR="003A1E67">
          <w:rPr>
            <w:rFonts w:eastAsia="Times New Roman"/>
            <w:color w:val="000000"/>
          </w:rPr>
          <w:t xml:space="preserve">aboveground climate impact on </w:t>
        </w:r>
        <w:proofErr w:type="spellStart"/>
        <w:r w:rsidR="003A1E67">
          <w:rPr>
            <w:rFonts w:eastAsia="Times New Roman"/>
            <w:i/>
            <w:color w:val="000000"/>
          </w:rPr>
          <w:t>N</w:t>
        </w:r>
        <w:r w:rsidR="003A1E67">
          <w:rPr>
            <w:rFonts w:eastAsia="Times New Roman"/>
            <w:color w:val="000000"/>
            <w:vertAlign w:val="subscript"/>
          </w:rPr>
          <w:t>area</w:t>
        </w:r>
        <w:proofErr w:type="spellEnd"/>
        <w:r w:rsidR="003A1E67">
          <w:rPr>
            <w:rFonts w:eastAsia="Times New Roman"/>
            <w:color w:val="000000"/>
          </w:rPr>
          <w:t xml:space="preserve">, while the </w:t>
        </w:r>
        <w:proofErr w:type="spellStart"/>
        <w:r w:rsidR="003A1E67">
          <w:rPr>
            <w:rFonts w:eastAsia="Times New Roman"/>
            <w:i/>
            <w:color w:val="000000"/>
          </w:rPr>
          <w:t>N</w:t>
        </w:r>
      </w:ins>
      <w:ins w:id="150" w:author="Nick Smith" w:date="2021-05-18T12:24:00Z">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3A1E67">
          <w:rPr>
            <w:rFonts w:eastAsia="Times New Roman"/>
            <w:color w:val="000000"/>
            <w:rPrChange w:id="151" w:author="Nick Smith" w:date="2021-05-18T12:24:00Z">
              <w:rPr>
                <w:rFonts w:eastAsia="Times New Roman"/>
                <w:color w:val="000000"/>
                <w:vertAlign w:val="subscript"/>
              </w:rPr>
            </w:rPrChange>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proofErr w:type="spellEnd"/>
        <w:r w:rsidR="003A1E67">
          <w:rPr>
            <w:rFonts w:eastAsia="Times New Roman"/>
            <w:color w:val="000000"/>
          </w:rPr>
          <w:t>.</w:t>
        </w:r>
      </w:ins>
      <w:ins w:id="152" w:author="Risa" w:date="2021-04-29T09:38:00Z">
        <w:r w:rsidRPr="00771C52">
          <w:rPr>
            <w:rFonts w:eastAsia="Times New Roman"/>
            <w:color w:val="000000"/>
          </w:rPr>
          <w:t xml:space="preserve"> </w:t>
        </w:r>
        <w:del w:id="153" w:author="Nick Smith" w:date="2021-05-17T14:50:00Z">
          <w:r w:rsidR="00EF60BF" w:rsidRPr="00771C52" w:rsidDel="004B6018">
            <w:rPr>
              <w:rFonts w:eastAsia="Times New Roman"/>
              <w:color w:val="000000"/>
            </w:rPr>
            <w:delText xml:space="preserve">Both </w:delText>
          </w:r>
          <w:r w:rsidR="00EF60BF" w:rsidRPr="00771C52" w:rsidDel="004B6018">
            <w:rPr>
              <w:rFonts w:eastAsia="Times New Roman"/>
              <w:i/>
              <w:iCs/>
              <w:color w:val="000000"/>
            </w:rPr>
            <w:delText>N</w:delText>
          </w:r>
          <w:r w:rsidR="00EF60BF" w:rsidRPr="00771C52" w:rsidDel="004B6018">
            <w:rPr>
              <w:rFonts w:eastAsia="Times New Roman"/>
              <w:color w:val="000000"/>
              <w:vertAlign w:val="subscript"/>
            </w:rPr>
            <w:delText>photo</w:delText>
          </w:r>
          <w:r w:rsidR="00EF60BF" w:rsidRPr="00771C52" w:rsidDel="004B6018">
            <w:rPr>
              <w:rFonts w:eastAsia="Times New Roman"/>
              <w:color w:val="000000"/>
            </w:rPr>
            <w:delText xml:space="preserve"> and </w:delText>
          </w:r>
          <w:r w:rsidR="00EF60BF" w:rsidRPr="00771C52" w:rsidDel="004B6018">
            <w:rPr>
              <w:rFonts w:eastAsia="Times New Roman"/>
              <w:i/>
              <w:iCs/>
              <w:color w:val="000000"/>
            </w:rPr>
            <w:delText>N</w:delText>
          </w:r>
          <w:r w:rsidR="00EF60BF" w:rsidRPr="00771C52" w:rsidDel="004B6018">
            <w:rPr>
              <w:rFonts w:eastAsia="Times New Roman"/>
              <w:color w:val="000000"/>
              <w:vertAlign w:val="subscript"/>
            </w:rPr>
            <w:delText>structure</w:delText>
          </w:r>
          <w:r w:rsidR="00EF60BF" w:rsidRPr="00771C52" w:rsidDel="004B6018">
            <w:rPr>
              <w:rFonts w:eastAsia="Times New Roman"/>
              <w:color w:val="000000"/>
            </w:rPr>
            <w:delText xml:space="preserve"> ha</w:delText>
          </w:r>
        </w:del>
      </w:ins>
      <w:ins w:id="154" w:author="Risa" w:date="2021-04-29T09:49:00Z">
        <w:del w:id="155" w:author="Nick Smith" w:date="2021-05-17T14:50:00Z">
          <w:r w:rsidR="009361C5" w:rsidRPr="00771C52" w:rsidDel="004B6018">
            <w:rPr>
              <w:rFonts w:eastAsia="Times New Roman"/>
              <w:color w:val="000000"/>
            </w:rPr>
            <w:delText>d</w:delText>
          </w:r>
        </w:del>
      </w:ins>
      <w:ins w:id="156" w:author="Risa" w:date="2021-04-29T09:38:00Z">
        <w:del w:id="157" w:author="Nick Smith" w:date="2021-05-17T14:50:00Z">
          <w:r w:rsidR="00EF60BF" w:rsidRPr="00771C52" w:rsidDel="004B6018">
            <w:rPr>
              <w:rFonts w:eastAsia="Times New Roman"/>
              <w:color w:val="000000"/>
            </w:rPr>
            <w:delText xml:space="preserve"> positive relationships with </w:delText>
          </w:r>
          <w:r w:rsidR="00EF60BF" w:rsidRPr="008531D1" w:rsidDel="004B6018">
            <w:rPr>
              <w:rFonts w:eastAsia="Times New Roman"/>
              <w:i/>
              <w:iCs/>
              <w:color w:val="000000"/>
              <w:rPrChange w:id="158" w:author="Nick Smith" w:date="2021-05-17T14:21:00Z">
                <w:rPr>
                  <w:rFonts w:eastAsia="Times New Roman"/>
                  <w:color w:val="000000"/>
                </w:rPr>
              </w:rPrChange>
            </w:rPr>
            <w:delText>N</w:delText>
          </w:r>
          <w:r w:rsidR="00EF60BF" w:rsidRPr="008531D1" w:rsidDel="004B6018">
            <w:rPr>
              <w:rFonts w:eastAsia="Times New Roman"/>
              <w:color w:val="000000"/>
              <w:vertAlign w:val="subscript"/>
            </w:rPr>
            <w:delText>area</w:delText>
          </w:r>
        </w:del>
      </w:ins>
      <w:ins w:id="159" w:author="Risa" w:date="2021-04-29T09:39:00Z">
        <w:del w:id="160" w:author="Nick Smith" w:date="2021-05-17T14:50:00Z">
          <w:r w:rsidR="00EF60BF" w:rsidRPr="001B44B1" w:rsidDel="004B6018">
            <w:rPr>
              <w:rFonts w:eastAsia="Times New Roman"/>
              <w:color w:val="000000"/>
            </w:rPr>
            <w:delText>, although</w:delText>
          </w:r>
        </w:del>
      </w:ins>
      <w:ins w:id="161" w:author="Risa" w:date="2021-05-05T15:33:00Z">
        <w:del w:id="162" w:author="Nick Smith" w:date="2021-05-17T14:50:00Z">
          <w:r w:rsidR="00E752D7" w:rsidRPr="001B44B1" w:rsidDel="004B6018">
            <w:rPr>
              <w:rFonts w:eastAsia="Times New Roman"/>
              <w:color w:val="000000"/>
            </w:rPr>
            <w:delText xml:space="preserve"> t</w:delText>
          </w:r>
        </w:del>
        <w:del w:id="163" w:author="Nick Smith" w:date="2021-05-18T12:21:00Z">
          <w:r w:rsidR="00E752D7" w:rsidRPr="001B44B1" w:rsidDel="003A1E67">
            <w:rPr>
              <w:rFonts w:eastAsia="Times New Roman"/>
              <w:color w:val="000000"/>
            </w:rPr>
            <w:delText xml:space="preserve">he relationship between </w:delText>
          </w:r>
          <w:r w:rsidR="00E752D7" w:rsidRPr="001B44B1" w:rsidDel="003A1E67">
            <w:rPr>
              <w:rFonts w:eastAsia="Times New Roman"/>
              <w:i/>
              <w:iCs/>
              <w:color w:val="000000"/>
            </w:rPr>
            <w:delText>N</w:delText>
          </w:r>
          <w:r w:rsidR="00E752D7" w:rsidRPr="001B44B1" w:rsidDel="003A1E67">
            <w:rPr>
              <w:rFonts w:eastAsia="Times New Roman"/>
              <w:color w:val="000000"/>
              <w:vertAlign w:val="subscript"/>
            </w:rPr>
            <w:delText>area</w:delText>
          </w:r>
          <w:r w:rsidR="00E752D7" w:rsidRPr="001B44B1" w:rsidDel="003A1E67">
            <w:rPr>
              <w:rFonts w:eastAsia="Times New Roman"/>
              <w:color w:val="000000"/>
            </w:rPr>
            <w:delText xml:space="preserve"> and</w:delText>
          </w:r>
        </w:del>
      </w:ins>
      <w:ins w:id="164" w:author="Risa" w:date="2021-04-29T09:39:00Z">
        <w:del w:id="165" w:author="Nick Smith" w:date="2021-05-18T12:21:00Z">
          <w:r w:rsidR="00EF60BF" w:rsidRPr="00771C52" w:rsidDel="003A1E67">
            <w:rPr>
              <w:rFonts w:eastAsia="Times New Roman"/>
              <w:color w:val="000000"/>
            </w:rPr>
            <w:delText xml:space="preserve"> </w:delText>
          </w:r>
          <w:r w:rsidR="00EF60BF" w:rsidRPr="00771C52" w:rsidDel="003A1E67">
            <w:rPr>
              <w:rFonts w:eastAsia="Times New Roman"/>
              <w:i/>
              <w:iCs/>
              <w:color w:val="000000"/>
            </w:rPr>
            <w:delText>N</w:delText>
          </w:r>
          <w:r w:rsidR="00EF60BF" w:rsidRPr="008531D1" w:rsidDel="003A1E67">
            <w:rPr>
              <w:rFonts w:eastAsia="Times New Roman"/>
              <w:color w:val="000000"/>
              <w:vertAlign w:val="subscript"/>
              <w:rPrChange w:id="166" w:author="Nick Smith" w:date="2021-05-17T14:21:00Z">
                <w:rPr>
                  <w:rFonts w:eastAsia="Times New Roman"/>
                  <w:color w:val="000000"/>
                </w:rPr>
              </w:rPrChange>
            </w:rPr>
            <w:delText>structure</w:delText>
          </w:r>
          <w:r w:rsidR="00EF60BF" w:rsidRPr="008531D1" w:rsidDel="003A1E67">
            <w:rPr>
              <w:rFonts w:eastAsia="Times New Roman"/>
              <w:color w:val="000000"/>
            </w:rPr>
            <w:delText xml:space="preserve"> </w:delText>
          </w:r>
        </w:del>
      </w:ins>
      <w:ins w:id="167" w:author="Risa" w:date="2021-04-29T09:40:00Z">
        <w:del w:id="168" w:author="Nick Smith" w:date="2021-05-18T12:21:00Z">
          <w:r w:rsidR="00EF60BF" w:rsidRPr="001B44B1" w:rsidDel="003A1E67">
            <w:rPr>
              <w:rFonts w:eastAsia="Times New Roman"/>
              <w:color w:val="000000"/>
            </w:rPr>
            <w:delText>ha</w:delText>
          </w:r>
        </w:del>
      </w:ins>
      <w:ins w:id="169" w:author="Risa" w:date="2021-04-29T09:49:00Z">
        <w:del w:id="170" w:author="Nick Smith" w:date="2021-05-18T12:21:00Z">
          <w:r w:rsidR="009361C5" w:rsidRPr="001B44B1" w:rsidDel="003A1E67">
            <w:rPr>
              <w:rFonts w:eastAsia="Times New Roman"/>
              <w:color w:val="000000"/>
            </w:rPr>
            <w:delText xml:space="preserve">d </w:delText>
          </w:r>
        </w:del>
      </w:ins>
      <w:ins w:id="171" w:author="Risa" w:date="2021-04-29T09:40:00Z">
        <w:del w:id="172" w:author="Nick Smith" w:date="2021-05-18T12:21:00Z">
          <w:r w:rsidR="00EF60BF" w:rsidRPr="001B44B1" w:rsidDel="003A1E67">
            <w:rPr>
              <w:rFonts w:eastAsia="Times New Roman"/>
              <w:color w:val="000000"/>
            </w:rPr>
            <w:delText xml:space="preserve">a </w:delText>
          </w:r>
        </w:del>
        <w:del w:id="173" w:author="Nick Smith" w:date="2021-05-18T12:17:00Z">
          <w:r w:rsidR="00EF60BF" w:rsidRPr="001B44B1" w:rsidDel="000F0BE3">
            <w:rPr>
              <w:rFonts w:eastAsia="Times New Roman"/>
              <w:color w:val="000000"/>
            </w:rPr>
            <w:delText>higher</w:delText>
          </w:r>
        </w:del>
        <w:del w:id="174" w:author="Nick Smith" w:date="2021-05-18T12:21:00Z">
          <w:r w:rsidR="00EF60BF" w:rsidRPr="001B44B1" w:rsidDel="003A1E67">
            <w:rPr>
              <w:rFonts w:eastAsia="Times New Roman"/>
              <w:color w:val="000000"/>
            </w:rPr>
            <w:delText xml:space="preserve"> slope (0.955</w:delText>
          </w:r>
        </w:del>
      </w:ins>
      <w:ins w:id="175" w:author="Risa" w:date="2021-04-29T09:46:00Z">
        <w:del w:id="176" w:author="Nick Smith" w:date="2021-05-18T12:21:00Z">
          <w:r w:rsidR="004661AC" w:rsidRPr="001B44B1" w:rsidDel="003A1E67">
            <w:rPr>
              <w:rFonts w:eastAsia="Times New Roman"/>
              <w:color w:val="000000"/>
            </w:rPr>
            <w:delText>;</w:delText>
          </w:r>
        </w:del>
      </w:ins>
      <w:ins w:id="177" w:author="Risa" w:date="2021-04-29T09:40:00Z">
        <w:del w:id="178" w:author="Nick Smith" w:date="2021-05-18T12:21:00Z">
          <w:r w:rsidR="00EF60BF" w:rsidRPr="001B44B1" w:rsidDel="003A1E67">
            <w:rPr>
              <w:rFonts w:eastAsia="Times New Roman"/>
              <w:color w:val="000000"/>
            </w:rPr>
            <w:delText xml:space="preserve"> Table 2</w:delText>
          </w:r>
        </w:del>
      </w:ins>
      <w:ins w:id="179" w:author="Risa" w:date="2021-04-29T09:42:00Z">
        <w:del w:id="180" w:author="Nick Smith" w:date="2021-05-18T12:21:00Z">
          <w:r w:rsidR="004661AC" w:rsidRPr="00771C52" w:rsidDel="003A1E67">
            <w:rPr>
              <w:rFonts w:eastAsia="Times New Roman"/>
              <w:color w:val="000000"/>
            </w:rPr>
            <w:delText xml:space="preserve"> and Figure 3A</w:delText>
          </w:r>
        </w:del>
      </w:ins>
      <w:ins w:id="181" w:author="Risa" w:date="2021-04-29T09:40:00Z">
        <w:del w:id="182" w:author="Nick Smith" w:date="2021-05-18T12:21:00Z">
          <w:r w:rsidR="00EF60BF" w:rsidRPr="00771C52" w:rsidDel="003A1E67">
            <w:rPr>
              <w:rFonts w:eastAsia="Times New Roman"/>
              <w:color w:val="000000"/>
            </w:rPr>
            <w:delText>) compared to</w:delText>
          </w:r>
        </w:del>
      </w:ins>
      <w:ins w:id="183" w:author="Risa" w:date="2021-05-05T15:33:00Z">
        <w:del w:id="184" w:author="Nick Smith" w:date="2021-05-18T12:21:00Z">
          <w:r w:rsidR="00E752D7" w:rsidRPr="00771C52" w:rsidDel="003A1E67">
            <w:rPr>
              <w:rFonts w:eastAsia="Times New Roman"/>
              <w:color w:val="000000"/>
            </w:rPr>
            <w:delText xml:space="preserve"> the relationship between </w:delText>
          </w:r>
          <w:r w:rsidR="00E752D7" w:rsidRPr="00771C52" w:rsidDel="003A1E67">
            <w:rPr>
              <w:rFonts w:eastAsia="Times New Roman"/>
              <w:i/>
              <w:iCs/>
              <w:color w:val="000000"/>
            </w:rPr>
            <w:delText>N</w:delText>
          </w:r>
          <w:r w:rsidR="00E752D7" w:rsidRPr="00771C52" w:rsidDel="003A1E67">
            <w:rPr>
              <w:rFonts w:eastAsia="Times New Roman"/>
              <w:color w:val="000000"/>
              <w:vertAlign w:val="subscript"/>
            </w:rPr>
            <w:delText>area</w:delText>
          </w:r>
          <w:r w:rsidR="00E752D7" w:rsidRPr="00771C52" w:rsidDel="003A1E67">
            <w:rPr>
              <w:rFonts w:eastAsia="Times New Roman"/>
              <w:color w:val="000000"/>
            </w:rPr>
            <w:delText xml:space="preserve"> and</w:delText>
          </w:r>
        </w:del>
      </w:ins>
      <w:ins w:id="185" w:author="Risa" w:date="2021-04-29T09:40:00Z">
        <w:del w:id="186" w:author="Nick Smith" w:date="2021-05-18T12:21:00Z">
          <w:r w:rsidR="00EF60BF" w:rsidRPr="00771C52" w:rsidDel="003A1E67">
            <w:rPr>
              <w:rFonts w:eastAsia="Times New Roman"/>
              <w:color w:val="000000"/>
            </w:rPr>
            <w:delText xml:space="preserve"> </w:delText>
          </w:r>
          <w:r w:rsidR="00EF60BF" w:rsidRPr="00771C52" w:rsidDel="003A1E67">
            <w:rPr>
              <w:rFonts w:eastAsia="Times New Roman"/>
              <w:i/>
              <w:iCs/>
              <w:color w:val="000000"/>
            </w:rPr>
            <w:delText>N</w:delText>
          </w:r>
          <w:r w:rsidR="00EF60BF" w:rsidRPr="00771C52" w:rsidDel="003A1E67">
            <w:rPr>
              <w:rFonts w:eastAsia="Times New Roman"/>
              <w:color w:val="000000"/>
              <w:vertAlign w:val="subscript"/>
            </w:rPr>
            <w:delText>photo</w:delText>
          </w:r>
          <w:r w:rsidR="00EF60BF" w:rsidRPr="00771C52" w:rsidDel="003A1E67">
            <w:rPr>
              <w:rFonts w:eastAsia="Times New Roman"/>
              <w:color w:val="000000"/>
            </w:rPr>
            <w:delText xml:space="preserve"> (0.533</w:delText>
          </w:r>
        </w:del>
      </w:ins>
      <w:ins w:id="187" w:author="Risa" w:date="2021-04-29T09:46:00Z">
        <w:del w:id="188" w:author="Nick Smith" w:date="2021-05-18T12:21:00Z">
          <w:r w:rsidR="004661AC" w:rsidRPr="00771C52" w:rsidDel="003A1E67">
            <w:rPr>
              <w:rFonts w:eastAsia="Times New Roman"/>
              <w:color w:val="000000"/>
            </w:rPr>
            <w:delText>;</w:delText>
          </w:r>
        </w:del>
      </w:ins>
      <w:ins w:id="189" w:author="Risa" w:date="2021-04-29T09:40:00Z">
        <w:del w:id="190" w:author="Nick Smith" w:date="2021-05-18T12:21:00Z">
          <w:r w:rsidR="00EF60BF" w:rsidRPr="00771C52" w:rsidDel="003A1E67">
            <w:rPr>
              <w:rFonts w:eastAsia="Times New Roman"/>
              <w:color w:val="000000"/>
            </w:rPr>
            <w:delText xml:space="preserve"> Table 2</w:delText>
          </w:r>
        </w:del>
      </w:ins>
      <w:ins w:id="191" w:author="Risa" w:date="2021-04-29T09:42:00Z">
        <w:del w:id="192" w:author="Nick Smith" w:date="2021-05-18T12:21:00Z">
          <w:r w:rsidR="004661AC" w:rsidRPr="00771C52" w:rsidDel="003A1E67">
            <w:rPr>
              <w:rFonts w:eastAsia="Times New Roman"/>
              <w:color w:val="000000"/>
            </w:rPr>
            <w:delText xml:space="preserve"> and Figure 3B</w:delText>
          </w:r>
        </w:del>
      </w:ins>
      <w:ins w:id="193" w:author="Risa" w:date="2021-04-29T09:40:00Z">
        <w:del w:id="194" w:author="Nick Smith" w:date="2021-05-18T12:21:00Z">
          <w:r w:rsidR="00EF60BF" w:rsidRPr="00771C52" w:rsidDel="003A1E67">
            <w:rPr>
              <w:rFonts w:eastAsia="Times New Roman"/>
              <w:color w:val="000000"/>
            </w:rPr>
            <w:delText xml:space="preserve">). </w:delText>
          </w:r>
        </w:del>
        <w:del w:id="195" w:author="Nick Smith" w:date="2021-05-18T12:20:00Z">
          <w:r w:rsidR="00EF60BF" w:rsidRPr="00771C52" w:rsidDel="003A1E67">
            <w:rPr>
              <w:rFonts w:eastAsia="Times New Roman"/>
              <w:color w:val="000000"/>
            </w:rPr>
            <w:delText>T</w:delText>
          </w:r>
        </w:del>
      </w:ins>
      <w:ins w:id="196" w:author="Risa" w:date="2021-04-29T09:39:00Z">
        <w:del w:id="197" w:author="Nick Smith" w:date="2021-05-18T12:20:00Z">
          <w:r w:rsidR="00EF60BF" w:rsidRPr="00771C52" w:rsidDel="003A1E67">
            <w:rPr>
              <w:rFonts w:eastAsia="Times New Roman"/>
              <w:color w:val="000000"/>
            </w:rPr>
            <w:delText xml:space="preserve">here </w:delText>
          </w:r>
        </w:del>
      </w:ins>
      <w:ins w:id="198" w:author="Risa" w:date="2021-04-29T09:49:00Z">
        <w:del w:id="199" w:author="Nick Smith" w:date="2021-05-18T12:20:00Z">
          <w:r w:rsidR="00EF4F1D" w:rsidRPr="00771C52" w:rsidDel="003A1E67">
            <w:rPr>
              <w:rFonts w:eastAsia="Times New Roman"/>
              <w:color w:val="000000"/>
            </w:rPr>
            <w:delText>was</w:delText>
          </w:r>
        </w:del>
      </w:ins>
      <w:ins w:id="200" w:author="Risa" w:date="2021-04-29T09:39:00Z">
        <w:del w:id="201" w:author="Nick Smith" w:date="2021-05-18T12:20:00Z">
          <w:r w:rsidR="00EF60BF" w:rsidRPr="00771C52" w:rsidDel="003A1E67">
            <w:rPr>
              <w:rFonts w:eastAsia="Times New Roman"/>
              <w:color w:val="000000"/>
            </w:rPr>
            <w:delText xml:space="preserve"> no difference in the</w:delText>
          </w:r>
        </w:del>
      </w:ins>
      <w:ins w:id="202" w:author="Risa" w:date="2021-04-29T09:40:00Z">
        <w:del w:id="203" w:author="Nick Smith" w:date="2021-05-18T12:20:00Z">
          <w:r w:rsidR="00EF60BF" w:rsidRPr="00771C52" w:rsidDel="003A1E67">
            <w:rPr>
              <w:rFonts w:eastAsia="Times New Roman"/>
              <w:color w:val="000000"/>
            </w:rPr>
            <w:delText>se</w:delText>
          </w:r>
        </w:del>
      </w:ins>
      <w:ins w:id="204" w:author="Risa" w:date="2021-04-29T09:39:00Z">
        <w:del w:id="205" w:author="Nick Smith" w:date="2021-05-18T12:20:00Z">
          <w:r w:rsidR="00EF60BF" w:rsidRPr="00771C52" w:rsidDel="003A1E67">
            <w:rPr>
              <w:rFonts w:eastAsia="Times New Roman"/>
              <w:color w:val="000000"/>
            </w:rPr>
            <w:delText xml:space="preserve"> relationship</w:delText>
          </w:r>
        </w:del>
      </w:ins>
      <w:ins w:id="206" w:author="Risa" w:date="2021-04-29T09:41:00Z">
        <w:del w:id="207" w:author="Nick Smith" w:date="2021-05-18T12:20:00Z">
          <w:r w:rsidR="00EF60BF" w:rsidRPr="00771C52" w:rsidDel="003A1E67">
            <w:rPr>
              <w:rFonts w:eastAsia="Times New Roman"/>
              <w:color w:val="000000"/>
            </w:rPr>
            <w:delText>s</w:delText>
          </w:r>
        </w:del>
      </w:ins>
      <w:ins w:id="208" w:author="Risa" w:date="2021-04-29T09:39:00Z">
        <w:del w:id="209" w:author="Nick Smith" w:date="2021-05-18T12:20:00Z">
          <w:r w:rsidR="00EF60BF" w:rsidRPr="00771C52" w:rsidDel="003A1E67">
            <w:rPr>
              <w:rFonts w:eastAsia="Times New Roman"/>
              <w:color w:val="000000"/>
            </w:rPr>
            <w:delText xml:space="preserve"> </w:delText>
          </w:r>
        </w:del>
      </w:ins>
      <w:ins w:id="210" w:author="Risa" w:date="2021-04-29T09:41:00Z">
        <w:del w:id="211" w:author="Nick Smith" w:date="2021-05-18T12:20:00Z">
          <w:r w:rsidR="00EF60BF" w:rsidRPr="00771C52" w:rsidDel="003A1E67">
            <w:rPr>
              <w:rFonts w:eastAsia="Times New Roman"/>
              <w:color w:val="000000"/>
            </w:rPr>
            <w:delText>under</w:delText>
          </w:r>
        </w:del>
      </w:ins>
      <w:ins w:id="212" w:author="Risa" w:date="2021-04-29T09:39:00Z">
        <w:del w:id="213" w:author="Nick Smith" w:date="2021-05-18T12:20:00Z">
          <w:r w:rsidR="00EF60BF" w:rsidRPr="00771C52" w:rsidDel="003A1E67">
            <w:rPr>
              <w:rFonts w:eastAsia="Times New Roman"/>
              <w:color w:val="000000"/>
            </w:rPr>
            <w:delText xml:space="preserve"> added N or ambient N treatments</w:delText>
          </w:r>
        </w:del>
      </w:ins>
      <w:ins w:id="214" w:author="Risa" w:date="2021-04-29T09:41:00Z">
        <w:del w:id="215" w:author="Nick Smith" w:date="2021-05-18T12:20:00Z">
          <w:r w:rsidR="00EF60BF" w:rsidRPr="00771C52" w:rsidDel="003A1E67">
            <w:rPr>
              <w:rFonts w:eastAsia="Times New Roman"/>
              <w:color w:val="000000"/>
            </w:rPr>
            <w:delText xml:space="preserve"> (Figure 3). </w:delText>
          </w:r>
        </w:del>
      </w:ins>
      <w:ins w:id="216" w:author="Risa" w:date="2021-04-29T09:42:00Z">
        <w:del w:id="217" w:author="Nick Smith" w:date="2021-05-18T12:21:00Z">
          <w:r w:rsidR="004661AC" w:rsidRPr="00771C52" w:rsidDel="003A1E67">
            <w:rPr>
              <w:rFonts w:eastAsia="Times New Roman"/>
              <w:color w:val="000000"/>
            </w:rPr>
            <w:delText>Additionally</w:delText>
          </w:r>
        </w:del>
      </w:ins>
      <w:ins w:id="218" w:author="Nick Smith" w:date="2021-05-18T12:21:00Z">
        <w:r w:rsidR="003A1E67">
          <w:rPr>
            <w:rFonts w:eastAsia="Times New Roman"/>
            <w:color w:val="000000"/>
          </w:rPr>
          <w:t>As in the first model</w:t>
        </w:r>
      </w:ins>
      <w:ins w:id="219" w:author="Risa" w:date="2021-04-29T09:42:00Z">
        <w:r w:rsidR="004661AC" w:rsidRPr="00771C52">
          <w:rPr>
            <w:rFonts w:eastAsia="Times New Roman"/>
            <w:color w:val="000000"/>
          </w:rPr>
          <w:t xml:space="preserve">, </w:t>
        </w:r>
      </w:ins>
      <w:ins w:id="220" w:author="Risa" w:date="2021-05-05T15:33:00Z">
        <w:r w:rsidR="000C583D" w:rsidRPr="00771C52">
          <w:rPr>
            <w:rFonts w:eastAsia="Times New Roman"/>
            <w:color w:val="000000"/>
          </w:rPr>
          <w:t>s</w:t>
        </w:r>
      </w:ins>
      <w:ins w:id="221" w:author="Risa" w:date="2021-04-29T09:42:00Z">
        <w:r w:rsidR="004661AC" w:rsidRPr="00771C52">
          <w:rPr>
            <w:rFonts w:eastAsia="Times New Roman"/>
            <w:color w:val="000000"/>
          </w:rPr>
          <w:t>oil N (</w:t>
        </w:r>
      </w:ins>
      <w:ins w:id="222" w:author="Risa" w:date="2021-04-29T09:43:00Z">
        <w:r w:rsidR="004661AC" w:rsidRPr="00771C52">
          <w:rPr>
            <w:rFonts w:eastAsia="Times New Roman"/>
            <w:i/>
            <w:iCs/>
            <w:color w:val="000000"/>
          </w:rPr>
          <w:t xml:space="preserve">p </w:t>
        </w:r>
        <w:r w:rsidR="004661AC" w:rsidRPr="00771C52">
          <w:rPr>
            <w:rFonts w:eastAsia="Times New Roman"/>
            <w:color w:val="000000"/>
          </w:rPr>
          <w:t>&lt; 0.001), N fixation (</w:t>
        </w:r>
        <w:r w:rsidR="004661AC" w:rsidRPr="00771C52">
          <w:rPr>
            <w:rFonts w:eastAsia="Times New Roman"/>
            <w:i/>
            <w:iCs/>
            <w:color w:val="000000"/>
          </w:rPr>
          <w:t xml:space="preserve">p </w:t>
        </w:r>
        <w:r w:rsidR="004661AC" w:rsidRPr="00771C52">
          <w:rPr>
            <w:rFonts w:eastAsia="Times New Roman"/>
            <w:color w:val="000000"/>
          </w:rPr>
          <w:t xml:space="preserve"> &lt; 0.001), photosynthetic pathway (</w:t>
        </w:r>
        <w:r w:rsidR="004661AC" w:rsidRPr="00771C52">
          <w:rPr>
            <w:rFonts w:eastAsia="Times New Roman"/>
            <w:i/>
            <w:iCs/>
            <w:color w:val="000000"/>
          </w:rPr>
          <w:t xml:space="preserve">p </w:t>
        </w:r>
        <w:r w:rsidR="004661AC" w:rsidRPr="00771C52">
          <w:rPr>
            <w:rFonts w:eastAsia="Times New Roman"/>
            <w:color w:val="000000"/>
          </w:rPr>
          <w:t>&lt; 0.001)</w:t>
        </w:r>
      </w:ins>
      <w:ins w:id="223" w:author="Risa" w:date="2021-04-29T09:44:00Z">
        <w:r w:rsidR="004661AC" w:rsidRPr="00771C52">
          <w:rPr>
            <w:rFonts w:eastAsia="Times New Roman"/>
            <w:color w:val="000000"/>
          </w:rPr>
          <w:t xml:space="preserve">, and the interaction between </w:t>
        </w:r>
      </w:ins>
      <w:ins w:id="224" w:author="Risa" w:date="2021-05-04T14:39:00Z">
        <w:r w:rsidR="00750DAC" w:rsidRPr="00771C52">
          <w:rPr>
            <w:rFonts w:eastAsia="Times New Roman"/>
            <w:color w:val="000000"/>
          </w:rPr>
          <w:t>s</w:t>
        </w:r>
      </w:ins>
      <w:ins w:id="225" w:author="Risa" w:date="2021-04-29T09:44:00Z">
        <w:r w:rsidR="004661AC" w:rsidRPr="00771C52">
          <w:rPr>
            <w:rFonts w:eastAsia="Times New Roman"/>
            <w:color w:val="000000"/>
          </w:rPr>
          <w:t xml:space="preserve">oil N and </w:t>
        </w:r>
      </w:ins>
      <w:ins w:id="226" w:author="Risa" w:date="2021-05-04T14:39:00Z">
        <w:r w:rsidR="00750DAC" w:rsidRPr="00771C52">
          <w:rPr>
            <w:rFonts w:eastAsia="Times New Roman"/>
            <w:color w:val="000000"/>
          </w:rPr>
          <w:t>s</w:t>
        </w:r>
      </w:ins>
      <w:ins w:id="227" w:author="Risa" w:date="2021-04-29T09:44:00Z">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del w:id="228" w:author="Nick Smith" w:date="2021-05-17T14:51:00Z">
          <w:r w:rsidR="004661AC" w:rsidRPr="00771C52" w:rsidDel="004B6018">
            <w:rPr>
              <w:rFonts w:eastAsia="Times New Roman"/>
              <w:color w:val="000000"/>
            </w:rPr>
            <w:delText>=</w:delText>
          </w:r>
        </w:del>
      </w:ins>
      <w:ins w:id="229" w:author="Nick Smith" w:date="2021-05-17T14:51:00Z">
        <w:r w:rsidR="004B6018">
          <w:rPr>
            <w:rFonts w:eastAsia="Times New Roman"/>
            <w:color w:val="000000"/>
          </w:rPr>
          <w:t>&lt;</w:t>
        </w:r>
      </w:ins>
      <w:ins w:id="230" w:author="Risa" w:date="2021-04-29T09:44:00Z">
        <w:r w:rsidR="004661AC" w:rsidRPr="00771C52">
          <w:rPr>
            <w:rFonts w:eastAsia="Times New Roman"/>
            <w:color w:val="000000"/>
          </w:rPr>
          <w:t xml:space="preserve"> 0.0</w:t>
        </w:r>
        <w:del w:id="231" w:author="Nick Smith" w:date="2021-05-17T14:51:00Z">
          <w:r w:rsidR="004661AC" w:rsidRPr="00771C52" w:rsidDel="004B6018">
            <w:rPr>
              <w:rFonts w:eastAsia="Times New Roman"/>
              <w:color w:val="000000"/>
            </w:rPr>
            <w:delText>95</w:delText>
          </w:r>
        </w:del>
      </w:ins>
      <w:ins w:id="232" w:author="Nick Smith" w:date="2021-05-17T14:51:00Z">
        <w:r w:rsidR="004B6018">
          <w:rPr>
            <w:rFonts w:eastAsia="Times New Roman"/>
            <w:color w:val="000000"/>
          </w:rPr>
          <w:t>5</w:t>
        </w:r>
      </w:ins>
      <w:ins w:id="233" w:author="Risa" w:date="2021-04-29T09:45:00Z">
        <w:r w:rsidR="004661AC" w:rsidRPr="00771C52">
          <w:rPr>
            <w:rFonts w:eastAsia="Times New Roman"/>
            <w:color w:val="000000"/>
          </w:rPr>
          <w:t>;</w:t>
        </w:r>
      </w:ins>
      <w:ins w:id="234" w:author="Risa" w:date="2021-04-29T09:44:00Z">
        <w:r w:rsidR="004661AC" w:rsidRPr="00771C52">
          <w:rPr>
            <w:rFonts w:eastAsia="Times New Roman"/>
            <w:color w:val="000000"/>
          </w:rPr>
          <w:t xml:space="preserve"> Table 2)</w:t>
        </w:r>
      </w:ins>
      <w:ins w:id="235" w:author="Risa" w:date="2021-04-29T09:43:00Z">
        <w:r w:rsidR="004661AC" w:rsidRPr="00771C52">
          <w:rPr>
            <w:rFonts w:eastAsia="Times New Roman"/>
            <w:color w:val="000000"/>
          </w:rPr>
          <w:t xml:space="preserve"> had significant effects on </w:t>
        </w:r>
        <w:proofErr w:type="spellStart"/>
        <w:r w:rsidR="004661AC" w:rsidRPr="00771C52">
          <w:rPr>
            <w:rFonts w:eastAsia="Times New Roman"/>
            <w:i/>
            <w:iCs/>
            <w:color w:val="000000"/>
          </w:rPr>
          <w:t>N</w:t>
        </w:r>
        <w:r w:rsidR="004661AC" w:rsidRPr="00771C52">
          <w:rPr>
            <w:rFonts w:eastAsia="Times New Roman"/>
            <w:color w:val="000000"/>
            <w:vertAlign w:val="subscript"/>
          </w:rPr>
          <w:t>area</w:t>
        </w:r>
        <w:proofErr w:type="spellEnd"/>
        <w:r w:rsidR="004661AC" w:rsidRPr="00771C52">
          <w:rPr>
            <w:rFonts w:eastAsia="Times New Roman"/>
            <w:color w:val="000000"/>
          </w:rPr>
          <w:t xml:space="preserve">. </w:t>
        </w:r>
      </w:ins>
      <w:ins w:id="236" w:author="Risa" w:date="2021-04-29T09:44:00Z">
        <w:del w:id="237" w:author="Nick Smith" w:date="2021-05-17T14:52:00Z">
          <w:r w:rsidR="004661AC" w:rsidRPr="00771C52" w:rsidDel="004B6018">
            <w:rPr>
              <w:rFonts w:eastAsia="Times New Roman"/>
              <w:color w:val="000000"/>
            </w:rPr>
            <w:delText>P</w:delText>
          </w:r>
        </w:del>
      </w:ins>
      <w:ins w:id="238" w:author="Nick Smith" w:date="2021-05-17T14:52:00Z">
        <w:r w:rsidR="004B6018">
          <w:rPr>
            <w:rFonts w:eastAsia="Times New Roman"/>
            <w:color w:val="000000"/>
          </w:rPr>
          <w:t>The</w:t>
        </w:r>
      </w:ins>
      <w:ins w:id="239" w:author="Nick Smith" w:date="2021-05-18T12:31:00Z">
        <w:r w:rsidR="004D1F45">
          <w:rPr>
            <w:rFonts w:eastAsia="Times New Roman"/>
            <w:color w:val="000000"/>
          </w:rPr>
          <w:t xml:space="preserve"> combined</w:t>
        </w:r>
      </w:ins>
      <w:ins w:id="240" w:author="Nick Smith" w:date="2021-05-17T14:52:00Z">
        <w:r w:rsidR="004B6018">
          <w:rPr>
            <w:rFonts w:eastAsia="Times New Roman"/>
            <w:color w:val="000000"/>
          </w:rPr>
          <w:t xml:space="preserve"> relative importance of</w:t>
        </w:r>
      </w:ins>
      <w:ins w:id="241" w:author="Nick Smith" w:date="2021-05-18T12:31:00Z">
        <w:r w:rsidR="004D1F45">
          <w:rPr>
            <w:rFonts w:eastAsia="Times New Roman"/>
            <w:color w:val="000000"/>
          </w:rPr>
          <w:t xml:space="preserve"> the soil treatments was </w:t>
        </w:r>
        <w:r w:rsidR="004554C8">
          <w:rPr>
            <w:rFonts w:eastAsia="Times New Roman"/>
            <w:color w:val="000000"/>
          </w:rPr>
          <w:t>16.8%</w:t>
        </w:r>
      </w:ins>
      <w:ins w:id="242" w:author="Nick Smith" w:date="2021-05-18T12:32:00Z">
        <w:r w:rsidR="004554C8">
          <w:rPr>
            <w:rFonts w:eastAsia="Times New Roman"/>
            <w:color w:val="000000"/>
          </w:rPr>
          <w:t xml:space="preserve"> (</w:t>
        </w:r>
        <w:r w:rsidR="004554C8" w:rsidRPr="00771C52">
          <w:rPr>
            <w:rFonts w:eastAsia="Times New Roman"/>
            <w:color w:val="000000"/>
          </w:rPr>
          <w:t>Table 2 and Figure 4</w:t>
        </w:r>
        <w:r w:rsidR="004554C8">
          <w:rPr>
            <w:rFonts w:eastAsia="Times New Roman"/>
            <w:color w:val="000000"/>
          </w:rPr>
          <w:t>)</w:t>
        </w:r>
      </w:ins>
      <w:ins w:id="243" w:author="Nick Smith" w:date="2021-05-18T12:31:00Z">
        <w:r w:rsidR="004554C8">
          <w:rPr>
            <w:rFonts w:eastAsia="Times New Roman"/>
            <w:color w:val="000000"/>
          </w:rPr>
          <w:t>. The relative importance of</w:t>
        </w:r>
      </w:ins>
      <w:ins w:id="244" w:author="Nick Smith" w:date="2021-05-17T14:52:00Z">
        <w:r w:rsidR="004B6018">
          <w:rPr>
            <w:rFonts w:eastAsia="Times New Roman"/>
            <w:color w:val="000000"/>
          </w:rPr>
          <w:t xml:space="preserve"> p</w:t>
        </w:r>
      </w:ins>
      <w:ins w:id="245" w:author="Risa" w:date="2021-04-29T09:44:00Z">
        <w:r w:rsidR="004661AC" w:rsidRPr="00771C52">
          <w:rPr>
            <w:rFonts w:eastAsia="Times New Roman"/>
            <w:color w:val="000000"/>
          </w:rPr>
          <w:t>hotosynthetic pathway</w:t>
        </w:r>
      </w:ins>
      <w:ins w:id="246" w:author="Nick Smith" w:date="2021-05-18T12:32:00Z">
        <w:r w:rsidR="004554C8">
          <w:rPr>
            <w:rFonts w:eastAsia="Times New Roman"/>
            <w:color w:val="000000"/>
          </w:rPr>
          <w:t xml:space="preserve"> </w:t>
        </w:r>
        <w:r w:rsidR="004554C8" w:rsidRPr="00771C52">
          <w:rPr>
            <w:rFonts w:eastAsia="Times New Roman"/>
            <w:color w:val="000000"/>
          </w:rPr>
          <w:t>and N fixation</w:t>
        </w:r>
      </w:ins>
      <w:ins w:id="247" w:author="Risa" w:date="2021-04-29T09:44:00Z">
        <w:r w:rsidR="004661AC" w:rsidRPr="00771C52">
          <w:rPr>
            <w:rFonts w:eastAsia="Times New Roman"/>
            <w:color w:val="000000"/>
          </w:rPr>
          <w:t xml:space="preserve"> </w:t>
        </w:r>
        <w:del w:id="248" w:author="Nick Smith" w:date="2021-05-17T14:52:00Z">
          <w:r w:rsidR="004661AC" w:rsidRPr="00771C52" w:rsidDel="004B6018">
            <w:rPr>
              <w:rFonts w:eastAsia="Times New Roman"/>
              <w:color w:val="000000"/>
            </w:rPr>
            <w:delText>had the</w:delText>
          </w:r>
        </w:del>
      </w:ins>
      <w:ins w:id="249" w:author="Risa" w:date="2021-05-05T15:34:00Z">
        <w:del w:id="250" w:author="Nick Smith" w:date="2021-05-17T14:52:00Z">
          <w:r w:rsidR="000C583D" w:rsidRPr="00771C52" w:rsidDel="004B6018">
            <w:rPr>
              <w:rFonts w:eastAsia="Times New Roman"/>
              <w:color w:val="000000"/>
            </w:rPr>
            <w:delText xml:space="preserve"> next</w:delText>
          </w:r>
        </w:del>
      </w:ins>
      <w:ins w:id="251" w:author="Risa" w:date="2021-04-29T09:44:00Z">
        <w:del w:id="252" w:author="Nick Smith" w:date="2021-05-17T14:52:00Z">
          <w:r w:rsidR="004661AC" w:rsidRPr="00771C52" w:rsidDel="004B6018">
            <w:rPr>
              <w:rFonts w:eastAsia="Times New Roman"/>
              <w:color w:val="000000"/>
            </w:rPr>
            <w:delText xml:space="preserve"> highest relative importance</w:delText>
          </w:r>
        </w:del>
      </w:ins>
      <w:ins w:id="253" w:author="Risa" w:date="2021-05-05T15:34:00Z">
        <w:del w:id="254" w:author="Nick Smith" w:date="2021-05-17T14:52:00Z">
          <w:r w:rsidR="000C583D" w:rsidRPr="00771C52" w:rsidDel="004B6018">
            <w:rPr>
              <w:rFonts w:eastAsia="Times New Roman"/>
              <w:color w:val="000000"/>
            </w:rPr>
            <w:delText xml:space="preserve"> </w:delText>
          </w:r>
        </w:del>
      </w:ins>
      <w:ins w:id="255" w:author="Risa" w:date="2021-04-29T09:44:00Z">
        <w:del w:id="256" w:author="Nick Smith" w:date="2021-05-17T14:52:00Z">
          <w:r w:rsidR="004661AC" w:rsidRPr="00771C52" w:rsidDel="004B6018">
            <w:rPr>
              <w:rFonts w:eastAsia="Times New Roman"/>
              <w:color w:val="000000"/>
            </w:rPr>
            <w:delText>(</w:delText>
          </w:r>
        </w:del>
      </w:ins>
      <w:ins w:id="257" w:author="Nick Smith" w:date="2021-05-17T14:52:00Z">
        <w:r w:rsidR="004B6018">
          <w:rPr>
            <w:rFonts w:eastAsia="Times New Roman"/>
            <w:color w:val="000000"/>
          </w:rPr>
          <w:t xml:space="preserve">was </w:t>
        </w:r>
      </w:ins>
      <w:ins w:id="258" w:author="Risa" w:date="2021-04-29T09:44:00Z">
        <w:r w:rsidR="004661AC" w:rsidRPr="00771C52">
          <w:rPr>
            <w:rFonts w:eastAsia="Times New Roman"/>
            <w:color w:val="000000"/>
          </w:rPr>
          <w:t>7</w:t>
        </w:r>
        <w:del w:id="259" w:author="Nick Smith" w:date="2021-05-18T12:32:00Z">
          <w:r w:rsidR="004661AC" w:rsidRPr="00771C52" w:rsidDel="004554C8">
            <w:rPr>
              <w:rFonts w:eastAsia="Times New Roman"/>
              <w:color w:val="000000"/>
            </w:rPr>
            <w:delText>%</w:delText>
          </w:r>
        </w:del>
      </w:ins>
      <w:ins w:id="260" w:author="Risa" w:date="2021-04-29T09:46:00Z">
        <w:del w:id="261" w:author="Nick Smith" w:date="2021-05-17T14:52:00Z">
          <w:r w:rsidR="004661AC" w:rsidRPr="00771C52" w:rsidDel="004B6018">
            <w:rPr>
              <w:rFonts w:eastAsia="Times New Roman"/>
              <w:color w:val="000000"/>
            </w:rPr>
            <w:delText>)</w:delText>
          </w:r>
        </w:del>
      </w:ins>
      <w:ins w:id="262" w:author="Risa" w:date="2021-04-29T09:44:00Z">
        <w:del w:id="263" w:author="Nick Smith" w:date="2021-05-17T14:52:00Z">
          <w:r w:rsidR="004661AC" w:rsidRPr="00771C52" w:rsidDel="004B6018">
            <w:rPr>
              <w:rFonts w:eastAsia="Times New Roman"/>
              <w:color w:val="000000"/>
            </w:rPr>
            <w:delText>,</w:delText>
          </w:r>
        </w:del>
      </w:ins>
      <w:ins w:id="264" w:author="Risa" w:date="2021-05-05T15:34:00Z">
        <w:del w:id="265" w:author="Nick Smith" w:date="2021-05-18T12:32:00Z">
          <w:r w:rsidR="000C583D" w:rsidRPr="00771C52" w:rsidDel="004554C8">
            <w:rPr>
              <w:rFonts w:eastAsia="Times New Roman"/>
              <w:color w:val="000000"/>
            </w:rPr>
            <w:delText xml:space="preserve"> </w:delText>
          </w:r>
        </w:del>
        <w:del w:id="266" w:author="Nick Smith" w:date="2021-05-17T14:52:00Z">
          <w:r w:rsidR="000C583D" w:rsidRPr="00771C52" w:rsidDel="004B6018">
            <w:rPr>
              <w:rFonts w:eastAsia="Times New Roman"/>
              <w:color w:val="000000"/>
            </w:rPr>
            <w:delText>s</w:delText>
          </w:r>
        </w:del>
      </w:ins>
      <w:ins w:id="267" w:author="Risa" w:date="2021-04-29T09:45:00Z">
        <w:del w:id="268" w:author="Nick Smith" w:date="2021-05-18T12:32:00Z">
          <w:r w:rsidR="004661AC" w:rsidRPr="00771C52" w:rsidDel="004554C8">
            <w:rPr>
              <w:rFonts w:eastAsia="Times New Roman"/>
              <w:color w:val="000000"/>
            </w:rPr>
            <w:delText>oil N (5%</w:delText>
          </w:r>
        </w:del>
      </w:ins>
      <w:ins w:id="269" w:author="Risa" w:date="2021-04-29T09:46:00Z">
        <w:del w:id="270" w:author="Nick Smith" w:date="2021-05-18T12:32:00Z">
          <w:r w:rsidR="004661AC" w:rsidRPr="00771C52" w:rsidDel="004554C8">
            <w:rPr>
              <w:rFonts w:eastAsia="Times New Roman"/>
              <w:color w:val="000000"/>
            </w:rPr>
            <w:delText>) and N fixation (</w:delText>
          </w:r>
        </w:del>
      </w:ins>
      <w:ins w:id="271" w:author="Nick Smith" w:date="2021-05-18T12:32:00Z">
        <w:r w:rsidR="004554C8">
          <w:rPr>
            <w:rFonts w:eastAsia="Times New Roman"/>
            <w:color w:val="000000"/>
          </w:rPr>
          <w:t xml:space="preserve">% and </w:t>
        </w:r>
      </w:ins>
      <w:ins w:id="272" w:author="Risa" w:date="2021-04-29T09:46:00Z">
        <w:r w:rsidR="004661AC" w:rsidRPr="00771C52">
          <w:rPr>
            <w:rFonts w:eastAsia="Times New Roman"/>
            <w:color w:val="000000"/>
          </w:rPr>
          <w:t>4%</w:t>
        </w:r>
      </w:ins>
      <w:ins w:id="273" w:author="Nick Smith" w:date="2021-05-18T12:32:00Z">
        <w:r w:rsidR="004554C8">
          <w:rPr>
            <w:rFonts w:eastAsia="Times New Roman"/>
            <w:color w:val="000000"/>
          </w:rPr>
          <w:t>, respectively</w:t>
        </w:r>
      </w:ins>
      <w:ins w:id="274" w:author="Risa" w:date="2021-04-29T09:46:00Z">
        <w:del w:id="275" w:author="Nick Smith" w:date="2021-05-18T12:32:00Z">
          <w:r w:rsidR="004661AC" w:rsidRPr="00771C52" w:rsidDel="004554C8">
            <w:rPr>
              <w:rFonts w:eastAsia="Times New Roman"/>
              <w:color w:val="000000"/>
            </w:rPr>
            <w:delText>)</w:delText>
          </w:r>
        </w:del>
        <w:r w:rsidR="004661AC" w:rsidRPr="00771C52">
          <w:rPr>
            <w:rFonts w:eastAsia="Times New Roman"/>
            <w:color w:val="000000"/>
          </w:rPr>
          <w:t xml:space="preserve"> </w:t>
        </w:r>
        <w:del w:id="276" w:author="Nick Smith" w:date="2021-05-18T12:32:00Z">
          <w:r w:rsidR="004661AC" w:rsidRPr="00771C52" w:rsidDel="004554C8">
            <w:rPr>
              <w:rFonts w:eastAsia="Times New Roman"/>
              <w:color w:val="000000"/>
            </w:rPr>
            <w:delText xml:space="preserve">had similar relative importance, </w:delText>
          </w:r>
        </w:del>
        <w:del w:id="277" w:author="Nick Smith" w:date="2021-05-17T14:52:00Z">
          <w:r w:rsidR="004661AC" w:rsidRPr="00771C52" w:rsidDel="004B6018">
            <w:rPr>
              <w:rFonts w:eastAsia="Times New Roman"/>
              <w:color w:val="000000"/>
            </w:rPr>
            <w:delText>and</w:delText>
          </w:r>
        </w:del>
        <w:del w:id="278" w:author="Nick Smith" w:date="2021-05-18T12:32:00Z">
          <w:r w:rsidR="004661AC" w:rsidRPr="00771C52" w:rsidDel="004554C8">
            <w:rPr>
              <w:rFonts w:eastAsia="Times New Roman"/>
              <w:color w:val="000000"/>
            </w:rPr>
            <w:delText xml:space="preserve"> the interaction between </w:delText>
          </w:r>
        </w:del>
      </w:ins>
      <w:ins w:id="279" w:author="Risa" w:date="2021-05-04T14:39:00Z">
        <w:del w:id="280" w:author="Nick Smith" w:date="2021-05-18T12:32:00Z">
          <w:r w:rsidR="00750DAC" w:rsidRPr="00771C52" w:rsidDel="004554C8">
            <w:rPr>
              <w:rFonts w:eastAsia="Times New Roman"/>
              <w:color w:val="000000"/>
            </w:rPr>
            <w:delText>s</w:delText>
          </w:r>
        </w:del>
      </w:ins>
      <w:ins w:id="281" w:author="Risa" w:date="2021-04-29T09:46:00Z">
        <w:del w:id="282" w:author="Nick Smith" w:date="2021-05-18T12:32:00Z">
          <w:r w:rsidR="004661AC" w:rsidRPr="00771C52" w:rsidDel="004554C8">
            <w:rPr>
              <w:rFonts w:eastAsia="Times New Roman"/>
              <w:color w:val="000000"/>
            </w:rPr>
            <w:delText xml:space="preserve">oil N and </w:delText>
          </w:r>
        </w:del>
      </w:ins>
      <w:ins w:id="283" w:author="Risa" w:date="2021-05-04T14:39:00Z">
        <w:del w:id="284" w:author="Nick Smith" w:date="2021-05-18T12:32:00Z">
          <w:r w:rsidR="00750DAC" w:rsidRPr="00771C52" w:rsidDel="004554C8">
            <w:rPr>
              <w:rFonts w:eastAsia="Times New Roman"/>
              <w:color w:val="000000"/>
            </w:rPr>
            <w:delText>s</w:delText>
          </w:r>
        </w:del>
      </w:ins>
      <w:ins w:id="285" w:author="Risa" w:date="2021-04-29T09:46:00Z">
        <w:del w:id="286" w:author="Nick Smith" w:date="2021-05-18T12:32:00Z">
          <w:r w:rsidR="004661AC" w:rsidRPr="00771C52" w:rsidDel="004554C8">
            <w:rPr>
              <w:rFonts w:eastAsia="Times New Roman"/>
              <w:color w:val="000000"/>
            </w:rPr>
            <w:delText xml:space="preserve">oil P had </w:delText>
          </w:r>
        </w:del>
        <w:del w:id="287" w:author="Nick Smith" w:date="2021-05-17T14:52:00Z">
          <w:r w:rsidR="004661AC" w:rsidRPr="00771C52" w:rsidDel="004B6018">
            <w:rPr>
              <w:rFonts w:eastAsia="Times New Roman"/>
              <w:color w:val="000000"/>
            </w:rPr>
            <w:delText>the lowest</w:delText>
          </w:r>
        </w:del>
        <w:del w:id="288" w:author="Nick Smith" w:date="2021-05-18T12:32:00Z">
          <w:r w:rsidR="004661AC" w:rsidRPr="00771C52" w:rsidDel="004554C8">
            <w:rPr>
              <w:rFonts w:eastAsia="Times New Roman"/>
              <w:color w:val="000000"/>
            </w:rPr>
            <w:delText xml:space="preserve"> relative importance </w:delText>
          </w:r>
        </w:del>
        <w:r w:rsidR="004661AC" w:rsidRPr="00771C52">
          <w:rPr>
            <w:rFonts w:eastAsia="Times New Roman"/>
            <w:color w:val="000000"/>
          </w:rPr>
          <w:t xml:space="preserve">(1%; Table </w:t>
        </w:r>
      </w:ins>
      <w:ins w:id="289" w:author="Risa" w:date="2021-04-29T09:47:00Z">
        <w:r w:rsidR="004661AC" w:rsidRPr="00771C52">
          <w:rPr>
            <w:rFonts w:eastAsia="Times New Roman"/>
            <w:color w:val="000000"/>
          </w:rPr>
          <w:t>2 and Figure 4).</w:t>
        </w:r>
      </w:ins>
    </w:p>
    <w:p w14:paraId="0BFA23DC" w14:textId="77777777" w:rsidR="00CC3A73" w:rsidRPr="008531D1" w:rsidRDefault="00CC3A73">
      <w:pPr>
        <w:spacing w:line="480" w:lineRule="auto"/>
        <w:contextualSpacing/>
        <w:rPr>
          <w:ins w:id="290" w:author="Risa" w:date="2021-04-28T11:13:00Z"/>
          <w:rFonts w:eastAsia="Times New Roman"/>
          <w:color w:val="000000"/>
          <w:rPrChange w:id="291" w:author="Nick Smith" w:date="2021-05-17T14:21:00Z">
            <w:rPr>
              <w:ins w:id="292" w:author="Risa" w:date="2021-04-28T11:13:00Z"/>
              <w:rFonts w:eastAsia="Times New Roman"/>
              <w:b/>
              <w:bCs/>
              <w:color w:val="000000"/>
            </w:rPr>
          </w:rPrChange>
        </w:rPr>
        <w:pPrChange w:id="293" w:author="Nick Smith" w:date="2021-05-17T14:21:00Z">
          <w:pPr>
            <w:spacing w:line="480" w:lineRule="auto"/>
          </w:pPr>
        </w:pPrChange>
      </w:pPr>
    </w:p>
    <w:p w14:paraId="7A5D1FBA" w14:textId="6A15BF22" w:rsidR="00077C60" w:rsidRPr="008531D1" w:rsidRDefault="00077C60">
      <w:pPr>
        <w:spacing w:line="480" w:lineRule="auto"/>
        <w:contextualSpacing/>
        <w:rPr>
          <w:ins w:id="294" w:author="Risa" w:date="2021-04-28T11:13:00Z"/>
          <w:rPrChange w:id="295" w:author="Nick Smith" w:date="2021-05-17T14:21:00Z">
            <w:rPr>
              <w:ins w:id="296" w:author="Risa" w:date="2021-04-28T11:13:00Z"/>
              <w:sz w:val="20"/>
              <w:szCs w:val="20"/>
            </w:rPr>
          </w:rPrChange>
        </w:rPr>
        <w:pPrChange w:id="297" w:author="Nick Smith" w:date="2021-05-17T14:21:00Z">
          <w:pPr/>
        </w:pPrChange>
      </w:pPr>
      <w:ins w:id="298" w:author="Risa" w:date="2021-04-28T11:13:00Z">
        <w:r w:rsidRPr="008531D1">
          <w:rPr>
            <w:b/>
            <w:bCs/>
            <w:rPrChange w:id="299" w:author="Nick Smith" w:date="2021-05-17T14:21:00Z">
              <w:rPr>
                <w:b/>
                <w:bCs/>
                <w:sz w:val="20"/>
                <w:szCs w:val="20"/>
              </w:rPr>
            </w:rPrChange>
          </w:rPr>
          <w:lastRenderedPageBreak/>
          <w:t>Table 2.</w:t>
        </w:r>
        <w:r w:rsidRPr="008531D1">
          <w:rPr>
            <w:rPrChange w:id="300" w:author="Nick Smith" w:date="2021-05-17T14:21:00Z">
              <w:rPr>
                <w:sz w:val="20"/>
                <w:szCs w:val="20"/>
              </w:rPr>
            </w:rPrChange>
          </w:rPr>
          <w:t xml:space="preserve"> Regression coefficients </w:t>
        </w:r>
      </w:ins>
      <w:ins w:id="301" w:author="Risa" w:date="2021-05-04T17:19:00Z">
        <w:r w:rsidR="00B024FB" w:rsidRPr="008531D1">
          <w:rPr>
            <w:rPrChange w:id="302" w:author="Nick Smith" w:date="2021-05-17T14:21:00Z">
              <w:rPr>
                <w:sz w:val="20"/>
                <w:szCs w:val="20"/>
              </w:rPr>
            </w:rPrChange>
          </w:rPr>
          <w:t xml:space="preserve">and relative importance </w:t>
        </w:r>
      </w:ins>
      <w:ins w:id="303" w:author="Risa" w:date="2021-04-28T11:13:00Z">
        <w:r w:rsidRPr="008531D1">
          <w:rPr>
            <w:rPrChange w:id="304" w:author="Nick Smith" w:date="2021-05-17T14:21:00Z">
              <w:rPr>
                <w:sz w:val="20"/>
                <w:szCs w:val="20"/>
              </w:rPr>
            </w:rPrChange>
          </w:rPr>
          <w:t xml:space="preserve">for linear mixed effects model with </w:t>
        </w:r>
        <w:proofErr w:type="spellStart"/>
        <w:r w:rsidRPr="008531D1">
          <w:rPr>
            <w:i/>
            <w:iCs/>
            <w:rPrChange w:id="305" w:author="Nick Smith" w:date="2021-05-17T14:21:00Z">
              <w:rPr>
                <w:i/>
                <w:iCs/>
                <w:sz w:val="20"/>
                <w:szCs w:val="20"/>
              </w:rPr>
            </w:rPrChange>
          </w:rPr>
          <w:t>N</w:t>
        </w:r>
        <w:r w:rsidRPr="008531D1">
          <w:rPr>
            <w:vertAlign w:val="subscript"/>
            <w:rPrChange w:id="306" w:author="Nick Smith" w:date="2021-05-17T14:21:00Z">
              <w:rPr>
                <w:sz w:val="20"/>
                <w:szCs w:val="20"/>
                <w:vertAlign w:val="subscript"/>
              </w:rPr>
            </w:rPrChange>
          </w:rPr>
          <w:t>area</w:t>
        </w:r>
        <w:proofErr w:type="spellEnd"/>
        <w:r w:rsidRPr="008531D1">
          <w:rPr>
            <w:rPrChange w:id="307" w:author="Nick Smith" w:date="2021-05-17T14:21:00Z">
              <w:rPr>
                <w:sz w:val="20"/>
                <w:szCs w:val="20"/>
              </w:rPr>
            </w:rPrChange>
          </w:rPr>
          <w:t xml:space="preserve"> as the dependent variable and soil treatment variables, predicted nitrogen components, and species characteristics as fixed </w:t>
        </w:r>
        <w:proofErr w:type="gramStart"/>
        <w:r w:rsidRPr="008531D1">
          <w:rPr>
            <w:rPrChange w:id="308" w:author="Nick Smith" w:date="2021-05-17T14:21:00Z">
              <w:rPr>
                <w:sz w:val="20"/>
                <w:szCs w:val="20"/>
              </w:rPr>
            </w:rPrChange>
          </w:rPr>
          <w:t>effects.*</w:t>
        </w:r>
        <w:proofErr w:type="gramEnd"/>
      </w:ins>
    </w:p>
    <w:tbl>
      <w:tblPr>
        <w:tblW w:w="5000" w:type="pct"/>
        <w:tblLook w:val="04A0" w:firstRow="1" w:lastRow="0" w:firstColumn="1" w:lastColumn="0" w:noHBand="0" w:noVBand="1"/>
        <w:tblPrChange w:id="309" w:author="Risa" w:date="2021-05-04T17:18:00Z">
          <w:tblPr>
            <w:tblW w:w="6130" w:type="pct"/>
            <w:tblLook w:val="04A0" w:firstRow="1" w:lastRow="0" w:firstColumn="1" w:lastColumn="0" w:noHBand="0" w:noVBand="1"/>
          </w:tblPr>
        </w:tblPrChange>
      </w:tblPr>
      <w:tblGrid>
        <w:gridCol w:w="3283"/>
        <w:gridCol w:w="1253"/>
        <w:gridCol w:w="1548"/>
        <w:gridCol w:w="960"/>
        <w:gridCol w:w="2316"/>
        <w:tblGridChange w:id="310">
          <w:tblGrid>
            <w:gridCol w:w="2838"/>
            <w:gridCol w:w="2116"/>
            <w:gridCol w:w="2116"/>
            <w:gridCol w:w="2116"/>
            <w:gridCol w:w="2290"/>
          </w:tblGrid>
        </w:tblGridChange>
      </w:tblGrid>
      <w:tr w:rsidR="007B4434" w:rsidRPr="00771C52" w14:paraId="56ADE77C" w14:textId="77777777" w:rsidTr="007B4434">
        <w:trPr>
          <w:trHeight w:val="320"/>
          <w:ins w:id="311" w:author="Risa" w:date="2021-05-04T14:19:00Z"/>
          <w:trPrChange w:id="312" w:author="Risa" w:date="2021-05-04T17:18:00Z">
            <w:trPr>
              <w:trHeight w:val="320"/>
            </w:trPr>
          </w:trPrChange>
        </w:trPr>
        <w:tc>
          <w:tcPr>
            <w:tcW w:w="1237" w:type="pct"/>
            <w:tcBorders>
              <w:top w:val="single" w:sz="4" w:space="0" w:color="auto"/>
              <w:left w:val="nil"/>
              <w:bottom w:val="single" w:sz="4" w:space="0" w:color="auto"/>
              <w:right w:val="nil"/>
            </w:tcBorders>
            <w:shd w:val="clear" w:color="auto" w:fill="auto"/>
            <w:noWrap/>
            <w:vAlign w:val="center"/>
            <w:hideMark/>
            <w:tcPrChange w:id="313" w:author="Risa" w:date="2021-05-04T17:18:00Z">
              <w:tcPr>
                <w:tcW w:w="1236" w:type="pct"/>
                <w:tcBorders>
                  <w:top w:val="single" w:sz="4" w:space="0" w:color="auto"/>
                  <w:left w:val="nil"/>
                  <w:bottom w:val="single" w:sz="4" w:space="0" w:color="auto"/>
                  <w:right w:val="nil"/>
                </w:tcBorders>
                <w:shd w:val="clear" w:color="auto" w:fill="auto"/>
                <w:noWrap/>
                <w:vAlign w:val="center"/>
                <w:hideMark/>
              </w:tcPr>
            </w:tcPrChange>
          </w:tcPr>
          <w:p w14:paraId="2CF47847" w14:textId="77777777" w:rsidR="007B4434" w:rsidRPr="008531D1" w:rsidRDefault="007B4434">
            <w:pPr>
              <w:spacing w:line="480" w:lineRule="auto"/>
              <w:contextualSpacing/>
              <w:rPr>
                <w:ins w:id="314" w:author="Risa" w:date="2021-05-04T14:19:00Z"/>
                <w:rFonts w:eastAsia="Times New Roman"/>
                <w:b/>
                <w:bCs/>
                <w:color w:val="000000"/>
                <w:rPrChange w:id="315" w:author="Nick Smith" w:date="2021-05-17T14:21:00Z">
                  <w:rPr>
                    <w:ins w:id="316" w:author="Risa" w:date="2021-05-04T14:19:00Z"/>
                    <w:rFonts w:eastAsia="Times New Roman"/>
                    <w:b/>
                    <w:bCs/>
                    <w:color w:val="000000"/>
                    <w:sz w:val="20"/>
                    <w:szCs w:val="20"/>
                  </w:rPr>
                </w:rPrChange>
              </w:rPr>
              <w:pPrChange w:id="317" w:author="Nick Smith" w:date="2021-05-17T14:21:00Z">
                <w:pPr/>
              </w:pPrChange>
            </w:pPr>
          </w:p>
        </w:tc>
        <w:tc>
          <w:tcPr>
            <w:tcW w:w="922" w:type="pct"/>
            <w:tcBorders>
              <w:top w:val="single" w:sz="4" w:space="0" w:color="auto"/>
              <w:left w:val="nil"/>
              <w:bottom w:val="single" w:sz="4" w:space="0" w:color="auto"/>
              <w:right w:val="nil"/>
            </w:tcBorders>
            <w:vAlign w:val="center"/>
            <w:tcPrChange w:id="318" w:author="Risa" w:date="2021-05-04T17:18:00Z">
              <w:tcPr>
                <w:tcW w:w="922" w:type="pct"/>
                <w:tcBorders>
                  <w:top w:val="single" w:sz="4" w:space="0" w:color="auto"/>
                  <w:left w:val="nil"/>
                  <w:bottom w:val="single" w:sz="4" w:space="0" w:color="auto"/>
                  <w:right w:val="nil"/>
                </w:tcBorders>
              </w:tcPr>
            </w:tcPrChange>
          </w:tcPr>
          <w:p w14:paraId="0294A6BB" w14:textId="72F84AB7" w:rsidR="007B4434" w:rsidRPr="008531D1" w:rsidRDefault="007B4434">
            <w:pPr>
              <w:spacing w:line="480" w:lineRule="auto"/>
              <w:contextualSpacing/>
              <w:jc w:val="center"/>
              <w:rPr>
                <w:ins w:id="319" w:author="Risa" w:date="2021-05-04T17:18:00Z"/>
                <w:rFonts w:eastAsia="Times New Roman"/>
                <w:b/>
                <w:bCs/>
                <w:color w:val="000000"/>
                <w:rPrChange w:id="320" w:author="Nick Smith" w:date="2021-05-17T14:21:00Z">
                  <w:rPr>
                    <w:ins w:id="321" w:author="Risa" w:date="2021-05-04T17:18:00Z"/>
                    <w:rFonts w:eastAsia="Times New Roman"/>
                    <w:b/>
                    <w:bCs/>
                    <w:color w:val="000000"/>
                    <w:sz w:val="20"/>
                    <w:szCs w:val="20"/>
                  </w:rPr>
                </w:rPrChange>
              </w:rPr>
              <w:pPrChange w:id="322" w:author="Nick Smith" w:date="2021-05-17T14:21:00Z">
                <w:pPr>
                  <w:jc w:val="center"/>
                </w:pPr>
              </w:pPrChange>
            </w:pPr>
            <w:proofErr w:type="spellStart"/>
            <w:ins w:id="323" w:author="Risa" w:date="2021-05-04T17:18:00Z">
              <w:r w:rsidRPr="008531D1">
                <w:rPr>
                  <w:rFonts w:eastAsia="Times New Roman"/>
                  <w:b/>
                  <w:bCs/>
                  <w:color w:val="000000"/>
                  <w:rPrChange w:id="324" w:author="Nick Smith" w:date="2021-05-17T14:21:00Z">
                    <w:rPr>
                      <w:rFonts w:eastAsia="Times New Roman"/>
                      <w:b/>
                      <w:bCs/>
                      <w:color w:val="000000"/>
                      <w:sz w:val="20"/>
                      <w:szCs w:val="20"/>
                    </w:rPr>
                  </w:rPrChange>
                </w:rPr>
                <w:t>df</w:t>
              </w:r>
              <w:proofErr w:type="spellEnd"/>
            </w:ins>
          </w:p>
        </w:tc>
        <w:tc>
          <w:tcPr>
            <w:tcW w:w="922" w:type="pct"/>
            <w:tcBorders>
              <w:top w:val="single" w:sz="4" w:space="0" w:color="auto"/>
              <w:left w:val="nil"/>
              <w:bottom w:val="single" w:sz="4" w:space="0" w:color="auto"/>
              <w:right w:val="nil"/>
            </w:tcBorders>
            <w:shd w:val="clear" w:color="auto" w:fill="auto"/>
            <w:noWrap/>
            <w:vAlign w:val="center"/>
            <w:hideMark/>
            <w:tcPrChange w:id="325" w:author="Risa" w:date="2021-05-04T17:18:00Z">
              <w:tcPr>
                <w:tcW w:w="922" w:type="pct"/>
                <w:tcBorders>
                  <w:top w:val="single" w:sz="4" w:space="0" w:color="auto"/>
                  <w:left w:val="nil"/>
                  <w:bottom w:val="single" w:sz="4" w:space="0" w:color="auto"/>
                  <w:right w:val="nil"/>
                </w:tcBorders>
                <w:shd w:val="clear" w:color="auto" w:fill="auto"/>
                <w:noWrap/>
                <w:vAlign w:val="center"/>
                <w:hideMark/>
              </w:tcPr>
            </w:tcPrChange>
          </w:tcPr>
          <w:p w14:paraId="39B6FDE1" w14:textId="00276685" w:rsidR="007B4434" w:rsidRPr="008531D1" w:rsidRDefault="007B4434">
            <w:pPr>
              <w:spacing w:line="480" w:lineRule="auto"/>
              <w:contextualSpacing/>
              <w:jc w:val="center"/>
              <w:rPr>
                <w:ins w:id="326" w:author="Risa" w:date="2021-05-04T14:19:00Z"/>
                <w:rFonts w:eastAsia="Times New Roman"/>
                <w:b/>
                <w:bCs/>
                <w:color w:val="000000"/>
                <w:rPrChange w:id="327" w:author="Nick Smith" w:date="2021-05-17T14:21:00Z">
                  <w:rPr>
                    <w:ins w:id="328" w:author="Risa" w:date="2021-05-04T14:19:00Z"/>
                    <w:rFonts w:eastAsia="Times New Roman"/>
                    <w:b/>
                    <w:bCs/>
                    <w:color w:val="000000"/>
                    <w:sz w:val="20"/>
                    <w:szCs w:val="20"/>
                  </w:rPr>
                </w:rPrChange>
              </w:rPr>
              <w:pPrChange w:id="329" w:author="Nick Smith" w:date="2021-05-17T14:21:00Z">
                <w:pPr>
                  <w:jc w:val="center"/>
                </w:pPr>
              </w:pPrChange>
            </w:pPr>
            <w:ins w:id="330" w:author="Risa" w:date="2021-05-04T14:19:00Z">
              <w:r w:rsidRPr="008531D1">
                <w:rPr>
                  <w:rFonts w:eastAsia="Times New Roman"/>
                  <w:b/>
                  <w:bCs/>
                  <w:color w:val="000000"/>
                  <w:rPrChange w:id="331" w:author="Nick Smith" w:date="2021-05-17T14:21:00Z">
                    <w:rPr>
                      <w:rFonts w:eastAsia="Times New Roman"/>
                      <w:b/>
                      <w:bCs/>
                      <w:color w:val="000000"/>
                      <w:sz w:val="20"/>
                      <w:szCs w:val="20"/>
                    </w:rPr>
                  </w:rPrChange>
                </w:rPr>
                <w:t>Slope</w:t>
              </w:r>
            </w:ins>
          </w:p>
        </w:tc>
        <w:tc>
          <w:tcPr>
            <w:tcW w:w="922" w:type="pct"/>
            <w:tcBorders>
              <w:top w:val="single" w:sz="4" w:space="0" w:color="auto"/>
              <w:left w:val="nil"/>
              <w:bottom w:val="single" w:sz="4" w:space="0" w:color="auto"/>
              <w:right w:val="nil"/>
            </w:tcBorders>
            <w:shd w:val="clear" w:color="auto" w:fill="auto"/>
            <w:noWrap/>
            <w:vAlign w:val="center"/>
            <w:hideMark/>
            <w:tcPrChange w:id="332" w:author="Risa" w:date="2021-05-04T17:18:00Z">
              <w:tcPr>
                <w:tcW w:w="922" w:type="pct"/>
                <w:tcBorders>
                  <w:top w:val="single" w:sz="4" w:space="0" w:color="auto"/>
                  <w:left w:val="nil"/>
                  <w:bottom w:val="single" w:sz="4" w:space="0" w:color="auto"/>
                  <w:right w:val="nil"/>
                </w:tcBorders>
                <w:shd w:val="clear" w:color="auto" w:fill="auto"/>
                <w:noWrap/>
                <w:vAlign w:val="center"/>
                <w:hideMark/>
              </w:tcPr>
            </w:tcPrChange>
          </w:tcPr>
          <w:p w14:paraId="3C368285" w14:textId="77777777" w:rsidR="007B4434" w:rsidRPr="008531D1" w:rsidRDefault="007B4434">
            <w:pPr>
              <w:spacing w:line="480" w:lineRule="auto"/>
              <w:contextualSpacing/>
              <w:jc w:val="center"/>
              <w:rPr>
                <w:ins w:id="333" w:author="Risa" w:date="2021-05-04T14:19:00Z"/>
                <w:rFonts w:eastAsia="Times New Roman"/>
                <w:b/>
                <w:bCs/>
                <w:i/>
                <w:iCs/>
                <w:color w:val="000000"/>
                <w:rPrChange w:id="334" w:author="Nick Smith" w:date="2021-05-17T14:21:00Z">
                  <w:rPr>
                    <w:ins w:id="335" w:author="Risa" w:date="2021-05-04T14:19:00Z"/>
                    <w:rFonts w:eastAsia="Times New Roman"/>
                    <w:b/>
                    <w:bCs/>
                    <w:i/>
                    <w:iCs/>
                    <w:color w:val="000000"/>
                    <w:sz w:val="20"/>
                    <w:szCs w:val="20"/>
                  </w:rPr>
                </w:rPrChange>
              </w:rPr>
              <w:pPrChange w:id="336" w:author="Nick Smith" w:date="2021-05-17T14:21:00Z">
                <w:pPr>
                  <w:jc w:val="center"/>
                </w:pPr>
              </w:pPrChange>
            </w:pPr>
            <w:ins w:id="337" w:author="Risa" w:date="2021-05-04T14:19:00Z">
              <w:r w:rsidRPr="008531D1">
                <w:rPr>
                  <w:rFonts w:eastAsia="Times New Roman"/>
                  <w:b/>
                  <w:bCs/>
                  <w:i/>
                  <w:iCs/>
                  <w:color w:val="000000"/>
                  <w:rPrChange w:id="338" w:author="Nick Smith" w:date="2021-05-17T14:21:00Z">
                    <w:rPr>
                      <w:rFonts w:eastAsia="Times New Roman"/>
                      <w:b/>
                      <w:bCs/>
                      <w:i/>
                      <w:iCs/>
                      <w:color w:val="000000"/>
                      <w:sz w:val="20"/>
                      <w:szCs w:val="20"/>
                    </w:rPr>
                  </w:rPrChange>
                </w:rPr>
                <w:t>p</w:t>
              </w:r>
            </w:ins>
          </w:p>
        </w:tc>
        <w:tc>
          <w:tcPr>
            <w:tcW w:w="998" w:type="pct"/>
            <w:tcBorders>
              <w:top w:val="single" w:sz="4" w:space="0" w:color="auto"/>
              <w:left w:val="nil"/>
              <w:bottom w:val="single" w:sz="4" w:space="0" w:color="auto"/>
              <w:right w:val="nil"/>
            </w:tcBorders>
            <w:shd w:val="clear" w:color="auto" w:fill="auto"/>
            <w:noWrap/>
            <w:vAlign w:val="center"/>
            <w:hideMark/>
            <w:tcPrChange w:id="339" w:author="Risa" w:date="2021-05-04T17:18:00Z">
              <w:tcPr>
                <w:tcW w:w="998" w:type="pct"/>
                <w:tcBorders>
                  <w:top w:val="single" w:sz="4" w:space="0" w:color="auto"/>
                  <w:left w:val="nil"/>
                  <w:bottom w:val="single" w:sz="4" w:space="0" w:color="auto"/>
                  <w:right w:val="nil"/>
                </w:tcBorders>
                <w:shd w:val="clear" w:color="auto" w:fill="auto"/>
                <w:noWrap/>
                <w:vAlign w:val="center"/>
                <w:hideMark/>
              </w:tcPr>
            </w:tcPrChange>
          </w:tcPr>
          <w:p w14:paraId="123A03BB" w14:textId="77777777" w:rsidR="007B4434" w:rsidRPr="008531D1" w:rsidRDefault="007B4434">
            <w:pPr>
              <w:spacing w:line="480" w:lineRule="auto"/>
              <w:contextualSpacing/>
              <w:jc w:val="center"/>
              <w:rPr>
                <w:ins w:id="340" w:author="Risa" w:date="2021-05-04T14:19:00Z"/>
                <w:rFonts w:eastAsia="Times New Roman"/>
                <w:b/>
                <w:bCs/>
                <w:color w:val="000000"/>
                <w:rPrChange w:id="341" w:author="Nick Smith" w:date="2021-05-17T14:21:00Z">
                  <w:rPr>
                    <w:ins w:id="342" w:author="Risa" w:date="2021-05-04T14:19:00Z"/>
                    <w:rFonts w:eastAsia="Times New Roman"/>
                    <w:b/>
                    <w:bCs/>
                    <w:color w:val="000000"/>
                    <w:sz w:val="20"/>
                    <w:szCs w:val="20"/>
                  </w:rPr>
                </w:rPrChange>
              </w:rPr>
              <w:pPrChange w:id="343" w:author="Nick Smith" w:date="2021-05-17T14:21:00Z">
                <w:pPr>
                  <w:jc w:val="center"/>
                </w:pPr>
              </w:pPrChange>
            </w:pPr>
            <w:ins w:id="344" w:author="Risa" w:date="2021-05-04T14:19:00Z">
              <w:r w:rsidRPr="008531D1">
                <w:rPr>
                  <w:rFonts w:eastAsia="Times New Roman"/>
                  <w:b/>
                  <w:bCs/>
                  <w:color w:val="000000"/>
                  <w:rPrChange w:id="345" w:author="Nick Smith" w:date="2021-05-17T14:21:00Z">
                    <w:rPr>
                      <w:rFonts w:eastAsia="Times New Roman"/>
                      <w:b/>
                      <w:bCs/>
                      <w:color w:val="000000"/>
                      <w:sz w:val="20"/>
                      <w:szCs w:val="20"/>
                    </w:rPr>
                  </w:rPrChange>
                </w:rPr>
                <w:t>Relative Importance</w:t>
              </w:r>
            </w:ins>
          </w:p>
        </w:tc>
      </w:tr>
      <w:tr w:rsidR="007B4434" w:rsidRPr="00771C52" w14:paraId="2CB98179" w14:textId="77777777" w:rsidTr="007B4434">
        <w:trPr>
          <w:trHeight w:val="320"/>
          <w:ins w:id="346" w:author="Risa" w:date="2021-05-04T14:19:00Z"/>
          <w:trPrChange w:id="347" w:author="Risa" w:date="2021-05-04T17:18:00Z">
            <w:trPr>
              <w:trHeight w:val="320"/>
            </w:trPr>
          </w:trPrChange>
        </w:trPr>
        <w:tc>
          <w:tcPr>
            <w:tcW w:w="1237" w:type="pct"/>
            <w:tcBorders>
              <w:top w:val="single" w:sz="4" w:space="0" w:color="auto"/>
              <w:left w:val="nil"/>
              <w:bottom w:val="nil"/>
              <w:right w:val="nil"/>
            </w:tcBorders>
            <w:shd w:val="clear" w:color="auto" w:fill="auto"/>
            <w:noWrap/>
            <w:vAlign w:val="center"/>
            <w:hideMark/>
            <w:tcPrChange w:id="348" w:author="Risa" w:date="2021-05-04T17:18:00Z">
              <w:tcPr>
                <w:tcW w:w="1236" w:type="pct"/>
                <w:tcBorders>
                  <w:top w:val="single" w:sz="4" w:space="0" w:color="auto"/>
                  <w:left w:val="nil"/>
                  <w:bottom w:val="nil"/>
                  <w:right w:val="nil"/>
                </w:tcBorders>
                <w:shd w:val="clear" w:color="auto" w:fill="auto"/>
                <w:noWrap/>
                <w:vAlign w:val="center"/>
                <w:hideMark/>
              </w:tcPr>
            </w:tcPrChange>
          </w:tcPr>
          <w:p w14:paraId="689675FB" w14:textId="77777777" w:rsidR="007B4434" w:rsidRPr="008531D1" w:rsidRDefault="007B4434">
            <w:pPr>
              <w:spacing w:line="480" w:lineRule="auto"/>
              <w:contextualSpacing/>
              <w:rPr>
                <w:ins w:id="349" w:author="Risa" w:date="2021-05-04T14:19:00Z"/>
                <w:rFonts w:eastAsia="Times New Roman"/>
                <w:color w:val="000000"/>
                <w:rPrChange w:id="350" w:author="Nick Smith" w:date="2021-05-17T14:21:00Z">
                  <w:rPr>
                    <w:ins w:id="351" w:author="Risa" w:date="2021-05-04T14:19:00Z"/>
                    <w:rFonts w:eastAsia="Times New Roman"/>
                    <w:color w:val="000000"/>
                    <w:sz w:val="20"/>
                    <w:szCs w:val="20"/>
                  </w:rPr>
                </w:rPrChange>
              </w:rPr>
              <w:pPrChange w:id="352" w:author="Nick Smith" w:date="2021-05-17T14:21:00Z">
                <w:pPr/>
              </w:pPrChange>
            </w:pPr>
            <w:ins w:id="353" w:author="Risa" w:date="2021-05-04T14:19:00Z">
              <w:r w:rsidRPr="008531D1">
                <w:rPr>
                  <w:rFonts w:eastAsia="Times New Roman"/>
                  <w:color w:val="000000"/>
                  <w:rPrChange w:id="354" w:author="Nick Smith" w:date="2021-05-17T14:21:00Z">
                    <w:rPr>
                      <w:rFonts w:eastAsia="Times New Roman"/>
                      <w:color w:val="000000"/>
                      <w:sz w:val="20"/>
                      <w:szCs w:val="20"/>
                    </w:rPr>
                  </w:rPrChange>
                </w:rPr>
                <w:t xml:space="preserve">ln </w:t>
              </w:r>
              <w:proofErr w:type="spellStart"/>
              <w:r w:rsidRPr="008531D1">
                <w:rPr>
                  <w:rFonts w:eastAsia="Times New Roman"/>
                  <w:i/>
                  <w:iCs/>
                  <w:color w:val="000000"/>
                  <w:rPrChange w:id="355" w:author="Nick Smith" w:date="2021-05-17T14:21:00Z">
                    <w:rPr>
                      <w:rFonts w:eastAsia="Times New Roman"/>
                      <w:i/>
                      <w:iCs/>
                      <w:color w:val="000000"/>
                      <w:sz w:val="20"/>
                      <w:szCs w:val="20"/>
                    </w:rPr>
                  </w:rPrChange>
                </w:rPr>
                <w:t>N</w:t>
              </w:r>
              <w:r w:rsidRPr="008531D1">
                <w:rPr>
                  <w:rFonts w:eastAsia="Times New Roman"/>
                  <w:color w:val="000000"/>
                  <w:vertAlign w:val="subscript"/>
                  <w:rPrChange w:id="356" w:author="Nick Smith" w:date="2021-05-17T14:21:00Z">
                    <w:rPr>
                      <w:rFonts w:eastAsia="Times New Roman"/>
                      <w:color w:val="000000"/>
                      <w:sz w:val="20"/>
                      <w:szCs w:val="20"/>
                      <w:vertAlign w:val="subscript"/>
                    </w:rPr>
                  </w:rPrChange>
                </w:rPr>
                <w:t>photo</w:t>
              </w:r>
              <w:proofErr w:type="spellEnd"/>
            </w:ins>
          </w:p>
        </w:tc>
        <w:tc>
          <w:tcPr>
            <w:tcW w:w="922" w:type="pct"/>
            <w:tcBorders>
              <w:top w:val="single" w:sz="4" w:space="0" w:color="auto"/>
              <w:left w:val="nil"/>
              <w:bottom w:val="nil"/>
              <w:right w:val="nil"/>
            </w:tcBorders>
            <w:vAlign w:val="center"/>
            <w:tcPrChange w:id="357" w:author="Risa" w:date="2021-05-04T17:18:00Z">
              <w:tcPr>
                <w:tcW w:w="922" w:type="pct"/>
                <w:tcBorders>
                  <w:top w:val="single" w:sz="4" w:space="0" w:color="auto"/>
                  <w:left w:val="nil"/>
                  <w:bottom w:val="nil"/>
                  <w:right w:val="nil"/>
                </w:tcBorders>
              </w:tcPr>
            </w:tcPrChange>
          </w:tcPr>
          <w:p w14:paraId="228873DE" w14:textId="3A575521" w:rsidR="007B4434" w:rsidRPr="008531D1" w:rsidRDefault="007B4434">
            <w:pPr>
              <w:spacing w:line="480" w:lineRule="auto"/>
              <w:contextualSpacing/>
              <w:jc w:val="center"/>
              <w:rPr>
                <w:ins w:id="358" w:author="Risa" w:date="2021-05-04T17:18:00Z"/>
                <w:rFonts w:eastAsia="Times New Roman"/>
                <w:color w:val="000000"/>
                <w:rPrChange w:id="359" w:author="Nick Smith" w:date="2021-05-17T14:21:00Z">
                  <w:rPr>
                    <w:ins w:id="360" w:author="Risa" w:date="2021-05-04T17:18:00Z"/>
                    <w:rFonts w:eastAsia="Times New Roman"/>
                    <w:color w:val="000000"/>
                    <w:sz w:val="20"/>
                    <w:szCs w:val="20"/>
                  </w:rPr>
                </w:rPrChange>
              </w:rPr>
              <w:pPrChange w:id="361" w:author="Nick Smith" w:date="2021-05-17T14:21:00Z">
                <w:pPr>
                  <w:jc w:val="center"/>
                </w:pPr>
              </w:pPrChange>
            </w:pPr>
            <w:ins w:id="362" w:author="Risa" w:date="2021-05-04T17:18:00Z">
              <w:r w:rsidRPr="008531D1">
                <w:rPr>
                  <w:rFonts w:eastAsia="Times New Roman"/>
                  <w:color w:val="000000"/>
                  <w:rPrChange w:id="363" w:author="Nick Smith" w:date="2021-05-17T14:21:00Z">
                    <w:rPr>
                      <w:rFonts w:eastAsia="Times New Roman"/>
                      <w:color w:val="000000"/>
                      <w:sz w:val="20"/>
                      <w:szCs w:val="20"/>
                    </w:rPr>
                  </w:rPrChange>
                </w:rPr>
                <w:t>1</w:t>
              </w:r>
            </w:ins>
          </w:p>
        </w:tc>
        <w:tc>
          <w:tcPr>
            <w:tcW w:w="922" w:type="pct"/>
            <w:tcBorders>
              <w:top w:val="single" w:sz="4" w:space="0" w:color="auto"/>
              <w:left w:val="nil"/>
              <w:bottom w:val="nil"/>
              <w:right w:val="nil"/>
            </w:tcBorders>
            <w:shd w:val="clear" w:color="auto" w:fill="auto"/>
            <w:noWrap/>
            <w:vAlign w:val="center"/>
            <w:hideMark/>
            <w:tcPrChange w:id="364" w:author="Risa" w:date="2021-05-04T17:18:00Z">
              <w:tcPr>
                <w:tcW w:w="922" w:type="pct"/>
                <w:tcBorders>
                  <w:top w:val="single" w:sz="4" w:space="0" w:color="auto"/>
                  <w:left w:val="nil"/>
                  <w:bottom w:val="nil"/>
                  <w:right w:val="nil"/>
                </w:tcBorders>
                <w:shd w:val="clear" w:color="auto" w:fill="auto"/>
                <w:noWrap/>
                <w:vAlign w:val="center"/>
                <w:hideMark/>
              </w:tcPr>
            </w:tcPrChange>
          </w:tcPr>
          <w:p w14:paraId="6F391AA3" w14:textId="1BCD0012" w:rsidR="007B4434" w:rsidRPr="008531D1" w:rsidRDefault="007B4434">
            <w:pPr>
              <w:spacing w:line="480" w:lineRule="auto"/>
              <w:contextualSpacing/>
              <w:jc w:val="center"/>
              <w:rPr>
                <w:ins w:id="365" w:author="Risa" w:date="2021-05-04T14:19:00Z"/>
                <w:rFonts w:eastAsia="Times New Roman"/>
                <w:color w:val="000000"/>
                <w:rPrChange w:id="366" w:author="Nick Smith" w:date="2021-05-17T14:21:00Z">
                  <w:rPr>
                    <w:ins w:id="367" w:author="Risa" w:date="2021-05-04T14:19:00Z"/>
                    <w:rFonts w:eastAsia="Times New Roman"/>
                    <w:color w:val="000000"/>
                    <w:sz w:val="20"/>
                    <w:szCs w:val="20"/>
                  </w:rPr>
                </w:rPrChange>
              </w:rPr>
              <w:pPrChange w:id="368" w:author="Nick Smith" w:date="2021-05-17T14:21:00Z">
                <w:pPr>
                  <w:jc w:val="center"/>
                </w:pPr>
              </w:pPrChange>
            </w:pPr>
            <w:ins w:id="369" w:author="Risa" w:date="2021-05-04T14:19:00Z">
              <w:r w:rsidRPr="008531D1">
                <w:rPr>
                  <w:rFonts w:eastAsia="Times New Roman"/>
                  <w:color w:val="000000"/>
                  <w:rPrChange w:id="370" w:author="Nick Smith" w:date="2021-05-17T14:21:00Z">
                    <w:rPr>
                      <w:rFonts w:eastAsia="Times New Roman"/>
                      <w:color w:val="000000"/>
                      <w:sz w:val="20"/>
                      <w:szCs w:val="20"/>
                    </w:rPr>
                  </w:rPrChange>
                </w:rPr>
                <w:t>0.520 ± 0.091</w:t>
              </w:r>
            </w:ins>
          </w:p>
        </w:tc>
        <w:tc>
          <w:tcPr>
            <w:tcW w:w="922" w:type="pct"/>
            <w:tcBorders>
              <w:top w:val="single" w:sz="4" w:space="0" w:color="auto"/>
              <w:left w:val="nil"/>
              <w:bottom w:val="nil"/>
              <w:right w:val="nil"/>
            </w:tcBorders>
            <w:shd w:val="clear" w:color="auto" w:fill="auto"/>
            <w:noWrap/>
            <w:vAlign w:val="center"/>
            <w:hideMark/>
            <w:tcPrChange w:id="371" w:author="Risa" w:date="2021-05-04T17:18:00Z">
              <w:tcPr>
                <w:tcW w:w="922" w:type="pct"/>
                <w:tcBorders>
                  <w:top w:val="single" w:sz="4" w:space="0" w:color="auto"/>
                  <w:left w:val="nil"/>
                  <w:bottom w:val="nil"/>
                  <w:right w:val="nil"/>
                </w:tcBorders>
                <w:shd w:val="clear" w:color="auto" w:fill="auto"/>
                <w:noWrap/>
                <w:vAlign w:val="center"/>
                <w:hideMark/>
              </w:tcPr>
            </w:tcPrChange>
          </w:tcPr>
          <w:p w14:paraId="7CBFD419" w14:textId="77777777" w:rsidR="007B4434" w:rsidRPr="008531D1" w:rsidRDefault="007B4434">
            <w:pPr>
              <w:spacing w:line="480" w:lineRule="auto"/>
              <w:contextualSpacing/>
              <w:jc w:val="center"/>
              <w:rPr>
                <w:ins w:id="372" w:author="Risa" w:date="2021-05-04T14:19:00Z"/>
                <w:rFonts w:eastAsia="Times New Roman"/>
                <w:b/>
                <w:bCs/>
                <w:color w:val="000000"/>
                <w:rPrChange w:id="373" w:author="Nick Smith" w:date="2021-05-17T14:21:00Z">
                  <w:rPr>
                    <w:ins w:id="374" w:author="Risa" w:date="2021-05-04T14:19:00Z"/>
                    <w:rFonts w:eastAsia="Times New Roman"/>
                    <w:b/>
                    <w:bCs/>
                    <w:color w:val="000000"/>
                    <w:sz w:val="20"/>
                    <w:szCs w:val="20"/>
                  </w:rPr>
                </w:rPrChange>
              </w:rPr>
              <w:pPrChange w:id="375" w:author="Nick Smith" w:date="2021-05-17T14:21:00Z">
                <w:pPr>
                  <w:jc w:val="center"/>
                </w:pPr>
              </w:pPrChange>
            </w:pPr>
            <w:ins w:id="376" w:author="Risa" w:date="2021-05-04T14:19:00Z">
              <w:r w:rsidRPr="008531D1">
                <w:rPr>
                  <w:b/>
                  <w:bCs/>
                  <w:color w:val="000000"/>
                  <w:rPrChange w:id="377" w:author="Nick Smith" w:date="2021-05-17T14:21:00Z">
                    <w:rPr>
                      <w:b/>
                      <w:bCs/>
                      <w:color w:val="000000"/>
                      <w:sz w:val="20"/>
                      <w:szCs w:val="20"/>
                    </w:rPr>
                  </w:rPrChange>
                </w:rPr>
                <w:t>&lt; 0.001</w:t>
              </w:r>
            </w:ins>
          </w:p>
        </w:tc>
        <w:tc>
          <w:tcPr>
            <w:tcW w:w="998" w:type="pct"/>
            <w:tcBorders>
              <w:top w:val="single" w:sz="4" w:space="0" w:color="auto"/>
              <w:left w:val="nil"/>
              <w:bottom w:val="nil"/>
              <w:right w:val="nil"/>
            </w:tcBorders>
            <w:shd w:val="clear" w:color="auto" w:fill="auto"/>
            <w:noWrap/>
            <w:vAlign w:val="center"/>
            <w:hideMark/>
            <w:tcPrChange w:id="378" w:author="Risa" w:date="2021-05-04T17:18:00Z">
              <w:tcPr>
                <w:tcW w:w="998" w:type="pct"/>
                <w:tcBorders>
                  <w:top w:val="single" w:sz="4" w:space="0" w:color="auto"/>
                  <w:left w:val="nil"/>
                  <w:bottom w:val="nil"/>
                  <w:right w:val="nil"/>
                </w:tcBorders>
                <w:shd w:val="clear" w:color="auto" w:fill="auto"/>
                <w:noWrap/>
                <w:vAlign w:val="center"/>
                <w:hideMark/>
              </w:tcPr>
            </w:tcPrChange>
          </w:tcPr>
          <w:p w14:paraId="6638D112" w14:textId="77777777" w:rsidR="007B4434" w:rsidRPr="008531D1" w:rsidRDefault="007B4434">
            <w:pPr>
              <w:spacing w:line="480" w:lineRule="auto"/>
              <w:contextualSpacing/>
              <w:jc w:val="center"/>
              <w:rPr>
                <w:ins w:id="379" w:author="Risa" w:date="2021-05-04T14:19:00Z"/>
                <w:rFonts w:eastAsia="Times New Roman"/>
                <w:color w:val="000000"/>
                <w:rPrChange w:id="380" w:author="Nick Smith" w:date="2021-05-17T14:21:00Z">
                  <w:rPr>
                    <w:ins w:id="381" w:author="Risa" w:date="2021-05-04T14:19:00Z"/>
                    <w:rFonts w:eastAsia="Times New Roman"/>
                    <w:color w:val="000000"/>
                    <w:sz w:val="20"/>
                    <w:szCs w:val="20"/>
                  </w:rPr>
                </w:rPrChange>
              </w:rPr>
              <w:pPrChange w:id="382" w:author="Nick Smith" w:date="2021-05-17T14:21:00Z">
                <w:pPr>
                  <w:jc w:val="center"/>
                </w:pPr>
              </w:pPrChange>
            </w:pPr>
            <w:ins w:id="383" w:author="Risa" w:date="2021-05-04T14:19:00Z">
              <w:r w:rsidRPr="008531D1">
                <w:rPr>
                  <w:rFonts w:eastAsia="Times New Roman"/>
                  <w:color w:val="000000"/>
                  <w:rPrChange w:id="384" w:author="Nick Smith" w:date="2021-05-17T14:21:00Z">
                    <w:rPr>
                      <w:rFonts w:eastAsia="Times New Roman"/>
                      <w:color w:val="000000"/>
                      <w:sz w:val="20"/>
                      <w:szCs w:val="20"/>
                    </w:rPr>
                  </w:rPrChange>
                </w:rPr>
                <w:t>23.25%</w:t>
              </w:r>
            </w:ins>
          </w:p>
        </w:tc>
      </w:tr>
      <w:tr w:rsidR="007B4434" w:rsidRPr="00771C52" w14:paraId="2646C9B4" w14:textId="77777777" w:rsidTr="007B4434">
        <w:trPr>
          <w:trHeight w:val="320"/>
          <w:ins w:id="385" w:author="Risa" w:date="2021-05-04T14:19:00Z"/>
          <w:trPrChange w:id="386"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387" w:author="Risa" w:date="2021-05-04T17:18:00Z">
              <w:tcPr>
                <w:tcW w:w="1236" w:type="pct"/>
                <w:tcBorders>
                  <w:top w:val="nil"/>
                  <w:left w:val="nil"/>
                  <w:bottom w:val="nil"/>
                  <w:right w:val="nil"/>
                </w:tcBorders>
                <w:shd w:val="clear" w:color="auto" w:fill="auto"/>
                <w:noWrap/>
                <w:vAlign w:val="center"/>
                <w:hideMark/>
              </w:tcPr>
            </w:tcPrChange>
          </w:tcPr>
          <w:p w14:paraId="63A8C1F1" w14:textId="77777777" w:rsidR="007B4434" w:rsidRPr="008531D1" w:rsidRDefault="007B4434">
            <w:pPr>
              <w:spacing w:line="480" w:lineRule="auto"/>
              <w:contextualSpacing/>
              <w:rPr>
                <w:ins w:id="388" w:author="Risa" w:date="2021-05-04T14:19:00Z"/>
                <w:rFonts w:eastAsia="Times New Roman"/>
                <w:color w:val="000000"/>
                <w:rPrChange w:id="389" w:author="Nick Smith" w:date="2021-05-17T14:21:00Z">
                  <w:rPr>
                    <w:ins w:id="390" w:author="Risa" w:date="2021-05-04T14:19:00Z"/>
                    <w:rFonts w:eastAsia="Times New Roman"/>
                    <w:color w:val="000000"/>
                    <w:sz w:val="20"/>
                    <w:szCs w:val="20"/>
                  </w:rPr>
                </w:rPrChange>
              </w:rPr>
              <w:pPrChange w:id="391" w:author="Nick Smith" w:date="2021-05-17T14:21:00Z">
                <w:pPr/>
              </w:pPrChange>
            </w:pPr>
            <w:ins w:id="392" w:author="Risa" w:date="2021-05-04T14:19:00Z">
              <w:r w:rsidRPr="008531D1">
                <w:rPr>
                  <w:rFonts w:eastAsia="Times New Roman"/>
                  <w:color w:val="000000"/>
                  <w:rPrChange w:id="393" w:author="Nick Smith" w:date="2021-05-17T14:21:00Z">
                    <w:rPr>
                      <w:rFonts w:eastAsia="Times New Roman"/>
                      <w:color w:val="000000"/>
                      <w:sz w:val="20"/>
                      <w:szCs w:val="20"/>
                    </w:rPr>
                  </w:rPrChange>
                </w:rPr>
                <w:t xml:space="preserve">ln </w:t>
              </w:r>
              <w:proofErr w:type="spellStart"/>
              <w:r w:rsidRPr="008531D1">
                <w:rPr>
                  <w:rFonts w:eastAsia="Times New Roman"/>
                  <w:i/>
                  <w:iCs/>
                  <w:color w:val="000000"/>
                  <w:rPrChange w:id="394" w:author="Nick Smith" w:date="2021-05-17T14:21:00Z">
                    <w:rPr>
                      <w:rFonts w:eastAsia="Times New Roman"/>
                      <w:i/>
                      <w:iCs/>
                      <w:color w:val="000000"/>
                      <w:sz w:val="20"/>
                      <w:szCs w:val="20"/>
                    </w:rPr>
                  </w:rPrChange>
                </w:rPr>
                <w:t>N</w:t>
              </w:r>
              <w:r w:rsidRPr="008531D1">
                <w:rPr>
                  <w:rFonts w:eastAsia="Times New Roman"/>
                  <w:color w:val="000000"/>
                  <w:vertAlign w:val="subscript"/>
                  <w:rPrChange w:id="395" w:author="Nick Smith" w:date="2021-05-17T14:21:00Z">
                    <w:rPr>
                      <w:rFonts w:eastAsia="Times New Roman"/>
                      <w:color w:val="000000"/>
                      <w:sz w:val="20"/>
                      <w:szCs w:val="20"/>
                      <w:vertAlign w:val="subscript"/>
                    </w:rPr>
                  </w:rPrChange>
                </w:rPr>
                <w:t>structure</w:t>
              </w:r>
              <w:proofErr w:type="spellEnd"/>
            </w:ins>
          </w:p>
        </w:tc>
        <w:tc>
          <w:tcPr>
            <w:tcW w:w="922" w:type="pct"/>
            <w:tcBorders>
              <w:top w:val="nil"/>
              <w:left w:val="nil"/>
              <w:bottom w:val="nil"/>
              <w:right w:val="nil"/>
            </w:tcBorders>
            <w:vAlign w:val="center"/>
            <w:tcPrChange w:id="396" w:author="Risa" w:date="2021-05-04T17:18:00Z">
              <w:tcPr>
                <w:tcW w:w="922" w:type="pct"/>
                <w:tcBorders>
                  <w:top w:val="nil"/>
                  <w:left w:val="nil"/>
                  <w:bottom w:val="nil"/>
                  <w:right w:val="nil"/>
                </w:tcBorders>
              </w:tcPr>
            </w:tcPrChange>
          </w:tcPr>
          <w:p w14:paraId="76E1363C" w14:textId="43699633" w:rsidR="007B4434" w:rsidRPr="008531D1" w:rsidRDefault="007B4434">
            <w:pPr>
              <w:spacing w:line="480" w:lineRule="auto"/>
              <w:contextualSpacing/>
              <w:jc w:val="center"/>
              <w:rPr>
                <w:ins w:id="397" w:author="Risa" w:date="2021-05-04T17:18:00Z"/>
                <w:rFonts w:eastAsia="Times New Roman"/>
                <w:color w:val="000000"/>
                <w:rPrChange w:id="398" w:author="Nick Smith" w:date="2021-05-17T14:21:00Z">
                  <w:rPr>
                    <w:ins w:id="399" w:author="Risa" w:date="2021-05-04T17:18:00Z"/>
                    <w:rFonts w:eastAsia="Times New Roman"/>
                    <w:color w:val="000000"/>
                    <w:sz w:val="20"/>
                    <w:szCs w:val="20"/>
                  </w:rPr>
                </w:rPrChange>
              </w:rPr>
              <w:pPrChange w:id="400" w:author="Nick Smith" w:date="2021-05-17T14:21:00Z">
                <w:pPr>
                  <w:jc w:val="center"/>
                </w:pPr>
              </w:pPrChange>
            </w:pPr>
            <w:ins w:id="401" w:author="Risa" w:date="2021-05-04T17:18:00Z">
              <w:r w:rsidRPr="008531D1">
                <w:rPr>
                  <w:rFonts w:eastAsia="Times New Roman"/>
                  <w:color w:val="000000"/>
                  <w:rPrChange w:id="402"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403" w:author="Risa" w:date="2021-05-04T17:18:00Z">
              <w:tcPr>
                <w:tcW w:w="922" w:type="pct"/>
                <w:tcBorders>
                  <w:top w:val="nil"/>
                  <w:left w:val="nil"/>
                  <w:bottom w:val="nil"/>
                  <w:right w:val="nil"/>
                </w:tcBorders>
                <w:shd w:val="clear" w:color="auto" w:fill="auto"/>
                <w:noWrap/>
                <w:vAlign w:val="center"/>
                <w:hideMark/>
              </w:tcPr>
            </w:tcPrChange>
          </w:tcPr>
          <w:p w14:paraId="5C252339" w14:textId="67D1CE38" w:rsidR="007B4434" w:rsidRPr="008531D1" w:rsidRDefault="007B4434">
            <w:pPr>
              <w:spacing w:line="480" w:lineRule="auto"/>
              <w:contextualSpacing/>
              <w:jc w:val="center"/>
              <w:rPr>
                <w:ins w:id="404" w:author="Risa" w:date="2021-05-04T14:19:00Z"/>
                <w:rFonts w:eastAsia="Times New Roman"/>
                <w:color w:val="000000"/>
                <w:rPrChange w:id="405" w:author="Nick Smith" w:date="2021-05-17T14:21:00Z">
                  <w:rPr>
                    <w:ins w:id="406" w:author="Risa" w:date="2021-05-04T14:19:00Z"/>
                    <w:rFonts w:eastAsia="Times New Roman"/>
                    <w:color w:val="000000"/>
                    <w:sz w:val="20"/>
                    <w:szCs w:val="20"/>
                  </w:rPr>
                </w:rPrChange>
              </w:rPr>
              <w:pPrChange w:id="407" w:author="Nick Smith" w:date="2021-05-17T14:21:00Z">
                <w:pPr>
                  <w:jc w:val="center"/>
                </w:pPr>
              </w:pPrChange>
            </w:pPr>
            <w:ins w:id="408" w:author="Risa" w:date="2021-05-04T14:19:00Z">
              <w:r w:rsidRPr="008531D1">
                <w:rPr>
                  <w:rFonts w:eastAsia="Times New Roman"/>
                  <w:color w:val="000000"/>
                  <w:rPrChange w:id="409" w:author="Nick Smith" w:date="2021-05-17T14:21:00Z">
                    <w:rPr>
                      <w:rFonts w:eastAsia="Times New Roman"/>
                      <w:color w:val="000000"/>
                      <w:sz w:val="20"/>
                      <w:szCs w:val="20"/>
                    </w:rPr>
                  </w:rPrChange>
                </w:rPr>
                <w:t>0.952 ± 0.009</w:t>
              </w:r>
            </w:ins>
          </w:p>
        </w:tc>
        <w:tc>
          <w:tcPr>
            <w:tcW w:w="922" w:type="pct"/>
            <w:tcBorders>
              <w:top w:val="nil"/>
              <w:left w:val="nil"/>
              <w:bottom w:val="nil"/>
              <w:right w:val="nil"/>
            </w:tcBorders>
            <w:shd w:val="clear" w:color="auto" w:fill="auto"/>
            <w:noWrap/>
            <w:vAlign w:val="center"/>
            <w:hideMark/>
            <w:tcPrChange w:id="410" w:author="Risa" w:date="2021-05-04T17:18:00Z">
              <w:tcPr>
                <w:tcW w:w="922" w:type="pct"/>
                <w:tcBorders>
                  <w:top w:val="nil"/>
                  <w:left w:val="nil"/>
                  <w:bottom w:val="nil"/>
                  <w:right w:val="nil"/>
                </w:tcBorders>
                <w:shd w:val="clear" w:color="auto" w:fill="auto"/>
                <w:noWrap/>
                <w:vAlign w:val="center"/>
                <w:hideMark/>
              </w:tcPr>
            </w:tcPrChange>
          </w:tcPr>
          <w:p w14:paraId="17C53865" w14:textId="77777777" w:rsidR="007B4434" w:rsidRPr="008531D1" w:rsidRDefault="007B4434">
            <w:pPr>
              <w:spacing w:line="480" w:lineRule="auto"/>
              <w:contextualSpacing/>
              <w:jc w:val="center"/>
              <w:rPr>
                <w:ins w:id="411" w:author="Risa" w:date="2021-05-04T14:19:00Z"/>
                <w:rFonts w:eastAsia="Times New Roman"/>
                <w:b/>
                <w:bCs/>
                <w:color w:val="000000"/>
                <w:rPrChange w:id="412" w:author="Nick Smith" w:date="2021-05-17T14:21:00Z">
                  <w:rPr>
                    <w:ins w:id="413" w:author="Risa" w:date="2021-05-04T14:19:00Z"/>
                    <w:rFonts w:eastAsia="Times New Roman"/>
                    <w:b/>
                    <w:bCs/>
                    <w:color w:val="000000"/>
                    <w:sz w:val="20"/>
                    <w:szCs w:val="20"/>
                  </w:rPr>
                </w:rPrChange>
              </w:rPr>
              <w:pPrChange w:id="414" w:author="Nick Smith" w:date="2021-05-17T14:21:00Z">
                <w:pPr>
                  <w:jc w:val="center"/>
                </w:pPr>
              </w:pPrChange>
            </w:pPr>
            <w:ins w:id="415" w:author="Risa" w:date="2021-05-04T14:19:00Z">
              <w:r w:rsidRPr="008531D1">
                <w:rPr>
                  <w:b/>
                  <w:bCs/>
                  <w:color w:val="000000"/>
                  <w:rPrChange w:id="416"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417" w:author="Risa" w:date="2021-05-04T17:18:00Z">
              <w:tcPr>
                <w:tcW w:w="998" w:type="pct"/>
                <w:tcBorders>
                  <w:top w:val="nil"/>
                  <w:left w:val="nil"/>
                  <w:bottom w:val="nil"/>
                  <w:right w:val="nil"/>
                </w:tcBorders>
                <w:shd w:val="clear" w:color="auto" w:fill="auto"/>
                <w:noWrap/>
                <w:vAlign w:val="center"/>
                <w:hideMark/>
              </w:tcPr>
            </w:tcPrChange>
          </w:tcPr>
          <w:p w14:paraId="041149BF" w14:textId="77777777" w:rsidR="007B4434" w:rsidRPr="008531D1" w:rsidRDefault="007B4434">
            <w:pPr>
              <w:spacing w:line="480" w:lineRule="auto"/>
              <w:contextualSpacing/>
              <w:jc w:val="center"/>
              <w:rPr>
                <w:ins w:id="418" w:author="Risa" w:date="2021-05-04T14:19:00Z"/>
                <w:rFonts w:eastAsia="Times New Roman"/>
                <w:color w:val="000000"/>
                <w:rPrChange w:id="419" w:author="Nick Smith" w:date="2021-05-17T14:21:00Z">
                  <w:rPr>
                    <w:ins w:id="420" w:author="Risa" w:date="2021-05-04T14:19:00Z"/>
                    <w:rFonts w:eastAsia="Times New Roman"/>
                    <w:color w:val="000000"/>
                    <w:sz w:val="20"/>
                    <w:szCs w:val="20"/>
                  </w:rPr>
                </w:rPrChange>
              </w:rPr>
              <w:pPrChange w:id="421" w:author="Nick Smith" w:date="2021-05-17T14:21:00Z">
                <w:pPr>
                  <w:jc w:val="center"/>
                </w:pPr>
              </w:pPrChange>
            </w:pPr>
            <w:ins w:id="422" w:author="Risa" w:date="2021-05-04T14:19:00Z">
              <w:r w:rsidRPr="008531D1">
                <w:rPr>
                  <w:rFonts w:eastAsia="Times New Roman"/>
                  <w:color w:val="000000"/>
                  <w:rPrChange w:id="423" w:author="Nick Smith" w:date="2021-05-17T14:21:00Z">
                    <w:rPr>
                      <w:rFonts w:eastAsia="Times New Roman"/>
                      <w:color w:val="000000"/>
                      <w:sz w:val="20"/>
                      <w:szCs w:val="20"/>
                    </w:rPr>
                  </w:rPrChange>
                </w:rPr>
                <w:t>37.10%</w:t>
              </w:r>
            </w:ins>
          </w:p>
        </w:tc>
      </w:tr>
      <w:tr w:rsidR="007B4434" w:rsidRPr="00771C52" w14:paraId="352EB349" w14:textId="77777777" w:rsidTr="007B4434">
        <w:trPr>
          <w:trHeight w:val="320"/>
          <w:ins w:id="424" w:author="Risa" w:date="2021-05-04T14:19:00Z"/>
          <w:trPrChange w:id="425"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426" w:author="Risa" w:date="2021-05-04T17:18:00Z">
              <w:tcPr>
                <w:tcW w:w="1236" w:type="pct"/>
                <w:tcBorders>
                  <w:top w:val="nil"/>
                  <w:left w:val="nil"/>
                  <w:bottom w:val="nil"/>
                  <w:right w:val="nil"/>
                </w:tcBorders>
                <w:shd w:val="clear" w:color="auto" w:fill="auto"/>
                <w:noWrap/>
                <w:vAlign w:val="center"/>
                <w:hideMark/>
              </w:tcPr>
            </w:tcPrChange>
          </w:tcPr>
          <w:p w14:paraId="04B4C367" w14:textId="77777777" w:rsidR="007B4434" w:rsidRPr="008531D1" w:rsidRDefault="007B4434">
            <w:pPr>
              <w:spacing w:line="480" w:lineRule="auto"/>
              <w:contextualSpacing/>
              <w:rPr>
                <w:ins w:id="427" w:author="Risa" w:date="2021-05-04T14:19:00Z"/>
                <w:rFonts w:eastAsia="Times New Roman"/>
                <w:color w:val="000000"/>
                <w:rPrChange w:id="428" w:author="Nick Smith" w:date="2021-05-17T14:21:00Z">
                  <w:rPr>
                    <w:ins w:id="429" w:author="Risa" w:date="2021-05-04T14:19:00Z"/>
                    <w:rFonts w:eastAsia="Times New Roman"/>
                    <w:color w:val="000000"/>
                    <w:sz w:val="20"/>
                    <w:szCs w:val="20"/>
                  </w:rPr>
                </w:rPrChange>
              </w:rPr>
              <w:pPrChange w:id="430" w:author="Nick Smith" w:date="2021-05-17T14:21:00Z">
                <w:pPr/>
              </w:pPrChange>
            </w:pPr>
            <w:ins w:id="431" w:author="Risa" w:date="2021-05-04T14:19:00Z">
              <w:r w:rsidRPr="008531D1">
                <w:rPr>
                  <w:rFonts w:eastAsia="Times New Roman"/>
                  <w:color w:val="000000"/>
                  <w:rPrChange w:id="432" w:author="Nick Smith" w:date="2021-05-17T14:21:00Z">
                    <w:rPr>
                      <w:rFonts w:eastAsia="Times New Roman"/>
                      <w:color w:val="000000"/>
                      <w:sz w:val="20"/>
                      <w:szCs w:val="20"/>
                    </w:rPr>
                  </w:rPrChange>
                </w:rPr>
                <w:t>Soil N</w:t>
              </w:r>
            </w:ins>
          </w:p>
        </w:tc>
        <w:tc>
          <w:tcPr>
            <w:tcW w:w="922" w:type="pct"/>
            <w:tcBorders>
              <w:top w:val="nil"/>
              <w:left w:val="nil"/>
              <w:bottom w:val="nil"/>
              <w:right w:val="nil"/>
            </w:tcBorders>
            <w:vAlign w:val="center"/>
            <w:tcPrChange w:id="433" w:author="Risa" w:date="2021-05-04T17:18:00Z">
              <w:tcPr>
                <w:tcW w:w="922" w:type="pct"/>
                <w:tcBorders>
                  <w:top w:val="nil"/>
                  <w:left w:val="nil"/>
                  <w:bottom w:val="nil"/>
                  <w:right w:val="nil"/>
                </w:tcBorders>
              </w:tcPr>
            </w:tcPrChange>
          </w:tcPr>
          <w:p w14:paraId="1A86A84D" w14:textId="44B3F9BE" w:rsidR="007B4434" w:rsidRPr="008531D1" w:rsidRDefault="007B4434">
            <w:pPr>
              <w:spacing w:line="480" w:lineRule="auto"/>
              <w:contextualSpacing/>
              <w:jc w:val="center"/>
              <w:rPr>
                <w:ins w:id="434" w:author="Risa" w:date="2021-05-04T17:18:00Z"/>
                <w:rFonts w:eastAsia="Times New Roman"/>
                <w:color w:val="000000"/>
                <w:rPrChange w:id="435" w:author="Nick Smith" w:date="2021-05-17T14:21:00Z">
                  <w:rPr>
                    <w:ins w:id="436" w:author="Risa" w:date="2021-05-04T17:18:00Z"/>
                    <w:rFonts w:eastAsia="Times New Roman"/>
                    <w:color w:val="000000"/>
                    <w:sz w:val="20"/>
                    <w:szCs w:val="20"/>
                  </w:rPr>
                </w:rPrChange>
              </w:rPr>
              <w:pPrChange w:id="437" w:author="Nick Smith" w:date="2021-05-17T14:21:00Z">
                <w:pPr>
                  <w:jc w:val="center"/>
                </w:pPr>
              </w:pPrChange>
            </w:pPr>
            <w:ins w:id="438" w:author="Risa" w:date="2021-05-04T17:18:00Z">
              <w:r w:rsidRPr="008531D1">
                <w:rPr>
                  <w:rFonts w:eastAsia="Times New Roman"/>
                  <w:color w:val="000000"/>
                  <w:rPrChange w:id="439"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440" w:author="Risa" w:date="2021-05-04T17:18:00Z">
              <w:tcPr>
                <w:tcW w:w="922" w:type="pct"/>
                <w:tcBorders>
                  <w:top w:val="nil"/>
                  <w:left w:val="nil"/>
                  <w:bottom w:val="nil"/>
                  <w:right w:val="nil"/>
                </w:tcBorders>
                <w:shd w:val="clear" w:color="auto" w:fill="auto"/>
                <w:noWrap/>
                <w:vAlign w:val="center"/>
                <w:hideMark/>
              </w:tcPr>
            </w:tcPrChange>
          </w:tcPr>
          <w:p w14:paraId="25B9050F" w14:textId="38EA95EE" w:rsidR="007B4434" w:rsidRPr="008531D1" w:rsidRDefault="007B4434">
            <w:pPr>
              <w:spacing w:line="480" w:lineRule="auto"/>
              <w:contextualSpacing/>
              <w:jc w:val="center"/>
              <w:rPr>
                <w:ins w:id="441" w:author="Risa" w:date="2021-05-04T14:19:00Z"/>
                <w:rFonts w:eastAsia="Times New Roman"/>
                <w:color w:val="000000"/>
                <w:rPrChange w:id="442" w:author="Nick Smith" w:date="2021-05-17T14:21:00Z">
                  <w:rPr>
                    <w:ins w:id="443" w:author="Risa" w:date="2021-05-04T14:19:00Z"/>
                    <w:rFonts w:eastAsia="Times New Roman"/>
                    <w:color w:val="000000"/>
                    <w:sz w:val="20"/>
                    <w:szCs w:val="20"/>
                  </w:rPr>
                </w:rPrChange>
              </w:rPr>
              <w:pPrChange w:id="444" w:author="Nick Smith" w:date="2021-05-17T14:21:00Z">
                <w:pPr>
                  <w:jc w:val="center"/>
                </w:pPr>
              </w:pPrChange>
            </w:pPr>
            <w:ins w:id="445" w:author="Risa" w:date="2021-05-04T14:19:00Z">
              <w:r w:rsidRPr="008531D1">
                <w:rPr>
                  <w:rFonts w:eastAsia="Times New Roman"/>
                  <w:color w:val="000000"/>
                  <w:rPrChange w:id="446"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447" w:author="Risa" w:date="2021-05-04T17:18:00Z">
              <w:tcPr>
                <w:tcW w:w="922" w:type="pct"/>
                <w:tcBorders>
                  <w:top w:val="nil"/>
                  <w:left w:val="nil"/>
                  <w:bottom w:val="nil"/>
                  <w:right w:val="nil"/>
                </w:tcBorders>
                <w:shd w:val="clear" w:color="auto" w:fill="auto"/>
                <w:noWrap/>
                <w:vAlign w:val="center"/>
                <w:hideMark/>
              </w:tcPr>
            </w:tcPrChange>
          </w:tcPr>
          <w:p w14:paraId="4603E498" w14:textId="77777777" w:rsidR="007B4434" w:rsidRPr="008531D1" w:rsidRDefault="007B4434">
            <w:pPr>
              <w:spacing w:line="480" w:lineRule="auto"/>
              <w:contextualSpacing/>
              <w:jc w:val="center"/>
              <w:rPr>
                <w:ins w:id="448" w:author="Risa" w:date="2021-05-04T14:19:00Z"/>
                <w:rFonts w:eastAsia="Times New Roman"/>
                <w:b/>
                <w:bCs/>
                <w:color w:val="000000"/>
                <w:rPrChange w:id="449" w:author="Nick Smith" w:date="2021-05-17T14:21:00Z">
                  <w:rPr>
                    <w:ins w:id="450" w:author="Risa" w:date="2021-05-04T14:19:00Z"/>
                    <w:rFonts w:eastAsia="Times New Roman"/>
                    <w:b/>
                    <w:bCs/>
                    <w:color w:val="000000"/>
                    <w:sz w:val="20"/>
                    <w:szCs w:val="20"/>
                  </w:rPr>
                </w:rPrChange>
              </w:rPr>
              <w:pPrChange w:id="451" w:author="Nick Smith" w:date="2021-05-17T14:21:00Z">
                <w:pPr>
                  <w:jc w:val="center"/>
                </w:pPr>
              </w:pPrChange>
            </w:pPr>
            <w:ins w:id="452" w:author="Risa" w:date="2021-05-04T14:19:00Z">
              <w:r w:rsidRPr="008531D1">
                <w:rPr>
                  <w:b/>
                  <w:bCs/>
                  <w:color w:val="000000"/>
                  <w:rPrChange w:id="453"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454" w:author="Risa" w:date="2021-05-04T17:18:00Z">
              <w:tcPr>
                <w:tcW w:w="998" w:type="pct"/>
                <w:tcBorders>
                  <w:top w:val="nil"/>
                  <w:left w:val="nil"/>
                  <w:bottom w:val="nil"/>
                  <w:right w:val="nil"/>
                </w:tcBorders>
                <w:shd w:val="clear" w:color="auto" w:fill="auto"/>
                <w:noWrap/>
                <w:vAlign w:val="center"/>
                <w:hideMark/>
              </w:tcPr>
            </w:tcPrChange>
          </w:tcPr>
          <w:p w14:paraId="1E657463" w14:textId="77777777" w:rsidR="007B4434" w:rsidRPr="008531D1" w:rsidRDefault="007B4434">
            <w:pPr>
              <w:spacing w:line="480" w:lineRule="auto"/>
              <w:contextualSpacing/>
              <w:jc w:val="center"/>
              <w:rPr>
                <w:ins w:id="455" w:author="Risa" w:date="2021-05-04T14:19:00Z"/>
                <w:rFonts w:eastAsia="Times New Roman"/>
                <w:color w:val="000000"/>
                <w:rPrChange w:id="456" w:author="Nick Smith" w:date="2021-05-17T14:21:00Z">
                  <w:rPr>
                    <w:ins w:id="457" w:author="Risa" w:date="2021-05-04T14:19:00Z"/>
                    <w:rFonts w:eastAsia="Times New Roman"/>
                    <w:color w:val="000000"/>
                    <w:sz w:val="20"/>
                    <w:szCs w:val="20"/>
                  </w:rPr>
                </w:rPrChange>
              </w:rPr>
              <w:pPrChange w:id="458" w:author="Nick Smith" w:date="2021-05-17T14:21:00Z">
                <w:pPr>
                  <w:jc w:val="center"/>
                </w:pPr>
              </w:pPrChange>
            </w:pPr>
            <w:ins w:id="459" w:author="Risa" w:date="2021-05-04T14:19:00Z">
              <w:r w:rsidRPr="008531D1">
                <w:rPr>
                  <w:rFonts w:eastAsia="Times New Roman"/>
                  <w:color w:val="000000"/>
                  <w:rPrChange w:id="460" w:author="Nick Smith" w:date="2021-05-17T14:21:00Z">
                    <w:rPr>
                      <w:rFonts w:eastAsia="Times New Roman"/>
                      <w:color w:val="000000"/>
                      <w:sz w:val="20"/>
                      <w:szCs w:val="20"/>
                    </w:rPr>
                  </w:rPrChange>
                </w:rPr>
                <w:t>5.23%</w:t>
              </w:r>
            </w:ins>
          </w:p>
        </w:tc>
      </w:tr>
      <w:tr w:rsidR="007B4434" w:rsidRPr="00771C52" w14:paraId="03E7E553" w14:textId="77777777" w:rsidTr="007B4434">
        <w:trPr>
          <w:trHeight w:val="320"/>
          <w:ins w:id="461" w:author="Risa" w:date="2021-05-04T14:19:00Z"/>
          <w:trPrChange w:id="462"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463" w:author="Risa" w:date="2021-05-04T17:18:00Z">
              <w:tcPr>
                <w:tcW w:w="1236" w:type="pct"/>
                <w:tcBorders>
                  <w:top w:val="nil"/>
                  <w:left w:val="nil"/>
                  <w:bottom w:val="nil"/>
                  <w:right w:val="nil"/>
                </w:tcBorders>
                <w:shd w:val="clear" w:color="auto" w:fill="auto"/>
                <w:noWrap/>
                <w:vAlign w:val="center"/>
                <w:hideMark/>
              </w:tcPr>
            </w:tcPrChange>
          </w:tcPr>
          <w:p w14:paraId="5BA0CFA2" w14:textId="77777777" w:rsidR="007B4434" w:rsidRPr="008531D1" w:rsidRDefault="007B4434">
            <w:pPr>
              <w:spacing w:line="480" w:lineRule="auto"/>
              <w:contextualSpacing/>
              <w:rPr>
                <w:ins w:id="464" w:author="Risa" w:date="2021-05-04T14:19:00Z"/>
                <w:rFonts w:eastAsia="Times New Roman"/>
                <w:color w:val="000000"/>
                <w:rPrChange w:id="465" w:author="Nick Smith" w:date="2021-05-17T14:21:00Z">
                  <w:rPr>
                    <w:ins w:id="466" w:author="Risa" w:date="2021-05-04T14:19:00Z"/>
                    <w:rFonts w:eastAsia="Times New Roman"/>
                    <w:color w:val="000000"/>
                    <w:sz w:val="20"/>
                    <w:szCs w:val="20"/>
                  </w:rPr>
                </w:rPrChange>
              </w:rPr>
              <w:pPrChange w:id="467" w:author="Nick Smith" w:date="2021-05-17T14:21:00Z">
                <w:pPr/>
              </w:pPrChange>
            </w:pPr>
            <w:ins w:id="468" w:author="Risa" w:date="2021-05-04T14:19:00Z">
              <w:r w:rsidRPr="008531D1">
                <w:rPr>
                  <w:rFonts w:eastAsia="Times New Roman"/>
                  <w:color w:val="000000"/>
                  <w:rPrChange w:id="469" w:author="Nick Smith" w:date="2021-05-17T14:21:00Z">
                    <w:rPr>
                      <w:rFonts w:eastAsia="Times New Roman"/>
                      <w:color w:val="000000"/>
                      <w:sz w:val="20"/>
                      <w:szCs w:val="20"/>
                    </w:rPr>
                  </w:rPrChange>
                </w:rPr>
                <w:t>Soil P</w:t>
              </w:r>
            </w:ins>
          </w:p>
        </w:tc>
        <w:tc>
          <w:tcPr>
            <w:tcW w:w="922" w:type="pct"/>
            <w:tcBorders>
              <w:top w:val="nil"/>
              <w:left w:val="nil"/>
              <w:bottom w:val="nil"/>
              <w:right w:val="nil"/>
            </w:tcBorders>
            <w:vAlign w:val="center"/>
            <w:tcPrChange w:id="470" w:author="Risa" w:date="2021-05-04T17:18:00Z">
              <w:tcPr>
                <w:tcW w:w="922" w:type="pct"/>
                <w:tcBorders>
                  <w:top w:val="nil"/>
                  <w:left w:val="nil"/>
                  <w:bottom w:val="nil"/>
                  <w:right w:val="nil"/>
                </w:tcBorders>
              </w:tcPr>
            </w:tcPrChange>
          </w:tcPr>
          <w:p w14:paraId="2209BAF6" w14:textId="4780D859" w:rsidR="007B4434" w:rsidRPr="008531D1" w:rsidRDefault="007B4434">
            <w:pPr>
              <w:spacing w:line="480" w:lineRule="auto"/>
              <w:contextualSpacing/>
              <w:jc w:val="center"/>
              <w:rPr>
                <w:ins w:id="471" w:author="Risa" w:date="2021-05-04T17:18:00Z"/>
                <w:rFonts w:eastAsia="Times New Roman"/>
                <w:color w:val="000000"/>
                <w:rPrChange w:id="472" w:author="Nick Smith" w:date="2021-05-17T14:21:00Z">
                  <w:rPr>
                    <w:ins w:id="473" w:author="Risa" w:date="2021-05-04T17:18:00Z"/>
                    <w:rFonts w:eastAsia="Times New Roman"/>
                    <w:color w:val="000000"/>
                    <w:sz w:val="20"/>
                    <w:szCs w:val="20"/>
                  </w:rPr>
                </w:rPrChange>
              </w:rPr>
              <w:pPrChange w:id="474" w:author="Nick Smith" w:date="2021-05-17T14:21:00Z">
                <w:pPr>
                  <w:jc w:val="center"/>
                </w:pPr>
              </w:pPrChange>
            </w:pPr>
            <w:ins w:id="475" w:author="Risa" w:date="2021-05-04T17:18:00Z">
              <w:r w:rsidRPr="008531D1">
                <w:rPr>
                  <w:rFonts w:eastAsia="Times New Roman"/>
                  <w:color w:val="000000"/>
                  <w:rPrChange w:id="476"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477" w:author="Risa" w:date="2021-05-04T17:18:00Z">
              <w:tcPr>
                <w:tcW w:w="922" w:type="pct"/>
                <w:tcBorders>
                  <w:top w:val="nil"/>
                  <w:left w:val="nil"/>
                  <w:bottom w:val="nil"/>
                  <w:right w:val="nil"/>
                </w:tcBorders>
                <w:shd w:val="clear" w:color="auto" w:fill="auto"/>
                <w:noWrap/>
                <w:vAlign w:val="center"/>
                <w:hideMark/>
              </w:tcPr>
            </w:tcPrChange>
          </w:tcPr>
          <w:p w14:paraId="434A6B11" w14:textId="3AF34779" w:rsidR="007B4434" w:rsidRPr="008531D1" w:rsidRDefault="007B4434">
            <w:pPr>
              <w:spacing w:line="480" w:lineRule="auto"/>
              <w:contextualSpacing/>
              <w:jc w:val="center"/>
              <w:rPr>
                <w:ins w:id="478" w:author="Risa" w:date="2021-05-04T14:19:00Z"/>
                <w:rFonts w:eastAsia="Times New Roman"/>
                <w:color w:val="000000"/>
                <w:rPrChange w:id="479" w:author="Nick Smith" w:date="2021-05-17T14:21:00Z">
                  <w:rPr>
                    <w:ins w:id="480" w:author="Risa" w:date="2021-05-04T14:19:00Z"/>
                    <w:rFonts w:eastAsia="Times New Roman"/>
                    <w:color w:val="000000"/>
                    <w:sz w:val="20"/>
                    <w:szCs w:val="20"/>
                  </w:rPr>
                </w:rPrChange>
              </w:rPr>
              <w:pPrChange w:id="481" w:author="Nick Smith" w:date="2021-05-17T14:21:00Z">
                <w:pPr>
                  <w:jc w:val="center"/>
                </w:pPr>
              </w:pPrChange>
            </w:pPr>
            <w:ins w:id="482" w:author="Risa" w:date="2021-05-04T14:19:00Z">
              <w:r w:rsidRPr="008531D1">
                <w:rPr>
                  <w:rFonts w:eastAsia="Times New Roman"/>
                  <w:color w:val="000000"/>
                  <w:rPrChange w:id="483"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484" w:author="Risa" w:date="2021-05-04T17:18:00Z">
              <w:tcPr>
                <w:tcW w:w="922" w:type="pct"/>
                <w:tcBorders>
                  <w:top w:val="nil"/>
                  <w:left w:val="nil"/>
                  <w:bottom w:val="nil"/>
                  <w:right w:val="nil"/>
                </w:tcBorders>
                <w:shd w:val="clear" w:color="auto" w:fill="auto"/>
                <w:noWrap/>
                <w:vAlign w:val="center"/>
                <w:hideMark/>
              </w:tcPr>
            </w:tcPrChange>
          </w:tcPr>
          <w:p w14:paraId="18FA56A0" w14:textId="77777777" w:rsidR="007B4434" w:rsidRPr="008531D1" w:rsidRDefault="007B4434">
            <w:pPr>
              <w:spacing w:line="480" w:lineRule="auto"/>
              <w:contextualSpacing/>
              <w:jc w:val="center"/>
              <w:rPr>
                <w:ins w:id="485" w:author="Risa" w:date="2021-05-04T14:19:00Z"/>
                <w:rFonts w:eastAsia="Times New Roman"/>
                <w:color w:val="000000"/>
                <w:rPrChange w:id="486" w:author="Nick Smith" w:date="2021-05-17T14:21:00Z">
                  <w:rPr>
                    <w:ins w:id="487" w:author="Risa" w:date="2021-05-04T14:19:00Z"/>
                    <w:rFonts w:eastAsia="Times New Roman"/>
                    <w:color w:val="000000"/>
                    <w:sz w:val="20"/>
                    <w:szCs w:val="20"/>
                  </w:rPr>
                </w:rPrChange>
              </w:rPr>
              <w:pPrChange w:id="488" w:author="Nick Smith" w:date="2021-05-17T14:21:00Z">
                <w:pPr>
                  <w:jc w:val="center"/>
                </w:pPr>
              </w:pPrChange>
            </w:pPr>
            <w:ins w:id="489" w:author="Risa" w:date="2021-05-04T14:19:00Z">
              <w:r w:rsidRPr="008531D1">
                <w:rPr>
                  <w:rFonts w:eastAsia="Times New Roman"/>
                  <w:color w:val="000000"/>
                  <w:rPrChange w:id="490" w:author="Nick Smith" w:date="2021-05-17T14:21:00Z">
                    <w:rPr>
                      <w:rFonts w:eastAsia="Times New Roman"/>
                      <w:color w:val="000000"/>
                      <w:sz w:val="20"/>
                      <w:szCs w:val="20"/>
                    </w:rPr>
                  </w:rPrChange>
                </w:rPr>
                <w:t>0.719</w:t>
              </w:r>
            </w:ins>
          </w:p>
        </w:tc>
        <w:tc>
          <w:tcPr>
            <w:tcW w:w="998" w:type="pct"/>
            <w:tcBorders>
              <w:top w:val="nil"/>
              <w:left w:val="nil"/>
              <w:bottom w:val="nil"/>
              <w:right w:val="nil"/>
            </w:tcBorders>
            <w:shd w:val="clear" w:color="auto" w:fill="auto"/>
            <w:noWrap/>
            <w:vAlign w:val="center"/>
            <w:hideMark/>
            <w:tcPrChange w:id="491" w:author="Risa" w:date="2021-05-04T17:18:00Z">
              <w:tcPr>
                <w:tcW w:w="998" w:type="pct"/>
                <w:tcBorders>
                  <w:top w:val="nil"/>
                  <w:left w:val="nil"/>
                  <w:bottom w:val="nil"/>
                  <w:right w:val="nil"/>
                </w:tcBorders>
                <w:shd w:val="clear" w:color="auto" w:fill="auto"/>
                <w:noWrap/>
                <w:vAlign w:val="center"/>
                <w:hideMark/>
              </w:tcPr>
            </w:tcPrChange>
          </w:tcPr>
          <w:p w14:paraId="56D9FDBB" w14:textId="77777777" w:rsidR="007B4434" w:rsidRPr="008531D1" w:rsidRDefault="007B4434">
            <w:pPr>
              <w:spacing w:line="480" w:lineRule="auto"/>
              <w:contextualSpacing/>
              <w:jc w:val="center"/>
              <w:rPr>
                <w:ins w:id="492" w:author="Risa" w:date="2021-05-04T14:19:00Z"/>
                <w:rFonts w:eastAsia="Times New Roman"/>
                <w:color w:val="000000"/>
                <w:rPrChange w:id="493" w:author="Nick Smith" w:date="2021-05-17T14:21:00Z">
                  <w:rPr>
                    <w:ins w:id="494" w:author="Risa" w:date="2021-05-04T14:19:00Z"/>
                    <w:rFonts w:eastAsia="Times New Roman"/>
                    <w:color w:val="000000"/>
                    <w:sz w:val="20"/>
                    <w:szCs w:val="20"/>
                  </w:rPr>
                </w:rPrChange>
              </w:rPr>
              <w:pPrChange w:id="495" w:author="Nick Smith" w:date="2021-05-17T14:21:00Z">
                <w:pPr>
                  <w:jc w:val="center"/>
                </w:pPr>
              </w:pPrChange>
            </w:pPr>
            <w:ins w:id="496" w:author="Risa" w:date="2021-05-04T14:19:00Z">
              <w:r w:rsidRPr="008531D1">
                <w:rPr>
                  <w:rFonts w:eastAsia="Times New Roman"/>
                  <w:color w:val="000000"/>
                  <w:rPrChange w:id="497" w:author="Nick Smith" w:date="2021-05-17T14:21:00Z">
                    <w:rPr>
                      <w:rFonts w:eastAsia="Times New Roman"/>
                      <w:color w:val="000000"/>
                      <w:sz w:val="20"/>
                      <w:szCs w:val="20"/>
                    </w:rPr>
                  </w:rPrChange>
                </w:rPr>
                <w:t>3.82%</w:t>
              </w:r>
            </w:ins>
          </w:p>
        </w:tc>
      </w:tr>
      <w:tr w:rsidR="007B4434" w:rsidRPr="00771C52" w14:paraId="0BB4A373" w14:textId="77777777" w:rsidTr="007B4434">
        <w:trPr>
          <w:trHeight w:val="320"/>
          <w:ins w:id="498" w:author="Risa" w:date="2021-05-04T14:19:00Z"/>
          <w:trPrChange w:id="499"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500" w:author="Risa" w:date="2021-05-04T17:18:00Z">
              <w:tcPr>
                <w:tcW w:w="1236" w:type="pct"/>
                <w:tcBorders>
                  <w:top w:val="nil"/>
                  <w:left w:val="nil"/>
                  <w:bottom w:val="nil"/>
                  <w:right w:val="nil"/>
                </w:tcBorders>
                <w:shd w:val="clear" w:color="auto" w:fill="auto"/>
                <w:noWrap/>
                <w:vAlign w:val="center"/>
                <w:hideMark/>
              </w:tcPr>
            </w:tcPrChange>
          </w:tcPr>
          <w:p w14:paraId="72555453" w14:textId="77777777" w:rsidR="007B4434" w:rsidRPr="008531D1" w:rsidRDefault="007B4434">
            <w:pPr>
              <w:spacing w:line="480" w:lineRule="auto"/>
              <w:contextualSpacing/>
              <w:rPr>
                <w:ins w:id="501" w:author="Risa" w:date="2021-05-04T14:19:00Z"/>
                <w:rFonts w:eastAsia="Times New Roman"/>
                <w:color w:val="000000"/>
                <w:rPrChange w:id="502" w:author="Nick Smith" w:date="2021-05-17T14:21:00Z">
                  <w:rPr>
                    <w:ins w:id="503" w:author="Risa" w:date="2021-05-04T14:19:00Z"/>
                    <w:rFonts w:eastAsia="Times New Roman"/>
                    <w:color w:val="000000"/>
                    <w:sz w:val="20"/>
                    <w:szCs w:val="20"/>
                  </w:rPr>
                </w:rPrChange>
              </w:rPr>
              <w:pPrChange w:id="504" w:author="Nick Smith" w:date="2021-05-17T14:21:00Z">
                <w:pPr/>
              </w:pPrChange>
            </w:pPr>
            <w:ins w:id="505" w:author="Risa" w:date="2021-05-04T14:19:00Z">
              <w:r w:rsidRPr="008531D1">
                <w:rPr>
                  <w:rFonts w:eastAsia="Times New Roman"/>
                  <w:color w:val="000000"/>
                  <w:rPrChange w:id="506" w:author="Nick Smith" w:date="2021-05-17T14:21:00Z">
                    <w:rPr>
                      <w:rFonts w:eastAsia="Times New Roman"/>
                      <w:color w:val="000000"/>
                      <w:sz w:val="20"/>
                      <w:szCs w:val="20"/>
                    </w:rPr>
                  </w:rPrChange>
                </w:rPr>
                <w:t>Soil K</w:t>
              </w:r>
              <w:r w:rsidRPr="008531D1">
                <w:rPr>
                  <w:rFonts w:eastAsia="Times New Roman"/>
                  <w:color w:val="000000"/>
                  <w:vertAlign w:val="subscript"/>
                  <w:rPrChange w:id="507" w:author="Nick Smith" w:date="2021-05-17T14:21:00Z">
                    <w:rPr>
                      <w:rFonts w:eastAsia="Times New Roman"/>
                      <w:color w:val="000000"/>
                      <w:sz w:val="20"/>
                      <w:szCs w:val="20"/>
                      <w:vertAlign w:val="subscript"/>
                    </w:rPr>
                  </w:rPrChange>
                </w:rPr>
                <w:t>+µ</w:t>
              </w:r>
            </w:ins>
          </w:p>
        </w:tc>
        <w:tc>
          <w:tcPr>
            <w:tcW w:w="922" w:type="pct"/>
            <w:tcBorders>
              <w:top w:val="nil"/>
              <w:left w:val="nil"/>
              <w:bottom w:val="nil"/>
              <w:right w:val="nil"/>
            </w:tcBorders>
            <w:vAlign w:val="center"/>
            <w:tcPrChange w:id="508" w:author="Risa" w:date="2021-05-04T17:18:00Z">
              <w:tcPr>
                <w:tcW w:w="922" w:type="pct"/>
                <w:tcBorders>
                  <w:top w:val="nil"/>
                  <w:left w:val="nil"/>
                  <w:bottom w:val="nil"/>
                  <w:right w:val="nil"/>
                </w:tcBorders>
              </w:tcPr>
            </w:tcPrChange>
          </w:tcPr>
          <w:p w14:paraId="0604E453" w14:textId="34F89E82" w:rsidR="007B4434" w:rsidRPr="008531D1" w:rsidRDefault="007B4434">
            <w:pPr>
              <w:spacing w:line="480" w:lineRule="auto"/>
              <w:contextualSpacing/>
              <w:jc w:val="center"/>
              <w:rPr>
                <w:ins w:id="509" w:author="Risa" w:date="2021-05-04T17:18:00Z"/>
                <w:rFonts w:eastAsia="Times New Roman"/>
                <w:color w:val="000000"/>
                <w:rPrChange w:id="510" w:author="Nick Smith" w:date="2021-05-17T14:21:00Z">
                  <w:rPr>
                    <w:ins w:id="511" w:author="Risa" w:date="2021-05-04T17:18:00Z"/>
                    <w:rFonts w:eastAsia="Times New Roman"/>
                    <w:color w:val="000000"/>
                    <w:sz w:val="20"/>
                    <w:szCs w:val="20"/>
                  </w:rPr>
                </w:rPrChange>
              </w:rPr>
              <w:pPrChange w:id="512" w:author="Nick Smith" w:date="2021-05-17T14:21:00Z">
                <w:pPr>
                  <w:jc w:val="center"/>
                </w:pPr>
              </w:pPrChange>
            </w:pPr>
            <w:ins w:id="513" w:author="Risa" w:date="2021-05-04T17:18:00Z">
              <w:r w:rsidRPr="008531D1">
                <w:rPr>
                  <w:rFonts w:eastAsia="Times New Roman"/>
                  <w:color w:val="000000"/>
                  <w:rPrChange w:id="514"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515" w:author="Risa" w:date="2021-05-04T17:18:00Z">
              <w:tcPr>
                <w:tcW w:w="922" w:type="pct"/>
                <w:tcBorders>
                  <w:top w:val="nil"/>
                  <w:left w:val="nil"/>
                  <w:bottom w:val="nil"/>
                  <w:right w:val="nil"/>
                </w:tcBorders>
                <w:shd w:val="clear" w:color="auto" w:fill="auto"/>
                <w:noWrap/>
                <w:vAlign w:val="center"/>
                <w:hideMark/>
              </w:tcPr>
            </w:tcPrChange>
          </w:tcPr>
          <w:p w14:paraId="4E90F6AD" w14:textId="6A562636" w:rsidR="007B4434" w:rsidRPr="008531D1" w:rsidRDefault="007B4434">
            <w:pPr>
              <w:spacing w:line="480" w:lineRule="auto"/>
              <w:contextualSpacing/>
              <w:jc w:val="center"/>
              <w:rPr>
                <w:ins w:id="516" w:author="Risa" w:date="2021-05-04T14:19:00Z"/>
                <w:rFonts w:eastAsia="Times New Roman"/>
                <w:color w:val="000000"/>
                <w:rPrChange w:id="517" w:author="Nick Smith" w:date="2021-05-17T14:21:00Z">
                  <w:rPr>
                    <w:ins w:id="518" w:author="Risa" w:date="2021-05-04T14:19:00Z"/>
                    <w:rFonts w:eastAsia="Times New Roman"/>
                    <w:color w:val="000000"/>
                    <w:sz w:val="20"/>
                    <w:szCs w:val="20"/>
                  </w:rPr>
                </w:rPrChange>
              </w:rPr>
              <w:pPrChange w:id="519" w:author="Nick Smith" w:date="2021-05-17T14:21:00Z">
                <w:pPr>
                  <w:jc w:val="center"/>
                </w:pPr>
              </w:pPrChange>
            </w:pPr>
            <w:ins w:id="520" w:author="Risa" w:date="2021-05-04T14:19:00Z">
              <w:r w:rsidRPr="008531D1">
                <w:rPr>
                  <w:rFonts w:eastAsia="Times New Roman"/>
                  <w:color w:val="000000"/>
                  <w:rPrChange w:id="521"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522" w:author="Risa" w:date="2021-05-04T17:18:00Z">
              <w:tcPr>
                <w:tcW w:w="922" w:type="pct"/>
                <w:tcBorders>
                  <w:top w:val="nil"/>
                  <w:left w:val="nil"/>
                  <w:bottom w:val="nil"/>
                  <w:right w:val="nil"/>
                </w:tcBorders>
                <w:shd w:val="clear" w:color="auto" w:fill="auto"/>
                <w:noWrap/>
                <w:vAlign w:val="center"/>
                <w:hideMark/>
              </w:tcPr>
            </w:tcPrChange>
          </w:tcPr>
          <w:p w14:paraId="2A5434DF" w14:textId="77777777" w:rsidR="007B4434" w:rsidRPr="008531D1" w:rsidRDefault="007B4434">
            <w:pPr>
              <w:spacing w:line="480" w:lineRule="auto"/>
              <w:contextualSpacing/>
              <w:jc w:val="center"/>
              <w:rPr>
                <w:ins w:id="523" w:author="Risa" w:date="2021-05-04T14:19:00Z"/>
                <w:rFonts w:eastAsia="Times New Roman"/>
                <w:color w:val="000000"/>
                <w:rPrChange w:id="524" w:author="Nick Smith" w:date="2021-05-17T14:21:00Z">
                  <w:rPr>
                    <w:ins w:id="525" w:author="Risa" w:date="2021-05-04T14:19:00Z"/>
                    <w:rFonts w:eastAsia="Times New Roman"/>
                    <w:color w:val="000000"/>
                    <w:sz w:val="20"/>
                    <w:szCs w:val="20"/>
                  </w:rPr>
                </w:rPrChange>
              </w:rPr>
              <w:pPrChange w:id="526" w:author="Nick Smith" w:date="2021-05-17T14:21:00Z">
                <w:pPr>
                  <w:jc w:val="center"/>
                </w:pPr>
              </w:pPrChange>
            </w:pPr>
            <w:ins w:id="527" w:author="Risa" w:date="2021-05-04T14:19:00Z">
              <w:r w:rsidRPr="008531D1">
                <w:rPr>
                  <w:rFonts w:eastAsia="Times New Roman"/>
                  <w:color w:val="000000"/>
                  <w:rPrChange w:id="528" w:author="Nick Smith" w:date="2021-05-17T14:21:00Z">
                    <w:rPr>
                      <w:rFonts w:eastAsia="Times New Roman"/>
                      <w:color w:val="000000"/>
                      <w:sz w:val="20"/>
                      <w:szCs w:val="20"/>
                    </w:rPr>
                  </w:rPrChange>
                </w:rPr>
                <w:t>0.506</w:t>
              </w:r>
            </w:ins>
          </w:p>
        </w:tc>
        <w:tc>
          <w:tcPr>
            <w:tcW w:w="998" w:type="pct"/>
            <w:tcBorders>
              <w:top w:val="nil"/>
              <w:left w:val="nil"/>
              <w:bottom w:val="nil"/>
              <w:right w:val="nil"/>
            </w:tcBorders>
            <w:shd w:val="clear" w:color="auto" w:fill="auto"/>
            <w:noWrap/>
            <w:vAlign w:val="center"/>
            <w:hideMark/>
            <w:tcPrChange w:id="529" w:author="Risa" w:date="2021-05-04T17:18:00Z">
              <w:tcPr>
                <w:tcW w:w="998" w:type="pct"/>
                <w:tcBorders>
                  <w:top w:val="nil"/>
                  <w:left w:val="nil"/>
                  <w:bottom w:val="nil"/>
                  <w:right w:val="nil"/>
                </w:tcBorders>
                <w:shd w:val="clear" w:color="auto" w:fill="auto"/>
                <w:noWrap/>
                <w:vAlign w:val="center"/>
                <w:hideMark/>
              </w:tcPr>
            </w:tcPrChange>
          </w:tcPr>
          <w:p w14:paraId="7B7D29AC" w14:textId="77777777" w:rsidR="007B4434" w:rsidRPr="008531D1" w:rsidRDefault="007B4434">
            <w:pPr>
              <w:spacing w:line="480" w:lineRule="auto"/>
              <w:contextualSpacing/>
              <w:jc w:val="center"/>
              <w:rPr>
                <w:ins w:id="530" w:author="Risa" w:date="2021-05-04T14:19:00Z"/>
                <w:rFonts w:eastAsia="Times New Roman"/>
                <w:color w:val="000000"/>
                <w:rPrChange w:id="531" w:author="Nick Smith" w:date="2021-05-17T14:21:00Z">
                  <w:rPr>
                    <w:ins w:id="532" w:author="Risa" w:date="2021-05-04T14:19:00Z"/>
                    <w:rFonts w:eastAsia="Times New Roman"/>
                    <w:color w:val="000000"/>
                    <w:sz w:val="20"/>
                    <w:szCs w:val="20"/>
                  </w:rPr>
                </w:rPrChange>
              </w:rPr>
              <w:pPrChange w:id="533" w:author="Nick Smith" w:date="2021-05-17T14:21:00Z">
                <w:pPr>
                  <w:jc w:val="center"/>
                </w:pPr>
              </w:pPrChange>
            </w:pPr>
            <w:ins w:id="534" w:author="Risa" w:date="2021-05-04T14:19:00Z">
              <w:r w:rsidRPr="008531D1">
                <w:rPr>
                  <w:rFonts w:eastAsia="Times New Roman"/>
                  <w:color w:val="000000"/>
                  <w:rPrChange w:id="535" w:author="Nick Smith" w:date="2021-05-17T14:21:00Z">
                    <w:rPr>
                      <w:rFonts w:eastAsia="Times New Roman"/>
                      <w:color w:val="000000"/>
                      <w:sz w:val="20"/>
                      <w:szCs w:val="20"/>
                    </w:rPr>
                  </w:rPrChange>
                </w:rPr>
                <w:t>3.53%</w:t>
              </w:r>
            </w:ins>
          </w:p>
        </w:tc>
      </w:tr>
      <w:tr w:rsidR="007B4434" w:rsidRPr="00771C52" w14:paraId="2E043EC1" w14:textId="77777777" w:rsidTr="007B4434">
        <w:trPr>
          <w:trHeight w:val="320"/>
          <w:ins w:id="536" w:author="Risa" w:date="2021-05-04T14:19:00Z"/>
          <w:trPrChange w:id="537"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538" w:author="Risa" w:date="2021-05-04T17:18:00Z">
              <w:tcPr>
                <w:tcW w:w="1236" w:type="pct"/>
                <w:tcBorders>
                  <w:top w:val="nil"/>
                  <w:left w:val="nil"/>
                  <w:bottom w:val="nil"/>
                  <w:right w:val="nil"/>
                </w:tcBorders>
                <w:shd w:val="clear" w:color="auto" w:fill="auto"/>
                <w:noWrap/>
                <w:vAlign w:val="center"/>
                <w:hideMark/>
              </w:tcPr>
            </w:tcPrChange>
          </w:tcPr>
          <w:p w14:paraId="2BEF1EE9" w14:textId="77777777" w:rsidR="007B4434" w:rsidRPr="008531D1" w:rsidRDefault="007B4434">
            <w:pPr>
              <w:spacing w:line="480" w:lineRule="auto"/>
              <w:contextualSpacing/>
              <w:rPr>
                <w:ins w:id="539" w:author="Risa" w:date="2021-05-04T14:19:00Z"/>
                <w:rFonts w:eastAsia="Times New Roman"/>
                <w:color w:val="000000"/>
                <w:rPrChange w:id="540" w:author="Nick Smith" w:date="2021-05-17T14:21:00Z">
                  <w:rPr>
                    <w:ins w:id="541" w:author="Risa" w:date="2021-05-04T14:19:00Z"/>
                    <w:rFonts w:eastAsia="Times New Roman"/>
                    <w:color w:val="000000"/>
                    <w:sz w:val="20"/>
                    <w:szCs w:val="20"/>
                  </w:rPr>
                </w:rPrChange>
              </w:rPr>
              <w:pPrChange w:id="542" w:author="Nick Smith" w:date="2021-05-17T14:21:00Z">
                <w:pPr/>
              </w:pPrChange>
            </w:pPr>
            <w:ins w:id="543" w:author="Risa" w:date="2021-05-04T14:19:00Z">
              <w:r w:rsidRPr="008531D1">
                <w:rPr>
                  <w:rFonts w:eastAsia="Times New Roman"/>
                  <w:color w:val="000000"/>
                  <w:rPrChange w:id="544" w:author="Nick Smith" w:date="2021-05-17T14:21:00Z">
                    <w:rPr>
                      <w:rFonts w:eastAsia="Times New Roman"/>
                      <w:color w:val="000000"/>
                      <w:sz w:val="20"/>
                      <w:szCs w:val="20"/>
                    </w:rPr>
                  </w:rPrChange>
                </w:rPr>
                <w:t>N fixer</w:t>
              </w:r>
            </w:ins>
          </w:p>
        </w:tc>
        <w:tc>
          <w:tcPr>
            <w:tcW w:w="922" w:type="pct"/>
            <w:tcBorders>
              <w:top w:val="nil"/>
              <w:left w:val="nil"/>
              <w:bottom w:val="nil"/>
              <w:right w:val="nil"/>
            </w:tcBorders>
            <w:vAlign w:val="center"/>
            <w:tcPrChange w:id="545" w:author="Risa" w:date="2021-05-04T17:18:00Z">
              <w:tcPr>
                <w:tcW w:w="922" w:type="pct"/>
                <w:tcBorders>
                  <w:top w:val="nil"/>
                  <w:left w:val="nil"/>
                  <w:bottom w:val="nil"/>
                  <w:right w:val="nil"/>
                </w:tcBorders>
              </w:tcPr>
            </w:tcPrChange>
          </w:tcPr>
          <w:p w14:paraId="2186C2F2" w14:textId="40E5A257" w:rsidR="007B4434" w:rsidRPr="008531D1" w:rsidRDefault="007B4434">
            <w:pPr>
              <w:spacing w:line="480" w:lineRule="auto"/>
              <w:contextualSpacing/>
              <w:jc w:val="center"/>
              <w:rPr>
                <w:ins w:id="546" w:author="Risa" w:date="2021-05-04T17:18:00Z"/>
                <w:rFonts w:eastAsia="Times New Roman"/>
                <w:color w:val="000000"/>
                <w:rPrChange w:id="547" w:author="Nick Smith" w:date="2021-05-17T14:21:00Z">
                  <w:rPr>
                    <w:ins w:id="548" w:author="Risa" w:date="2021-05-04T17:18:00Z"/>
                    <w:rFonts w:eastAsia="Times New Roman"/>
                    <w:color w:val="000000"/>
                    <w:sz w:val="20"/>
                    <w:szCs w:val="20"/>
                  </w:rPr>
                </w:rPrChange>
              </w:rPr>
              <w:pPrChange w:id="549" w:author="Nick Smith" w:date="2021-05-17T14:21:00Z">
                <w:pPr>
                  <w:jc w:val="center"/>
                </w:pPr>
              </w:pPrChange>
            </w:pPr>
            <w:ins w:id="550" w:author="Risa" w:date="2021-05-04T17:18:00Z">
              <w:r w:rsidRPr="008531D1">
                <w:rPr>
                  <w:rFonts w:eastAsia="Times New Roman"/>
                  <w:color w:val="000000"/>
                  <w:rPrChange w:id="551"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552" w:author="Risa" w:date="2021-05-04T17:18:00Z">
              <w:tcPr>
                <w:tcW w:w="922" w:type="pct"/>
                <w:tcBorders>
                  <w:top w:val="nil"/>
                  <w:left w:val="nil"/>
                  <w:bottom w:val="nil"/>
                  <w:right w:val="nil"/>
                </w:tcBorders>
                <w:shd w:val="clear" w:color="auto" w:fill="auto"/>
                <w:noWrap/>
                <w:vAlign w:val="center"/>
                <w:hideMark/>
              </w:tcPr>
            </w:tcPrChange>
          </w:tcPr>
          <w:p w14:paraId="0F81A9F6" w14:textId="04B7FD8D" w:rsidR="007B4434" w:rsidRPr="008531D1" w:rsidRDefault="007B4434">
            <w:pPr>
              <w:spacing w:line="480" w:lineRule="auto"/>
              <w:contextualSpacing/>
              <w:jc w:val="center"/>
              <w:rPr>
                <w:ins w:id="553" w:author="Risa" w:date="2021-05-04T14:19:00Z"/>
                <w:rFonts w:eastAsia="Times New Roman"/>
                <w:color w:val="000000"/>
                <w:rPrChange w:id="554" w:author="Nick Smith" w:date="2021-05-17T14:21:00Z">
                  <w:rPr>
                    <w:ins w:id="555" w:author="Risa" w:date="2021-05-04T14:19:00Z"/>
                    <w:rFonts w:eastAsia="Times New Roman"/>
                    <w:color w:val="000000"/>
                    <w:sz w:val="20"/>
                    <w:szCs w:val="20"/>
                  </w:rPr>
                </w:rPrChange>
              </w:rPr>
              <w:pPrChange w:id="556" w:author="Nick Smith" w:date="2021-05-17T14:21:00Z">
                <w:pPr>
                  <w:jc w:val="center"/>
                </w:pPr>
              </w:pPrChange>
            </w:pPr>
            <w:ins w:id="557" w:author="Risa" w:date="2021-05-04T14:19:00Z">
              <w:r w:rsidRPr="008531D1">
                <w:rPr>
                  <w:rFonts w:eastAsia="Times New Roman"/>
                  <w:color w:val="000000"/>
                  <w:rPrChange w:id="558"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559" w:author="Risa" w:date="2021-05-04T17:18:00Z">
              <w:tcPr>
                <w:tcW w:w="922" w:type="pct"/>
                <w:tcBorders>
                  <w:top w:val="nil"/>
                  <w:left w:val="nil"/>
                  <w:bottom w:val="nil"/>
                  <w:right w:val="nil"/>
                </w:tcBorders>
                <w:shd w:val="clear" w:color="auto" w:fill="auto"/>
                <w:noWrap/>
                <w:vAlign w:val="center"/>
                <w:hideMark/>
              </w:tcPr>
            </w:tcPrChange>
          </w:tcPr>
          <w:p w14:paraId="7C62099F" w14:textId="77777777" w:rsidR="007B4434" w:rsidRPr="008531D1" w:rsidRDefault="007B4434">
            <w:pPr>
              <w:spacing w:line="480" w:lineRule="auto"/>
              <w:contextualSpacing/>
              <w:jc w:val="center"/>
              <w:rPr>
                <w:ins w:id="560" w:author="Risa" w:date="2021-05-04T14:19:00Z"/>
                <w:rFonts w:eastAsia="Times New Roman"/>
                <w:b/>
                <w:bCs/>
                <w:color w:val="000000"/>
                <w:rPrChange w:id="561" w:author="Nick Smith" w:date="2021-05-17T14:21:00Z">
                  <w:rPr>
                    <w:ins w:id="562" w:author="Risa" w:date="2021-05-04T14:19:00Z"/>
                    <w:rFonts w:eastAsia="Times New Roman"/>
                    <w:b/>
                    <w:bCs/>
                    <w:color w:val="000000"/>
                    <w:sz w:val="20"/>
                    <w:szCs w:val="20"/>
                  </w:rPr>
                </w:rPrChange>
              </w:rPr>
              <w:pPrChange w:id="563" w:author="Nick Smith" w:date="2021-05-17T14:21:00Z">
                <w:pPr>
                  <w:jc w:val="center"/>
                </w:pPr>
              </w:pPrChange>
            </w:pPr>
            <w:ins w:id="564" w:author="Risa" w:date="2021-05-04T14:19:00Z">
              <w:r w:rsidRPr="008531D1">
                <w:rPr>
                  <w:b/>
                  <w:bCs/>
                  <w:color w:val="000000"/>
                  <w:rPrChange w:id="565"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566" w:author="Risa" w:date="2021-05-04T17:18:00Z">
              <w:tcPr>
                <w:tcW w:w="998" w:type="pct"/>
                <w:tcBorders>
                  <w:top w:val="nil"/>
                  <w:left w:val="nil"/>
                  <w:bottom w:val="nil"/>
                  <w:right w:val="nil"/>
                </w:tcBorders>
                <w:shd w:val="clear" w:color="auto" w:fill="auto"/>
                <w:noWrap/>
                <w:vAlign w:val="center"/>
                <w:hideMark/>
              </w:tcPr>
            </w:tcPrChange>
          </w:tcPr>
          <w:p w14:paraId="58180EFF" w14:textId="77777777" w:rsidR="007B4434" w:rsidRPr="008531D1" w:rsidRDefault="007B4434">
            <w:pPr>
              <w:spacing w:line="480" w:lineRule="auto"/>
              <w:contextualSpacing/>
              <w:jc w:val="center"/>
              <w:rPr>
                <w:ins w:id="567" w:author="Risa" w:date="2021-05-04T14:19:00Z"/>
                <w:rFonts w:eastAsia="Times New Roman"/>
                <w:color w:val="000000"/>
                <w:rPrChange w:id="568" w:author="Nick Smith" w:date="2021-05-17T14:21:00Z">
                  <w:rPr>
                    <w:ins w:id="569" w:author="Risa" w:date="2021-05-04T14:19:00Z"/>
                    <w:rFonts w:eastAsia="Times New Roman"/>
                    <w:color w:val="000000"/>
                    <w:sz w:val="20"/>
                    <w:szCs w:val="20"/>
                  </w:rPr>
                </w:rPrChange>
              </w:rPr>
              <w:pPrChange w:id="570" w:author="Nick Smith" w:date="2021-05-17T14:21:00Z">
                <w:pPr>
                  <w:jc w:val="center"/>
                </w:pPr>
              </w:pPrChange>
            </w:pPr>
            <w:ins w:id="571" w:author="Risa" w:date="2021-05-04T14:19:00Z">
              <w:r w:rsidRPr="008531D1">
                <w:rPr>
                  <w:rFonts w:eastAsia="Times New Roman"/>
                  <w:color w:val="000000"/>
                  <w:rPrChange w:id="572" w:author="Nick Smith" w:date="2021-05-17T14:21:00Z">
                    <w:rPr>
                      <w:rFonts w:eastAsia="Times New Roman"/>
                      <w:color w:val="000000"/>
                      <w:sz w:val="20"/>
                      <w:szCs w:val="20"/>
                    </w:rPr>
                  </w:rPrChange>
                </w:rPr>
                <w:t>4.42%</w:t>
              </w:r>
            </w:ins>
          </w:p>
        </w:tc>
      </w:tr>
      <w:tr w:rsidR="007B4434" w:rsidRPr="00771C52" w14:paraId="34144387" w14:textId="77777777" w:rsidTr="007B4434">
        <w:trPr>
          <w:trHeight w:val="320"/>
          <w:ins w:id="573" w:author="Risa" w:date="2021-05-04T14:19:00Z"/>
          <w:trPrChange w:id="574"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575" w:author="Risa" w:date="2021-05-04T17:18:00Z">
              <w:tcPr>
                <w:tcW w:w="1236" w:type="pct"/>
                <w:tcBorders>
                  <w:top w:val="nil"/>
                  <w:left w:val="nil"/>
                  <w:bottom w:val="nil"/>
                  <w:right w:val="nil"/>
                </w:tcBorders>
                <w:shd w:val="clear" w:color="auto" w:fill="auto"/>
                <w:noWrap/>
                <w:vAlign w:val="center"/>
                <w:hideMark/>
              </w:tcPr>
            </w:tcPrChange>
          </w:tcPr>
          <w:p w14:paraId="73E83E16" w14:textId="0AA4AB61" w:rsidR="007B4434" w:rsidRPr="008531D1" w:rsidRDefault="007B4434">
            <w:pPr>
              <w:spacing w:line="480" w:lineRule="auto"/>
              <w:contextualSpacing/>
              <w:rPr>
                <w:ins w:id="576" w:author="Risa" w:date="2021-05-04T14:19:00Z"/>
                <w:rFonts w:eastAsia="Times New Roman"/>
                <w:color w:val="000000"/>
                <w:rPrChange w:id="577" w:author="Nick Smith" w:date="2021-05-17T14:21:00Z">
                  <w:rPr>
                    <w:ins w:id="578" w:author="Risa" w:date="2021-05-04T14:19:00Z"/>
                    <w:rFonts w:eastAsia="Times New Roman"/>
                    <w:color w:val="000000"/>
                    <w:sz w:val="20"/>
                    <w:szCs w:val="20"/>
                  </w:rPr>
                </w:rPrChange>
              </w:rPr>
              <w:pPrChange w:id="579" w:author="Nick Smith" w:date="2021-05-17T14:21:00Z">
                <w:pPr/>
              </w:pPrChange>
            </w:pPr>
            <w:ins w:id="580" w:author="Risa" w:date="2021-05-04T16:44:00Z">
              <w:r w:rsidRPr="008531D1">
                <w:rPr>
                  <w:rFonts w:eastAsia="Times New Roman"/>
                  <w:color w:val="000000"/>
                  <w:rPrChange w:id="581" w:author="Nick Smith" w:date="2021-05-17T14:21:00Z">
                    <w:rPr>
                      <w:rFonts w:eastAsia="Times New Roman"/>
                      <w:color w:val="000000"/>
                      <w:sz w:val="20"/>
                      <w:szCs w:val="20"/>
                    </w:rPr>
                  </w:rPrChange>
                </w:rPr>
                <w:t>Photosynthetic pathway (</w:t>
              </w:r>
            </w:ins>
            <w:ins w:id="582" w:author="Risa" w:date="2021-05-04T14:19:00Z">
              <w:r w:rsidRPr="008531D1">
                <w:rPr>
                  <w:rFonts w:eastAsia="Times New Roman"/>
                  <w:color w:val="000000"/>
                  <w:rPrChange w:id="583" w:author="Nick Smith" w:date="2021-05-17T14:21:00Z">
                    <w:rPr>
                      <w:rFonts w:eastAsia="Times New Roman"/>
                      <w:color w:val="000000"/>
                      <w:sz w:val="20"/>
                      <w:szCs w:val="20"/>
                    </w:rPr>
                  </w:rPrChange>
                </w:rPr>
                <w:t>C</w:t>
              </w:r>
              <w:r w:rsidRPr="008531D1">
                <w:rPr>
                  <w:rFonts w:eastAsia="Times New Roman"/>
                  <w:color w:val="000000"/>
                  <w:vertAlign w:val="subscript"/>
                  <w:rPrChange w:id="584" w:author="Nick Smith" w:date="2021-05-17T14:21:00Z">
                    <w:rPr>
                      <w:rFonts w:eastAsia="Times New Roman"/>
                      <w:color w:val="000000"/>
                      <w:sz w:val="20"/>
                      <w:szCs w:val="20"/>
                    </w:rPr>
                  </w:rPrChange>
                </w:rPr>
                <w:t>3</w:t>
              </w:r>
              <w:r w:rsidRPr="008531D1">
                <w:rPr>
                  <w:rFonts w:eastAsia="Times New Roman"/>
                  <w:color w:val="000000"/>
                  <w:rPrChange w:id="585" w:author="Nick Smith" w:date="2021-05-17T14:21:00Z">
                    <w:rPr>
                      <w:rFonts w:eastAsia="Times New Roman"/>
                      <w:color w:val="000000"/>
                      <w:sz w:val="20"/>
                      <w:szCs w:val="20"/>
                    </w:rPr>
                  </w:rPrChange>
                </w:rPr>
                <w:t>/C</w:t>
              </w:r>
              <w:r w:rsidRPr="008531D1">
                <w:rPr>
                  <w:rFonts w:eastAsia="Times New Roman"/>
                  <w:color w:val="000000"/>
                  <w:vertAlign w:val="subscript"/>
                  <w:rPrChange w:id="586" w:author="Nick Smith" w:date="2021-05-17T14:21:00Z">
                    <w:rPr>
                      <w:rFonts w:eastAsia="Times New Roman"/>
                      <w:color w:val="000000"/>
                      <w:sz w:val="20"/>
                      <w:szCs w:val="20"/>
                    </w:rPr>
                  </w:rPrChange>
                </w:rPr>
                <w:t>4</w:t>
              </w:r>
            </w:ins>
            <w:ins w:id="587" w:author="Risa" w:date="2021-05-04T16:44:00Z">
              <w:r w:rsidRPr="008531D1">
                <w:rPr>
                  <w:rFonts w:eastAsia="Times New Roman"/>
                  <w:color w:val="000000"/>
                  <w:rPrChange w:id="588" w:author="Nick Smith" w:date="2021-05-17T14:21:00Z">
                    <w:rPr>
                      <w:rFonts w:eastAsia="Times New Roman"/>
                      <w:color w:val="000000"/>
                      <w:sz w:val="20"/>
                      <w:szCs w:val="20"/>
                    </w:rPr>
                  </w:rPrChange>
                </w:rPr>
                <w:t>)</w:t>
              </w:r>
            </w:ins>
          </w:p>
        </w:tc>
        <w:tc>
          <w:tcPr>
            <w:tcW w:w="922" w:type="pct"/>
            <w:tcBorders>
              <w:top w:val="nil"/>
              <w:left w:val="nil"/>
              <w:bottom w:val="nil"/>
              <w:right w:val="nil"/>
            </w:tcBorders>
            <w:vAlign w:val="center"/>
            <w:tcPrChange w:id="589" w:author="Risa" w:date="2021-05-04T17:18:00Z">
              <w:tcPr>
                <w:tcW w:w="922" w:type="pct"/>
                <w:tcBorders>
                  <w:top w:val="nil"/>
                  <w:left w:val="nil"/>
                  <w:bottom w:val="nil"/>
                  <w:right w:val="nil"/>
                </w:tcBorders>
              </w:tcPr>
            </w:tcPrChange>
          </w:tcPr>
          <w:p w14:paraId="517A99C3" w14:textId="4491B786" w:rsidR="007B4434" w:rsidRPr="008531D1" w:rsidRDefault="007B4434">
            <w:pPr>
              <w:spacing w:line="480" w:lineRule="auto"/>
              <w:contextualSpacing/>
              <w:jc w:val="center"/>
              <w:rPr>
                <w:ins w:id="590" w:author="Risa" w:date="2021-05-04T17:18:00Z"/>
                <w:rFonts w:eastAsia="Times New Roman"/>
                <w:color w:val="000000"/>
                <w:rPrChange w:id="591" w:author="Nick Smith" w:date="2021-05-17T14:21:00Z">
                  <w:rPr>
                    <w:ins w:id="592" w:author="Risa" w:date="2021-05-04T17:18:00Z"/>
                    <w:rFonts w:eastAsia="Times New Roman"/>
                    <w:color w:val="000000"/>
                    <w:sz w:val="20"/>
                    <w:szCs w:val="20"/>
                  </w:rPr>
                </w:rPrChange>
              </w:rPr>
              <w:pPrChange w:id="593" w:author="Nick Smith" w:date="2021-05-17T14:21:00Z">
                <w:pPr>
                  <w:jc w:val="center"/>
                </w:pPr>
              </w:pPrChange>
            </w:pPr>
            <w:ins w:id="594" w:author="Risa" w:date="2021-05-04T17:18:00Z">
              <w:r w:rsidRPr="008531D1">
                <w:rPr>
                  <w:rFonts w:eastAsia="Times New Roman"/>
                  <w:color w:val="000000"/>
                  <w:rPrChange w:id="595"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596" w:author="Risa" w:date="2021-05-04T17:18:00Z">
              <w:tcPr>
                <w:tcW w:w="922" w:type="pct"/>
                <w:tcBorders>
                  <w:top w:val="nil"/>
                  <w:left w:val="nil"/>
                  <w:bottom w:val="nil"/>
                  <w:right w:val="nil"/>
                </w:tcBorders>
                <w:shd w:val="clear" w:color="auto" w:fill="auto"/>
                <w:noWrap/>
                <w:vAlign w:val="center"/>
                <w:hideMark/>
              </w:tcPr>
            </w:tcPrChange>
          </w:tcPr>
          <w:p w14:paraId="2FA2D93D" w14:textId="49F184A5" w:rsidR="007B4434" w:rsidRPr="008531D1" w:rsidRDefault="007B4434">
            <w:pPr>
              <w:spacing w:line="480" w:lineRule="auto"/>
              <w:contextualSpacing/>
              <w:jc w:val="center"/>
              <w:rPr>
                <w:ins w:id="597" w:author="Risa" w:date="2021-05-04T14:19:00Z"/>
                <w:rFonts w:eastAsia="Times New Roman"/>
                <w:color w:val="000000"/>
                <w:rPrChange w:id="598" w:author="Nick Smith" w:date="2021-05-17T14:21:00Z">
                  <w:rPr>
                    <w:ins w:id="599" w:author="Risa" w:date="2021-05-04T14:19:00Z"/>
                    <w:rFonts w:eastAsia="Times New Roman"/>
                    <w:color w:val="000000"/>
                    <w:sz w:val="20"/>
                    <w:szCs w:val="20"/>
                  </w:rPr>
                </w:rPrChange>
              </w:rPr>
              <w:pPrChange w:id="600" w:author="Nick Smith" w:date="2021-05-17T14:21:00Z">
                <w:pPr>
                  <w:jc w:val="center"/>
                </w:pPr>
              </w:pPrChange>
            </w:pPr>
            <w:ins w:id="601" w:author="Risa" w:date="2021-05-04T14:19:00Z">
              <w:r w:rsidRPr="008531D1">
                <w:rPr>
                  <w:rFonts w:eastAsia="Times New Roman"/>
                  <w:color w:val="000000"/>
                  <w:rPrChange w:id="602"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603" w:author="Risa" w:date="2021-05-04T17:18:00Z">
              <w:tcPr>
                <w:tcW w:w="922" w:type="pct"/>
                <w:tcBorders>
                  <w:top w:val="nil"/>
                  <w:left w:val="nil"/>
                  <w:bottom w:val="nil"/>
                  <w:right w:val="nil"/>
                </w:tcBorders>
                <w:shd w:val="clear" w:color="auto" w:fill="auto"/>
                <w:noWrap/>
                <w:vAlign w:val="center"/>
                <w:hideMark/>
              </w:tcPr>
            </w:tcPrChange>
          </w:tcPr>
          <w:p w14:paraId="1574CDC2" w14:textId="77777777" w:rsidR="007B4434" w:rsidRPr="008531D1" w:rsidRDefault="007B4434">
            <w:pPr>
              <w:spacing w:line="480" w:lineRule="auto"/>
              <w:contextualSpacing/>
              <w:jc w:val="center"/>
              <w:rPr>
                <w:ins w:id="604" w:author="Risa" w:date="2021-05-04T14:19:00Z"/>
                <w:rFonts w:eastAsia="Times New Roman"/>
                <w:b/>
                <w:bCs/>
                <w:color w:val="000000"/>
                <w:rPrChange w:id="605" w:author="Nick Smith" w:date="2021-05-17T14:21:00Z">
                  <w:rPr>
                    <w:ins w:id="606" w:author="Risa" w:date="2021-05-04T14:19:00Z"/>
                    <w:rFonts w:eastAsia="Times New Roman"/>
                    <w:b/>
                    <w:bCs/>
                    <w:color w:val="000000"/>
                    <w:sz w:val="20"/>
                    <w:szCs w:val="20"/>
                  </w:rPr>
                </w:rPrChange>
              </w:rPr>
              <w:pPrChange w:id="607" w:author="Nick Smith" w:date="2021-05-17T14:21:00Z">
                <w:pPr>
                  <w:jc w:val="center"/>
                </w:pPr>
              </w:pPrChange>
            </w:pPr>
            <w:ins w:id="608" w:author="Risa" w:date="2021-05-04T14:19:00Z">
              <w:r w:rsidRPr="008531D1">
                <w:rPr>
                  <w:b/>
                  <w:bCs/>
                  <w:color w:val="000000"/>
                  <w:rPrChange w:id="609"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610" w:author="Risa" w:date="2021-05-04T17:18:00Z">
              <w:tcPr>
                <w:tcW w:w="998" w:type="pct"/>
                <w:tcBorders>
                  <w:top w:val="nil"/>
                  <w:left w:val="nil"/>
                  <w:bottom w:val="nil"/>
                  <w:right w:val="nil"/>
                </w:tcBorders>
                <w:shd w:val="clear" w:color="auto" w:fill="auto"/>
                <w:noWrap/>
                <w:vAlign w:val="center"/>
                <w:hideMark/>
              </w:tcPr>
            </w:tcPrChange>
          </w:tcPr>
          <w:p w14:paraId="3D0641BA" w14:textId="77777777" w:rsidR="007B4434" w:rsidRPr="008531D1" w:rsidRDefault="007B4434">
            <w:pPr>
              <w:spacing w:line="480" w:lineRule="auto"/>
              <w:contextualSpacing/>
              <w:jc w:val="center"/>
              <w:rPr>
                <w:ins w:id="611" w:author="Risa" w:date="2021-05-04T14:19:00Z"/>
                <w:rFonts w:eastAsia="Times New Roman"/>
                <w:color w:val="000000"/>
                <w:rPrChange w:id="612" w:author="Nick Smith" w:date="2021-05-17T14:21:00Z">
                  <w:rPr>
                    <w:ins w:id="613" w:author="Risa" w:date="2021-05-04T14:19:00Z"/>
                    <w:rFonts w:eastAsia="Times New Roman"/>
                    <w:color w:val="000000"/>
                    <w:sz w:val="20"/>
                    <w:szCs w:val="20"/>
                  </w:rPr>
                </w:rPrChange>
              </w:rPr>
              <w:pPrChange w:id="614" w:author="Nick Smith" w:date="2021-05-17T14:21:00Z">
                <w:pPr>
                  <w:jc w:val="center"/>
                </w:pPr>
              </w:pPrChange>
            </w:pPr>
            <w:ins w:id="615" w:author="Risa" w:date="2021-05-04T14:19:00Z">
              <w:r w:rsidRPr="008531D1">
                <w:rPr>
                  <w:rFonts w:eastAsia="Times New Roman"/>
                  <w:color w:val="000000"/>
                  <w:rPrChange w:id="616" w:author="Nick Smith" w:date="2021-05-17T14:21:00Z">
                    <w:rPr>
                      <w:rFonts w:eastAsia="Times New Roman"/>
                      <w:color w:val="000000"/>
                      <w:sz w:val="20"/>
                      <w:szCs w:val="20"/>
                    </w:rPr>
                  </w:rPrChange>
                </w:rPr>
                <w:t>8.93%</w:t>
              </w:r>
            </w:ins>
          </w:p>
        </w:tc>
      </w:tr>
      <w:tr w:rsidR="007B4434" w:rsidRPr="00771C52" w14:paraId="235933CA" w14:textId="77777777" w:rsidTr="007B4434">
        <w:trPr>
          <w:trHeight w:val="320"/>
          <w:ins w:id="617" w:author="Risa" w:date="2021-05-04T14:19:00Z"/>
          <w:trPrChange w:id="618"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619" w:author="Risa" w:date="2021-05-04T17:18:00Z">
              <w:tcPr>
                <w:tcW w:w="1236" w:type="pct"/>
                <w:tcBorders>
                  <w:top w:val="nil"/>
                  <w:left w:val="nil"/>
                  <w:bottom w:val="nil"/>
                  <w:right w:val="nil"/>
                </w:tcBorders>
                <w:shd w:val="clear" w:color="auto" w:fill="auto"/>
                <w:noWrap/>
                <w:vAlign w:val="center"/>
                <w:hideMark/>
              </w:tcPr>
            </w:tcPrChange>
          </w:tcPr>
          <w:p w14:paraId="086F6C69" w14:textId="77777777" w:rsidR="007B4434" w:rsidRPr="008531D1" w:rsidRDefault="007B4434">
            <w:pPr>
              <w:spacing w:line="480" w:lineRule="auto"/>
              <w:contextualSpacing/>
              <w:rPr>
                <w:ins w:id="620" w:author="Risa" w:date="2021-05-04T14:19:00Z"/>
                <w:rFonts w:eastAsia="Times New Roman"/>
                <w:color w:val="000000"/>
                <w:rPrChange w:id="621" w:author="Nick Smith" w:date="2021-05-17T14:21:00Z">
                  <w:rPr>
                    <w:ins w:id="622" w:author="Risa" w:date="2021-05-04T14:19:00Z"/>
                    <w:rFonts w:eastAsia="Times New Roman"/>
                    <w:color w:val="000000"/>
                    <w:sz w:val="20"/>
                    <w:szCs w:val="20"/>
                  </w:rPr>
                </w:rPrChange>
              </w:rPr>
              <w:pPrChange w:id="623" w:author="Nick Smith" w:date="2021-05-17T14:21:00Z">
                <w:pPr/>
              </w:pPrChange>
            </w:pPr>
            <w:ins w:id="624" w:author="Risa" w:date="2021-05-04T14:19:00Z">
              <w:r w:rsidRPr="008531D1">
                <w:rPr>
                  <w:rFonts w:eastAsia="Times New Roman"/>
                  <w:color w:val="000000"/>
                  <w:rPrChange w:id="625" w:author="Nick Smith" w:date="2021-05-17T14:21:00Z">
                    <w:rPr>
                      <w:rFonts w:eastAsia="Times New Roman"/>
                      <w:color w:val="000000"/>
                      <w:sz w:val="20"/>
                      <w:szCs w:val="20"/>
                    </w:rPr>
                  </w:rPrChange>
                </w:rPr>
                <w:t>Soil N x Soil P</w:t>
              </w:r>
            </w:ins>
          </w:p>
        </w:tc>
        <w:tc>
          <w:tcPr>
            <w:tcW w:w="922" w:type="pct"/>
            <w:tcBorders>
              <w:top w:val="nil"/>
              <w:left w:val="nil"/>
              <w:bottom w:val="nil"/>
              <w:right w:val="nil"/>
            </w:tcBorders>
            <w:vAlign w:val="center"/>
            <w:tcPrChange w:id="626" w:author="Risa" w:date="2021-05-04T17:18:00Z">
              <w:tcPr>
                <w:tcW w:w="922" w:type="pct"/>
                <w:tcBorders>
                  <w:top w:val="nil"/>
                  <w:left w:val="nil"/>
                  <w:bottom w:val="nil"/>
                  <w:right w:val="nil"/>
                </w:tcBorders>
              </w:tcPr>
            </w:tcPrChange>
          </w:tcPr>
          <w:p w14:paraId="5D8316AA" w14:textId="253A7A4E" w:rsidR="007B4434" w:rsidRPr="008531D1" w:rsidRDefault="007B4434">
            <w:pPr>
              <w:spacing w:line="480" w:lineRule="auto"/>
              <w:contextualSpacing/>
              <w:jc w:val="center"/>
              <w:rPr>
                <w:ins w:id="627" w:author="Risa" w:date="2021-05-04T17:18:00Z"/>
                <w:rFonts w:eastAsia="Times New Roman"/>
                <w:color w:val="000000"/>
                <w:rPrChange w:id="628" w:author="Nick Smith" w:date="2021-05-17T14:21:00Z">
                  <w:rPr>
                    <w:ins w:id="629" w:author="Risa" w:date="2021-05-04T17:18:00Z"/>
                    <w:rFonts w:eastAsia="Times New Roman"/>
                    <w:color w:val="000000"/>
                    <w:sz w:val="20"/>
                    <w:szCs w:val="20"/>
                  </w:rPr>
                </w:rPrChange>
              </w:rPr>
              <w:pPrChange w:id="630" w:author="Nick Smith" w:date="2021-05-17T14:21:00Z">
                <w:pPr>
                  <w:jc w:val="center"/>
                </w:pPr>
              </w:pPrChange>
            </w:pPr>
            <w:ins w:id="631" w:author="Risa" w:date="2021-05-04T17:18:00Z">
              <w:r w:rsidRPr="008531D1">
                <w:rPr>
                  <w:rFonts w:eastAsia="Times New Roman"/>
                  <w:color w:val="000000"/>
                  <w:rPrChange w:id="632"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633" w:author="Risa" w:date="2021-05-04T17:18:00Z">
              <w:tcPr>
                <w:tcW w:w="922" w:type="pct"/>
                <w:tcBorders>
                  <w:top w:val="nil"/>
                  <w:left w:val="nil"/>
                  <w:bottom w:val="nil"/>
                  <w:right w:val="nil"/>
                </w:tcBorders>
                <w:shd w:val="clear" w:color="auto" w:fill="auto"/>
                <w:noWrap/>
                <w:vAlign w:val="center"/>
                <w:hideMark/>
              </w:tcPr>
            </w:tcPrChange>
          </w:tcPr>
          <w:p w14:paraId="359EADDE" w14:textId="6769B64A" w:rsidR="007B4434" w:rsidRPr="008531D1" w:rsidRDefault="007B4434">
            <w:pPr>
              <w:spacing w:line="480" w:lineRule="auto"/>
              <w:contextualSpacing/>
              <w:jc w:val="center"/>
              <w:rPr>
                <w:ins w:id="634" w:author="Risa" w:date="2021-05-04T14:19:00Z"/>
                <w:rFonts w:eastAsia="Times New Roman"/>
                <w:color w:val="000000"/>
                <w:rPrChange w:id="635" w:author="Nick Smith" w:date="2021-05-17T14:21:00Z">
                  <w:rPr>
                    <w:ins w:id="636" w:author="Risa" w:date="2021-05-04T14:19:00Z"/>
                    <w:rFonts w:eastAsia="Times New Roman"/>
                    <w:color w:val="000000"/>
                    <w:sz w:val="20"/>
                    <w:szCs w:val="20"/>
                  </w:rPr>
                </w:rPrChange>
              </w:rPr>
              <w:pPrChange w:id="637" w:author="Nick Smith" w:date="2021-05-17T14:21:00Z">
                <w:pPr>
                  <w:jc w:val="center"/>
                </w:pPr>
              </w:pPrChange>
            </w:pPr>
            <w:ins w:id="638" w:author="Risa" w:date="2021-05-04T14:19:00Z">
              <w:r w:rsidRPr="008531D1">
                <w:rPr>
                  <w:rFonts w:eastAsia="Times New Roman"/>
                  <w:color w:val="000000"/>
                  <w:rPrChange w:id="639"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640" w:author="Risa" w:date="2021-05-04T17:18:00Z">
              <w:tcPr>
                <w:tcW w:w="922" w:type="pct"/>
                <w:tcBorders>
                  <w:top w:val="nil"/>
                  <w:left w:val="nil"/>
                  <w:bottom w:val="nil"/>
                  <w:right w:val="nil"/>
                </w:tcBorders>
                <w:shd w:val="clear" w:color="auto" w:fill="auto"/>
                <w:noWrap/>
                <w:vAlign w:val="center"/>
                <w:hideMark/>
              </w:tcPr>
            </w:tcPrChange>
          </w:tcPr>
          <w:p w14:paraId="2381008E" w14:textId="77777777" w:rsidR="007B4434" w:rsidRPr="008531D1" w:rsidRDefault="007B4434">
            <w:pPr>
              <w:spacing w:line="480" w:lineRule="auto"/>
              <w:contextualSpacing/>
              <w:jc w:val="center"/>
              <w:rPr>
                <w:ins w:id="641" w:author="Risa" w:date="2021-05-04T14:19:00Z"/>
                <w:rFonts w:eastAsia="Times New Roman"/>
                <w:i/>
                <w:iCs/>
                <w:color w:val="000000"/>
                <w:rPrChange w:id="642" w:author="Nick Smith" w:date="2021-05-17T14:21:00Z">
                  <w:rPr>
                    <w:ins w:id="643" w:author="Risa" w:date="2021-05-04T14:19:00Z"/>
                    <w:rFonts w:eastAsia="Times New Roman"/>
                    <w:i/>
                    <w:iCs/>
                    <w:color w:val="000000"/>
                    <w:sz w:val="20"/>
                    <w:szCs w:val="20"/>
                  </w:rPr>
                </w:rPrChange>
              </w:rPr>
              <w:pPrChange w:id="644" w:author="Nick Smith" w:date="2021-05-17T14:21:00Z">
                <w:pPr>
                  <w:jc w:val="center"/>
                </w:pPr>
              </w:pPrChange>
            </w:pPr>
            <w:ins w:id="645" w:author="Risa" w:date="2021-05-04T14:19:00Z">
              <w:r w:rsidRPr="008531D1">
                <w:rPr>
                  <w:rFonts w:eastAsia="Times New Roman"/>
                  <w:i/>
                  <w:iCs/>
                  <w:color w:val="000000"/>
                  <w:rPrChange w:id="646" w:author="Nick Smith" w:date="2021-05-17T14:21:00Z">
                    <w:rPr>
                      <w:rFonts w:eastAsia="Times New Roman"/>
                      <w:i/>
                      <w:iCs/>
                      <w:color w:val="000000"/>
                      <w:sz w:val="20"/>
                      <w:szCs w:val="20"/>
                    </w:rPr>
                  </w:rPrChange>
                </w:rPr>
                <w:t>0.003</w:t>
              </w:r>
            </w:ins>
          </w:p>
        </w:tc>
        <w:tc>
          <w:tcPr>
            <w:tcW w:w="998" w:type="pct"/>
            <w:tcBorders>
              <w:top w:val="nil"/>
              <w:left w:val="nil"/>
              <w:right w:val="nil"/>
            </w:tcBorders>
            <w:shd w:val="clear" w:color="auto" w:fill="auto"/>
            <w:noWrap/>
            <w:vAlign w:val="center"/>
            <w:hideMark/>
            <w:tcPrChange w:id="647" w:author="Risa" w:date="2021-05-04T17:18:00Z">
              <w:tcPr>
                <w:tcW w:w="998" w:type="pct"/>
                <w:tcBorders>
                  <w:top w:val="nil"/>
                  <w:left w:val="nil"/>
                  <w:right w:val="nil"/>
                </w:tcBorders>
                <w:shd w:val="clear" w:color="auto" w:fill="auto"/>
                <w:noWrap/>
                <w:vAlign w:val="center"/>
                <w:hideMark/>
              </w:tcPr>
            </w:tcPrChange>
          </w:tcPr>
          <w:p w14:paraId="26FF186F" w14:textId="77777777" w:rsidR="007B4434" w:rsidRPr="008531D1" w:rsidRDefault="007B4434">
            <w:pPr>
              <w:spacing w:line="480" w:lineRule="auto"/>
              <w:contextualSpacing/>
              <w:jc w:val="center"/>
              <w:rPr>
                <w:ins w:id="648" w:author="Risa" w:date="2021-05-04T14:19:00Z"/>
                <w:rFonts w:eastAsia="Times New Roman"/>
                <w:color w:val="000000"/>
                <w:rPrChange w:id="649" w:author="Nick Smith" w:date="2021-05-17T14:21:00Z">
                  <w:rPr>
                    <w:ins w:id="650" w:author="Risa" w:date="2021-05-04T14:19:00Z"/>
                    <w:rFonts w:eastAsia="Times New Roman"/>
                    <w:color w:val="000000"/>
                    <w:sz w:val="20"/>
                    <w:szCs w:val="20"/>
                  </w:rPr>
                </w:rPrChange>
              </w:rPr>
              <w:pPrChange w:id="651" w:author="Nick Smith" w:date="2021-05-17T14:21:00Z">
                <w:pPr>
                  <w:jc w:val="center"/>
                </w:pPr>
              </w:pPrChange>
            </w:pPr>
            <w:ins w:id="652" w:author="Risa" w:date="2021-05-04T14:19:00Z">
              <w:r w:rsidRPr="008531D1">
                <w:rPr>
                  <w:rFonts w:eastAsia="Times New Roman"/>
                  <w:color w:val="000000"/>
                  <w:rPrChange w:id="653" w:author="Nick Smith" w:date="2021-05-17T14:21:00Z">
                    <w:rPr>
                      <w:rFonts w:eastAsia="Times New Roman"/>
                      <w:color w:val="000000"/>
                      <w:sz w:val="20"/>
                      <w:szCs w:val="20"/>
                    </w:rPr>
                  </w:rPrChange>
                </w:rPr>
                <w:t>1.28%</w:t>
              </w:r>
            </w:ins>
          </w:p>
        </w:tc>
      </w:tr>
      <w:tr w:rsidR="007B4434" w:rsidRPr="00771C52" w14:paraId="4DCCC95B" w14:textId="77777777" w:rsidTr="007B4434">
        <w:trPr>
          <w:trHeight w:val="320"/>
          <w:ins w:id="654" w:author="Risa" w:date="2021-05-04T14:19:00Z"/>
          <w:trPrChange w:id="655"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656" w:author="Risa" w:date="2021-05-04T17:18:00Z">
              <w:tcPr>
                <w:tcW w:w="1236" w:type="pct"/>
                <w:tcBorders>
                  <w:top w:val="nil"/>
                  <w:left w:val="nil"/>
                  <w:bottom w:val="nil"/>
                  <w:right w:val="nil"/>
                </w:tcBorders>
                <w:shd w:val="clear" w:color="auto" w:fill="auto"/>
                <w:noWrap/>
                <w:vAlign w:val="center"/>
                <w:hideMark/>
              </w:tcPr>
            </w:tcPrChange>
          </w:tcPr>
          <w:p w14:paraId="3024A194" w14:textId="1CA326F7" w:rsidR="007B4434" w:rsidRPr="008531D1" w:rsidRDefault="007B4434">
            <w:pPr>
              <w:spacing w:line="480" w:lineRule="auto"/>
              <w:contextualSpacing/>
              <w:rPr>
                <w:ins w:id="657" w:author="Risa" w:date="2021-05-04T14:19:00Z"/>
                <w:rFonts w:eastAsia="Times New Roman"/>
                <w:color w:val="000000"/>
                <w:rPrChange w:id="658" w:author="Nick Smith" w:date="2021-05-17T14:21:00Z">
                  <w:rPr>
                    <w:ins w:id="659" w:author="Risa" w:date="2021-05-04T14:19:00Z"/>
                    <w:rFonts w:eastAsia="Times New Roman"/>
                    <w:color w:val="000000"/>
                    <w:sz w:val="20"/>
                    <w:szCs w:val="20"/>
                  </w:rPr>
                </w:rPrChange>
              </w:rPr>
              <w:pPrChange w:id="660" w:author="Nick Smith" w:date="2021-05-17T14:21:00Z">
                <w:pPr/>
              </w:pPrChange>
            </w:pPr>
            <w:ins w:id="661" w:author="Risa" w:date="2021-05-04T14:19:00Z">
              <w:r w:rsidRPr="008531D1">
                <w:rPr>
                  <w:rFonts w:eastAsia="Times New Roman"/>
                  <w:color w:val="000000"/>
                  <w:rPrChange w:id="662" w:author="Nick Smith" w:date="2021-05-17T14:21:00Z">
                    <w:rPr>
                      <w:rFonts w:eastAsia="Times New Roman"/>
                      <w:color w:val="000000"/>
                      <w:sz w:val="20"/>
                      <w:szCs w:val="20"/>
                    </w:rPr>
                  </w:rPrChange>
                </w:rPr>
                <w:t xml:space="preserve">Soil N x Soil </w:t>
              </w:r>
            </w:ins>
            <w:ins w:id="663" w:author="Risa" w:date="2021-05-05T17:59:00Z">
              <w:r w:rsidR="00B262CF" w:rsidRPr="008531D1">
                <w:rPr>
                  <w:rFonts w:eastAsia="Times New Roman"/>
                  <w:color w:val="000000"/>
                  <w:rPrChange w:id="664" w:author="Nick Smith" w:date="2021-05-17T14:21:00Z">
                    <w:rPr>
                      <w:rFonts w:eastAsia="Times New Roman"/>
                      <w:color w:val="000000"/>
                      <w:sz w:val="20"/>
                      <w:szCs w:val="20"/>
                    </w:rPr>
                  </w:rPrChange>
                </w:rPr>
                <w:t>K</w:t>
              </w:r>
              <w:r w:rsidR="00B262CF" w:rsidRPr="008531D1">
                <w:rPr>
                  <w:rFonts w:eastAsia="Times New Roman"/>
                  <w:color w:val="000000"/>
                  <w:vertAlign w:val="subscript"/>
                  <w:rPrChange w:id="665" w:author="Nick Smith" w:date="2021-05-17T14:21:00Z">
                    <w:rPr>
                      <w:rFonts w:eastAsia="Times New Roman"/>
                      <w:color w:val="000000"/>
                      <w:sz w:val="20"/>
                      <w:szCs w:val="20"/>
                      <w:vertAlign w:val="subscript"/>
                    </w:rPr>
                  </w:rPrChange>
                </w:rPr>
                <w:t>+µ</w:t>
              </w:r>
            </w:ins>
          </w:p>
        </w:tc>
        <w:tc>
          <w:tcPr>
            <w:tcW w:w="922" w:type="pct"/>
            <w:tcBorders>
              <w:top w:val="nil"/>
              <w:left w:val="nil"/>
              <w:bottom w:val="nil"/>
              <w:right w:val="nil"/>
            </w:tcBorders>
            <w:vAlign w:val="center"/>
            <w:tcPrChange w:id="666" w:author="Risa" w:date="2021-05-04T17:18:00Z">
              <w:tcPr>
                <w:tcW w:w="922" w:type="pct"/>
                <w:tcBorders>
                  <w:top w:val="nil"/>
                  <w:left w:val="nil"/>
                  <w:bottom w:val="nil"/>
                  <w:right w:val="nil"/>
                </w:tcBorders>
              </w:tcPr>
            </w:tcPrChange>
          </w:tcPr>
          <w:p w14:paraId="45C8898A" w14:textId="4F72C805" w:rsidR="007B4434" w:rsidRPr="008531D1" w:rsidRDefault="007B4434">
            <w:pPr>
              <w:spacing w:line="480" w:lineRule="auto"/>
              <w:contextualSpacing/>
              <w:jc w:val="center"/>
              <w:rPr>
                <w:ins w:id="667" w:author="Risa" w:date="2021-05-04T17:18:00Z"/>
                <w:rFonts w:eastAsia="Times New Roman"/>
                <w:color w:val="000000"/>
                <w:rPrChange w:id="668" w:author="Nick Smith" w:date="2021-05-17T14:21:00Z">
                  <w:rPr>
                    <w:ins w:id="669" w:author="Risa" w:date="2021-05-04T17:18:00Z"/>
                    <w:rFonts w:eastAsia="Times New Roman"/>
                    <w:color w:val="000000"/>
                    <w:sz w:val="20"/>
                    <w:szCs w:val="20"/>
                  </w:rPr>
                </w:rPrChange>
              </w:rPr>
              <w:pPrChange w:id="670" w:author="Nick Smith" w:date="2021-05-17T14:21:00Z">
                <w:pPr>
                  <w:jc w:val="center"/>
                </w:pPr>
              </w:pPrChange>
            </w:pPr>
            <w:ins w:id="671" w:author="Risa" w:date="2021-05-04T17:18:00Z">
              <w:r w:rsidRPr="008531D1">
                <w:rPr>
                  <w:rFonts w:eastAsia="Times New Roman"/>
                  <w:color w:val="000000"/>
                  <w:rPrChange w:id="672"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673" w:author="Risa" w:date="2021-05-04T17:18:00Z">
              <w:tcPr>
                <w:tcW w:w="922" w:type="pct"/>
                <w:tcBorders>
                  <w:top w:val="nil"/>
                  <w:left w:val="nil"/>
                  <w:bottom w:val="nil"/>
                  <w:right w:val="nil"/>
                </w:tcBorders>
                <w:shd w:val="clear" w:color="auto" w:fill="auto"/>
                <w:noWrap/>
                <w:vAlign w:val="center"/>
                <w:hideMark/>
              </w:tcPr>
            </w:tcPrChange>
          </w:tcPr>
          <w:p w14:paraId="08577267" w14:textId="0909532D" w:rsidR="007B4434" w:rsidRPr="008531D1" w:rsidRDefault="007B4434">
            <w:pPr>
              <w:spacing w:line="480" w:lineRule="auto"/>
              <w:contextualSpacing/>
              <w:jc w:val="center"/>
              <w:rPr>
                <w:ins w:id="674" w:author="Risa" w:date="2021-05-04T14:19:00Z"/>
                <w:rFonts w:eastAsia="Times New Roman"/>
                <w:color w:val="000000"/>
                <w:rPrChange w:id="675" w:author="Nick Smith" w:date="2021-05-17T14:21:00Z">
                  <w:rPr>
                    <w:ins w:id="676" w:author="Risa" w:date="2021-05-04T14:19:00Z"/>
                    <w:rFonts w:eastAsia="Times New Roman"/>
                    <w:color w:val="000000"/>
                    <w:sz w:val="20"/>
                    <w:szCs w:val="20"/>
                  </w:rPr>
                </w:rPrChange>
              </w:rPr>
              <w:pPrChange w:id="677" w:author="Nick Smith" w:date="2021-05-17T14:21:00Z">
                <w:pPr>
                  <w:jc w:val="center"/>
                </w:pPr>
              </w:pPrChange>
            </w:pPr>
            <w:ins w:id="678" w:author="Risa" w:date="2021-05-04T14:19:00Z">
              <w:r w:rsidRPr="008531D1">
                <w:rPr>
                  <w:rFonts w:eastAsia="Times New Roman"/>
                  <w:color w:val="000000"/>
                  <w:rPrChange w:id="679"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680" w:author="Risa" w:date="2021-05-04T17:18:00Z">
              <w:tcPr>
                <w:tcW w:w="922" w:type="pct"/>
                <w:tcBorders>
                  <w:top w:val="nil"/>
                  <w:left w:val="nil"/>
                  <w:bottom w:val="nil"/>
                  <w:right w:val="nil"/>
                </w:tcBorders>
                <w:shd w:val="clear" w:color="auto" w:fill="auto"/>
                <w:noWrap/>
                <w:vAlign w:val="center"/>
                <w:hideMark/>
              </w:tcPr>
            </w:tcPrChange>
          </w:tcPr>
          <w:p w14:paraId="1DCC7F69" w14:textId="77777777" w:rsidR="007B4434" w:rsidRPr="008531D1" w:rsidRDefault="007B4434">
            <w:pPr>
              <w:spacing w:line="480" w:lineRule="auto"/>
              <w:contextualSpacing/>
              <w:jc w:val="center"/>
              <w:rPr>
                <w:ins w:id="681" w:author="Risa" w:date="2021-05-04T14:19:00Z"/>
                <w:rFonts w:eastAsia="Times New Roman"/>
                <w:color w:val="000000"/>
                <w:rPrChange w:id="682" w:author="Nick Smith" w:date="2021-05-17T14:21:00Z">
                  <w:rPr>
                    <w:ins w:id="683" w:author="Risa" w:date="2021-05-04T14:19:00Z"/>
                    <w:rFonts w:eastAsia="Times New Roman"/>
                    <w:color w:val="000000"/>
                    <w:sz w:val="20"/>
                    <w:szCs w:val="20"/>
                  </w:rPr>
                </w:rPrChange>
              </w:rPr>
              <w:pPrChange w:id="684" w:author="Nick Smith" w:date="2021-05-17T14:21:00Z">
                <w:pPr>
                  <w:jc w:val="center"/>
                </w:pPr>
              </w:pPrChange>
            </w:pPr>
            <w:ins w:id="685" w:author="Risa" w:date="2021-05-04T14:19:00Z">
              <w:r w:rsidRPr="008531D1">
                <w:rPr>
                  <w:rFonts w:eastAsia="Times New Roman"/>
                  <w:color w:val="000000"/>
                  <w:rPrChange w:id="686" w:author="Nick Smith" w:date="2021-05-17T14:21:00Z">
                    <w:rPr>
                      <w:rFonts w:eastAsia="Times New Roman"/>
                      <w:color w:val="000000"/>
                      <w:sz w:val="20"/>
                      <w:szCs w:val="20"/>
                    </w:rPr>
                  </w:rPrChange>
                </w:rPr>
                <w:t>0.596</w:t>
              </w:r>
            </w:ins>
          </w:p>
        </w:tc>
        <w:tc>
          <w:tcPr>
            <w:tcW w:w="998" w:type="pct"/>
            <w:tcBorders>
              <w:left w:val="nil"/>
              <w:right w:val="nil"/>
            </w:tcBorders>
            <w:shd w:val="clear" w:color="auto" w:fill="auto"/>
            <w:noWrap/>
            <w:vAlign w:val="center"/>
            <w:hideMark/>
            <w:tcPrChange w:id="687" w:author="Risa" w:date="2021-05-04T17:18:00Z">
              <w:tcPr>
                <w:tcW w:w="998" w:type="pct"/>
                <w:tcBorders>
                  <w:left w:val="nil"/>
                  <w:right w:val="nil"/>
                </w:tcBorders>
                <w:shd w:val="clear" w:color="auto" w:fill="auto"/>
                <w:noWrap/>
                <w:vAlign w:val="center"/>
                <w:hideMark/>
              </w:tcPr>
            </w:tcPrChange>
          </w:tcPr>
          <w:p w14:paraId="49409624" w14:textId="77777777" w:rsidR="007B4434" w:rsidRPr="008531D1" w:rsidRDefault="007B4434">
            <w:pPr>
              <w:spacing w:line="480" w:lineRule="auto"/>
              <w:contextualSpacing/>
              <w:jc w:val="center"/>
              <w:rPr>
                <w:ins w:id="688" w:author="Risa" w:date="2021-05-04T14:19:00Z"/>
                <w:rFonts w:eastAsia="Times New Roman"/>
                <w:color w:val="000000"/>
                <w:rPrChange w:id="689" w:author="Nick Smith" w:date="2021-05-17T14:21:00Z">
                  <w:rPr>
                    <w:ins w:id="690" w:author="Risa" w:date="2021-05-04T14:19:00Z"/>
                    <w:rFonts w:eastAsia="Times New Roman"/>
                    <w:color w:val="000000"/>
                    <w:sz w:val="20"/>
                    <w:szCs w:val="20"/>
                  </w:rPr>
                </w:rPrChange>
              </w:rPr>
              <w:pPrChange w:id="691" w:author="Nick Smith" w:date="2021-05-17T14:21:00Z">
                <w:pPr>
                  <w:jc w:val="center"/>
                </w:pPr>
              </w:pPrChange>
            </w:pPr>
            <w:ins w:id="692" w:author="Risa" w:date="2021-05-04T14:19:00Z">
              <w:r w:rsidRPr="008531D1">
                <w:rPr>
                  <w:rFonts w:eastAsia="Times New Roman"/>
                  <w:color w:val="000000"/>
                  <w:rPrChange w:id="693" w:author="Nick Smith" w:date="2021-05-17T14:21:00Z">
                    <w:rPr>
                      <w:rFonts w:eastAsia="Times New Roman"/>
                      <w:color w:val="000000"/>
                      <w:sz w:val="20"/>
                      <w:szCs w:val="20"/>
                    </w:rPr>
                  </w:rPrChange>
                </w:rPr>
                <w:t>1.19%</w:t>
              </w:r>
            </w:ins>
          </w:p>
        </w:tc>
      </w:tr>
      <w:tr w:rsidR="007B4434" w:rsidRPr="00771C52" w14:paraId="43ACD108" w14:textId="77777777" w:rsidTr="007B4434">
        <w:trPr>
          <w:trHeight w:val="320"/>
          <w:ins w:id="694" w:author="Risa" w:date="2021-05-04T14:19:00Z"/>
          <w:trPrChange w:id="695" w:author="Risa" w:date="2021-05-04T17:18:00Z">
            <w:trPr>
              <w:trHeight w:val="320"/>
            </w:trPr>
          </w:trPrChange>
        </w:trPr>
        <w:tc>
          <w:tcPr>
            <w:tcW w:w="1237" w:type="pct"/>
            <w:tcBorders>
              <w:top w:val="nil"/>
              <w:left w:val="nil"/>
              <w:right w:val="nil"/>
            </w:tcBorders>
            <w:shd w:val="clear" w:color="auto" w:fill="auto"/>
            <w:noWrap/>
            <w:vAlign w:val="center"/>
            <w:hideMark/>
            <w:tcPrChange w:id="696" w:author="Risa" w:date="2021-05-04T17:18:00Z">
              <w:tcPr>
                <w:tcW w:w="1236" w:type="pct"/>
                <w:tcBorders>
                  <w:top w:val="nil"/>
                  <w:left w:val="nil"/>
                  <w:right w:val="nil"/>
                </w:tcBorders>
                <w:shd w:val="clear" w:color="auto" w:fill="auto"/>
                <w:noWrap/>
                <w:vAlign w:val="center"/>
                <w:hideMark/>
              </w:tcPr>
            </w:tcPrChange>
          </w:tcPr>
          <w:p w14:paraId="44557F93" w14:textId="2746EA7D" w:rsidR="007B4434" w:rsidRPr="008531D1" w:rsidRDefault="007B4434">
            <w:pPr>
              <w:spacing w:line="480" w:lineRule="auto"/>
              <w:contextualSpacing/>
              <w:rPr>
                <w:ins w:id="697" w:author="Risa" w:date="2021-05-04T14:19:00Z"/>
                <w:rFonts w:eastAsia="Times New Roman"/>
                <w:color w:val="000000"/>
                <w:rPrChange w:id="698" w:author="Nick Smith" w:date="2021-05-17T14:21:00Z">
                  <w:rPr>
                    <w:ins w:id="699" w:author="Risa" w:date="2021-05-04T14:19:00Z"/>
                    <w:rFonts w:eastAsia="Times New Roman"/>
                    <w:color w:val="000000"/>
                    <w:sz w:val="20"/>
                    <w:szCs w:val="20"/>
                  </w:rPr>
                </w:rPrChange>
              </w:rPr>
              <w:pPrChange w:id="700" w:author="Nick Smith" w:date="2021-05-17T14:21:00Z">
                <w:pPr/>
              </w:pPrChange>
            </w:pPr>
            <w:ins w:id="701" w:author="Risa" w:date="2021-05-04T14:19:00Z">
              <w:r w:rsidRPr="008531D1">
                <w:rPr>
                  <w:rFonts w:eastAsia="Times New Roman"/>
                  <w:color w:val="000000"/>
                  <w:rPrChange w:id="702" w:author="Nick Smith" w:date="2021-05-17T14:21:00Z">
                    <w:rPr>
                      <w:rFonts w:eastAsia="Times New Roman"/>
                      <w:color w:val="000000"/>
                      <w:sz w:val="20"/>
                      <w:szCs w:val="20"/>
                    </w:rPr>
                  </w:rPrChange>
                </w:rPr>
                <w:t xml:space="preserve">Soil P x Soil </w:t>
              </w:r>
            </w:ins>
            <w:ins w:id="703" w:author="Risa" w:date="2021-05-05T17:59:00Z">
              <w:r w:rsidR="00B262CF" w:rsidRPr="008531D1">
                <w:rPr>
                  <w:rFonts w:eastAsia="Times New Roman"/>
                  <w:color w:val="000000"/>
                  <w:rPrChange w:id="704" w:author="Nick Smith" w:date="2021-05-17T14:21:00Z">
                    <w:rPr>
                      <w:rFonts w:eastAsia="Times New Roman"/>
                      <w:color w:val="000000"/>
                      <w:sz w:val="20"/>
                      <w:szCs w:val="20"/>
                    </w:rPr>
                  </w:rPrChange>
                </w:rPr>
                <w:t>K</w:t>
              </w:r>
              <w:r w:rsidR="00B262CF" w:rsidRPr="008531D1">
                <w:rPr>
                  <w:rFonts w:eastAsia="Times New Roman"/>
                  <w:color w:val="000000"/>
                  <w:vertAlign w:val="subscript"/>
                  <w:rPrChange w:id="705" w:author="Nick Smith" w:date="2021-05-17T14:21:00Z">
                    <w:rPr>
                      <w:rFonts w:eastAsia="Times New Roman"/>
                      <w:color w:val="000000"/>
                      <w:sz w:val="20"/>
                      <w:szCs w:val="20"/>
                      <w:vertAlign w:val="subscript"/>
                    </w:rPr>
                  </w:rPrChange>
                </w:rPr>
                <w:t>+µ</w:t>
              </w:r>
            </w:ins>
          </w:p>
        </w:tc>
        <w:tc>
          <w:tcPr>
            <w:tcW w:w="922" w:type="pct"/>
            <w:tcBorders>
              <w:top w:val="nil"/>
              <w:left w:val="nil"/>
              <w:right w:val="nil"/>
            </w:tcBorders>
            <w:vAlign w:val="center"/>
            <w:tcPrChange w:id="706" w:author="Risa" w:date="2021-05-04T17:18:00Z">
              <w:tcPr>
                <w:tcW w:w="922" w:type="pct"/>
                <w:tcBorders>
                  <w:top w:val="nil"/>
                  <w:left w:val="nil"/>
                  <w:right w:val="nil"/>
                </w:tcBorders>
              </w:tcPr>
            </w:tcPrChange>
          </w:tcPr>
          <w:p w14:paraId="7D78EFD8" w14:textId="01703ED0" w:rsidR="007B4434" w:rsidRPr="008531D1" w:rsidRDefault="007B4434">
            <w:pPr>
              <w:spacing w:line="480" w:lineRule="auto"/>
              <w:contextualSpacing/>
              <w:jc w:val="center"/>
              <w:rPr>
                <w:ins w:id="707" w:author="Risa" w:date="2021-05-04T17:18:00Z"/>
                <w:rFonts w:eastAsia="Times New Roman"/>
                <w:color w:val="000000"/>
                <w:rPrChange w:id="708" w:author="Nick Smith" w:date="2021-05-17T14:21:00Z">
                  <w:rPr>
                    <w:ins w:id="709" w:author="Risa" w:date="2021-05-04T17:18:00Z"/>
                    <w:rFonts w:eastAsia="Times New Roman"/>
                    <w:color w:val="000000"/>
                    <w:sz w:val="20"/>
                    <w:szCs w:val="20"/>
                  </w:rPr>
                </w:rPrChange>
              </w:rPr>
              <w:pPrChange w:id="710" w:author="Nick Smith" w:date="2021-05-17T14:21:00Z">
                <w:pPr>
                  <w:jc w:val="center"/>
                </w:pPr>
              </w:pPrChange>
            </w:pPr>
            <w:ins w:id="711" w:author="Risa" w:date="2021-05-04T17:18:00Z">
              <w:r w:rsidRPr="008531D1">
                <w:rPr>
                  <w:rFonts w:eastAsia="Times New Roman"/>
                  <w:color w:val="000000"/>
                  <w:rPrChange w:id="712" w:author="Nick Smith" w:date="2021-05-17T14:21:00Z">
                    <w:rPr>
                      <w:rFonts w:eastAsia="Times New Roman"/>
                      <w:color w:val="000000"/>
                      <w:sz w:val="20"/>
                      <w:szCs w:val="20"/>
                    </w:rPr>
                  </w:rPrChange>
                </w:rPr>
                <w:t>1</w:t>
              </w:r>
            </w:ins>
          </w:p>
        </w:tc>
        <w:tc>
          <w:tcPr>
            <w:tcW w:w="922" w:type="pct"/>
            <w:tcBorders>
              <w:top w:val="nil"/>
              <w:left w:val="nil"/>
              <w:right w:val="nil"/>
            </w:tcBorders>
            <w:shd w:val="clear" w:color="auto" w:fill="auto"/>
            <w:noWrap/>
            <w:vAlign w:val="center"/>
            <w:hideMark/>
            <w:tcPrChange w:id="713" w:author="Risa" w:date="2021-05-04T17:18:00Z">
              <w:tcPr>
                <w:tcW w:w="922" w:type="pct"/>
                <w:tcBorders>
                  <w:top w:val="nil"/>
                  <w:left w:val="nil"/>
                  <w:right w:val="nil"/>
                </w:tcBorders>
                <w:shd w:val="clear" w:color="auto" w:fill="auto"/>
                <w:noWrap/>
                <w:vAlign w:val="center"/>
                <w:hideMark/>
              </w:tcPr>
            </w:tcPrChange>
          </w:tcPr>
          <w:p w14:paraId="1F0C0A3D" w14:textId="395142B5" w:rsidR="007B4434" w:rsidRPr="008531D1" w:rsidRDefault="007B4434">
            <w:pPr>
              <w:spacing w:line="480" w:lineRule="auto"/>
              <w:contextualSpacing/>
              <w:jc w:val="center"/>
              <w:rPr>
                <w:ins w:id="714" w:author="Risa" w:date="2021-05-04T14:19:00Z"/>
                <w:rFonts w:eastAsia="Times New Roman"/>
                <w:color w:val="000000"/>
                <w:rPrChange w:id="715" w:author="Nick Smith" w:date="2021-05-17T14:21:00Z">
                  <w:rPr>
                    <w:ins w:id="716" w:author="Risa" w:date="2021-05-04T14:19:00Z"/>
                    <w:rFonts w:eastAsia="Times New Roman"/>
                    <w:color w:val="000000"/>
                    <w:sz w:val="20"/>
                    <w:szCs w:val="20"/>
                  </w:rPr>
                </w:rPrChange>
              </w:rPr>
              <w:pPrChange w:id="717" w:author="Nick Smith" w:date="2021-05-17T14:21:00Z">
                <w:pPr>
                  <w:jc w:val="center"/>
                </w:pPr>
              </w:pPrChange>
            </w:pPr>
            <w:ins w:id="718" w:author="Risa" w:date="2021-05-04T14:19:00Z">
              <w:r w:rsidRPr="008531D1">
                <w:rPr>
                  <w:rFonts w:eastAsia="Times New Roman"/>
                  <w:color w:val="000000"/>
                  <w:rPrChange w:id="719" w:author="Nick Smith" w:date="2021-05-17T14:21:00Z">
                    <w:rPr>
                      <w:rFonts w:eastAsia="Times New Roman"/>
                      <w:color w:val="000000"/>
                      <w:sz w:val="20"/>
                      <w:szCs w:val="20"/>
                    </w:rPr>
                  </w:rPrChange>
                </w:rPr>
                <w:t>-</w:t>
              </w:r>
            </w:ins>
          </w:p>
        </w:tc>
        <w:tc>
          <w:tcPr>
            <w:tcW w:w="922" w:type="pct"/>
            <w:tcBorders>
              <w:top w:val="nil"/>
              <w:left w:val="nil"/>
              <w:right w:val="nil"/>
            </w:tcBorders>
            <w:shd w:val="clear" w:color="auto" w:fill="auto"/>
            <w:noWrap/>
            <w:vAlign w:val="center"/>
            <w:hideMark/>
            <w:tcPrChange w:id="720" w:author="Risa" w:date="2021-05-04T17:18:00Z">
              <w:tcPr>
                <w:tcW w:w="922" w:type="pct"/>
                <w:tcBorders>
                  <w:top w:val="nil"/>
                  <w:left w:val="nil"/>
                  <w:right w:val="nil"/>
                </w:tcBorders>
                <w:shd w:val="clear" w:color="auto" w:fill="auto"/>
                <w:noWrap/>
                <w:vAlign w:val="center"/>
                <w:hideMark/>
              </w:tcPr>
            </w:tcPrChange>
          </w:tcPr>
          <w:p w14:paraId="2BF185DA" w14:textId="77777777" w:rsidR="007B4434" w:rsidRPr="008531D1" w:rsidRDefault="007B4434">
            <w:pPr>
              <w:spacing w:line="480" w:lineRule="auto"/>
              <w:contextualSpacing/>
              <w:jc w:val="center"/>
              <w:rPr>
                <w:ins w:id="721" w:author="Risa" w:date="2021-05-04T14:19:00Z"/>
                <w:rFonts w:eastAsia="Times New Roman"/>
                <w:color w:val="000000"/>
                <w:rPrChange w:id="722" w:author="Nick Smith" w:date="2021-05-17T14:21:00Z">
                  <w:rPr>
                    <w:ins w:id="723" w:author="Risa" w:date="2021-05-04T14:19:00Z"/>
                    <w:rFonts w:eastAsia="Times New Roman"/>
                    <w:color w:val="000000"/>
                    <w:sz w:val="20"/>
                    <w:szCs w:val="20"/>
                  </w:rPr>
                </w:rPrChange>
              </w:rPr>
              <w:pPrChange w:id="724" w:author="Nick Smith" w:date="2021-05-17T14:21:00Z">
                <w:pPr>
                  <w:jc w:val="center"/>
                </w:pPr>
              </w:pPrChange>
            </w:pPr>
            <w:ins w:id="725" w:author="Risa" w:date="2021-05-04T14:19:00Z">
              <w:r w:rsidRPr="008531D1">
                <w:rPr>
                  <w:rFonts w:eastAsia="Times New Roman"/>
                  <w:color w:val="000000"/>
                  <w:rPrChange w:id="726" w:author="Nick Smith" w:date="2021-05-17T14:21:00Z">
                    <w:rPr>
                      <w:rFonts w:eastAsia="Times New Roman"/>
                      <w:color w:val="000000"/>
                      <w:sz w:val="20"/>
                      <w:szCs w:val="20"/>
                    </w:rPr>
                  </w:rPrChange>
                </w:rPr>
                <w:t>0.803</w:t>
              </w:r>
            </w:ins>
          </w:p>
        </w:tc>
        <w:tc>
          <w:tcPr>
            <w:tcW w:w="998" w:type="pct"/>
            <w:tcBorders>
              <w:left w:val="nil"/>
              <w:right w:val="nil"/>
            </w:tcBorders>
            <w:shd w:val="clear" w:color="auto" w:fill="auto"/>
            <w:noWrap/>
            <w:vAlign w:val="center"/>
            <w:hideMark/>
            <w:tcPrChange w:id="727" w:author="Risa" w:date="2021-05-04T17:18:00Z">
              <w:tcPr>
                <w:tcW w:w="998" w:type="pct"/>
                <w:tcBorders>
                  <w:left w:val="nil"/>
                  <w:right w:val="nil"/>
                </w:tcBorders>
                <w:shd w:val="clear" w:color="auto" w:fill="auto"/>
                <w:noWrap/>
                <w:vAlign w:val="center"/>
                <w:hideMark/>
              </w:tcPr>
            </w:tcPrChange>
          </w:tcPr>
          <w:p w14:paraId="6BA8BECE" w14:textId="77777777" w:rsidR="007B4434" w:rsidRPr="008531D1" w:rsidRDefault="007B4434">
            <w:pPr>
              <w:spacing w:line="480" w:lineRule="auto"/>
              <w:contextualSpacing/>
              <w:jc w:val="center"/>
              <w:rPr>
                <w:ins w:id="728" w:author="Risa" w:date="2021-05-04T14:19:00Z"/>
                <w:rFonts w:eastAsia="Times New Roman"/>
                <w:color w:val="000000"/>
                <w:rPrChange w:id="729" w:author="Nick Smith" w:date="2021-05-17T14:21:00Z">
                  <w:rPr>
                    <w:ins w:id="730" w:author="Risa" w:date="2021-05-04T14:19:00Z"/>
                    <w:rFonts w:eastAsia="Times New Roman"/>
                    <w:color w:val="000000"/>
                    <w:sz w:val="20"/>
                    <w:szCs w:val="20"/>
                  </w:rPr>
                </w:rPrChange>
              </w:rPr>
              <w:pPrChange w:id="731" w:author="Nick Smith" w:date="2021-05-17T14:21:00Z">
                <w:pPr>
                  <w:jc w:val="center"/>
                </w:pPr>
              </w:pPrChange>
            </w:pPr>
            <w:ins w:id="732" w:author="Risa" w:date="2021-05-04T14:19:00Z">
              <w:r w:rsidRPr="008531D1">
                <w:rPr>
                  <w:rFonts w:eastAsia="Times New Roman"/>
                  <w:color w:val="000000"/>
                  <w:rPrChange w:id="733" w:author="Nick Smith" w:date="2021-05-17T14:21:00Z">
                    <w:rPr>
                      <w:rFonts w:eastAsia="Times New Roman"/>
                      <w:color w:val="000000"/>
                      <w:sz w:val="20"/>
                      <w:szCs w:val="20"/>
                    </w:rPr>
                  </w:rPrChange>
                </w:rPr>
                <w:t>1.11%</w:t>
              </w:r>
            </w:ins>
          </w:p>
        </w:tc>
      </w:tr>
      <w:tr w:rsidR="007B4434" w:rsidRPr="00771C52" w14:paraId="30C38F3E" w14:textId="77777777" w:rsidTr="007B4434">
        <w:trPr>
          <w:trHeight w:val="320"/>
          <w:ins w:id="734" w:author="Risa" w:date="2021-05-04T14:19:00Z"/>
          <w:trPrChange w:id="735" w:author="Risa" w:date="2021-05-04T17:18:00Z">
            <w:trPr>
              <w:trHeight w:val="320"/>
            </w:trPr>
          </w:trPrChange>
        </w:trPr>
        <w:tc>
          <w:tcPr>
            <w:tcW w:w="1237" w:type="pct"/>
            <w:tcBorders>
              <w:top w:val="nil"/>
              <w:left w:val="nil"/>
              <w:bottom w:val="single" w:sz="4" w:space="0" w:color="auto"/>
              <w:right w:val="nil"/>
            </w:tcBorders>
            <w:shd w:val="clear" w:color="auto" w:fill="auto"/>
            <w:noWrap/>
            <w:vAlign w:val="center"/>
            <w:hideMark/>
            <w:tcPrChange w:id="736" w:author="Risa" w:date="2021-05-04T17:18:00Z">
              <w:tcPr>
                <w:tcW w:w="1236" w:type="pct"/>
                <w:tcBorders>
                  <w:top w:val="nil"/>
                  <w:left w:val="nil"/>
                  <w:bottom w:val="single" w:sz="4" w:space="0" w:color="auto"/>
                  <w:right w:val="nil"/>
                </w:tcBorders>
                <w:shd w:val="clear" w:color="auto" w:fill="auto"/>
                <w:noWrap/>
                <w:vAlign w:val="center"/>
                <w:hideMark/>
              </w:tcPr>
            </w:tcPrChange>
          </w:tcPr>
          <w:p w14:paraId="57DC04D5" w14:textId="68351C6F" w:rsidR="007B4434" w:rsidRPr="008531D1" w:rsidRDefault="007B4434">
            <w:pPr>
              <w:spacing w:line="480" w:lineRule="auto"/>
              <w:contextualSpacing/>
              <w:rPr>
                <w:ins w:id="737" w:author="Risa" w:date="2021-05-04T14:19:00Z"/>
                <w:rFonts w:eastAsia="Times New Roman"/>
                <w:color w:val="000000"/>
                <w:rPrChange w:id="738" w:author="Nick Smith" w:date="2021-05-17T14:21:00Z">
                  <w:rPr>
                    <w:ins w:id="739" w:author="Risa" w:date="2021-05-04T14:19:00Z"/>
                    <w:rFonts w:eastAsia="Times New Roman"/>
                    <w:color w:val="000000"/>
                    <w:sz w:val="20"/>
                    <w:szCs w:val="20"/>
                  </w:rPr>
                </w:rPrChange>
              </w:rPr>
              <w:pPrChange w:id="740" w:author="Nick Smith" w:date="2021-05-17T14:21:00Z">
                <w:pPr/>
              </w:pPrChange>
            </w:pPr>
            <w:ins w:id="741" w:author="Risa" w:date="2021-05-04T14:19:00Z">
              <w:r w:rsidRPr="008531D1">
                <w:rPr>
                  <w:rFonts w:eastAsia="Times New Roman"/>
                  <w:color w:val="000000"/>
                  <w:rPrChange w:id="742" w:author="Nick Smith" w:date="2021-05-17T14:21:00Z">
                    <w:rPr>
                      <w:rFonts w:eastAsia="Times New Roman"/>
                      <w:color w:val="000000"/>
                      <w:sz w:val="20"/>
                      <w:szCs w:val="20"/>
                    </w:rPr>
                  </w:rPrChange>
                </w:rPr>
                <w:t xml:space="preserve">Soil N x Soil P x Soil </w:t>
              </w:r>
            </w:ins>
            <w:ins w:id="743" w:author="Risa" w:date="2021-05-05T17:59:00Z">
              <w:r w:rsidR="00B262CF" w:rsidRPr="008531D1">
                <w:rPr>
                  <w:rFonts w:eastAsia="Times New Roman"/>
                  <w:color w:val="000000"/>
                  <w:rPrChange w:id="744" w:author="Nick Smith" w:date="2021-05-17T14:21:00Z">
                    <w:rPr>
                      <w:rFonts w:eastAsia="Times New Roman"/>
                      <w:color w:val="000000"/>
                      <w:sz w:val="20"/>
                      <w:szCs w:val="20"/>
                    </w:rPr>
                  </w:rPrChange>
                </w:rPr>
                <w:t>K</w:t>
              </w:r>
              <w:r w:rsidR="00B262CF" w:rsidRPr="008531D1">
                <w:rPr>
                  <w:rFonts w:eastAsia="Times New Roman"/>
                  <w:color w:val="000000"/>
                  <w:vertAlign w:val="subscript"/>
                  <w:rPrChange w:id="745" w:author="Nick Smith" w:date="2021-05-17T14:21:00Z">
                    <w:rPr>
                      <w:rFonts w:eastAsia="Times New Roman"/>
                      <w:color w:val="000000"/>
                      <w:sz w:val="20"/>
                      <w:szCs w:val="20"/>
                      <w:vertAlign w:val="subscript"/>
                    </w:rPr>
                  </w:rPrChange>
                </w:rPr>
                <w:t>+µ</w:t>
              </w:r>
            </w:ins>
          </w:p>
        </w:tc>
        <w:tc>
          <w:tcPr>
            <w:tcW w:w="922" w:type="pct"/>
            <w:tcBorders>
              <w:top w:val="nil"/>
              <w:left w:val="nil"/>
              <w:bottom w:val="single" w:sz="4" w:space="0" w:color="auto"/>
              <w:right w:val="nil"/>
            </w:tcBorders>
            <w:vAlign w:val="center"/>
            <w:tcPrChange w:id="746" w:author="Risa" w:date="2021-05-04T17:18:00Z">
              <w:tcPr>
                <w:tcW w:w="922" w:type="pct"/>
                <w:tcBorders>
                  <w:top w:val="nil"/>
                  <w:left w:val="nil"/>
                  <w:bottom w:val="single" w:sz="4" w:space="0" w:color="auto"/>
                  <w:right w:val="nil"/>
                </w:tcBorders>
              </w:tcPr>
            </w:tcPrChange>
          </w:tcPr>
          <w:p w14:paraId="524A58AF" w14:textId="4A26609E" w:rsidR="007B4434" w:rsidRPr="008531D1" w:rsidRDefault="007B4434">
            <w:pPr>
              <w:spacing w:line="480" w:lineRule="auto"/>
              <w:contextualSpacing/>
              <w:jc w:val="center"/>
              <w:rPr>
                <w:ins w:id="747" w:author="Risa" w:date="2021-05-04T17:18:00Z"/>
                <w:rFonts w:eastAsia="Times New Roman"/>
                <w:color w:val="000000"/>
                <w:rPrChange w:id="748" w:author="Nick Smith" w:date="2021-05-17T14:21:00Z">
                  <w:rPr>
                    <w:ins w:id="749" w:author="Risa" w:date="2021-05-04T17:18:00Z"/>
                    <w:rFonts w:eastAsia="Times New Roman"/>
                    <w:color w:val="000000"/>
                    <w:sz w:val="20"/>
                    <w:szCs w:val="20"/>
                  </w:rPr>
                </w:rPrChange>
              </w:rPr>
              <w:pPrChange w:id="750" w:author="Nick Smith" w:date="2021-05-17T14:21:00Z">
                <w:pPr>
                  <w:jc w:val="center"/>
                </w:pPr>
              </w:pPrChange>
            </w:pPr>
            <w:ins w:id="751" w:author="Risa" w:date="2021-05-04T17:18:00Z">
              <w:r w:rsidRPr="008531D1">
                <w:rPr>
                  <w:rFonts w:eastAsia="Times New Roman"/>
                  <w:color w:val="000000"/>
                  <w:rPrChange w:id="752" w:author="Nick Smith" w:date="2021-05-17T14:21:00Z">
                    <w:rPr>
                      <w:rFonts w:eastAsia="Times New Roman"/>
                      <w:color w:val="000000"/>
                      <w:sz w:val="20"/>
                      <w:szCs w:val="20"/>
                    </w:rPr>
                  </w:rPrChange>
                </w:rPr>
                <w:t>1</w:t>
              </w:r>
            </w:ins>
          </w:p>
        </w:tc>
        <w:tc>
          <w:tcPr>
            <w:tcW w:w="922" w:type="pct"/>
            <w:tcBorders>
              <w:top w:val="nil"/>
              <w:left w:val="nil"/>
              <w:bottom w:val="single" w:sz="4" w:space="0" w:color="auto"/>
              <w:right w:val="nil"/>
            </w:tcBorders>
            <w:shd w:val="clear" w:color="auto" w:fill="auto"/>
            <w:noWrap/>
            <w:vAlign w:val="center"/>
            <w:hideMark/>
            <w:tcPrChange w:id="753" w:author="Risa" w:date="2021-05-04T17:18:00Z">
              <w:tcPr>
                <w:tcW w:w="922" w:type="pct"/>
                <w:tcBorders>
                  <w:top w:val="nil"/>
                  <w:left w:val="nil"/>
                  <w:bottom w:val="single" w:sz="4" w:space="0" w:color="auto"/>
                  <w:right w:val="nil"/>
                </w:tcBorders>
                <w:shd w:val="clear" w:color="auto" w:fill="auto"/>
                <w:noWrap/>
                <w:vAlign w:val="center"/>
                <w:hideMark/>
              </w:tcPr>
            </w:tcPrChange>
          </w:tcPr>
          <w:p w14:paraId="2EB252EB" w14:textId="2396265C" w:rsidR="007B4434" w:rsidRPr="008531D1" w:rsidRDefault="007B4434">
            <w:pPr>
              <w:spacing w:line="480" w:lineRule="auto"/>
              <w:contextualSpacing/>
              <w:jc w:val="center"/>
              <w:rPr>
                <w:ins w:id="754" w:author="Risa" w:date="2021-05-04T14:19:00Z"/>
                <w:rFonts w:eastAsia="Times New Roman"/>
                <w:color w:val="000000"/>
                <w:rPrChange w:id="755" w:author="Nick Smith" w:date="2021-05-17T14:21:00Z">
                  <w:rPr>
                    <w:ins w:id="756" w:author="Risa" w:date="2021-05-04T14:19:00Z"/>
                    <w:rFonts w:eastAsia="Times New Roman"/>
                    <w:color w:val="000000"/>
                    <w:sz w:val="20"/>
                    <w:szCs w:val="20"/>
                  </w:rPr>
                </w:rPrChange>
              </w:rPr>
              <w:pPrChange w:id="757" w:author="Nick Smith" w:date="2021-05-17T14:21:00Z">
                <w:pPr>
                  <w:jc w:val="center"/>
                </w:pPr>
              </w:pPrChange>
            </w:pPr>
            <w:ins w:id="758" w:author="Risa" w:date="2021-05-04T14:19:00Z">
              <w:r w:rsidRPr="008531D1">
                <w:rPr>
                  <w:rFonts w:eastAsia="Times New Roman"/>
                  <w:color w:val="000000"/>
                  <w:rPrChange w:id="759" w:author="Nick Smith" w:date="2021-05-17T14:21:00Z">
                    <w:rPr>
                      <w:rFonts w:eastAsia="Times New Roman"/>
                      <w:color w:val="000000"/>
                      <w:sz w:val="20"/>
                      <w:szCs w:val="20"/>
                    </w:rPr>
                  </w:rPrChange>
                </w:rPr>
                <w:t>-</w:t>
              </w:r>
            </w:ins>
          </w:p>
        </w:tc>
        <w:tc>
          <w:tcPr>
            <w:tcW w:w="922" w:type="pct"/>
            <w:tcBorders>
              <w:top w:val="nil"/>
              <w:left w:val="nil"/>
              <w:bottom w:val="single" w:sz="4" w:space="0" w:color="auto"/>
              <w:right w:val="nil"/>
            </w:tcBorders>
            <w:shd w:val="clear" w:color="auto" w:fill="auto"/>
            <w:noWrap/>
            <w:vAlign w:val="center"/>
            <w:hideMark/>
            <w:tcPrChange w:id="760" w:author="Risa" w:date="2021-05-04T17:18:00Z">
              <w:tcPr>
                <w:tcW w:w="922" w:type="pct"/>
                <w:tcBorders>
                  <w:top w:val="nil"/>
                  <w:left w:val="nil"/>
                  <w:bottom w:val="single" w:sz="4" w:space="0" w:color="auto"/>
                  <w:right w:val="nil"/>
                </w:tcBorders>
                <w:shd w:val="clear" w:color="auto" w:fill="auto"/>
                <w:noWrap/>
                <w:vAlign w:val="center"/>
                <w:hideMark/>
              </w:tcPr>
            </w:tcPrChange>
          </w:tcPr>
          <w:p w14:paraId="0A23DEA9" w14:textId="77777777" w:rsidR="007B4434" w:rsidRPr="008531D1" w:rsidRDefault="007B4434">
            <w:pPr>
              <w:spacing w:line="480" w:lineRule="auto"/>
              <w:contextualSpacing/>
              <w:jc w:val="center"/>
              <w:rPr>
                <w:ins w:id="761" w:author="Risa" w:date="2021-05-04T14:19:00Z"/>
                <w:rFonts w:eastAsia="Times New Roman"/>
                <w:color w:val="000000"/>
                <w:rPrChange w:id="762" w:author="Nick Smith" w:date="2021-05-17T14:21:00Z">
                  <w:rPr>
                    <w:ins w:id="763" w:author="Risa" w:date="2021-05-04T14:19:00Z"/>
                    <w:rFonts w:eastAsia="Times New Roman"/>
                    <w:color w:val="000000"/>
                    <w:sz w:val="20"/>
                    <w:szCs w:val="20"/>
                  </w:rPr>
                </w:rPrChange>
              </w:rPr>
              <w:pPrChange w:id="764" w:author="Nick Smith" w:date="2021-05-17T14:21:00Z">
                <w:pPr>
                  <w:jc w:val="center"/>
                </w:pPr>
              </w:pPrChange>
            </w:pPr>
            <w:ins w:id="765" w:author="Risa" w:date="2021-05-04T14:19:00Z">
              <w:r w:rsidRPr="008531D1">
                <w:rPr>
                  <w:rFonts w:eastAsia="Times New Roman"/>
                  <w:color w:val="000000"/>
                  <w:rPrChange w:id="766" w:author="Nick Smith" w:date="2021-05-17T14:21:00Z">
                    <w:rPr>
                      <w:rFonts w:eastAsia="Times New Roman"/>
                      <w:color w:val="000000"/>
                      <w:sz w:val="20"/>
                      <w:szCs w:val="20"/>
                    </w:rPr>
                  </w:rPrChange>
                </w:rPr>
                <w:t>0.981</w:t>
              </w:r>
            </w:ins>
          </w:p>
        </w:tc>
        <w:tc>
          <w:tcPr>
            <w:tcW w:w="998" w:type="pct"/>
            <w:tcBorders>
              <w:left w:val="nil"/>
              <w:bottom w:val="single" w:sz="4" w:space="0" w:color="auto"/>
              <w:right w:val="nil"/>
            </w:tcBorders>
            <w:shd w:val="clear" w:color="auto" w:fill="auto"/>
            <w:noWrap/>
            <w:vAlign w:val="center"/>
            <w:hideMark/>
            <w:tcPrChange w:id="767" w:author="Risa" w:date="2021-05-04T17:18:00Z">
              <w:tcPr>
                <w:tcW w:w="998" w:type="pct"/>
                <w:tcBorders>
                  <w:left w:val="nil"/>
                  <w:bottom w:val="single" w:sz="4" w:space="0" w:color="auto"/>
                  <w:right w:val="nil"/>
                </w:tcBorders>
                <w:shd w:val="clear" w:color="auto" w:fill="auto"/>
                <w:noWrap/>
                <w:vAlign w:val="center"/>
                <w:hideMark/>
              </w:tcPr>
            </w:tcPrChange>
          </w:tcPr>
          <w:p w14:paraId="1D21B258" w14:textId="77777777" w:rsidR="007B4434" w:rsidRPr="008531D1" w:rsidRDefault="007B4434">
            <w:pPr>
              <w:spacing w:line="480" w:lineRule="auto"/>
              <w:contextualSpacing/>
              <w:jc w:val="center"/>
              <w:rPr>
                <w:ins w:id="768" w:author="Risa" w:date="2021-05-04T14:19:00Z"/>
                <w:rFonts w:eastAsia="Times New Roman"/>
                <w:color w:val="000000"/>
                <w:rPrChange w:id="769" w:author="Nick Smith" w:date="2021-05-17T14:21:00Z">
                  <w:rPr>
                    <w:ins w:id="770" w:author="Risa" w:date="2021-05-04T14:19:00Z"/>
                    <w:rFonts w:eastAsia="Times New Roman"/>
                    <w:color w:val="000000"/>
                    <w:sz w:val="20"/>
                    <w:szCs w:val="20"/>
                  </w:rPr>
                </w:rPrChange>
              </w:rPr>
              <w:pPrChange w:id="771" w:author="Nick Smith" w:date="2021-05-17T14:21:00Z">
                <w:pPr>
                  <w:jc w:val="center"/>
                </w:pPr>
              </w:pPrChange>
            </w:pPr>
            <w:ins w:id="772" w:author="Risa" w:date="2021-05-04T14:19:00Z">
              <w:r w:rsidRPr="008531D1">
                <w:rPr>
                  <w:rFonts w:eastAsia="Times New Roman"/>
                  <w:color w:val="000000"/>
                  <w:rPrChange w:id="773" w:author="Nick Smith" w:date="2021-05-17T14:21:00Z">
                    <w:rPr>
                      <w:rFonts w:eastAsia="Times New Roman"/>
                      <w:color w:val="000000"/>
                      <w:sz w:val="20"/>
                      <w:szCs w:val="20"/>
                    </w:rPr>
                  </w:rPrChange>
                </w:rPr>
                <w:t>0.60%</w:t>
              </w:r>
            </w:ins>
          </w:p>
        </w:tc>
      </w:tr>
    </w:tbl>
    <w:p w14:paraId="1FC20A6B" w14:textId="247C264A" w:rsidR="00077C60" w:rsidRPr="008531D1" w:rsidRDefault="00077C60">
      <w:pPr>
        <w:spacing w:line="480" w:lineRule="auto"/>
        <w:contextualSpacing/>
        <w:rPr>
          <w:ins w:id="774" w:author="Risa" w:date="2021-04-28T11:13:00Z"/>
          <w:rPrChange w:id="775" w:author="Nick Smith" w:date="2021-05-17T14:21:00Z">
            <w:rPr>
              <w:ins w:id="776" w:author="Risa" w:date="2021-04-28T11:13:00Z"/>
              <w:sz w:val="20"/>
              <w:szCs w:val="20"/>
            </w:rPr>
          </w:rPrChange>
        </w:rPr>
        <w:pPrChange w:id="777" w:author="Nick Smith" w:date="2021-05-17T14:21:00Z">
          <w:pPr/>
        </w:pPrChange>
      </w:pPr>
      <w:ins w:id="778" w:author="Risa" w:date="2021-04-28T11:13:00Z">
        <w:r w:rsidRPr="008531D1">
          <w:rPr>
            <w:rPrChange w:id="779" w:author="Nick Smith" w:date="2021-05-17T14:21:00Z">
              <w:rPr>
                <w:sz w:val="20"/>
                <w:szCs w:val="20"/>
              </w:rPr>
            </w:rPrChange>
          </w:rPr>
          <w:t xml:space="preserve">* P-values &lt; 0.05 are bolded and &lt; 0.1 are italicized. </w:t>
        </w:r>
      </w:ins>
      <w:ins w:id="780" w:author="Risa" w:date="2021-05-06T15:20:00Z">
        <w:r w:rsidR="007F6543" w:rsidRPr="008531D1">
          <w:rPr>
            <w:rPrChange w:id="781" w:author="Nick Smith" w:date="2021-05-17T14:21:00Z">
              <w:rPr>
                <w:sz w:val="20"/>
                <w:szCs w:val="20"/>
              </w:rPr>
            </w:rPrChange>
          </w:rPr>
          <w:t xml:space="preserve">Sample size is 1,812. </w:t>
        </w:r>
      </w:ins>
      <w:ins w:id="782" w:author="Risa" w:date="2021-04-28T11:13:00Z">
        <w:r w:rsidRPr="008531D1">
          <w:rPr>
            <w:rPrChange w:id="783" w:author="Nick Smith" w:date="2021-05-17T14:21:00Z">
              <w:rPr>
                <w:sz w:val="20"/>
                <w:szCs w:val="20"/>
              </w:rPr>
            </w:rPrChange>
          </w:rPr>
          <w:t xml:space="preserve">Key: </w:t>
        </w:r>
        <w:proofErr w:type="spellStart"/>
        <w:r w:rsidRPr="008531D1">
          <w:rPr>
            <w:rFonts w:eastAsia="Times New Roman"/>
            <w:i/>
            <w:iCs/>
            <w:color w:val="000000"/>
            <w:rPrChange w:id="784" w:author="Nick Smith" w:date="2021-05-17T14:21:00Z">
              <w:rPr>
                <w:rFonts w:eastAsia="Times New Roman"/>
                <w:i/>
                <w:iCs/>
                <w:color w:val="000000"/>
                <w:sz w:val="20"/>
                <w:szCs w:val="20"/>
              </w:rPr>
            </w:rPrChange>
          </w:rPr>
          <w:t>N</w:t>
        </w:r>
        <w:r w:rsidRPr="008531D1">
          <w:rPr>
            <w:rFonts w:eastAsia="Times New Roman"/>
            <w:color w:val="000000"/>
            <w:vertAlign w:val="subscript"/>
            <w:rPrChange w:id="785" w:author="Nick Smith" w:date="2021-05-17T14:21:00Z">
              <w:rPr>
                <w:rFonts w:eastAsia="Times New Roman"/>
                <w:color w:val="000000"/>
                <w:sz w:val="20"/>
                <w:szCs w:val="20"/>
                <w:vertAlign w:val="subscript"/>
              </w:rPr>
            </w:rPrChange>
          </w:rPr>
          <w:t>photo</w:t>
        </w:r>
        <w:proofErr w:type="spellEnd"/>
        <w:r w:rsidRPr="008531D1">
          <w:rPr>
            <w:rFonts w:eastAsia="Times New Roman"/>
            <w:color w:val="000000"/>
            <w:rPrChange w:id="786" w:author="Nick Smith" w:date="2021-05-17T14:21:00Z">
              <w:rPr>
                <w:rFonts w:eastAsia="Times New Roman"/>
                <w:color w:val="000000"/>
                <w:sz w:val="20"/>
                <w:szCs w:val="20"/>
              </w:rPr>
            </w:rPrChange>
          </w:rPr>
          <w:t xml:space="preserve"> = leaf N used for photosynthesis</w:t>
        </w:r>
        <w:r w:rsidRPr="008531D1">
          <w:rPr>
            <w:rPrChange w:id="787" w:author="Nick Smith" w:date="2021-05-17T14:21:00Z">
              <w:rPr>
                <w:sz w:val="20"/>
                <w:szCs w:val="20"/>
              </w:rPr>
            </w:rPrChange>
          </w:rPr>
          <w:t xml:space="preserve">, </w:t>
        </w:r>
        <w:proofErr w:type="spellStart"/>
        <w:r w:rsidRPr="008531D1">
          <w:rPr>
            <w:i/>
            <w:iCs/>
            <w:rPrChange w:id="788" w:author="Nick Smith" w:date="2021-05-17T14:21:00Z">
              <w:rPr>
                <w:i/>
                <w:iCs/>
                <w:sz w:val="20"/>
                <w:szCs w:val="20"/>
              </w:rPr>
            </w:rPrChange>
          </w:rPr>
          <w:t>N</w:t>
        </w:r>
        <w:r w:rsidRPr="008531D1">
          <w:rPr>
            <w:vertAlign w:val="subscript"/>
            <w:rPrChange w:id="789" w:author="Nick Smith" w:date="2021-05-17T14:21:00Z">
              <w:rPr>
                <w:sz w:val="20"/>
                <w:szCs w:val="20"/>
                <w:vertAlign w:val="subscript"/>
              </w:rPr>
            </w:rPrChange>
          </w:rPr>
          <w:t>structure</w:t>
        </w:r>
        <w:proofErr w:type="spellEnd"/>
        <w:r w:rsidRPr="008531D1">
          <w:rPr>
            <w:rPrChange w:id="790" w:author="Nick Smith" w:date="2021-05-17T14:21:00Z">
              <w:rPr>
                <w:sz w:val="20"/>
                <w:szCs w:val="20"/>
              </w:rPr>
            </w:rPrChange>
          </w:rPr>
          <w:t xml:space="preserve"> = leaf N in structural tissue.</w:t>
        </w:r>
      </w:ins>
    </w:p>
    <w:p w14:paraId="7B40BA23" w14:textId="7216622A" w:rsidR="00077C60" w:rsidRPr="008531D1" w:rsidRDefault="00077C60">
      <w:pPr>
        <w:spacing w:line="480" w:lineRule="auto"/>
        <w:contextualSpacing/>
        <w:rPr>
          <w:ins w:id="791" w:author="Risa" w:date="2021-04-28T11:13:00Z"/>
          <w:rFonts w:eastAsia="Times New Roman"/>
          <w:b/>
          <w:bCs/>
          <w:color w:val="000000"/>
        </w:rPr>
        <w:pPrChange w:id="792" w:author="Nick Smith" w:date="2021-05-17T14:21:00Z">
          <w:pPr>
            <w:spacing w:line="480" w:lineRule="auto"/>
          </w:pPr>
        </w:pPrChange>
      </w:pPr>
    </w:p>
    <w:p w14:paraId="5FC0E768" w14:textId="6FDDAAA3" w:rsidR="00077C60" w:rsidRPr="008531D1" w:rsidRDefault="00381A62">
      <w:pPr>
        <w:spacing w:line="480" w:lineRule="auto"/>
        <w:contextualSpacing/>
        <w:rPr>
          <w:ins w:id="793" w:author="Risa" w:date="2021-04-28T11:14:00Z"/>
          <w:rFonts w:eastAsia="Times New Roman"/>
          <w:b/>
          <w:bCs/>
          <w:color w:val="000000"/>
        </w:rPr>
        <w:pPrChange w:id="794" w:author="Nick Smith" w:date="2021-05-17T14:21:00Z">
          <w:pPr>
            <w:spacing w:line="480" w:lineRule="auto"/>
          </w:pPr>
        </w:pPrChange>
      </w:pPr>
      <w:ins w:id="795" w:author="Risa" w:date="2021-04-30T16:52:00Z">
        <w:r w:rsidRPr="008531D1">
          <w:rPr>
            <w:rFonts w:eastAsia="Times New Roman"/>
            <w:b/>
            <w:bCs/>
            <w:noProof/>
            <w:color w:val="000000"/>
            <w:rPrChange w:id="796" w:author="Nick Smith" w:date="2021-05-17T14:21:00Z">
              <w:rPr>
                <w:rFonts w:eastAsia="Times New Roman"/>
                <w:b/>
                <w:bCs/>
                <w:noProof/>
                <w:color w:val="000000"/>
                <w:sz w:val="20"/>
                <w:szCs w:val="20"/>
              </w:rPr>
            </w:rPrChange>
          </w:rPr>
          <w:lastRenderedPageBreak/>
          <w:drawing>
            <wp:inline distT="0" distB="0" distL="0" distR="0" wp14:anchorId="0FEDCF7A" wp14:editId="25E82CF2">
              <wp:extent cx="5943600" cy="368681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7F39E84C" w14:textId="095BB22A" w:rsidR="00077C60" w:rsidRPr="008531D1" w:rsidRDefault="00077C60">
      <w:pPr>
        <w:spacing w:line="480" w:lineRule="auto"/>
        <w:contextualSpacing/>
        <w:rPr>
          <w:ins w:id="797" w:author="Risa" w:date="2021-04-28T11:14:00Z"/>
          <w:rFonts w:eastAsia="Times New Roman"/>
          <w:color w:val="000000"/>
          <w:rPrChange w:id="798" w:author="Nick Smith" w:date="2021-05-17T14:21:00Z">
            <w:rPr>
              <w:ins w:id="799" w:author="Risa" w:date="2021-04-28T11:14:00Z"/>
              <w:rFonts w:eastAsia="Times New Roman"/>
              <w:b/>
              <w:bCs/>
              <w:color w:val="000000"/>
            </w:rPr>
          </w:rPrChange>
        </w:rPr>
        <w:pPrChange w:id="800" w:author="Nick Smith" w:date="2021-05-17T14:21:00Z">
          <w:pPr>
            <w:spacing w:line="480" w:lineRule="auto"/>
          </w:pPr>
        </w:pPrChange>
      </w:pPr>
      <w:ins w:id="801" w:author="Risa" w:date="2021-04-28T11:14:00Z">
        <w:r w:rsidRPr="001B44B1">
          <w:rPr>
            <w:rFonts w:eastAsia="Times New Roman"/>
            <w:b/>
            <w:bCs/>
            <w:color w:val="000000"/>
          </w:rPr>
          <w:t>Figure 3.</w:t>
        </w:r>
      </w:ins>
      <w:ins w:id="802" w:author="Risa" w:date="2021-05-04T14:25:00Z">
        <w:r w:rsidR="00BF1133" w:rsidRPr="008531D1">
          <w:rPr>
            <w:rFonts w:eastAsia="Times New Roman"/>
            <w:b/>
            <w:bCs/>
            <w:color w:val="000000"/>
            <w:rPrChange w:id="803" w:author="Nick Smith" w:date="2021-05-17T14:21:00Z">
              <w:rPr>
                <w:rFonts w:eastAsia="Times New Roman"/>
                <w:b/>
                <w:bCs/>
                <w:color w:val="000000"/>
                <w:sz w:val="20"/>
                <w:szCs w:val="20"/>
              </w:rPr>
            </w:rPrChange>
          </w:rPr>
          <w:t xml:space="preserve"> </w:t>
        </w:r>
        <w:r w:rsidR="00BF1133" w:rsidRPr="008531D1">
          <w:rPr>
            <w:rFonts w:eastAsia="Times New Roman"/>
            <w:color w:val="000000"/>
            <w:rPrChange w:id="804" w:author="Nick Smith" w:date="2021-05-17T14:21:00Z">
              <w:rPr>
                <w:rFonts w:eastAsia="Times New Roman"/>
                <w:b/>
                <w:bCs/>
                <w:color w:val="000000"/>
                <w:sz w:val="20"/>
                <w:szCs w:val="20"/>
              </w:rPr>
            </w:rPrChange>
          </w:rPr>
          <w:t xml:space="preserve">(A) Relationship </w:t>
        </w:r>
      </w:ins>
      <w:ins w:id="805" w:author="Risa" w:date="2021-05-04T14:26:00Z">
        <w:r w:rsidR="00BF1133" w:rsidRPr="008531D1">
          <w:rPr>
            <w:rFonts w:eastAsia="Times New Roman"/>
            <w:color w:val="000000"/>
            <w:rPrChange w:id="806" w:author="Nick Smith" w:date="2021-05-17T14:21:00Z">
              <w:rPr>
                <w:rFonts w:eastAsia="Times New Roman"/>
                <w:b/>
                <w:bCs/>
                <w:color w:val="000000"/>
                <w:sz w:val="20"/>
                <w:szCs w:val="20"/>
              </w:rPr>
            </w:rPrChange>
          </w:rPr>
          <w:t xml:space="preserve">between </w:t>
        </w:r>
        <w:proofErr w:type="spellStart"/>
        <w:r w:rsidR="00BF1133" w:rsidRPr="008531D1">
          <w:rPr>
            <w:rFonts w:eastAsia="Times New Roman"/>
            <w:i/>
            <w:iCs/>
            <w:color w:val="000000"/>
            <w:rPrChange w:id="807"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808" w:author="Nick Smith" w:date="2021-05-17T14:21:00Z">
              <w:rPr>
                <w:rFonts w:eastAsia="Times New Roman"/>
                <w:b/>
                <w:bCs/>
                <w:color w:val="000000"/>
                <w:sz w:val="20"/>
                <w:szCs w:val="20"/>
              </w:rPr>
            </w:rPrChange>
          </w:rPr>
          <w:t>area</w:t>
        </w:r>
        <w:proofErr w:type="spellEnd"/>
        <w:r w:rsidR="00BF1133" w:rsidRPr="008531D1">
          <w:rPr>
            <w:rFonts w:eastAsia="Times New Roman"/>
            <w:color w:val="000000"/>
            <w:rPrChange w:id="809" w:author="Nick Smith" w:date="2021-05-17T14:21:00Z">
              <w:rPr>
                <w:rFonts w:eastAsia="Times New Roman"/>
                <w:b/>
                <w:bCs/>
                <w:color w:val="000000"/>
                <w:sz w:val="20"/>
                <w:szCs w:val="20"/>
              </w:rPr>
            </w:rPrChange>
          </w:rPr>
          <w:t xml:space="preserve"> and </w:t>
        </w:r>
        <w:proofErr w:type="spellStart"/>
        <w:r w:rsidR="00BF1133" w:rsidRPr="008531D1">
          <w:rPr>
            <w:rFonts w:eastAsia="Times New Roman"/>
            <w:i/>
            <w:iCs/>
            <w:color w:val="000000"/>
            <w:rPrChange w:id="810"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811" w:author="Nick Smith" w:date="2021-05-17T14:21:00Z">
              <w:rPr>
                <w:rFonts w:eastAsia="Times New Roman"/>
                <w:b/>
                <w:bCs/>
                <w:color w:val="000000"/>
                <w:sz w:val="20"/>
                <w:szCs w:val="20"/>
              </w:rPr>
            </w:rPrChange>
          </w:rPr>
          <w:t>structure</w:t>
        </w:r>
        <w:proofErr w:type="spellEnd"/>
        <w:r w:rsidR="00BF1133" w:rsidRPr="008531D1">
          <w:rPr>
            <w:rFonts w:eastAsia="Times New Roman"/>
            <w:color w:val="000000"/>
            <w:rPrChange w:id="812" w:author="Nick Smith" w:date="2021-05-17T14:21:00Z">
              <w:rPr>
                <w:rFonts w:eastAsia="Times New Roman"/>
                <w:b/>
                <w:bCs/>
                <w:color w:val="000000"/>
                <w:sz w:val="20"/>
                <w:szCs w:val="20"/>
              </w:rPr>
            </w:rPrChange>
          </w:rPr>
          <w:t xml:space="preserve"> (</w:t>
        </w:r>
        <w:r w:rsidR="00BF1133" w:rsidRPr="008531D1">
          <w:rPr>
            <w:rFonts w:eastAsia="Times New Roman"/>
            <w:i/>
            <w:iCs/>
            <w:color w:val="000000"/>
            <w:rPrChange w:id="813" w:author="Nick Smith" w:date="2021-05-17T14:21:00Z">
              <w:rPr>
                <w:rFonts w:eastAsia="Times New Roman"/>
                <w:b/>
                <w:bCs/>
                <w:color w:val="000000"/>
                <w:sz w:val="20"/>
                <w:szCs w:val="20"/>
              </w:rPr>
            </w:rPrChange>
          </w:rPr>
          <w:t>p</w:t>
        </w:r>
        <w:r w:rsidR="00BF1133" w:rsidRPr="008531D1">
          <w:rPr>
            <w:rFonts w:eastAsia="Times New Roman"/>
            <w:color w:val="000000"/>
            <w:rPrChange w:id="814" w:author="Nick Smith" w:date="2021-05-17T14:21:00Z">
              <w:rPr>
                <w:rFonts w:eastAsia="Times New Roman"/>
                <w:b/>
                <w:bCs/>
                <w:color w:val="000000"/>
                <w:sz w:val="20"/>
                <w:szCs w:val="20"/>
              </w:rPr>
            </w:rPrChange>
          </w:rPr>
          <w:t xml:space="preserve"> &lt; 0.001; Table 2) under ambient and added </w:t>
        </w:r>
      </w:ins>
      <w:ins w:id="815" w:author="Risa" w:date="2021-05-04T14:37:00Z">
        <w:r w:rsidR="004E0353" w:rsidRPr="008531D1">
          <w:rPr>
            <w:rFonts w:eastAsia="Times New Roman"/>
            <w:color w:val="000000"/>
            <w:rPrChange w:id="816" w:author="Nick Smith" w:date="2021-05-17T14:21:00Z">
              <w:rPr>
                <w:rFonts w:eastAsia="Times New Roman"/>
                <w:color w:val="000000"/>
                <w:sz w:val="20"/>
                <w:szCs w:val="20"/>
              </w:rPr>
            </w:rPrChange>
          </w:rPr>
          <w:t>s</w:t>
        </w:r>
      </w:ins>
      <w:ins w:id="817" w:author="Risa" w:date="2021-05-04T14:26:00Z">
        <w:r w:rsidR="00BF1133" w:rsidRPr="008531D1">
          <w:rPr>
            <w:rFonts w:eastAsia="Times New Roman"/>
            <w:color w:val="000000"/>
            <w:rPrChange w:id="818" w:author="Nick Smith" w:date="2021-05-17T14:21:00Z">
              <w:rPr>
                <w:rFonts w:eastAsia="Times New Roman"/>
                <w:b/>
                <w:bCs/>
                <w:color w:val="000000"/>
                <w:sz w:val="20"/>
                <w:szCs w:val="20"/>
              </w:rPr>
            </w:rPrChange>
          </w:rPr>
          <w:t xml:space="preserve">oil N treatments. (B) Relationship between </w:t>
        </w:r>
        <w:proofErr w:type="spellStart"/>
        <w:r w:rsidR="00BF1133" w:rsidRPr="008531D1">
          <w:rPr>
            <w:rFonts w:eastAsia="Times New Roman"/>
            <w:i/>
            <w:iCs/>
            <w:color w:val="000000"/>
            <w:rPrChange w:id="819"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820" w:author="Nick Smith" w:date="2021-05-17T14:21:00Z">
              <w:rPr>
                <w:rFonts w:eastAsia="Times New Roman"/>
                <w:b/>
                <w:bCs/>
                <w:color w:val="000000"/>
                <w:sz w:val="20"/>
                <w:szCs w:val="20"/>
              </w:rPr>
            </w:rPrChange>
          </w:rPr>
          <w:t>area</w:t>
        </w:r>
        <w:proofErr w:type="spellEnd"/>
        <w:r w:rsidR="00BF1133" w:rsidRPr="008531D1">
          <w:rPr>
            <w:rFonts w:eastAsia="Times New Roman"/>
            <w:color w:val="000000"/>
            <w:rPrChange w:id="821" w:author="Nick Smith" w:date="2021-05-17T14:21:00Z">
              <w:rPr>
                <w:rFonts w:eastAsia="Times New Roman"/>
                <w:b/>
                <w:bCs/>
                <w:color w:val="000000"/>
                <w:sz w:val="20"/>
                <w:szCs w:val="20"/>
              </w:rPr>
            </w:rPrChange>
          </w:rPr>
          <w:t xml:space="preserve"> and </w:t>
        </w:r>
        <w:proofErr w:type="spellStart"/>
        <w:r w:rsidR="00BF1133" w:rsidRPr="008531D1">
          <w:rPr>
            <w:rFonts w:eastAsia="Times New Roman"/>
            <w:i/>
            <w:iCs/>
            <w:color w:val="000000"/>
            <w:rPrChange w:id="822"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823" w:author="Nick Smith" w:date="2021-05-17T14:21:00Z">
              <w:rPr>
                <w:rFonts w:eastAsia="Times New Roman"/>
                <w:b/>
                <w:bCs/>
                <w:color w:val="000000"/>
                <w:sz w:val="20"/>
                <w:szCs w:val="20"/>
              </w:rPr>
            </w:rPrChange>
          </w:rPr>
          <w:t>photo</w:t>
        </w:r>
        <w:proofErr w:type="spellEnd"/>
        <w:r w:rsidR="00BF1133" w:rsidRPr="008531D1">
          <w:rPr>
            <w:rFonts w:eastAsia="Times New Roman"/>
            <w:color w:val="000000"/>
            <w:rPrChange w:id="824" w:author="Nick Smith" w:date="2021-05-17T14:21:00Z">
              <w:rPr>
                <w:rFonts w:eastAsia="Times New Roman"/>
                <w:b/>
                <w:bCs/>
                <w:color w:val="000000"/>
                <w:sz w:val="20"/>
                <w:szCs w:val="20"/>
              </w:rPr>
            </w:rPrChange>
          </w:rPr>
          <w:t xml:space="preserve"> </w:t>
        </w:r>
      </w:ins>
      <w:ins w:id="825" w:author="Risa" w:date="2021-05-04T14:27:00Z">
        <w:r w:rsidR="00BF1133" w:rsidRPr="008531D1">
          <w:rPr>
            <w:rFonts w:eastAsia="Times New Roman"/>
            <w:color w:val="000000"/>
            <w:rPrChange w:id="826" w:author="Nick Smith" w:date="2021-05-17T14:21:00Z">
              <w:rPr>
                <w:rFonts w:eastAsia="Times New Roman"/>
                <w:color w:val="000000"/>
                <w:sz w:val="20"/>
                <w:szCs w:val="20"/>
              </w:rPr>
            </w:rPrChange>
          </w:rPr>
          <w:t>(</w:t>
        </w:r>
        <w:r w:rsidR="00BF1133" w:rsidRPr="008531D1">
          <w:rPr>
            <w:rFonts w:eastAsia="Times New Roman"/>
            <w:i/>
            <w:iCs/>
            <w:color w:val="000000"/>
            <w:rPrChange w:id="827" w:author="Nick Smith" w:date="2021-05-17T14:21:00Z">
              <w:rPr>
                <w:rFonts w:eastAsia="Times New Roman"/>
                <w:i/>
                <w:iCs/>
                <w:color w:val="000000"/>
                <w:sz w:val="20"/>
                <w:szCs w:val="20"/>
              </w:rPr>
            </w:rPrChange>
          </w:rPr>
          <w:t xml:space="preserve">p </w:t>
        </w:r>
        <w:r w:rsidR="00BF1133" w:rsidRPr="008531D1">
          <w:rPr>
            <w:rFonts w:eastAsia="Times New Roman"/>
            <w:color w:val="000000"/>
            <w:rPrChange w:id="828" w:author="Nick Smith" w:date="2021-05-17T14:21:00Z">
              <w:rPr>
                <w:rFonts w:eastAsia="Times New Roman"/>
                <w:color w:val="000000"/>
                <w:sz w:val="20"/>
                <w:szCs w:val="20"/>
              </w:rPr>
            </w:rPrChange>
          </w:rPr>
          <w:t xml:space="preserve">&lt; 0.001; Table 2) </w:t>
        </w:r>
      </w:ins>
      <w:ins w:id="829" w:author="Risa" w:date="2021-05-04T14:26:00Z">
        <w:r w:rsidR="00BF1133" w:rsidRPr="008531D1">
          <w:rPr>
            <w:rFonts w:eastAsia="Times New Roman"/>
            <w:color w:val="000000"/>
            <w:rPrChange w:id="830" w:author="Nick Smith" w:date="2021-05-17T14:21:00Z">
              <w:rPr>
                <w:rFonts w:eastAsia="Times New Roman"/>
                <w:b/>
                <w:bCs/>
                <w:color w:val="000000"/>
                <w:sz w:val="20"/>
                <w:szCs w:val="20"/>
              </w:rPr>
            </w:rPrChange>
          </w:rPr>
          <w:t xml:space="preserve">under ambient and added </w:t>
        </w:r>
      </w:ins>
      <w:ins w:id="831" w:author="Risa" w:date="2021-05-04T14:37:00Z">
        <w:r w:rsidR="004E0353" w:rsidRPr="008531D1">
          <w:rPr>
            <w:rFonts w:eastAsia="Times New Roman"/>
            <w:color w:val="000000"/>
            <w:rPrChange w:id="832" w:author="Nick Smith" w:date="2021-05-17T14:21:00Z">
              <w:rPr>
                <w:rFonts w:eastAsia="Times New Roman"/>
                <w:color w:val="000000"/>
                <w:sz w:val="20"/>
                <w:szCs w:val="20"/>
              </w:rPr>
            </w:rPrChange>
          </w:rPr>
          <w:t>s</w:t>
        </w:r>
      </w:ins>
      <w:ins w:id="833" w:author="Risa" w:date="2021-05-04T14:26:00Z">
        <w:r w:rsidR="00BF1133" w:rsidRPr="008531D1">
          <w:rPr>
            <w:rFonts w:eastAsia="Times New Roman"/>
            <w:color w:val="000000"/>
            <w:rPrChange w:id="834" w:author="Nick Smith" w:date="2021-05-17T14:21:00Z">
              <w:rPr>
                <w:rFonts w:eastAsia="Times New Roman"/>
                <w:b/>
                <w:bCs/>
                <w:color w:val="000000"/>
                <w:sz w:val="20"/>
                <w:szCs w:val="20"/>
              </w:rPr>
            </w:rPrChange>
          </w:rPr>
          <w:t>oil N treatments.</w:t>
        </w:r>
      </w:ins>
    </w:p>
    <w:p w14:paraId="584A7F0E" w14:textId="77777777" w:rsidR="00E26DE7" w:rsidRPr="008531D1" w:rsidRDefault="00E26DE7">
      <w:pPr>
        <w:spacing w:line="480" w:lineRule="auto"/>
        <w:contextualSpacing/>
        <w:rPr>
          <w:ins w:id="835" w:author="Risa" w:date="2021-04-28T17:36:00Z"/>
          <w:rFonts w:eastAsia="Times New Roman"/>
          <w:b/>
          <w:bCs/>
          <w:color w:val="000000"/>
          <w:rPrChange w:id="836" w:author="Nick Smith" w:date="2021-05-17T14:21:00Z">
            <w:rPr>
              <w:ins w:id="837" w:author="Risa" w:date="2021-04-28T17:36:00Z"/>
              <w:rFonts w:eastAsia="Times New Roman"/>
              <w:b/>
              <w:bCs/>
              <w:color w:val="000000"/>
              <w:sz w:val="20"/>
              <w:szCs w:val="20"/>
            </w:rPr>
          </w:rPrChange>
        </w:rPr>
        <w:pPrChange w:id="838" w:author="Nick Smith" w:date="2021-05-17T14:21:00Z">
          <w:pPr/>
        </w:pPrChange>
      </w:pPr>
    </w:p>
    <w:p w14:paraId="4FB1B015" w14:textId="77407A93" w:rsidR="00077C60" w:rsidRPr="008531D1" w:rsidRDefault="007D124D">
      <w:pPr>
        <w:spacing w:line="480" w:lineRule="auto"/>
        <w:contextualSpacing/>
        <w:rPr>
          <w:ins w:id="839" w:author="Risa" w:date="2021-04-28T11:14:00Z"/>
          <w:rFonts w:eastAsia="Times New Roman"/>
          <w:b/>
          <w:bCs/>
          <w:color w:val="000000"/>
        </w:rPr>
        <w:pPrChange w:id="840" w:author="Nick Smith" w:date="2021-05-17T14:21:00Z">
          <w:pPr>
            <w:spacing w:line="480" w:lineRule="auto"/>
          </w:pPr>
        </w:pPrChange>
      </w:pPr>
      <w:ins w:id="841" w:author="Risa" w:date="2021-05-06T15:18:00Z">
        <w:r w:rsidRPr="008531D1">
          <w:rPr>
            <w:rFonts w:eastAsia="Times New Roman"/>
            <w:b/>
            <w:bCs/>
            <w:noProof/>
            <w:color w:val="000000"/>
            <w:rPrChange w:id="842" w:author="Nick Smith" w:date="2021-05-17T14:21:00Z">
              <w:rPr>
                <w:rFonts w:eastAsia="Times New Roman"/>
                <w:b/>
                <w:bCs/>
                <w:noProof/>
                <w:color w:val="000000"/>
                <w:sz w:val="20"/>
                <w:szCs w:val="20"/>
              </w:rPr>
            </w:rPrChange>
          </w:rPr>
          <w:lastRenderedPageBreak/>
          <w:drawing>
            <wp:inline distT="0" distB="0" distL="0" distR="0" wp14:anchorId="7FAB52A2" wp14:editId="7B1EA46B">
              <wp:extent cx="5943600" cy="368681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ED28C97" w14:textId="6BA5A321" w:rsidR="00077C60" w:rsidRPr="008531D1" w:rsidRDefault="00077C60">
      <w:pPr>
        <w:spacing w:line="480" w:lineRule="auto"/>
        <w:contextualSpacing/>
        <w:textAlignment w:val="baseline"/>
        <w:rPr>
          <w:ins w:id="843" w:author="Risa" w:date="2021-04-28T11:14:00Z"/>
          <w:rFonts w:eastAsia="Times New Roman"/>
          <w:b/>
          <w:bCs/>
          <w:color w:val="000000"/>
        </w:rPr>
        <w:pPrChange w:id="844" w:author="Nick Smith" w:date="2021-05-17T14:21:00Z">
          <w:pPr>
            <w:spacing w:line="480" w:lineRule="auto"/>
          </w:pPr>
        </w:pPrChange>
      </w:pPr>
      <w:ins w:id="845" w:author="Risa" w:date="2021-04-28T11:14:00Z">
        <w:r w:rsidRPr="001B44B1">
          <w:rPr>
            <w:rFonts w:eastAsia="Times New Roman"/>
            <w:b/>
            <w:bCs/>
            <w:color w:val="000000"/>
          </w:rPr>
          <w:t>Figure 4.</w:t>
        </w:r>
      </w:ins>
      <w:ins w:id="846" w:author="Risa" w:date="2021-05-04T14:28:00Z">
        <w:r w:rsidR="00CF0686" w:rsidRPr="008531D1">
          <w:rPr>
            <w:rFonts w:eastAsia="Times New Roman"/>
            <w:color w:val="000000"/>
            <w:rPrChange w:id="847" w:author="Nick Smith" w:date="2021-05-17T14:21:00Z">
              <w:rPr>
                <w:rFonts w:eastAsia="Times New Roman"/>
                <w:color w:val="000000"/>
                <w:sz w:val="20"/>
                <w:szCs w:val="20"/>
              </w:rPr>
            </w:rPrChange>
          </w:rPr>
          <w:t xml:space="preserve"> </w:t>
        </w:r>
        <w:proofErr w:type="spellStart"/>
        <w:r w:rsidR="00CF0686" w:rsidRPr="008531D1">
          <w:rPr>
            <w:rFonts w:eastAsia="Times New Roman"/>
            <w:color w:val="000000"/>
            <w:rPrChange w:id="848" w:author="Nick Smith" w:date="2021-05-17T14:21:00Z">
              <w:rPr>
                <w:rFonts w:eastAsia="Times New Roman"/>
                <w:color w:val="000000"/>
                <w:sz w:val="20"/>
                <w:szCs w:val="20"/>
              </w:rPr>
            </w:rPrChange>
          </w:rPr>
          <w:t>Treemap</w:t>
        </w:r>
        <w:proofErr w:type="spellEnd"/>
        <w:r w:rsidR="00CF0686" w:rsidRPr="008531D1">
          <w:rPr>
            <w:rFonts w:eastAsia="Times New Roman"/>
            <w:color w:val="000000"/>
            <w:rPrChange w:id="849" w:author="Nick Smith" w:date="2021-05-17T14:21:00Z">
              <w:rPr>
                <w:rFonts w:eastAsia="Times New Roman"/>
                <w:color w:val="000000"/>
                <w:sz w:val="20"/>
                <w:szCs w:val="20"/>
              </w:rPr>
            </w:rPrChange>
          </w:rPr>
          <w:t xml:space="preserve"> </w:t>
        </w:r>
      </w:ins>
      <w:ins w:id="850" w:author="Risa" w:date="2021-05-04T14:29:00Z">
        <w:r w:rsidR="00CF0686" w:rsidRPr="008531D1">
          <w:rPr>
            <w:rFonts w:eastAsia="Times New Roman"/>
            <w:color w:val="000000"/>
            <w:rPrChange w:id="851" w:author="Nick Smith" w:date="2021-05-17T14:21:00Z">
              <w:rPr>
                <w:rFonts w:eastAsia="Times New Roman"/>
                <w:color w:val="000000"/>
                <w:sz w:val="20"/>
                <w:szCs w:val="20"/>
              </w:rPr>
            </w:rPrChange>
          </w:rPr>
          <w:t>of relative importance for</w:t>
        </w:r>
      </w:ins>
      <w:ins w:id="852" w:author="Risa" w:date="2021-05-04T14:28:00Z">
        <w:r w:rsidR="00CF0686" w:rsidRPr="008531D1">
          <w:rPr>
            <w:rFonts w:eastAsia="Times New Roman"/>
            <w:color w:val="000000"/>
            <w:rPrChange w:id="853" w:author="Nick Smith" w:date="2021-05-17T14:21:00Z">
              <w:rPr>
                <w:rFonts w:eastAsia="Times New Roman"/>
                <w:color w:val="000000"/>
                <w:sz w:val="20"/>
                <w:szCs w:val="20"/>
              </w:rPr>
            </w:rPrChange>
          </w:rPr>
          <w:t xml:space="preserve"> </w:t>
        </w:r>
      </w:ins>
      <w:ins w:id="854" w:author="Risa" w:date="2021-05-04T14:29:00Z">
        <w:r w:rsidR="00CF0686" w:rsidRPr="008531D1">
          <w:rPr>
            <w:rPrChange w:id="855" w:author="Nick Smith" w:date="2021-05-17T14:21:00Z">
              <w:rPr>
                <w:sz w:val="20"/>
                <w:szCs w:val="20"/>
              </w:rPr>
            </w:rPrChange>
          </w:rPr>
          <w:t xml:space="preserve">linear mixed effects model with </w:t>
        </w:r>
        <w:proofErr w:type="spellStart"/>
        <w:r w:rsidR="00CF0686" w:rsidRPr="008531D1">
          <w:rPr>
            <w:i/>
            <w:iCs/>
            <w:rPrChange w:id="856" w:author="Nick Smith" w:date="2021-05-17T14:21:00Z">
              <w:rPr>
                <w:i/>
                <w:iCs/>
                <w:sz w:val="20"/>
                <w:szCs w:val="20"/>
              </w:rPr>
            </w:rPrChange>
          </w:rPr>
          <w:t>N</w:t>
        </w:r>
        <w:r w:rsidR="00CF0686" w:rsidRPr="008531D1">
          <w:rPr>
            <w:vertAlign w:val="subscript"/>
            <w:rPrChange w:id="857" w:author="Nick Smith" w:date="2021-05-17T14:21:00Z">
              <w:rPr>
                <w:sz w:val="20"/>
                <w:szCs w:val="20"/>
                <w:vertAlign w:val="subscript"/>
              </w:rPr>
            </w:rPrChange>
          </w:rPr>
          <w:t>area</w:t>
        </w:r>
        <w:proofErr w:type="spellEnd"/>
        <w:r w:rsidR="00CF0686" w:rsidRPr="008531D1">
          <w:rPr>
            <w:rPrChange w:id="858" w:author="Nick Smith" w:date="2021-05-17T14:21:00Z">
              <w:rPr>
                <w:sz w:val="20"/>
                <w:szCs w:val="20"/>
              </w:rPr>
            </w:rPrChange>
          </w:rPr>
          <w:t xml:space="preserve"> as the dependent variable and soil treatment variables, predicted nitrogen components, and species characteristics as fixed effects</w:t>
        </w:r>
      </w:ins>
      <w:ins w:id="859" w:author="Nick Smith" w:date="2021-05-18T12:35:00Z">
        <w:r w:rsidR="00DB48ED">
          <w:t>. Boxes are sized proportionally to th</w:t>
        </w:r>
      </w:ins>
      <w:ins w:id="860" w:author="Nick Smith" w:date="2021-05-18T12:36:00Z">
        <w:r w:rsidR="00DB48ED">
          <w:t>e relative importance of each variable in the model</w:t>
        </w:r>
      </w:ins>
      <w:ins w:id="861" w:author="Risa" w:date="2021-05-04T14:29:00Z">
        <w:r w:rsidR="00CF0686" w:rsidRPr="008531D1">
          <w:rPr>
            <w:rFonts w:eastAsia="Times New Roman"/>
            <w:color w:val="000000"/>
            <w:rPrChange w:id="862" w:author="Nick Smith" w:date="2021-05-17T14:21:00Z">
              <w:rPr>
                <w:rFonts w:eastAsia="Times New Roman"/>
                <w:color w:val="000000"/>
                <w:sz w:val="20"/>
                <w:szCs w:val="20"/>
              </w:rPr>
            </w:rPrChange>
          </w:rPr>
          <w:t xml:space="preserve"> </w:t>
        </w:r>
      </w:ins>
      <w:ins w:id="863" w:author="Risa" w:date="2021-05-04T14:28:00Z">
        <w:r w:rsidR="00CF0686" w:rsidRPr="008531D1">
          <w:rPr>
            <w:rFonts w:eastAsia="Times New Roman"/>
            <w:color w:val="000000"/>
            <w:rPrChange w:id="864" w:author="Nick Smith" w:date="2021-05-17T14:21:00Z">
              <w:rPr>
                <w:rFonts w:eastAsia="Times New Roman"/>
                <w:color w:val="000000"/>
                <w:sz w:val="20"/>
                <w:szCs w:val="20"/>
              </w:rPr>
            </w:rPrChange>
          </w:rPr>
          <w:t>(Table 2).</w:t>
        </w:r>
      </w:ins>
    </w:p>
    <w:p w14:paraId="0E5C98CB" w14:textId="66759345" w:rsidR="00077C60" w:rsidRPr="001B44B1" w:rsidRDefault="00077C60">
      <w:pPr>
        <w:spacing w:line="480" w:lineRule="auto"/>
        <w:contextualSpacing/>
        <w:rPr>
          <w:ins w:id="865" w:author="Risa" w:date="2021-04-28T11:15:00Z"/>
          <w:rFonts w:eastAsia="Times New Roman"/>
          <w:b/>
          <w:bCs/>
          <w:color w:val="000000"/>
        </w:rPr>
        <w:pPrChange w:id="866" w:author="Nick Smith" w:date="2021-05-17T14:21:00Z">
          <w:pPr>
            <w:spacing w:line="480" w:lineRule="auto"/>
          </w:pPr>
        </w:pPrChange>
      </w:pPr>
    </w:p>
    <w:p w14:paraId="479F9C7A" w14:textId="06AE132F" w:rsidR="00150B42" w:rsidRPr="001B44B1" w:rsidRDefault="00150B42">
      <w:pPr>
        <w:spacing w:line="480" w:lineRule="auto"/>
        <w:contextualSpacing/>
        <w:rPr>
          <w:ins w:id="867" w:author="Risa" w:date="2021-04-28T17:48:00Z"/>
          <w:rFonts w:eastAsia="Times New Roman"/>
          <w:b/>
          <w:bCs/>
          <w:color w:val="000000"/>
        </w:rPr>
        <w:pPrChange w:id="868" w:author="Nick Smith" w:date="2021-05-17T14:21:00Z">
          <w:pPr>
            <w:spacing w:line="480" w:lineRule="auto"/>
          </w:pPr>
        </w:pPrChange>
      </w:pPr>
      <w:ins w:id="869" w:author="Risa" w:date="2021-04-28T11:16:00Z">
        <w:del w:id="870" w:author="Nick Smith" w:date="2021-05-17T16:24:00Z">
          <w:r w:rsidRPr="001B44B1" w:rsidDel="00790AB6">
            <w:rPr>
              <w:rFonts w:eastAsia="Times New Roman"/>
              <w:b/>
              <w:bCs/>
              <w:color w:val="000000"/>
            </w:rPr>
            <w:delText>r</w:delText>
          </w:r>
        </w:del>
      </w:ins>
      <w:ins w:id="871" w:author="Nick Smith" w:date="2021-05-17T16:24:00Z">
        <w:r w:rsidR="00790AB6">
          <w:rPr>
            <w:rFonts w:eastAsia="Times New Roman"/>
            <w:b/>
            <w:bCs/>
            <w:color w:val="000000"/>
          </w:rPr>
          <w:t>R</w:t>
        </w:r>
      </w:ins>
      <w:ins w:id="872" w:author="Risa" w:date="2021-04-28T11:16:00Z">
        <w:r w:rsidRPr="001B44B1">
          <w:rPr>
            <w:rFonts w:eastAsia="Times New Roman"/>
            <w:b/>
            <w:bCs/>
            <w:color w:val="000000"/>
          </w:rPr>
          <w:t xml:space="preserve">esponse of </w:t>
        </w:r>
      </w:ins>
      <w:ins w:id="873" w:author="Nick Smith" w:date="2021-05-18T12:44:00Z">
        <w:r w:rsidR="00801487">
          <w:rPr>
            <w:rFonts w:eastAsia="Times New Roman"/>
            <w:b/>
            <w:bCs/>
            <w:color w:val="000000"/>
          </w:rPr>
          <w:t>aboveground biomass</w:t>
        </w:r>
      </w:ins>
      <w:ins w:id="874" w:author="Risa" w:date="2021-04-28T11:16:00Z">
        <w:del w:id="875" w:author="Nick Smith" w:date="2021-05-18T12:44:00Z">
          <w:r w:rsidRPr="001B44B1" w:rsidDel="00801487">
            <w:rPr>
              <w:rFonts w:eastAsia="Times New Roman"/>
              <w:b/>
              <w:bCs/>
              <w:color w:val="000000"/>
            </w:rPr>
            <w:delText>AGB</w:delText>
          </w:r>
        </w:del>
        <w:r w:rsidRPr="001B44B1">
          <w:rPr>
            <w:rFonts w:eastAsia="Times New Roman"/>
            <w:b/>
            <w:bCs/>
            <w:color w:val="000000"/>
          </w:rPr>
          <w:t xml:space="preserve"> </w:t>
        </w:r>
        <w:del w:id="876" w:author="Nick Smith" w:date="2021-05-18T12:44:00Z">
          <w:r w:rsidRPr="001B44B1" w:rsidDel="00801487">
            <w:rPr>
              <w:rFonts w:eastAsia="Times New Roman"/>
              <w:b/>
              <w:bCs/>
              <w:color w:val="000000"/>
            </w:rPr>
            <w:delText xml:space="preserve">and LAI </w:delText>
          </w:r>
        </w:del>
        <w:r w:rsidRPr="001B44B1">
          <w:rPr>
            <w:rFonts w:eastAsia="Times New Roman"/>
            <w:b/>
            <w:bCs/>
            <w:color w:val="000000"/>
          </w:rPr>
          <w:t>to the soil treatments</w:t>
        </w:r>
      </w:ins>
    </w:p>
    <w:p w14:paraId="45DE7FA7" w14:textId="2CF23CB7" w:rsidR="005F0AFC" w:rsidRPr="00771C52" w:rsidRDefault="00CC3A73">
      <w:pPr>
        <w:spacing w:line="480" w:lineRule="auto"/>
        <w:contextualSpacing/>
        <w:rPr>
          <w:ins w:id="877" w:author="Risa" w:date="2021-04-29T10:23:00Z"/>
          <w:rFonts w:eastAsia="Times New Roman"/>
          <w:color w:val="000000"/>
        </w:rPr>
        <w:pPrChange w:id="878" w:author="Nick Smith" w:date="2021-05-17T14:21:00Z">
          <w:pPr>
            <w:spacing w:line="480" w:lineRule="auto"/>
          </w:pPr>
        </w:pPrChange>
      </w:pPr>
      <w:ins w:id="879" w:author="Risa" w:date="2021-04-29T10:04:00Z">
        <w:r w:rsidRPr="00771C52">
          <w:rPr>
            <w:rFonts w:eastAsia="Times New Roman"/>
            <w:b/>
            <w:bCs/>
            <w:color w:val="000000"/>
          </w:rPr>
          <w:tab/>
        </w:r>
      </w:ins>
      <w:ins w:id="880" w:author="Risa" w:date="2021-04-29T10:16:00Z">
        <w:r w:rsidR="0013288D" w:rsidRPr="008531D1">
          <w:rPr>
            <w:rFonts w:eastAsia="Times New Roman"/>
            <w:color w:val="000000"/>
            <w:rPrChange w:id="881" w:author="Nick Smith" w:date="2021-05-17T14:21:00Z">
              <w:rPr>
                <w:rFonts w:eastAsia="Times New Roman"/>
                <w:b/>
                <w:bCs/>
                <w:color w:val="000000"/>
              </w:rPr>
            </w:rPrChange>
          </w:rPr>
          <w:t>AGB</w:t>
        </w:r>
        <w:r w:rsidR="0013288D" w:rsidRPr="008531D1">
          <w:rPr>
            <w:rFonts w:eastAsia="Times New Roman"/>
            <w:color w:val="000000"/>
          </w:rPr>
          <w:t xml:space="preserve"> </w:t>
        </w:r>
      </w:ins>
      <w:ins w:id="882" w:author="Risa" w:date="2021-04-29T10:17:00Z">
        <w:r w:rsidR="0013288D" w:rsidRPr="001B44B1">
          <w:rPr>
            <w:rFonts w:eastAsia="Times New Roman"/>
            <w:color w:val="000000"/>
          </w:rPr>
          <w:t>was significantly impacted by all three soil amendment treatments separately</w:t>
        </w:r>
      </w:ins>
      <w:ins w:id="883" w:author="Risa" w:date="2021-04-29T10:22:00Z">
        <w:r w:rsidR="00AF12A2" w:rsidRPr="001B44B1">
          <w:rPr>
            <w:rFonts w:eastAsia="Times New Roman"/>
            <w:color w:val="000000"/>
          </w:rPr>
          <w:t xml:space="preserve"> (</w:t>
        </w:r>
      </w:ins>
      <w:ins w:id="884" w:author="Risa" w:date="2021-05-04T14:38:00Z">
        <w:r w:rsidR="00750DAC" w:rsidRPr="001B44B1">
          <w:rPr>
            <w:rFonts w:eastAsia="Times New Roman"/>
            <w:color w:val="000000"/>
          </w:rPr>
          <w:t>s</w:t>
        </w:r>
      </w:ins>
      <w:ins w:id="885" w:author="Risa" w:date="2021-04-29T10:22:00Z">
        <w:r w:rsidR="00AF12A2" w:rsidRPr="001B44B1">
          <w:rPr>
            <w:rFonts w:eastAsia="Times New Roman"/>
            <w:color w:val="000000"/>
          </w:rPr>
          <w:t>oil N</w:t>
        </w:r>
      </w:ins>
      <w:ins w:id="886" w:author="Risa" w:date="2021-04-29T14:33:00Z">
        <w:r w:rsidR="002A405B" w:rsidRPr="00771C52">
          <w:rPr>
            <w:rFonts w:eastAsia="Times New Roman"/>
            <w:color w:val="000000"/>
          </w:rPr>
          <w:t>:</w:t>
        </w:r>
      </w:ins>
      <w:ins w:id="887" w:author="Risa" w:date="2021-04-29T10:22:00Z">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ins>
      <w:ins w:id="888" w:author="Risa" w:date="2021-05-04T14:38:00Z">
        <w:r w:rsidR="00750DAC" w:rsidRPr="00771C52">
          <w:rPr>
            <w:rFonts w:eastAsia="Times New Roman"/>
            <w:color w:val="000000"/>
          </w:rPr>
          <w:t>s</w:t>
        </w:r>
      </w:ins>
      <w:ins w:id="889" w:author="Risa" w:date="2021-04-29T10:22:00Z">
        <w:r w:rsidR="00AF12A2" w:rsidRPr="00771C52">
          <w:rPr>
            <w:rFonts w:eastAsia="Times New Roman"/>
            <w:color w:val="000000"/>
          </w:rPr>
          <w:t>oil P</w:t>
        </w:r>
      </w:ins>
      <w:ins w:id="890" w:author="Risa" w:date="2021-04-29T14:33:00Z">
        <w:r w:rsidR="002A405B" w:rsidRPr="00771C52">
          <w:rPr>
            <w:rFonts w:eastAsia="Times New Roman"/>
            <w:color w:val="000000"/>
          </w:rPr>
          <w:t>:</w:t>
        </w:r>
      </w:ins>
      <w:ins w:id="891" w:author="Risa" w:date="2021-04-29T10:22:00Z">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ins>
      <w:ins w:id="892" w:author="Risa" w:date="2021-05-04T14:38:00Z">
        <w:r w:rsidR="00750DAC" w:rsidRPr="00771C52">
          <w:rPr>
            <w:rFonts w:eastAsia="Times New Roman"/>
            <w:color w:val="000000"/>
          </w:rPr>
          <w:t>s</w:t>
        </w:r>
      </w:ins>
      <w:ins w:id="893" w:author="Risa" w:date="2021-04-29T10:22:00Z">
        <w:r w:rsidR="00AF12A2" w:rsidRPr="00771C52">
          <w:rPr>
            <w:rFonts w:eastAsia="Times New Roman"/>
            <w:color w:val="000000"/>
          </w:rPr>
          <w:t xml:space="preserve">oil </w:t>
        </w:r>
      </w:ins>
      <w:ins w:id="894" w:author="Risa" w:date="2021-04-29T10:23:00Z">
        <w:r w:rsidR="00AF12A2" w:rsidRPr="008531D1">
          <w:rPr>
            <w:rFonts w:eastAsia="Times New Roman"/>
            <w:color w:val="000000"/>
            <w:rPrChange w:id="895" w:author="Nick Smith" w:date="2021-05-17T14:21:00Z">
              <w:rPr>
                <w:rFonts w:eastAsia="Times New Roman"/>
                <w:color w:val="000000"/>
                <w:sz w:val="20"/>
                <w:szCs w:val="20"/>
              </w:rPr>
            </w:rPrChange>
          </w:rPr>
          <w:t>K</w:t>
        </w:r>
        <w:r w:rsidR="00AF12A2" w:rsidRPr="008531D1">
          <w:rPr>
            <w:rFonts w:eastAsia="Times New Roman"/>
            <w:color w:val="000000"/>
            <w:vertAlign w:val="subscript"/>
            <w:rPrChange w:id="896" w:author="Nick Smith" w:date="2021-05-17T14:21:00Z">
              <w:rPr>
                <w:rFonts w:eastAsia="Times New Roman"/>
                <w:color w:val="000000"/>
                <w:sz w:val="20"/>
                <w:szCs w:val="20"/>
                <w:vertAlign w:val="subscript"/>
              </w:rPr>
            </w:rPrChange>
          </w:rPr>
          <w:t>+µ</w:t>
        </w:r>
      </w:ins>
      <w:ins w:id="897" w:author="Risa" w:date="2021-04-29T14:33:00Z">
        <w:r w:rsidR="002A405B" w:rsidRPr="008531D1">
          <w:rPr>
            <w:rFonts w:eastAsia="Times New Roman"/>
            <w:color w:val="000000"/>
          </w:rPr>
          <w:t>:</w:t>
        </w:r>
      </w:ins>
      <w:ins w:id="898" w:author="Risa" w:date="2021-04-29T10:23:00Z">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ins>
      <w:ins w:id="899" w:author="Risa" w:date="2021-04-29T10:22:00Z">
        <w:r w:rsidR="00AF12A2" w:rsidRPr="001B44B1">
          <w:rPr>
            <w:rFonts w:eastAsia="Times New Roman"/>
            <w:color w:val="000000"/>
          </w:rPr>
          <w:t>)</w:t>
        </w:r>
      </w:ins>
      <w:ins w:id="900" w:author="Risa" w:date="2021-04-29T10:17:00Z">
        <w:r w:rsidR="0013288D" w:rsidRPr="00771C52">
          <w:rPr>
            <w:rFonts w:eastAsia="Times New Roman"/>
            <w:color w:val="000000"/>
          </w:rPr>
          <w:t xml:space="preserve"> as well as the interaction </w:t>
        </w:r>
      </w:ins>
      <w:ins w:id="901" w:author="Risa" w:date="2021-04-29T10:18:00Z">
        <w:r w:rsidR="0013288D" w:rsidRPr="00771C52">
          <w:rPr>
            <w:rFonts w:eastAsia="Times New Roman"/>
            <w:color w:val="000000"/>
          </w:rPr>
          <w:t xml:space="preserve">between </w:t>
        </w:r>
      </w:ins>
      <w:ins w:id="902" w:author="Risa" w:date="2021-05-04T14:38:00Z">
        <w:r w:rsidR="00750DAC" w:rsidRPr="00771C52">
          <w:rPr>
            <w:rFonts w:eastAsia="Times New Roman"/>
            <w:color w:val="000000"/>
          </w:rPr>
          <w:t>s</w:t>
        </w:r>
      </w:ins>
      <w:ins w:id="903" w:author="Risa" w:date="2021-04-29T10:18:00Z">
        <w:r w:rsidR="0013288D" w:rsidRPr="00771C52">
          <w:rPr>
            <w:rFonts w:eastAsia="Times New Roman"/>
            <w:color w:val="000000"/>
          </w:rPr>
          <w:t xml:space="preserve">oil N and </w:t>
        </w:r>
      </w:ins>
      <w:ins w:id="904" w:author="Risa" w:date="2021-05-04T14:38:00Z">
        <w:r w:rsidR="00750DAC" w:rsidRPr="00771C52">
          <w:rPr>
            <w:rFonts w:eastAsia="Times New Roman"/>
            <w:color w:val="000000"/>
          </w:rPr>
          <w:t>s</w:t>
        </w:r>
      </w:ins>
      <w:ins w:id="905" w:author="Risa" w:date="2021-04-29T10:18:00Z">
        <w:r w:rsidR="0013288D" w:rsidRPr="00771C52">
          <w:rPr>
            <w:rFonts w:eastAsia="Times New Roman"/>
            <w:color w:val="000000"/>
          </w:rPr>
          <w:t xml:space="preserve">oil </w:t>
        </w:r>
      </w:ins>
      <w:ins w:id="906" w:author="Risa" w:date="2021-04-29T10:22:00Z">
        <w:r w:rsidR="00AF12A2" w:rsidRPr="00771C52">
          <w:rPr>
            <w:rFonts w:eastAsia="Times New Roman"/>
            <w:color w:val="000000"/>
          </w:rPr>
          <w:t>K</w:t>
        </w:r>
      </w:ins>
      <w:ins w:id="907" w:author="Risa" w:date="2021-05-05T15:39:00Z">
        <w:r w:rsidR="00482CAA" w:rsidRPr="00771C52">
          <w:rPr>
            <w:rFonts w:eastAsia="Times New Roman"/>
            <w:color w:val="000000"/>
            <w:vertAlign w:val="subscript"/>
          </w:rPr>
          <w:t>+µ</w:t>
        </w:r>
      </w:ins>
      <w:ins w:id="908" w:author="Risa" w:date="2021-04-29T10:22:00Z">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0.019; Table 3 and Figure 5A).</w:t>
        </w:r>
      </w:ins>
      <w:ins w:id="909" w:author="Nick Smith" w:date="2021-05-18T12:49:00Z">
        <w:r w:rsidR="0023259A">
          <w:rPr>
            <w:rFonts w:eastAsia="Times New Roman"/>
            <w:color w:val="000000"/>
          </w:rPr>
          <w:t xml:space="preserve"> </w:t>
        </w:r>
      </w:ins>
      <w:ins w:id="910" w:author="Nick Smith" w:date="2021-05-18T12:56:00Z">
        <w:r w:rsidR="00533C21">
          <w:rPr>
            <w:rFonts w:eastAsia="Times New Roman"/>
            <w:color w:val="000000"/>
          </w:rPr>
          <w:t>On average, added soil N increased AGB by 4.1%, but p</w:t>
        </w:r>
      </w:ins>
      <w:ins w:id="911" w:author="Nick Smith" w:date="2021-05-18T12:52:00Z">
        <w:r w:rsidR="00533C21">
          <w:rPr>
            <w:rFonts w:eastAsia="Times New Roman"/>
            <w:color w:val="000000"/>
          </w:rPr>
          <w:t>ost-hoc Tukey’s test revealed that this stimulation was only significant i</w:t>
        </w:r>
      </w:ins>
      <w:ins w:id="912" w:author="Nick Smith" w:date="2021-05-18T12:53:00Z">
        <w:r w:rsidR="00533C21">
          <w:rPr>
            <w:rFonts w:eastAsia="Times New Roman"/>
            <w:color w:val="000000"/>
          </w:rPr>
          <w:t>n added K</w:t>
        </w:r>
        <w:r w:rsidR="00533C21">
          <w:rPr>
            <w:rFonts w:eastAsia="Times New Roman"/>
            <w:color w:val="000000"/>
            <w:vertAlign w:val="subscript"/>
          </w:rPr>
          <w:t>+µ</w:t>
        </w:r>
        <w:r w:rsidR="00533C21">
          <w:rPr>
            <w:rFonts w:eastAsia="Times New Roman"/>
            <w:color w:val="000000"/>
          </w:rPr>
          <w:t xml:space="preserve"> plots, where </w:t>
        </w:r>
      </w:ins>
      <w:ins w:id="913" w:author="Nick Smith" w:date="2021-05-18T12:55:00Z">
        <w:r w:rsidR="00533C21">
          <w:rPr>
            <w:rFonts w:eastAsia="Times New Roman"/>
            <w:color w:val="000000"/>
          </w:rPr>
          <w:t>added</w:t>
        </w:r>
      </w:ins>
      <w:ins w:id="914" w:author="Nick Smith" w:date="2021-05-18T12:53:00Z">
        <w:r w:rsidR="00533C21">
          <w:rPr>
            <w:rFonts w:eastAsia="Times New Roman"/>
            <w:color w:val="000000"/>
          </w:rPr>
          <w:t xml:space="preserve"> soil N </w:t>
        </w:r>
      </w:ins>
      <w:ins w:id="915" w:author="Nick Smith" w:date="2021-05-18T12:55:00Z">
        <w:r w:rsidR="00533C21">
          <w:rPr>
            <w:rFonts w:eastAsia="Times New Roman"/>
            <w:color w:val="000000"/>
          </w:rPr>
          <w:t>increased</w:t>
        </w:r>
      </w:ins>
      <w:ins w:id="916" w:author="Nick Smith" w:date="2021-05-18T12:53:00Z">
        <w:r w:rsidR="00533C21">
          <w:rPr>
            <w:rFonts w:eastAsia="Times New Roman"/>
            <w:color w:val="000000"/>
          </w:rPr>
          <w:t xml:space="preserve"> AGB</w:t>
        </w:r>
      </w:ins>
      <w:ins w:id="917" w:author="Nick Smith" w:date="2021-05-18T12:55:00Z">
        <w:r w:rsidR="00533C21">
          <w:rPr>
            <w:rFonts w:eastAsia="Times New Roman"/>
            <w:color w:val="000000"/>
          </w:rPr>
          <w:t xml:space="preserve"> by </w:t>
        </w:r>
      </w:ins>
      <w:ins w:id="918" w:author="Nick Smith" w:date="2021-05-18T12:56:00Z">
        <w:r w:rsidR="00533C21">
          <w:rPr>
            <w:rFonts w:eastAsia="Times New Roman"/>
            <w:color w:val="000000"/>
          </w:rPr>
          <w:t>5.5</w:t>
        </w:r>
      </w:ins>
      <w:ins w:id="919" w:author="Nick Smith" w:date="2021-05-18T12:55:00Z">
        <w:r w:rsidR="00533C21">
          <w:rPr>
            <w:rFonts w:eastAsia="Times New Roman"/>
            <w:color w:val="000000"/>
          </w:rPr>
          <w:t>%</w:t>
        </w:r>
      </w:ins>
      <w:ins w:id="920" w:author="Risa" w:date="2021-04-29T14:37:00Z">
        <w:del w:id="921" w:author="Nick Smith" w:date="2021-05-18T12:55:00Z">
          <w:r w:rsidR="00DA1940" w:rsidRPr="00771C52" w:rsidDel="00533C21">
            <w:rPr>
              <w:rFonts w:eastAsia="Times New Roman"/>
              <w:color w:val="000000"/>
            </w:rPr>
            <w:delText xml:space="preserve"> AGB was </w:delText>
          </w:r>
        </w:del>
      </w:ins>
      <w:ins w:id="922" w:author="Risa" w:date="2021-04-29T14:38:00Z">
        <w:del w:id="923" w:author="Nick Smith" w:date="2021-05-18T12:55:00Z">
          <w:r w:rsidR="00DA1940" w:rsidRPr="00771C52" w:rsidDel="00533C21">
            <w:rPr>
              <w:rFonts w:eastAsia="Times New Roman"/>
              <w:color w:val="000000"/>
            </w:rPr>
            <w:delText>highest</w:delText>
          </w:r>
        </w:del>
      </w:ins>
      <w:ins w:id="924" w:author="Risa" w:date="2021-04-29T14:37:00Z">
        <w:del w:id="925" w:author="Nick Smith" w:date="2021-05-18T12:55:00Z">
          <w:r w:rsidR="00DA1940" w:rsidRPr="00771C52" w:rsidDel="00533C21">
            <w:rPr>
              <w:rFonts w:eastAsia="Times New Roman"/>
              <w:color w:val="000000"/>
            </w:rPr>
            <w:delText xml:space="preserve"> in plots with added N and added P</w:delText>
          </w:r>
        </w:del>
        <w:r w:rsidR="00DA1940" w:rsidRPr="00771C52">
          <w:rPr>
            <w:rFonts w:eastAsia="Times New Roman"/>
            <w:color w:val="000000"/>
          </w:rPr>
          <w:t xml:space="preserve"> (Figure 5</w:t>
        </w:r>
        <w:del w:id="926" w:author="Nick Smith" w:date="2021-05-18T12:55:00Z">
          <w:r w:rsidR="00DA1940" w:rsidRPr="00771C52" w:rsidDel="00533C21">
            <w:rPr>
              <w:rFonts w:eastAsia="Times New Roman"/>
              <w:color w:val="000000"/>
            </w:rPr>
            <w:delText>A</w:delText>
          </w:r>
        </w:del>
        <w:r w:rsidR="00DA1940" w:rsidRPr="00771C52">
          <w:rPr>
            <w:rFonts w:eastAsia="Times New Roman"/>
            <w:color w:val="000000"/>
          </w:rPr>
          <w:t>).</w:t>
        </w:r>
      </w:ins>
      <w:ins w:id="927" w:author="Risa" w:date="2021-04-29T14:38:00Z">
        <w:del w:id="928" w:author="Nick Smith" w:date="2021-05-18T12:56:00Z">
          <w:r w:rsidR="00DA1940" w:rsidRPr="00771C52" w:rsidDel="00533C21">
            <w:rPr>
              <w:rFonts w:eastAsia="Times New Roman"/>
              <w:color w:val="000000"/>
            </w:rPr>
            <w:delText xml:space="preserve"> There was no difference in plots that had added N</w:delText>
          </w:r>
        </w:del>
      </w:ins>
      <w:ins w:id="929" w:author="Risa" w:date="2021-04-29T14:39:00Z">
        <w:del w:id="930" w:author="Nick Smith" w:date="2021-05-18T12:56:00Z">
          <w:r w:rsidR="00DA1940" w:rsidRPr="00771C52" w:rsidDel="00533C21">
            <w:rPr>
              <w:rFonts w:eastAsia="Times New Roman"/>
              <w:color w:val="000000"/>
            </w:rPr>
            <w:delText xml:space="preserve"> or added P, and AGB was lowest in plots with both ambient N and ambient P (Figure 5A).</w:delText>
          </w:r>
        </w:del>
      </w:ins>
    </w:p>
    <w:p w14:paraId="5B4B93F5" w14:textId="290FF316" w:rsidR="00DA1940" w:rsidRPr="00771C52" w:rsidDel="00F36E49" w:rsidRDefault="003B4314">
      <w:pPr>
        <w:spacing w:line="480" w:lineRule="auto"/>
        <w:contextualSpacing/>
        <w:rPr>
          <w:ins w:id="931" w:author="Risa" w:date="2021-04-29T14:38:00Z"/>
          <w:del w:id="932" w:author="Nick Smith" w:date="2021-05-18T12:45:00Z"/>
          <w:rFonts w:eastAsia="Times New Roman"/>
          <w:color w:val="000000"/>
        </w:rPr>
        <w:pPrChange w:id="933" w:author="Nick Smith" w:date="2021-05-17T14:21:00Z">
          <w:pPr>
            <w:spacing w:line="480" w:lineRule="auto"/>
          </w:pPr>
        </w:pPrChange>
      </w:pPr>
      <w:ins w:id="934" w:author="Risa" w:date="2021-04-29T10:23:00Z">
        <w:del w:id="935" w:author="Nick Smith" w:date="2021-05-18T12:45:00Z">
          <w:r w:rsidRPr="00771C52" w:rsidDel="00F36E49">
            <w:rPr>
              <w:rFonts w:eastAsia="Times New Roman"/>
              <w:color w:val="000000"/>
            </w:rPr>
            <w:tab/>
            <w:delText xml:space="preserve">LAI was significantly impacted by </w:delText>
          </w:r>
        </w:del>
      </w:ins>
      <w:ins w:id="936" w:author="Risa" w:date="2021-05-04T14:39:00Z">
        <w:del w:id="937" w:author="Nick Smith" w:date="2021-05-18T12:45:00Z">
          <w:r w:rsidR="00750DAC" w:rsidRPr="00771C52" w:rsidDel="00F36E49">
            <w:rPr>
              <w:rFonts w:eastAsia="Times New Roman"/>
              <w:color w:val="000000"/>
            </w:rPr>
            <w:delText>s</w:delText>
          </w:r>
        </w:del>
      </w:ins>
      <w:ins w:id="938" w:author="Risa" w:date="2021-04-29T10:23:00Z">
        <w:del w:id="939" w:author="Nick Smith" w:date="2021-05-18T12:45:00Z">
          <w:r w:rsidRPr="00771C52" w:rsidDel="00F36E49">
            <w:rPr>
              <w:rFonts w:eastAsia="Times New Roman"/>
              <w:color w:val="000000"/>
            </w:rPr>
            <w:delText xml:space="preserve">oil N </w:delText>
          </w:r>
        </w:del>
      </w:ins>
      <w:ins w:id="940" w:author="Risa" w:date="2021-04-29T10:24:00Z">
        <w:del w:id="941" w:author="Nick Smith" w:date="2021-05-18T12:45:00Z">
          <w:r w:rsidRPr="00771C52" w:rsidDel="00F36E49">
            <w:rPr>
              <w:rFonts w:eastAsia="Times New Roman"/>
              <w:color w:val="000000"/>
            </w:rPr>
            <w:delText>(</w:delText>
          </w:r>
        </w:del>
      </w:ins>
      <w:ins w:id="942" w:author="Risa" w:date="2021-04-29T10:23:00Z">
        <w:del w:id="943" w:author="Nick Smith" w:date="2021-05-18T12:45:00Z">
          <w:r w:rsidRPr="00771C52" w:rsidDel="00F36E49">
            <w:rPr>
              <w:rFonts w:eastAsia="Times New Roman"/>
              <w:i/>
              <w:iCs/>
              <w:color w:val="000000"/>
            </w:rPr>
            <w:delText xml:space="preserve">p </w:delText>
          </w:r>
          <w:r w:rsidRPr="00771C52" w:rsidDel="00F36E49">
            <w:rPr>
              <w:rFonts w:eastAsia="Times New Roman"/>
              <w:color w:val="000000"/>
            </w:rPr>
            <w:delText>&lt; 0.001</w:delText>
          </w:r>
        </w:del>
      </w:ins>
      <w:ins w:id="944" w:author="Risa" w:date="2021-04-29T10:24:00Z">
        <w:del w:id="945" w:author="Nick Smith" w:date="2021-05-18T12:45:00Z">
          <w:r w:rsidRPr="00771C52" w:rsidDel="00F36E49">
            <w:rPr>
              <w:rFonts w:eastAsia="Times New Roman"/>
              <w:color w:val="000000"/>
            </w:rPr>
            <w:delText>)</w:delText>
          </w:r>
        </w:del>
      </w:ins>
      <w:ins w:id="946" w:author="Risa" w:date="2021-04-29T10:23:00Z">
        <w:del w:id="947" w:author="Nick Smith" w:date="2021-05-18T12:45:00Z">
          <w:r w:rsidRPr="00771C52" w:rsidDel="00F36E49">
            <w:rPr>
              <w:rFonts w:eastAsia="Times New Roman"/>
              <w:color w:val="000000"/>
            </w:rPr>
            <w:delText xml:space="preserve">, </w:delText>
          </w:r>
        </w:del>
      </w:ins>
      <w:ins w:id="948" w:author="Risa" w:date="2021-05-04T14:39:00Z">
        <w:del w:id="949" w:author="Nick Smith" w:date="2021-05-18T12:45:00Z">
          <w:r w:rsidR="00750DAC" w:rsidRPr="00771C52" w:rsidDel="00F36E49">
            <w:rPr>
              <w:rFonts w:eastAsia="Times New Roman"/>
              <w:color w:val="000000"/>
            </w:rPr>
            <w:delText>s</w:delText>
          </w:r>
        </w:del>
      </w:ins>
      <w:ins w:id="950" w:author="Risa" w:date="2021-04-29T10:23:00Z">
        <w:del w:id="951" w:author="Nick Smith" w:date="2021-05-18T12:45:00Z">
          <w:r w:rsidRPr="00771C52" w:rsidDel="00F36E49">
            <w:rPr>
              <w:rFonts w:eastAsia="Times New Roman"/>
              <w:color w:val="000000"/>
            </w:rPr>
            <w:delText xml:space="preserve">oil P </w:delText>
          </w:r>
        </w:del>
      </w:ins>
      <w:ins w:id="952" w:author="Risa" w:date="2021-04-29T10:24:00Z">
        <w:del w:id="953" w:author="Nick Smith" w:date="2021-05-18T12:45:00Z">
          <w:r w:rsidRPr="00771C52" w:rsidDel="00F36E49">
            <w:rPr>
              <w:rFonts w:eastAsia="Times New Roman"/>
              <w:color w:val="000000"/>
            </w:rPr>
            <w:delText>(</w:delText>
          </w:r>
        </w:del>
      </w:ins>
      <w:ins w:id="954" w:author="Risa" w:date="2021-04-29T10:23:00Z">
        <w:del w:id="955" w:author="Nick Smith" w:date="2021-05-18T12:45:00Z">
          <w:r w:rsidRPr="00771C52" w:rsidDel="00F36E49">
            <w:rPr>
              <w:rFonts w:eastAsia="Times New Roman"/>
              <w:i/>
              <w:iCs/>
              <w:color w:val="000000"/>
            </w:rPr>
            <w:delText xml:space="preserve">p </w:delText>
          </w:r>
        </w:del>
      </w:ins>
      <w:ins w:id="956" w:author="Risa" w:date="2021-04-29T10:24:00Z">
        <w:del w:id="957" w:author="Nick Smith" w:date="2021-05-18T12:45:00Z">
          <w:r w:rsidRPr="00771C52" w:rsidDel="00F36E49">
            <w:rPr>
              <w:rFonts w:eastAsia="Times New Roman"/>
              <w:color w:val="000000"/>
            </w:rPr>
            <w:delText>= 0.004)</w:delText>
          </w:r>
        </w:del>
      </w:ins>
      <w:ins w:id="958" w:author="Risa" w:date="2021-04-29T10:23:00Z">
        <w:del w:id="959" w:author="Nick Smith" w:date="2021-05-18T12:45:00Z">
          <w:r w:rsidRPr="00771C52" w:rsidDel="00F36E49">
            <w:rPr>
              <w:rFonts w:eastAsia="Times New Roman"/>
              <w:color w:val="000000"/>
            </w:rPr>
            <w:delText xml:space="preserve">, and the interaction between </w:delText>
          </w:r>
        </w:del>
      </w:ins>
      <w:ins w:id="960" w:author="Risa" w:date="2021-05-04T14:39:00Z">
        <w:del w:id="961" w:author="Nick Smith" w:date="2021-05-18T12:45:00Z">
          <w:r w:rsidR="00750DAC" w:rsidRPr="00771C52" w:rsidDel="00F36E49">
            <w:rPr>
              <w:rFonts w:eastAsia="Times New Roman"/>
              <w:color w:val="000000"/>
            </w:rPr>
            <w:delText>s</w:delText>
          </w:r>
        </w:del>
      </w:ins>
      <w:ins w:id="962" w:author="Risa" w:date="2021-04-29T10:23:00Z">
        <w:del w:id="963" w:author="Nick Smith" w:date="2021-05-18T12:45:00Z">
          <w:r w:rsidRPr="00771C52" w:rsidDel="00F36E49">
            <w:rPr>
              <w:rFonts w:eastAsia="Times New Roman"/>
              <w:color w:val="000000"/>
            </w:rPr>
            <w:delText xml:space="preserve">oil N and </w:delText>
          </w:r>
        </w:del>
      </w:ins>
      <w:ins w:id="964" w:author="Risa" w:date="2021-05-04T14:39:00Z">
        <w:del w:id="965" w:author="Nick Smith" w:date="2021-05-18T12:45:00Z">
          <w:r w:rsidR="00750DAC" w:rsidRPr="00771C52" w:rsidDel="00F36E49">
            <w:rPr>
              <w:rFonts w:eastAsia="Times New Roman"/>
              <w:color w:val="000000"/>
            </w:rPr>
            <w:delText>s</w:delText>
          </w:r>
        </w:del>
      </w:ins>
      <w:ins w:id="966" w:author="Risa" w:date="2021-04-29T10:23:00Z">
        <w:del w:id="967" w:author="Nick Smith" w:date="2021-05-18T12:45:00Z">
          <w:r w:rsidRPr="00771C52" w:rsidDel="00F36E49">
            <w:rPr>
              <w:rFonts w:eastAsia="Times New Roman"/>
              <w:color w:val="000000"/>
            </w:rPr>
            <w:delText xml:space="preserve">oil </w:delText>
          </w:r>
        </w:del>
      </w:ins>
      <w:ins w:id="968" w:author="Risa" w:date="2021-04-29T10:24:00Z">
        <w:del w:id="969" w:author="Nick Smith" w:date="2021-05-18T12:45:00Z">
          <w:r w:rsidRPr="00771C52" w:rsidDel="00F36E49">
            <w:rPr>
              <w:rFonts w:eastAsia="Times New Roman"/>
              <w:color w:val="000000"/>
            </w:rPr>
            <w:delText>P</w:delText>
          </w:r>
        </w:del>
      </w:ins>
      <w:ins w:id="970" w:author="Risa" w:date="2021-04-29T10:23:00Z">
        <w:del w:id="971" w:author="Nick Smith" w:date="2021-05-18T12:45:00Z">
          <w:r w:rsidRPr="00771C52" w:rsidDel="00F36E49">
            <w:rPr>
              <w:rFonts w:eastAsia="Times New Roman"/>
              <w:color w:val="000000"/>
            </w:rPr>
            <w:delText xml:space="preserve"> (</w:delText>
          </w:r>
          <w:r w:rsidRPr="00771C52" w:rsidDel="00F36E49">
            <w:rPr>
              <w:rFonts w:eastAsia="Times New Roman"/>
              <w:i/>
              <w:iCs/>
              <w:color w:val="000000"/>
            </w:rPr>
            <w:delText xml:space="preserve">p </w:delText>
          </w:r>
          <w:r w:rsidRPr="00771C52" w:rsidDel="00F36E49">
            <w:rPr>
              <w:rFonts w:eastAsia="Times New Roman"/>
              <w:color w:val="000000"/>
            </w:rPr>
            <w:delText>= 0.0</w:delText>
          </w:r>
        </w:del>
      </w:ins>
      <w:ins w:id="972" w:author="Risa" w:date="2021-04-29T10:24:00Z">
        <w:del w:id="973" w:author="Nick Smith" w:date="2021-05-18T12:45:00Z">
          <w:r w:rsidRPr="00771C52" w:rsidDel="00F36E49">
            <w:rPr>
              <w:rFonts w:eastAsia="Times New Roman"/>
              <w:color w:val="000000"/>
            </w:rPr>
            <w:delText>24</w:delText>
          </w:r>
        </w:del>
      </w:ins>
      <w:ins w:id="974" w:author="Risa" w:date="2021-04-29T10:23:00Z">
        <w:del w:id="975" w:author="Nick Smith" w:date="2021-05-18T12:45:00Z">
          <w:r w:rsidRPr="00771C52" w:rsidDel="00F36E49">
            <w:rPr>
              <w:rFonts w:eastAsia="Times New Roman"/>
              <w:color w:val="000000"/>
            </w:rPr>
            <w:delText>; Table 3 and Figure 5</w:delText>
          </w:r>
        </w:del>
      </w:ins>
      <w:ins w:id="976" w:author="Risa" w:date="2021-04-29T10:24:00Z">
        <w:del w:id="977" w:author="Nick Smith" w:date="2021-05-18T12:45:00Z">
          <w:r w:rsidRPr="00771C52" w:rsidDel="00F36E49">
            <w:rPr>
              <w:rFonts w:eastAsia="Times New Roman"/>
              <w:color w:val="000000"/>
            </w:rPr>
            <w:delText>B</w:delText>
          </w:r>
        </w:del>
      </w:ins>
      <w:ins w:id="978" w:author="Risa" w:date="2021-04-29T10:23:00Z">
        <w:del w:id="979" w:author="Nick Smith" w:date="2021-05-18T12:45:00Z">
          <w:r w:rsidRPr="00771C52" w:rsidDel="00F36E49">
            <w:rPr>
              <w:rFonts w:eastAsia="Times New Roman"/>
              <w:color w:val="000000"/>
            </w:rPr>
            <w:delText>).</w:delText>
          </w:r>
        </w:del>
      </w:ins>
      <w:ins w:id="980" w:author="Risa" w:date="2021-04-29T14:36:00Z">
        <w:del w:id="981" w:author="Nick Smith" w:date="2021-05-18T12:45:00Z">
          <w:r w:rsidR="00DA1940" w:rsidRPr="00771C52" w:rsidDel="00F36E49">
            <w:rPr>
              <w:rFonts w:eastAsia="Times New Roman"/>
              <w:color w:val="000000"/>
            </w:rPr>
            <w:delText xml:space="preserve"> </w:delText>
          </w:r>
        </w:del>
      </w:ins>
      <w:ins w:id="982" w:author="Risa" w:date="2021-04-29T14:37:00Z">
        <w:del w:id="983" w:author="Nick Smith" w:date="2021-05-18T12:45:00Z">
          <w:r w:rsidR="00DA1940" w:rsidRPr="00771C52" w:rsidDel="00F36E49">
            <w:rPr>
              <w:rFonts w:eastAsia="Times New Roman"/>
              <w:color w:val="000000"/>
            </w:rPr>
            <w:delText xml:space="preserve">LAI was </w:delText>
          </w:r>
        </w:del>
      </w:ins>
      <w:ins w:id="984" w:author="Risa" w:date="2021-04-29T14:39:00Z">
        <w:del w:id="985" w:author="Nick Smith" w:date="2021-05-18T12:45:00Z">
          <w:r w:rsidR="00DA1940" w:rsidRPr="00771C52" w:rsidDel="00F36E49">
            <w:rPr>
              <w:rFonts w:eastAsia="Times New Roman"/>
              <w:color w:val="000000"/>
            </w:rPr>
            <w:delText>highest</w:delText>
          </w:r>
        </w:del>
      </w:ins>
      <w:ins w:id="986" w:author="Risa" w:date="2021-04-29T14:38:00Z">
        <w:del w:id="987" w:author="Nick Smith" w:date="2021-05-18T12:45:00Z">
          <w:r w:rsidR="00DA1940" w:rsidRPr="00771C52" w:rsidDel="00F36E49">
            <w:rPr>
              <w:rFonts w:eastAsia="Times New Roman"/>
              <w:color w:val="000000"/>
            </w:rPr>
            <w:delText xml:space="preserve"> in plots with added N and added P (Figure 5B).</w:delText>
          </w:r>
        </w:del>
      </w:ins>
      <w:ins w:id="988" w:author="Risa" w:date="2021-04-29T14:40:00Z">
        <w:del w:id="989" w:author="Nick Smith" w:date="2021-05-18T12:45:00Z">
          <w:r w:rsidR="00DA1940" w:rsidRPr="00771C52" w:rsidDel="00F36E49">
            <w:rPr>
              <w:rFonts w:eastAsia="Times New Roman"/>
              <w:color w:val="000000"/>
            </w:rPr>
            <w:delText xml:space="preserve"> LAI was higher in plots with ambient P and added N than in plots with ambient N and either added or ambient P (Figure 5B).</w:delText>
          </w:r>
        </w:del>
      </w:ins>
    </w:p>
    <w:p w14:paraId="108E7BA7" w14:textId="50EACEBB" w:rsidR="003B4314" w:rsidRPr="00771C52" w:rsidDel="00F36E49" w:rsidRDefault="003B4314">
      <w:pPr>
        <w:spacing w:line="480" w:lineRule="auto"/>
        <w:contextualSpacing/>
        <w:rPr>
          <w:ins w:id="990" w:author="Risa" w:date="2021-04-29T10:23:00Z"/>
          <w:del w:id="991" w:author="Nick Smith" w:date="2021-05-18T12:45:00Z"/>
          <w:rFonts w:eastAsia="Times New Roman"/>
          <w:color w:val="000000"/>
        </w:rPr>
        <w:pPrChange w:id="992" w:author="Nick Smith" w:date="2021-05-17T14:21:00Z">
          <w:pPr>
            <w:spacing w:line="480" w:lineRule="auto"/>
          </w:pPr>
        </w:pPrChange>
      </w:pPr>
    </w:p>
    <w:p w14:paraId="71EFF91F" w14:textId="77777777" w:rsidR="00CC3A73" w:rsidRPr="00771C52" w:rsidRDefault="00CC3A73">
      <w:pPr>
        <w:spacing w:line="480" w:lineRule="auto"/>
        <w:contextualSpacing/>
        <w:rPr>
          <w:ins w:id="993" w:author="Risa" w:date="2021-04-28T11:16:00Z"/>
          <w:rFonts w:eastAsia="Times New Roman"/>
          <w:b/>
          <w:bCs/>
          <w:color w:val="000000"/>
        </w:rPr>
        <w:pPrChange w:id="994" w:author="Nick Smith" w:date="2021-05-17T14:21:00Z">
          <w:pPr>
            <w:spacing w:line="480" w:lineRule="auto"/>
          </w:pPr>
        </w:pPrChange>
      </w:pPr>
    </w:p>
    <w:p w14:paraId="2202D3F6" w14:textId="0BD27A86" w:rsidR="004E69E5" w:rsidRPr="008531D1" w:rsidRDefault="004E69E5">
      <w:pPr>
        <w:spacing w:line="480" w:lineRule="auto"/>
        <w:contextualSpacing/>
        <w:rPr>
          <w:ins w:id="995" w:author="Risa" w:date="2021-04-28T15:18:00Z"/>
          <w:rPrChange w:id="996" w:author="Nick Smith" w:date="2021-05-17T14:21:00Z">
            <w:rPr>
              <w:ins w:id="997" w:author="Risa" w:date="2021-04-28T15:18:00Z"/>
              <w:b/>
              <w:bCs/>
              <w:sz w:val="20"/>
              <w:szCs w:val="20"/>
            </w:rPr>
          </w:rPrChange>
        </w:rPr>
        <w:pPrChange w:id="998" w:author="Nick Smith" w:date="2021-05-17T14:21:00Z">
          <w:pPr/>
        </w:pPrChange>
      </w:pPr>
      <w:ins w:id="999" w:author="Risa" w:date="2021-04-28T15:18:00Z">
        <w:r w:rsidRPr="008531D1">
          <w:rPr>
            <w:b/>
            <w:bCs/>
            <w:rPrChange w:id="1000" w:author="Nick Smith" w:date="2021-05-17T14:21:00Z">
              <w:rPr>
                <w:b/>
                <w:bCs/>
                <w:sz w:val="20"/>
                <w:szCs w:val="20"/>
              </w:rPr>
            </w:rPrChange>
          </w:rPr>
          <w:lastRenderedPageBreak/>
          <w:t xml:space="preserve">Table 3. </w:t>
        </w:r>
      </w:ins>
      <w:ins w:id="1001" w:author="Risa" w:date="2021-05-04T17:18:00Z">
        <w:r w:rsidR="009734F0" w:rsidRPr="008531D1">
          <w:rPr>
            <w:rPrChange w:id="1002" w:author="Nick Smith" w:date="2021-05-17T14:21:00Z">
              <w:rPr>
                <w:sz w:val="20"/>
                <w:szCs w:val="20"/>
              </w:rPr>
            </w:rPrChange>
          </w:rPr>
          <w:t>R</w:t>
        </w:r>
      </w:ins>
      <w:ins w:id="1003" w:author="Risa" w:date="2021-05-04T14:31:00Z">
        <w:r w:rsidR="00796C11" w:rsidRPr="008531D1">
          <w:rPr>
            <w:rPrChange w:id="1004" w:author="Nick Smith" w:date="2021-05-17T14:21:00Z">
              <w:rPr>
                <w:b/>
                <w:bCs/>
                <w:sz w:val="20"/>
                <w:szCs w:val="20"/>
              </w:rPr>
            </w:rPrChange>
          </w:rPr>
          <w:t xml:space="preserve">esults for linear mixed effects model with </w:t>
        </w:r>
      </w:ins>
      <w:ins w:id="1005" w:author="Risa" w:date="2021-05-04T14:33:00Z">
        <w:r w:rsidR="00CB5801" w:rsidRPr="008531D1">
          <w:rPr>
            <w:rPrChange w:id="1006" w:author="Nick Smith" w:date="2021-05-17T14:21:00Z">
              <w:rPr>
                <w:sz w:val="20"/>
                <w:szCs w:val="20"/>
              </w:rPr>
            </w:rPrChange>
          </w:rPr>
          <w:t>a</w:t>
        </w:r>
      </w:ins>
      <w:ins w:id="1007" w:author="Risa" w:date="2021-05-04T14:31:00Z">
        <w:r w:rsidR="00796C11" w:rsidRPr="008531D1">
          <w:rPr>
            <w:rPrChange w:id="1008" w:author="Nick Smith" w:date="2021-05-17T14:21:00Z">
              <w:rPr>
                <w:b/>
                <w:bCs/>
                <w:sz w:val="20"/>
                <w:szCs w:val="20"/>
              </w:rPr>
            </w:rPrChange>
          </w:rPr>
          <w:t xml:space="preserve">boveground </w:t>
        </w:r>
      </w:ins>
      <w:ins w:id="1009" w:author="Risa" w:date="2021-05-04T14:33:00Z">
        <w:r w:rsidR="00CB5801" w:rsidRPr="008531D1">
          <w:rPr>
            <w:rPrChange w:id="1010" w:author="Nick Smith" w:date="2021-05-17T14:21:00Z">
              <w:rPr>
                <w:sz w:val="20"/>
                <w:szCs w:val="20"/>
              </w:rPr>
            </w:rPrChange>
          </w:rPr>
          <w:t>b</w:t>
        </w:r>
      </w:ins>
      <w:ins w:id="1011" w:author="Risa" w:date="2021-05-04T14:31:00Z">
        <w:r w:rsidR="00796C11" w:rsidRPr="008531D1">
          <w:rPr>
            <w:rPrChange w:id="1012" w:author="Nick Smith" w:date="2021-05-17T14:21:00Z">
              <w:rPr>
                <w:b/>
                <w:bCs/>
                <w:sz w:val="20"/>
                <w:szCs w:val="20"/>
              </w:rPr>
            </w:rPrChange>
          </w:rPr>
          <w:t>iomass (</w:t>
        </w:r>
      </w:ins>
      <w:ins w:id="1013" w:author="Risa" w:date="2021-04-28T15:18:00Z">
        <w:r w:rsidRPr="008531D1">
          <w:rPr>
            <w:rPrChange w:id="1014" w:author="Nick Smith" w:date="2021-05-17T14:21:00Z">
              <w:rPr>
                <w:sz w:val="20"/>
                <w:szCs w:val="20"/>
              </w:rPr>
            </w:rPrChange>
          </w:rPr>
          <w:t>AGB</w:t>
        </w:r>
      </w:ins>
      <w:ins w:id="1015" w:author="Risa" w:date="2021-05-04T14:31:00Z">
        <w:r w:rsidR="00796C11" w:rsidRPr="008531D1">
          <w:rPr>
            <w:rPrChange w:id="1016" w:author="Nick Smith" w:date="2021-05-17T14:21:00Z">
              <w:rPr>
                <w:sz w:val="20"/>
                <w:szCs w:val="20"/>
              </w:rPr>
            </w:rPrChange>
          </w:rPr>
          <w:t xml:space="preserve">; g) </w:t>
        </w:r>
      </w:ins>
      <w:ins w:id="1017" w:author="Risa" w:date="2021-05-04T14:33:00Z">
        <w:r w:rsidR="00CB5801" w:rsidRPr="008531D1">
          <w:rPr>
            <w:rPrChange w:id="1018" w:author="Nick Smith" w:date="2021-05-17T14:21:00Z">
              <w:rPr>
                <w:sz w:val="20"/>
                <w:szCs w:val="20"/>
              </w:rPr>
            </w:rPrChange>
          </w:rPr>
          <w:t xml:space="preserve">as the dependent variable and soil treatment variables as independent categorical </w:t>
        </w:r>
        <w:proofErr w:type="gramStart"/>
        <w:r w:rsidR="00CB5801" w:rsidRPr="008531D1">
          <w:rPr>
            <w:rPrChange w:id="1019" w:author="Nick Smith" w:date="2021-05-17T14:21:00Z">
              <w:rPr>
                <w:sz w:val="20"/>
                <w:szCs w:val="20"/>
              </w:rPr>
            </w:rPrChange>
          </w:rPr>
          <w:t>variables.*</w:t>
        </w:r>
      </w:ins>
      <w:proofErr w:type="gramEnd"/>
    </w:p>
    <w:tbl>
      <w:tblPr>
        <w:tblW w:w="5000" w:type="pct"/>
        <w:tblLook w:val="04A0" w:firstRow="1" w:lastRow="0" w:firstColumn="1" w:lastColumn="0" w:noHBand="0" w:noVBand="1"/>
        <w:tblPrChange w:id="1020" w:author="Risa" w:date="2021-04-30T08:59:00Z">
          <w:tblPr>
            <w:tblW w:w="5000" w:type="pct"/>
            <w:tblLook w:val="04A0" w:firstRow="1" w:lastRow="0" w:firstColumn="1" w:lastColumn="0" w:noHBand="0" w:noVBand="1"/>
          </w:tblPr>
        </w:tblPrChange>
      </w:tblPr>
      <w:tblGrid>
        <w:gridCol w:w="2759"/>
        <w:gridCol w:w="2143"/>
        <w:gridCol w:w="2142"/>
        <w:gridCol w:w="2316"/>
        <w:tblGridChange w:id="1021">
          <w:tblGrid>
            <w:gridCol w:w="2246"/>
            <w:gridCol w:w="1743"/>
            <w:gridCol w:w="1743"/>
            <w:gridCol w:w="1885"/>
          </w:tblGrid>
        </w:tblGridChange>
      </w:tblGrid>
      <w:tr w:rsidR="00AE1760" w:rsidRPr="00771C52" w14:paraId="26EBF7E8" w14:textId="77777777" w:rsidTr="00AE1760">
        <w:trPr>
          <w:trHeight w:val="320"/>
          <w:ins w:id="1022" w:author="Risa" w:date="2021-04-28T15:18:00Z"/>
          <w:trPrChange w:id="1023" w:author="Risa" w:date="2021-04-30T08:59: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1024" w:author="Risa" w:date="2021-04-30T08:59:00Z">
              <w:tcPr>
                <w:tcW w:w="1200" w:type="pct"/>
                <w:tcBorders>
                  <w:top w:val="single" w:sz="4" w:space="0" w:color="auto"/>
                  <w:left w:val="nil"/>
                  <w:bottom w:val="single" w:sz="4" w:space="0" w:color="auto"/>
                  <w:right w:val="nil"/>
                </w:tcBorders>
                <w:shd w:val="clear" w:color="auto" w:fill="auto"/>
                <w:noWrap/>
                <w:vAlign w:val="center"/>
                <w:hideMark/>
              </w:tcPr>
            </w:tcPrChange>
          </w:tcPr>
          <w:p w14:paraId="618A4F5E" w14:textId="77777777" w:rsidR="00AE1760" w:rsidRPr="008531D1" w:rsidRDefault="00AE1760">
            <w:pPr>
              <w:spacing w:line="480" w:lineRule="auto"/>
              <w:contextualSpacing/>
              <w:rPr>
                <w:ins w:id="1025" w:author="Risa" w:date="2021-04-28T15:18:00Z"/>
                <w:rFonts w:eastAsia="Times New Roman"/>
                <w:b/>
                <w:bCs/>
                <w:color w:val="000000"/>
                <w:rPrChange w:id="1026" w:author="Nick Smith" w:date="2021-05-17T14:21:00Z">
                  <w:rPr>
                    <w:ins w:id="1027" w:author="Risa" w:date="2021-04-28T15:18:00Z"/>
                    <w:rFonts w:eastAsia="Times New Roman"/>
                    <w:b/>
                    <w:bCs/>
                    <w:color w:val="000000"/>
                    <w:sz w:val="20"/>
                    <w:szCs w:val="20"/>
                  </w:rPr>
                </w:rPrChange>
              </w:rPr>
              <w:pPrChange w:id="1028" w:author="Nick Smith" w:date="2021-05-17T14:21:00Z">
                <w:pPr/>
              </w:pPrChange>
            </w:pPr>
          </w:p>
        </w:tc>
        <w:tc>
          <w:tcPr>
            <w:tcW w:w="1145" w:type="pct"/>
            <w:tcBorders>
              <w:top w:val="single" w:sz="4" w:space="0" w:color="auto"/>
              <w:left w:val="nil"/>
              <w:bottom w:val="single" w:sz="4" w:space="0" w:color="auto"/>
              <w:right w:val="nil"/>
            </w:tcBorders>
            <w:vAlign w:val="center"/>
            <w:tcPrChange w:id="1029" w:author="Risa" w:date="2021-04-30T08:59:00Z">
              <w:tcPr>
                <w:tcW w:w="931" w:type="pct"/>
                <w:tcBorders>
                  <w:top w:val="single" w:sz="4" w:space="0" w:color="auto"/>
                  <w:left w:val="nil"/>
                  <w:bottom w:val="single" w:sz="4" w:space="0" w:color="auto"/>
                  <w:right w:val="nil"/>
                </w:tcBorders>
                <w:vAlign w:val="center"/>
              </w:tcPr>
            </w:tcPrChange>
          </w:tcPr>
          <w:p w14:paraId="7BA68CAE" w14:textId="26057057" w:rsidR="00AE1760" w:rsidRPr="008531D1" w:rsidRDefault="00AE1760">
            <w:pPr>
              <w:spacing w:line="480" w:lineRule="auto"/>
              <w:contextualSpacing/>
              <w:jc w:val="center"/>
              <w:rPr>
                <w:ins w:id="1030" w:author="Risa" w:date="2021-04-30T08:58:00Z"/>
                <w:rFonts w:eastAsia="Times New Roman"/>
                <w:b/>
                <w:bCs/>
                <w:color w:val="000000"/>
                <w:rPrChange w:id="1031" w:author="Nick Smith" w:date="2021-05-17T14:21:00Z">
                  <w:rPr>
                    <w:ins w:id="1032" w:author="Risa" w:date="2021-04-30T08:58:00Z"/>
                    <w:rFonts w:eastAsia="Times New Roman"/>
                    <w:b/>
                    <w:bCs/>
                    <w:color w:val="000000"/>
                    <w:sz w:val="20"/>
                    <w:szCs w:val="20"/>
                  </w:rPr>
                </w:rPrChange>
              </w:rPr>
              <w:pPrChange w:id="1033" w:author="Nick Smith" w:date="2021-05-17T14:21:00Z">
                <w:pPr>
                  <w:jc w:val="center"/>
                </w:pPr>
              </w:pPrChange>
            </w:pPr>
            <w:proofErr w:type="spellStart"/>
            <w:ins w:id="1034" w:author="Risa" w:date="2021-04-30T08:58:00Z">
              <w:r w:rsidRPr="008531D1">
                <w:rPr>
                  <w:rFonts w:eastAsia="Times New Roman"/>
                  <w:b/>
                  <w:bCs/>
                  <w:color w:val="000000"/>
                  <w:rPrChange w:id="1035" w:author="Nick Smith" w:date="2021-05-17T14:21:00Z">
                    <w:rPr>
                      <w:rFonts w:eastAsia="Times New Roman"/>
                      <w:b/>
                      <w:bCs/>
                      <w:color w:val="000000"/>
                      <w:sz w:val="20"/>
                      <w:szCs w:val="20"/>
                    </w:rPr>
                  </w:rPrChange>
                </w:rPr>
                <w:t>df</w:t>
              </w:r>
              <w:proofErr w:type="spellEnd"/>
            </w:ins>
          </w:p>
        </w:tc>
        <w:tc>
          <w:tcPr>
            <w:tcW w:w="1144" w:type="pct"/>
            <w:tcBorders>
              <w:top w:val="single" w:sz="4" w:space="0" w:color="auto"/>
              <w:left w:val="nil"/>
              <w:bottom w:val="single" w:sz="4" w:space="0" w:color="auto"/>
              <w:right w:val="nil"/>
            </w:tcBorders>
            <w:shd w:val="clear" w:color="auto" w:fill="auto"/>
            <w:noWrap/>
            <w:vAlign w:val="center"/>
            <w:hideMark/>
            <w:tcPrChange w:id="1036" w:author="Risa" w:date="2021-04-30T08:59:00Z">
              <w:tcPr>
                <w:tcW w:w="931" w:type="pct"/>
                <w:tcBorders>
                  <w:top w:val="single" w:sz="4" w:space="0" w:color="auto"/>
                  <w:left w:val="nil"/>
                  <w:bottom w:val="single" w:sz="4" w:space="0" w:color="auto"/>
                  <w:right w:val="nil"/>
                </w:tcBorders>
                <w:shd w:val="clear" w:color="auto" w:fill="auto"/>
                <w:noWrap/>
                <w:vAlign w:val="center"/>
                <w:hideMark/>
              </w:tcPr>
            </w:tcPrChange>
          </w:tcPr>
          <w:p w14:paraId="1213C289" w14:textId="33635F19" w:rsidR="00AE1760" w:rsidRPr="008531D1" w:rsidRDefault="00AE1760">
            <w:pPr>
              <w:spacing w:line="480" w:lineRule="auto"/>
              <w:contextualSpacing/>
              <w:jc w:val="center"/>
              <w:rPr>
                <w:ins w:id="1037" w:author="Risa" w:date="2021-04-28T15:18:00Z"/>
                <w:rFonts w:eastAsia="Times New Roman"/>
                <w:b/>
                <w:bCs/>
                <w:color w:val="000000"/>
                <w:vertAlign w:val="superscript"/>
                <w:rPrChange w:id="1038" w:author="Nick Smith" w:date="2021-05-17T14:21:00Z">
                  <w:rPr>
                    <w:ins w:id="1039" w:author="Risa" w:date="2021-04-28T15:18:00Z"/>
                    <w:rFonts w:eastAsia="Times New Roman"/>
                    <w:b/>
                    <w:bCs/>
                    <w:color w:val="000000"/>
                    <w:sz w:val="20"/>
                    <w:szCs w:val="20"/>
                    <w:vertAlign w:val="superscript"/>
                  </w:rPr>
                </w:rPrChange>
              </w:rPr>
              <w:pPrChange w:id="1040" w:author="Nick Smith" w:date="2021-05-17T14:21:00Z">
                <w:pPr>
                  <w:jc w:val="center"/>
                </w:pPr>
              </w:pPrChange>
            </w:pPr>
            <w:ins w:id="1041" w:author="Risa" w:date="2021-04-28T15:18:00Z">
              <w:r w:rsidRPr="008531D1">
                <w:rPr>
                  <w:rFonts w:eastAsia="Times New Roman"/>
                  <w:b/>
                  <w:bCs/>
                  <w:color w:val="000000"/>
                  <w:rPrChange w:id="1042" w:author="Nick Smith" w:date="2021-05-17T14:21:00Z">
                    <w:rPr>
                      <w:rFonts w:eastAsia="Times New Roman"/>
                      <w:b/>
                      <w:bCs/>
                      <w:color w:val="000000"/>
                      <w:sz w:val="20"/>
                      <w:szCs w:val="20"/>
                    </w:rPr>
                  </w:rPrChange>
                </w:rPr>
                <w:t>χ</w:t>
              </w:r>
              <w:r w:rsidRPr="008531D1">
                <w:rPr>
                  <w:rFonts w:eastAsia="Times New Roman"/>
                  <w:b/>
                  <w:bCs/>
                  <w:color w:val="000000"/>
                  <w:vertAlign w:val="superscript"/>
                  <w:rPrChange w:id="1043" w:author="Nick Smith" w:date="2021-05-17T14:21:00Z">
                    <w:rPr>
                      <w:rFonts w:eastAsia="Times New Roman"/>
                      <w:b/>
                      <w:bCs/>
                      <w:color w:val="000000"/>
                      <w:sz w:val="20"/>
                      <w:szCs w:val="20"/>
                      <w:vertAlign w:val="superscript"/>
                    </w:rPr>
                  </w:rPrChange>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1044" w:author="Risa" w:date="2021-04-30T08:59:00Z">
              <w:tcPr>
                <w:tcW w:w="1007" w:type="pct"/>
                <w:tcBorders>
                  <w:top w:val="single" w:sz="4" w:space="0" w:color="auto"/>
                  <w:left w:val="nil"/>
                  <w:bottom w:val="single" w:sz="4" w:space="0" w:color="auto"/>
                  <w:right w:val="nil"/>
                </w:tcBorders>
                <w:shd w:val="clear" w:color="auto" w:fill="auto"/>
                <w:noWrap/>
                <w:vAlign w:val="center"/>
                <w:hideMark/>
              </w:tcPr>
            </w:tcPrChange>
          </w:tcPr>
          <w:p w14:paraId="6C23727C" w14:textId="77777777" w:rsidR="00AE1760" w:rsidRPr="008531D1" w:rsidRDefault="00AE1760">
            <w:pPr>
              <w:spacing w:line="480" w:lineRule="auto"/>
              <w:contextualSpacing/>
              <w:jc w:val="center"/>
              <w:rPr>
                <w:ins w:id="1045" w:author="Risa" w:date="2021-04-28T15:18:00Z"/>
                <w:rFonts w:eastAsia="Times New Roman"/>
                <w:b/>
                <w:bCs/>
                <w:i/>
                <w:iCs/>
                <w:color w:val="000000"/>
                <w:rPrChange w:id="1046" w:author="Nick Smith" w:date="2021-05-17T14:21:00Z">
                  <w:rPr>
                    <w:ins w:id="1047" w:author="Risa" w:date="2021-04-28T15:18:00Z"/>
                    <w:rFonts w:eastAsia="Times New Roman"/>
                    <w:b/>
                    <w:bCs/>
                    <w:i/>
                    <w:iCs/>
                    <w:color w:val="000000"/>
                    <w:sz w:val="20"/>
                    <w:szCs w:val="20"/>
                  </w:rPr>
                </w:rPrChange>
              </w:rPr>
              <w:pPrChange w:id="1048" w:author="Nick Smith" w:date="2021-05-17T14:21:00Z">
                <w:pPr>
                  <w:jc w:val="center"/>
                </w:pPr>
              </w:pPrChange>
            </w:pPr>
            <w:ins w:id="1049" w:author="Risa" w:date="2021-04-28T15:18:00Z">
              <w:r w:rsidRPr="008531D1">
                <w:rPr>
                  <w:rFonts w:eastAsia="Times New Roman"/>
                  <w:b/>
                  <w:bCs/>
                  <w:i/>
                  <w:iCs/>
                  <w:color w:val="000000"/>
                  <w:rPrChange w:id="1050" w:author="Nick Smith" w:date="2021-05-17T14:21:00Z">
                    <w:rPr>
                      <w:rFonts w:eastAsia="Times New Roman"/>
                      <w:b/>
                      <w:bCs/>
                      <w:i/>
                      <w:iCs/>
                      <w:color w:val="000000"/>
                      <w:sz w:val="20"/>
                      <w:szCs w:val="20"/>
                    </w:rPr>
                  </w:rPrChange>
                </w:rPr>
                <w:t>p</w:t>
              </w:r>
            </w:ins>
          </w:p>
        </w:tc>
      </w:tr>
      <w:tr w:rsidR="00AE1760" w:rsidRPr="00771C52" w14:paraId="42457DCB" w14:textId="77777777" w:rsidTr="00482CAA">
        <w:trPr>
          <w:trHeight w:val="320"/>
          <w:ins w:id="1051" w:author="Risa" w:date="2021-04-28T15:18:00Z"/>
          <w:trPrChange w:id="1052"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053" w:author="Risa" w:date="2021-05-05T15:40:00Z">
              <w:tcPr>
                <w:tcW w:w="1200" w:type="pct"/>
                <w:tcBorders>
                  <w:top w:val="nil"/>
                  <w:left w:val="nil"/>
                  <w:bottom w:val="nil"/>
                  <w:right w:val="nil"/>
                </w:tcBorders>
                <w:shd w:val="clear" w:color="auto" w:fill="auto"/>
                <w:noWrap/>
                <w:vAlign w:val="center"/>
                <w:hideMark/>
              </w:tcPr>
            </w:tcPrChange>
          </w:tcPr>
          <w:p w14:paraId="459258AC" w14:textId="77777777" w:rsidR="00AE1760" w:rsidRPr="008531D1" w:rsidRDefault="00AE1760">
            <w:pPr>
              <w:spacing w:line="480" w:lineRule="auto"/>
              <w:contextualSpacing/>
              <w:rPr>
                <w:ins w:id="1054" w:author="Risa" w:date="2021-04-28T15:18:00Z"/>
                <w:rFonts w:eastAsia="Times New Roman"/>
                <w:color w:val="000000"/>
                <w:rPrChange w:id="1055" w:author="Nick Smith" w:date="2021-05-17T14:21:00Z">
                  <w:rPr>
                    <w:ins w:id="1056" w:author="Risa" w:date="2021-04-28T15:18:00Z"/>
                    <w:rFonts w:eastAsia="Times New Roman"/>
                    <w:color w:val="000000"/>
                    <w:sz w:val="20"/>
                    <w:szCs w:val="20"/>
                  </w:rPr>
                </w:rPrChange>
              </w:rPr>
              <w:pPrChange w:id="1057" w:author="Nick Smith" w:date="2021-05-17T14:21:00Z">
                <w:pPr/>
              </w:pPrChange>
            </w:pPr>
            <w:ins w:id="1058" w:author="Risa" w:date="2021-04-28T15:18:00Z">
              <w:r w:rsidRPr="008531D1">
                <w:rPr>
                  <w:rFonts w:eastAsia="Times New Roman"/>
                  <w:color w:val="000000"/>
                  <w:rPrChange w:id="1059" w:author="Nick Smith" w:date="2021-05-17T14:21:00Z">
                    <w:rPr>
                      <w:rFonts w:eastAsia="Times New Roman"/>
                      <w:color w:val="000000"/>
                      <w:sz w:val="20"/>
                      <w:szCs w:val="20"/>
                    </w:rPr>
                  </w:rPrChange>
                </w:rPr>
                <w:t>Soil N</w:t>
              </w:r>
            </w:ins>
          </w:p>
        </w:tc>
        <w:tc>
          <w:tcPr>
            <w:tcW w:w="1145" w:type="pct"/>
            <w:tcBorders>
              <w:top w:val="nil"/>
              <w:left w:val="nil"/>
              <w:bottom w:val="nil"/>
              <w:right w:val="nil"/>
            </w:tcBorders>
            <w:vAlign w:val="center"/>
            <w:tcPrChange w:id="1060" w:author="Risa" w:date="2021-05-05T15:40:00Z">
              <w:tcPr>
                <w:tcW w:w="931" w:type="pct"/>
                <w:tcBorders>
                  <w:top w:val="nil"/>
                  <w:left w:val="nil"/>
                  <w:bottom w:val="nil"/>
                  <w:right w:val="nil"/>
                </w:tcBorders>
                <w:vAlign w:val="center"/>
              </w:tcPr>
            </w:tcPrChange>
          </w:tcPr>
          <w:p w14:paraId="41638828" w14:textId="39B37F37" w:rsidR="00AE1760" w:rsidRPr="008531D1" w:rsidRDefault="00AE1760">
            <w:pPr>
              <w:spacing w:line="480" w:lineRule="auto"/>
              <w:contextualSpacing/>
              <w:jc w:val="center"/>
              <w:rPr>
                <w:ins w:id="1061" w:author="Risa" w:date="2021-04-30T08:58:00Z"/>
                <w:rFonts w:eastAsia="Times New Roman"/>
                <w:color w:val="000000"/>
                <w:rPrChange w:id="1062" w:author="Nick Smith" w:date="2021-05-17T14:21:00Z">
                  <w:rPr>
                    <w:ins w:id="1063" w:author="Risa" w:date="2021-04-30T08:58:00Z"/>
                    <w:rFonts w:eastAsia="Times New Roman"/>
                    <w:color w:val="000000"/>
                    <w:sz w:val="20"/>
                    <w:szCs w:val="20"/>
                  </w:rPr>
                </w:rPrChange>
              </w:rPr>
              <w:pPrChange w:id="1064" w:author="Nick Smith" w:date="2021-05-17T14:21:00Z">
                <w:pPr>
                  <w:jc w:val="center"/>
                </w:pPr>
              </w:pPrChange>
            </w:pPr>
            <w:ins w:id="1065" w:author="Risa" w:date="2021-04-30T08:58:00Z">
              <w:r w:rsidRPr="008531D1">
                <w:rPr>
                  <w:rFonts w:eastAsia="Times New Roman"/>
                  <w:color w:val="000000"/>
                  <w:rPrChange w:id="1066"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067" w:author="Risa" w:date="2021-05-05T15:40:00Z">
              <w:tcPr>
                <w:tcW w:w="931" w:type="pct"/>
                <w:tcBorders>
                  <w:top w:val="nil"/>
                  <w:left w:val="nil"/>
                  <w:bottom w:val="nil"/>
                  <w:right w:val="nil"/>
                </w:tcBorders>
                <w:shd w:val="clear" w:color="auto" w:fill="auto"/>
                <w:noWrap/>
                <w:vAlign w:val="center"/>
                <w:hideMark/>
              </w:tcPr>
            </w:tcPrChange>
          </w:tcPr>
          <w:p w14:paraId="1A608CB6" w14:textId="798C10F8" w:rsidR="00AE1760" w:rsidRPr="008531D1" w:rsidRDefault="00AE1760">
            <w:pPr>
              <w:spacing w:line="480" w:lineRule="auto"/>
              <w:contextualSpacing/>
              <w:jc w:val="center"/>
              <w:rPr>
                <w:ins w:id="1068" w:author="Risa" w:date="2021-04-28T15:18:00Z"/>
                <w:rFonts w:eastAsia="Times New Roman"/>
                <w:color w:val="000000"/>
                <w:rPrChange w:id="1069" w:author="Nick Smith" w:date="2021-05-17T14:21:00Z">
                  <w:rPr>
                    <w:ins w:id="1070" w:author="Risa" w:date="2021-04-28T15:18:00Z"/>
                    <w:rFonts w:eastAsia="Times New Roman"/>
                    <w:color w:val="000000"/>
                    <w:sz w:val="20"/>
                    <w:szCs w:val="20"/>
                  </w:rPr>
                </w:rPrChange>
              </w:rPr>
              <w:pPrChange w:id="1071" w:author="Nick Smith" w:date="2021-05-17T14:21:00Z">
                <w:pPr>
                  <w:jc w:val="center"/>
                </w:pPr>
              </w:pPrChange>
            </w:pPr>
            <w:ins w:id="1072" w:author="Risa" w:date="2021-04-28T15:18:00Z">
              <w:r w:rsidRPr="008531D1">
                <w:rPr>
                  <w:rFonts w:eastAsia="Times New Roman"/>
                  <w:color w:val="000000"/>
                  <w:rPrChange w:id="1073" w:author="Nick Smith" w:date="2021-05-17T14:21:00Z">
                    <w:rPr>
                      <w:rFonts w:eastAsia="Times New Roman"/>
                      <w:color w:val="000000"/>
                      <w:sz w:val="20"/>
                      <w:szCs w:val="20"/>
                    </w:rPr>
                  </w:rPrChange>
                </w:rPr>
                <w:t>49.657</w:t>
              </w:r>
            </w:ins>
          </w:p>
        </w:tc>
        <w:tc>
          <w:tcPr>
            <w:tcW w:w="1237" w:type="pct"/>
            <w:tcBorders>
              <w:top w:val="nil"/>
              <w:left w:val="nil"/>
              <w:bottom w:val="nil"/>
              <w:right w:val="nil"/>
            </w:tcBorders>
            <w:shd w:val="clear" w:color="auto" w:fill="auto"/>
            <w:noWrap/>
            <w:vAlign w:val="center"/>
            <w:hideMark/>
            <w:tcPrChange w:id="1074" w:author="Risa" w:date="2021-05-05T15:40:00Z">
              <w:tcPr>
                <w:tcW w:w="1007" w:type="pct"/>
                <w:tcBorders>
                  <w:top w:val="nil"/>
                  <w:left w:val="nil"/>
                  <w:bottom w:val="nil"/>
                  <w:right w:val="nil"/>
                </w:tcBorders>
                <w:shd w:val="clear" w:color="auto" w:fill="auto"/>
                <w:noWrap/>
                <w:vAlign w:val="center"/>
                <w:hideMark/>
              </w:tcPr>
            </w:tcPrChange>
          </w:tcPr>
          <w:p w14:paraId="5C6C4FFD" w14:textId="77777777" w:rsidR="00AE1760" w:rsidRPr="008531D1" w:rsidRDefault="00AE1760">
            <w:pPr>
              <w:spacing w:line="480" w:lineRule="auto"/>
              <w:contextualSpacing/>
              <w:jc w:val="center"/>
              <w:rPr>
                <w:ins w:id="1075" w:author="Risa" w:date="2021-04-28T15:18:00Z"/>
                <w:rFonts w:eastAsia="Times New Roman"/>
                <w:b/>
                <w:bCs/>
                <w:color w:val="000000"/>
                <w:rPrChange w:id="1076" w:author="Nick Smith" w:date="2021-05-17T14:21:00Z">
                  <w:rPr>
                    <w:ins w:id="1077" w:author="Risa" w:date="2021-04-28T15:18:00Z"/>
                    <w:rFonts w:eastAsia="Times New Roman"/>
                    <w:b/>
                    <w:bCs/>
                    <w:color w:val="000000"/>
                    <w:sz w:val="20"/>
                    <w:szCs w:val="20"/>
                  </w:rPr>
                </w:rPrChange>
              </w:rPr>
              <w:pPrChange w:id="1078" w:author="Nick Smith" w:date="2021-05-17T14:21:00Z">
                <w:pPr>
                  <w:jc w:val="center"/>
                </w:pPr>
              </w:pPrChange>
            </w:pPr>
            <w:ins w:id="1079" w:author="Risa" w:date="2021-04-28T15:18:00Z">
              <w:r w:rsidRPr="008531D1">
                <w:rPr>
                  <w:rFonts w:eastAsia="Times New Roman"/>
                  <w:b/>
                  <w:bCs/>
                  <w:color w:val="000000"/>
                  <w:rPrChange w:id="1080" w:author="Nick Smith" w:date="2021-05-17T14:21:00Z">
                    <w:rPr>
                      <w:rFonts w:eastAsia="Times New Roman"/>
                      <w:b/>
                      <w:bCs/>
                      <w:color w:val="000000"/>
                      <w:sz w:val="20"/>
                      <w:szCs w:val="20"/>
                    </w:rPr>
                  </w:rPrChange>
                </w:rPr>
                <w:t>&lt; 0.001</w:t>
              </w:r>
            </w:ins>
          </w:p>
        </w:tc>
      </w:tr>
      <w:tr w:rsidR="00AE1760" w:rsidRPr="00771C52" w14:paraId="3535BFCC" w14:textId="77777777" w:rsidTr="00482CAA">
        <w:trPr>
          <w:trHeight w:val="320"/>
          <w:ins w:id="1081" w:author="Risa" w:date="2021-04-28T15:18:00Z"/>
          <w:trPrChange w:id="1082"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083" w:author="Risa" w:date="2021-05-05T15:40:00Z">
              <w:tcPr>
                <w:tcW w:w="1200" w:type="pct"/>
                <w:tcBorders>
                  <w:top w:val="nil"/>
                  <w:left w:val="nil"/>
                  <w:bottom w:val="nil"/>
                  <w:right w:val="nil"/>
                </w:tcBorders>
                <w:shd w:val="clear" w:color="auto" w:fill="auto"/>
                <w:noWrap/>
                <w:vAlign w:val="center"/>
                <w:hideMark/>
              </w:tcPr>
            </w:tcPrChange>
          </w:tcPr>
          <w:p w14:paraId="7EF7A943" w14:textId="77777777" w:rsidR="00AE1760" w:rsidRPr="008531D1" w:rsidRDefault="00AE1760">
            <w:pPr>
              <w:spacing w:line="480" w:lineRule="auto"/>
              <w:contextualSpacing/>
              <w:rPr>
                <w:ins w:id="1084" w:author="Risa" w:date="2021-04-28T15:18:00Z"/>
                <w:rFonts w:eastAsia="Times New Roman"/>
                <w:color w:val="000000"/>
                <w:rPrChange w:id="1085" w:author="Nick Smith" w:date="2021-05-17T14:21:00Z">
                  <w:rPr>
                    <w:ins w:id="1086" w:author="Risa" w:date="2021-04-28T15:18:00Z"/>
                    <w:rFonts w:eastAsia="Times New Roman"/>
                    <w:color w:val="000000"/>
                    <w:sz w:val="20"/>
                    <w:szCs w:val="20"/>
                  </w:rPr>
                </w:rPrChange>
              </w:rPr>
              <w:pPrChange w:id="1087" w:author="Nick Smith" w:date="2021-05-17T14:21:00Z">
                <w:pPr/>
              </w:pPrChange>
            </w:pPr>
            <w:ins w:id="1088" w:author="Risa" w:date="2021-04-28T15:18:00Z">
              <w:r w:rsidRPr="008531D1">
                <w:rPr>
                  <w:rFonts w:eastAsia="Times New Roman"/>
                  <w:color w:val="000000"/>
                  <w:rPrChange w:id="1089" w:author="Nick Smith" w:date="2021-05-17T14:21:00Z">
                    <w:rPr>
                      <w:rFonts w:eastAsia="Times New Roman"/>
                      <w:color w:val="000000"/>
                      <w:sz w:val="20"/>
                      <w:szCs w:val="20"/>
                    </w:rPr>
                  </w:rPrChange>
                </w:rPr>
                <w:t>Soil P</w:t>
              </w:r>
            </w:ins>
          </w:p>
        </w:tc>
        <w:tc>
          <w:tcPr>
            <w:tcW w:w="1145" w:type="pct"/>
            <w:tcBorders>
              <w:top w:val="nil"/>
              <w:left w:val="nil"/>
              <w:bottom w:val="nil"/>
              <w:right w:val="nil"/>
            </w:tcBorders>
            <w:vAlign w:val="center"/>
            <w:tcPrChange w:id="1090" w:author="Risa" w:date="2021-05-05T15:40:00Z">
              <w:tcPr>
                <w:tcW w:w="931" w:type="pct"/>
                <w:tcBorders>
                  <w:top w:val="nil"/>
                  <w:left w:val="nil"/>
                  <w:bottom w:val="nil"/>
                  <w:right w:val="nil"/>
                </w:tcBorders>
                <w:vAlign w:val="center"/>
              </w:tcPr>
            </w:tcPrChange>
          </w:tcPr>
          <w:p w14:paraId="09C1D4F8" w14:textId="36243101" w:rsidR="00AE1760" w:rsidRPr="008531D1" w:rsidRDefault="00AE1760">
            <w:pPr>
              <w:spacing w:line="480" w:lineRule="auto"/>
              <w:contextualSpacing/>
              <w:jc w:val="center"/>
              <w:rPr>
                <w:ins w:id="1091" w:author="Risa" w:date="2021-04-30T08:58:00Z"/>
                <w:rFonts w:eastAsia="Times New Roman"/>
                <w:color w:val="000000"/>
                <w:rPrChange w:id="1092" w:author="Nick Smith" w:date="2021-05-17T14:21:00Z">
                  <w:rPr>
                    <w:ins w:id="1093" w:author="Risa" w:date="2021-04-30T08:58:00Z"/>
                    <w:rFonts w:eastAsia="Times New Roman"/>
                    <w:color w:val="000000"/>
                    <w:sz w:val="20"/>
                    <w:szCs w:val="20"/>
                  </w:rPr>
                </w:rPrChange>
              </w:rPr>
              <w:pPrChange w:id="1094" w:author="Nick Smith" w:date="2021-05-17T14:21:00Z">
                <w:pPr>
                  <w:jc w:val="center"/>
                </w:pPr>
              </w:pPrChange>
            </w:pPr>
            <w:ins w:id="1095" w:author="Risa" w:date="2021-04-30T08:58:00Z">
              <w:r w:rsidRPr="008531D1">
                <w:rPr>
                  <w:rFonts w:eastAsia="Times New Roman"/>
                  <w:color w:val="000000"/>
                  <w:rPrChange w:id="1096"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097" w:author="Risa" w:date="2021-05-05T15:40:00Z">
              <w:tcPr>
                <w:tcW w:w="931" w:type="pct"/>
                <w:tcBorders>
                  <w:top w:val="nil"/>
                  <w:left w:val="nil"/>
                  <w:bottom w:val="nil"/>
                  <w:right w:val="nil"/>
                </w:tcBorders>
                <w:shd w:val="clear" w:color="auto" w:fill="auto"/>
                <w:noWrap/>
                <w:vAlign w:val="center"/>
                <w:hideMark/>
              </w:tcPr>
            </w:tcPrChange>
          </w:tcPr>
          <w:p w14:paraId="7E256B58" w14:textId="3547A814" w:rsidR="00AE1760" w:rsidRPr="008531D1" w:rsidRDefault="00AE1760">
            <w:pPr>
              <w:spacing w:line="480" w:lineRule="auto"/>
              <w:contextualSpacing/>
              <w:jc w:val="center"/>
              <w:rPr>
                <w:ins w:id="1098" w:author="Risa" w:date="2021-04-28T15:18:00Z"/>
                <w:rFonts w:eastAsia="Times New Roman"/>
                <w:color w:val="000000"/>
                <w:rPrChange w:id="1099" w:author="Nick Smith" w:date="2021-05-17T14:21:00Z">
                  <w:rPr>
                    <w:ins w:id="1100" w:author="Risa" w:date="2021-04-28T15:18:00Z"/>
                    <w:rFonts w:eastAsia="Times New Roman"/>
                    <w:color w:val="000000"/>
                    <w:sz w:val="20"/>
                    <w:szCs w:val="20"/>
                  </w:rPr>
                </w:rPrChange>
              </w:rPr>
              <w:pPrChange w:id="1101" w:author="Nick Smith" w:date="2021-05-17T14:21:00Z">
                <w:pPr>
                  <w:jc w:val="center"/>
                </w:pPr>
              </w:pPrChange>
            </w:pPr>
            <w:ins w:id="1102" w:author="Risa" w:date="2021-04-28T15:18:00Z">
              <w:r w:rsidRPr="008531D1">
                <w:rPr>
                  <w:rFonts w:eastAsia="Times New Roman"/>
                  <w:color w:val="000000"/>
                  <w:rPrChange w:id="1103" w:author="Nick Smith" w:date="2021-05-17T14:21:00Z">
                    <w:rPr>
                      <w:rFonts w:eastAsia="Times New Roman"/>
                      <w:color w:val="000000"/>
                      <w:sz w:val="20"/>
                      <w:szCs w:val="20"/>
                    </w:rPr>
                  </w:rPrChange>
                </w:rPr>
                <w:t>37.955</w:t>
              </w:r>
            </w:ins>
          </w:p>
        </w:tc>
        <w:tc>
          <w:tcPr>
            <w:tcW w:w="1237" w:type="pct"/>
            <w:tcBorders>
              <w:top w:val="nil"/>
              <w:left w:val="nil"/>
              <w:bottom w:val="nil"/>
              <w:right w:val="nil"/>
            </w:tcBorders>
            <w:shd w:val="clear" w:color="auto" w:fill="auto"/>
            <w:noWrap/>
            <w:vAlign w:val="center"/>
            <w:hideMark/>
            <w:tcPrChange w:id="1104" w:author="Risa" w:date="2021-05-05T15:40:00Z">
              <w:tcPr>
                <w:tcW w:w="1007" w:type="pct"/>
                <w:tcBorders>
                  <w:top w:val="nil"/>
                  <w:left w:val="nil"/>
                  <w:bottom w:val="nil"/>
                  <w:right w:val="nil"/>
                </w:tcBorders>
                <w:shd w:val="clear" w:color="auto" w:fill="auto"/>
                <w:noWrap/>
                <w:vAlign w:val="center"/>
                <w:hideMark/>
              </w:tcPr>
            </w:tcPrChange>
          </w:tcPr>
          <w:p w14:paraId="54E37614" w14:textId="77777777" w:rsidR="00AE1760" w:rsidRPr="008531D1" w:rsidRDefault="00AE1760">
            <w:pPr>
              <w:spacing w:line="480" w:lineRule="auto"/>
              <w:contextualSpacing/>
              <w:jc w:val="center"/>
              <w:rPr>
                <w:ins w:id="1105" w:author="Risa" w:date="2021-04-28T15:18:00Z"/>
                <w:rFonts w:eastAsia="Times New Roman"/>
                <w:b/>
                <w:bCs/>
                <w:color w:val="000000"/>
                <w:rPrChange w:id="1106" w:author="Nick Smith" w:date="2021-05-17T14:21:00Z">
                  <w:rPr>
                    <w:ins w:id="1107" w:author="Risa" w:date="2021-04-28T15:18:00Z"/>
                    <w:rFonts w:eastAsia="Times New Roman"/>
                    <w:b/>
                    <w:bCs/>
                    <w:color w:val="000000"/>
                    <w:sz w:val="20"/>
                    <w:szCs w:val="20"/>
                  </w:rPr>
                </w:rPrChange>
              </w:rPr>
              <w:pPrChange w:id="1108" w:author="Nick Smith" w:date="2021-05-17T14:21:00Z">
                <w:pPr>
                  <w:jc w:val="center"/>
                </w:pPr>
              </w:pPrChange>
            </w:pPr>
            <w:ins w:id="1109" w:author="Risa" w:date="2021-04-28T15:18:00Z">
              <w:r w:rsidRPr="008531D1">
                <w:rPr>
                  <w:rFonts w:eastAsia="Times New Roman"/>
                  <w:b/>
                  <w:bCs/>
                  <w:color w:val="000000"/>
                  <w:rPrChange w:id="1110" w:author="Nick Smith" w:date="2021-05-17T14:21:00Z">
                    <w:rPr>
                      <w:rFonts w:eastAsia="Times New Roman"/>
                      <w:b/>
                      <w:bCs/>
                      <w:color w:val="000000"/>
                      <w:sz w:val="20"/>
                      <w:szCs w:val="20"/>
                    </w:rPr>
                  </w:rPrChange>
                </w:rPr>
                <w:t>&lt; 0.001</w:t>
              </w:r>
            </w:ins>
          </w:p>
        </w:tc>
      </w:tr>
      <w:tr w:rsidR="00AE1760" w:rsidRPr="00771C52" w14:paraId="303E9E26" w14:textId="77777777" w:rsidTr="00482CAA">
        <w:trPr>
          <w:trHeight w:val="320"/>
          <w:ins w:id="1111" w:author="Risa" w:date="2021-04-28T15:18:00Z"/>
          <w:trPrChange w:id="1112"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113" w:author="Risa" w:date="2021-05-05T15:40:00Z">
              <w:tcPr>
                <w:tcW w:w="1200" w:type="pct"/>
                <w:tcBorders>
                  <w:top w:val="nil"/>
                  <w:left w:val="nil"/>
                  <w:bottom w:val="nil"/>
                  <w:right w:val="nil"/>
                </w:tcBorders>
                <w:shd w:val="clear" w:color="auto" w:fill="auto"/>
                <w:noWrap/>
                <w:vAlign w:val="center"/>
                <w:hideMark/>
              </w:tcPr>
            </w:tcPrChange>
          </w:tcPr>
          <w:p w14:paraId="6A0BC97A" w14:textId="77777777" w:rsidR="00AE1760" w:rsidRPr="008531D1" w:rsidRDefault="00AE1760">
            <w:pPr>
              <w:spacing w:line="480" w:lineRule="auto"/>
              <w:contextualSpacing/>
              <w:rPr>
                <w:ins w:id="1114" w:author="Risa" w:date="2021-04-28T15:18:00Z"/>
                <w:rFonts w:eastAsia="Times New Roman"/>
                <w:color w:val="000000"/>
                <w:rPrChange w:id="1115" w:author="Nick Smith" w:date="2021-05-17T14:21:00Z">
                  <w:rPr>
                    <w:ins w:id="1116" w:author="Risa" w:date="2021-04-28T15:18:00Z"/>
                    <w:rFonts w:eastAsia="Times New Roman"/>
                    <w:color w:val="000000"/>
                    <w:sz w:val="20"/>
                    <w:szCs w:val="20"/>
                  </w:rPr>
                </w:rPrChange>
              </w:rPr>
              <w:pPrChange w:id="1117" w:author="Nick Smith" w:date="2021-05-17T14:21:00Z">
                <w:pPr/>
              </w:pPrChange>
            </w:pPr>
            <w:ins w:id="1118" w:author="Risa" w:date="2021-04-28T15:18:00Z">
              <w:r w:rsidRPr="008531D1">
                <w:rPr>
                  <w:rFonts w:eastAsia="Times New Roman"/>
                  <w:color w:val="000000"/>
                  <w:rPrChange w:id="1119" w:author="Nick Smith" w:date="2021-05-17T14:21:00Z">
                    <w:rPr>
                      <w:rFonts w:eastAsia="Times New Roman"/>
                      <w:color w:val="000000"/>
                      <w:sz w:val="20"/>
                      <w:szCs w:val="20"/>
                    </w:rPr>
                  </w:rPrChange>
                </w:rPr>
                <w:t>Soil K</w:t>
              </w:r>
              <w:r w:rsidRPr="008531D1">
                <w:rPr>
                  <w:rFonts w:eastAsia="Times New Roman"/>
                  <w:color w:val="000000"/>
                  <w:vertAlign w:val="subscript"/>
                  <w:rPrChange w:id="1120" w:author="Nick Smith" w:date="2021-05-17T14:21:00Z">
                    <w:rPr>
                      <w:rFonts w:eastAsia="Times New Roman"/>
                      <w:color w:val="000000"/>
                      <w:sz w:val="20"/>
                      <w:szCs w:val="20"/>
                      <w:vertAlign w:val="subscript"/>
                    </w:rPr>
                  </w:rPrChange>
                </w:rPr>
                <w:t>+µ</w:t>
              </w:r>
            </w:ins>
          </w:p>
        </w:tc>
        <w:tc>
          <w:tcPr>
            <w:tcW w:w="1145" w:type="pct"/>
            <w:tcBorders>
              <w:top w:val="nil"/>
              <w:left w:val="nil"/>
              <w:bottom w:val="nil"/>
              <w:right w:val="nil"/>
            </w:tcBorders>
            <w:vAlign w:val="center"/>
            <w:tcPrChange w:id="1121" w:author="Risa" w:date="2021-05-05T15:40:00Z">
              <w:tcPr>
                <w:tcW w:w="931" w:type="pct"/>
                <w:tcBorders>
                  <w:top w:val="nil"/>
                  <w:left w:val="nil"/>
                  <w:bottom w:val="nil"/>
                  <w:right w:val="nil"/>
                </w:tcBorders>
                <w:vAlign w:val="center"/>
              </w:tcPr>
            </w:tcPrChange>
          </w:tcPr>
          <w:p w14:paraId="51FDCCFF" w14:textId="2578CCE8" w:rsidR="00AE1760" w:rsidRPr="008531D1" w:rsidRDefault="00AE1760">
            <w:pPr>
              <w:spacing w:line="480" w:lineRule="auto"/>
              <w:contextualSpacing/>
              <w:jc w:val="center"/>
              <w:rPr>
                <w:ins w:id="1122" w:author="Risa" w:date="2021-04-30T08:58:00Z"/>
                <w:rFonts w:eastAsia="Times New Roman"/>
                <w:color w:val="000000"/>
                <w:rPrChange w:id="1123" w:author="Nick Smith" w:date="2021-05-17T14:21:00Z">
                  <w:rPr>
                    <w:ins w:id="1124" w:author="Risa" w:date="2021-04-30T08:58:00Z"/>
                    <w:rFonts w:eastAsia="Times New Roman"/>
                    <w:color w:val="000000"/>
                    <w:sz w:val="20"/>
                    <w:szCs w:val="20"/>
                  </w:rPr>
                </w:rPrChange>
              </w:rPr>
              <w:pPrChange w:id="1125" w:author="Nick Smith" w:date="2021-05-17T14:21:00Z">
                <w:pPr>
                  <w:jc w:val="center"/>
                </w:pPr>
              </w:pPrChange>
            </w:pPr>
            <w:ins w:id="1126" w:author="Risa" w:date="2021-04-30T08:58:00Z">
              <w:r w:rsidRPr="008531D1">
                <w:rPr>
                  <w:rFonts w:eastAsia="Times New Roman"/>
                  <w:color w:val="000000"/>
                  <w:rPrChange w:id="1127"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128" w:author="Risa" w:date="2021-05-05T15:40:00Z">
              <w:tcPr>
                <w:tcW w:w="931" w:type="pct"/>
                <w:tcBorders>
                  <w:top w:val="nil"/>
                  <w:left w:val="nil"/>
                  <w:bottom w:val="nil"/>
                  <w:right w:val="nil"/>
                </w:tcBorders>
                <w:shd w:val="clear" w:color="auto" w:fill="auto"/>
                <w:noWrap/>
                <w:vAlign w:val="center"/>
                <w:hideMark/>
              </w:tcPr>
            </w:tcPrChange>
          </w:tcPr>
          <w:p w14:paraId="613D3B63" w14:textId="5DAFC1DA" w:rsidR="00AE1760" w:rsidRPr="008531D1" w:rsidRDefault="00AE1760">
            <w:pPr>
              <w:spacing w:line="480" w:lineRule="auto"/>
              <w:contextualSpacing/>
              <w:jc w:val="center"/>
              <w:rPr>
                <w:ins w:id="1129" w:author="Risa" w:date="2021-04-28T15:18:00Z"/>
                <w:rFonts w:eastAsia="Times New Roman"/>
                <w:color w:val="000000"/>
                <w:rPrChange w:id="1130" w:author="Nick Smith" w:date="2021-05-17T14:21:00Z">
                  <w:rPr>
                    <w:ins w:id="1131" w:author="Risa" w:date="2021-04-28T15:18:00Z"/>
                    <w:rFonts w:eastAsia="Times New Roman"/>
                    <w:color w:val="000000"/>
                    <w:sz w:val="20"/>
                    <w:szCs w:val="20"/>
                  </w:rPr>
                </w:rPrChange>
              </w:rPr>
              <w:pPrChange w:id="1132" w:author="Nick Smith" w:date="2021-05-17T14:21:00Z">
                <w:pPr>
                  <w:jc w:val="center"/>
                </w:pPr>
              </w:pPrChange>
            </w:pPr>
            <w:ins w:id="1133" w:author="Risa" w:date="2021-04-28T15:18:00Z">
              <w:r w:rsidRPr="008531D1">
                <w:rPr>
                  <w:rFonts w:eastAsia="Times New Roman"/>
                  <w:color w:val="000000"/>
                  <w:rPrChange w:id="1134" w:author="Nick Smith" w:date="2021-05-17T14:21:00Z">
                    <w:rPr>
                      <w:rFonts w:eastAsia="Times New Roman"/>
                      <w:color w:val="000000"/>
                      <w:sz w:val="20"/>
                      <w:szCs w:val="20"/>
                    </w:rPr>
                  </w:rPrChange>
                </w:rPr>
                <w:t>2.739</w:t>
              </w:r>
            </w:ins>
          </w:p>
        </w:tc>
        <w:tc>
          <w:tcPr>
            <w:tcW w:w="1237" w:type="pct"/>
            <w:tcBorders>
              <w:top w:val="nil"/>
              <w:left w:val="nil"/>
              <w:bottom w:val="nil"/>
              <w:right w:val="nil"/>
            </w:tcBorders>
            <w:shd w:val="clear" w:color="auto" w:fill="auto"/>
            <w:noWrap/>
            <w:vAlign w:val="center"/>
            <w:hideMark/>
            <w:tcPrChange w:id="1135" w:author="Risa" w:date="2021-05-05T15:40:00Z">
              <w:tcPr>
                <w:tcW w:w="1007" w:type="pct"/>
                <w:tcBorders>
                  <w:top w:val="nil"/>
                  <w:left w:val="nil"/>
                  <w:bottom w:val="nil"/>
                  <w:right w:val="nil"/>
                </w:tcBorders>
                <w:shd w:val="clear" w:color="auto" w:fill="auto"/>
                <w:noWrap/>
                <w:vAlign w:val="center"/>
                <w:hideMark/>
              </w:tcPr>
            </w:tcPrChange>
          </w:tcPr>
          <w:p w14:paraId="279C3F8C" w14:textId="77777777" w:rsidR="00AE1760" w:rsidRPr="008531D1" w:rsidRDefault="00AE1760">
            <w:pPr>
              <w:spacing w:line="480" w:lineRule="auto"/>
              <w:contextualSpacing/>
              <w:jc w:val="center"/>
              <w:rPr>
                <w:ins w:id="1136" w:author="Risa" w:date="2021-04-28T15:18:00Z"/>
                <w:rFonts w:eastAsia="Times New Roman"/>
                <w:i/>
                <w:iCs/>
                <w:color w:val="000000"/>
                <w:rPrChange w:id="1137" w:author="Nick Smith" w:date="2021-05-17T14:21:00Z">
                  <w:rPr>
                    <w:ins w:id="1138" w:author="Risa" w:date="2021-04-28T15:18:00Z"/>
                    <w:rFonts w:eastAsia="Times New Roman"/>
                    <w:i/>
                    <w:iCs/>
                    <w:color w:val="000000"/>
                    <w:sz w:val="20"/>
                    <w:szCs w:val="20"/>
                  </w:rPr>
                </w:rPrChange>
              </w:rPr>
              <w:pPrChange w:id="1139" w:author="Nick Smith" w:date="2021-05-17T14:21:00Z">
                <w:pPr>
                  <w:jc w:val="center"/>
                </w:pPr>
              </w:pPrChange>
            </w:pPr>
            <w:ins w:id="1140" w:author="Risa" w:date="2021-04-28T15:18:00Z">
              <w:r w:rsidRPr="008531D1">
                <w:rPr>
                  <w:rFonts w:eastAsia="Times New Roman"/>
                  <w:i/>
                  <w:iCs/>
                  <w:color w:val="000000"/>
                  <w:rPrChange w:id="1141" w:author="Nick Smith" w:date="2021-05-17T14:21:00Z">
                    <w:rPr>
                      <w:rFonts w:eastAsia="Times New Roman"/>
                      <w:i/>
                      <w:iCs/>
                      <w:color w:val="000000"/>
                      <w:sz w:val="20"/>
                      <w:szCs w:val="20"/>
                    </w:rPr>
                  </w:rPrChange>
                </w:rPr>
                <w:t>0.098</w:t>
              </w:r>
            </w:ins>
          </w:p>
        </w:tc>
      </w:tr>
      <w:tr w:rsidR="00AE1760" w:rsidRPr="00771C52" w14:paraId="74C65A9F" w14:textId="77777777" w:rsidTr="00482CAA">
        <w:trPr>
          <w:trHeight w:val="320"/>
          <w:ins w:id="1142" w:author="Risa" w:date="2021-04-28T15:18:00Z"/>
          <w:trPrChange w:id="1143"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144" w:author="Risa" w:date="2021-05-05T15:40:00Z">
              <w:tcPr>
                <w:tcW w:w="1200" w:type="pct"/>
                <w:tcBorders>
                  <w:top w:val="nil"/>
                  <w:left w:val="nil"/>
                  <w:bottom w:val="nil"/>
                  <w:right w:val="nil"/>
                </w:tcBorders>
                <w:shd w:val="clear" w:color="auto" w:fill="auto"/>
                <w:noWrap/>
                <w:vAlign w:val="center"/>
                <w:hideMark/>
              </w:tcPr>
            </w:tcPrChange>
          </w:tcPr>
          <w:p w14:paraId="6D45EBCC" w14:textId="77777777" w:rsidR="00AE1760" w:rsidRPr="008531D1" w:rsidRDefault="00AE1760">
            <w:pPr>
              <w:spacing w:line="480" w:lineRule="auto"/>
              <w:contextualSpacing/>
              <w:rPr>
                <w:ins w:id="1145" w:author="Risa" w:date="2021-04-28T15:18:00Z"/>
                <w:rFonts w:eastAsia="Times New Roman"/>
                <w:color w:val="000000"/>
                <w:rPrChange w:id="1146" w:author="Nick Smith" w:date="2021-05-17T14:21:00Z">
                  <w:rPr>
                    <w:ins w:id="1147" w:author="Risa" w:date="2021-04-28T15:18:00Z"/>
                    <w:rFonts w:eastAsia="Times New Roman"/>
                    <w:color w:val="000000"/>
                    <w:sz w:val="20"/>
                    <w:szCs w:val="20"/>
                  </w:rPr>
                </w:rPrChange>
              </w:rPr>
              <w:pPrChange w:id="1148" w:author="Nick Smith" w:date="2021-05-17T14:21:00Z">
                <w:pPr/>
              </w:pPrChange>
            </w:pPr>
            <w:ins w:id="1149" w:author="Risa" w:date="2021-04-28T15:18:00Z">
              <w:r w:rsidRPr="008531D1">
                <w:rPr>
                  <w:rFonts w:eastAsia="Times New Roman"/>
                  <w:color w:val="000000"/>
                  <w:rPrChange w:id="1150" w:author="Nick Smith" w:date="2021-05-17T14:21:00Z">
                    <w:rPr>
                      <w:rFonts w:eastAsia="Times New Roman"/>
                      <w:color w:val="000000"/>
                      <w:sz w:val="20"/>
                      <w:szCs w:val="20"/>
                    </w:rPr>
                  </w:rPrChange>
                </w:rPr>
                <w:t>Soil N x Soil P</w:t>
              </w:r>
            </w:ins>
          </w:p>
        </w:tc>
        <w:tc>
          <w:tcPr>
            <w:tcW w:w="1145" w:type="pct"/>
            <w:tcBorders>
              <w:top w:val="nil"/>
              <w:left w:val="nil"/>
              <w:bottom w:val="nil"/>
              <w:right w:val="nil"/>
            </w:tcBorders>
            <w:vAlign w:val="center"/>
            <w:tcPrChange w:id="1151" w:author="Risa" w:date="2021-05-05T15:40:00Z">
              <w:tcPr>
                <w:tcW w:w="931" w:type="pct"/>
                <w:tcBorders>
                  <w:top w:val="nil"/>
                  <w:left w:val="nil"/>
                  <w:bottom w:val="nil"/>
                  <w:right w:val="nil"/>
                </w:tcBorders>
                <w:vAlign w:val="center"/>
              </w:tcPr>
            </w:tcPrChange>
          </w:tcPr>
          <w:p w14:paraId="03662796" w14:textId="26599615" w:rsidR="00AE1760" w:rsidRPr="008531D1" w:rsidRDefault="00AE1760">
            <w:pPr>
              <w:spacing w:line="480" w:lineRule="auto"/>
              <w:contextualSpacing/>
              <w:jc w:val="center"/>
              <w:rPr>
                <w:ins w:id="1152" w:author="Risa" w:date="2021-04-30T08:58:00Z"/>
                <w:rFonts w:eastAsia="Times New Roman"/>
                <w:color w:val="000000"/>
                <w:rPrChange w:id="1153" w:author="Nick Smith" w:date="2021-05-17T14:21:00Z">
                  <w:rPr>
                    <w:ins w:id="1154" w:author="Risa" w:date="2021-04-30T08:58:00Z"/>
                    <w:rFonts w:eastAsia="Times New Roman"/>
                    <w:color w:val="000000"/>
                    <w:sz w:val="20"/>
                    <w:szCs w:val="20"/>
                  </w:rPr>
                </w:rPrChange>
              </w:rPr>
              <w:pPrChange w:id="1155" w:author="Nick Smith" w:date="2021-05-17T14:21:00Z">
                <w:pPr>
                  <w:jc w:val="center"/>
                </w:pPr>
              </w:pPrChange>
            </w:pPr>
            <w:ins w:id="1156" w:author="Risa" w:date="2021-04-30T08:58:00Z">
              <w:r w:rsidRPr="008531D1">
                <w:rPr>
                  <w:rFonts w:eastAsia="Times New Roman"/>
                  <w:color w:val="000000"/>
                  <w:rPrChange w:id="1157"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158" w:author="Risa" w:date="2021-05-05T15:40:00Z">
              <w:tcPr>
                <w:tcW w:w="931" w:type="pct"/>
                <w:tcBorders>
                  <w:top w:val="nil"/>
                  <w:left w:val="nil"/>
                  <w:bottom w:val="nil"/>
                  <w:right w:val="nil"/>
                </w:tcBorders>
                <w:shd w:val="clear" w:color="auto" w:fill="auto"/>
                <w:noWrap/>
                <w:vAlign w:val="center"/>
                <w:hideMark/>
              </w:tcPr>
            </w:tcPrChange>
          </w:tcPr>
          <w:p w14:paraId="2E73E2B4" w14:textId="0C74DD93" w:rsidR="00AE1760" w:rsidRPr="008531D1" w:rsidRDefault="00AE1760">
            <w:pPr>
              <w:spacing w:line="480" w:lineRule="auto"/>
              <w:contextualSpacing/>
              <w:jc w:val="center"/>
              <w:rPr>
                <w:ins w:id="1159" w:author="Risa" w:date="2021-04-28T15:18:00Z"/>
                <w:rFonts w:eastAsia="Times New Roman"/>
                <w:color w:val="000000"/>
                <w:rPrChange w:id="1160" w:author="Nick Smith" w:date="2021-05-17T14:21:00Z">
                  <w:rPr>
                    <w:ins w:id="1161" w:author="Risa" w:date="2021-04-28T15:18:00Z"/>
                    <w:rFonts w:eastAsia="Times New Roman"/>
                    <w:color w:val="000000"/>
                    <w:sz w:val="20"/>
                    <w:szCs w:val="20"/>
                  </w:rPr>
                </w:rPrChange>
              </w:rPr>
              <w:pPrChange w:id="1162" w:author="Nick Smith" w:date="2021-05-17T14:21:00Z">
                <w:pPr>
                  <w:jc w:val="center"/>
                </w:pPr>
              </w:pPrChange>
            </w:pPr>
            <w:ins w:id="1163" w:author="Risa" w:date="2021-04-28T15:18:00Z">
              <w:r w:rsidRPr="008531D1">
                <w:rPr>
                  <w:rFonts w:eastAsia="Times New Roman"/>
                  <w:color w:val="000000"/>
                  <w:rPrChange w:id="1164" w:author="Nick Smith" w:date="2021-05-17T14:21:00Z">
                    <w:rPr>
                      <w:rFonts w:eastAsia="Times New Roman"/>
                      <w:color w:val="000000"/>
                      <w:sz w:val="20"/>
                      <w:szCs w:val="20"/>
                    </w:rPr>
                  </w:rPrChange>
                </w:rPr>
                <w:t>0.010</w:t>
              </w:r>
            </w:ins>
          </w:p>
        </w:tc>
        <w:tc>
          <w:tcPr>
            <w:tcW w:w="1237" w:type="pct"/>
            <w:tcBorders>
              <w:top w:val="nil"/>
              <w:left w:val="nil"/>
              <w:right w:val="nil"/>
            </w:tcBorders>
            <w:shd w:val="clear" w:color="auto" w:fill="auto"/>
            <w:noWrap/>
            <w:vAlign w:val="center"/>
            <w:hideMark/>
            <w:tcPrChange w:id="1165" w:author="Risa" w:date="2021-05-05T15:40:00Z">
              <w:tcPr>
                <w:tcW w:w="1007" w:type="pct"/>
                <w:tcBorders>
                  <w:top w:val="nil"/>
                  <w:left w:val="nil"/>
                  <w:right w:val="nil"/>
                </w:tcBorders>
                <w:shd w:val="clear" w:color="auto" w:fill="auto"/>
                <w:noWrap/>
                <w:vAlign w:val="center"/>
                <w:hideMark/>
              </w:tcPr>
            </w:tcPrChange>
          </w:tcPr>
          <w:p w14:paraId="03126C03" w14:textId="77777777" w:rsidR="00AE1760" w:rsidRPr="008531D1" w:rsidRDefault="00AE1760">
            <w:pPr>
              <w:spacing w:line="480" w:lineRule="auto"/>
              <w:contextualSpacing/>
              <w:jc w:val="center"/>
              <w:rPr>
                <w:ins w:id="1166" w:author="Risa" w:date="2021-04-28T15:18:00Z"/>
                <w:rFonts w:eastAsia="Times New Roman"/>
                <w:color w:val="000000"/>
                <w:rPrChange w:id="1167" w:author="Nick Smith" w:date="2021-05-17T14:21:00Z">
                  <w:rPr>
                    <w:ins w:id="1168" w:author="Risa" w:date="2021-04-28T15:18:00Z"/>
                    <w:rFonts w:eastAsia="Times New Roman"/>
                    <w:color w:val="000000"/>
                    <w:sz w:val="20"/>
                    <w:szCs w:val="20"/>
                  </w:rPr>
                </w:rPrChange>
              </w:rPr>
              <w:pPrChange w:id="1169" w:author="Nick Smith" w:date="2021-05-17T14:21:00Z">
                <w:pPr>
                  <w:jc w:val="center"/>
                </w:pPr>
              </w:pPrChange>
            </w:pPr>
            <w:ins w:id="1170" w:author="Risa" w:date="2021-04-28T15:18:00Z">
              <w:r w:rsidRPr="008531D1">
                <w:rPr>
                  <w:rFonts w:eastAsia="Times New Roman"/>
                  <w:color w:val="000000"/>
                  <w:rPrChange w:id="1171" w:author="Nick Smith" w:date="2021-05-17T14:21:00Z">
                    <w:rPr>
                      <w:rFonts w:eastAsia="Times New Roman"/>
                      <w:color w:val="000000"/>
                      <w:sz w:val="20"/>
                      <w:szCs w:val="20"/>
                    </w:rPr>
                  </w:rPrChange>
                </w:rPr>
                <w:t>0.919</w:t>
              </w:r>
            </w:ins>
          </w:p>
        </w:tc>
      </w:tr>
      <w:tr w:rsidR="00AE1760" w:rsidRPr="00771C52" w14:paraId="64B4E580" w14:textId="77777777" w:rsidTr="00482CAA">
        <w:trPr>
          <w:trHeight w:val="320"/>
          <w:ins w:id="1172" w:author="Risa" w:date="2021-04-28T15:18:00Z"/>
          <w:trPrChange w:id="1173"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174" w:author="Risa" w:date="2021-05-05T15:40:00Z">
              <w:tcPr>
                <w:tcW w:w="1200" w:type="pct"/>
                <w:tcBorders>
                  <w:top w:val="nil"/>
                  <w:left w:val="nil"/>
                  <w:bottom w:val="nil"/>
                  <w:right w:val="nil"/>
                </w:tcBorders>
                <w:shd w:val="clear" w:color="auto" w:fill="auto"/>
                <w:noWrap/>
                <w:vAlign w:val="center"/>
                <w:hideMark/>
              </w:tcPr>
            </w:tcPrChange>
          </w:tcPr>
          <w:p w14:paraId="788F740E" w14:textId="0B3735FA" w:rsidR="00AE1760" w:rsidRPr="008531D1" w:rsidRDefault="00AE1760">
            <w:pPr>
              <w:spacing w:line="480" w:lineRule="auto"/>
              <w:contextualSpacing/>
              <w:rPr>
                <w:ins w:id="1175" w:author="Risa" w:date="2021-04-28T15:18:00Z"/>
                <w:rFonts w:eastAsia="Times New Roman"/>
                <w:color w:val="000000"/>
                <w:rPrChange w:id="1176" w:author="Nick Smith" w:date="2021-05-17T14:21:00Z">
                  <w:rPr>
                    <w:ins w:id="1177" w:author="Risa" w:date="2021-04-28T15:18:00Z"/>
                    <w:rFonts w:eastAsia="Times New Roman"/>
                    <w:color w:val="000000"/>
                    <w:sz w:val="20"/>
                    <w:szCs w:val="20"/>
                  </w:rPr>
                </w:rPrChange>
              </w:rPr>
              <w:pPrChange w:id="1178" w:author="Nick Smith" w:date="2021-05-17T14:21:00Z">
                <w:pPr/>
              </w:pPrChange>
            </w:pPr>
            <w:ins w:id="1179" w:author="Risa" w:date="2021-04-28T15:18:00Z">
              <w:r w:rsidRPr="008531D1">
                <w:rPr>
                  <w:rFonts w:eastAsia="Times New Roman"/>
                  <w:color w:val="000000"/>
                  <w:rPrChange w:id="1180" w:author="Nick Smith" w:date="2021-05-17T14:21:00Z">
                    <w:rPr>
                      <w:rFonts w:eastAsia="Times New Roman"/>
                      <w:color w:val="000000"/>
                      <w:sz w:val="20"/>
                      <w:szCs w:val="20"/>
                    </w:rPr>
                  </w:rPrChange>
                </w:rPr>
                <w:t xml:space="preserve">Soil N x Soil </w:t>
              </w:r>
            </w:ins>
            <w:ins w:id="1181" w:author="Risa" w:date="2021-04-29T10:21:00Z">
              <w:r w:rsidRPr="008531D1">
                <w:rPr>
                  <w:rFonts w:eastAsia="Times New Roman"/>
                  <w:color w:val="000000"/>
                  <w:rPrChange w:id="1182" w:author="Nick Smith" w:date="2021-05-17T14:21:00Z">
                    <w:rPr>
                      <w:rFonts w:eastAsia="Times New Roman"/>
                      <w:color w:val="000000"/>
                      <w:sz w:val="20"/>
                      <w:szCs w:val="20"/>
                    </w:rPr>
                  </w:rPrChange>
                </w:rPr>
                <w:t>K</w:t>
              </w:r>
            </w:ins>
            <w:ins w:id="1183" w:author="Risa" w:date="2021-05-05T15:40:00Z">
              <w:r w:rsidR="00482CAA" w:rsidRPr="008531D1">
                <w:rPr>
                  <w:rFonts w:eastAsia="Times New Roman"/>
                  <w:color w:val="000000"/>
                  <w:vertAlign w:val="subscript"/>
                </w:rPr>
                <w:t>+µ</w:t>
              </w:r>
            </w:ins>
          </w:p>
        </w:tc>
        <w:tc>
          <w:tcPr>
            <w:tcW w:w="1145" w:type="pct"/>
            <w:tcBorders>
              <w:top w:val="nil"/>
              <w:left w:val="nil"/>
              <w:bottom w:val="nil"/>
              <w:right w:val="nil"/>
            </w:tcBorders>
            <w:vAlign w:val="center"/>
            <w:tcPrChange w:id="1184" w:author="Risa" w:date="2021-05-05T15:40:00Z">
              <w:tcPr>
                <w:tcW w:w="931" w:type="pct"/>
                <w:tcBorders>
                  <w:top w:val="nil"/>
                  <w:left w:val="nil"/>
                  <w:bottom w:val="nil"/>
                  <w:right w:val="nil"/>
                </w:tcBorders>
                <w:vAlign w:val="center"/>
              </w:tcPr>
            </w:tcPrChange>
          </w:tcPr>
          <w:p w14:paraId="5C56CE68" w14:textId="55DF6723" w:rsidR="00AE1760" w:rsidRPr="008531D1" w:rsidRDefault="00AE1760">
            <w:pPr>
              <w:spacing w:line="480" w:lineRule="auto"/>
              <w:contextualSpacing/>
              <w:jc w:val="center"/>
              <w:rPr>
                <w:ins w:id="1185" w:author="Risa" w:date="2021-04-30T08:58:00Z"/>
                <w:rFonts w:eastAsia="Times New Roman"/>
                <w:color w:val="000000"/>
                <w:rPrChange w:id="1186" w:author="Nick Smith" w:date="2021-05-17T14:21:00Z">
                  <w:rPr>
                    <w:ins w:id="1187" w:author="Risa" w:date="2021-04-30T08:58:00Z"/>
                    <w:rFonts w:eastAsia="Times New Roman"/>
                    <w:color w:val="000000"/>
                    <w:sz w:val="20"/>
                    <w:szCs w:val="20"/>
                  </w:rPr>
                </w:rPrChange>
              </w:rPr>
              <w:pPrChange w:id="1188" w:author="Nick Smith" w:date="2021-05-17T14:21:00Z">
                <w:pPr>
                  <w:jc w:val="center"/>
                </w:pPr>
              </w:pPrChange>
            </w:pPr>
            <w:ins w:id="1189" w:author="Risa" w:date="2021-04-30T08:58:00Z">
              <w:r w:rsidRPr="008531D1">
                <w:rPr>
                  <w:rFonts w:eastAsia="Times New Roman"/>
                  <w:color w:val="000000"/>
                  <w:rPrChange w:id="1190"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191" w:author="Risa" w:date="2021-05-05T15:40:00Z">
              <w:tcPr>
                <w:tcW w:w="931" w:type="pct"/>
                <w:tcBorders>
                  <w:top w:val="nil"/>
                  <w:left w:val="nil"/>
                  <w:bottom w:val="nil"/>
                  <w:right w:val="nil"/>
                </w:tcBorders>
                <w:shd w:val="clear" w:color="auto" w:fill="auto"/>
                <w:noWrap/>
                <w:vAlign w:val="center"/>
                <w:hideMark/>
              </w:tcPr>
            </w:tcPrChange>
          </w:tcPr>
          <w:p w14:paraId="32643C64" w14:textId="0F8C4956" w:rsidR="00AE1760" w:rsidRPr="008531D1" w:rsidRDefault="00AE1760">
            <w:pPr>
              <w:spacing w:line="480" w:lineRule="auto"/>
              <w:contextualSpacing/>
              <w:jc w:val="center"/>
              <w:rPr>
                <w:ins w:id="1192" w:author="Risa" w:date="2021-04-28T15:18:00Z"/>
                <w:rFonts w:eastAsia="Times New Roman"/>
                <w:color w:val="000000"/>
                <w:rPrChange w:id="1193" w:author="Nick Smith" w:date="2021-05-17T14:21:00Z">
                  <w:rPr>
                    <w:ins w:id="1194" w:author="Risa" w:date="2021-04-28T15:18:00Z"/>
                    <w:rFonts w:eastAsia="Times New Roman"/>
                    <w:color w:val="000000"/>
                    <w:sz w:val="20"/>
                    <w:szCs w:val="20"/>
                  </w:rPr>
                </w:rPrChange>
              </w:rPr>
              <w:pPrChange w:id="1195" w:author="Nick Smith" w:date="2021-05-17T14:21:00Z">
                <w:pPr>
                  <w:jc w:val="center"/>
                </w:pPr>
              </w:pPrChange>
            </w:pPr>
            <w:ins w:id="1196" w:author="Risa" w:date="2021-04-28T15:18:00Z">
              <w:r w:rsidRPr="008531D1">
                <w:rPr>
                  <w:rFonts w:eastAsia="Times New Roman"/>
                  <w:color w:val="000000"/>
                  <w:rPrChange w:id="1197" w:author="Nick Smith" w:date="2021-05-17T14:21:00Z">
                    <w:rPr>
                      <w:rFonts w:eastAsia="Times New Roman"/>
                      <w:color w:val="000000"/>
                      <w:sz w:val="20"/>
                      <w:szCs w:val="20"/>
                    </w:rPr>
                  </w:rPrChange>
                </w:rPr>
                <w:t>5.532</w:t>
              </w:r>
            </w:ins>
          </w:p>
        </w:tc>
        <w:tc>
          <w:tcPr>
            <w:tcW w:w="1237" w:type="pct"/>
            <w:tcBorders>
              <w:left w:val="nil"/>
              <w:right w:val="nil"/>
            </w:tcBorders>
            <w:shd w:val="clear" w:color="auto" w:fill="auto"/>
            <w:noWrap/>
            <w:vAlign w:val="center"/>
            <w:hideMark/>
            <w:tcPrChange w:id="1198" w:author="Risa" w:date="2021-05-05T15:40:00Z">
              <w:tcPr>
                <w:tcW w:w="1007" w:type="pct"/>
                <w:tcBorders>
                  <w:left w:val="nil"/>
                  <w:right w:val="nil"/>
                </w:tcBorders>
                <w:shd w:val="clear" w:color="auto" w:fill="auto"/>
                <w:noWrap/>
                <w:vAlign w:val="center"/>
                <w:hideMark/>
              </w:tcPr>
            </w:tcPrChange>
          </w:tcPr>
          <w:p w14:paraId="68B43728" w14:textId="77777777" w:rsidR="00AE1760" w:rsidRPr="008531D1" w:rsidRDefault="00AE1760">
            <w:pPr>
              <w:spacing w:line="480" w:lineRule="auto"/>
              <w:contextualSpacing/>
              <w:jc w:val="center"/>
              <w:rPr>
                <w:ins w:id="1199" w:author="Risa" w:date="2021-04-28T15:18:00Z"/>
                <w:rFonts w:eastAsia="Times New Roman"/>
                <w:b/>
                <w:bCs/>
                <w:color w:val="000000"/>
                <w:rPrChange w:id="1200" w:author="Nick Smith" w:date="2021-05-17T14:21:00Z">
                  <w:rPr>
                    <w:ins w:id="1201" w:author="Risa" w:date="2021-04-28T15:18:00Z"/>
                    <w:rFonts w:eastAsia="Times New Roman"/>
                    <w:b/>
                    <w:bCs/>
                    <w:color w:val="000000"/>
                    <w:sz w:val="20"/>
                    <w:szCs w:val="20"/>
                  </w:rPr>
                </w:rPrChange>
              </w:rPr>
              <w:pPrChange w:id="1202" w:author="Nick Smith" w:date="2021-05-17T14:21:00Z">
                <w:pPr>
                  <w:jc w:val="center"/>
                </w:pPr>
              </w:pPrChange>
            </w:pPr>
            <w:ins w:id="1203" w:author="Risa" w:date="2021-04-28T15:18:00Z">
              <w:r w:rsidRPr="008531D1">
                <w:rPr>
                  <w:rFonts w:eastAsia="Times New Roman"/>
                  <w:b/>
                  <w:bCs/>
                  <w:color w:val="000000"/>
                  <w:rPrChange w:id="1204" w:author="Nick Smith" w:date="2021-05-17T14:21:00Z">
                    <w:rPr>
                      <w:rFonts w:eastAsia="Times New Roman"/>
                      <w:b/>
                      <w:bCs/>
                      <w:color w:val="000000"/>
                      <w:sz w:val="20"/>
                      <w:szCs w:val="20"/>
                    </w:rPr>
                  </w:rPrChange>
                </w:rPr>
                <w:t>0.019</w:t>
              </w:r>
            </w:ins>
          </w:p>
        </w:tc>
      </w:tr>
      <w:tr w:rsidR="00AE1760" w:rsidRPr="00771C52" w14:paraId="1E3AA751" w14:textId="77777777" w:rsidTr="00482CAA">
        <w:trPr>
          <w:trHeight w:val="320"/>
          <w:ins w:id="1205" w:author="Risa" w:date="2021-04-28T15:18:00Z"/>
          <w:trPrChange w:id="1206" w:author="Risa" w:date="2021-05-05T15:40:00Z">
            <w:trPr>
              <w:trHeight w:val="320"/>
            </w:trPr>
          </w:trPrChange>
        </w:trPr>
        <w:tc>
          <w:tcPr>
            <w:tcW w:w="1474" w:type="pct"/>
            <w:tcBorders>
              <w:top w:val="nil"/>
              <w:left w:val="nil"/>
              <w:right w:val="nil"/>
            </w:tcBorders>
            <w:shd w:val="clear" w:color="auto" w:fill="auto"/>
            <w:noWrap/>
            <w:vAlign w:val="center"/>
            <w:hideMark/>
            <w:tcPrChange w:id="1207" w:author="Risa" w:date="2021-05-05T15:40:00Z">
              <w:tcPr>
                <w:tcW w:w="1200" w:type="pct"/>
                <w:tcBorders>
                  <w:top w:val="nil"/>
                  <w:left w:val="nil"/>
                  <w:right w:val="nil"/>
                </w:tcBorders>
                <w:shd w:val="clear" w:color="auto" w:fill="auto"/>
                <w:noWrap/>
                <w:vAlign w:val="center"/>
                <w:hideMark/>
              </w:tcPr>
            </w:tcPrChange>
          </w:tcPr>
          <w:p w14:paraId="0AD555E4" w14:textId="601E79AE" w:rsidR="00AE1760" w:rsidRPr="008531D1" w:rsidRDefault="00AE1760">
            <w:pPr>
              <w:spacing w:line="480" w:lineRule="auto"/>
              <w:contextualSpacing/>
              <w:rPr>
                <w:ins w:id="1208" w:author="Risa" w:date="2021-04-28T15:18:00Z"/>
                <w:rFonts w:eastAsia="Times New Roman"/>
                <w:color w:val="000000"/>
                <w:rPrChange w:id="1209" w:author="Nick Smith" w:date="2021-05-17T14:21:00Z">
                  <w:rPr>
                    <w:ins w:id="1210" w:author="Risa" w:date="2021-04-28T15:18:00Z"/>
                    <w:rFonts w:eastAsia="Times New Roman"/>
                    <w:color w:val="000000"/>
                    <w:sz w:val="20"/>
                    <w:szCs w:val="20"/>
                  </w:rPr>
                </w:rPrChange>
              </w:rPr>
              <w:pPrChange w:id="1211" w:author="Nick Smith" w:date="2021-05-17T14:21:00Z">
                <w:pPr/>
              </w:pPrChange>
            </w:pPr>
            <w:ins w:id="1212" w:author="Risa" w:date="2021-04-28T15:18:00Z">
              <w:r w:rsidRPr="008531D1">
                <w:rPr>
                  <w:rFonts w:eastAsia="Times New Roman"/>
                  <w:color w:val="000000"/>
                  <w:rPrChange w:id="1213" w:author="Nick Smith" w:date="2021-05-17T14:21:00Z">
                    <w:rPr>
                      <w:rFonts w:eastAsia="Times New Roman"/>
                      <w:color w:val="000000"/>
                      <w:sz w:val="20"/>
                      <w:szCs w:val="20"/>
                    </w:rPr>
                  </w:rPrChange>
                </w:rPr>
                <w:t>Soil P x Soil K</w:t>
              </w:r>
            </w:ins>
            <w:ins w:id="1214" w:author="Risa" w:date="2021-05-05T15:40:00Z">
              <w:r w:rsidR="00482CAA" w:rsidRPr="008531D1">
                <w:rPr>
                  <w:rFonts w:eastAsia="Times New Roman"/>
                  <w:color w:val="000000"/>
                  <w:vertAlign w:val="subscript"/>
                </w:rPr>
                <w:t>+µ</w:t>
              </w:r>
            </w:ins>
          </w:p>
        </w:tc>
        <w:tc>
          <w:tcPr>
            <w:tcW w:w="1145" w:type="pct"/>
            <w:tcBorders>
              <w:top w:val="nil"/>
              <w:left w:val="nil"/>
              <w:right w:val="nil"/>
            </w:tcBorders>
            <w:vAlign w:val="center"/>
            <w:tcPrChange w:id="1215" w:author="Risa" w:date="2021-05-05T15:40:00Z">
              <w:tcPr>
                <w:tcW w:w="931" w:type="pct"/>
                <w:tcBorders>
                  <w:top w:val="nil"/>
                  <w:left w:val="nil"/>
                  <w:right w:val="nil"/>
                </w:tcBorders>
                <w:vAlign w:val="center"/>
              </w:tcPr>
            </w:tcPrChange>
          </w:tcPr>
          <w:p w14:paraId="75DD3A23" w14:textId="76849CCD" w:rsidR="00AE1760" w:rsidRPr="008531D1" w:rsidRDefault="00AE1760">
            <w:pPr>
              <w:spacing w:line="480" w:lineRule="auto"/>
              <w:contextualSpacing/>
              <w:jc w:val="center"/>
              <w:rPr>
                <w:ins w:id="1216" w:author="Risa" w:date="2021-04-30T08:58:00Z"/>
                <w:rFonts w:eastAsia="Times New Roman"/>
                <w:color w:val="000000"/>
                <w:rPrChange w:id="1217" w:author="Nick Smith" w:date="2021-05-17T14:21:00Z">
                  <w:rPr>
                    <w:ins w:id="1218" w:author="Risa" w:date="2021-04-30T08:58:00Z"/>
                    <w:rFonts w:eastAsia="Times New Roman"/>
                    <w:color w:val="000000"/>
                    <w:sz w:val="20"/>
                    <w:szCs w:val="20"/>
                  </w:rPr>
                </w:rPrChange>
              </w:rPr>
              <w:pPrChange w:id="1219" w:author="Nick Smith" w:date="2021-05-17T14:21:00Z">
                <w:pPr>
                  <w:jc w:val="center"/>
                </w:pPr>
              </w:pPrChange>
            </w:pPr>
            <w:ins w:id="1220" w:author="Risa" w:date="2021-04-30T08:58:00Z">
              <w:r w:rsidRPr="008531D1">
                <w:rPr>
                  <w:rFonts w:eastAsia="Times New Roman"/>
                  <w:color w:val="000000"/>
                  <w:rPrChange w:id="1221" w:author="Nick Smith" w:date="2021-05-17T14:21:00Z">
                    <w:rPr>
                      <w:rFonts w:eastAsia="Times New Roman"/>
                      <w:color w:val="000000"/>
                      <w:sz w:val="20"/>
                      <w:szCs w:val="20"/>
                    </w:rPr>
                  </w:rPrChange>
                </w:rPr>
                <w:t>1</w:t>
              </w:r>
            </w:ins>
          </w:p>
        </w:tc>
        <w:tc>
          <w:tcPr>
            <w:tcW w:w="1144" w:type="pct"/>
            <w:tcBorders>
              <w:top w:val="nil"/>
              <w:left w:val="nil"/>
              <w:right w:val="nil"/>
            </w:tcBorders>
            <w:shd w:val="clear" w:color="auto" w:fill="auto"/>
            <w:noWrap/>
            <w:vAlign w:val="center"/>
            <w:hideMark/>
            <w:tcPrChange w:id="1222" w:author="Risa" w:date="2021-05-05T15:40:00Z">
              <w:tcPr>
                <w:tcW w:w="931" w:type="pct"/>
                <w:tcBorders>
                  <w:top w:val="nil"/>
                  <w:left w:val="nil"/>
                  <w:right w:val="nil"/>
                </w:tcBorders>
                <w:shd w:val="clear" w:color="auto" w:fill="auto"/>
                <w:noWrap/>
                <w:vAlign w:val="center"/>
                <w:hideMark/>
              </w:tcPr>
            </w:tcPrChange>
          </w:tcPr>
          <w:p w14:paraId="354CBF01" w14:textId="001258E1" w:rsidR="00AE1760" w:rsidRPr="008531D1" w:rsidRDefault="00AE1760">
            <w:pPr>
              <w:spacing w:line="480" w:lineRule="auto"/>
              <w:contextualSpacing/>
              <w:jc w:val="center"/>
              <w:rPr>
                <w:ins w:id="1223" w:author="Risa" w:date="2021-04-28T15:18:00Z"/>
                <w:rFonts w:eastAsia="Times New Roman"/>
                <w:color w:val="000000"/>
                <w:rPrChange w:id="1224" w:author="Nick Smith" w:date="2021-05-17T14:21:00Z">
                  <w:rPr>
                    <w:ins w:id="1225" w:author="Risa" w:date="2021-04-28T15:18:00Z"/>
                    <w:rFonts w:eastAsia="Times New Roman"/>
                    <w:color w:val="000000"/>
                    <w:sz w:val="20"/>
                    <w:szCs w:val="20"/>
                  </w:rPr>
                </w:rPrChange>
              </w:rPr>
              <w:pPrChange w:id="1226" w:author="Nick Smith" w:date="2021-05-17T14:21:00Z">
                <w:pPr>
                  <w:jc w:val="center"/>
                </w:pPr>
              </w:pPrChange>
            </w:pPr>
            <w:ins w:id="1227" w:author="Risa" w:date="2021-04-28T15:18:00Z">
              <w:r w:rsidRPr="008531D1">
                <w:rPr>
                  <w:rFonts w:eastAsia="Times New Roman"/>
                  <w:color w:val="000000"/>
                  <w:rPrChange w:id="1228" w:author="Nick Smith" w:date="2021-05-17T14:21:00Z">
                    <w:rPr>
                      <w:rFonts w:eastAsia="Times New Roman"/>
                      <w:color w:val="000000"/>
                      <w:sz w:val="20"/>
                      <w:szCs w:val="20"/>
                    </w:rPr>
                  </w:rPrChange>
                </w:rPr>
                <w:t>0.378</w:t>
              </w:r>
            </w:ins>
          </w:p>
        </w:tc>
        <w:tc>
          <w:tcPr>
            <w:tcW w:w="1237" w:type="pct"/>
            <w:tcBorders>
              <w:left w:val="nil"/>
              <w:right w:val="nil"/>
            </w:tcBorders>
            <w:shd w:val="clear" w:color="auto" w:fill="auto"/>
            <w:noWrap/>
            <w:vAlign w:val="center"/>
            <w:hideMark/>
            <w:tcPrChange w:id="1229" w:author="Risa" w:date="2021-05-05T15:40:00Z">
              <w:tcPr>
                <w:tcW w:w="1007" w:type="pct"/>
                <w:tcBorders>
                  <w:left w:val="nil"/>
                  <w:right w:val="nil"/>
                </w:tcBorders>
                <w:shd w:val="clear" w:color="auto" w:fill="auto"/>
                <w:noWrap/>
                <w:vAlign w:val="center"/>
                <w:hideMark/>
              </w:tcPr>
            </w:tcPrChange>
          </w:tcPr>
          <w:p w14:paraId="606BAF8D" w14:textId="77777777" w:rsidR="00AE1760" w:rsidRPr="008531D1" w:rsidRDefault="00AE1760">
            <w:pPr>
              <w:spacing w:line="480" w:lineRule="auto"/>
              <w:contextualSpacing/>
              <w:jc w:val="center"/>
              <w:rPr>
                <w:ins w:id="1230" w:author="Risa" w:date="2021-04-28T15:18:00Z"/>
                <w:rFonts w:eastAsia="Times New Roman"/>
                <w:color w:val="000000"/>
                <w:rPrChange w:id="1231" w:author="Nick Smith" w:date="2021-05-17T14:21:00Z">
                  <w:rPr>
                    <w:ins w:id="1232" w:author="Risa" w:date="2021-04-28T15:18:00Z"/>
                    <w:rFonts w:eastAsia="Times New Roman"/>
                    <w:color w:val="000000"/>
                    <w:sz w:val="20"/>
                    <w:szCs w:val="20"/>
                  </w:rPr>
                </w:rPrChange>
              </w:rPr>
              <w:pPrChange w:id="1233" w:author="Nick Smith" w:date="2021-05-17T14:21:00Z">
                <w:pPr>
                  <w:jc w:val="center"/>
                </w:pPr>
              </w:pPrChange>
            </w:pPr>
            <w:ins w:id="1234" w:author="Risa" w:date="2021-04-28T15:18:00Z">
              <w:r w:rsidRPr="008531D1">
                <w:rPr>
                  <w:rFonts w:eastAsia="Times New Roman"/>
                  <w:color w:val="000000"/>
                  <w:rPrChange w:id="1235" w:author="Nick Smith" w:date="2021-05-17T14:21:00Z">
                    <w:rPr>
                      <w:rFonts w:eastAsia="Times New Roman"/>
                      <w:color w:val="000000"/>
                      <w:sz w:val="20"/>
                      <w:szCs w:val="20"/>
                    </w:rPr>
                  </w:rPrChange>
                </w:rPr>
                <w:t>0.538</w:t>
              </w:r>
            </w:ins>
          </w:p>
        </w:tc>
      </w:tr>
      <w:tr w:rsidR="00AE1760" w:rsidRPr="00771C52" w14:paraId="47634D4A" w14:textId="77777777" w:rsidTr="00482CAA">
        <w:trPr>
          <w:trHeight w:val="320"/>
          <w:ins w:id="1236" w:author="Risa" w:date="2021-04-28T15:18:00Z"/>
          <w:trPrChange w:id="1237" w:author="Risa" w:date="2021-05-05T15:40:00Z">
            <w:trPr>
              <w:trHeight w:val="320"/>
            </w:trPr>
          </w:trPrChange>
        </w:trPr>
        <w:tc>
          <w:tcPr>
            <w:tcW w:w="1474" w:type="pct"/>
            <w:tcBorders>
              <w:top w:val="nil"/>
              <w:left w:val="nil"/>
              <w:bottom w:val="single" w:sz="4" w:space="0" w:color="auto"/>
              <w:right w:val="nil"/>
            </w:tcBorders>
            <w:shd w:val="clear" w:color="auto" w:fill="auto"/>
            <w:noWrap/>
            <w:vAlign w:val="center"/>
            <w:hideMark/>
            <w:tcPrChange w:id="1238" w:author="Risa" w:date="2021-05-05T15:40:00Z">
              <w:tcPr>
                <w:tcW w:w="1200" w:type="pct"/>
                <w:tcBorders>
                  <w:top w:val="nil"/>
                  <w:left w:val="nil"/>
                  <w:bottom w:val="single" w:sz="4" w:space="0" w:color="auto"/>
                  <w:right w:val="nil"/>
                </w:tcBorders>
                <w:shd w:val="clear" w:color="auto" w:fill="auto"/>
                <w:noWrap/>
                <w:vAlign w:val="center"/>
                <w:hideMark/>
              </w:tcPr>
            </w:tcPrChange>
          </w:tcPr>
          <w:p w14:paraId="4B3181E7" w14:textId="0C2EFB74" w:rsidR="00AE1760" w:rsidRPr="008531D1" w:rsidRDefault="00AE1760">
            <w:pPr>
              <w:spacing w:line="480" w:lineRule="auto"/>
              <w:contextualSpacing/>
              <w:rPr>
                <w:ins w:id="1239" w:author="Risa" w:date="2021-04-28T15:18:00Z"/>
                <w:rFonts w:eastAsia="Times New Roman"/>
                <w:color w:val="000000"/>
                <w:rPrChange w:id="1240" w:author="Nick Smith" w:date="2021-05-17T14:21:00Z">
                  <w:rPr>
                    <w:ins w:id="1241" w:author="Risa" w:date="2021-04-28T15:18:00Z"/>
                    <w:rFonts w:eastAsia="Times New Roman"/>
                    <w:color w:val="000000"/>
                    <w:sz w:val="20"/>
                    <w:szCs w:val="20"/>
                  </w:rPr>
                </w:rPrChange>
              </w:rPr>
              <w:pPrChange w:id="1242" w:author="Nick Smith" w:date="2021-05-17T14:21:00Z">
                <w:pPr/>
              </w:pPrChange>
            </w:pPr>
            <w:ins w:id="1243" w:author="Risa" w:date="2021-04-28T15:18:00Z">
              <w:r w:rsidRPr="008531D1">
                <w:rPr>
                  <w:rFonts w:eastAsia="Times New Roman"/>
                  <w:color w:val="000000"/>
                  <w:rPrChange w:id="1244" w:author="Nick Smith" w:date="2021-05-17T14:21:00Z">
                    <w:rPr>
                      <w:rFonts w:eastAsia="Times New Roman"/>
                      <w:color w:val="000000"/>
                      <w:sz w:val="20"/>
                      <w:szCs w:val="20"/>
                    </w:rPr>
                  </w:rPrChange>
                </w:rPr>
                <w:t>Soil N x Soil P x Soil K</w:t>
              </w:r>
            </w:ins>
            <w:ins w:id="1245" w:author="Risa" w:date="2021-05-05T15:40:00Z">
              <w:r w:rsidR="00482CAA" w:rsidRPr="008531D1">
                <w:rPr>
                  <w:rFonts w:eastAsia="Times New Roman"/>
                  <w:color w:val="000000"/>
                  <w:vertAlign w:val="subscript"/>
                </w:rPr>
                <w:t>+µ</w:t>
              </w:r>
            </w:ins>
          </w:p>
        </w:tc>
        <w:tc>
          <w:tcPr>
            <w:tcW w:w="1145" w:type="pct"/>
            <w:tcBorders>
              <w:top w:val="nil"/>
              <w:left w:val="nil"/>
              <w:bottom w:val="single" w:sz="4" w:space="0" w:color="auto"/>
              <w:right w:val="nil"/>
            </w:tcBorders>
            <w:vAlign w:val="center"/>
            <w:tcPrChange w:id="1246" w:author="Risa" w:date="2021-05-05T15:40:00Z">
              <w:tcPr>
                <w:tcW w:w="931" w:type="pct"/>
                <w:tcBorders>
                  <w:top w:val="nil"/>
                  <w:left w:val="nil"/>
                  <w:bottom w:val="single" w:sz="4" w:space="0" w:color="auto"/>
                  <w:right w:val="nil"/>
                </w:tcBorders>
                <w:vAlign w:val="center"/>
              </w:tcPr>
            </w:tcPrChange>
          </w:tcPr>
          <w:p w14:paraId="46B4E54B" w14:textId="588064AC" w:rsidR="00AE1760" w:rsidRPr="008531D1" w:rsidRDefault="00AE1760">
            <w:pPr>
              <w:spacing w:line="480" w:lineRule="auto"/>
              <w:contextualSpacing/>
              <w:jc w:val="center"/>
              <w:rPr>
                <w:ins w:id="1247" w:author="Risa" w:date="2021-04-30T08:58:00Z"/>
                <w:rFonts w:eastAsia="Times New Roman"/>
                <w:color w:val="000000"/>
                <w:rPrChange w:id="1248" w:author="Nick Smith" w:date="2021-05-17T14:21:00Z">
                  <w:rPr>
                    <w:ins w:id="1249" w:author="Risa" w:date="2021-04-30T08:58:00Z"/>
                    <w:rFonts w:eastAsia="Times New Roman"/>
                    <w:color w:val="000000"/>
                    <w:sz w:val="20"/>
                    <w:szCs w:val="20"/>
                  </w:rPr>
                </w:rPrChange>
              </w:rPr>
              <w:pPrChange w:id="1250" w:author="Nick Smith" w:date="2021-05-17T14:21:00Z">
                <w:pPr>
                  <w:jc w:val="center"/>
                </w:pPr>
              </w:pPrChange>
            </w:pPr>
            <w:ins w:id="1251" w:author="Risa" w:date="2021-04-30T08:58:00Z">
              <w:r w:rsidRPr="008531D1">
                <w:rPr>
                  <w:rFonts w:eastAsia="Times New Roman"/>
                  <w:color w:val="000000"/>
                  <w:rPrChange w:id="1252" w:author="Nick Smith" w:date="2021-05-17T14:21:00Z">
                    <w:rPr>
                      <w:rFonts w:eastAsia="Times New Roman"/>
                      <w:color w:val="000000"/>
                      <w:sz w:val="20"/>
                      <w:szCs w:val="20"/>
                    </w:rPr>
                  </w:rPrChange>
                </w:rPr>
                <w:t>1</w:t>
              </w:r>
            </w:ins>
          </w:p>
        </w:tc>
        <w:tc>
          <w:tcPr>
            <w:tcW w:w="1144" w:type="pct"/>
            <w:tcBorders>
              <w:top w:val="nil"/>
              <w:left w:val="nil"/>
              <w:bottom w:val="single" w:sz="4" w:space="0" w:color="auto"/>
              <w:right w:val="nil"/>
            </w:tcBorders>
            <w:shd w:val="clear" w:color="auto" w:fill="auto"/>
            <w:noWrap/>
            <w:vAlign w:val="center"/>
            <w:hideMark/>
            <w:tcPrChange w:id="1253" w:author="Risa" w:date="2021-05-05T15:40:00Z">
              <w:tcPr>
                <w:tcW w:w="931" w:type="pct"/>
                <w:tcBorders>
                  <w:top w:val="nil"/>
                  <w:left w:val="nil"/>
                  <w:bottom w:val="single" w:sz="4" w:space="0" w:color="auto"/>
                  <w:right w:val="nil"/>
                </w:tcBorders>
                <w:shd w:val="clear" w:color="auto" w:fill="auto"/>
                <w:noWrap/>
                <w:vAlign w:val="center"/>
                <w:hideMark/>
              </w:tcPr>
            </w:tcPrChange>
          </w:tcPr>
          <w:p w14:paraId="45514C97" w14:textId="1F640FF8" w:rsidR="00AE1760" w:rsidRPr="008531D1" w:rsidRDefault="00AE1760">
            <w:pPr>
              <w:spacing w:line="480" w:lineRule="auto"/>
              <w:contextualSpacing/>
              <w:jc w:val="center"/>
              <w:rPr>
                <w:ins w:id="1254" w:author="Risa" w:date="2021-04-28T15:18:00Z"/>
                <w:rFonts w:eastAsia="Times New Roman"/>
                <w:color w:val="000000"/>
                <w:rPrChange w:id="1255" w:author="Nick Smith" w:date="2021-05-17T14:21:00Z">
                  <w:rPr>
                    <w:ins w:id="1256" w:author="Risa" w:date="2021-04-28T15:18:00Z"/>
                    <w:rFonts w:eastAsia="Times New Roman"/>
                    <w:color w:val="000000"/>
                    <w:sz w:val="20"/>
                    <w:szCs w:val="20"/>
                  </w:rPr>
                </w:rPrChange>
              </w:rPr>
              <w:pPrChange w:id="1257" w:author="Nick Smith" w:date="2021-05-17T14:21:00Z">
                <w:pPr>
                  <w:jc w:val="center"/>
                </w:pPr>
              </w:pPrChange>
            </w:pPr>
            <w:ins w:id="1258" w:author="Risa" w:date="2021-04-28T15:18:00Z">
              <w:r w:rsidRPr="008531D1">
                <w:rPr>
                  <w:rFonts w:eastAsia="Times New Roman"/>
                  <w:color w:val="000000"/>
                  <w:rPrChange w:id="1259" w:author="Nick Smith" w:date="2021-05-17T14:21:00Z">
                    <w:rPr>
                      <w:rFonts w:eastAsia="Times New Roman"/>
                      <w:color w:val="000000"/>
                      <w:sz w:val="20"/>
                      <w:szCs w:val="20"/>
                    </w:rPr>
                  </w:rPrChange>
                </w:rPr>
                <w:t>0.087</w:t>
              </w:r>
            </w:ins>
          </w:p>
        </w:tc>
        <w:tc>
          <w:tcPr>
            <w:tcW w:w="1237" w:type="pct"/>
            <w:tcBorders>
              <w:left w:val="nil"/>
              <w:bottom w:val="single" w:sz="4" w:space="0" w:color="auto"/>
              <w:right w:val="nil"/>
            </w:tcBorders>
            <w:shd w:val="clear" w:color="auto" w:fill="auto"/>
            <w:noWrap/>
            <w:vAlign w:val="center"/>
            <w:hideMark/>
            <w:tcPrChange w:id="1260" w:author="Risa" w:date="2021-05-05T15:40:00Z">
              <w:tcPr>
                <w:tcW w:w="1007" w:type="pct"/>
                <w:tcBorders>
                  <w:left w:val="nil"/>
                  <w:bottom w:val="single" w:sz="4" w:space="0" w:color="auto"/>
                  <w:right w:val="nil"/>
                </w:tcBorders>
                <w:shd w:val="clear" w:color="auto" w:fill="auto"/>
                <w:noWrap/>
                <w:vAlign w:val="center"/>
                <w:hideMark/>
              </w:tcPr>
            </w:tcPrChange>
          </w:tcPr>
          <w:p w14:paraId="61063D1C" w14:textId="77777777" w:rsidR="00AE1760" w:rsidRPr="008531D1" w:rsidRDefault="00AE1760">
            <w:pPr>
              <w:spacing w:line="480" w:lineRule="auto"/>
              <w:contextualSpacing/>
              <w:jc w:val="center"/>
              <w:rPr>
                <w:ins w:id="1261" w:author="Risa" w:date="2021-04-28T15:18:00Z"/>
                <w:rFonts w:eastAsia="Times New Roman"/>
                <w:color w:val="000000"/>
                <w:rPrChange w:id="1262" w:author="Nick Smith" w:date="2021-05-17T14:21:00Z">
                  <w:rPr>
                    <w:ins w:id="1263" w:author="Risa" w:date="2021-04-28T15:18:00Z"/>
                    <w:rFonts w:eastAsia="Times New Roman"/>
                    <w:color w:val="000000"/>
                    <w:sz w:val="20"/>
                    <w:szCs w:val="20"/>
                  </w:rPr>
                </w:rPrChange>
              </w:rPr>
              <w:pPrChange w:id="1264" w:author="Nick Smith" w:date="2021-05-17T14:21:00Z">
                <w:pPr>
                  <w:jc w:val="center"/>
                </w:pPr>
              </w:pPrChange>
            </w:pPr>
            <w:ins w:id="1265" w:author="Risa" w:date="2021-04-28T15:18:00Z">
              <w:r w:rsidRPr="008531D1">
                <w:rPr>
                  <w:rFonts w:eastAsia="Times New Roman"/>
                  <w:color w:val="000000"/>
                  <w:rPrChange w:id="1266" w:author="Nick Smith" w:date="2021-05-17T14:21:00Z">
                    <w:rPr>
                      <w:rFonts w:eastAsia="Times New Roman"/>
                      <w:color w:val="000000"/>
                      <w:sz w:val="20"/>
                      <w:szCs w:val="20"/>
                    </w:rPr>
                  </w:rPrChange>
                </w:rPr>
                <w:t>0.767</w:t>
              </w:r>
            </w:ins>
          </w:p>
        </w:tc>
      </w:tr>
    </w:tbl>
    <w:p w14:paraId="4798DBDC" w14:textId="0DD81C0B" w:rsidR="004E69E5" w:rsidRPr="008531D1" w:rsidRDefault="004E69E5">
      <w:pPr>
        <w:spacing w:line="480" w:lineRule="auto"/>
        <w:contextualSpacing/>
        <w:rPr>
          <w:ins w:id="1267" w:author="Risa" w:date="2021-04-28T15:18:00Z"/>
          <w:rPrChange w:id="1268" w:author="Nick Smith" w:date="2021-05-17T14:21:00Z">
            <w:rPr>
              <w:ins w:id="1269" w:author="Risa" w:date="2021-04-28T15:18:00Z"/>
              <w:sz w:val="20"/>
              <w:szCs w:val="20"/>
            </w:rPr>
          </w:rPrChange>
        </w:rPr>
        <w:pPrChange w:id="1270" w:author="Nick Smith" w:date="2021-05-17T14:21:00Z">
          <w:pPr/>
        </w:pPrChange>
      </w:pPr>
      <w:ins w:id="1271" w:author="Risa" w:date="2021-04-28T15:18:00Z">
        <w:r w:rsidRPr="008531D1">
          <w:rPr>
            <w:rPrChange w:id="1272" w:author="Nick Smith" w:date="2021-05-17T14:21:00Z">
              <w:rPr>
                <w:sz w:val="20"/>
                <w:szCs w:val="20"/>
              </w:rPr>
            </w:rPrChange>
          </w:rPr>
          <w:t xml:space="preserve">* P-values &lt; 0.05 are bolded and &lt; 0.1 are italicized. </w:t>
        </w:r>
      </w:ins>
      <w:ins w:id="1273" w:author="Risa" w:date="2021-05-06T15:20:00Z">
        <w:r w:rsidR="007F6543" w:rsidRPr="008531D1">
          <w:rPr>
            <w:rPrChange w:id="1274" w:author="Nick Smith" w:date="2021-05-17T14:21:00Z">
              <w:rPr>
                <w:sz w:val="20"/>
                <w:szCs w:val="20"/>
              </w:rPr>
            </w:rPrChange>
          </w:rPr>
          <w:t xml:space="preserve">Sample size is </w:t>
        </w:r>
      </w:ins>
      <w:ins w:id="1275" w:author="Risa" w:date="2021-05-06T15:22:00Z">
        <w:r w:rsidR="007F6543" w:rsidRPr="008531D1">
          <w:rPr>
            <w:rPrChange w:id="1276" w:author="Nick Smith" w:date="2021-05-17T14:21:00Z">
              <w:rPr>
                <w:sz w:val="20"/>
                <w:szCs w:val="20"/>
              </w:rPr>
            </w:rPrChange>
          </w:rPr>
          <w:t>763</w:t>
        </w:r>
      </w:ins>
      <w:ins w:id="1277" w:author="Risa" w:date="2021-05-06T15:20:00Z">
        <w:r w:rsidR="007F6543" w:rsidRPr="008531D1">
          <w:rPr>
            <w:rPrChange w:id="1278" w:author="Nick Smith" w:date="2021-05-17T14:21:00Z">
              <w:rPr>
                <w:sz w:val="20"/>
                <w:szCs w:val="20"/>
              </w:rPr>
            </w:rPrChange>
          </w:rPr>
          <w:t xml:space="preserve">. </w:t>
        </w:r>
      </w:ins>
      <w:ins w:id="1279" w:author="Risa" w:date="2021-04-28T15:18:00Z">
        <w:r w:rsidRPr="008531D1">
          <w:rPr>
            <w:rPrChange w:id="1280" w:author="Nick Smith" w:date="2021-05-17T14:21:00Z">
              <w:rPr>
                <w:sz w:val="20"/>
                <w:szCs w:val="20"/>
              </w:rPr>
            </w:rPrChange>
          </w:rPr>
          <w:t xml:space="preserve">Key: </w:t>
        </w:r>
        <w:proofErr w:type="spellStart"/>
        <w:r w:rsidRPr="008531D1">
          <w:rPr>
            <w:rPrChange w:id="1281" w:author="Nick Smith" w:date="2021-05-17T14:21:00Z">
              <w:rPr>
                <w:sz w:val="20"/>
                <w:szCs w:val="20"/>
              </w:rPr>
            </w:rPrChange>
          </w:rPr>
          <w:t>df</w:t>
        </w:r>
        <w:proofErr w:type="spellEnd"/>
        <w:r w:rsidRPr="008531D1">
          <w:rPr>
            <w:rPrChange w:id="1282" w:author="Nick Smith" w:date="2021-05-17T14:21:00Z">
              <w:rPr>
                <w:sz w:val="20"/>
                <w:szCs w:val="20"/>
              </w:rPr>
            </w:rPrChange>
          </w:rPr>
          <w:t xml:space="preserve"> = degrees of freedom.</w:t>
        </w:r>
      </w:ins>
    </w:p>
    <w:p w14:paraId="3E961E5B" w14:textId="5CF714D3" w:rsidR="004E69E5" w:rsidRPr="008531D1" w:rsidDel="00F36E49" w:rsidRDefault="004E69E5">
      <w:pPr>
        <w:spacing w:line="480" w:lineRule="auto"/>
        <w:contextualSpacing/>
        <w:rPr>
          <w:ins w:id="1283" w:author="Risa" w:date="2021-04-28T15:18:00Z"/>
          <w:del w:id="1284" w:author="Nick Smith" w:date="2021-05-18T12:46:00Z"/>
          <w:b/>
          <w:bCs/>
          <w:rPrChange w:id="1285" w:author="Nick Smith" w:date="2021-05-17T14:21:00Z">
            <w:rPr>
              <w:ins w:id="1286" w:author="Risa" w:date="2021-04-28T15:18:00Z"/>
              <w:del w:id="1287" w:author="Nick Smith" w:date="2021-05-18T12:46:00Z"/>
              <w:b/>
              <w:bCs/>
              <w:sz w:val="20"/>
              <w:szCs w:val="20"/>
            </w:rPr>
          </w:rPrChange>
        </w:rPr>
        <w:pPrChange w:id="1288" w:author="Nick Smith" w:date="2021-05-17T14:21:00Z">
          <w:pPr/>
        </w:pPrChange>
      </w:pPr>
    </w:p>
    <w:p w14:paraId="642B8F61" w14:textId="61F9584C" w:rsidR="00745361" w:rsidRPr="008531D1" w:rsidDel="00F36E49" w:rsidRDefault="00745361">
      <w:pPr>
        <w:spacing w:line="480" w:lineRule="auto"/>
        <w:contextualSpacing/>
        <w:rPr>
          <w:ins w:id="1289" w:author="Risa" w:date="2021-04-28T15:04:00Z"/>
          <w:del w:id="1290" w:author="Nick Smith" w:date="2021-05-18T12:46:00Z"/>
          <w:rPrChange w:id="1291" w:author="Nick Smith" w:date="2021-05-17T14:21:00Z">
            <w:rPr>
              <w:ins w:id="1292" w:author="Risa" w:date="2021-04-28T15:04:00Z"/>
              <w:del w:id="1293" w:author="Nick Smith" w:date="2021-05-18T12:46:00Z"/>
              <w:sz w:val="20"/>
              <w:szCs w:val="20"/>
            </w:rPr>
          </w:rPrChange>
        </w:rPr>
        <w:pPrChange w:id="1294" w:author="Nick Smith" w:date="2021-05-17T14:21:00Z">
          <w:pPr/>
        </w:pPrChange>
      </w:pPr>
      <w:ins w:id="1295" w:author="Risa" w:date="2021-04-28T15:04:00Z">
        <w:del w:id="1296" w:author="Nick Smith" w:date="2021-05-18T12:46:00Z">
          <w:r w:rsidRPr="008531D1" w:rsidDel="00F36E49">
            <w:rPr>
              <w:b/>
              <w:bCs/>
              <w:rPrChange w:id="1297" w:author="Nick Smith" w:date="2021-05-17T14:21:00Z">
                <w:rPr>
                  <w:b/>
                  <w:bCs/>
                  <w:sz w:val="20"/>
                  <w:szCs w:val="20"/>
                </w:rPr>
              </w:rPrChange>
            </w:rPr>
            <w:delText xml:space="preserve">Table </w:delText>
          </w:r>
        </w:del>
      </w:ins>
      <w:ins w:id="1298" w:author="Risa" w:date="2021-04-28T15:18:00Z">
        <w:del w:id="1299" w:author="Nick Smith" w:date="2021-05-18T12:46:00Z">
          <w:r w:rsidR="004E69E5" w:rsidRPr="008531D1" w:rsidDel="00F36E49">
            <w:rPr>
              <w:b/>
              <w:bCs/>
              <w:rPrChange w:id="1300" w:author="Nick Smith" w:date="2021-05-17T14:21:00Z">
                <w:rPr>
                  <w:b/>
                  <w:bCs/>
                  <w:sz w:val="20"/>
                  <w:szCs w:val="20"/>
                </w:rPr>
              </w:rPrChange>
            </w:rPr>
            <w:delText>4</w:delText>
          </w:r>
        </w:del>
      </w:ins>
      <w:ins w:id="1301" w:author="Risa" w:date="2021-04-28T15:04:00Z">
        <w:del w:id="1302" w:author="Nick Smith" w:date="2021-05-18T12:46:00Z">
          <w:r w:rsidRPr="008531D1" w:rsidDel="00F36E49">
            <w:rPr>
              <w:b/>
              <w:bCs/>
              <w:rPrChange w:id="1303" w:author="Nick Smith" w:date="2021-05-17T14:21:00Z">
                <w:rPr>
                  <w:b/>
                  <w:bCs/>
                  <w:sz w:val="20"/>
                  <w:szCs w:val="20"/>
                </w:rPr>
              </w:rPrChange>
            </w:rPr>
            <w:delText xml:space="preserve">. </w:delText>
          </w:r>
        </w:del>
      </w:ins>
      <w:ins w:id="1304" w:author="Risa" w:date="2021-05-04T17:18:00Z">
        <w:del w:id="1305" w:author="Nick Smith" w:date="2021-05-18T12:46:00Z">
          <w:r w:rsidR="009734F0" w:rsidRPr="008531D1" w:rsidDel="00F36E49">
            <w:rPr>
              <w:rPrChange w:id="1306" w:author="Nick Smith" w:date="2021-05-17T14:21:00Z">
                <w:rPr>
                  <w:sz w:val="20"/>
                  <w:szCs w:val="20"/>
                </w:rPr>
              </w:rPrChange>
            </w:rPr>
            <w:delText>R</w:delText>
          </w:r>
        </w:del>
      </w:ins>
      <w:ins w:id="1307" w:author="Risa" w:date="2021-05-04T14:33:00Z">
        <w:del w:id="1308" w:author="Nick Smith" w:date="2021-05-18T12:46:00Z">
          <w:r w:rsidR="00CB5801" w:rsidRPr="008531D1" w:rsidDel="00F36E49">
            <w:rPr>
              <w:rPrChange w:id="1309" w:author="Nick Smith" w:date="2021-05-17T14:21:00Z">
                <w:rPr>
                  <w:sz w:val="20"/>
                  <w:szCs w:val="20"/>
                </w:rPr>
              </w:rPrChange>
            </w:rPr>
            <w:delText>esults for linear mixed effects model with leaf area index (LAI; m</w:delText>
          </w:r>
          <w:r w:rsidR="00CB5801" w:rsidRPr="008531D1" w:rsidDel="00F36E49">
            <w:rPr>
              <w:vertAlign w:val="superscript"/>
              <w:rPrChange w:id="1310" w:author="Nick Smith" w:date="2021-05-17T14:21:00Z">
                <w:rPr>
                  <w:sz w:val="20"/>
                  <w:szCs w:val="20"/>
                  <w:vertAlign w:val="superscript"/>
                </w:rPr>
              </w:rPrChange>
            </w:rPr>
            <w:delText>2</w:delText>
          </w:r>
          <w:r w:rsidR="00CB5801" w:rsidRPr="008531D1" w:rsidDel="00F36E49">
            <w:rPr>
              <w:rPrChange w:id="1311" w:author="Nick Smith" w:date="2021-05-17T14:21:00Z">
                <w:rPr>
                  <w:sz w:val="20"/>
                  <w:szCs w:val="20"/>
                </w:rPr>
              </w:rPrChange>
            </w:rPr>
            <w:delText xml:space="preserve"> m</w:delText>
          </w:r>
          <w:r w:rsidR="00CB5801" w:rsidRPr="008531D1" w:rsidDel="00F36E49">
            <w:rPr>
              <w:vertAlign w:val="superscript"/>
              <w:rPrChange w:id="1312" w:author="Nick Smith" w:date="2021-05-17T14:21:00Z">
                <w:rPr>
                  <w:sz w:val="20"/>
                  <w:szCs w:val="20"/>
                  <w:vertAlign w:val="superscript"/>
                </w:rPr>
              </w:rPrChange>
            </w:rPr>
            <w:delText>-2</w:delText>
          </w:r>
          <w:r w:rsidR="00CB5801" w:rsidRPr="008531D1" w:rsidDel="00F36E49">
            <w:rPr>
              <w:rPrChange w:id="1313" w:author="Nick Smith" w:date="2021-05-17T14:21:00Z">
                <w:rPr>
                  <w:sz w:val="20"/>
                  <w:szCs w:val="20"/>
                </w:rPr>
              </w:rPrChange>
            </w:rPr>
            <w:delText>) as the dependent variable and soil treatment variables as independent categorical variables.*</w:delText>
          </w:r>
        </w:del>
      </w:ins>
    </w:p>
    <w:tbl>
      <w:tblPr>
        <w:tblW w:w="5000" w:type="pct"/>
        <w:tblLook w:val="04A0" w:firstRow="1" w:lastRow="0" w:firstColumn="1" w:lastColumn="0" w:noHBand="0" w:noVBand="1"/>
        <w:tblPrChange w:id="1314" w:author="Risa" w:date="2021-05-05T15:40:00Z">
          <w:tblPr>
            <w:tblW w:w="6145" w:type="pct"/>
            <w:tblLook w:val="04A0" w:firstRow="1" w:lastRow="0" w:firstColumn="1" w:lastColumn="0" w:noHBand="0" w:noVBand="1"/>
          </w:tblPr>
        </w:tblPrChange>
      </w:tblPr>
      <w:tblGrid>
        <w:gridCol w:w="2759"/>
        <w:gridCol w:w="2143"/>
        <w:gridCol w:w="2142"/>
        <w:gridCol w:w="2316"/>
        <w:tblGridChange w:id="1315">
          <w:tblGrid>
            <w:gridCol w:w="2759"/>
            <w:gridCol w:w="2143"/>
            <w:gridCol w:w="2142"/>
            <w:gridCol w:w="2317"/>
          </w:tblGrid>
        </w:tblGridChange>
      </w:tblGrid>
      <w:tr w:rsidR="00AE1760" w:rsidRPr="00771C52" w:rsidDel="00F36E49" w14:paraId="45E08184" w14:textId="544AACF4" w:rsidTr="00482CAA">
        <w:trPr>
          <w:trHeight w:val="320"/>
          <w:ins w:id="1316" w:author="Risa" w:date="2021-04-28T15:04:00Z"/>
          <w:del w:id="1317" w:author="Nick Smith" w:date="2021-05-18T12:46:00Z"/>
          <w:trPrChange w:id="1318" w:author="Risa" w:date="2021-05-05T15:40: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1319" w:author="Risa" w:date="2021-05-05T15:40:00Z">
              <w:tcPr>
                <w:tcW w:w="1199" w:type="pct"/>
                <w:tcBorders>
                  <w:top w:val="single" w:sz="4" w:space="0" w:color="auto"/>
                  <w:left w:val="nil"/>
                  <w:bottom w:val="single" w:sz="4" w:space="0" w:color="auto"/>
                  <w:right w:val="nil"/>
                </w:tcBorders>
                <w:shd w:val="clear" w:color="auto" w:fill="auto"/>
                <w:noWrap/>
                <w:vAlign w:val="center"/>
                <w:hideMark/>
              </w:tcPr>
            </w:tcPrChange>
          </w:tcPr>
          <w:p w14:paraId="76285FF7" w14:textId="35BD3C45" w:rsidR="00AE1760" w:rsidRPr="008531D1" w:rsidDel="00F36E49" w:rsidRDefault="00AE1760">
            <w:pPr>
              <w:spacing w:line="480" w:lineRule="auto"/>
              <w:contextualSpacing/>
              <w:rPr>
                <w:ins w:id="1320" w:author="Risa" w:date="2021-04-28T15:04:00Z"/>
                <w:del w:id="1321" w:author="Nick Smith" w:date="2021-05-18T12:46:00Z"/>
                <w:rFonts w:eastAsia="Times New Roman"/>
                <w:b/>
                <w:bCs/>
                <w:color w:val="000000"/>
                <w:rPrChange w:id="1322" w:author="Nick Smith" w:date="2021-05-17T14:21:00Z">
                  <w:rPr>
                    <w:ins w:id="1323" w:author="Risa" w:date="2021-04-28T15:04:00Z"/>
                    <w:del w:id="1324" w:author="Nick Smith" w:date="2021-05-18T12:46:00Z"/>
                    <w:rFonts w:eastAsia="Times New Roman"/>
                    <w:b/>
                    <w:bCs/>
                    <w:color w:val="000000"/>
                    <w:sz w:val="20"/>
                    <w:szCs w:val="20"/>
                  </w:rPr>
                </w:rPrChange>
              </w:rPr>
              <w:pPrChange w:id="1325" w:author="Nick Smith" w:date="2021-05-17T14:21:00Z">
                <w:pPr/>
              </w:pPrChange>
            </w:pPr>
          </w:p>
        </w:tc>
        <w:tc>
          <w:tcPr>
            <w:tcW w:w="1145" w:type="pct"/>
            <w:tcBorders>
              <w:top w:val="single" w:sz="4" w:space="0" w:color="auto"/>
              <w:left w:val="nil"/>
              <w:bottom w:val="single" w:sz="4" w:space="0" w:color="auto"/>
              <w:right w:val="nil"/>
            </w:tcBorders>
            <w:vAlign w:val="center"/>
            <w:tcPrChange w:id="1326" w:author="Risa" w:date="2021-05-05T15:40:00Z">
              <w:tcPr>
                <w:tcW w:w="931" w:type="pct"/>
                <w:tcBorders>
                  <w:top w:val="single" w:sz="4" w:space="0" w:color="auto"/>
                  <w:left w:val="nil"/>
                  <w:bottom w:val="single" w:sz="4" w:space="0" w:color="auto"/>
                  <w:right w:val="nil"/>
                </w:tcBorders>
                <w:vAlign w:val="center"/>
              </w:tcPr>
            </w:tcPrChange>
          </w:tcPr>
          <w:p w14:paraId="32C927E1" w14:textId="37BDE2AE" w:rsidR="00AE1760" w:rsidRPr="008531D1" w:rsidDel="00F36E49" w:rsidRDefault="00AE1760">
            <w:pPr>
              <w:spacing w:line="480" w:lineRule="auto"/>
              <w:contextualSpacing/>
              <w:jc w:val="center"/>
              <w:rPr>
                <w:ins w:id="1327" w:author="Risa" w:date="2021-04-30T08:59:00Z"/>
                <w:del w:id="1328" w:author="Nick Smith" w:date="2021-05-18T12:46:00Z"/>
                <w:rFonts w:eastAsia="Times New Roman"/>
                <w:b/>
                <w:bCs/>
                <w:color w:val="000000"/>
                <w:rPrChange w:id="1329" w:author="Nick Smith" w:date="2021-05-17T14:21:00Z">
                  <w:rPr>
                    <w:ins w:id="1330" w:author="Risa" w:date="2021-04-30T08:59:00Z"/>
                    <w:del w:id="1331" w:author="Nick Smith" w:date="2021-05-18T12:46:00Z"/>
                    <w:rFonts w:eastAsia="Times New Roman"/>
                    <w:b/>
                    <w:bCs/>
                    <w:color w:val="000000"/>
                    <w:sz w:val="20"/>
                    <w:szCs w:val="20"/>
                  </w:rPr>
                </w:rPrChange>
              </w:rPr>
              <w:pPrChange w:id="1332" w:author="Nick Smith" w:date="2021-05-17T14:21:00Z">
                <w:pPr>
                  <w:jc w:val="center"/>
                </w:pPr>
              </w:pPrChange>
            </w:pPr>
            <w:ins w:id="1333" w:author="Risa" w:date="2021-04-30T08:59:00Z">
              <w:del w:id="1334" w:author="Nick Smith" w:date="2021-05-18T12:46:00Z">
                <w:r w:rsidRPr="008531D1" w:rsidDel="00F36E49">
                  <w:rPr>
                    <w:rFonts w:eastAsia="Times New Roman"/>
                    <w:b/>
                    <w:bCs/>
                    <w:color w:val="000000"/>
                    <w:rPrChange w:id="1335" w:author="Nick Smith" w:date="2021-05-17T14:21:00Z">
                      <w:rPr>
                        <w:rFonts w:eastAsia="Times New Roman"/>
                        <w:b/>
                        <w:bCs/>
                        <w:color w:val="000000"/>
                        <w:sz w:val="20"/>
                        <w:szCs w:val="20"/>
                      </w:rPr>
                    </w:rPrChange>
                  </w:rPr>
                  <w:delText>df</w:delText>
                </w:r>
              </w:del>
            </w:ins>
          </w:p>
        </w:tc>
        <w:tc>
          <w:tcPr>
            <w:tcW w:w="1144" w:type="pct"/>
            <w:tcBorders>
              <w:top w:val="single" w:sz="4" w:space="0" w:color="auto"/>
              <w:left w:val="nil"/>
              <w:bottom w:val="single" w:sz="4" w:space="0" w:color="auto"/>
              <w:right w:val="nil"/>
            </w:tcBorders>
            <w:shd w:val="clear" w:color="auto" w:fill="auto"/>
            <w:noWrap/>
            <w:vAlign w:val="center"/>
            <w:hideMark/>
            <w:tcPrChange w:id="1336" w:author="Risa" w:date="2021-05-05T15:40:00Z">
              <w:tcPr>
                <w:tcW w:w="931" w:type="pct"/>
                <w:tcBorders>
                  <w:top w:val="single" w:sz="4" w:space="0" w:color="auto"/>
                  <w:left w:val="nil"/>
                  <w:bottom w:val="single" w:sz="4" w:space="0" w:color="auto"/>
                  <w:right w:val="nil"/>
                </w:tcBorders>
                <w:shd w:val="clear" w:color="auto" w:fill="auto"/>
                <w:noWrap/>
                <w:vAlign w:val="center"/>
                <w:hideMark/>
              </w:tcPr>
            </w:tcPrChange>
          </w:tcPr>
          <w:p w14:paraId="05F67DDF" w14:textId="528AA14C" w:rsidR="00AE1760" w:rsidRPr="008531D1" w:rsidDel="00F36E49" w:rsidRDefault="00AE1760">
            <w:pPr>
              <w:spacing w:line="480" w:lineRule="auto"/>
              <w:contextualSpacing/>
              <w:jc w:val="center"/>
              <w:rPr>
                <w:ins w:id="1337" w:author="Risa" w:date="2021-04-28T15:04:00Z"/>
                <w:del w:id="1338" w:author="Nick Smith" w:date="2021-05-18T12:46:00Z"/>
                <w:rFonts w:eastAsia="Times New Roman"/>
                <w:b/>
                <w:bCs/>
                <w:color w:val="000000"/>
                <w:vertAlign w:val="superscript"/>
                <w:rPrChange w:id="1339" w:author="Nick Smith" w:date="2021-05-17T14:21:00Z">
                  <w:rPr>
                    <w:ins w:id="1340" w:author="Risa" w:date="2021-04-28T15:04:00Z"/>
                    <w:del w:id="1341" w:author="Nick Smith" w:date="2021-05-18T12:46:00Z"/>
                    <w:rFonts w:eastAsia="Times New Roman"/>
                    <w:b/>
                    <w:bCs/>
                    <w:color w:val="000000"/>
                    <w:sz w:val="20"/>
                    <w:szCs w:val="20"/>
                    <w:vertAlign w:val="superscript"/>
                  </w:rPr>
                </w:rPrChange>
              </w:rPr>
              <w:pPrChange w:id="1342" w:author="Nick Smith" w:date="2021-05-17T14:21:00Z">
                <w:pPr>
                  <w:jc w:val="center"/>
                </w:pPr>
              </w:pPrChange>
            </w:pPr>
            <w:ins w:id="1343" w:author="Risa" w:date="2021-04-28T15:04:00Z">
              <w:del w:id="1344" w:author="Nick Smith" w:date="2021-05-18T12:46:00Z">
                <w:r w:rsidRPr="008531D1" w:rsidDel="00F36E49">
                  <w:rPr>
                    <w:rFonts w:eastAsia="Times New Roman"/>
                    <w:b/>
                    <w:bCs/>
                    <w:color w:val="000000"/>
                    <w:rPrChange w:id="1345" w:author="Nick Smith" w:date="2021-05-17T14:21:00Z">
                      <w:rPr>
                        <w:rFonts w:eastAsia="Times New Roman"/>
                        <w:b/>
                        <w:bCs/>
                        <w:color w:val="000000"/>
                        <w:sz w:val="20"/>
                        <w:szCs w:val="20"/>
                      </w:rPr>
                    </w:rPrChange>
                  </w:rPr>
                  <w:delText>χ</w:delText>
                </w:r>
                <w:r w:rsidRPr="008531D1" w:rsidDel="00F36E49">
                  <w:rPr>
                    <w:rFonts w:eastAsia="Times New Roman"/>
                    <w:b/>
                    <w:bCs/>
                    <w:color w:val="000000"/>
                    <w:vertAlign w:val="superscript"/>
                    <w:rPrChange w:id="1346" w:author="Nick Smith" w:date="2021-05-17T14:21:00Z">
                      <w:rPr>
                        <w:rFonts w:eastAsia="Times New Roman"/>
                        <w:b/>
                        <w:bCs/>
                        <w:color w:val="000000"/>
                        <w:sz w:val="20"/>
                        <w:szCs w:val="20"/>
                        <w:vertAlign w:val="superscript"/>
                      </w:rPr>
                    </w:rPrChange>
                  </w:rPr>
                  <w:delText>2</w:delText>
                </w:r>
              </w:del>
            </w:ins>
          </w:p>
        </w:tc>
        <w:tc>
          <w:tcPr>
            <w:tcW w:w="1237" w:type="pct"/>
            <w:tcBorders>
              <w:top w:val="single" w:sz="4" w:space="0" w:color="auto"/>
              <w:left w:val="nil"/>
              <w:bottom w:val="single" w:sz="4" w:space="0" w:color="auto"/>
              <w:right w:val="nil"/>
            </w:tcBorders>
            <w:shd w:val="clear" w:color="auto" w:fill="auto"/>
            <w:noWrap/>
            <w:vAlign w:val="center"/>
            <w:hideMark/>
            <w:tcPrChange w:id="1347" w:author="Risa" w:date="2021-05-05T15:40:00Z">
              <w:tcPr>
                <w:tcW w:w="1007" w:type="pct"/>
                <w:tcBorders>
                  <w:top w:val="single" w:sz="4" w:space="0" w:color="auto"/>
                  <w:left w:val="nil"/>
                  <w:bottom w:val="single" w:sz="4" w:space="0" w:color="auto"/>
                  <w:right w:val="nil"/>
                </w:tcBorders>
                <w:shd w:val="clear" w:color="auto" w:fill="auto"/>
                <w:noWrap/>
                <w:vAlign w:val="center"/>
                <w:hideMark/>
              </w:tcPr>
            </w:tcPrChange>
          </w:tcPr>
          <w:p w14:paraId="3E11A47F" w14:textId="2B5AC52A" w:rsidR="00AE1760" w:rsidRPr="008531D1" w:rsidDel="00F36E49" w:rsidRDefault="00AE1760">
            <w:pPr>
              <w:spacing w:line="480" w:lineRule="auto"/>
              <w:contextualSpacing/>
              <w:jc w:val="center"/>
              <w:rPr>
                <w:ins w:id="1348" w:author="Risa" w:date="2021-04-28T15:04:00Z"/>
                <w:del w:id="1349" w:author="Nick Smith" w:date="2021-05-18T12:46:00Z"/>
                <w:rFonts w:eastAsia="Times New Roman"/>
                <w:b/>
                <w:bCs/>
                <w:i/>
                <w:iCs/>
                <w:color w:val="000000"/>
                <w:rPrChange w:id="1350" w:author="Nick Smith" w:date="2021-05-17T14:21:00Z">
                  <w:rPr>
                    <w:ins w:id="1351" w:author="Risa" w:date="2021-04-28T15:04:00Z"/>
                    <w:del w:id="1352" w:author="Nick Smith" w:date="2021-05-18T12:46:00Z"/>
                    <w:rFonts w:eastAsia="Times New Roman"/>
                    <w:b/>
                    <w:bCs/>
                    <w:i/>
                    <w:iCs/>
                    <w:color w:val="000000"/>
                    <w:sz w:val="20"/>
                    <w:szCs w:val="20"/>
                  </w:rPr>
                </w:rPrChange>
              </w:rPr>
              <w:pPrChange w:id="1353" w:author="Nick Smith" w:date="2021-05-17T14:21:00Z">
                <w:pPr>
                  <w:jc w:val="center"/>
                </w:pPr>
              </w:pPrChange>
            </w:pPr>
            <w:ins w:id="1354" w:author="Risa" w:date="2021-04-28T15:04:00Z">
              <w:del w:id="1355" w:author="Nick Smith" w:date="2021-05-18T12:46:00Z">
                <w:r w:rsidRPr="008531D1" w:rsidDel="00F36E49">
                  <w:rPr>
                    <w:rFonts w:eastAsia="Times New Roman"/>
                    <w:b/>
                    <w:bCs/>
                    <w:i/>
                    <w:iCs/>
                    <w:color w:val="000000"/>
                    <w:rPrChange w:id="1356" w:author="Nick Smith" w:date="2021-05-17T14:21:00Z">
                      <w:rPr>
                        <w:rFonts w:eastAsia="Times New Roman"/>
                        <w:b/>
                        <w:bCs/>
                        <w:i/>
                        <w:iCs/>
                        <w:color w:val="000000"/>
                        <w:sz w:val="20"/>
                        <w:szCs w:val="20"/>
                      </w:rPr>
                    </w:rPrChange>
                  </w:rPr>
                  <w:delText>p</w:delText>
                </w:r>
              </w:del>
            </w:ins>
          </w:p>
        </w:tc>
      </w:tr>
      <w:tr w:rsidR="00AE1760" w:rsidRPr="00771C52" w:rsidDel="00F36E49" w14:paraId="1C3D050C" w14:textId="6188C34E" w:rsidTr="00482CAA">
        <w:trPr>
          <w:trHeight w:val="320"/>
          <w:ins w:id="1357" w:author="Risa" w:date="2021-04-28T15:04:00Z"/>
          <w:del w:id="1358" w:author="Nick Smith" w:date="2021-05-18T12:46:00Z"/>
          <w:trPrChange w:id="1359"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360" w:author="Risa" w:date="2021-05-05T15:40:00Z">
              <w:tcPr>
                <w:tcW w:w="1199" w:type="pct"/>
                <w:tcBorders>
                  <w:top w:val="nil"/>
                  <w:left w:val="nil"/>
                  <w:bottom w:val="nil"/>
                  <w:right w:val="nil"/>
                </w:tcBorders>
                <w:shd w:val="clear" w:color="auto" w:fill="auto"/>
                <w:noWrap/>
                <w:vAlign w:val="center"/>
                <w:hideMark/>
              </w:tcPr>
            </w:tcPrChange>
          </w:tcPr>
          <w:p w14:paraId="50D57593" w14:textId="4FD9FE88" w:rsidR="00AE1760" w:rsidRPr="008531D1" w:rsidDel="00F36E49" w:rsidRDefault="00AE1760">
            <w:pPr>
              <w:spacing w:line="480" w:lineRule="auto"/>
              <w:contextualSpacing/>
              <w:rPr>
                <w:ins w:id="1361" w:author="Risa" w:date="2021-04-28T15:04:00Z"/>
                <w:del w:id="1362" w:author="Nick Smith" w:date="2021-05-18T12:46:00Z"/>
                <w:rFonts w:eastAsia="Times New Roman"/>
                <w:color w:val="000000"/>
                <w:rPrChange w:id="1363" w:author="Nick Smith" w:date="2021-05-17T14:21:00Z">
                  <w:rPr>
                    <w:ins w:id="1364" w:author="Risa" w:date="2021-04-28T15:04:00Z"/>
                    <w:del w:id="1365" w:author="Nick Smith" w:date="2021-05-18T12:46:00Z"/>
                    <w:rFonts w:eastAsia="Times New Roman"/>
                    <w:color w:val="000000"/>
                    <w:sz w:val="20"/>
                    <w:szCs w:val="20"/>
                  </w:rPr>
                </w:rPrChange>
              </w:rPr>
              <w:pPrChange w:id="1366" w:author="Nick Smith" w:date="2021-05-17T14:21:00Z">
                <w:pPr/>
              </w:pPrChange>
            </w:pPr>
            <w:ins w:id="1367" w:author="Risa" w:date="2021-04-28T15:04:00Z">
              <w:del w:id="1368" w:author="Nick Smith" w:date="2021-05-18T12:46:00Z">
                <w:r w:rsidRPr="008531D1" w:rsidDel="00F36E49">
                  <w:rPr>
                    <w:rFonts w:eastAsia="Times New Roman"/>
                    <w:color w:val="000000"/>
                    <w:rPrChange w:id="1369" w:author="Nick Smith" w:date="2021-05-17T14:21:00Z">
                      <w:rPr>
                        <w:rFonts w:eastAsia="Times New Roman"/>
                        <w:color w:val="000000"/>
                        <w:sz w:val="20"/>
                        <w:szCs w:val="20"/>
                      </w:rPr>
                    </w:rPrChange>
                  </w:rPr>
                  <w:delText>Soil N</w:delText>
                </w:r>
              </w:del>
            </w:ins>
          </w:p>
        </w:tc>
        <w:tc>
          <w:tcPr>
            <w:tcW w:w="1145" w:type="pct"/>
            <w:tcBorders>
              <w:top w:val="nil"/>
              <w:left w:val="nil"/>
              <w:bottom w:val="nil"/>
              <w:right w:val="nil"/>
            </w:tcBorders>
            <w:vAlign w:val="center"/>
            <w:tcPrChange w:id="1370" w:author="Risa" w:date="2021-05-05T15:40:00Z">
              <w:tcPr>
                <w:tcW w:w="931" w:type="pct"/>
                <w:tcBorders>
                  <w:top w:val="nil"/>
                  <w:left w:val="nil"/>
                  <w:bottom w:val="nil"/>
                  <w:right w:val="nil"/>
                </w:tcBorders>
                <w:vAlign w:val="center"/>
              </w:tcPr>
            </w:tcPrChange>
          </w:tcPr>
          <w:p w14:paraId="5DDE5BFD" w14:textId="790684D7" w:rsidR="00AE1760" w:rsidRPr="008531D1" w:rsidDel="00F36E49" w:rsidRDefault="00AE1760">
            <w:pPr>
              <w:spacing w:line="480" w:lineRule="auto"/>
              <w:contextualSpacing/>
              <w:jc w:val="center"/>
              <w:rPr>
                <w:ins w:id="1371" w:author="Risa" w:date="2021-04-30T08:59:00Z"/>
                <w:del w:id="1372" w:author="Nick Smith" w:date="2021-05-18T12:46:00Z"/>
                <w:rFonts w:eastAsia="Times New Roman"/>
                <w:color w:val="000000"/>
                <w:rPrChange w:id="1373" w:author="Nick Smith" w:date="2021-05-17T14:21:00Z">
                  <w:rPr>
                    <w:ins w:id="1374" w:author="Risa" w:date="2021-04-30T08:59:00Z"/>
                    <w:del w:id="1375" w:author="Nick Smith" w:date="2021-05-18T12:46:00Z"/>
                    <w:rFonts w:eastAsia="Times New Roman"/>
                    <w:color w:val="000000"/>
                    <w:sz w:val="20"/>
                    <w:szCs w:val="20"/>
                  </w:rPr>
                </w:rPrChange>
              </w:rPr>
              <w:pPrChange w:id="1376" w:author="Nick Smith" w:date="2021-05-17T14:21:00Z">
                <w:pPr>
                  <w:jc w:val="center"/>
                </w:pPr>
              </w:pPrChange>
            </w:pPr>
            <w:ins w:id="1377" w:author="Risa" w:date="2021-04-30T08:59:00Z">
              <w:del w:id="1378" w:author="Nick Smith" w:date="2021-05-18T12:46:00Z">
                <w:r w:rsidRPr="008531D1" w:rsidDel="00F36E49">
                  <w:rPr>
                    <w:rFonts w:eastAsia="Times New Roman"/>
                    <w:color w:val="000000"/>
                    <w:rPrChange w:id="1379" w:author="Nick Smith" w:date="2021-05-17T14:21:00Z">
                      <w:rPr>
                        <w:rFonts w:eastAsia="Times New Roman"/>
                        <w:color w:val="000000"/>
                        <w:sz w:val="20"/>
                        <w:szCs w:val="20"/>
                      </w:rPr>
                    </w:rPrChange>
                  </w:rPr>
                  <w:delText>1</w:delText>
                </w:r>
              </w:del>
            </w:ins>
          </w:p>
        </w:tc>
        <w:tc>
          <w:tcPr>
            <w:tcW w:w="1144" w:type="pct"/>
            <w:tcBorders>
              <w:top w:val="nil"/>
              <w:left w:val="nil"/>
              <w:bottom w:val="nil"/>
              <w:right w:val="nil"/>
            </w:tcBorders>
            <w:shd w:val="clear" w:color="auto" w:fill="auto"/>
            <w:noWrap/>
            <w:vAlign w:val="center"/>
            <w:hideMark/>
            <w:tcPrChange w:id="1380" w:author="Risa" w:date="2021-05-05T15:40:00Z">
              <w:tcPr>
                <w:tcW w:w="931" w:type="pct"/>
                <w:tcBorders>
                  <w:top w:val="nil"/>
                  <w:left w:val="nil"/>
                  <w:bottom w:val="nil"/>
                  <w:right w:val="nil"/>
                </w:tcBorders>
                <w:shd w:val="clear" w:color="auto" w:fill="auto"/>
                <w:noWrap/>
                <w:vAlign w:val="center"/>
                <w:hideMark/>
              </w:tcPr>
            </w:tcPrChange>
          </w:tcPr>
          <w:p w14:paraId="280C7354" w14:textId="0A23195B" w:rsidR="00AE1760" w:rsidRPr="008531D1" w:rsidDel="00F36E49" w:rsidRDefault="00AE1760">
            <w:pPr>
              <w:spacing w:line="480" w:lineRule="auto"/>
              <w:contextualSpacing/>
              <w:jc w:val="center"/>
              <w:rPr>
                <w:ins w:id="1381" w:author="Risa" w:date="2021-04-28T15:04:00Z"/>
                <w:del w:id="1382" w:author="Nick Smith" w:date="2021-05-18T12:46:00Z"/>
                <w:rFonts w:eastAsia="Times New Roman"/>
                <w:color w:val="000000"/>
                <w:rPrChange w:id="1383" w:author="Nick Smith" w:date="2021-05-17T14:21:00Z">
                  <w:rPr>
                    <w:ins w:id="1384" w:author="Risa" w:date="2021-04-28T15:04:00Z"/>
                    <w:del w:id="1385" w:author="Nick Smith" w:date="2021-05-18T12:46:00Z"/>
                    <w:rFonts w:eastAsia="Times New Roman"/>
                    <w:color w:val="000000"/>
                    <w:sz w:val="20"/>
                    <w:szCs w:val="20"/>
                  </w:rPr>
                </w:rPrChange>
              </w:rPr>
              <w:pPrChange w:id="1386" w:author="Nick Smith" w:date="2021-05-17T14:21:00Z">
                <w:pPr>
                  <w:jc w:val="center"/>
                </w:pPr>
              </w:pPrChange>
            </w:pPr>
            <w:ins w:id="1387" w:author="Risa" w:date="2021-04-28T15:04:00Z">
              <w:del w:id="1388" w:author="Nick Smith" w:date="2021-05-18T12:46:00Z">
                <w:r w:rsidRPr="008531D1" w:rsidDel="00F36E49">
                  <w:rPr>
                    <w:rFonts w:eastAsia="Times New Roman"/>
                    <w:color w:val="000000"/>
                    <w:rPrChange w:id="1389" w:author="Nick Smith" w:date="2021-05-17T14:21:00Z">
                      <w:rPr>
                        <w:rFonts w:eastAsia="Times New Roman"/>
                        <w:color w:val="000000"/>
                        <w:sz w:val="20"/>
                        <w:szCs w:val="20"/>
                      </w:rPr>
                    </w:rPrChange>
                  </w:rPr>
                  <w:delText>49.148</w:delText>
                </w:r>
              </w:del>
            </w:ins>
          </w:p>
        </w:tc>
        <w:tc>
          <w:tcPr>
            <w:tcW w:w="1237" w:type="pct"/>
            <w:tcBorders>
              <w:top w:val="nil"/>
              <w:left w:val="nil"/>
              <w:bottom w:val="nil"/>
              <w:right w:val="nil"/>
            </w:tcBorders>
            <w:shd w:val="clear" w:color="auto" w:fill="auto"/>
            <w:noWrap/>
            <w:vAlign w:val="center"/>
            <w:hideMark/>
            <w:tcPrChange w:id="1390" w:author="Risa" w:date="2021-05-05T15:40:00Z">
              <w:tcPr>
                <w:tcW w:w="1007" w:type="pct"/>
                <w:tcBorders>
                  <w:top w:val="nil"/>
                  <w:left w:val="nil"/>
                  <w:bottom w:val="nil"/>
                  <w:right w:val="nil"/>
                </w:tcBorders>
                <w:shd w:val="clear" w:color="auto" w:fill="auto"/>
                <w:noWrap/>
                <w:vAlign w:val="center"/>
                <w:hideMark/>
              </w:tcPr>
            </w:tcPrChange>
          </w:tcPr>
          <w:p w14:paraId="250DC4A0" w14:textId="7F90653D" w:rsidR="00AE1760" w:rsidRPr="008531D1" w:rsidDel="00F36E49" w:rsidRDefault="00AE1760">
            <w:pPr>
              <w:spacing w:line="480" w:lineRule="auto"/>
              <w:contextualSpacing/>
              <w:jc w:val="center"/>
              <w:rPr>
                <w:ins w:id="1391" w:author="Risa" w:date="2021-04-28T15:04:00Z"/>
                <w:del w:id="1392" w:author="Nick Smith" w:date="2021-05-18T12:46:00Z"/>
                <w:rFonts w:eastAsia="Times New Roman"/>
                <w:b/>
                <w:bCs/>
                <w:color w:val="000000"/>
                <w:rPrChange w:id="1393" w:author="Nick Smith" w:date="2021-05-17T14:21:00Z">
                  <w:rPr>
                    <w:ins w:id="1394" w:author="Risa" w:date="2021-04-28T15:04:00Z"/>
                    <w:del w:id="1395" w:author="Nick Smith" w:date="2021-05-18T12:46:00Z"/>
                    <w:rFonts w:eastAsia="Times New Roman"/>
                    <w:b/>
                    <w:bCs/>
                    <w:color w:val="000000"/>
                    <w:sz w:val="20"/>
                    <w:szCs w:val="20"/>
                  </w:rPr>
                </w:rPrChange>
              </w:rPr>
              <w:pPrChange w:id="1396" w:author="Nick Smith" w:date="2021-05-17T14:21:00Z">
                <w:pPr>
                  <w:jc w:val="center"/>
                </w:pPr>
              </w:pPrChange>
            </w:pPr>
            <w:ins w:id="1397" w:author="Risa" w:date="2021-04-28T15:04:00Z">
              <w:del w:id="1398" w:author="Nick Smith" w:date="2021-05-18T12:46:00Z">
                <w:r w:rsidRPr="008531D1" w:rsidDel="00F36E49">
                  <w:rPr>
                    <w:rFonts w:eastAsia="Times New Roman"/>
                    <w:b/>
                    <w:bCs/>
                    <w:color w:val="000000"/>
                    <w:rPrChange w:id="1399" w:author="Nick Smith" w:date="2021-05-17T14:21:00Z">
                      <w:rPr>
                        <w:rFonts w:eastAsia="Times New Roman"/>
                        <w:b/>
                        <w:bCs/>
                        <w:color w:val="000000"/>
                        <w:sz w:val="20"/>
                        <w:szCs w:val="20"/>
                      </w:rPr>
                    </w:rPrChange>
                  </w:rPr>
                  <w:delText>&lt; 0.001</w:delText>
                </w:r>
              </w:del>
            </w:ins>
          </w:p>
        </w:tc>
      </w:tr>
      <w:tr w:rsidR="00AE1760" w:rsidRPr="00771C52" w:rsidDel="00F36E49" w14:paraId="1D97DF69" w14:textId="2CEC7A64" w:rsidTr="00482CAA">
        <w:trPr>
          <w:trHeight w:val="320"/>
          <w:ins w:id="1400" w:author="Risa" w:date="2021-04-28T15:04:00Z"/>
          <w:del w:id="1401" w:author="Nick Smith" w:date="2021-05-18T12:46:00Z"/>
          <w:trPrChange w:id="1402"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403" w:author="Risa" w:date="2021-05-05T15:40:00Z">
              <w:tcPr>
                <w:tcW w:w="1199" w:type="pct"/>
                <w:tcBorders>
                  <w:top w:val="nil"/>
                  <w:left w:val="nil"/>
                  <w:bottom w:val="nil"/>
                  <w:right w:val="nil"/>
                </w:tcBorders>
                <w:shd w:val="clear" w:color="auto" w:fill="auto"/>
                <w:noWrap/>
                <w:vAlign w:val="center"/>
                <w:hideMark/>
              </w:tcPr>
            </w:tcPrChange>
          </w:tcPr>
          <w:p w14:paraId="6BF750F2" w14:textId="56B961C6" w:rsidR="00AE1760" w:rsidRPr="008531D1" w:rsidDel="00F36E49" w:rsidRDefault="00AE1760">
            <w:pPr>
              <w:spacing w:line="480" w:lineRule="auto"/>
              <w:contextualSpacing/>
              <w:rPr>
                <w:ins w:id="1404" w:author="Risa" w:date="2021-04-28T15:04:00Z"/>
                <w:del w:id="1405" w:author="Nick Smith" w:date="2021-05-18T12:46:00Z"/>
                <w:rFonts w:eastAsia="Times New Roman"/>
                <w:color w:val="000000"/>
                <w:rPrChange w:id="1406" w:author="Nick Smith" w:date="2021-05-17T14:21:00Z">
                  <w:rPr>
                    <w:ins w:id="1407" w:author="Risa" w:date="2021-04-28T15:04:00Z"/>
                    <w:del w:id="1408" w:author="Nick Smith" w:date="2021-05-18T12:46:00Z"/>
                    <w:rFonts w:eastAsia="Times New Roman"/>
                    <w:color w:val="000000"/>
                    <w:sz w:val="20"/>
                    <w:szCs w:val="20"/>
                  </w:rPr>
                </w:rPrChange>
              </w:rPr>
              <w:pPrChange w:id="1409" w:author="Nick Smith" w:date="2021-05-17T14:21:00Z">
                <w:pPr/>
              </w:pPrChange>
            </w:pPr>
            <w:ins w:id="1410" w:author="Risa" w:date="2021-04-28T15:04:00Z">
              <w:del w:id="1411" w:author="Nick Smith" w:date="2021-05-18T12:46:00Z">
                <w:r w:rsidRPr="008531D1" w:rsidDel="00F36E49">
                  <w:rPr>
                    <w:rFonts w:eastAsia="Times New Roman"/>
                    <w:color w:val="000000"/>
                    <w:rPrChange w:id="1412" w:author="Nick Smith" w:date="2021-05-17T14:21:00Z">
                      <w:rPr>
                        <w:rFonts w:eastAsia="Times New Roman"/>
                        <w:color w:val="000000"/>
                        <w:sz w:val="20"/>
                        <w:szCs w:val="20"/>
                      </w:rPr>
                    </w:rPrChange>
                  </w:rPr>
                  <w:delText>Soil P</w:delText>
                </w:r>
              </w:del>
            </w:ins>
          </w:p>
        </w:tc>
        <w:tc>
          <w:tcPr>
            <w:tcW w:w="1145" w:type="pct"/>
            <w:tcBorders>
              <w:top w:val="nil"/>
              <w:left w:val="nil"/>
              <w:bottom w:val="nil"/>
              <w:right w:val="nil"/>
            </w:tcBorders>
            <w:vAlign w:val="center"/>
            <w:tcPrChange w:id="1413" w:author="Risa" w:date="2021-05-05T15:40:00Z">
              <w:tcPr>
                <w:tcW w:w="931" w:type="pct"/>
                <w:tcBorders>
                  <w:top w:val="nil"/>
                  <w:left w:val="nil"/>
                  <w:bottom w:val="nil"/>
                  <w:right w:val="nil"/>
                </w:tcBorders>
                <w:vAlign w:val="center"/>
              </w:tcPr>
            </w:tcPrChange>
          </w:tcPr>
          <w:p w14:paraId="4B8F7089" w14:textId="20E8CBFD" w:rsidR="00AE1760" w:rsidRPr="008531D1" w:rsidDel="00F36E49" w:rsidRDefault="00AE1760">
            <w:pPr>
              <w:spacing w:line="480" w:lineRule="auto"/>
              <w:contextualSpacing/>
              <w:jc w:val="center"/>
              <w:rPr>
                <w:ins w:id="1414" w:author="Risa" w:date="2021-04-30T08:59:00Z"/>
                <w:del w:id="1415" w:author="Nick Smith" w:date="2021-05-18T12:46:00Z"/>
                <w:rFonts w:eastAsia="Times New Roman"/>
                <w:color w:val="000000"/>
                <w:rPrChange w:id="1416" w:author="Nick Smith" w:date="2021-05-17T14:21:00Z">
                  <w:rPr>
                    <w:ins w:id="1417" w:author="Risa" w:date="2021-04-30T08:59:00Z"/>
                    <w:del w:id="1418" w:author="Nick Smith" w:date="2021-05-18T12:46:00Z"/>
                    <w:rFonts w:eastAsia="Times New Roman"/>
                    <w:color w:val="000000"/>
                    <w:sz w:val="20"/>
                    <w:szCs w:val="20"/>
                  </w:rPr>
                </w:rPrChange>
              </w:rPr>
              <w:pPrChange w:id="1419" w:author="Nick Smith" w:date="2021-05-17T14:21:00Z">
                <w:pPr>
                  <w:jc w:val="center"/>
                </w:pPr>
              </w:pPrChange>
            </w:pPr>
            <w:ins w:id="1420" w:author="Risa" w:date="2021-04-30T08:59:00Z">
              <w:del w:id="1421" w:author="Nick Smith" w:date="2021-05-18T12:46:00Z">
                <w:r w:rsidRPr="008531D1" w:rsidDel="00F36E49">
                  <w:rPr>
                    <w:rFonts w:eastAsia="Times New Roman"/>
                    <w:color w:val="000000"/>
                    <w:rPrChange w:id="1422" w:author="Nick Smith" w:date="2021-05-17T14:21:00Z">
                      <w:rPr>
                        <w:rFonts w:eastAsia="Times New Roman"/>
                        <w:color w:val="000000"/>
                        <w:sz w:val="20"/>
                        <w:szCs w:val="20"/>
                      </w:rPr>
                    </w:rPrChange>
                  </w:rPr>
                  <w:delText>1</w:delText>
                </w:r>
              </w:del>
            </w:ins>
          </w:p>
        </w:tc>
        <w:tc>
          <w:tcPr>
            <w:tcW w:w="1144" w:type="pct"/>
            <w:tcBorders>
              <w:top w:val="nil"/>
              <w:left w:val="nil"/>
              <w:bottom w:val="nil"/>
              <w:right w:val="nil"/>
            </w:tcBorders>
            <w:shd w:val="clear" w:color="auto" w:fill="auto"/>
            <w:noWrap/>
            <w:vAlign w:val="center"/>
            <w:hideMark/>
            <w:tcPrChange w:id="1423" w:author="Risa" w:date="2021-05-05T15:40:00Z">
              <w:tcPr>
                <w:tcW w:w="931" w:type="pct"/>
                <w:tcBorders>
                  <w:top w:val="nil"/>
                  <w:left w:val="nil"/>
                  <w:bottom w:val="nil"/>
                  <w:right w:val="nil"/>
                </w:tcBorders>
                <w:shd w:val="clear" w:color="auto" w:fill="auto"/>
                <w:noWrap/>
                <w:vAlign w:val="center"/>
                <w:hideMark/>
              </w:tcPr>
            </w:tcPrChange>
          </w:tcPr>
          <w:p w14:paraId="09E94339" w14:textId="1DE66155" w:rsidR="00AE1760" w:rsidRPr="008531D1" w:rsidDel="00F36E49" w:rsidRDefault="00AE1760">
            <w:pPr>
              <w:spacing w:line="480" w:lineRule="auto"/>
              <w:contextualSpacing/>
              <w:jc w:val="center"/>
              <w:rPr>
                <w:ins w:id="1424" w:author="Risa" w:date="2021-04-28T15:04:00Z"/>
                <w:del w:id="1425" w:author="Nick Smith" w:date="2021-05-18T12:46:00Z"/>
                <w:rFonts w:eastAsia="Times New Roman"/>
                <w:color w:val="000000"/>
                <w:rPrChange w:id="1426" w:author="Nick Smith" w:date="2021-05-17T14:21:00Z">
                  <w:rPr>
                    <w:ins w:id="1427" w:author="Risa" w:date="2021-04-28T15:04:00Z"/>
                    <w:del w:id="1428" w:author="Nick Smith" w:date="2021-05-18T12:46:00Z"/>
                    <w:rFonts w:eastAsia="Times New Roman"/>
                    <w:color w:val="000000"/>
                    <w:sz w:val="20"/>
                    <w:szCs w:val="20"/>
                  </w:rPr>
                </w:rPrChange>
              </w:rPr>
              <w:pPrChange w:id="1429" w:author="Nick Smith" w:date="2021-05-17T14:21:00Z">
                <w:pPr>
                  <w:jc w:val="center"/>
                </w:pPr>
              </w:pPrChange>
            </w:pPr>
            <w:ins w:id="1430" w:author="Risa" w:date="2021-04-28T15:04:00Z">
              <w:del w:id="1431" w:author="Nick Smith" w:date="2021-05-18T12:46:00Z">
                <w:r w:rsidRPr="008531D1" w:rsidDel="00F36E49">
                  <w:rPr>
                    <w:rFonts w:eastAsia="Times New Roman"/>
                    <w:color w:val="000000"/>
                    <w:rPrChange w:id="1432" w:author="Nick Smith" w:date="2021-05-17T14:21:00Z">
                      <w:rPr>
                        <w:rFonts w:eastAsia="Times New Roman"/>
                        <w:color w:val="000000"/>
                        <w:sz w:val="20"/>
                        <w:szCs w:val="20"/>
                      </w:rPr>
                    </w:rPrChange>
                  </w:rPr>
                  <w:delText>8.287</w:delText>
                </w:r>
              </w:del>
            </w:ins>
          </w:p>
        </w:tc>
        <w:tc>
          <w:tcPr>
            <w:tcW w:w="1237" w:type="pct"/>
            <w:tcBorders>
              <w:top w:val="nil"/>
              <w:left w:val="nil"/>
              <w:bottom w:val="nil"/>
              <w:right w:val="nil"/>
            </w:tcBorders>
            <w:shd w:val="clear" w:color="auto" w:fill="auto"/>
            <w:noWrap/>
            <w:vAlign w:val="center"/>
            <w:hideMark/>
            <w:tcPrChange w:id="1433" w:author="Risa" w:date="2021-05-05T15:40:00Z">
              <w:tcPr>
                <w:tcW w:w="1007" w:type="pct"/>
                <w:tcBorders>
                  <w:top w:val="nil"/>
                  <w:left w:val="nil"/>
                  <w:bottom w:val="nil"/>
                  <w:right w:val="nil"/>
                </w:tcBorders>
                <w:shd w:val="clear" w:color="auto" w:fill="auto"/>
                <w:noWrap/>
                <w:vAlign w:val="center"/>
                <w:hideMark/>
              </w:tcPr>
            </w:tcPrChange>
          </w:tcPr>
          <w:p w14:paraId="167EE806" w14:textId="2A30CB1A" w:rsidR="00AE1760" w:rsidRPr="008531D1" w:rsidDel="00F36E49" w:rsidRDefault="00AE1760">
            <w:pPr>
              <w:spacing w:line="480" w:lineRule="auto"/>
              <w:contextualSpacing/>
              <w:jc w:val="center"/>
              <w:rPr>
                <w:ins w:id="1434" w:author="Risa" w:date="2021-04-28T15:04:00Z"/>
                <w:del w:id="1435" w:author="Nick Smith" w:date="2021-05-18T12:46:00Z"/>
                <w:rFonts w:eastAsia="Times New Roman"/>
                <w:b/>
                <w:bCs/>
                <w:color w:val="000000"/>
                <w:rPrChange w:id="1436" w:author="Nick Smith" w:date="2021-05-17T14:21:00Z">
                  <w:rPr>
                    <w:ins w:id="1437" w:author="Risa" w:date="2021-04-28T15:04:00Z"/>
                    <w:del w:id="1438" w:author="Nick Smith" w:date="2021-05-18T12:46:00Z"/>
                    <w:rFonts w:eastAsia="Times New Roman"/>
                    <w:b/>
                    <w:bCs/>
                    <w:color w:val="000000"/>
                    <w:sz w:val="20"/>
                    <w:szCs w:val="20"/>
                  </w:rPr>
                </w:rPrChange>
              </w:rPr>
              <w:pPrChange w:id="1439" w:author="Nick Smith" w:date="2021-05-17T14:21:00Z">
                <w:pPr>
                  <w:jc w:val="center"/>
                </w:pPr>
              </w:pPrChange>
            </w:pPr>
            <w:ins w:id="1440" w:author="Risa" w:date="2021-04-28T15:04:00Z">
              <w:del w:id="1441" w:author="Nick Smith" w:date="2021-05-18T12:46:00Z">
                <w:r w:rsidRPr="008531D1" w:rsidDel="00F36E49">
                  <w:rPr>
                    <w:rFonts w:eastAsia="Times New Roman"/>
                    <w:b/>
                    <w:bCs/>
                    <w:color w:val="000000"/>
                    <w:rPrChange w:id="1442" w:author="Nick Smith" w:date="2021-05-17T14:21:00Z">
                      <w:rPr>
                        <w:rFonts w:eastAsia="Times New Roman"/>
                        <w:b/>
                        <w:bCs/>
                        <w:color w:val="000000"/>
                        <w:sz w:val="20"/>
                        <w:szCs w:val="20"/>
                      </w:rPr>
                    </w:rPrChange>
                  </w:rPr>
                  <w:delText>0.004</w:delText>
                </w:r>
              </w:del>
            </w:ins>
          </w:p>
        </w:tc>
      </w:tr>
      <w:tr w:rsidR="00AE1760" w:rsidRPr="00771C52" w:rsidDel="00F36E49" w14:paraId="58E92615" w14:textId="1A9FF065" w:rsidTr="00482CAA">
        <w:trPr>
          <w:trHeight w:val="320"/>
          <w:ins w:id="1443" w:author="Risa" w:date="2021-04-28T15:04:00Z"/>
          <w:del w:id="1444" w:author="Nick Smith" w:date="2021-05-18T12:46:00Z"/>
          <w:trPrChange w:id="1445"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446" w:author="Risa" w:date="2021-05-05T15:40:00Z">
              <w:tcPr>
                <w:tcW w:w="1199" w:type="pct"/>
                <w:tcBorders>
                  <w:top w:val="nil"/>
                  <w:left w:val="nil"/>
                  <w:bottom w:val="nil"/>
                  <w:right w:val="nil"/>
                </w:tcBorders>
                <w:shd w:val="clear" w:color="auto" w:fill="auto"/>
                <w:noWrap/>
                <w:vAlign w:val="center"/>
                <w:hideMark/>
              </w:tcPr>
            </w:tcPrChange>
          </w:tcPr>
          <w:p w14:paraId="66627F95" w14:textId="501F707B" w:rsidR="00AE1760" w:rsidRPr="008531D1" w:rsidDel="00F36E49" w:rsidRDefault="00AE1760">
            <w:pPr>
              <w:spacing w:line="480" w:lineRule="auto"/>
              <w:contextualSpacing/>
              <w:rPr>
                <w:ins w:id="1447" w:author="Risa" w:date="2021-04-28T15:04:00Z"/>
                <w:del w:id="1448" w:author="Nick Smith" w:date="2021-05-18T12:46:00Z"/>
                <w:rFonts w:eastAsia="Times New Roman"/>
                <w:color w:val="000000"/>
                <w:rPrChange w:id="1449" w:author="Nick Smith" w:date="2021-05-17T14:21:00Z">
                  <w:rPr>
                    <w:ins w:id="1450" w:author="Risa" w:date="2021-04-28T15:04:00Z"/>
                    <w:del w:id="1451" w:author="Nick Smith" w:date="2021-05-18T12:46:00Z"/>
                    <w:rFonts w:eastAsia="Times New Roman"/>
                    <w:color w:val="000000"/>
                    <w:sz w:val="20"/>
                    <w:szCs w:val="20"/>
                  </w:rPr>
                </w:rPrChange>
              </w:rPr>
              <w:pPrChange w:id="1452" w:author="Nick Smith" w:date="2021-05-17T14:21:00Z">
                <w:pPr/>
              </w:pPrChange>
            </w:pPr>
            <w:ins w:id="1453" w:author="Risa" w:date="2021-04-28T15:04:00Z">
              <w:del w:id="1454" w:author="Nick Smith" w:date="2021-05-18T12:46:00Z">
                <w:r w:rsidRPr="008531D1" w:rsidDel="00F36E49">
                  <w:rPr>
                    <w:rFonts w:eastAsia="Times New Roman"/>
                    <w:color w:val="000000"/>
                    <w:rPrChange w:id="1455" w:author="Nick Smith" w:date="2021-05-17T14:21:00Z">
                      <w:rPr>
                        <w:rFonts w:eastAsia="Times New Roman"/>
                        <w:color w:val="000000"/>
                        <w:sz w:val="20"/>
                        <w:szCs w:val="20"/>
                      </w:rPr>
                    </w:rPrChange>
                  </w:rPr>
                  <w:delText>Soil K</w:delText>
                </w:r>
                <w:r w:rsidRPr="008531D1" w:rsidDel="00F36E49">
                  <w:rPr>
                    <w:rFonts w:eastAsia="Times New Roman"/>
                    <w:color w:val="000000"/>
                    <w:vertAlign w:val="subscript"/>
                    <w:rPrChange w:id="1456" w:author="Nick Smith" w:date="2021-05-17T14:21:00Z">
                      <w:rPr>
                        <w:rFonts w:eastAsia="Times New Roman"/>
                        <w:color w:val="000000"/>
                        <w:sz w:val="20"/>
                        <w:szCs w:val="20"/>
                        <w:vertAlign w:val="subscript"/>
                      </w:rPr>
                    </w:rPrChange>
                  </w:rPr>
                  <w:delText>+µ</w:delText>
                </w:r>
              </w:del>
            </w:ins>
          </w:p>
        </w:tc>
        <w:tc>
          <w:tcPr>
            <w:tcW w:w="1145" w:type="pct"/>
            <w:tcBorders>
              <w:top w:val="nil"/>
              <w:left w:val="nil"/>
              <w:bottom w:val="nil"/>
              <w:right w:val="nil"/>
            </w:tcBorders>
            <w:vAlign w:val="center"/>
            <w:tcPrChange w:id="1457" w:author="Risa" w:date="2021-05-05T15:40:00Z">
              <w:tcPr>
                <w:tcW w:w="931" w:type="pct"/>
                <w:tcBorders>
                  <w:top w:val="nil"/>
                  <w:left w:val="nil"/>
                  <w:bottom w:val="nil"/>
                  <w:right w:val="nil"/>
                </w:tcBorders>
                <w:vAlign w:val="center"/>
              </w:tcPr>
            </w:tcPrChange>
          </w:tcPr>
          <w:p w14:paraId="362CC5FF" w14:textId="612B081B" w:rsidR="00AE1760" w:rsidRPr="008531D1" w:rsidDel="00F36E49" w:rsidRDefault="00AE1760">
            <w:pPr>
              <w:spacing w:line="480" w:lineRule="auto"/>
              <w:contextualSpacing/>
              <w:jc w:val="center"/>
              <w:rPr>
                <w:ins w:id="1458" w:author="Risa" w:date="2021-04-30T08:59:00Z"/>
                <w:del w:id="1459" w:author="Nick Smith" w:date="2021-05-18T12:46:00Z"/>
                <w:rFonts w:eastAsia="Times New Roman"/>
                <w:color w:val="000000"/>
                <w:rPrChange w:id="1460" w:author="Nick Smith" w:date="2021-05-17T14:21:00Z">
                  <w:rPr>
                    <w:ins w:id="1461" w:author="Risa" w:date="2021-04-30T08:59:00Z"/>
                    <w:del w:id="1462" w:author="Nick Smith" w:date="2021-05-18T12:46:00Z"/>
                    <w:rFonts w:eastAsia="Times New Roman"/>
                    <w:color w:val="000000"/>
                    <w:sz w:val="20"/>
                    <w:szCs w:val="20"/>
                  </w:rPr>
                </w:rPrChange>
              </w:rPr>
              <w:pPrChange w:id="1463" w:author="Nick Smith" w:date="2021-05-17T14:21:00Z">
                <w:pPr>
                  <w:jc w:val="center"/>
                </w:pPr>
              </w:pPrChange>
            </w:pPr>
            <w:ins w:id="1464" w:author="Risa" w:date="2021-04-30T08:59:00Z">
              <w:del w:id="1465" w:author="Nick Smith" w:date="2021-05-18T12:46:00Z">
                <w:r w:rsidRPr="008531D1" w:rsidDel="00F36E49">
                  <w:rPr>
                    <w:rFonts w:eastAsia="Times New Roman"/>
                    <w:color w:val="000000"/>
                    <w:rPrChange w:id="1466" w:author="Nick Smith" w:date="2021-05-17T14:21:00Z">
                      <w:rPr>
                        <w:rFonts w:eastAsia="Times New Roman"/>
                        <w:color w:val="000000"/>
                        <w:sz w:val="20"/>
                        <w:szCs w:val="20"/>
                      </w:rPr>
                    </w:rPrChange>
                  </w:rPr>
                  <w:delText>1</w:delText>
                </w:r>
              </w:del>
            </w:ins>
          </w:p>
        </w:tc>
        <w:tc>
          <w:tcPr>
            <w:tcW w:w="1144" w:type="pct"/>
            <w:tcBorders>
              <w:top w:val="nil"/>
              <w:left w:val="nil"/>
              <w:bottom w:val="nil"/>
              <w:right w:val="nil"/>
            </w:tcBorders>
            <w:shd w:val="clear" w:color="auto" w:fill="auto"/>
            <w:noWrap/>
            <w:vAlign w:val="center"/>
            <w:hideMark/>
            <w:tcPrChange w:id="1467" w:author="Risa" w:date="2021-05-05T15:40:00Z">
              <w:tcPr>
                <w:tcW w:w="931" w:type="pct"/>
                <w:tcBorders>
                  <w:top w:val="nil"/>
                  <w:left w:val="nil"/>
                  <w:bottom w:val="nil"/>
                  <w:right w:val="nil"/>
                </w:tcBorders>
                <w:shd w:val="clear" w:color="auto" w:fill="auto"/>
                <w:noWrap/>
                <w:vAlign w:val="center"/>
                <w:hideMark/>
              </w:tcPr>
            </w:tcPrChange>
          </w:tcPr>
          <w:p w14:paraId="6BC5590F" w14:textId="4AE2E374" w:rsidR="00AE1760" w:rsidRPr="008531D1" w:rsidDel="00F36E49" w:rsidRDefault="00AE1760">
            <w:pPr>
              <w:spacing w:line="480" w:lineRule="auto"/>
              <w:contextualSpacing/>
              <w:jc w:val="center"/>
              <w:rPr>
                <w:ins w:id="1468" w:author="Risa" w:date="2021-04-28T15:04:00Z"/>
                <w:del w:id="1469" w:author="Nick Smith" w:date="2021-05-18T12:46:00Z"/>
                <w:rFonts w:eastAsia="Times New Roman"/>
                <w:color w:val="000000"/>
                <w:rPrChange w:id="1470" w:author="Nick Smith" w:date="2021-05-17T14:21:00Z">
                  <w:rPr>
                    <w:ins w:id="1471" w:author="Risa" w:date="2021-04-28T15:04:00Z"/>
                    <w:del w:id="1472" w:author="Nick Smith" w:date="2021-05-18T12:46:00Z"/>
                    <w:rFonts w:eastAsia="Times New Roman"/>
                    <w:color w:val="000000"/>
                    <w:sz w:val="20"/>
                    <w:szCs w:val="20"/>
                  </w:rPr>
                </w:rPrChange>
              </w:rPr>
              <w:pPrChange w:id="1473" w:author="Nick Smith" w:date="2021-05-17T14:21:00Z">
                <w:pPr>
                  <w:jc w:val="center"/>
                </w:pPr>
              </w:pPrChange>
            </w:pPr>
            <w:ins w:id="1474" w:author="Risa" w:date="2021-04-28T15:04:00Z">
              <w:del w:id="1475" w:author="Nick Smith" w:date="2021-05-18T12:46:00Z">
                <w:r w:rsidRPr="008531D1" w:rsidDel="00F36E49">
                  <w:rPr>
                    <w:rFonts w:eastAsia="Times New Roman"/>
                    <w:color w:val="000000"/>
                    <w:rPrChange w:id="1476" w:author="Nick Smith" w:date="2021-05-17T14:21:00Z">
                      <w:rPr>
                        <w:rFonts w:eastAsia="Times New Roman"/>
                        <w:color w:val="000000"/>
                        <w:sz w:val="20"/>
                        <w:szCs w:val="20"/>
                      </w:rPr>
                    </w:rPrChange>
                  </w:rPr>
                  <w:delText>0.747</w:delText>
                </w:r>
              </w:del>
            </w:ins>
          </w:p>
        </w:tc>
        <w:tc>
          <w:tcPr>
            <w:tcW w:w="1237" w:type="pct"/>
            <w:tcBorders>
              <w:top w:val="nil"/>
              <w:left w:val="nil"/>
              <w:bottom w:val="nil"/>
              <w:right w:val="nil"/>
            </w:tcBorders>
            <w:shd w:val="clear" w:color="auto" w:fill="auto"/>
            <w:noWrap/>
            <w:vAlign w:val="center"/>
            <w:hideMark/>
            <w:tcPrChange w:id="1477" w:author="Risa" w:date="2021-05-05T15:40:00Z">
              <w:tcPr>
                <w:tcW w:w="1007" w:type="pct"/>
                <w:tcBorders>
                  <w:top w:val="nil"/>
                  <w:left w:val="nil"/>
                  <w:bottom w:val="nil"/>
                  <w:right w:val="nil"/>
                </w:tcBorders>
                <w:shd w:val="clear" w:color="auto" w:fill="auto"/>
                <w:noWrap/>
                <w:vAlign w:val="center"/>
                <w:hideMark/>
              </w:tcPr>
            </w:tcPrChange>
          </w:tcPr>
          <w:p w14:paraId="6744E3EF" w14:textId="7D3CA557" w:rsidR="00AE1760" w:rsidRPr="008531D1" w:rsidDel="00F36E49" w:rsidRDefault="00AE1760">
            <w:pPr>
              <w:spacing w:line="480" w:lineRule="auto"/>
              <w:contextualSpacing/>
              <w:jc w:val="center"/>
              <w:rPr>
                <w:ins w:id="1478" w:author="Risa" w:date="2021-04-28T15:04:00Z"/>
                <w:del w:id="1479" w:author="Nick Smith" w:date="2021-05-18T12:46:00Z"/>
                <w:rFonts w:eastAsia="Times New Roman"/>
                <w:color w:val="000000"/>
                <w:rPrChange w:id="1480" w:author="Nick Smith" w:date="2021-05-17T14:21:00Z">
                  <w:rPr>
                    <w:ins w:id="1481" w:author="Risa" w:date="2021-04-28T15:04:00Z"/>
                    <w:del w:id="1482" w:author="Nick Smith" w:date="2021-05-18T12:46:00Z"/>
                    <w:rFonts w:eastAsia="Times New Roman"/>
                    <w:color w:val="000000"/>
                    <w:sz w:val="20"/>
                    <w:szCs w:val="20"/>
                  </w:rPr>
                </w:rPrChange>
              </w:rPr>
              <w:pPrChange w:id="1483" w:author="Nick Smith" w:date="2021-05-17T14:21:00Z">
                <w:pPr>
                  <w:jc w:val="center"/>
                </w:pPr>
              </w:pPrChange>
            </w:pPr>
            <w:ins w:id="1484" w:author="Risa" w:date="2021-04-28T15:04:00Z">
              <w:del w:id="1485" w:author="Nick Smith" w:date="2021-05-18T12:46:00Z">
                <w:r w:rsidRPr="008531D1" w:rsidDel="00F36E49">
                  <w:rPr>
                    <w:rFonts w:eastAsia="Times New Roman"/>
                    <w:color w:val="000000"/>
                    <w:rPrChange w:id="1486" w:author="Nick Smith" w:date="2021-05-17T14:21:00Z">
                      <w:rPr>
                        <w:rFonts w:eastAsia="Times New Roman"/>
                        <w:color w:val="000000"/>
                        <w:sz w:val="20"/>
                        <w:szCs w:val="20"/>
                      </w:rPr>
                    </w:rPrChange>
                  </w:rPr>
                  <w:delText>0.388</w:delText>
                </w:r>
              </w:del>
            </w:ins>
          </w:p>
        </w:tc>
      </w:tr>
      <w:tr w:rsidR="00AE1760" w:rsidRPr="00771C52" w:rsidDel="00F36E49" w14:paraId="1D0662DF" w14:textId="37D2D6A6" w:rsidTr="00482CAA">
        <w:trPr>
          <w:trHeight w:val="320"/>
          <w:ins w:id="1487" w:author="Risa" w:date="2021-04-28T15:04:00Z"/>
          <w:del w:id="1488" w:author="Nick Smith" w:date="2021-05-18T12:46:00Z"/>
          <w:trPrChange w:id="1489"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490" w:author="Risa" w:date="2021-05-05T15:40:00Z">
              <w:tcPr>
                <w:tcW w:w="1199" w:type="pct"/>
                <w:tcBorders>
                  <w:top w:val="nil"/>
                  <w:left w:val="nil"/>
                  <w:bottom w:val="nil"/>
                  <w:right w:val="nil"/>
                </w:tcBorders>
                <w:shd w:val="clear" w:color="auto" w:fill="auto"/>
                <w:noWrap/>
                <w:vAlign w:val="center"/>
                <w:hideMark/>
              </w:tcPr>
            </w:tcPrChange>
          </w:tcPr>
          <w:p w14:paraId="0366E0CE" w14:textId="04D61ADA" w:rsidR="00AE1760" w:rsidRPr="008531D1" w:rsidDel="00F36E49" w:rsidRDefault="00AE1760">
            <w:pPr>
              <w:spacing w:line="480" w:lineRule="auto"/>
              <w:contextualSpacing/>
              <w:rPr>
                <w:ins w:id="1491" w:author="Risa" w:date="2021-04-28T15:04:00Z"/>
                <w:del w:id="1492" w:author="Nick Smith" w:date="2021-05-18T12:46:00Z"/>
                <w:rFonts w:eastAsia="Times New Roman"/>
                <w:color w:val="000000"/>
                <w:rPrChange w:id="1493" w:author="Nick Smith" w:date="2021-05-17T14:21:00Z">
                  <w:rPr>
                    <w:ins w:id="1494" w:author="Risa" w:date="2021-04-28T15:04:00Z"/>
                    <w:del w:id="1495" w:author="Nick Smith" w:date="2021-05-18T12:46:00Z"/>
                    <w:rFonts w:eastAsia="Times New Roman"/>
                    <w:color w:val="000000"/>
                    <w:sz w:val="20"/>
                    <w:szCs w:val="20"/>
                  </w:rPr>
                </w:rPrChange>
              </w:rPr>
              <w:pPrChange w:id="1496" w:author="Nick Smith" w:date="2021-05-17T14:21:00Z">
                <w:pPr/>
              </w:pPrChange>
            </w:pPr>
            <w:ins w:id="1497" w:author="Risa" w:date="2021-04-28T15:04:00Z">
              <w:del w:id="1498" w:author="Nick Smith" w:date="2021-05-18T12:46:00Z">
                <w:r w:rsidRPr="008531D1" w:rsidDel="00F36E49">
                  <w:rPr>
                    <w:rFonts w:eastAsia="Times New Roman"/>
                    <w:color w:val="000000"/>
                    <w:rPrChange w:id="1499" w:author="Nick Smith" w:date="2021-05-17T14:21:00Z">
                      <w:rPr>
                        <w:rFonts w:eastAsia="Times New Roman"/>
                        <w:color w:val="000000"/>
                        <w:sz w:val="20"/>
                        <w:szCs w:val="20"/>
                      </w:rPr>
                    </w:rPrChange>
                  </w:rPr>
                  <w:delText>Soil N x Soil P</w:delText>
                </w:r>
              </w:del>
            </w:ins>
          </w:p>
        </w:tc>
        <w:tc>
          <w:tcPr>
            <w:tcW w:w="1145" w:type="pct"/>
            <w:tcBorders>
              <w:top w:val="nil"/>
              <w:left w:val="nil"/>
              <w:bottom w:val="nil"/>
              <w:right w:val="nil"/>
            </w:tcBorders>
            <w:vAlign w:val="center"/>
            <w:tcPrChange w:id="1500" w:author="Risa" w:date="2021-05-05T15:40:00Z">
              <w:tcPr>
                <w:tcW w:w="931" w:type="pct"/>
                <w:tcBorders>
                  <w:top w:val="nil"/>
                  <w:left w:val="nil"/>
                  <w:bottom w:val="nil"/>
                  <w:right w:val="nil"/>
                </w:tcBorders>
                <w:vAlign w:val="center"/>
              </w:tcPr>
            </w:tcPrChange>
          </w:tcPr>
          <w:p w14:paraId="2241DB64" w14:textId="24D0CD9A" w:rsidR="00AE1760" w:rsidRPr="008531D1" w:rsidDel="00F36E49" w:rsidRDefault="00AE1760">
            <w:pPr>
              <w:spacing w:line="480" w:lineRule="auto"/>
              <w:contextualSpacing/>
              <w:jc w:val="center"/>
              <w:rPr>
                <w:ins w:id="1501" w:author="Risa" w:date="2021-04-30T08:59:00Z"/>
                <w:del w:id="1502" w:author="Nick Smith" w:date="2021-05-18T12:46:00Z"/>
                <w:rFonts w:eastAsia="Times New Roman"/>
                <w:color w:val="000000"/>
                <w:rPrChange w:id="1503" w:author="Nick Smith" w:date="2021-05-17T14:21:00Z">
                  <w:rPr>
                    <w:ins w:id="1504" w:author="Risa" w:date="2021-04-30T08:59:00Z"/>
                    <w:del w:id="1505" w:author="Nick Smith" w:date="2021-05-18T12:46:00Z"/>
                    <w:rFonts w:eastAsia="Times New Roman"/>
                    <w:color w:val="000000"/>
                    <w:sz w:val="20"/>
                    <w:szCs w:val="20"/>
                  </w:rPr>
                </w:rPrChange>
              </w:rPr>
              <w:pPrChange w:id="1506" w:author="Nick Smith" w:date="2021-05-17T14:21:00Z">
                <w:pPr>
                  <w:jc w:val="center"/>
                </w:pPr>
              </w:pPrChange>
            </w:pPr>
            <w:ins w:id="1507" w:author="Risa" w:date="2021-04-30T08:59:00Z">
              <w:del w:id="1508" w:author="Nick Smith" w:date="2021-05-18T12:46:00Z">
                <w:r w:rsidRPr="008531D1" w:rsidDel="00F36E49">
                  <w:rPr>
                    <w:rFonts w:eastAsia="Times New Roman"/>
                    <w:color w:val="000000"/>
                    <w:rPrChange w:id="1509" w:author="Nick Smith" w:date="2021-05-17T14:21:00Z">
                      <w:rPr>
                        <w:rFonts w:eastAsia="Times New Roman"/>
                        <w:color w:val="000000"/>
                        <w:sz w:val="20"/>
                        <w:szCs w:val="20"/>
                      </w:rPr>
                    </w:rPrChange>
                  </w:rPr>
                  <w:delText>1</w:delText>
                </w:r>
              </w:del>
            </w:ins>
          </w:p>
        </w:tc>
        <w:tc>
          <w:tcPr>
            <w:tcW w:w="1144" w:type="pct"/>
            <w:tcBorders>
              <w:top w:val="nil"/>
              <w:left w:val="nil"/>
              <w:bottom w:val="nil"/>
              <w:right w:val="nil"/>
            </w:tcBorders>
            <w:shd w:val="clear" w:color="auto" w:fill="auto"/>
            <w:noWrap/>
            <w:vAlign w:val="center"/>
            <w:hideMark/>
            <w:tcPrChange w:id="1510" w:author="Risa" w:date="2021-05-05T15:40:00Z">
              <w:tcPr>
                <w:tcW w:w="931" w:type="pct"/>
                <w:tcBorders>
                  <w:top w:val="nil"/>
                  <w:left w:val="nil"/>
                  <w:bottom w:val="nil"/>
                  <w:right w:val="nil"/>
                </w:tcBorders>
                <w:shd w:val="clear" w:color="auto" w:fill="auto"/>
                <w:noWrap/>
                <w:vAlign w:val="center"/>
                <w:hideMark/>
              </w:tcPr>
            </w:tcPrChange>
          </w:tcPr>
          <w:p w14:paraId="1CCAE4E7" w14:textId="796C4D75" w:rsidR="00AE1760" w:rsidRPr="008531D1" w:rsidDel="00F36E49" w:rsidRDefault="00AE1760">
            <w:pPr>
              <w:spacing w:line="480" w:lineRule="auto"/>
              <w:contextualSpacing/>
              <w:jc w:val="center"/>
              <w:rPr>
                <w:ins w:id="1511" w:author="Risa" w:date="2021-04-28T15:04:00Z"/>
                <w:del w:id="1512" w:author="Nick Smith" w:date="2021-05-18T12:46:00Z"/>
                <w:rFonts w:eastAsia="Times New Roman"/>
                <w:color w:val="000000"/>
                <w:rPrChange w:id="1513" w:author="Nick Smith" w:date="2021-05-17T14:21:00Z">
                  <w:rPr>
                    <w:ins w:id="1514" w:author="Risa" w:date="2021-04-28T15:04:00Z"/>
                    <w:del w:id="1515" w:author="Nick Smith" w:date="2021-05-18T12:46:00Z"/>
                    <w:rFonts w:eastAsia="Times New Roman"/>
                    <w:color w:val="000000"/>
                    <w:sz w:val="20"/>
                    <w:szCs w:val="20"/>
                  </w:rPr>
                </w:rPrChange>
              </w:rPr>
              <w:pPrChange w:id="1516" w:author="Nick Smith" w:date="2021-05-17T14:21:00Z">
                <w:pPr>
                  <w:jc w:val="center"/>
                </w:pPr>
              </w:pPrChange>
            </w:pPr>
            <w:ins w:id="1517" w:author="Risa" w:date="2021-04-28T15:04:00Z">
              <w:del w:id="1518" w:author="Nick Smith" w:date="2021-05-18T12:46:00Z">
                <w:r w:rsidRPr="008531D1" w:rsidDel="00F36E49">
                  <w:rPr>
                    <w:rFonts w:eastAsia="Times New Roman"/>
                    <w:color w:val="000000"/>
                    <w:rPrChange w:id="1519" w:author="Nick Smith" w:date="2021-05-17T14:21:00Z">
                      <w:rPr>
                        <w:rFonts w:eastAsia="Times New Roman"/>
                        <w:color w:val="000000"/>
                        <w:sz w:val="20"/>
                        <w:szCs w:val="20"/>
                      </w:rPr>
                    </w:rPrChange>
                  </w:rPr>
                  <w:delText>5.086</w:delText>
                </w:r>
              </w:del>
            </w:ins>
          </w:p>
        </w:tc>
        <w:tc>
          <w:tcPr>
            <w:tcW w:w="1237" w:type="pct"/>
            <w:tcBorders>
              <w:top w:val="nil"/>
              <w:left w:val="nil"/>
              <w:right w:val="nil"/>
            </w:tcBorders>
            <w:shd w:val="clear" w:color="auto" w:fill="auto"/>
            <w:noWrap/>
            <w:vAlign w:val="center"/>
            <w:hideMark/>
            <w:tcPrChange w:id="1520" w:author="Risa" w:date="2021-05-05T15:40:00Z">
              <w:tcPr>
                <w:tcW w:w="1007" w:type="pct"/>
                <w:tcBorders>
                  <w:top w:val="nil"/>
                  <w:left w:val="nil"/>
                  <w:right w:val="nil"/>
                </w:tcBorders>
                <w:shd w:val="clear" w:color="auto" w:fill="auto"/>
                <w:noWrap/>
                <w:vAlign w:val="center"/>
                <w:hideMark/>
              </w:tcPr>
            </w:tcPrChange>
          </w:tcPr>
          <w:p w14:paraId="0485D343" w14:textId="4AE46A67" w:rsidR="00AE1760" w:rsidRPr="008531D1" w:rsidDel="00F36E49" w:rsidRDefault="00AE1760">
            <w:pPr>
              <w:spacing w:line="480" w:lineRule="auto"/>
              <w:contextualSpacing/>
              <w:jc w:val="center"/>
              <w:rPr>
                <w:ins w:id="1521" w:author="Risa" w:date="2021-04-28T15:04:00Z"/>
                <w:del w:id="1522" w:author="Nick Smith" w:date="2021-05-18T12:46:00Z"/>
                <w:rFonts w:eastAsia="Times New Roman"/>
                <w:b/>
                <w:bCs/>
                <w:color w:val="000000"/>
                <w:rPrChange w:id="1523" w:author="Nick Smith" w:date="2021-05-17T14:21:00Z">
                  <w:rPr>
                    <w:ins w:id="1524" w:author="Risa" w:date="2021-04-28T15:04:00Z"/>
                    <w:del w:id="1525" w:author="Nick Smith" w:date="2021-05-18T12:46:00Z"/>
                    <w:rFonts w:eastAsia="Times New Roman"/>
                    <w:b/>
                    <w:bCs/>
                    <w:color w:val="000000"/>
                    <w:sz w:val="20"/>
                    <w:szCs w:val="20"/>
                  </w:rPr>
                </w:rPrChange>
              </w:rPr>
              <w:pPrChange w:id="1526" w:author="Nick Smith" w:date="2021-05-17T14:21:00Z">
                <w:pPr>
                  <w:jc w:val="center"/>
                </w:pPr>
              </w:pPrChange>
            </w:pPr>
            <w:ins w:id="1527" w:author="Risa" w:date="2021-04-28T15:04:00Z">
              <w:del w:id="1528" w:author="Nick Smith" w:date="2021-05-18T12:46:00Z">
                <w:r w:rsidRPr="008531D1" w:rsidDel="00F36E49">
                  <w:rPr>
                    <w:rFonts w:eastAsia="Times New Roman"/>
                    <w:b/>
                    <w:bCs/>
                    <w:color w:val="000000"/>
                    <w:rPrChange w:id="1529" w:author="Nick Smith" w:date="2021-05-17T14:21:00Z">
                      <w:rPr>
                        <w:rFonts w:eastAsia="Times New Roman"/>
                        <w:b/>
                        <w:bCs/>
                        <w:color w:val="000000"/>
                        <w:sz w:val="20"/>
                        <w:szCs w:val="20"/>
                      </w:rPr>
                    </w:rPrChange>
                  </w:rPr>
                  <w:delText>0.024</w:delText>
                </w:r>
              </w:del>
            </w:ins>
          </w:p>
        </w:tc>
      </w:tr>
      <w:tr w:rsidR="00AE1760" w:rsidRPr="00771C52" w:rsidDel="00F36E49" w14:paraId="2B01BABE" w14:textId="0436BA35" w:rsidTr="00482CAA">
        <w:trPr>
          <w:trHeight w:val="320"/>
          <w:ins w:id="1530" w:author="Risa" w:date="2021-04-28T15:04:00Z"/>
          <w:del w:id="1531" w:author="Nick Smith" w:date="2021-05-18T12:46:00Z"/>
          <w:trPrChange w:id="1532"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533" w:author="Risa" w:date="2021-05-05T15:40:00Z">
              <w:tcPr>
                <w:tcW w:w="1199" w:type="pct"/>
                <w:tcBorders>
                  <w:top w:val="nil"/>
                  <w:left w:val="nil"/>
                  <w:bottom w:val="nil"/>
                  <w:right w:val="nil"/>
                </w:tcBorders>
                <w:shd w:val="clear" w:color="auto" w:fill="auto"/>
                <w:noWrap/>
                <w:vAlign w:val="center"/>
                <w:hideMark/>
              </w:tcPr>
            </w:tcPrChange>
          </w:tcPr>
          <w:p w14:paraId="190BBAF6" w14:textId="2BF3ADAB" w:rsidR="00AE1760" w:rsidRPr="008531D1" w:rsidDel="00F36E49" w:rsidRDefault="00AE1760">
            <w:pPr>
              <w:spacing w:line="480" w:lineRule="auto"/>
              <w:contextualSpacing/>
              <w:rPr>
                <w:ins w:id="1534" w:author="Risa" w:date="2021-04-28T15:04:00Z"/>
                <w:del w:id="1535" w:author="Nick Smith" w:date="2021-05-18T12:46:00Z"/>
                <w:rFonts w:eastAsia="Times New Roman"/>
                <w:color w:val="000000"/>
                <w:rPrChange w:id="1536" w:author="Nick Smith" w:date="2021-05-17T14:21:00Z">
                  <w:rPr>
                    <w:ins w:id="1537" w:author="Risa" w:date="2021-04-28T15:04:00Z"/>
                    <w:del w:id="1538" w:author="Nick Smith" w:date="2021-05-18T12:46:00Z"/>
                    <w:rFonts w:eastAsia="Times New Roman"/>
                    <w:color w:val="000000"/>
                    <w:sz w:val="20"/>
                    <w:szCs w:val="20"/>
                  </w:rPr>
                </w:rPrChange>
              </w:rPr>
              <w:pPrChange w:id="1539" w:author="Nick Smith" w:date="2021-05-17T14:21:00Z">
                <w:pPr/>
              </w:pPrChange>
            </w:pPr>
            <w:ins w:id="1540" w:author="Risa" w:date="2021-04-28T15:04:00Z">
              <w:del w:id="1541" w:author="Nick Smith" w:date="2021-05-18T12:46:00Z">
                <w:r w:rsidRPr="008531D1" w:rsidDel="00F36E49">
                  <w:rPr>
                    <w:rFonts w:eastAsia="Times New Roman"/>
                    <w:color w:val="000000"/>
                    <w:rPrChange w:id="1542" w:author="Nick Smith" w:date="2021-05-17T14:21:00Z">
                      <w:rPr>
                        <w:rFonts w:eastAsia="Times New Roman"/>
                        <w:color w:val="000000"/>
                        <w:sz w:val="20"/>
                        <w:szCs w:val="20"/>
                      </w:rPr>
                    </w:rPrChange>
                  </w:rPr>
                  <w:delText xml:space="preserve">Soil N x Soil </w:delText>
                </w:r>
              </w:del>
            </w:ins>
            <w:ins w:id="1543" w:author="Risa" w:date="2021-04-29T10:21:00Z">
              <w:del w:id="1544" w:author="Nick Smith" w:date="2021-05-18T12:46:00Z">
                <w:r w:rsidRPr="008531D1" w:rsidDel="00F36E49">
                  <w:rPr>
                    <w:rFonts w:eastAsia="Times New Roman"/>
                    <w:color w:val="000000"/>
                    <w:rPrChange w:id="1545" w:author="Nick Smith" w:date="2021-05-17T14:21:00Z">
                      <w:rPr>
                        <w:rFonts w:eastAsia="Times New Roman"/>
                        <w:color w:val="000000"/>
                        <w:sz w:val="20"/>
                        <w:szCs w:val="20"/>
                      </w:rPr>
                    </w:rPrChange>
                  </w:rPr>
                  <w:delText>K</w:delText>
                </w:r>
              </w:del>
            </w:ins>
            <w:ins w:id="1546" w:author="Risa" w:date="2021-05-05T15:40:00Z">
              <w:del w:id="1547" w:author="Nick Smith" w:date="2021-05-18T12:46:00Z">
                <w:r w:rsidR="00482CAA" w:rsidRPr="001B44B1" w:rsidDel="00F36E49">
                  <w:rPr>
                    <w:rFonts w:eastAsia="Times New Roman"/>
                    <w:color w:val="000000"/>
                    <w:vertAlign w:val="subscript"/>
                  </w:rPr>
                  <w:delText>+µ</w:delText>
                </w:r>
              </w:del>
            </w:ins>
          </w:p>
        </w:tc>
        <w:tc>
          <w:tcPr>
            <w:tcW w:w="1145" w:type="pct"/>
            <w:tcBorders>
              <w:top w:val="nil"/>
              <w:left w:val="nil"/>
              <w:bottom w:val="nil"/>
              <w:right w:val="nil"/>
            </w:tcBorders>
            <w:vAlign w:val="center"/>
            <w:tcPrChange w:id="1548" w:author="Risa" w:date="2021-05-05T15:40:00Z">
              <w:tcPr>
                <w:tcW w:w="931" w:type="pct"/>
                <w:tcBorders>
                  <w:top w:val="nil"/>
                  <w:left w:val="nil"/>
                  <w:bottom w:val="nil"/>
                  <w:right w:val="nil"/>
                </w:tcBorders>
                <w:vAlign w:val="center"/>
              </w:tcPr>
            </w:tcPrChange>
          </w:tcPr>
          <w:p w14:paraId="7D470C16" w14:textId="3E5A52E3" w:rsidR="00AE1760" w:rsidRPr="008531D1" w:rsidDel="00F36E49" w:rsidRDefault="00AE1760">
            <w:pPr>
              <w:spacing w:line="480" w:lineRule="auto"/>
              <w:contextualSpacing/>
              <w:jc w:val="center"/>
              <w:rPr>
                <w:ins w:id="1549" w:author="Risa" w:date="2021-04-30T08:59:00Z"/>
                <w:del w:id="1550" w:author="Nick Smith" w:date="2021-05-18T12:46:00Z"/>
                <w:rFonts w:eastAsia="Times New Roman"/>
                <w:color w:val="000000"/>
                <w:rPrChange w:id="1551" w:author="Nick Smith" w:date="2021-05-17T14:21:00Z">
                  <w:rPr>
                    <w:ins w:id="1552" w:author="Risa" w:date="2021-04-30T08:59:00Z"/>
                    <w:del w:id="1553" w:author="Nick Smith" w:date="2021-05-18T12:46:00Z"/>
                    <w:rFonts w:eastAsia="Times New Roman"/>
                    <w:color w:val="000000"/>
                    <w:sz w:val="20"/>
                    <w:szCs w:val="20"/>
                  </w:rPr>
                </w:rPrChange>
              </w:rPr>
              <w:pPrChange w:id="1554" w:author="Nick Smith" w:date="2021-05-17T14:21:00Z">
                <w:pPr>
                  <w:jc w:val="center"/>
                </w:pPr>
              </w:pPrChange>
            </w:pPr>
            <w:ins w:id="1555" w:author="Risa" w:date="2021-04-30T08:59:00Z">
              <w:del w:id="1556" w:author="Nick Smith" w:date="2021-05-18T12:46:00Z">
                <w:r w:rsidRPr="008531D1" w:rsidDel="00F36E49">
                  <w:rPr>
                    <w:rFonts w:eastAsia="Times New Roman"/>
                    <w:color w:val="000000"/>
                    <w:rPrChange w:id="1557" w:author="Nick Smith" w:date="2021-05-17T14:21:00Z">
                      <w:rPr>
                        <w:rFonts w:eastAsia="Times New Roman"/>
                        <w:color w:val="000000"/>
                        <w:sz w:val="20"/>
                        <w:szCs w:val="20"/>
                      </w:rPr>
                    </w:rPrChange>
                  </w:rPr>
                  <w:delText>1</w:delText>
                </w:r>
              </w:del>
            </w:ins>
          </w:p>
        </w:tc>
        <w:tc>
          <w:tcPr>
            <w:tcW w:w="1144" w:type="pct"/>
            <w:tcBorders>
              <w:top w:val="nil"/>
              <w:left w:val="nil"/>
              <w:bottom w:val="nil"/>
              <w:right w:val="nil"/>
            </w:tcBorders>
            <w:shd w:val="clear" w:color="auto" w:fill="auto"/>
            <w:noWrap/>
            <w:vAlign w:val="center"/>
            <w:hideMark/>
            <w:tcPrChange w:id="1558" w:author="Risa" w:date="2021-05-05T15:40:00Z">
              <w:tcPr>
                <w:tcW w:w="931" w:type="pct"/>
                <w:tcBorders>
                  <w:top w:val="nil"/>
                  <w:left w:val="nil"/>
                  <w:bottom w:val="nil"/>
                  <w:right w:val="nil"/>
                </w:tcBorders>
                <w:shd w:val="clear" w:color="auto" w:fill="auto"/>
                <w:noWrap/>
                <w:vAlign w:val="center"/>
                <w:hideMark/>
              </w:tcPr>
            </w:tcPrChange>
          </w:tcPr>
          <w:p w14:paraId="721040D0" w14:textId="2A2A992C" w:rsidR="00AE1760" w:rsidRPr="008531D1" w:rsidDel="00F36E49" w:rsidRDefault="00AE1760">
            <w:pPr>
              <w:spacing w:line="480" w:lineRule="auto"/>
              <w:contextualSpacing/>
              <w:jc w:val="center"/>
              <w:rPr>
                <w:ins w:id="1559" w:author="Risa" w:date="2021-04-28T15:04:00Z"/>
                <w:del w:id="1560" w:author="Nick Smith" w:date="2021-05-18T12:46:00Z"/>
                <w:rFonts w:eastAsia="Times New Roman"/>
                <w:color w:val="000000"/>
                <w:rPrChange w:id="1561" w:author="Nick Smith" w:date="2021-05-17T14:21:00Z">
                  <w:rPr>
                    <w:ins w:id="1562" w:author="Risa" w:date="2021-04-28T15:04:00Z"/>
                    <w:del w:id="1563" w:author="Nick Smith" w:date="2021-05-18T12:46:00Z"/>
                    <w:rFonts w:eastAsia="Times New Roman"/>
                    <w:color w:val="000000"/>
                    <w:sz w:val="20"/>
                    <w:szCs w:val="20"/>
                  </w:rPr>
                </w:rPrChange>
              </w:rPr>
              <w:pPrChange w:id="1564" w:author="Nick Smith" w:date="2021-05-17T14:21:00Z">
                <w:pPr>
                  <w:jc w:val="center"/>
                </w:pPr>
              </w:pPrChange>
            </w:pPr>
            <w:ins w:id="1565" w:author="Risa" w:date="2021-04-28T15:04:00Z">
              <w:del w:id="1566" w:author="Nick Smith" w:date="2021-05-18T12:46:00Z">
                <w:r w:rsidRPr="008531D1" w:rsidDel="00F36E49">
                  <w:rPr>
                    <w:rFonts w:eastAsia="Times New Roman"/>
                    <w:color w:val="000000"/>
                    <w:rPrChange w:id="1567" w:author="Nick Smith" w:date="2021-05-17T14:21:00Z">
                      <w:rPr>
                        <w:rFonts w:eastAsia="Times New Roman"/>
                        <w:color w:val="000000"/>
                        <w:sz w:val="20"/>
                        <w:szCs w:val="20"/>
                      </w:rPr>
                    </w:rPrChange>
                  </w:rPr>
                  <w:delText>1.758</w:delText>
                </w:r>
              </w:del>
            </w:ins>
          </w:p>
        </w:tc>
        <w:tc>
          <w:tcPr>
            <w:tcW w:w="1237" w:type="pct"/>
            <w:tcBorders>
              <w:left w:val="nil"/>
              <w:right w:val="nil"/>
            </w:tcBorders>
            <w:shd w:val="clear" w:color="auto" w:fill="auto"/>
            <w:noWrap/>
            <w:vAlign w:val="center"/>
            <w:hideMark/>
            <w:tcPrChange w:id="1568" w:author="Risa" w:date="2021-05-05T15:40:00Z">
              <w:tcPr>
                <w:tcW w:w="1007" w:type="pct"/>
                <w:tcBorders>
                  <w:left w:val="nil"/>
                  <w:right w:val="nil"/>
                </w:tcBorders>
                <w:shd w:val="clear" w:color="auto" w:fill="auto"/>
                <w:noWrap/>
                <w:vAlign w:val="center"/>
                <w:hideMark/>
              </w:tcPr>
            </w:tcPrChange>
          </w:tcPr>
          <w:p w14:paraId="5366D4E2" w14:textId="3F42E422" w:rsidR="00AE1760" w:rsidRPr="008531D1" w:rsidDel="00F36E49" w:rsidRDefault="00AE1760">
            <w:pPr>
              <w:spacing w:line="480" w:lineRule="auto"/>
              <w:contextualSpacing/>
              <w:jc w:val="center"/>
              <w:rPr>
                <w:ins w:id="1569" w:author="Risa" w:date="2021-04-28T15:04:00Z"/>
                <w:del w:id="1570" w:author="Nick Smith" w:date="2021-05-18T12:46:00Z"/>
                <w:rFonts w:eastAsia="Times New Roman"/>
                <w:color w:val="000000"/>
                <w:rPrChange w:id="1571" w:author="Nick Smith" w:date="2021-05-17T14:21:00Z">
                  <w:rPr>
                    <w:ins w:id="1572" w:author="Risa" w:date="2021-04-28T15:04:00Z"/>
                    <w:del w:id="1573" w:author="Nick Smith" w:date="2021-05-18T12:46:00Z"/>
                    <w:rFonts w:eastAsia="Times New Roman"/>
                    <w:color w:val="000000"/>
                    <w:sz w:val="20"/>
                    <w:szCs w:val="20"/>
                  </w:rPr>
                </w:rPrChange>
              </w:rPr>
              <w:pPrChange w:id="1574" w:author="Nick Smith" w:date="2021-05-17T14:21:00Z">
                <w:pPr>
                  <w:jc w:val="center"/>
                </w:pPr>
              </w:pPrChange>
            </w:pPr>
            <w:ins w:id="1575" w:author="Risa" w:date="2021-04-28T15:04:00Z">
              <w:del w:id="1576" w:author="Nick Smith" w:date="2021-05-18T12:46:00Z">
                <w:r w:rsidRPr="008531D1" w:rsidDel="00F36E49">
                  <w:rPr>
                    <w:rFonts w:eastAsia="Times New Roman"/>
                    <w:color w:val="000000"/>
                    <w:rPrChange w:id="1577" w:author="Nick Smith" w:date="2021-05-17T14:21:00Z">
                      <w:rPr>
                        <w:rFonts w:eastAsia="Times New Roman"/>
                        <w:color w:val="000000"/>
                        <w:sz w:val="20"/>
                        <w:szCs w:val="20"/>
                      </w:rPr>
                    </w:rPrChange>
                  </w:rPr>
                  <w:delText>0.185</w:delText>
                </w:r>
              </w:del>
            </w:ins>
          </w:p>
        </w:tc>
      </w:tr>
      <w:tr w:rsidR="00AE1760" w:rsidRPr="00771C52" w:rsidDel="00F36E49" w14:paraId="4AAF0A60" w14:textId="21513A79" w:rsidTr="00482CAA">
        <w:trPr>
          <w:trHeight w:val="320"/>
          <w:ins w:id="1578" w:author="Risa" w:date="2021-04-28T15:04:00Z"/>
          <w:del w:id="1579" w:author="Nick Smith" w:date="2021-05-18T12:46:00Z"/>
          <w:trPrChange w:id="1580" w:author="Risa" w:date="2021-05-05T15:40:00Z">
            <w:trPr>
              <w:trHeight w:val="320"/>
            </w:trPr>
          </w:trPrChange>
        </w:trPr>
        <w:tc>
          <w:tcPr>
            <w:tcW w:w="1474" w:type="pct"/>
            <w:tcBorders>
              <w:top w:val="nil"/>
              <w:left w:val="nil"/>
              <w:right w:val="nil"/>
            </w:tcBorders>
            <w:shd w:val="clear" w:color="auto" w:fill="auto"/>
            <w:noWrap/>
            <w:vAlign w:val="center"/>
            <w:hideMark/>
            <w:tcPrChange w:id="1581" w:author="Risa" w:date="2021-05-05T15:40:00Z">
              <w:tcPr>
                <w:tcW w:w="1199" w:type="pct"/>
                <w:tcBorders>
                  <w:top w:val="nil"/>
                  <w:left w:val="nil"/>
                  <w:right w:val="nil"/>
                </w:tcBorders>
                <w:shd w:val="clear" w:color="auto" w:fill="auto"/>
                <w:noWrap/>
                <w:vAlign w:val="center"/>
                <w:hideMark/>
              </w:tcPr>
            </w:tcPrChange>
          </w:tcPr>
          <w:p w14:paraId="7C65E04A" w14:textId="4CC6421D" w:rsidR="00AE1760" w:rsidRPr="008531D1" w:rsidDel="00F36E49" w:rsidRDefault="00AE1760">
            <w:pPr>
              <w:spacing w:line="480" w:lineRule="auto"/>
              <w:contextualSpacing/>
              <w:rPr>
                <w:ins w:id="1582" w:author="Risa" w:date="2021-04-28T15:04:00Z"/>
                <w:del w:id="1583" w:author="Nick Smith" w:date="2021-05-18T12:46:00Z"/>
                <w:rFonts w:eastAsia="Times New Roman"/>
                <w:color w:val="000000"/>
                <w:rPrChange w:id="1584" w:author="Nick Smith" w:date="2021-05-17T14:21:00Z">
                  <w:rPr>
                    <w:ins w:id="1585" w:author="Risa" w:date="2021-04-28T15:04:00Z"/>
                    <w:del w:id="1586" w:author="Nick Smith" w:date="2021-05-18T12:46:00Z"/>
                    <w:rFonts w:eastAsia="Times New Roman"/>
                    <w:color w:val="000000"/>
                    <w:sz w:val="20"/>
                    <w:szCs w:val="20"/>
                  </w:rPr>
                </w:rPrChange>
              </w:rPr>
              <w:pPrChange w:id="1587" w:author="Nick Smith" w:date="2021-05-17T14:21:00Z">
                <w:pPr/>
              </w:pPrChange>
            </w:pPr>
            <w:ins w:id="1588" w:author="Risa" w:date="2021-04-28T15:04:00Z">
              <w:del w:id="1589" w:author="Nick Smith" w:date="2021-05-18T12:46:00Z">
                <w:r w:rsidRPr="008531D1" w:rsidDel="00F36E49">
                  <w:rPr>
                    <w:rFonts w:eastAsia="Times New Roman"/>
                    <w:color w:val="000000"/>
                    <w:rPrChange w:id="1590" w:author="Nick Smith" w:date="2021-05-17T14:21:00Z">
                      <w:rPr>
                        <w:rFonts w:eastAsia="Times New Roman"/>
                        <w:color w:val="000000"/>
                        <w:sz w:val="20"/>
                        <w:szCs w:val="20"/>
                      </w:rPr>
                    </w:rPrChange>
                  </w:rPr>
                  <w:delText>Soil P x Soil K</w:delText>
                </w:r>
              </w:del>
            </w:ins>
            <w:ins w:id="1591" w:author="Risa" w:date="2021-05-05T15:40:00Z">
              <w:del w:id="1592" w:author="Nick Smith" w:date="2021-05-18T12:46:00Z">
                <w:r w:rsidR="00482CAA" w:rsidRPr="001B44B1" w:rsidDel="00F36E49">
                  <w:rPr>
                    <w:rFonts w:eastAsia="Times New Roman"/>
                    <w:color w:val="000000"/>
                    <w:vertAlign w:val="subscript"/>
                  </w:rPr>
                  <w:delText>+µ</w:delText>
                </w:r>
              </w:del>
            </w:ins>
          </w:p>
        </w:tc>
        <w:tc>
          <w:tcPr>
            <w:tcW w:w="1145" w:type="pct"/>
            <w:tcBorders>
              <w:top w:val="nil"/>
              <w:left w:val="nil"/>
              <w:right w:val="nil"/>
            </w:tcBorders>
            <w:vAlign w:val="center"/>
            <w:tcPrChange w:id="1593" w:author="Risa" w:date="2021-05-05T15:40:00Z">
              <w:tcPr>
                <w:tcW w:w="931" w:type="pct"/>
                <w:tcBorders>
                  <w:top w:val="nil"/>
                  <w:left w:val="nil"/>
                  <w:right w:val="nil"/>
                </w:tcBorders>
                <w:vAlign w:val="center"/>
              </w:tcPr>
            </w:tcPrChange>
          </w:tcPr>
          <w:p w14:paraId="1E822835" w14:textId="6CE338A9" w:rsidR="00AE1760" w:rsidRPr="008531D1" w:rsidDel="00F36E49" w:rsidRDefault="00AE1760">
            <w:pPr>
              <w:spacing w:line="480" w:lineRule="auto"/>
              <w:contextualSpacing/>
              <w:jc w:val="center"/>
              <w:rPr>
                <w:ins w:id="1594" w:author="Risa" w:date="2021-04-30T08:59:00Z"/>
                <w:del w:id="1595" w:author="Nick Smith" w:date="2021-05-18T12:46:00Z"/>
                <w:rFonts w:eastAsia="Times New Roman"/>
                <w:color w:val="000000"/>
                <w:rPrChange w:id="1596" w:author="Nick Smith" w:date="2021-05-17T14:21:00Z">
                  <w:rPr>
                    <w:ins w:id="1597" w:author="Risa" w:date="2021-04-30T08:59:00Z"/>
                    <w:del w:id="1598" w:author="Nick Smith" w:date="2021-05-18T12:46:00Z"/>
                    <w:rFonts w:eastAsia="Times New Roman"/>
                    <w:color w:val="000000"/>
                    <w:sz w:val="20"/>
                    <w:szCs w:val="20"/>
                  </w:rPr>
                </w:rPrChange>
              </w:rPr>
              <w:pPrChange w:id="1599" w:author="Nick Smith" w:date="2021-05-17T14:21:00Z">
                <w:pPr>
                  <w:jc w:val="center"/>
                </w:pPr>
              </w:pPrChange>
            </w:pPr>
            <w:ins w:id="1600" w:author="Risa" w:date="2021-04-30T08:59:00Z">
              <w:del w:id="1601" w:author="Nick Smith" w:date="2021-05-18T12:46:00Z">
                <w:r w:rsidRPr="008531D1" w:rsidDel="00F36E49">
                  <w:rPr>
                    <w:rFonts w:eastAsia="Times New Roman"/>
                    <w:color w:val="000000"/>
                    <w:rPrChange w:id="1602" w:author="Nick Smith" w:date="2021-05-17T14:21:00Z">
                      <w:rPr>
                        <w:rFonts w:eastAsia="Times New Roman"/>
                        <w:color w:val="000000"/>
                        <w:sz w:val="20"/>
                        <w:szCs w:val="20"/>
                      </w:rPr>
                    </w:rPrChange>
                  </w:rPr>
                  <w:delText>1</w:delText>
                </w:r>
              </w:del>
            </w:ins>
          </w:p>
        </w:tc>
        <w:tc>
          <w:tcPr>
            <w:tcW w:w="1144" w:type="pct"/>
            <w:tcBorders>
              <w:top w:val="nil"/>
              <w:left w:val="nil"/>
              <w:right w:val="nil"/>
            </w:tcBorders>
            <w:shd w:val="clear" w:color="auto" w:fill="auto"/>
            <w:noWrap/>
            <w:vAlign w:val="center"/>
            <w:hideMark/>
            <w:tcPrChange w:id="1603" w:author="Risa" w:date="2021-05-05T15:40:00Z">
              <w:tcPr>
                <w:tcW w:w="931" w:type="pct"/>
                <w:tcBorders>
                  <w:top w:val="nil"/>
                  <w:left w:val="nil"/>
                  <w:right w:val="nil"/>
                </w:tcBorders>
                <w:shd w:val="clear" w:color="auto" w:fill="auto"/>
                <w:noWrap/>
                <w:vAlign w:val="center"/>
                <w:hideMark/>
              </w:tcPr>
            </w:tcPrChange>
          </w:tcPr>
          <w:p w14:paraId="6B5A6BD8" w14:textId="64019B56" w:rsidR="00AE1760" w:rsidRPr="008531D1" w:rsidDel="00F36E49" w:rsidRDefault="00AE1760">
            <w:pPr>
              <w:spacing w:line="480" w:lineRule="auto"/>
              <w:contextualSpacing/>
              <w:jc w:val="center"/>
              <w:rPr>
                <w:ins w:id="1604" w:author="Risa" w:date="2021-04-28T15:04:00Z"/>
                <w:del w:id="1605" w:author="Nick Smith" w:date="2021-05-18T12:46:00Z"/>
                <w:rFonts w:eastAsia="Times New Roman"/>
                <w:color w:val="000000"/>
                <w:rPrChange w:id="1606" w:author="Nick Smith" w:date="2021-05-17T14:21:00Z">
                  <w:rPr>
                    <w:ins w:id="1607" w:author="Risa" w:date="2021-04-28T15:04:00Z"/>
                    <w:del w:id="1608" w:author="Nick Smith" w:date="2021-05-18T12:46:00Z"/>
                    <w:rFonts w:eastAsia="Times New Roman"/>
                    <w:color w:val="000000"/>
                    <w:sz w:val="20"/>
                    <w:szCs w:val="20"/>
                  </w:rPr>
                </w:rPrChange>
              </w:rPr>
              <w:pPrChange w:id="1609" w:author="Nick Smith" w:date="2021-05-17T14:21:00Z">
                <w:pPr>
                  <w:jc w:val="center"/>
                </w:pPr>
              </w:pPrChange>
            </w:pPr>
            <w:ins w:id="1610" w:author="Risa" w:date="2021-04-28T15:04:00Z">
              <w:del w:id="1611" w:author="Nick Smith" w:date="2021-05-18T12:46:00Z">
                <w:r w:rsidRPr="008531D1" w:rsidDel="00F36E49">
                  <w:rPr>
                    <w:rFonts w:eastAsia="Times New Roman"/>
                    <w:color w:val="000000"/>
                    <w:rPrChange w:id="1612" w:author="Nick Smith" w:date="2021-05-17T14:21:00Z">
                      <w:rPr>
                        <w:rFonts w:eastAsia="Times New Roman"/>
                        <w:color w:val="000000"/>
                        <w:sz w:val="20"/>
                        <w:szCs w:val="20"/>
                      </w:rPr>
                    </w:rPrChange>
                  </w:rPr>
                  <w:delText>0.446</w:delText>
                </w:r>
              </w:del>
            </w:ins>
          </w:p>
        </w:tc>
        <w:tc>
          <w:tcPr>
            <w:tcW w:w="1237" w:type="pct"/>
            <w:tcBorders>
              <w:left w:val="nil"/>
              <w:right w:val="nil"/>
            </w:tcBorders>
            <w:shd w:val="clear" w:color="auto" w:fill="auto"/>
            <w:noWrap/>
            <w:vAlign w:val="center"/>
            <w:hideMark/>
            <w:tcPrChange w:id="1613" w:author="Risa" w:date="2021-05-05T15:40:00Z">
              <w:tcPr>
                <w:tcW w:w="1007" w:type="pct"/>
                <w:tcBorders>
                  <w:left w:val="nil"/>
                  <w:right w:val="nil"/>
                </w:tcBorders>
                <w:shd w:val="clear" w:color="auto" w:fill="auto"/>
                <w:noWrap/>
                <w:vAlign w:val="center"/>
                <w:hideMark/>
              </w:tcPr>
            </w:tcPrChange>
          </w:tcPr>
          <w:p w14:paraId="13F21F7F" w14:textId="2CB11A78" w:rsidR="00AE1760" w:rsidRPr="008531D1" w:rsidDel="00F36E49" w:rsidRDefault="00AE1760">
            <w:pPr>
              <w:spacing w:line="480" w:lineRule="auto"/>
              <w:contextualSpacing/>
              <w:jc w:val="center"/>
              <w:rPr>
                <w:ins w:id="1614" w:author="Risa" w:date="2021-04-28T15:04:00Z"/>
                <w:del w:id="1615" w:author="Nick Smith" w:date="2021-05-18T12:46:00Z"/>
                <w:rFonts w:eastAsia="Times New Roman"/>
                <w:color w:val="000000"/>
                <w:rPrChange w:id="1616" w:author="Nick Smith" w:date="2021-05-17T14:21:00Z">
                  <w:rPr>
                    <w:ins w:id="1617" w:author="Risa" w:date="2021-04-28T15:04:00Z"/>
                    <w:del w:id="1618" w:author="Nick Smith" w:date="2021-05-18T12:46:00Z"/>
                    <w:rFonts w:eastAsia="Times New Roman"/>
                    <w:color w:val="000000"/>
                    <w:sz w:val="20"/>
                    <w:szCs w:val="20"/>
                  </w:rPr>
                </w:rPrChange>
              </w:rPr>
              <w:pPrChange w:id="1619" w:author="Nick Smith" w:date="2021-05-17T14:21:00Z">
                <w:pPr>
                  <w:jc w:val="center"/>
                </w:pPr>
              </w:pPrChange>
            </w:pPr>
            <w:ins w:id="1620" w:author="Risa" w:date="2021-04-28T15:04:00Z">
              <w:del w:id="1621" w:author="Nick Smith" w:date="2021-05-18T12:46:00Z">
                <w:r w:rsidRPr="008531D1" w:rsidDel="00F36E49">
                  <w:rPr>
                    <w:rFonts w:eastAsia="Times New Roman"/>
                    <w:color w:val="000000"/>
                    <w:rPrChange w:id="1622" w:author="Nick Smith" w:date="2021-05-17T14:21:00Z">
                      <w:rPr>
                        <w:rFonts w:eastAsia="Times New Roman"/>
                        <w:color w:val="000000"/>
                        <w:sz w:val="20"/>
                        <w:szCs w:val="20"/>
                      </w:rPr>
                    </w:rPrChange>
                  </w:rPr>
                  <w:delText>0.504</w:delText>
                </w:r>
              </w:del>
            </w:ins>
          </w:p>
        </w:tc>
      </w:tr>
      <w:tr w:rsidR="00AE1760" w:rsidRPr="00771C52" w:rsidDel="00F36E49" w14:paraId="56C600AA" w14:textId="72DABF04" w:rsidTr="00482CAA">
        <w:trPr>
          <w:trHeight w:val="320"/>
          <w:ins w:id="1623" w:author="Risa" w:date="2021-04-28T15:04:00Z"/>
          <w:del w:id="1624" w:author="Nick Smith" w:date="2021-05-18T12:46:00Z"/>
          <w:trPrChange w:id="1625" w:author="Risa" w:date="2021-05-05T15:40:00Z">
            <w:trPr>
              <w:trHeight w:val="320"/>
            </w:trPr>
          </w:trPrChange>
        </w:trPr>
        <w:tc>
          <w:tcPr>
            <w:tcW w:w="1474" w:type="pct"/>
            <w:tcBorders>
              <w:top w:val="nil"/>
              <w:left w:val="nil"/>
              <w:bottom w:val="single" w:sz="4" w:space="0" w:color="auto"/>
              <w:right w:val="nil"/>
            </w:tcBorders>
            <w:shd w:val="clear" w:color="auto" w:fill="auto"/>
            <w:noWrap/>
            <w:vAlign w:val="center"/>
            <w:hideMark/>
            <w:tcPrChange w:id="1626" w:author="Risa" w:date="2021-05-05T15:40:00Z">
              <w:tcPr>
                <w:tcW w:w="1199" w:type="pct"/>
                <w:tcBorders>
                  <w:top w:val="nil"/>
                  <w:left w:val="nil"/>
                  <w:bottom w:val="single" w:sz="4" w:space="0" w:color="auto"/>
                  <w:right w:val="nil"/>
                </w:tcBorders>
                <w:shd w:val="clear" w:color="auto" w:fill="auto"/>
                <w:noWrap/>
                <w:vAlign w:val="center"/>
                <w:hideMark/>
              </w:tcPr>
            </w:tcPrChange>
          </w:tcPr>
          <w:p w14:paraId="382DEA67" w14:textId="567D25B0" w:rsidR="00AE1760" w:rsidRPr="008531D1" w:rsidDel="00F36E49" w:rsidRDefault="00AE1760">
            <w:pPr>
              <w:spacing w:line="480" w:lineRule="auto"/>
              <w:contextualSpacing/>
              <w:rPr>
                <w:ins w:id="1627" w:author="Risa" w:date="2021-04-28T15:04:00Z"/>
                <w:del w:id="1628" w:author="Nick Smith" w:date="2021-05-18T12:46:00Z"/>
                <w:rFonts w:eastAsia="Times New Roman"/>
                <w:color w:val="000000"/>
                <w:rPrChange w:id="1629" w:author="Nick Smith" w:date="2021-05-17T14:21:00Z">
                  <w:rPr>
                    <w:ins w:id="1630" w:author="Risa" w:date="2021-04-28T15:04:00Z"/>
                    <w:del w:id="1631" w:author="Nick Smith" w:date="2021-05-18T12:46:00Z"/>
                    <w:rFonts w:eastAsia="Times New Roman"/>
                    <w:color w:val="000000"/>
                    <w:sz w:val="20"/>
                    <w:szCs w:val="20"/>
                  </w:rPr>
                </w:rPrChange>
              </w:rPr>
              <w:pPrChange w:id="1632" w:author="Nick Smith" w:date="2021-05-17T14:21:00Z">
                <w:pPr/>
              </w:pPrChange>
            </w:pPr>
            <w:ins w:id="1633" w:author="Risa" w:date="2021-04-28T15:04:00Z">
              <w:del w:id="1634" w:author="Nick Smith" w:date="2021-05-18T12:46:00Z">
                <w:r w:rsidRPr="008531D1" w:rsidDel="00F36E49">
                  <w:rPr>
                    <w:rFonts w:eastAsia="Times New Roman"/>
                    <w:color w:val="000000"/>
                    <w:rPrChange w:id="1635" w:author="Nick Smith" w:date="2021-05-17T14:21:00Z">
                      <w:rPr>
                        <w:rFonts w:eastAsia="Times New Roman"/>
                        <w:color w:val="000000"/>
                        <w:sz w:val="20"/>
                        <w:szCs w:val="20"/>
                      </w:rPr>
                    </w:rPrChange>
                  </w:rPr>
                  <w:delText>Soil N x Soil P x Soil K</w:delText>
                </w:r>
              </w:del>
            </w:ins>
            <w:ins w:id="1636" w:author="Risa" w:date="2021-05-05T15:40:00Z">
              <w:del w:id="1637" w:author="Nick Smith" w:date="2021-05-18T12:46:00Z">
                <w:r w:rsidR="00482CAA" w:rsidRPr="001B44B1" w:rsidDel="00F36E49">
                  <w:rPr>
                    <w:rFonts w:eastAsia="Times New Roman"/>
                    <w:color w:val="000000"/>
                    <w:vertAlign w:val="subscript"/>
                  </w:rPr>
                  <w:delText>+µ</w:delText>
                </w:r>
              </w:del>
            </w:ins>
          </w:p>
        </w:tc>
        <w:tc>
          <w:tcPr>
            <w:tcW w:w="1145" w:type="pct"/>
            <w:tcBorders>
              <w:top w:val="nil"/>
              <w:left w:val="nil"/>
              <w:bottom w:val="single" w:sz="4" w:space="0" w:color="auto"/>
              <w:right w:val="nil"/>
            </w:tcBorders>
            <w:vAlign w:val="center"/>
            <w:tcPrChange w:id="1638" w:author="Risa" w:date="2021-05-05T15:40:00Z">
              <w:tcPr>
                <w:tcW w:w="931" w:type="pct"/>
                <w:tcBorders>
                  <w:top w:val="nil"/>
                  <w:left w:val="nil"/>
                  <w:bottom w:val="single" w:sz="4" w:space="0" w:color="auto"/>
                  <w:right w:val="nil"/>
                </w:tcBorders>
                <w:vAlign w:val="center"/>
              </w:tcPr>
            </w:tcPrChange>
          </w:tcPr>
          <w:p w14:paraId="69C784EB" w14:textId="1A1BBE8F" w:rsidR="00AE1760" w:rsidRPr="008531D1" w:rsidDel="00F36E49" w:rsidRDefault="00AE1760">
            <w:pPr>
              <w:spacing w:line="480" w:lineRule="auto"/>
              <w:contextualSpacing/>
              <w:jc w:val="center"/>
              <w:rPr>
                <w:ins w:id="1639" w:author="Risa" w:date="2021-04-30T08:59:00Z"/>
                <w:del w:id="1640" w:author="Nick Smith" w:date="2021-05-18T12:46:00Z"/>
                <w:rFonts w:eastAsia="Times New Roman"/>
                <w:color w:val="000000"/>
                <w:rPrChange w:id="1641" w:author="Nick Smith" w:date="2021-05-17T14:21:00Z">
                  <w:rPr>
                    <w:ins w:id="1642" w:author="Risa" w:date="2021-04-30T08:59:00Z"/>
                    <w:del w:id="1643" w:author="Nick Smith" w:date="2021-05-18T12:46:00Z"/>
                    <w:rFonts w:eastAsia="Times New Roman"/>
                    <w:color w:val="000000"/>
                    <w:sz w:val="20"/>
                    <w:szCs w:val="20"/>
                  </w:rPr>
                </w:rPrChange>
              </w:rPr>
              <w:pPrChange w:id="1644" w:author="Nick Smith" w:date="2021-05-17T14:21:00Z">
                <w:pPr>
                  <w:jc w:val="center"/>
                </w:pPr>
              </w:pPrChange>
            </w:pPr>
            <w:ins w:id="1645" w:author="Risa" w:date="2021-04-30T08:59:00Z">
              <w:del w:id="1646" w:author="Nick Smith" w:date="2021-05-18T12:46:00Z">
                <w:r w:rsidRPr="008531D1" w:rsidDel="00F36E49">
                  <w:rPr>
                    <w:rFonts w:eastAsia="Times New Roman"/>
                    <w:color w:val="000000"/>
                    <w:rPrChange w:id="1647" w:author="Nick Smith" w:date="2021-05-17T14:21:00Z">
                      <w:rPr>
                        <w:rFonts w:eastAsia="Times New Roman"/>
                        <w:color w:val="000000"/>
                        <w:sz w:val="20"/>
                        <w:szCs w:val="20"/>
                      </w:rPr>
                    </w:rPrChange>
                  </w:rPr>
                  <w:delText>1</w:delText>
                </w:r>
              </w:del>
            </w:ins>
          </w:p>
        </w:tc>
        <w:tc>
          <w:tcPr>
            <w:tcW w:w="1144" w:type="pct"/>
            <w:tcBorders>
              <w:top w:val="nil"/>
              <w:left w:val="nil"/>
              <w:bottom w:val="single" w:sz="4" w:space="0" w:color="auto"/>
              <w:right w:val="nil"/>
            </w:tcBorders>
            <w:shd w:val="clear" w:color="auto" w:fill="auto"/>
            <w:noWrap/>
            <w:vAlign w:val="center"/>
            <w:hideMark/>
            <w:tcPrChange w:id="1648" w:author="Risa" w:date="2021-05-05T15:40:00Z">
              <w:tcPr>
                <w:tcW w:w="931" w:type="pct"/>
                <w:tcBorders>
                  <w:top w:val="nil"/>
                  <w:left w:val="nil"/>
                  <w:bottom w:val="single" w:sz="4" w:space="0" w:color="auto"/>
                  <w:right w:val="nil"/>
                </w:tcBorders>
                <w:shd w:val="clear" w:color="auto" w:fill="auto"/>
                <w:noWrap/>
                <w:vAlign w:val="center"/>
                <w:hideMark/>
              </w:tcPr>
            </w:tcPrChange>
          </w:tcPr>
          <w:p w14:paraId="54864FFA" w14:textId="356A43D3" w:rsidR="00AE1760" w:rsidRPr="008531D1" w:rsidDel="00F36E49" w:rsidRDefault="00AE1760">
            <w:pPr>
              <w:spacing w:line="480" w:lineRule="auto"/>
              <w:contextualSpacing/>
              <w:jc w:val="center"/>
              <w:rPr>
                <w:ins w:id="1649" w:author="Risa" w:date="2021-04-28T15:04:00Z"/>
                <w:del w:id="1650" w:author="Nick Smith" w:date="2021-05-18T12:46:00Z"/>
                <w:rFonts w:eastAsia="Times New Roman"/>
                <w:color w:val="000000"/>
                <w:rPrChange w:id="1651" w:author="Nick Smith" w:date="2021-05-17T14:21:00Z">
                  <w:rPr>
                    <w:ins w:id="1652" w:author="Risa" w:date="2021-04-28T15:04:00Z"/>
                    <w:del w:id="1653" w:author="Nick Smith" w:date="2021-05-18T12:46:00Z"/>
                    <w:rFonts w:eastAsia="Times New Roman"/>
                    <w:color w:val="000000"/>
                    <w:sz w:val="20"/>
                    <w:szCs w:val="20"/>
                  </w:rPr>
                </w:rPrChange>
              </w:rPr>
              <w:pPrChange w:id="1654" w:author="Nick Smith" w:date="2021-05-17T14:21:00Z">
                <w:pPr>
                  <w:jc w:val="center"/>
                </w:pPr>
              </w:pPrChange>
            </w:pPr>
            <w:ins w:id="1655" w:author="Risa" w:date="2021-04-28T15:04:00Z">
              <w:del w:id="1656" w:author="Nick Smith" w:date="2021-05-18T12:46:00Z">
                <w:r w:rsidRPr="008531D1" w:rsidDel="00F36E49">
                  <w:rPr>
                    <w:rFonts w:eastAsia="Times New Roman"/>
                    <w:color w:val="000000"/>
                    <w:rPrChange w:id="1657" w:author="Nick Smith" w:date="2021-05-17T14:21:00Z">
                      <w:rPr>
                        <w:rFonts w:eastAsia="Times New Roman"/>
                        <w:color w:val="000000"/>
                        <w:sz w:val="20"/>
                        <w:szCs w:val="20"/>
                      </w:rPr>
                    </w:rPrChange>
                  </w:rPr>
                  <w:delText>0.279</w:delText>
                </w:r>
              </w:del>
            </w:ins>
          </w:p>
        </w:tc>
        <w:tc>
          <w:tcPr>
            <w:tcW w:w="1237" w:type="pct"/>
            <w:tcBorders>
              <w:left w:val="nil"/>
              <w:bottom w:val="single" w:sz="4" w:space="0" w:color="auto"/>
              <w:right w:val="nil"/>
            </w:tcBorders>
            <w:shd w:val="clear" w:color="auto" w:fill="auto"/>
            <w:noWrap/>
            <w:vAlign w:val="center"/>
            <w:hideMark/>
            <w:tcPrChange w:id="1658" w:author="Risa" w:date="2021-05-05T15:40:00Z">
              <w:tcPr>
                <w:tcW w:w="1007" w:type="pct"/>
                <w:tcBorders>
                  <w:left w:val="nil"/>
                  <w:bottom w:val="single" w:sz="4" w:space="0" w:color="auto"/>
                  <w:right w:val="nil"/>
                </w:tcBorders>
                <w:shd w:val="clear" w:color="auto" w:fill="auto"/>
                <w:noWrap/>
                <w:vAlign w:val="center"/>
                <w:hideMark/>
              </w:tcPr>
            </w:tcPrChange>
          </w:tcPr>
          <w:p w14:paraId="6C676CCE" w14:textId="48B8C141" w:rsidR="00AE1760" w:rsidRPr="008531D1" w:rsidDel="00F36E49" w:rsidRDefault="00AE1760">
            <w:pPr>
              <w:spacing w:line="480" w:lineRule="auto"/>
              <w:contextualSpacing/>
              <w:jc w:val="center"/>
              <w:rPr>
                <w:ins w:id="1659" w:author="Risa" w:date="2021-04-28T15:04:00Z"/>
                <w:del w:id="1660" w:author="Nick Smith" w:date="2021-05-18T12:46:00Z"/>
                <w:rFonts w:eastAsia="Times New Roman"/>
                <w:color w:val="000000"/>
                <w:rPrChange w:id="1661" w:author="Nick Smith" w:date="2021-05-17T14:21:00Z">
                  <w:rPr>
                    <w:ins w:id="1662" w:author="Risa" w:date="2021-04-28T15:04:00Z"/>
                    <w:del w:id="1663" w:author="Nick Smith" w:date="2021-05-18T12:46:00Z"/>
                    <w:rFonts w:eastAsia="Times New Roman"/>
                    <w:color w:val="000000"/>
                    <w:sz w:val="20"/>
                    <w:szCs w:val="20"/>
                  </w:rPr>
                </w:rPrChange>
              </w:rPr>
              <w:pPrChange w:id="1664" w:author="Nick Smith" w:date="2021-05-17T14:21:00Z">
                <w:pPr>
                  <w:jc w:val="center"/>
                </w:pPr>
              </w:pPrChange>
            </w:pPr>
            <w:ins w:id="1665" w:author="Risa" w:date="2021-04-28T15:04:00Z">
              <w:del w:id="1666" w:author="Nick Smith" w:date="2021-05-18T12:46:00Z">
                <w:r w:rsidRPr="008531D1" w:rsidDel="00F36E49">
                  <w:rPr>
                    <w:rFonts w:eastAsia="Times New Roman"/>
                    <w:color w:val="000000"/>
                    <w:rPrChange w:id="1667" w:author="Nick Smith" w:date="2021-05-17T14:21:00Z">
                      <w:rPr>
                        <w:rFonts w:eastAsia="Times New Roman"/>
                        <w:color w:val="000000"/>
                        <w:sz w:val="20"/>
                        <w:szCs w:val="20"/>
                      </w:rPr>
                    </w:rPrChange>
                  </w:rPr>
                  <w:delText>0.597</w:delText>
                </w:r>
              </w:del>
            </w:ins>
          </w:p>
        </w:tc>
      </w:tr>
    </w:tbl>
    <w:p w14:paraId="76FD7014" w14:textId="17227498" w:rsidR="00745361" w:rsidRPr="008531D1" w:rsidDel="00F36E49" w:rsidRDefault="00745361">
      <w:pPr>
        <w:spacing w:line="480" w:lineRule="auto"/>
        <w:contextualSpacing/>
        <w:rPr>
          <w:ins w:id="1668" w:author="Risa" w:date="2021-04-28T15:04:00Z"/>
          <w:del w:id="1669" w:author="Nick Smith" w:date="2021-05-18T12:46:00Z"/>
          <w:rPrChange w:id="1670" w:author="Nick Smith" w:date="2021-05-17T14:21:00Z">
            <w:rPr>
              <w:ins w:id="1671" w:author="Risa" w:date="2021-04-28T15:04:00Z"/>
              <w:del w:id="1672" w:author="Nick Smith" w:date="2021-05-18T12:46:00Z"/>
              <w:sz w:val="20"/>
              <w:szCs w:val="20"/>
            </w:rPr>
          </w:rPrChange>
        </w:rPr>
        <w:pPrChange w:id="1673" w:author="Nick Smith" w:date="2021-05-17T14:21:00Z">
          <w:pPr/>
        </w:pPrChange>
      </w:pPr>
      <w:ins w:id="1674" w:author="Risa" w:date="2021-04-28T15:04:00Z">
        <w:del w:id="1675" w:author="Nick Smith" w:date="2021-05-18T12:46:00Z">
          <w:r w:rsidRPr="008531D1" w:rsidDel="00F36E49">
            <w:rPr>
              <w:rPrChange w:id="1676" w:author="Nick Smith" w:date="2021-05-17T14:21:00Z">
                <w:rPr>
                  <w:sz w:val="20"/>
                  <w:szCs w:val="20"/>
                </w:rPr>
              </w:rPrChange>
            </w:rPr>
            <w:lastRenderedPageBreak/>
            <w:delText xml:space="preserve">* P-values &lt; 0.05 are bolded and &lt; 0.1 are italicized. </w:delText>
          </w:r>
        </w:del>
      </w:ins>
      <w:ins w:id="1677" w:author="Risa" w:date="2021-05-06T15:21:00Z">
        <w:del w:id="1678" w:author="Nick Smith" w:date="2021-05-18T12:46:00Z">
          <w:r w:rsidR="007F6543" w:rsidRPr="008531D1" w:rsidDel="00F36E49">
            <w:rPr>
              <w:rPrChange w:id="1679" w:author="Nick Smith" w:date="2021-05-17T14:21:00Z">
                <w:rPr>
                  <w:sz w:val="20"/>
                  <w:szCs w:val="20"/>
                </w:rPr>
              </w:rPrChange>
            </w:rPr>
            <w:delText xml:space="preserve">Sample size is </w:delText>
          </w:r>
        </w:del>
      </w:ins>
      <w:ins w:id="1680" w:author="Risa" w:date="2021-05-06T15:22:00Z">
        <w:del w:id="1681" w:author="Nick Smith" w:date="2021-05-18T12:46:00Z">
          <w:r w:rsidR="007F6543" w:rsidRPr="008531D1" w:rsidDel="00F36E49">
            <w:rPr>
              <w:rPrChange w:id="1682" w:author="Nick Smith" w:date="2021-05-17T14:21:00Z">
                <w:rPr>
                  <w:sz w:val="20"/>
                  <w:szCs w:val="20"/>
                </w:rPr>
              </w:rPrChange>
            </w:rPr>
            <w:delText>551</w:delText>
          </w:r>
        </w:del>
      </w:ins>
      <w:ins w:id="1683" w:author="Risa" w:date="2021-05-06T15:21:00Z">
        <w:del w:id="1684" w:author="Nick Smith" w:date="2021-05-18T12:46:00Z">
          <w:r w:rsidR="007F6543" w:rsidRPr="008531D1" w:rsidDel="00F36E49">
            <w:rPr>
              <w:rPrChange w:id="1685" w:author="Nick Smith" w:date="2021-05-17T14:21:00Z">
                <w:rPr>
                  <w:sz w:val="20"/>
                  <w:szCs w:val="20"/>
                </w:rPr>
              </w:rPrChange>
            </w:rPr>
            <w:delText xml:space="preserve">. </w:delText>
          </w:r>
        </w:del>
      </w:ins>
      <w:ins w:id="1686" w:author="Risa" w:date="2021-04-28T15:04:00Z">
        <w:del w:id="1687" w:author="Nick Smith" w:date="2021-05-18T12:46:00Z">
          <w:r w:rsidRPr="008531D1" w:rsidDel="00F36E49">
            <w:rPr>
              <w:rPrChange w:id="1688" w:author="Nick Smith" w:date="2021-05-17T14:21:00Z">
                <w:rPr>
                  <w:sz w:val="20"/>
                  <w:szCs w:val="20"/>
                </w:rPr>
              </w:rPrChange>
            </w:rPr>
            <w:delText>Key: df = degrees of freedom.</w:delText>
          </w:r>
        </w:del>
      </w:ins>
    </w:p>
    <w:p w14:paraId="78A46FBE" w14:textId="1FDFB1E1" w:rsidR="00150B42" w:rsidRPr="001B44B1" w:rsidDel="00F36E49" w:rsidRDefault="00150B42">
      <w:pPr>
        <w:spacing w:line="480" w:lineRule="auto"/>
        <w:contextualSpacing/>
        <w:rPr>
          <w:ins w:id="1689" w:author="Risa" w:date="2021-04-28T11:16:00Z"/>
          <w:del w:id="1690" w:author="Nick Smith" w:date="2021-05-18T12:46:00Z"/>
          <w:rFonts w:eastAsia="Times New Roman"/>
          <w:b/>
          <w:bCs/>
          <w:color w:val="000000"/>
        </w:rPr>
        <w:pPrChange w:id="1691" w:author="Nick Smith" w:date="2021-05-17T14:21:00Z">
          <w:pPr>
            <w:spacing w:line="480" w:lineRule="auto"/>
          </w:pPr>
        </w:pPrChange>
      </w:pPr>
    </w:p>
    <w:p w14:paraId="1197D9E8" w14:textId="1F0857BB" w:rsidR="00150B42" w:rsidRPr="001B44B1" w:rsidRDefault="00E8456C">
      <w:pPr>
        <w:spacing w:line="480" w:lineRule="auto"/>
        <w:contextualSpacing/>
        <w:rPr>
          <w:ins w:id="1692" w:author="Risa" w:date="2021-04-28T11:15:00Z"/>
          <w:rFonts w:eastAsia="Times New Roman"/>
          <w:b/>
          <w:bCs/>
          <w:color w:val="000000"/>
        </w:rPr>
        <w:pPrChange w:id="1693" w:author="Nick Smith" w:date="2021-05-17T14:21:00Z">
          <w:pPr>
            <w:spacing w:line="480" w:lineRule="auto"/>
          </w:pPr>
        </w:pPrChange>
      </w:pPr>
      <w:commentRangeStart w:id="1694"/>
      <w:ins w:id="1695" w:author="Risa" w:date="2021-05-04T14:21:00Z">
        <w:r w:rsidRPr="008531D1">
          <w:rPr>
            <w:rFonts w:eastAsia="Times New Roman"/>
            <w:b/>
            <w:bCs/>
            <w:noProof/>
            <w:color w:val="000000"/>
            <w:rPrChange w:id="1696" w:author="Nick Smith" w:date="2021-05-17T14:21:00Z">
              <w:rPr>
                <w:rFonts w:eastAsia="Times New Roman"/>
                <w:b/>
                <w:bCs/>
                <w:noProof/>
                <w:color w:val="000000"/>
                <w:sz w:val="20"/>
                <w:szCs w:val="20"/>
              </w:rPr>
            </w:rPrChange>
          </w:rPr>
          <w:drawing>
            <wp:inline distT="0" distB="0" distL="0" distR="0" wp14:anchorId="1E1A6E56" wp14:editId="5328E5E8">
              <wp:extent cx="5029200" cy="6285425"/>
              <wp:effectExtent l="0" t="0" r="0" b="127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9200" cy="6285425"/>
                      </a:xfrm>
                      <a:prstGeom prst="rect">
                        <a:avLst/>
                      </a:prstGeom>
                    </pic:spPr>
                  </pic:pic>
                </a:graphicData>
              </a:graphic>
            </wp:inline>
          </w:drawing>
        </w:r>
      </w:ins>
      <w:commentRangeEnd w:id="1694"/>
      <w:r w:rsidR="00F36E49">
        <w:rPr>
          <w:rStyle w:val="CommentReference"/>
        </w:rPr>
        <w:commentReference w:id="1694"/>
      </w:r>
    </w:p>
    <w:p w14:paraId="0975D89B" w14:textId="344302A3" w:rsidR="00832B95" w:rsidRPr="008531D1" w:rsidRDefault="00150B42">
      <w:pPr>
        <w:spacing w:line="480" w:lineRule="auto"/>
        <w:contextualSpacing/>
        <w:rPr>
          <w:ins w:id="1697" w:author="Risa" w:date="2021-05-04T14:35:00Z"/>
          <w:rFonts w:eastAsia="Times New Roman"/>
          <w:b/>
          <w:bCs/>
          <w:color w:val="000000"/>
          <w:rPrChange w:id="1698" w:author="Nick Smith" w:date="2021-05-17T14:21:00Z">
            <w:rPr>
              <w:ins w:id="1699" w:author="Risa" w:date="2021-05-04T14:35:00Z"/>
              <w:rFonts w:eastAsia="Times New Roman"/>
              <w:b/>
              <w:bCs/>
              <w:color w:val="000000"/>
              <w:sz w:val="20"/>
              <w:szCs w:val="20"/>
            </w:rPr>
          </w:rPrChange>
        </w:rPr>
        <w:pPrChange w:id="1700" w:author="Nick Smith" w:date="2021-05-17T14:21:00Z">
          <w:pPr/>
        </w:pPrChange>
      </w:pPr>
      <w:ins w:id="1701" w:author="Risa" w:date="2021-04-28T11:16:00Z">
        <w:r w:rsidRPr="001B44B1">
          <w:rPr>
            <w:rFonts w:eastAsia="Times New Roman"/>
            <w:b/>
            <w:bCs/>
            <w:color w:val="000000"/>
          </w:rPr>
          <w:t>Figure 5.</w:t>
        </w:r>
      </w:ins>
      <w:ins w:id="1702" w:author="Risa" w:date="2021-05-04T14:34:00Z">
        <w:r w:rsidR="00832B95" w:rsidRPr="008531D1">
          <w:rPr>
            <w:rFonts w:eastAsia="Times New Roman"/>
            <w:color w:val="000000"/>
            <w:rPrChange w:id="1703" w:author="Nick Smith" w:date="2021-05-17T14:21:00Z">
              <w:rPr>
                <w:rFonts w:eastAsia="Times New Roman"/>
                <w:color w:val="000000"/>
                <w:sz w:val="20"/>
                <w:szCs w:val="20"/>
              </w:rPr>
            </w:rPrChange>
          </w:rPr>
          <w:t xml:space="preserve"> (A) Aboveground biomass (AGB) under ambient </w:t>
        </w:r>
      </w:ins>
      <w:ins w:id="1704" w:author="Risa" w:date="2021-05-04T14:36:00Z">
        <w:r w:rsidR="00832B95" w:rsidRPr="008531D1">
          <w:rPr>
            <w:rFonts w:eastAsia="Times New Roman"/>
            <w:color w:val="000000"/>
            <w:rPrChange w:id="1705" w:author="Nick Smith" w:date="2021-05-17T14:21:00Z">
              <w:rPr>
                <w:rFonts w:eastAsia="Times New Roman"/>
                <w:color w:val="000000"/>
                <w:sz w:val="20"/>
                <w:szCs w:val="20"/>
              </w:rPr>
            </w:rPrChange>
          </w:rPr>
          <w:t>s</w:t>
        </w:r>
      </w:ins>
      <w:ins w:id="1706" w:author="Risa" w:date="2021-05-04T14:34:00Z">
        <w:r w:rsidR="00832B95" w:rsidRPr="008531D1">
          <w:rPr>
            <w:rFonts w:eastAsia="Times New Roman"/>
            <w:color w:val="000000"/>
            <w:rPrChange w:id="1707" w:author="Nick Smith" w:date="2021-05-17T14:21:00Z">
              <w:rPr>
                <w:rFonts w:eastAsia="Times New Roman"/>
                <w:color w:val="000000"/>
                <w:sz w:val="20"/>
                <w:szCs w:val="20"/>
              </w:rPr>
            </w:rPrChange>
          </w:rPr>
          <w:t>oil N and ad</w:t>
        </w:r>
      </w:ins>
      <w:ins w:id="1708" w:author="Risa" w:date="2021-05-04T14:35:00Z">
        <w:r w:rsidR="00832B95" w:rsidRPr="008531D1">
          <w:rPr>
            <w:rFonts w:eastAsia="Times New Roman"/>
            <w:color w:val="000000"/>
            <w:rPrChange w:id="1709" w:author="Nick Smith" w:date="2021-05-17T14:21:00Z">
              <w:rPr>
                <w:rFonts w:eastAsia="Times New Roman"/>
                <w:color w:val="000000"/>
                <w:sz w:val="20"/>
                <w:szCs w:val="20"/>
              </w:rPr>
            </w:rPrChange>
          </w:rPr>
          <w:t xml:space="preserve">ded </w:t>
        </w:r>
      </w:ins>
      <w:ins w:id="1710" w:author="Risa" w:date="2021-05-04T14:36:00Z">
        <w:r w:rsidR="00832B95" w:rsidRPr="008531D1">
          <w:rPr>
            <w:rFonts w:eastAsia="Times New Roman"/>
            <w:color w:val="000000"/>
            <w:rPrChange w:id="1711" w:author="Nick Smith" w:date="2021-05-17T14:21:00Z">
              <w:rPr>
                <w:rFonts w:eastAsia="Times New Roman"/>
                <w:color w:val="000000"/>
                <w:sz w:val="20"/>
                <w:szCs w:val="20"/>
              </w:rPr>
            </w:rPrChange>
          </w:rPr>
          <w:t>s</w:t>
        </w:r>
      </w:ins>
      <w:ins w:id="1712" w:author="Risa" w:date="2021-05-04T14:35:00Z">
        <w:r w:rsidR="00832B95" w:rsidRPr="008531D1">
          <w:rPr>
            <w:rFonts w:eastAsia="Times New Roman"/>
            <w:color w:val="000000"/>
            <w:rPrChange w:id="1713" w:author="Nick Smith" w:date="2021-05-17T14:21:00Z">
              <w:rPr>
                <w:rFonts w:eastAsia="Times New Roman"/>
                <w:color w:val="000000"/>
                <w:sz w:val="20"/>
                <w:szCs w:val="20"/>
              </w:rPr>
            </w:rPrChange>
          </w:rPr>
          <w:t xml:space="preserve">oil N in </w:t>
        </w:r>
      </w:ins>
      <w:ins w:id="1714" w:author="Risa" w:date="2021-05-04T14:36:00Z">
        <w:r w:rsidR="00832B95" w:rsidRPr="008531D1">
          <w:rPr>
            <w:rFonts w:eastAsia="Times New Roman"/>
            <w:color w:val="000000"/>
            <w:rPrChange w:id="1715" w:author="Nick Smith" w:date="2021-05-17T14:21:00Z">
              <w:rPr>
                <w:rFonts w:eastAsia="Times New Roman"/>
                <w:color w:val="000000"/>
                <w:sz w:val="20"/>
                <w:szCs w:val="20"/>
              </w:rPr>
            </w:rPrChange>
          </w:rPr>
          <w:t>each s</w:t>
        </w:r>
      </w:ins>
      <w:ins w:id="1716" w:author="Risa" w:date="2021-05-04T14:35:00Z">
        <w:r w:rsidR="00832B95" w:rsidRPr="008531D1">
          <w:rPr>
            <w:rFonts w:eastAsia="Times New Roman"/>
            <w:color w:val="000000"/>
            <w:rPrChange w:id="1717" w:author="Nick Smith" w:date="2021-05-17T14:21:00Z">
              <w:rPr>
                <w:rFonts w:eastAsia="Times New Roman"/>
                <w:color w:val="000000"/>
                <w:sz w:val="20"/>
                <w:szCs w:val="20"/>
              </w:rPr>
            </w:rPrChange>
          </w:rPr>
          <w:t xml:space="preserve">oil P x </w:t>
        </w:r>
      </w:ins>
      <w:ins w:id="1718" w:author="Risa" w:date="2021-05-04T14:36:00Z">
        <w:r w:rsidR="00832B95" w:rsidRPr="008531D1">
          <w:rPr>
            <w:rFonts w:eastAsia="Times New Roman"/>
            <w:color w:val="000000"/>
            <w:rPrChange w:id="1719" w:author="Nick Smith" w:date="2021-05-17T14:21:00Z">
              <w:rPr>
                <w:rFonts w:eastAsia="Times New Roman"/>
                <w:color w:val="000000"/>
                <w:sz w:val="20"/>
                <w:szCs w:val="20"/>
              </w:rPr>
            </w:rPrChange>
          </w:rPr>
          <w:t>s</w:t>
        </w:r>
      </w:ins>
      <w:ins w:id="1720" w:author="Risa" w:date="2021-05-04T14:35:00Z">
        <w:r w:rsidR="00832B95" w:rsidRPr="008531D1">
          <w:rPr>
            <w:rFonts w:eastAsia="Times New Roman"/>
            <w:color w:val="000000"/>
            <w:rPrChange w:id="1721" w:author="Nick Smith" w:date="2021-05-17T14:21:00Z">
              <w:rPr>
                <w:rFonts w:eastAsia="Times New Roman"/>
                <w:color w:val="000000"/>
                <w:sz w:val="20"/>
                <w:szCs w:val="20"/>
              </w:rPr>
            </w:rPrChange>
          </w:rPr>
          <w:t>oil K</w:t>
        </w:r>
      </w:ins>
      <w:ins w:id="1722" w:author="Risa" w:date="2021-05-05T15:40:00Z">
        <w:r w:rsidR="00471979" w:rsidRPr="001B44B1">
          <w:rPr>
            <w:rFonts w:eastAsia="Times New Roman"/>
            <w:color w:val="000000"/>
            <w:vertAlign w:val="subscript"/>
          </w:rPr>
          <w:t>+µ</w:t>
        </w:r>
      </w:ins>
      <w:ins w:id="1723" w:author="Risa" w:date="2021-05-04T14:35:00Z">
        <w:r w:rsidR="00832B95" w:rsidRPr="008531D1">
          <w:rPr>
            <w:rFonts w:eastAsia="Times New Roman"/>
            <w:color w:val="000000"/>
            <w:rPrChange w:id="1724" w:author="Nick Smith" w:date="2021-05-17T14:21:00Z">
              <w:rPr>
                <w:rFonts w:eastAsia="Times New Roman"/>
                <w:color w:val="000000"/>
                <w:sz w:val="20"/>
                <w:szCs w:val="20"/>
              </w:rPr>
            </w:rPrChange>
          </w:rPr>
          <w:t xml:space="preserve"> treatment</w:t>
        </w:r>
      </w:ins>
      <w:ins w:id="1725" w:author="Risa" w:date="2021-05-04T14:34:00Z">
        <w:r w:rsidR="00832B95" w:rsidRPr="008531D1">
          <w:rPr>
            <w:rFonts w:eastAsia="Times New Roman"/>
            <w:color w:val="000000"/>
            <w:rPrChange w:id="1726" w:author="Nick Smith" w:date="2021-05-17T14:21:00Z">
              <w:rPr>
                <w:rFonts w:eastAsia="Times New Roman"/>
                <w:color w:val="000000"/>
                <w:sz w:val="20"/>
                <w:szCs w:val="20"/>
              </w:rPr>
            </w:rPrChange>
          </w:rPr>
          <w:t>.</w:t>
        </w:r>
      </w:ins>
      <w:ins w:id="1727" w:author="Risa" w:date="2021-05-04T14:35:00Z">
        <w:r w:rsidR="00832B95" w:rsidRPr="008531D1">
          <w:rPr>
            <w:rFonts w:eastAsia="Times New Roman"/>
            <w:color w:val="000000"/>
            <w:rPrChange w:id="1728" w:author="Nick Smith" w:date="2021-05-17T14:21:00Z">
              <w:rPr>
                <w:rFonts w:eastAsia="Times New Roman"/>
                <w:color w:val="000000"/>
                <w:sz w:val="20"/>
                <w:szCs w:val="20"/>
              </w:rPr>
            </w:rPrChange>
          </w:rPr>
          <w:t xml:space="preserve"> </w:t>
        </w:r>
        <w:del w:id="1729" w:author="Nick Smith" w:date="2021-05-18T12:57:00Z">
          <w:r w:rsidR="00832B95" w:rsidRPr="008531D1" w:rsidDel="00E82934">
            <w:rPr>
              <w:rFonts w:eastAsia="Times New Roman"/>
              <w:color w:val="000000"/>
              <w:rPrChange w:id="1730" w:author="Nick Smith" w:date="2021-05-17T14:21:00Z">
                <w:rPr>
                  <w:rFonts w:eastAsia="Times New Roman"/>
                  <w:color w:val="000000"/>
                  <w:sz w:val="20"/>
                  <w:szCs w:val="20"/>
                </w:rPr>
              </w:rPrChange>
            </w:rPr>
            <w:delText>(B) Leaf area index (LAI) under ambient soil N and added soil N in</w:delText>
          </w:r>
        </w:del>
      </w:ins>
      <w:ins w:id="1731" w:author="Risa" w:date="2021-05-04T14:36:00Z">
        <w:del w:id="1732" w:author="Nick Smith" w:date="2021-05-18T12:57:00Z">
          <w:r w:rsidR="00832B95" w:rsidRPr="008531D1" w:rsidDel="00E82934">
            <w:rPr>
              <w:rFonts w:eastAsia="Times New Roman"/>
              <w:color w:val="000000"/>
              <w:rPrChange w:id="1733" w:author="Nick Smith" w:date="2021-05-17T14:21:00Z">
                <w:rPr>
                  <w:rFonts w:eastAsia="Times New Roman"/>
                  <w:color w:val="000000"/>
                  <w:sz w:val="20"/>
                  <w:szCs w:val="20"/>
                </w:rPr>
              </w:rPrChange>
            </w:rPr>
            <w:delText xml:space="preserve"> each</w:delText>
          </w:r>
        </w:del>
      </w:ins>
      <w:ins w:id="1734" w:author="Risa" w:date="2021-05-04T14:35:00Z">
        <w:del w:id="1735" w:author="Nick Smith" w:date="2021-05-18T12:57:00Z">
          <w:r w:rsidR="00832B95" w:rsidRPr="008531D1" w:rsidDel="00E82934">
            <w:rPr>
              <w:rFonts w:eastAsia="Times New Roman"/>
              <w:color w:val="000000"/>
              <w:rPrChange w:id="1736" w:author="Nick Smith" w:date="2021-05-17T14:21:00Z">
                <w:rPr>
                  <w:rFonts w:eastAsia="Times New Roman"/>
                  <w:color w:val="000000"/>
                  <w:sz w:val="20"/>
                  <w:szCs w:val="20"/>
                </w:rPr>
              </w:rPrChange>
            </w:rPr>
            <w:delText xml:space="preserve"> soil P x soil </w:delText>
          </w:r>
        </w:del>
      </w:ins>
      <w:ins w:id="1737" w:author="Risa" w:date="2021-05-05T15:41:00Z">
        <w:del w:id="1738" w:author="Nick Smith" w:date="2021-05-18T12:57:00Z">
          <w:r w:rsidR="00471979" w:rsidRPr="008531D1" w:rsidDel="00E82934">
            <w:rPr>
              <w:rFonts w:eastAsia="Times New Roman"/>
              <w:color w:val="000000"/>
              <w:rPrChange w:id="1739" w:author="Nick Smith" w:date="2021-05-17T14:21:00Z">
                <w:rPr>
                  <w:rFonts w:eastAsia="Times New Roman"/>
                  <w:color w:val="000000"/>
                  <w:sz w:val="20"/>
                  <w:szCs w:val="20"/>
                </w:rPr>
              </w:rPrChange>
            </w:rPr>
            <w:delText>K</w:delText>
          </w:r>
          <w:r w:rsidR="00471979" w:rsidRPr="008531D1" w:rsidDel="00E82934">
            <w:rPr>
              <w:rFonts w:eastAsia="Times New Roman"/>
              <w:color w:val="000000"/>
              <w:vertAlign w:val="subscript"/>
              <w:rPrChange w:id="1740" w:author="Nick Smith" w:date="2021-05-17T14:21:00Z">
                <w:rPr>
                  <w:rFonts w:eastAsia="Times New Roman"/>
                  <w:color w:val="000000"/>
                  <w:sz w:val="20"/>
                  <w:szCs w:val="20"/>
                  <w:vertAlign w:val="subscript"/>
                </w:rPr>
              </w:rPrChange>
            </w:rPr>
            <w:delText>+µ</w:delText>
          </w:r>
        </w:del>
      </w:ins>
      <w:ins w:id="1741" w:author="Risa" w:date="2021-05-04T14:35:00Z">
        <w:del w:id="1742" w:author="Nick Smith" w:date="2021-05-18T12:57:00Z">
          <w:r w:rsidR="00832B95" w:rsidRPr="008531D1" w:rsidDel="00E82934">
            <w:rPr>
              <w:rFonts w:eastAsia="Times New Roman"/>
              <w:color w:val="000000"/>
              <w:rPrChange w:id="1743" w:author="Nick Smith" w:date="2021-05-17T14:21:00Z">
                <w:rPr>
                  <w:rFonts w:eastAsia="Times New Roman"/>
                  <w:color w:val="000000"/>
                  <w:sz w:val="20"/>
                  <w:szCs w:val="20"/>
                </w:rPr>
              </w:rPrChange>
            </w:rPr>
            <w:delText xml:space="preserve"> treatment.</w:delText>
          </w:r>
        </w:del>
      </w:ins>
      <w:ins w:id="1744" w:author="Nick Smith" w:date="2021-05-18T12:57:00Z">
        <w:r w:rsidR="00E82934">
          <w:rPr>
            <w:rFonts w:eastAsia="Times New Roman"/>
            <w:color w:val="000000"/>
          </w:rPr>
          <w:t>Lettering…</w:t>
        </w:r>
      </w:ins>
    </w:p>
    <w:p w14:paraId="0A28555D" w14:textId="090362B7" w:rsidR="00150B42" w:rsidRPr="001B44B1" w:rsidRDefault="00150B42">
      <w:pPr>
        <w:spacing w:line="480" w:lineRule="auto"/>
        <w:contextualSpacing/>
        <w:rPr>
          <w:ins w:id="1745" w:author="Risa" w:date="2021-04-28T11:11:00Z"/>
          <w:rFonts w:eastAsia="Times New Roman"/>
          <w:b/>
          <w:bCs/>
          <w:color w:val="000000"/>
        </w:rPr>
        <w:pPrChange w:id="1746" w:author="Nick Smith" w:date="2021-05-17T14:21:00Z">
          <w:pPr>
            <w:spacing w:line="480" w:lineRule="auto"/>
          </w:pPr>
        </w:pPrChange>
      </w:pPr>
    </w:p>
    <w:p w14:paraId="1292AB36" w14:textId="6ADC7B03" w:rsidR="00150B42" w:rsidRPr="001B44B1" w:rsidDel="00E82934" w:rsidRDefault="00150B42">
      <w:pPr>
        <w:spacing w:line="480" w:lineRule="auto"/>
        <w:contextualSpacing/>
        <w:rPr>
          <w:ins w:id="1747" w:author="Risa" w:date="2021-04-28T11:16:00Z"/>
          <w:del w:id="1748" w:author="Nick Smith" w:date="2021-05-18T12:57:00Z"/>
          <w:rFonts w:eastAsia="Times New Roman"/>
          <w:b/>
          <w:bCs/>
          <w:color w:val="000000"/>
        </w:rPr>
        <w:pPrChange w:id="1749" w:author="Nick Smith" w:date="2021-05-17T14:21:00Z">
          <w:pPr>
            <w:spacing w:line="480" w:lineRule="auto"/>
          </w:pPr>
        </w:pPrChange>
      </w:pPr>
    </w:p>
    <w:p w14:paraId="63675E5A" w14:textId="08170C21" w:rsidR="00745361" w:rsidRPr="001B44B1" w:rsidRDefault="00E82934">
      <w:pPr>
        <w:spacing w:line="480" w:lineRule="auto"/>
        <w:contextualSpacing/>
        <w:rPr>
          <w:ins w:id="1750" w:author="Risa" w:date="2021-04-28T15:05:00Z"/>
          <w:rFonts w:eastAsia="Times New Roman"/>
          <w:b/>
          <w:bCs/>
          <w:color w:val="000000"/>
        </w:rPr>
        <w:pPrChange w:id="1751" w:author="Nick Smith" w:date="2021-05-17T14:21:00Z">
          <w:pPr>
            <w:spacing w:line="480" w:lineRule="auto"/>
          </w:pPr>
        </w:pPrChange>
      </w:pPr>
      <w:ins w:id="1752" w:author="Nick Smith" w:date="2021-05-18T12:57:00Z">
        <w:r>
          <w:rPr>
            <w:rFonts w:eastAsia="Times New Roman"/>
            <w:b/>
            <w:bCs/>
            <w:color w:val="000000"/>
          </w:rPr>
          <w:t>E</w:t>
        </w:r>
      </w:ins>
      <w:ins w:id="1753" w:author="Risa" w:date="2021-04-28T15:05:00Z">
        <w:del w:id="1754" w:author="Nick Smith" w:date="2021-05-18T12:57:00Z">
          <w:r w:rsidR="00745361" w:rsidRPr="008531D1" w:rsidDel="00E82934">
            <w:rPr>
              <w:rFonts w:eastAsia="Times New Roman"/>
              <w:b/>
              <w:bCs/>
              <w:color w:val="000000"/>
              <w:rPrChange w:id="1755" w:author="Nick Smith" w:date="2021-05-17T14:21:00Z">
                <w:rPr>
                  <w:rFonts w:eastAsia="Times New Roman"/>
                  <w:color w:val="000000"/>
                </w:rPr>
              </w:rPrChange>
            </w:rPr>
            <w:delText>e</w:delText>
          </w:r>
        </w:del>
        <w:r w:rsidR="00745361" w:rsidRPr="008531D1">
          <w:rPr>
            <w:rFonts w:eastAsia="Times New Roman"/>
            <w:b/>
            <w:bCs/>
            <w:color w:val="000000"/>
            <w:rPrChange w:id="1756" w:author="Nick Smith" w:date="2021-05-17T14:21:00Z">
              <w:rPr>
                <w:rFonts w:eastAsia="Times New Roman"/>
                <w:color w:val="000000"/>
              </w:rPr>
            </w:rPrChange>
          </w:rPr>
          <w:t xml:space="preserve">ffect of soil nitrogen supply in relation to community nitrogen demand on </w:t>
        </w:r>
        <w:proofErr w:type="spellStart"/>
        <w:r w:rsidR="00745361" w:rsidRPr="008531D1">
          <w:rPr>
            <w:rFonts w:eastAsia="Times New Roman"/>
            <w:b/>
            <w:bCs/>
            <w:i/>
            <w:iCs/>
            <w:color w:val="000000"/>
            <w:rPrChange w:id="1757" w:author="Nick Smith" w:date="2021-05-17T14:21:00Z">
              <w:rPr>
                <w:rFonts w:eastAsia="Times New Roman"/>
                <w:i/>
                <w:iCs/>
                <w:color w:val="000000"/>
              </w:rPr>
            </w:rPrChange>
          </w:rPr>
          <w:t>N</w:t>
        </w:r>
        <w:r w:rsidR="00745361" w:rsidRPr="008531D1">
          <w:rPr>
            <w:rFonts w:eastAsia="Times New Roman"/>
            <w:b/>
            <w:bCs/>
            <w:color w:val="000000"/>
            <w:vertAlign w:val="subscript"/>
            <w:rPrChange w:id="1758" w:author="Nick Smith" w:date="2021-05-17T14:21:00Z">
              <w:rPr>
                <w:rFonts w:eastAsia="Times New Roman"/>
                <w:color w:val="000000"/>
                <w:vertAlign w:val="subscript"/>
              </w:rPr>
            </w:rPrChange>
          </w:rPr>
          <w:t>area</w:t>
        </w:r>
        <w:proofErr w:type="spellEnd"/>
      </w:ins>
    </w:p>
    <w:p w14:paraId="19E6730F" w14:textId="2414E029" w:rsidR="00D10DE1" w:rsidRPr="007F6C75" w:rsidRDefault="007F1A75">
      <w:pPr>
        <w:spacing w:line="480" w:lineRule="auto"/>
        <w:contextualSpacing/>
        <w:rPr>
          <w:ins w:id="1759" w:author="Nick Smith" w:date="2021-05-18T13:58:00Z"/>
          <w:rFonts w:eastAsia="Times New Roman"/>
          <w:color w:val="000000"/>
        </w:rPr>
      </w:pPr>
      <w:ins w:id="1760" w:author="Risa" w:date="2021-04-29T14:42:00Z">
        <w:r w:rsidRPr="001B44B1">
          <w:rPr>
            <w:rFonts w:eastAsia="Times New Roman"/>
            <w:b/>
            <w:bCs/>
            <w:color w:val="000000"/>
          </w:rPr>
          <w:lastRenderedPageBreak/>
          <w:tab/>
        </w:r>
        <w:del w:id="1761" w:author="Nick Smith" w:date="2021-05-18T13:58:00Z">
          <w:r w:rsidR="00D10DE1" w:rsidRPr="001B44B1" w:rsidDel="007F6C75">
            <w:rPr>
              <w:rFonts w:eastAsia="Times New Roman"/>
              <w:color w:val="000000"/>
            </w:rPr>
            <w:delText>∆</w:delText>
          </w:r>
          <w:r w:rsidR="00D10DE1" w:rsidRPr="001B44B1" w:rsidDel="007F6C75">
            <w:rPr>
              <w:rFonts w:eastAsia="Times New Roman"/>
              <w:i/>
              <w:iCs/>
              <w:color w:val="000000"/>
            </w:rPr>
            <w:delText>N</w:delText>
          </w:r>
          <w:r w:rsidR="00D10DE1" w:rsidRPr="00771C52" w:rsidDel="007F6C75">
            <w:rPr>
              <w:rFonts w:eastAsia="Times New Roman"/>
              <w:color w:val="000000"/>
              <w:vertAlign w:val="subscript"/>
            </w:rPr>
            <w:delText>area</w:delText>
          </w:r>
          <w:r w:rsidR="00D10DE1" w:rsidRPr="00771C52" w:rsidDel="007F6C75">
            <w:rPr>
              <w:rFonts w:eastAsia="Times New Roman"/>
              <w:color w:val="000000"/>
            </w:rPr>
            <w:delText xml:space="preserve"> was significantly impacted by </w:delText>
          </w:r>
        </w:del>
      </w:ins>
      <w:ins w:id="1762" w:author="Risa" w:date="2021-05-04T14:38:00Z">
        <w:del w:id="1763" w:author="Nick Smith" w:date="2021-05-18T13:58:00Z">
          <w:r w:rsidR="00750DAC" w:rsidRPr="00771C52" w:rsidDel="007F6C75">
            <w:rPr>
              <w:rFonts w:eastAsia="Times New Roman"/>
              <w:color w:val="000000"/>
            </w:rPr>
            <w:delText>s</w:delText>
          </w:r>
        </w:del>
      </w:ins>
      <w:ins w:id="1764" w:author="Risa" w:date="2021-04-29T14:42:00Z">
        <w:del w:id="1765" w:author="Nick Smith" w:date="2021-05-18T13:58:00Z">
          <w:r w:rsidR="00D10DE1" w:rsidRPr="00771C52" w:rsidDel="007F6C75">
            <w:rPr>
              <w:rFonts w:eastAsia="Times New Roman"/>
              <w:color w:val="000000"/>
            </w:rPr>
            <w:delText>oil P</w:delText>
          </w:r>
        </w:del>
      </w:ins>
      <w:ins w:id="1766" w:author="Risa" w:date="2021-04-29T14:43:00Z">
        <w:del w:id="1767" w:author="Nick Smith" w:date="2021-05-18T13:58:00Z">
          <w:r w:rsidR="00D10DE1" w:rsidRPr="00771C52" w:rsidDel="007F6C75">
            <w:rPr>
              <w:rFonts w:eastAsia="Times New Roman"/>
              <w:color w:val="000000"/>
            </w:rPr>
            <w:delText xml:space="preserve"> (</w:delText>
          </w:r>
          <w:r w:rsidR="00D10DE1" w:rsidRPr="00771C52" w:rsidDel="007F6C75">
            <w:rPr>
              <w:rFonts w:eastAsia="Times New Roman"/>
              <w:i/>
              <w:iCs/>
              <w:color w:val="000000"/>
            </w:rPr>
            <w:delText xml:space="preserve">p </w:delText>
          </w:r>
          <w:r w:rsidR="00D10DE1" w:rsidRPr="00771C52" w:rsidDel="007F6C75">
            <w:rPr>
              <w:rFonts w:eastAsia="Times New Roman"/>
              <w:color w:val="000000"/>
            </w:rPr>
            <w:delText>= 0.005)</w:delText>
          </w:r>
        </w:del>
      </w:ins>
      <w:ins w:id="1768" w:author="Risa" w:date="2021-04-29T14:42:00Z">
        <w:del w:id="1769" w:author="Nick Smith" w:date="2021-05-18T13:58:00Z">
          <w:r w:rsidR="00D10DE1" w:rsidRPr="00771C52" w:rsidDel="007F6C75">
            <w:rPr>
              <w:rFonts w:eastAsia="Times New Roman"/>
              <w:color w:val="000000"/>
            </w:rPr>
            <w:delText>,</w:delText>
          </w:r>
        </w:del>
      </w:ins>
      <w:ins w:id="1770" w:author="Nick Smith" w:date="2021-05-18T13:27:00Z">
        <w:r w:rsidR="00880F5C">
          <w:rPr>
            <w:rFonts w:eastAsia="Times New Roman"/>
            <w:color w:val="000000"/>
          </w:rPr>
          <w:t>T</w:t>
        </w:r>
      </w:ins>
      <w:ins w:id="1771" w:author="Nick Smith" w:date="2021-05-18T13:00:00Z">
        <w:r w:rsidR="00A93E29">
          <w:rPr>
            <w:rFonts w:eastAsia="Times New Roman"/>
            <w:color w:val="000000"/>
          </w:rPr>
          <w:t>he</w:t>
        </w:r>
      </w:ins>
      <w:ins w:id="1772" w:author="Nick Smith" w:date="2021-05-18T13:27:00Z">
        <w:r w:rsidR="00880F5C">
          <w:rPr>
            <w:rFonts w:eastAsia="Times New Roman"/>
            <w:color w:val="000000"/>
          </w:rPr>
          <w:t>re was a significant interaction between the</w:t>
        </w:r>
      </w:ins>
      <w:ins w:id="1773" w:author="Nick Smith" w:date="2021-05-18T13:00:00Z">
        <w:r w:rsidR="00A93E29">
          <w:rPr>
            <w:rFonts w:eastAsia="Times New Roman"/>
            <w:color w:val="000000"/>
          </w:rPr>
          <w:t xml:space="preserve"> response of </w:t>
        </w:r>
      </w:ins>
      <w:proofErr w:type="spellStart"/>
      <w:ins w:id="1774" w:author="Nick Smith" w:date="2021-05-18T13:01:00Z">
        <w:r w:rsidR="00A93E29">
          <w:rPr>
            <w:rFonts w:eastAsia="Times New Roman"/>
            <w:i/>
            <w:color w:val="000000"/>
          </w:rPr>
          <w:t>M</w:t>
        </w:r>
      </w:ins>
      <w:ins w:id="1775" w:author="Nick Smith" w:date="2021-05-18T13:00:00Z">
        <w:r w:rsidR="00A93E29">
          <w:rPr>
            <w:rFonts w:eastAsia="Times New Roman"/>
            <w:color w:val="000000"/>
            <w:vertAlign w:val="subscript"/>
          </w:rPr>
          <w:t>area</w:t>
        </w:r>
        <w:proofErr w:type="spellEnd"/>
        <w:r w:rsidR="00A93E29">
          <w:rPr>
            <w:rFonts w:eastAsia="Times New Roman"/>
            <w:color w:val="000000"/>
          </w:rPr>
          <w:t xml:space="preserve"> to added soil N</w:t>
        </w:r>
      </w:ins>
      <w:ins w:id="1776" w:author="Risa" w:date="2021-04-29T14:42:00Z">
        <w:r w:rsidR="00D10DE1" w:rsidRPr="00771C52">
          <w:rPr>
            <w:rFonts w:eastAsia="Times New Roman"/>
            <w:color w:val="000000"/>
          </w:rPr>
          <w:t xml:space="preserve"> </w:t>
        </w:r>
      </w:ins>
      <w:ins w:id="1777" w:author="Nick Smith" w:date="2021-05-18T13:00:00Z">
        <w:r w:rsidR="00A93E29">
          <w:rPr>
            <w:rFonts w:eastAsia="Times New Roman"/>
            <w:color w:val="000000"/>
          </w:rPr>
          <w:t>(</w:t>
        </w:r>
      </w:ins>
      <w:ins w:id="1778" w:author="Risa" w:date="2021-04-29T14:42:00Z">
        <w:r w:rsidR="00D10DE1" w:rsidRPr="00771C52">
          <w:rPr>
            <w:rFonts w:eastAsia="Times New Roman"/>
            <w:color w:val="000000"/>
          </w:rPr>
          <w:t>∆</w:t>
        </w:r>
        <w:proofErr w:type="spellStart"/>
        <w:del w:id="1779" w:author="Nick Smith" w:date="2021-05-18T13:00:00Z">
          <w:r w:rsidR="00D10DE1" w:rsidRPr="00A93E29" w:rsidDel="00A93E29">
            <w:rPr>
              <w:rFonts w:eastAsia="Times New Roman"/>
              <w:i/>
              <w:color w:val="000000"/>
              <w:rPrChange w:id="1780" w:author="Nick Smith" w:date="2021-05-18T13:00:00Z">
                <w:rPr>
                  <w:rFonts w:eastAsia="Times New Roman"/>
                  <w:color w:val="000000"/>
                  <w:sz w:val="20"/>
                  <w:szCs w:val="20"/>
                </w:rPr>
              </w:rPrChange>
            </w:rPr>
            <w:delText>LMA</w:delText>
          </w:r>
        </w:del>
      </w:ins>
      <w:ins w:id="1781" w:author="Nick Smith" w:date="2021-05-18T13:00:00Z">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ins>
      <w:ins w:id="1782" w:author="Risa" w:date="2021-04-29T14:43:00Z">
        <w:del w:id="1783" w:author="Nick Smith" w:date="2021-05-18T13:27:00Z">
          <w:r w:rsidR="00D10DE1" w:rsidRPr="001B44B1" w:rsidDel="00880F5C">
            <w:rPr>
              <w:rFonts w:eastAsia="Times New Roman"/>
              <w:color w:val="000000"/>
            </w:rPr>
            <w:delText xml:space="preserve"> </w:delText>
          </w:r>
        </w:del>
        <w:del w:id="1784" w:author="Nick Smith" w:date="2021-05-18T13:01:00Z">
          <w:r w:rsidR="00D10DE1" w:rsidRPr="001B44B1" w:rsidDel="00A93E29">
            <w:rPr>
              <w:rFonts w:eastAsia="Times New Roman"/>
              <w:color w:val="000000"/>
            </w:rPr>
            <w:delText>(</w:delText>
          </w:r>
        </w:del>
        <w:del w:id="1785" w:author="Nick Smith" w:date="2021-05-18T13:27:00Z">
          <w:r w:rsidR="00D10DE1" w:rsidRPr="001B44B1" w:rsidDel="00880F5C">
            <w:rPr>
              <w:rFonts w:eastAsia="Times New Roman"/>
              <w:i/>
              <w:iCs/>
              <w:color w:val="000000"/>
            </w:rPr>
            <w:delText>p</w:delText>
          </w:r>
          <w:r w:rsidR="00D10DE1" w:rsidRPr="001B44B1" w:rsidDel="00880F5C">
            <w:rPr>
              <w:rFonts w:eastAsia="Times New Roman"/>
              <w:color w:val="000000"/>
            </w:rPr>
            <w:delText xml:space="preserve"> &lt; 0.001</w:delText>
          </w:r>
        </w:del>
        <w:r w:rsidR="00D10DE1" w:rsidRPr="001B44B1">
          <w:rPr>
            <w:rFonts w:eastAsia="Times New Roman"/>
            <w:color w:val="000000"/>
          </w:rPr>
          <w:t>)</w:t>
        </w:r>
      </w:ins>
      <w:ins w:id="1786" w:author="Risa" w:date="2021-04-29T14:42:00Z">
        <w:del w:id="1787" w:author="Nick Smith" w:date="2021-05-18T13:27:00Z">
          <w:r w:rsidR="00D10DE1" w:rsidRPr="008531D1" w:rsidDel="00880F5C">
            <w:rPr>
              <w:rFonts w:eastAsia="Times New Roman"/>
              <w:color w:val="000000"/>
              <w:rPrChange w:id="1788" w:author="Nick Smith" w:date="2021-05-17T14:21:00Z">
                <w:rPr>
                  <w:rFonts w:eastAsia="Times New Roman"/>
                  <w:color w:val="000000"/>
                  <w:sz w:val="20"/>
                  <w:szCs w:val="20"/>
                </w:rPr>
              </w:rPrChange>
            </w:rPr>
            <w:delText>,</w:delText>
          </w:r>
        </w:del>
        <w:r w:rsidR="00D10DE1" w:rsidRPr="008531D1">
          <w:rPr>
            <w:rFonts w:eastAsia="Times New Roman"/>
            <w:color w:val="000000"/>
            <w:rPrChange w:id="1789" w:author="Nick Smith" w:date="2021-05-17T14:21:00Z">
              <w:rPr>
                <w:rFonts w:eastAsia="Times New Roman"/>
                <w:color w:val="000000"/>
                <w:sz w:val="20"/>
                <w:szCs w:val="20"/>
              </w:rPr>
            </w:rPrChange>
          </w:rPr>
          <w:t xml:space="preserve"> </w:t>
        </w:r>
        <w:r w:rsidR="00D10DE1" w:rsidRPr="001B44B1">
          <w:rPr>
            <w:rFonts w:eastAsia="Times New Roman"/>
            <w:color w:val="000000"/>
          </w:rPr>
          <w:t xml:space="preserve">and </w:t>
        </w:r>
        <w:del w:id="1790" w:author="Nick Smith" w:date="2021-05-18T13:28:00Z">
          <w:r w:rsidR="00D10DE1" w:rsidRPr="001B44B1" w:rsidDel="00880F5C">
            <w:rPr>
              <w:rFonts w:eastAsia="Times New Roman"/>
              <w:color w:val="000000"/>
            </w:rPr>
            <w:delText>the i</w:delText>
          </w:r>
        </w:del>
      </w:ins>
      <w:ins w:id="1791" w:author="Risa" w:date="2021-04-29T14:43:00Z">
        <w:del w:id="1792" w:author="Nick Smith" w:date="2021-05-18T13:28:00Z">
          <w:r w:rsidR="00D10DE1" w:rsidRPr="001B44B1" w:rsidDel="00880F5C">
            <w:rPr>
              <w:rFonts w:eastAsia="Times New Roman"/>
              <w:color w:val="000000"/>
            </w:rPr>
            <w:delText>nteraction between</w:delText>
          </w:r>
        </w:del>
      </w:ins>
      <w:ins w:id="1793" w:author="Nick Smith" w:date="2021-05-18T13:01:00Z">
        <w:r w:rsidR="00A93E29">
          <w:rPr>
            <w:rFonts w:eastAsia="Times New Roman"/>
            <w:color w:val="000000"/>
          </w:rPr>
          <w:t>the response of AGB to added soil N</w:t>
        </w:r>
      </w:ins>
      <w:ins w:id="1794" w:author="Risa" w:date="2021-04-29T14:43:00Z">
        <w:r w:rsidR="00D10DE1" w:rsidRPr="001B44B1">
          <w:rPr>
            <w:rFonts w:eastAsia="Times New Roman"/>
            <w:color w:val="000000"/>
          </w:rPr>
          <w:t xml:space="preserve"> </w:t>
        </w:r>
      </w:ins>
      <w:ins w:id="1795" w:author="Nick Smith" w:date="2021-05-18T13:01:00Z">
        <w:r w:rsidR="00A93E29">
          <w:rPr>
            <w:rFonts w:eastAsia="Times New Roman"/>
            <w:color w:val="000000"/>
          </w:rPr>
          <w:t>(</w:t>
        </w:r>
      </w:ins>
      <w:ins w:id="1796" w:author="Risa" w:date="2021-04-29T14:42:00Z">
        <w:r w:rsidR="00D10DE1" w:rsidRPr="001B44B1">
          <w:rPr>
            <w:rFonts w:eastAsia="Times New Roman"/>
            <w:color w:val="000000"/>
          </w:rPr>
          <w:t>∆</w:t>
        </w:r>
        <w:r w:rsidR="00D10DE1" w:rsidRPr="008531D1">
          <w:rPr>
            <w:rFonts w:eastAsia="Times New Roman"/>
            <w:color w:val="000000"/>
            <w:rPrChange w:id="1797" w:author="Nick Smith" w:date="2021-05-17T14:21:00Z">
              <w:rPr>
                <w:rFonts w:eastAsia="Times New Roman"/>
                <w:color w:val="000000"/>
                <w:sz w:val="20"/>
                <w:szCs w:val="20"/>
                <w:lang w:val="es-ES"/>
              </w:rPr>
            </w:rPrChange>
          </w:rPr>
          <w:t>AGB</w:t>
        </w:r>
      </w:ins>
      <w:ins w:id="1798" w:author="Nick Smith" w:date="2021-05-18T13:01:00Z">
        <w:r w:rsidR="00A93E29">
          <w:rPr>
            <w:rFonts w:eastAsia="Times New Roman"/>
            <w:color w:val="000000"/>
          </w:rPr>
          <w:t>; %)</w:t>
        </w:r>
      </w:ins>
      <w:ins w:id="1799" w:author="Nick Smith" w:date="2021-05-18T13:28:00Z">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ins>
      <w:ins w:id="1800" w:author="Risa" w:date="2021-04-29T14:42:00Z">
        <w:del w:id="1801" w:author="Nick Smith" w:date="2021-05-18T13:28:00Z">
          <w:r w:rsidR="00D10DE1" w:rsidRPr="008531D1" w:rsidDel="00880F5C">
            <w:rPr>
              <w:rFonts w:eastAsia="Times New Roman"/>
              <w:color w:val="000000"/>
              <w:rPrChange w:id="1802" w:author="Nick Smith" w:date="2021-05-17T14:21:00Z">
                <w:rPr>
                  <w:rFonts w:eastAsia="Times New Roman"/>
                  <w:color w:val="000000"/>
                  <w:sz w:val="20"/>
                  <w:szCs w:val="20"/>
                  <w:lang w:val="es-ES"/>
                </w:rPr>
              </w:rPrChange>
            </w:rPr>
            <w:delText xml:space="preserve"> </w:delText>
          </w:r>
        </w:del>
      </w:ins>
      <w:ins w:id="1803" w:author="Risa" w:date="2021-04-29T14:43:00Z">
        <w:del w:id="1804" w:author="Nick Smith" w:date="2021-05-18T13:28:00Z">
          <w:r w:rsidR="00D10DE1" w:rsidRPr="001B44B1" w:rsidDel="00880F5C">
            <w:rPr>
              <w:rFonts w:eastAsia="Times New Roman"/>
              <w:color w:val="000000"/>
            </w:rPr>
            <w:delText>and</w:delText>
          </w:r>
        </w:del>
      </w:ins>
      <w:ins w:id="1805" w:author="Risa" w:date="2021-04-29T14:42:00Z">
        <w:del w:id="1806" w:author="Nick Smith" w:date="2021-05-18T13:28:00Z">
          <w:r w:rsidR="00D10DE1" w:rsidRPr="008531D1" w:rsidDel="00880F5C">
            <w:rPr>
              <w:rFonts w:eastAsia="Times New Roman"/>
              <w:color w:val="000000"/>
              <w:rPrChange w:id="1807" w:author="Nick Smith" w:date="2021-05-17T14:21:00Z">
                <w:rPr>
                  <w:rFonts w:eastAsia="Times New Roman"/>
                  <w:color w:val="000000"/>
                  <w:sz w:val="20"/>
                  <w:szCs w:val="20"/>
                  <w:lang w:val="es-ES"/>
                </w:rPr>
              </w:rPrChange>
            </w:rPr>
            <w:delText xml:space="preserve"> </w:delText>
          </w:r>
          <w:r w:rsidR="00D10DE1" w:rsidRPr="001B44B1" w:rsidDel="00880F5C">
            <w:rPr>
              <w:rFonts w:eastAsia="Times New Roman"/>
              <w:color w:val="000000"/>
            </w:rPr>
            <w:delText>∆</w:delText>
          </w:r>
          <w:r w:rsidR="00D10DE1" w:rsidRPr="008531D1" w:rsidDel="00880F5C">
            <w:rPr>
              <w:rFonts w:eastAsia="Times New Roman"/>
              <w:color w:val="000000"/>
              <w:rPrChange w:id="1808" w:author="Nick Smith" w:date="2021-05-17T14:21:00Z">
                <w:rPr>
                  <w:rFonts w:eastAsia="Times New Roman"/>
                  <w:color w:val="000000"/>
                  <w:sz w:val="20"/>
                  <w:szCs w:val="20"/>
                  <w:lang w:val="es-ES"/>
                </w:rPr>
              </w:rPrChange>
            </w:rPr>
            <w:delText>LMA</w:delText>
          </w:r>
        </w:del>
      </w:ins>
      <w:ins w:id="1809" w:author="Risa" w:date="2021-04-29T14:43:00Z">
        <w:del w:id="1810" w:author="Nick Smith" w:date="2021-05-18T13:28:00Z">
          <w:r w:rsidR="00D10DE1" w:rsidRPr="001B44B1" w:rsidDel="00880F5C">
            <w:rPr>
              <w:rFonts w:eastAsia="Times New Roman"/>
              <w:color w:val="000000"/>
            </w:rPr>
            <w:delText xml:space="preserve"> </w:delText>
          </w:r>
        </w:del>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ins>
      <w:ins w:id="1811" w:author="Nick Smith" w:date="2021-05-18T13:28:00Z">
        <w:r w:rsidR="00880F5C">
          <w:rPr>
            <w:rFonts w:eastAsia="Times New Roman"/>
            <w:color w:val="000000"/>
          </w:rPr>
          <w:t xml:space="preserve"> This interaction indicated that the</w:t>
        </w:r>
      </w:ins>
      <w:ins w:id="1812" w:author="Nick Smith" w:date="2021-05-18T13:29:00Z">
        <w:r w:rsidR="00880F5C">
          <w:rPr>
            <w:rFonts w:eastAsia="Times New Roman"/>
            <w:color w:val="000000"/>
          </w:rPr>
          <w:t xml:space="preserve"> slope of the</w:t>
        </w:r>
      </w:ins>
      <w:ins w:id="1813" w:author="Nick Smith" w:date="2021-05-18T13:28:00Z">
        <w:r w:rsidR="00880F5C">
          <w:rPr>
            <w:rFonts w:eastAsia="Times New Roman"/>
            <w:color w:val="000000"/>
          </w:rPr>
          <w:t xml:space="preserve"> </w:t>
        </w:r>
      </w:ins>
      <w:ins w:id="1814" w:author="Nick Smith" w:date="2021-05-18T13:29:00Z">
        <w:r w:rsidR="00880F5C">
          <w:rPr>
            <w:rFonts w:eastAsia="Times New Roman"/>
            <w:color w:val="000000"/>
          </w:rPr>
          <w:t xml:space="preserve">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ins>
      <w:ins w:id="1815" w:author="Nick Smith" w:date="2021-05-18T13:30:00Z">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ins>
      <w:ins w:id="1816" w:author="Nick Smith" w:date="2021-05-18T13:31:00Z">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6). </w:t>
        </w:r>
      </w:ins>
      <w:ins w:id="1817" w:author="Nick Smith" w:date="2021-05-18T13:33:00Z">
        <w:r w:rsidR="002A727E">
          <w:rPr>
            <w:rFonts w:eastAsia="Times New Roman"/>
            <w:color w:val="000000"/>
          </w:rPr>
          <w:t>Our post-hoc tests indicated that</w:t>
        </w:r>
      </w:ins>
      <w:ins w:id="1818" w:author="Nick Smith" w:date="2021-05-18T13:34:00Z">
        <w:r w:rsidR="002A727E">
          <w:rPr>
            <w:rFonts w:eastAsia="Times New Roman"/>
            <w:color w:val="000000"/>
          </w:rPr>
          <w:t xml:space="preserve">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w:t>
        </w:r>
      </w:ins>
      <w:ins w:id="1819" w:author="Nick Smith" w:date="2021-05-18T13:33:00Z">
        <w:r w:rsidR="002A727E">
          <w:rPr>
            <w:rFonts w:eastAsia="Times New Roman"/>
            <w:color w:val="000000"/>
          </w:rPr>
          <w:t xml:space="preserve"> slopes were </w:t>
        </w:r>
      </w:ins>
      <w:ins w:id="1820" w:author="Nick Smith" w:date="2021-05-18T13:34:00Z">
        <w:r w:rsidR="002A727E">
          <w:rPr>
            <w:rFonts w:eastAsia="Times New Roman"/>
            <w:color w:val="000000"/>
          </w:rPr>
          <w:t>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ins>
      <w:ins w:id="1821" w:author="Nick Smith" w:date="2021-05-18T13:35:00Z">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ins>
      <w:ins w:id="1822" w:author="Nick Smith" w:date="2021-05-18T13:56:00Z">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w:t>
        </w:r>
      </w:ins>
      <w:ins w:id="1823" w:author="Nick Smith" w:date="2021-05-18T13:57:00Z">
        <w:r w:rsidR="007F6C75">
          <w:rPr>
            <w:rFonts w:eastAsia="Times New Roman"/>
            <w:color w:val="000000"/>
          </w:rPr>
          <w:t>increased</w:t>
        </w:r>
      </w:ins>
      <w:ins w:id="1824" w:author="Nick Smith" w:date="2021-05-18T13:56:00Z">
        <w:r w:rsidR="007F6C75">
          <w:rPr>
            <w:rFonts w:eastAsia="Times New Roman"/>
            <w:color w:val="000000"/>
          </w:rPr>
          <w:t xml:space="preserve"> with </w:t>
        </w:r>
      </w:ins>
      <w:ins w:id="1825" w:author="Nick Smith" w:date="2021-05-18T13:57:00Z">
        <w:r w:rsidR="007F6C75">
          <w:rPr>
            <w:rFonts w:eastAsia="Times New Roman"/>
            <w:color w:val="000000"/>
          </w:rPr>
          <w:t xml:space="preserve">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6)</w:t>
        </w:r>
      </w:ins>
      <w:ins w:id="1826" w:author="Nick Smith" w:date="2021-05-18T13:58:00Z">
        <w:r w:rsidR="007F6C75">
          <w:rPr>
            <w:rFonts w:eastAsia="Times New Roman"/>
            <w:color w:val="000000"/>
          </w:rPr>
          <w:t>. Together, this revealed that</w:t>
        </w:r>
      </w:ins>
      <w:ins w:id="1827" w:author="Nick Smith" w:date="2021-05-18T14:00:00Z">
        <w:r w:rsidR="007F6C75">
          <w:rPr>
            <w:rFonts w:eastAsia="Times New Roman"/>
            <w:color w:val="000000"/>
          </w:rPr>
          <w:t xml:space="preserve"> the</w:t>
        </w:r>
      </w:ins>
      <w:ins w:id="1828" w:author="Nick Smith" w:date="2021-05-18T13:58:00Z">
        <w:r w:rsidR="007F6C75">
          <w:rPr>
            <w:rFonts w:eastAsia="Times New Roman"/>
            <w:color w:val="000000"/>
          </w:rPr>
          <w:t xml:space="preserve"> soil N had the greatest stimulation on </w:t>
        </w:r>
        <w:proofErr w:type="spellStart"/>
        <w:r w:rsidR="007F6C75">
          <w:rPr>
            <w:rFonts w:eastAsia="Times New Roman"/>
            <w:i/>
            <w:color w:val="000000"/>
          </w:rPr>
          <w:t>N</w:t>
        </w:r>
        <w:r w:rsidR="007F6C75">
          <w:rPr>
            <w:rFonts w:eastAsia="Times New Roman"/>
            <w:color w:val="000000"/>
            <w:vertAlign w:val="subscript"/>
          </w:rPr>
          <w:t>area</w:t>
        </w:r>
      </w:ins>
      <w:proofErr w:type="spellEnd"/>
      <w:ins w:id="1829" w:author="Nick Smith" w:date="2021-05-18T13:59:00Z">
        <w:r w:rsidR="007F6C75">
          <w:rPr>
            <w:rFonts w:eastAsia="Times New Roman"/>
            <w:color w:val="000000"/>
          </w:rPr>
          <w:t xml:space="preserve"> when there was</w:t>
        </w:r>
      </w:ins>
      <w:ins w:id="1830" w:author="Nick Smith" w:date="2021-05-18T14:01:00Z">
        <w:r w:rsidR="007F6C75">
          <w:rPr>
            <w:rFonts w:eastAsia="Times New Roman"/>
            <w:color w:val="000000"/>
          </w:rPr>
          <w:t xml:space="preserve"> both a small</w:t>
        </w:r>
      </w:ins>
      <w:ins w:id="1831" w:author="Nick Smith" w:date="2021-05-18T14:02:00Z">
        <w:r w:rsidR="00C71FEE">
          <w:rPr>
            <w:rFonts w:eastAsia="Times New Roman"/>
            <w:color w:val="000000"/>
          </w:rPr>
          <w:t xml:space="preserve"> or negative</w:t>
        </w:r>
      </w:ins>
      <w:ins w:id="1832" w:author="Nick Smith" w:date="2021-05-18T14:01:00Z">
        <w:r w:rsidR="007F6C75">
          <w:rPr>
            <w:rFonts w:eastAsia="Times New Roman"/>
            <w:color w:val="000000"/>
          </w:rPr>
          <w:t xml:space="preserve"> impact of soil N on AGB and a positive impact </w:t>
        </w:r>
      </w:ins>
      <w:ins w:id="1833" w:author="Nick Smith" w:date="2021-05-18T13:59:00Z">
        <w:r w:rsidR="007F6C75">
          <w:rPr>
            <w:rFonts w:eastAsia="Times New Roman"/>
            <w:color w:val="000000"/>
          </w:rPr>
          <w:t xml:space="preserve">of soil N addition on </w:t>
        </w:r>
        <w:proofErr w:type="spellStart"/>
        <w:r w:rsidR="007F6C75">
          <w:rPr>
            <w:rFonts w:eastAsia="Times New Roman"/>
            <w:i/>
            <w:color w:val="000000"/>
          </w:rPr>
          <w:t>M</w:t>
        </w:r>
        <w:r w:rsidR="007F6C75">
          <w:rPr>
            <w:rFonts w:eastAsia="Times New Roman"/>
            <w:color w:val="000000"/>
            <w:vertAlign w:val="subscript"/>
          </w:rPr>
          <w:t>area</w:t>
        </w:r>
      </w:ins>
      <w:proofErr w:type="spellEnd"/>
      <w:ins w:id="1834" w:author="Nick Smith" w:date="2021-05-18T14:02:00Z">
        <w:r w:rsidR="00C71FEE">
          <w:rPr>
            <w:rFonts w:eastAsia="Times New Roman"/>
            <w:color w:val="000000"/>
          </w:rPr>
          <w:t xml:space="preserve"> (Figure 6).</w:t>
        </w:r>
      </w:ins>
    </w:p>
    <w:p w14:paraId="399232BD" w14:textId="3EAA9929" w:rsidR="007F6C75" w:rsidRPr="007F6C75" w:rsidRDefault="007F6C75">
      <w:pPr>
        <w:spacing w:line="480" w:lineRule="auto"/>
        <w:contextualSpacing/>
        <w:rPr>
          <w:ins w:id="1835" w:author="Risa" w:date="2021-04-29T14:42:00Z"/>
          <w:b/>
          <w:bCs/>
          <w:rPrChange w:id="1836" w:author="Nick Smith" w:date="2021-05-18T13:57:00Z">
            <w:rPr>
              <w:ins w:id="1837" w:author="Risa" w:date="2021-04-29T14:42:00Z"/>
              <w:b/>
              <w:bCs/>
              <w:sz w:val="20"/>
              <w:szCs w:val="20"/>
              <w:vertAlign w:val="subscript"/>
            </w:rPr>
          </w:rPrChange>
        </w:rPr>
        <w:pPrChange w:id="1838" w:author="Nick Smith" w:date="2021-05-17T14:21:00Z">
          <w:pPr/>
        </w:pPrChange>
      </w:pPr>
      <w:ins w:id="1839" w:author="Nick Smith" w:date="2021-05-18T13:58:00Z">
        <w:r>
          <w:rPr>
            <w:b/>
            <w:bCs/>
          </w:rPr>
          <w:tab/>
        </w:r>
      </w:ins>
      <w:ins w:id="1840" w:author="Nick Smith" w:date="2021-05-18T14:02:00Z">
        <w:r w:rsidR="00C71FEE">
          <w:rPr>
            <w:rFonts w:eastAsia="Times New Roman"/>
            <w:bCs/>
            <w:color w:val="000000"/>
          </w:rPr>
          <w:t>∆</w:t>
        </w:r>
      </w:ins>
      <w:proofErr w:type="spellStart"/>
      <w:ins w:id="1841" w:author="Nick Smith" w:date="2021-05-18T13:58:00Z">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significantly impacted by </w:t>
        </w:r>
        <w:r w:rsidRPr="00771C52">
          <w:rPr>
            <w:rFonts w:eastAsia="Times New Roman"/>
            <w:color w:val="000000"/>
          </w:rPr>
          <w:t>s</w:t>
        </w:r>
        <w:r w:rsidRPr="00771C52">
          <w:rPr>
            <w:rFonts w:eastAsia="Times New Roman"/>
            <w:color w:val="000000"/>
          </w:rPr>
          <w:t>oil P</w:t>
        </w:r>
        <w:r w:rsidRPr="00771C52">
          <w:rPr>
            <w:rFonts w:eastAsia="Times New Roman"/>
            <w:color w:val="000000"/>
          </w:rPr>
          <w:t xml:space="preserve"> (</w:t>
        </w:r>
        <w:r w:rsidRPr="00771C52">
          <w:rPr>
            <w:rFonts w:eastAsia="Times New Roman"/>
            <w:i/>
            <w:iCs/>
            <w:color w:val="000000"/>
          </w:rPr>
          <w:t xml:space="preserve">p </w:t>
        </w:r>
        <w:r w:rsidRPr="00771C52">
          <w:rPr>
            <w:rFonts w:eastAsia="Times New Roman"/>
            <w:color w:val="000000"/>
          </w:rPr>
          <w:t>= 0.005)</w:t>
        </w:r>
        <w:r w:rsidRPr="00771C52">
          <w:rPr>
            <w:rFonts w:eastAsia="Times New Roman"/>
            <w:color w:val="000000"/>
          </w:rPr>
          <w:t>,</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the added P (7.0%) plots</w:t>
        </w:r>
      </w:ins>
      <w:ins w:id="1842" w:author="Nick Smith" w:date="2021-05-18T14:02:00Z">
        <w:r w:rsidR="00C71FEE">
          <w:rPr>
            <w:rFonts w:eastAsia="Times New Roman"/>
            <w:color w:val="000000"/>
          </w:rPr>
          <w:t xml:space="preserve">, confirming results from </w:t>
        </w:r>
      </w:ins>
      <w:ins w:id="1843" w:author="Nick Smith" w:date="2021-05-18T14:03:00Z">
        <w:r w:rsidR="00C71FEE">
          <w:rPr>
            <w:rFonts w:eastAsia="Times New Roman"/>
            <w:color w:val="000000"/>
          </w:rPr>
          <w:t>the first model presented above</w:t>
        </w:r>
      </w:ins>
      <w:bookmarkStart w:id="1844" w:name="_GoBack"/>
      <w:bookmarkEnd w:id="1844"/>
      <w:ins w:id="1845" w:author="Nick Smith" w:date="2021-05-18T13:58:00Z">
        <w:r>
          <w:rPr>
            <w:rFonts w:eastAsia="Times New Roman"/>
            <w:color w:val="000000"/>
          </w:rPr>
          <w:t>.</w:t>
        </w:r>
      </w:ins>
    </w:p>
    <w:p w14:paraId="17CDBAD8" w14:textId="77777777" w:rsidR="007F1A75" w:rsidRPr="001B44B1" w:rsidRDefault="007F1A75">
      <w:pPr>
        <w:spacing w:line="480" w:lineRule="auto"/>
        <w:contextualSpacing/>
        <w:rPr>
          <w:ins w:id="1846" w:author="Risa" w:date="2021-04-28T15:05:00Z"/>
          <w:rFonts w:eastAsia="Times New Roman"/>
          <w:b/>
          <w:bCs/>
          <w:color w:val="000000"/>
        </w:rPr>
        <w:pPrChange w:id="1847" w:author="Nick Smith" w:date="2021-05-17T14:21:00Z">
          <w:pPr>
            <w:spacing w:line="480" w:lineRule="auto"/>
          </w:pPr>
        </w:pPrChange>
      </w:pPr>
    </w:p>
    <w:p w14:paraId="355A273C" w14:textId="7EAF8D3D" w:rsidR="00827B83" w:rsidRPr="008531D1" w:rsidRDefault="00827B83">
      <w:pPr>
        <w:spacing w:line="480" w:lineRule="auto"/>
        <w:contextualSpacing/>
        <w:rPr>
          <w:ins w:id="1848" w:author="Risa" w:date="2021-04-28T15:17:00Z"/>
          <w:b/>
          <w:bCs/>
          <w:vertAlign w:val="subscript"/>
          <w:rPrChange w:id="1849" w:author="Nick Smith" w:date="2021-05-17T14:21:00Z">
            <w:rPr>
              <w:ins w:id="1850" w:author="Risa" w:date="2021-04-28T15:17:00Z"/>
              <w:b/>
              <w:bCs/>
              <w:sz w:val="20"/>
              <w:szCs w:val="20"/>
              <w:vertAlign w:val="subscript"/>
            </w:rPr>
          </w:rPrChange>
        </w:rPr>
        <w:pPrChange w:id="1851" w:author="Nick Smith" w:date="2021-05-17T14:21:00Z">
          <w:pPr/>
        </w:pPrChange>
      </w:pPr>
      <w:ins w:id="1852" w:author="Risa" w:date="2021-04-28T15:17:00Z">
        <w:r w:rsidRPr="008531D1">
          <w:rPr>
            <w:b/>
            <w:bCs/>
            <w:rPrChange w:id="1853" w:author="Nick Smith" w:date="2021-05-17T14:21:00Z">
              <w:rPr>
                <w:b/>
                <w:bCs/>
                <w:sz w:val="20"/>
                <w:szCs w:val="20"/>
              </w:rPr>
            </w:rPrChange>
          </w:rPr>
          <w:t xml:space="preserve">Table 5. </w:t>
        </w:r>
      </w:ins>
      <w:proofErr w:type="spellStart"/>
      <w:ins w:id="1854" w:author="Risa" w:date="2021-05-04T14:40:00Z">
        <w:r w:rsidR="001F7DFE" w:rsidRPr="008531D1">
          <w:rPr>
            <w:rFonts w:eastAsia="Times New Roman"/>
            <w:color w:val="000000"/>
            <w:rPrChange w:id="1855" w:author="Nick Smith" w:date="2021-05-17T14:21:00Z">
              <w:rPr>
                <w:rFonts w:eastAsia="Times New Roman"/>
                <w:color w:val="000000"/>
                <w:sz w:val="20"/>
                <w:szCs w:val="20"/>
              </w:rPr>
            </w:rPrChange>
          </w:rPr>
          <w:t>Anova</w:t>
        </w:r>
        <w:proofErr w:type="spellEnd"/>
        <w:r w:rsidR="001F7DFE" w:rsidRPr="008531D1">
          <w:rPr>
            <w:rFonts w:eastAsia="Times New Roman"/>
            <w:color w:val="000000"/>
            <w:rPrChange w:id="1856" w:author="Nick Smith" w:date="2021-05-17T14:21:00Z">
              <w:rPr>
                <w:rFonts w:eastAsia="Times New Roman"/>
                <w:color w:val="000000"/>
                <w:sz w:val="20"/>
                <w:szCs w:val="20"/>
              </w:rPr>
            </w:rPrChange>
          </w:rPr>
          <w:t xml:space="preserve"> results for the linear mixed effects model with ∆</w:t>
        </w:r>
        <w:proofErr w:type="spellStart"/>
        <w:r w:rsidR="001F7DFE" w:rsidRPr="008531D1">
          <w:rPr>
            <w:rFonts w:eastAsia="Times New Roman"/>
            <w:i/>
            <w:iCs/>
            <w:color w:val="000000"/>
            <w:rPrChange w:id="1857" w:author="Nick Smith" w:date="2021-05-17T14:21:00Z">
              <w:rPr>
                <w:rFonts w:eastAsia="Times New Roman"/>
                <w:i/>
                <w:iCs/>
                <w:color w:val="000000"/>
                <w:sz w:val="20"/>
                <w:szCs w:val="20"/>
              </w:rPr>
            </w:rPrChange>
          </w:rPr>
          <w:t>N</w:t>
        </w:r>
        <w:r w:rsidR="001F7DFE" w:rsidRPr="008531D1">
          <w:rPr>
            <w:rFonts w:eastAsia="Times New Roman"/>
            <w:color w:val="000000"/>
            <w:vertAlign w:val="subscript"/>
            <w:rPrChange w:id="1858" w:author="Nick Smith" w:date="2021-05-17T14:21:00Z">
              <w:rPr>
                <w:rFonts w:eastAsia="Times New Roman"/>
                <w:color w:val="000000"/>
                <w:sz w:val="20"/>
                <w:szCs w:val="20"/>
                <w:vertAlign w:val="subscript"/>
              </w:rPr>
            </w:rPrChange>
          </w:rPr>
          <w:t>area</w:t>
        </w:r>
        <w:proofErr w:type="spellEnd"/>
        <w:r w:rsidR="001F7DFE" w:rsidRPr="008531D1">
          <w:rPr>
            <w:rFonts w:eastAsia="Times New Roman"/>
            <w:color w:val="000000"/>
            <w:rPrChange w:id="1859" w:author="Nick Smith" w:date="2021-05-17T14:21:00Z">
              <w:rPr>
                <w:rFonts w:eastAsia="Times New Roman"/>
                <w:color w:val="000000"/>
                <w:sz w:val="20"/>
                <w:szCs w:val="20"/>
              </w:rPr>
            </w:rPrChange>
          </w:rPr>
          <w:t xml:space="preserve"> as the dependent variable and ∆AGB, ∆χ, and ∆</w:t>
        </w:r>
        <w:proofErr w:type="spellStart"/>
        <w:r w:rsidR="001F7DFE" w:rsidRPr="008531D1">
          <w:rPr>
            <w:rFonts w:eastAsia="Times New Roman"/>
            <w:i/>
            <w:iCs/>
            <w:color w:val="000000"/>
            <w:rPrChange w:id="1860" w:author="Nick Smith" w:date="2021-05-17T14:21:00Z">
              <w:rPr>
                <w:rFonts w:eastAsia="Times New Roman"/>
                <w:i/>
                <w:iCs/>
                <w:color w:val="000000"/>
                <w:sz w:val="20"/>
                <w:szCs w:val="20"/>
              </w:rPr>
            </w:rPrChange>
          </w:rPr>
          <w:t>M</w:t>
        </w:r>
        <w:r w:rsidR="001F7DFE" w:rsidRPr="008531D1">
          <w:rPr>
            <w:rFonts w:eastAsia="Times New Roman"/>
            <w:color w:val="000000"/>
            <w:vertAlign w:val="subscript"/>
            <w:rPrChange w:id="1861" w:author="Nick Smith" w:date="2021-05-17T14:21:00Z">
              <w:rPr>
                <w:rFonts w:eastAsia="Times New Roman"/>
                <w:color w:val="000000"/>
                <w:sz w:val="20"/>
                <w:szCs w:val="20"/>
                <w:vertAlign w:val="subscript"/>
              </w:rPr>
            </w:rPrChange>
          </w:rPr>
          <w:t>area</w:t>
        </w:r>
        <w:proofErr w:type="spellEnd"/>
        <w:r w:rsidR="001F7DFE" w:rsidRPr="008531D1">
          <w:rPr>
            <w:rFonts w:eastAsia="Times New Roman"/>
            <w:color w:val="000000"/>
            <w:rPrChange w:id="1862" w:author="Nick Smith" w:date="2021-05-17T14:21:00Z">
              <w:rPr>
                <w:rFonts w:eastAsia="Times New Roman"/>
                <w:color w:val="000000"/>
                <w:sz w:val="20"/>
                <w:szCs w:val="20"/>
              </w:rPr>
            </w:rPrChange>
          </w:rPr>
          <w:t xml:space="preserve"> as independent </w:t>
        </w:r>
        <w:proofErr w:type="gramStart"/>
        <w:r w:rsidR="001F7DFE" w:rsidRPr="008531D1">
          <w:rPr>
            <w:rFonts w:eastAsia="Times New Roman"/>
            <w:color w:val="000000"/>
            <w:rPrChange w:id="1863" w:author="Nick Smith" w:date="2021-05-17T14:21:00Z">
              <w:rPr>
                <w:rFonts w:eastAsia="Times New Roman"/>
                <w:color w:val="000000"/>
                <w:sz w:val="20"/>
                <w:szCs w:val="20"/>
              </w:rPr>
            </w:rPrChange>
          </w:rPr>
          <w:t>variables</w:t>
        </w:r>
        <w:r w:rsidR="00B76E6C" w:rsidRPr="008531D1">
          <w:rPr>
            <w:rFonts w:eastAsia="Times New Roman"/>
            <w:color w:val="000000"/>
            <w:rPrChange w:id="1864" w:author="Nick Smith" w:date="2021-05-17T14:21:00Z">
              <w:rPr>
                <w:rFonts w:eastAsia="Times New Roman"/>
                <w:color w:val="000000"/>
                <w:sz w:val="20"/>
                <w:szCs w:val="20"/>
              </w:rPr>
            </w:rPrChange>
          </w:rPr>
          <w:t>.*</w:t>
        </w:r>
      </w:ins>
      <w:proofErr w:type="gramEnd"/>
    </w:p>
    <w:tbl>
      <w:tblPr>
        <w:tblW w:w="5003" w:type="pct"/>
        <w:tblLook w:val="04A0" w:firstRow="1" w:lastRow="0" w:firstColumn="1" w:lastColumn="0" w:noHBand="0" w:noVBand="1"/>
      </w:tblPr>
      <w:tblGrid>
        <w:gridCol w:w="3279"/>
        <w:gridCol w:w="2029"/>
        <w:gridCol w:w="2029"/>
        <w:gridCol w:w="2029"/>
      </w:tblGrid>
      <w:tr w:rsidR="00D7113F" w:rsidRPr="00771C52" w14:paraId="23B8755F" w14:textId="77777777" w:rsidTr="00493741">
        <w:trPr>
          <w:trHeight w:val="320"/>
          <w:ins w:id="1865" w:author="Risa" w:date="2021-05-04T14:22:00Z"/>
        </w:trPr>
        <w:tc>
          <w:tcPr>
            <w:tcW w:w="1751" w:type="pct"/>
            <w:tcBorders>
              <w:top w:val="single" w:sz="4" w:space="0" w:color="auto"/>
              <w:bottom w:val="single" w:sz="4" w:space="0" w:color="auto"/>
            </w:tcBorders>
            <w:shd w:val="clear" w:color="auto" w:fill="auto"/>
            <w:noWrap/>
            <w:vAlign w:val="center"/>
            <w:hideMark/>
          </w:tcPr>
          <w:p w14:paraId="35E9CDBC" w14:textId="77777777" w:rsidR="00D7113F" w:rsidRPr="008531D1" w:rsidRDefault="00D7113F">
            <w:pPr>
              <w:spacing w:line="480" w:lineRule="auto"/>
              <w:contextualSpacing/>
              <w:jc w:val="center"/>
              <w:rPr>
                <w:ins w:id="1866" w:author="Risa" w:date="2021-05-04T14:22:00Z"/>
                <w:rFonts w:eastAsia="Times New Roman"/>
                <w:b/>
                <w:bCs/>
                <w:color w:val="000000"/>
                <w:rPrChange w:id="1867" w:author="Nick Smith" w:date="2021-05-17T14:21:00Z">
                  <w:rPr>
                    <w:ins w:id="1868" w:author="Risa" w:date="2021-05-04T14:22:00Z"/>
                    <w:rFonts w:eastAsia="Times New Roman"/>
                    <w:b/>
                    <w:bCs/>
                    <w:color w:val="000000"/>
                    <w:sz w:val="20"/>
                    <w:szCs w:val="20"/>
                  </w:rPr>
                </w:rPrChange>
              </w:rPr>
              <w:pPrChange w:id="1869" w:author="Nick Smith" w:date="2021-05-17T14:21:00Z">
                <w:pPr>
                  <w:jc w:val="center"/>
                </w:pPr>
              </w:pPrChange>
            </w:pPr>
          </w:p>
        </w:tc>
        <w:tc>
          <w:tcPr>
            <w:tcW w:w="1083" w:type="pct"/>
            <w:tcBorders>
              <w:top w:val="single" w:sz="4" w:space="0" w:color="auto"/>
              <w:bottom w:val="single" w:sz="4" w:space="0" w:color="auto"/>
            </w:tcBorders>
            <w:vAlign w:val="center"/>
          </w:tcPr>
          <w:p w14:paraId="658669B4" w14:textId="77777777" w:rsidR="00D7113F" w:rsidRPr="008531D1" w:rsidRDefault="00D7113F">
            <w:pPr>
              <w:spacing w:line="480" w:lineRule="auto"/>
              <w:contextualSpacing/>
              <w:jc w:val="center"/>
              <w:rPr>
                <w:ins w:id="1870" w:author="Risa" w:date="2021-05-04T14:22:00Z"/>
                <w:rFonts w:eastAsia="Times New Roman"/>
                <w:b/>
                <w:bCs/>
                <w:color w:val="000000"/>
                <w:rPrChange w:id="1871" w:author="Nick Smith" w:date="2021-05-17T14:21:00Z">
                  <w:rPr>
                    <w:ins w:id="1872" w:author="Risa" w:date="2021-05-04T14:22:00Z"/>
                    <w:rFonts w:eastAsia="Times New Roman"/>
                    <w:b/>
                    <w:bCs/>
                    <w:color w:val="000000"/>
                    <w:sz w:val="20"/>
                    <w:szCs w:val="20"/>
                  </w:rPr>
                </w:rPrChange>
              </w:rPr>
              <w:pPrChange w:id="1873" w:author="Nick Smith" w:date="2021-05-17T14:21:00Z">
                <w:pPr>
                  <w:jc w:val="center"/>
                </w:pPr>
              </w:pPrChange>
            </w:pPr>
            <w:proofErr w:type="spellStart"/>
            <w:ins w:id="1874" w:author="Risa" w:date="2021-05-04T14:22:00Z">
              <w:r w:rsidRPr="008531D1">
                <w:rPr>
                  <w:rFonts w:eastAsia="Times New Roman"/>
                  <w:b/>
                  <w:bCs/>
                  <w:color w:val="000000"/>
                  <w:rPrChange w:id="1875" w:author="Nick Smith" w:date="2021-05-17T14:21:00Z">
                    <w:rPr>
                      <w:rFonts w:eastAsia="Times New Roman"/>
                      <w:b/>
                      <w:bCs/>
                      <w:color w:val="000000"/>
                      <w:sz w:val="20"/>
                      <w:szCs w:val="20"/>
                    </w:rPr>
                  </w:rPrChange>
                </w:rPr>
                <w:t>df</w:t>
              </w:r>
              <w:proofErr w:type="spellEnd"/>
            </w:ins>
          </w:p>
        </w:tc>
        <w:tc>
          <w:tcPr>
            <w:tcW w:w="1083" w:type="pct"/>
            <w:tcBorders>
              <w:top w:val="single" w:sz="4" w:space="0" w:color="auto"/>
              <w:bottom w:val="single" w:sz="4" w:space="0" w:color="auto"/>
            </w:tcBorders>
            <w:shd w:val="clear" w:color="auto" w:fill="auto"/>
            <w:noWrap/>
            <w:vAlign w:val="center"/>
            <w:hideMark/>
          </w:tcPr>
          <w:p w14:paraId="7092185F" w14:textId="77777777" w:rsidR="00D7113F" w:rsidRPr="008531D1" w:rsidRDefault="00D7113F">
            <w:pPr>
              <w:spacing w:line="480" w:lineRule="auto"/>
              <w:contextualSpacing/>
              <w:jc w:val="center"/>
              <w:rPr>
                <w:ins w:id="1876" w:author="Risa" w:date="2021-05-04T14:22:00Z"/>
                <w:rFonts w:eastAsia="Times New Roman"/>
                <w:b/>
                <w:bCs/>
                <w:color w:val="000000"/>
                <w:vertAlign w:val="superscript"/>
                <w:rPrChange w:id="1877" w:author="Nick Smith" w:date="2021-05-17T14:21:00Z">
                  <w:rPr>
                    <w:ins w:id="1878" w:author="Risa" w:date="2021-05-04T14:22:00Z"/>
                    <w:rFonts w:eastAsia="Times New Roman"/>
                    <w:b/>
                    <w:bCs/>
                    <w:color w:val="000000"/>
                    <w:sz w:val="20"/>
                    <w:szCs w:val="20"/>
                    <w:vertAlign w:val="superscript"/>
                  </w:rPr>
                </w:rPrChange>
              </w:rPr>
              <w:pPrChange w:id="1879" w:author="Nick Smith" w:date="2021-05-17T14:21:00Z">
                <w:pPr>
                  <w:jc w:val="center"/>
                </w:pPr>
              </w:pPrChange>
            </w:pPr>
            <w:ins w:id="1880" w:author="Risa" w:date="2021-05-04T14:22:00Z">
              <w:r w:rsidRPr="008531D1">
                <w:rPr>
                  <w:rFonts w:eastAsia="Times New Roman"/>
                  <w:b/>
                  <w:bCs/>
                  <w:color w:val="000000"/>
                  <w:rPrChange w:id="1881" w:author="Nick Smith" w:date="2021-05-17T14:21:00Z">
                    <w:rPr>
                      <w:rFonts w:eastAsia="Times New Roman"/>
                      <w:b/>
                      <w:bCs/>
                      <w:color w:val="000000"/>
                      <w:sz w:val="20"/>
                      <w:szCs w:val="20"/>
                    </w:rPr>
                  </w:rPrChange>
                </w:rPr>
                <w:t>χ</w:t>
              </w:r>
              <w:r w:rsidRPr="008531D1">
                <w:rPr>
                  <w:rFonts w:eastAsia="Times New Roman"/>
                  <w:b/>
                  <w:bCs/>
                  <w:color w:val="000000"/>
                  <w:vertAlign w:val="superscript"/>
                  <w:rPrChange w:id="1882" w:author="Nick Smith" w:date="2021-05-17T14:21:00Z">
                    <w:rPr>
                      <w:rFonts w:eastAsia="Times New Roman"/>
                      <w:b/>
                      <w:bCs/>
                      <w:color w:val="000000"/>
                      <w:sz w:val="20"/>
                      <w:szCs w:val="20"/>
                      <w:vertAlign w:val="superscript"/>
                    </w:rPr>
                  </w:rPrChange>
                </w:rPr>
                <w:t>2</w:t>
              </w:r>
            </w:ins>
          </w:p>
        </w:tc>
        <w:tc>
          <w:tcPr>
            <w:tcW w:w="1083" w:type="pct"/>
            <w:tcBorders>
              <w:top w:val="single" w:sz="4" w:space="0" w:color="auto"/>
              <w:bottom w:val="single" w:sz="4" w:space="0" w:color="auto"/>
            </w:tcBorders>
            <w:shd w:val="clear" w:color="auto" w:fill="auto"/>
            <w:noWrap/>
            <w:vAlign w:val="center"/>
            <w:hideMark/>
          </w:tcPr>
          <w:p w14:paraId="2FBDE9A0" w14:textId="77777777" w:rsidR="00D7113F" w:rsidRPr="008531D1" w:rsidRDefault="00D7113F">
            <w:pPr>
              <w:spacing w:line="480" w:lineRule="auto"/>
              <w:contextualSpacing/>
              <w:jc w:val="center"/>
              <w:rPr>
                <w:ins w:id="1883" w:author="Risa" w:date="2021-05-04T14:22:00Z"/>
                <w:rFonts w:eastAsia="Times New Roman"/>
                <w:b/>
                <w:bCs/>
                <w:i/>
                <w:iCs/>
                <w:color w:val="000000"/>
                <w:rPrChange w:id="1884" w:author="Nick Smith" w:date="2021-05-17T14:21:00Z">
                  <w:rPr>
                    <w:ins w:id="1885" w:author="Risa" w:date="2021-05-04T14:22:00Z"/>
                    <w:rFonts w:eastAsia="Times New Roman"/>
                    <w:b/>
                    <w:bCs/>
                    <w:i/>
                    <w:iCs/>
                    <w:color w:val="000000"/>
                    <w:sz w:val="20"/>
                    <w:szCs w:val="20"/>
                  </w:rPr>
                </w:rPrChange>
              </w:rPr>
              <w:pPrChange w:id="1886" w:author="Nick Smith" w:date="2021-05-17T14:21:00Z">
                <w:pPr>
                  <w:jc w:val="center"/>
                </w:pPr>
              </w:pPrChange>
            </w:pPr>
            <w:ins w:id="1887" w:author="Risa" w:date="2021-05-04T14:22:00Z">
              <w:r w:rsidRPr="008531D1">
                <w:rPr>
                  <w:rFonts w:eastAsia="Times New Roman"/>
                  <w:b/>
                  <w:bCs/>
                  <w:i/>
                  <w:iCs/>
                  <w:color w:val="000000"/>
                  <w:rPrChange w:id="1888" w:author="Nick Smith" w:date="2021-05-17T14:21:00Z">
                    <w:rPr>
                      <w:rFonts w:eastAsia="Times New Roman"/>
                      <w:b/>
                      <w:bCs/>
                      <w:i/>
                      <w:iCs/>
                      <w:color w:val="000000"/>
                      <w:sz w:val="20"/>
                      <w:szCs w:val="20"/>
                    </w:rPr>
                  </w:rPrChange>
                </w:rPr>
                <w:t>p</w:t>
              </w:r>
            </w:ins>
          </w:p>
        </w:tc>
      </w:tr>
      <w:tr w:rsidR="00D7113F" w:rsidRPr="00771C52" w14:paraId="31F813ED" w14:textId="77777777" w:rsidTr="00493741">
        <w:trPr>
          <w:trHeight w:val="320"/>
          <w:ins w:id="1889" w:author="Risa" w:date="2021-05-04T14:22:00Z"/>
        </w:trPr>
        <w:tc>
          <w:tcPr>
            <w:tcW w:w="1751" w:type="pct"/>
            <w:tcBorders>
              <w:top w:val="single" w:sz="4" w:space="0" w:color="auto"/>
            </w:tcBorders>
            <w:shd w:val="clear" w:color="auto" w:fill="auto"/>
            <w:noWrap/>
            <w:vAlign w:val="center"/>
            <w:hideMark/>
          </w:tcPr>
          <w:p w14:paraId="767B739B" w14:textId="77777777" w:rsidR="00D7113F" w:rsidRPr="008531D1" w:rsidRDefault="00D7113F">
            <w:pPr>
              <w:spacing w:line="480" w:lineRule="auto"/>
              <w:contextualSpacing/>
              <w:rPr>
                <w:ins w:id="1890" w:author="Risa" w:date="2021-05-04T14:22:00Z"/>
                <w:rFonts w:eastAsia="Times New Roman"/>
                <w:color w:val="000000"/>
                <w:rPrChange w:id="1891" w:author="Nick Smith" w:date="2021-05-17T14:21:00Z">
                  <w:rPr>
                    <w:ins w:id="1892" w:author="Risa" w:date="2021-05-04T14:22:00Z"/>
                    <w:rFonts w:eastAsia="Times New Roman"/>
                    <w:color w:val="000000"/>
                    <w:sz w:val="20"/>
                    <w:szCs w:val="20"/>
                  </w:rPr>
                </w:rPrChange>
              </w:rPr>
              <w:pPrChange w:id="1893" w:author="Nick Smith" w:date="2021-05-17T14:21:00Z">
                <w:pPr/>
              </w:pPrChange>
            </w:pPr>
            <w:ins w:id="1894" w:author="Risa" w:date="2021-05-04T14:22:00Z">
              <w:r w:rsidRPr="00771C52">
                <w:rPr>
                  <w:rFonts w:eastAsia="Times New Roman"/>
                  <w:color w:val="000000"/>
                </w:rPr>
                <w:t>∆</w:t>
              </w:r>
              <w:r w:rsidRPr="008531D1">
                <w:rPr>
                  <w:rFonts w:eastAsia="Times New Roman"/>
                  <w:color w:val="000000"/>
                  <w:rPrChange w:id="1895" w:author="Nick Smith" w:date="2021-05-17T14:21:00Z">
                    <w:rPr>
                      <w:rFonts w:eastAsia="Times New Roman"/>
                      <w:color w:val="000000"/>
                      <w:sz w:val="20"/>
                      <w:szCs w:val="20"/>
                    </w:rPr>
                  </w:rPrChange>
                </w:rPr>
                <w:t>AGB</w:t>
              </w:r>
            </w:ins>
          </w:p>
        </w:tc>
        <w:tc>
          <w:tcPr>
            <w:tcW w:w="1083" w:type="pct"/>
            <w:tcBorders>
              <w:top w:val="single" w:sz="4" w:space="0" w:color="auto"/>
            </w:tcBorders>
            <w:vAlign w:val="center"/>
          </w:tcPr>
          <w:p w14:paraId="790F070D" w14:textId="77777777" w:rsidR="00D7113F" w:rsidRPr="008531D1" w:rsidRDefault="00D7113F">
            <w:pPr>
              <w:spacing w:line="480" w:lineRule="auto"/>
              <w:contextualSpacing/>
              <w:jc w:val="center"/>
              <w:rPr>
                <w:ins w:id="1896" w:author="Risa" w:date="2021-05-04T14:22:00Z"/>
                <w:rFonts w:eastAsia="Times New Roman"/>
                <w:color w:val="000000"/>
                <w:rPrChange w:id="1897" w:author="Nick Smith" w:date="2021-05-17T14:21:00Z">
                  <w:rPr>
                    <w:ins w:id="1898" w:author="Risa" w:date="2021-05-04T14:22:00Z"/>
                    <w:rFonts w:eastAsia="Times New Roman"/>
                    <w:color w:val="000000"/>
                    <w:sz w:val="20"/>
                    <w:szCs w:val="20"/>
                  </w:rPr>
                </w:rPrChange>
              </w:rPr>
              <w:pPrChange w:id="1899" w:author="Nick Smith" w:date="2021-05-17T14:21:00Z">
                <w:pPr>
                  <w:jc w:val="center"/>
                </w:pPr>
              </w:pPrChange>
            </w:pPr>
            <w:ins w:id="1900" w:author="Risa" w:date="2021-05-04T14:22:00Z">
              <w:r w:rsidRPr="008531D1">
                <w:rPr>
                  <w:rFonts w:eastAsia="Times New Roman"/>
                  <w:color w:val="000000"/>
                  <w:rPrChange w:id="1901" w:author="Nick Smith" w:date="2021-05-17T14:21:00Z">
                    <w:rPr>
                      <w:rFonts w:eastAsia="Times New Roman"/>
                      <w:color w:val="000000"/>
                      <w:sz w:val="20"/>
                      <w:szCs w:val="20"/>
                    </w:rPr>
                  </w:rPrChange>
                </w:rPr>
                <w:t>1</w:t>
              </w:r>
            </w:ins>
          </w:p>
        </w:tc>
        <w:tc>
          <w:tcPr>
            <w:tcW w:w="1083" w:type="pct"/>
            <w:tcBorders>
              <w:top w:val="single" w:sz="4" w:space="0" w:color="auto"/>
            </w:tcBorders>
            <w:shd w:val="clear" w:color="auto" w:fill="auto"/>
            <w:noWrap/>
            <w:vAlign w:val="center"/>
            <w:hideMark/>
          </w:tcPr>
          <w:p w14:paraId="508E86C4" w14:textId="77777777" w:rsidR="00D7113F" w:rsidRPr="008531D1" w:rsidRDefault="00D7113F">
            <w:pPr>
              <w:spacing w:line="480" w:lineRule="auto"/>
              <w:contextualSpacing/>
              <w:jc w:val="center"/>
              <w:rPr>
                <w:ins w:id="1902" w:author="Risa" w:date="2021-05-04T14:22:00Z"/>
                <w:rFonts w:eastAsia="Times New Roman"/>
                <w:color w:val="000000"/>
                <w:rPrChange w:id="1903" w:author="Nick Smith" w:date="2021-05-17T14:21:00Z">
                  <w:rPr>
                    <w:ins w:id="1904" w:author="Risa" w:date="2021-05-04T14:22:00Z"/>
                    <w:rFonts w:eastAsia="Times New Roman"/>
                    <w:color w:val="000000"/>
                    <w:sz w:val="20"/>
                    <w:szCs w:val="20"/>
                  </w:rPr>
                </w:rPrChange>
              </w:rPr>
              <w:pPrChange w:id="1905" w:author="Nick Smith" w:date="2021-05-17T14:21:00Z">
                <w:pPr>
                  <w:jc w:val="center"/>
                </w:pPr>
              </w:pPrChange>
            </w:pPr>
            <w:ins w:id="1906" w:author="Risa" w:date="2021-05-04T14:22:00Z">
              <w:r w:rsidRPr="008531D1">
                <w:rPr>
                  <w:rFonts w:eastAsia="Times New Roman"/>
                  <w:color w:val="000000"/>
                  <w:rPrChange w:id="1907" w:author="Nick Smith" w:date="2021-05-17T14:21:00Z">
                    <w:rPr>
                      <w:rFonts w:eastAsia="Times New Roman"/>
                      <w:color w:val="000000"/>
                      <w:sz w:val="20"/>
                      <w:szCs w:val="20"/>
                    </w:rPr>
                  </w:rPrChange>
                </w:rPr>
                <w:t>1.900</w:t>
              </w:r>
            </w:ins>
          </w:p>
        </w:tc>
        <w:tc>
          <w:tcPr>
            <w:tcW w:w="1083" w:type="pct"/>
            <w:tcBorders>
              <w:top w:val="single" w:sz="4" w:space="0" w:color="auto"/>
            </w:tcBorders>
            <w:shd w:val="clear" w:color="auto" w:fill="auto"/>
            <w:noWrap/>
            <w:vAlign w:val="center"/>
            <w:hideMark/>
          </w:tcPr>
          <w:p w14:paraId="06D4EF96" w14:textId="77777777" w:rsidR="00D7113F" w:rsidRPr="008531D1" w:rsidRDefault="00D7113F">
            <w:pPr>
              <w:spacing w:line="480" w:lineRule="auto"/>
              <w:contextualSpacing/>
              <w:jc w:val="center"/>
              <w:rPr>
                <w:ins w:id="1908" w:author="Risa" w:date="2021-05-04T14:22:00Z"/>
                <w:rFonts w:eastAsia="Times New Roman"/>
                <w:color w:val="000000"/>
                <w:rPrChange w:id="1909" w:author="Nick Smith" w:date="2021-05-17T14:21:00Z">
                  <w:rPr>
                    <w:ins w:id="1910" w:author="Risa" w:date="2021-05-04T14:22:00Z"/>
                    <w:rFonts w:eastAsia="Times New Roman"/>
                    <w:color w:val="000000"/>
                    <w:sz w:val="20"/>
                    <w:szCs w:val="20"/>
                  </w:rPr>
                </w:rPrChange>
              </w:rPr>
              <w:pPrChange w:id="1911" w:author="Nick Smith" w:date="2021-05-17T14:21:00Z">
                <w:pPr>
                  <w:jc w:val="center"/>
                </w:pPr>
              </w:pPrChange>
            </w:pPr>
            <w:ins w:id="1912" w:author="Risa" w:date="2021-05-04T14:22:00Z">
              <w:r w:rsidRPr="008531D1">
                <w:rPr>
                  <w:rFonts w:eastAsia="Times New Roman"/>
                  <w:color w:val="000000"/>
                  <w:rPrChange w:id="1913" w:author="Nick Smith" w:date="2021-05-17T14:21:00Z">
                    <w:rPr>
                      <w:rFonts w:eastAsia="Times New Roman"/>
                      <w:color w:val="000000"/>
                      <w:sz w:val="20"/>
                      <w:szCs w:val="20"/>
                    </w:rPr>
                  </w:rPrChange>
                </w:rPr>
                <w:t>0.168</w:t>
              </w:r>
            </w:ins>
          </w:p>
        </w:tc>
      </w:tr>
      <w:tr w:rsidR="00D7113F" w:rsidRPr="00771C52" w14:paraId="6E4B19ED" w14:textId="77777777" w:rsidTr="00493741">
        <w:trPr>
          <w:trHeight w:val="320"/>
          <w:ins w:id="1914" w:author="Risa" w:date="2021-05-04T14:22:00Z"/>
        </w:trPr>
        <w:tc>
          <w:tcPr>
            <w:tcW w:w="1751" w:type="pct"/>
            <w:shd w:val="clear" w:color="auto" w:fill="auto"/>
            <w:noWrap/>
            <w:vAlign w:val="center"/>
            <w:hideMark/>
          </w:tcPr>
          <w:p w14:paraId="15213B0D" w14:textId="77777777" w:rsidR="00D7113F" w:rsidRPr="008531D1" w:rsidRDefault="00D7113F">
            <w:pPr>
              <w:spacing w:line="480" w:lineRule="auto"/>
              <w:contextualSpacing/>
              <w:rPr>
                <w:ins w:id="1915" w:author="Risa" w:date="2021-05-04T14:22:00Z"/>
                <w:rFonts w:eastAsia="Times New Roman"/>
                <w:color w:val="000000"/>
                <w:rPrChange w:id="1916" w:author="Nick Smith" w:date="2021-05-17T14:21:00Z">
                  <w:rPr>
                    <w:ins w:id="1917" w:author="Risa" w:date="2021-05-04T14:22:00Z"/>
                    <w:rFonts w:eastAsia="Times New Roman"/>
                    <w:color w:val="000000"/>
                    <w:sz w:val="20"/>
                    <w:szCs w:val="20"/>
                  </w:rPr>
                </w:rPrChange>
              </w:rPr>
              <w:pPrChange w:id="1918" w:author="Nick Smith" w:date="2021-05-17T14:21:00Z">
                <w:pPr/>
              </w:pPrChange>
            </w:pPr>
            <w:ins w:id="1919" w:author="Risa" w:date="2021-05-04T14:22:00Z">
              <w:r w:rsidRPr="008531D1">
                <w:rPr>
                  <w:rFonts w:eastAsia="Times New Roman"/>
                  <w:color w:val="000000"/>
                  <w:rPrChange w:id="1920" w:author="Nick Smith" w:date="2021-05-17T14:21:00Z">
                    <w:rPr>
                      <w:rFonts w:eastAsia="Times New Roman"/>
                      <w:color w:val="000000"/>
                      <w:sz w:val="20"/>
                      <w:szCs w:val="20"/>
                    </w:rPr>
                  </w:rPrChange>
                </w:rPr>
                <w:t>Soil P</w:t>
              </w:r>
            </w:ins>
          </w:p>
        </w:tc>
        <w:tc>
          <w:tcPr>
            <w:tcW w:w="1083" w:type="pct"/>
            <w:vAlign w:val="center"/>
          </w:tcPr>
          <w:p w14:paraId="36E30DEE" w14:textId="77777777" w:rsidR="00D7113F" w:rsidRPr="008531D1" w:rsidRDefault="00D7113F">
            <w:pPr>
              <w:spacing w:line="480" w:lineRule="auto"/>
              <w:contextualSpacing/>
              <w:jc w:val="center"/>
              <w:rPr>
                <w:ins w:id="1921" w:author="Risa" w:date="2021-05-04T14:22:00Z"/>
                <w:rFonts w:eastAsia="Times New Roman"/>
                <w:color w:val="000000"/>
                <w:rPrChange w:id="1922" w:author="Nick Smith" w:date="2021-05-17T14:21:00Z">
                  <w:rPr>
                    <w:ins w:id="1923" w:author="Risa" w:date="2021-05-04T14:22:00Z"/>
                    <w:rFonts w:eastAsia="Times New Roman"/>
                    <w:color w:val="000000"/>
                    <w:sz w:val="20"/>
                    <w:szCs w:val="20"/>
                  </w:rPr>
                </w:rPrChange>
              </w:rPr>
              <w:pPrChange w:id="1924" w:author="Nick Smith" w:date="2021-05-17T14:21:00Z">
                <w:pPr>
                  <w:jc w:val="center"/>
                </w:pPr>
              </w:pPrChange>
            </w:pPr>
            <w:ins w:id="1925" w:author="Risa" w:date="2021-05-04T14:22:00Z">
              <w:r w:rsidRPr="008531D1">
                <w:rPr>
                  <w:rFonts w:eastAsia="Times New Roman"/>
                  <w:color w:val="000000"/>
                  <w:rPrChange w:id="1926"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3F9A43BF" w14:textId="77777777" w:rsidR="00D7113F" w:rsidRPr="008531D1" w:rsidRDefault="00D7113F">
            <w:pPr>
              <w:spacing w:line="480" w:lineRule="auto"/>
              <w:contextualSpacing/>
              <w:jc w:val="center"/>
              <w:rPr>
                <w:ins w:id="1927" w:author="Risa" w:date="2021-05-04T14:22:00Z"/>
                <w:rFonts w:eastAsia="Times New Roman"/>
                <w:color w:val="000000"/>
                <w:rPrChange w:id="1928" w:author="Nick Smith" w:date="2021-05-17T14:21:00Z">
                  <w:rPr>
                    <w:ins w:id="1929" w:author="Risa" w:date="2021-05-04T14:22:00Z"/>
                    <w:rFonts w:eastAsia="Times New Roman"/>
                    <w:color w:val="000000"/>
                    <w:sz w:val="20"/>
                    <w:szCs w:val="20"/>
                  </w:rPr>
                </w:rPrChange>
              </w:rPr>
              <w:pPrChange w:id="1930" w:author="Nick Smith" w:date="2021-05-17T14:21:00Z">
                <w:pPr>
                  <w:jc w:val="center"/>
                </w:pPr>
              </w:pPrChange>
            </w:pPr>
            <w:ins w:id="1931" w:author="Risa" w:date="2021-05-04T14:22:00Z">
              <w:r w:rsidRPr="008531D1">
                <w:rPr>
                  <w:rFonts w:eastAsia="Times New Roman"/>
                  <w:color w:val="000000"/>
                  <w:rPrChange w:id="1932" w:author="Nick Smith" w:date="2021-05-17T14:21:00Z">
                    <w:rPr>
                      <w:rFonts w:eastAsia="Times New Roman"/>
                      <w:color w:val="000000"/>
                      <w:sz w:val="20"/>
                      <w:szCs w:val="20"/>
                    </w:rPr>
                  </w:rPrChange>
                </w:rPr>
                <w:t>7.957</w:t>
              </w:r>
            </w:ins>
          </w:p>
        </w:tc>
        <w:tc>
          <w:tcPr>
            <w:tcW w:w="1083" w:type="pct"/>
            <w:shd w:val="clear" w:color="auto" w:fill="auto"/>
            <w:noWrap/>
            <w:vAlign w:val="center"/>
            <w:hideMark/>
          </w:tcPr>
          <w:p w14:paraId="1C25B986" w14:textId="77777777" w:rsidR="00D7113F" w:rsidRPr="00AB6E48" w:rsidRDefault="00D7113F">
            <w:pPr>
              <w:spacing w:line="480" w:lineRule="auto"/>
              <w:contextualSpacing/>
              <w:jc w:val="center"/>
              <w:rPr>
                <w:ins w:id="1933" w:author="Risa" w:date="2021-05-04T14:22:00Z"/>
                <w:rFonts w:eastAsia="Times New Roman"/>
                <w:b/>
                <w:color w:val="000000"/>
                <w:rPrChange w:id="1934" w:author="Nick Smith" w:date="2021-05-18T12:59:00Z">
                  <w:rPr>
                    <w:ins w:id="1935" w:author="Risa" w:date="2021-05-04T14:22:00Z"/>
                    <w:rFonts w:eastAsia="Times New Roman"/>
                    <w:color w:val="000000"/>
                    <w:sz w:val="20"/>
                    <w:szCs w:val="20"/>
                  </w:rPr>
                </w:rPrChange>
              </w:rPr>
              <w:pPrChange w:id="1936" w:author="Nick Smith" w:date="2021-05-17T14:21:00Z">
                <w:pPr>
                  <w:jc w:val="center"/>
                </w:pPr>
              </w:pPrChange>
            </w:pPr>
            <w:ins w:id="1937" w:author="Risa" w:date="2021-05-04T14:22:00Z">
              <w:r w:rsidRPr="00AB6E48">
                <w:rPr>
                  <w:rFonts w:eastAsia="Times New Roman"/>
                  <w:b/>
                  <w:color w:val="000000"/>
                  <w:rPrChange w:id="1938" w:author="Nick Smith" w:date="2021-05-18T12:59:00Z">
                    <w:rPr>
                      <w:rFonts w:eastAsia="Times New Roman"/>
                      <w:color w:val="000000"/>
                      <w:sz w:val="20"/>
                      <w:szCs w:val="20"/>
                    </w:rPr>
                  </w:rPrChange>
                </w:rPr>
                <w:t>0.005</w:t>
              </w:r>
            </w:ins>
          </w:p>
        </w:tc>
      </w:tr>
      <w:tr w:rsidR="00D7113F" w:rsidRPr="00771C52" w14:paraId="63DEAF83" w14:textId="77777777" w:rsidTr="00493741">
        <w:trPr>
          <w:trHeight w:val="320"/>
          <w:ins w:id="1939" w:author="Risa" w:date="2021-05-04T14:22:00Z"/>
        </w:trPr>
        <w:tc>
          <w:tcPr>
            <w:tcW w:w="1751" w:type="pct"/>
            <w:shd w:val="clear" w:color="auto" w:fill="auto"/>
            <w:noWrap/>
            <w:vAlign w:val="center"/>
            <w:hideMark/>
          </w:tcPr>
          <w:p w14:paraId="522E878B" w14:textId="77777777" w:rsidR="00D7113F" w:rsidRPr="008531D1" w:rsidRDefault="00D7113F">
            <w:pPr>
              <w:spacing w:line="480" w:lineRule="auto"/>
              <w:contextualSpacing/>
              <w:rPr>
                <w:ins w:id="1940" w:author="Risa" w:date="2021-05-04T14:22:00Z"/>
                <w:rFonts w:eastAsia="Times New Roman"/>
                <w:color w:val="000000"/>
                <w:rPrChange w:id="1941" w:author="Nick Smith" w:date="2021-05-17T14:21:00Z">
                  <w:rPr>
                    <w:ins w:id="1942" w:author="Risa" w:date="2021-05-04T14:22:00Z"/>
                    <w:rFonts w:eastAsia="Times New Roman"/>
                    <w:color w:val="000000"/>
                    <w:sz w:val="20"/>
                    <w:szCs w:val="20"/>
                  </w:rPr>
                </w:rPrChange>
              </w:rPr>
              <w:pPrChange w:id="1943" w:author="Nick Smith" w:date="2021-05-17T14:21:00Z">
                <w:pPr/>
              </w:pPrChange>
            </w:pPr>
            <w:ins w:id="1944" w:author="Risa" w:date="2021-05-04T14:22:00Z">
              <w:r w:rsidRPr="008531D1">
                <w:rPr>
                  <w:rFonts w:eastAsia="Times New Roman"/>
                  <w:color w:val="000000"/>
                  <w:rPrChange w:id="1945" w:author="Nick Smith" w:date="2021-05-17T14:21:00Z">
                    <w:rPr>
                      <w:rFonts w:eastAsia="Times New Roman"/>
                      <w:color w:val="000000"/>
                      <w:sz w:val="20"/>
                      <w:szCs w:val="20"/>
                    </w:rPr>
                  </w:rPrChange>
                </w:rPr>
                <w:t>Soil K</w:t>
              </w:r>
              <w:r w:rsidRPr="008531D1">
                <w:rPr>
                  <w:rFonts w:eastAsia="Times New Roman"/>
                  <w:color w:val="000000"/>
                  <w:vertAlign w:val="subscript"/>
                  <w:rPrChange w:id="1946" w:author="Nick Smith" w:date="2021-05-17T14:21:00Z">
                    <w:rPr>
                      <w:rFonts w:eastAsia="Times New Roman"/>
                      <w:color w:val="000000"/>
                      <w:sz w:val="20"/>
                      <w:szCs w:val="20"/>
                      <w:vertAlign w:val="subscript"/>
                    </w:rPr>
                  </w:rPrChange>
                </w:rPr>
                <w:t>+µ</w:t>
              </w:r>
            </w:ins>
          </w:p>
        </w:tc>
        <w:tc>
          <w:tcPr>
            <w:tcW w:w="1083" w:type="pct"/>
            <w:vAlign w:val="center"/>
          </w:tcPr>
          <w:p w14:paraId="5E12AF71" w14:textId="77777777" w:rsidR="00D7113F" w:rsidRPr="008531D1" w:rsidRDefault="00D7113F">
            <w:pPr>
              <w:spacing w:line="480" w:lineRule="auto"/>
              <w:contextualSpacing/>
              <w:jc w:val="center"/>
              <w:rPr>
                <w:ins w:id="1947" w:author="Risa" w:date="2021-05-04T14:22:00Z"/>
                <w:rFonts w:eastAsia="Times New Roman"/>
                <w:color w:val="000000"/>
                <w:rPrChange w:id="1948" w:author="Nick Smith" w:date="2021-05-17T14:21:00Z">
                  <w:rPr>
                    <w:ins w:id="1949" w:author="Risa" w:date="2021-05-04T14:22:00Z"/>
                    <w:rFonts w:eastAsia="Times New Roman"/>
                    <w:color w:val="000000"/>
                    <w:sz w:val="20"/>
                    <w:szCs w:val="20"/>
                  </w:rPr>
                </w:rPrChange>
              </w:rPr>
              <w:pPrChange w:id="1950" w:author="Nick Smith" w:date="2021-05-17T14:21:00Z">
                <w:pPr>
                  <w:jc w:val="center"/>
                </w:pPr>
              </w:pPrChange>
            </w:pPr>
            <w:ins w:id="1951" w:author="Risa" w:date="2021-05-04T14:22:00Z">
              <w:r w:rsidRPr="008531D1">
                <w:rPr>
                  <w:rFonts w:eastAsia="Times New Roman"/>
                  <w:color w:val="000000"/>
                  <w:rPrChange w:id="1952"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0DE17AFD" w14:textId="77777777" w:rsidR="00D7113F" w:rsidRPr="008531D1" w:rsidRDefault="00D7113F">
            <w:pPr>
              <w:spacing w:line="480" w:lineRule="auto"/>
              <w:contextualSpacing/>
              <w:jc w:val="center"/>
              <w:rPr>
                <w:ins w:id="1953" w:author="Risa" w:date="2021-05-04T14:22:00Z"/>
                <w:rFonts w:eastAsia="Times New Roman"/>
                <w:color w:val="000000"/>
                <w:rPrChange w:id="1954" w:author="Nick Smith" w:date="2021-05-17T14:21:00Z">
                  <w:rPr>
                    <w:ins w:id="1955" w:author="Risa" w:date="2021-05-04T14:22:00Z"/>
                    <w:rFonts w:eastAsia="Times New Roman"/>
                    <w:color w:val="000000"/>
                    <w:sz w:val="20"/>
                    <w:szCs w:val="20"/>
                  </w:rPr>
                </w:rPrChange>
              </w:rPr>
              <w:pPrChange w:id="1956" w:author="Nick Smith" w:date="2021-05-17T14:21:00Z">
                <w:pPr>
                  <w:jc w:val="center"/>
                </w:pPr>
              </w:pPrChange>
            </w:pPr>
            <w:ins w:id="1957" w:author="Risa" w:date="2021-05-04T14:22:00Z">
              <w:r w:rsidRPr="008531D1">
                <w:rPr>
                  <w:rFonts w:eastAsia="Times New Roman"/>
                  <w:color w:val="000000"/>
                  <w:rPrChange w:id="1958" w:author="Nick Smith" w:date="2021-05-17T14:21:00Z">
                    <w:rPr>
                      <w:rFonts w:eastAsia="Times New Roman"/>
                      <w:color w:val="000000"/>
                      <w:sz w:val="20"/>
                      <w:szCs w:val="20"/>
                    </w:rPr>
                  </w:rPrChange>
                </w:rPr>
                <w:t>0.191</w:t>
              </w:r>
            </w:ins>
          </w:p>
        </w:tc>
        <w:tc>
          <w:tcPr>
            <w:tcW w:w="1083" w:type="pct"/>
            <w:shd w:val="clear" w:color="auto" w:fill="auto"/>
            <w:noWrap/>
            <w:vAlign w:val="center"/>
            <w:hideMark/>
          </w:tcPr>
          <w:p w14:paraId="1E37F5D5" w14:textId="77777777" w:rsidR="00D7113F" w:rsidRPr="008531D1" w:rsidRDefault="00D7113F">
            <w:pPr>
              <w:spacing w:line="480" w:lineRule="auto"/>
              <w:contextualSpacing/>
              <w:jc w:val="center"/>
              <w:rPr>
                <w:ins w:id="1959" w:author="Risa" w:date="2021-05-04T14:22:00Z"/>
                <w:rFonts w:eastAsia="Times New Roman"/>
                <w:color w:val="000000"/>
                <w:rPrChange w:id="1960" w:author="Nick Smith" w:date="2021-05-17T14:21:00Z">
                  <w:rPr>
                    <w:ins w:id="1961" w:author="Risa" w:date="2021-05-04T14:22:00Z"/>
                    <w:rFonts w:eastAsia="Times New Roman"/>
                    <w:color w:val="000000"/>
                    <w:sz w:val="20"/>
                    <w:szCs w:val="20"/>
                  </w:rPr>
                </w:rPrChange>
              </w:rPr>
              <w:pPrChange w:id="1962" w:author="Nick Smith" w:date="2021-05-17T14:21:00Z">
                <w:pPr>
                  <w:jc w:val="center"/>
                </w:pPr>
              </w:pPrChange>
            </w:pPr>
            <w:ins w:id="1963" w:author="Risa" w:date="2021-05-04T14:22:00Z">
              <w:r w:rsidRPr="008531D1">
                <w:rPr>
                  <w:rFonts w:eastAsia="Times New Roman"/>
                  <w:color w:val="000000"/>
                  <w:rPrChange w:id="1964" w:author="Nick Smith" w:date="2021-05-17T14:21:00Z">
                    <w:rPr>
                      <w:rFonts w:eastAsia="Times New Roman"/>
                      <w:color w:val="000000"/>
                      <w:sz w:val="20"/>
                      <w:szCs w:val="20"/>
                    </w:rPr>
                  </w:rPrChange>
                </w:rPr>
                <w:t>0.662</w:t>
              </w:r>
            </w:ins>
          </w:p>
        </w:tc>
      </w:tr>
      <w:tr w:rsidR="00D7113F" w:rsidRPr="00771C52" w14:paraId="09BE3A22" w14:textId="77777777" w:rsidTr="00493741">
        <w:trPr>
          <w:trHeight w:val="320"/>
          <w:ins w:id="1965" w:author="Risa" w:date="2021-05-04T14:22:00Z"/>
        </w:trPr>
        <w:tc>
          <w:tcPr>
            <w:tcW w:w="1751" w:type="pct"/>
            <w:shd w:val="clear" w:color="auto" w:fill="auto"/>
            <w:noWrap/>
            <w:vAlign w:val="center"/>
            <w:hideMark/>
          </w:tcPr>
          <w:p w14:paraId="71002B33" w14:textId="77777777" w:rsidR="00D7113F" w:rsidRPr="008531D1" w:rsidRDefault="00D7113F">
            <w:pPr>
              <w:spacing w:line="480" w:lineRule="auto"/>
              <w:contextualSpacing/>
              <w:rPr>
                <w:ins w:id="1966" w:author="Risa" w:date="2021-05-04T14:22:00Z"/>
                <w:rFonts w:eastAsia="Times New Roman"/>
                <w:color w:val="000000"/>
                <w:rPrChange w:id="1967" w:author="Nick Smith" w:date="2021-05-17T14:21:00Z">
                  <w:rPr>
                    <w:ins w:id="1968" w:author="Risa" w:date="2021-05-04T14:22:00Z"/>
                    <w:rFonts w:eastAsia="Times New Roman"/>
                    <w:color w:val="000000"/>
                    <w:sz w:val="20"/>
                    <w:szCs w:val="20"/>
                  </w:rPr>
                </w:rPrChange>
              </w:rPr>
              <w:pPrChange w:id="1969" w:author="Nick Smith" w:date="2021-05-17T14:21:00Z">
                <w:pPr/>
              </w:pPrChange>
            </w:pPr>
            <w:ins w:id="1970" w:author="Risa" w:date="2021-05-04T14:22:00Z">
              <w:r w:rsidRPr="008531D1">
                <w:rPr>
                  <w:rFonts w:eastAsia="Times New Roman"/>
                  <w:color w:val="000000"/>
                  <w:rPrChange w:id="1971" w:author="Nick Smith" w:date="2021-05-17T14:21:00Z">
                    <w:rPr>
                      <w:rFonts w:eastAsia="Times New Roman"/>
                      <w:color w:val="000000"/>
                      <w:sz w:val="20"/>
                      <w:szCs w:val="20"/>
                    </w:rPr>
                  </w:rPrChange>
                </w:rPr>
                <w:t>C3/C4</w:t>
              </w:r>
            </w:ins>
          </w:p>
        </w:tc>
        <w:tc>
          <w:tcPr>
            <w:tcW w:w="1083" w:type="pct"/>
            <w:vAlign w:val="center"/>
          </w:tcPr>
          <w:p w14:paraId="2E8631F9" w14:textId="77777777" w:rsidR="00D7113F" w:rsidRPr="008531D1" w:rsidRDefault="00D7113F">
            <w:pPr>
              <w:spacing w:line="480" w:lineRule="auto"/>
              <w:contextualSpacing/>
              <w:jc w:val="center"/>
              <w:rPr>
                <w:ins w:id="1972" w:author="Risa" w:date="2021-05-04T14:22:00Z"/>
                <w:rFonts w:eastAsia="Times New Roman"/>
                <w:color w:val="000000"/>
                <w:rPrChange w:id="1973" w:author="Nick Smith" w:date="2021-05-17T14:21:00Z">
                  <w:rPr>
                    <w:ins w:id="1974" w:author="Risa" w:date="2021-05-04T14:22:00Z"/>
                    <w:rFonts w:eastAsia="Times New Roman"/>
                    <w:color w:val="000000"/>
                    <w:sz w:val="20"/>
                    <w:szCs w:val="20"/>
                  </w:rPr>
                </w:rPrChange>
              </w:rPr>
              <w:pPrChange w:id="1975" w:author="Nick Smith" w:date="2021-05-17T14:21:00Z">
                <w:pPr>
                  <w:jc w:val="center"/>
                </w:pPr>
              </w:pPrChange>
            </w:pPr>
            <w:ins w:id="1976" w:author="Risa" w:date="2021-05-04T14:22:00Z">
              <w:r w:rsidRPr="008531D1">
                <w:rPr>
                  <w:rFonts w:eastAsia="Times New Roman"/>
                  <w:color w:val="000000"/>
                  <w:rPrChange w:id="1977"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6D37ED67" w14:textId="77777777" w:rsidR="00D7113F" w:rsidRPr="008531D1" w:rsidRDefault="00D7113F">
            <w:pPr>
              <w:spacing w:line="480" w:lineRule="auto"/>
              <w:contextualSpacing/>
              <w:jc w:val="center"/>
              <w:rPr>
                <w:ins w:id="1978" w:author="Risa" w:date="2021-05-04T14:22:00Z"/>
                <w:rFonts w:eastAsia="Times New Roman"/>
                <w:color w:val="000000"/>
                <w:rPrChange w:id="1979" w:author="Nick Smith" w:date="2021-05-17T14:21:00Z">
                  <w:rPr>
                    <w:ins w:id="1980" w:author="Risa" w:date="2021-05-04T14:22:00Z"/>
                    <w:rFonts w:eastAsia="Times New Roman"/>
                    <w:color w:val="000000"/>
                    <w:sz w:val="20"/>
                    <w:szCs w:val="20"/>
                  </w:rPr>
                </w:rPrChange>
              </w:rPr>
              <w:pPrChange w:id="1981" w:author="Nick Smith" w:date="2021-05-17T14:21:00Z">
                <w:pPr>
                  <w:jc w:val="center"/>
                </w:pPr>
              </w:pPrChange>
            </w:pPr>
            <w:ins w:id="1982" w:author="Risa" w:date="2021-05-04T14:22:00Z">
              <w:r w:rsidRPr="008531D1">
                <w:rPr>
                  <w:rFonts w:eastAsia="Times New Roman"/>
                  <w:color w:val="000000"/>
                  <w:rPrChange w:id="1983" w:author="Nick Smith" w:date="2021-05-17T14:21:00Z">
                    <w:rPr>
                      <w:rFonts w:eastAsia="Times New Roman"/>
                      <w:color w:val="000000"/>
                      <w:sz w:val="20"/>
                      <w:szCs w:val="20"/>
                    </w:rPr>
                  </w:rPrChange>
                </w:rPr>
                <w:t>0.175</w:t>
              </w:r>
            </w:ins>
          </w:p>
        </w:tc>
        <w:tc>
          <w:tcPr>
            <w:tcW w:w="1083" w:type="pct"/>
            <w:shd w:val="clear" w:color="auto" w:fill="auto"/>
            <w:noWrap/>
            <w:vAlign w:val="center"/>
            <w:hideMark/>
          </w:tcPr>
          <w:p w14:paraId="159B815B" w14:textId="77777777" w:rsidR="00D7113F" w:rsidRPr="008531D1" w:rsidRDefault="00D7113F">
            <w:pPr>
              <w:spacing w:line="480" w:lineRule="auto"/>
              <w:contextualSpacing/>
              <w:jc w:val="center"/>
              <w:rPr>
                <w:ins w:id="1984" w:author="Risa" w:date="2021-05-04T14:22:00Z"/>
                <w:rFonts w:eastAsia="Times New Roman"/>
                <w:color w:val="000000"/>
                <w:rPrChange w:id="1985" w:author="Nick Smith" w:date="2021-05-17T14:21:00Z">
                  <w:rPr>
                    <w:ins w:id="1986" w:author="Risa" w:date="2021-05-04T14:22:00Z"/>
                    <w:rFonts w:eastAsia="Times New Roman"/>
                    <w:color w:val="000000"/>
                    <w:sz w:val="20"/>
                    <w:szCs w:val="20"/>
                  </w:rPr>
                </w:rPrChange>
              </w:rPr>
              <w:pPrChange w:id="1987" w:author="Nick Smith" w:date="2021-05-17T14:21:00Z">
                <w:pPr>
                  <w:jc w:val="center"/>
                </w:pPr>
              </w:pPrChange>
            </w:pPr>
            <w:ins w:id="1988" w:author="Risa" w:date="2021-05-04T14:22:00Z">
              <w:r w:rsidRPr="008531D1">
                <w:rPr>
                  <w:rFonts w:eastAsia="Times New Roman"/>
                  <w:color w:val="000000"/>
                  <w:rPrChange w:id="1989" w:author="Nick Smith" w:date="2021-05-17T14:21:00Z">
                    <w:rPr>
                      <w:rFonts w:eastAsia="Times New Roman"/>
                      <w:color w:val="000000"/>
                      <w:sz w:val="20"/>
                      <w:szCs w:val="20"/>
                    </w:rPr>
                  </w:rPrChange>
                </w:rPr>
                <w:t>0.676</w:t>
              </w:r>
            </w:ins>
          </w:p>
        </w:tc>
      </w:tr>
      <w:tr w:rsidR="00D7113F" w:rsidRPr="00771C52" w14:paraId="438F469B" w14:textId="77777777" w:rsidTr="00493741">
        <w:trPr>
          <w:trHeight w:val="320"/>
          <w:ins w:id="1990" w:author="Risa" w:date="2021-05-04T14:22:00Z"/>
        </w:trPr>
        <w:tc>
          <w:tcPr>
            <w:tcW w:w="1751" w:type="pct"/>
            <w:shd w:val="clear" w:color="auto" w:fill="auto"/>
            <w:noWrap/>
            <w:vAlign w:val="center"/>
            <w:hideMark/>
          </w:tcPr>
          <w:p w14:paraId="61C8D50F" w14:textId="77777777" w:rsidR="00D7113F" w:rsidRPr="008531D1" w:rsidRDefault="00D7113F">
            <w:pPr>
              <w:spacing w:line="480" w:lineRule="auto"/>
              <w:contextualSpacing/>
              <w:rPr>
                <w:ins w:id="1991" w:author="Risa" w:date="2021-05-04T14:22:00Z"/>
                <w:rFonts w:eastAsia="Times New Roman"/>
                <w:color w:val="000000"/>
                <w:rPrChange w:id="1992" w:author="Nick Smith" w:date="2021-05-17T14:21:00Z">
                  <w:rPr>
                    <w:ins w:id="1993" w:author="Risa" w:date="2021-05-04T14:22:00Z"/>
                    <w:rFonts w:eastAsia="Times New Roman"/>
                    <w:color w:val="000000"/>
                    <w:sz w:val="20"/>
                    <w:szCs w:val="20"/>
                  </w:rPr>
                </w:rPrChange>
              </w:rPr>
              <w:pPrChange w:id="1994" w:author="Nick Smith" w:date="2021-05-17T14:21:00Z">
                <w:pPr/>
              </w:pPrChange>
            </w:pPr>
            <w:ins w:id="1995" w:author="Risa" w:date="2021-05-04T14:22:00Z">
              <w:r w:rsidRPr="008531D1">
                <w:rPr>
                  <w:rFonts w:eastAsia="Times New Roman"/>
                  <w:color w:val="000000"/>
                  <w:rPrChange w:id="1996" w:author="Nick Smith" w:date="2021-05-17T14:21:00Z">
                    <w:rPr>
                      <w:rFonts w:eastAsia="Times New Roman"/>
                      <w:color w:val="000000"/>
                      <w:sz w:val="20"/>
                      <w:szCs w:val="20"/>
                    </w:rPr>
                  </w:rPrChange>
                </w:rPr>
                <w:t>N fixer</w:t>
              </w:r>
            </w:ins>
          </w:p>
        </w:tc>
        <w:tc>
          <w:tcPr>
            <w:tcW w:w="1083" w:type="pct"/>
            <w:vAlign w:val="center"/>
          </w:tcPr>
          <w:p w14:paraId="70A28ED1" w14:textId="77777777" w:rsidR="00D7113F" w:rsidRPr="008531D1" w:rsidRDefault="00D7113F">
            <w:pPr>
              <w:spacing w:line="480" w:lineRule="auto"/>
              <w:contextualSpacing/>
              <w:jc w:val="center"/>
              <w:rPr>
                <w:ins w:id="1997" w:author="Risa" w:date="2021-05-04T14:22:00Z"/>
                <w:rFonts w:eastAsia="Times New Roman"/>
                <w:color w:val="000000"/>
                <w:rPrChange w:id="1998" w:author="Nick Smith" w:date="2021-05-17T14:21:00Z">
                  <w:rPr>
                    <w:ins w:id="1999" w:author="Risa" w:date="2021-05-04T14:22:00Z"/>
                    <w:rFonts w:eastAsia="Times New Roman"/>
                    <w:color w:val="000000"/>
                    <w:sz w:val="20"/>
                    <w:szCs w:val="20"/>
                  </w:rPr>
                </w:rPrChange>
              </w:rPr>
              <w:pPrChange w:id="2000" w:author="Nick Smith" w:date="2021-05-17T14:21:00Z">
                <w:pPr>
                  <w:jc w:val="center"/>
                </w:pPr>
              </w:pPrChange>
            </w:pPr>
            <w:ins w:id="2001" w:author="Risa" w:date="2021-05-04T14:22:00Z">
              <w:r w:rsidRPr="008531D1">
                <w:rPr>
                  <w:rFonts w:eastAsia="Times New Roman"/>
                  <w:color w:val="000000"/>
                  <w:rPrChange w:id="2002"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274DD71F" w14:textId="77777777" w:rsidR="00D7113F" w:rsidRPr="008531D1" w:rsidRDefault="00D7113F">
            <w:pPr>
              <w:spacing w:line="480" w:lineRule="auto"/>
              <w:contextualSpacing/>
              <w:jc w:val="center"/>
              <w:rPr>
                <w:ins w:id="2003" w:author="Risa" w:date="2021-05-04T14:22:00Z"/>
                <w:rFonts w:eastAsia="Times New Roman"/>
                <w:color w:val="000000"/>
                <w:rPrChange w:id="2004" w:author="Nick Smith" w:date="2021-05-17T14:21:00Z">
                  <w:rPr>
                    <w:ins w:id="2005" w:author="Risa" w:date="2021-05-04T14:22:00Z"/>
                    <w:rFonts w:eastAsia="Times New Roman"/>
                    <w:color w:val="000000"/>
                    <w:sz w:val="20"/>
                    <w:szCs w:val="20"/>
                  </w:rPr>
                </w:rPrChange>
              </w:rPr>
              <w:pPrChange w:id="2006" w:author="Nick Smith" w:date="2021-05-17T14:21:00Z">
                <w:pPr>
                  <w:jc w:val="center"/>
                </w:pPr>
              </w:pPrChange>
            </w:pPr>
            <w:ins w:id="2007" w:author="Risa" w:date="2021-05-04T14:22:00Z">
              <w:r w:rsidRPr="008531D1">
                <w:rPr>
                  <w:rFonts w:eastAsia="Times New Roman"/>
                  <w:color w:val="000000"/>
                  <w:rPrChange w:id="2008" w:author="Nick Smith" w:date="2021-05-17T14:21:00Z">
                    <w:rPr>
                      <w:rFonts w:eastAsia="Times New Roman"/>
                      <w:color w:val="000000"/>
                      <w:sz w:val="20"/>
                      <w:szCs w:val="20"/>
                    </w:rPr>
                  </w:rPrChange>
                </w:rPr>
                <w:t>2.036</w:t>
              </w:r>
            </w:ins>
          </w:p>
        </w:tc>
        <w:tc>
          <w:tcPr>
            <w:tcW w:w="1083" w:type="pct"/>
            <w:shd w:val="clear" w:color="auto" w:fill="auto"/>
            <w:noWrap/>
            <w:vAlign w:val="center"/>
            <w:hideMark/>
          </w:tcPr>
          <w:p w14:paraId="70428904" w14:textId="77777777" w:rsidR="00D7113F" w:rsidRPr="008531D1" w:rsidRDefault="00D7113F">
            <w:pPr>
              <w:spacing w:line="480" w:lineRule="auto"/>
              <w:contextualSpacing/>
              <w:jc w:val="center"/>
              <w:rPr>
                <w:ins w:id="2009" w:author="Risa" w:date="2021-05-04T14:22:00Z"/>
                <w:rFonts w:eastAsia="Times New Roman"/>
                <w:color w:val="000000"/>
                <w:rPrChange w:id="2010" w:author="Nick Smith" w:date="2021-05-17T14:21:00Z">
                  <w:rPr>
                    <w:ins w:id="2011" w:author="Risa" w:date="2021-05-04T14:22:00Z"/>
                    <w:rFonts w:eastAsia="Times New Roman"/>
                    <w:color w:val="000000"/>
                    <w:sz w:val="20"/>
                    <w:szCs w:val="20"/>
                  </w:rPr>
                </w:rPrChange>
              </w:rPr>
              <w:pPrChange w:id="2012" w:author="Nick Smith" w:date="2021-05-17T14:21:00Z">
                <w:pPr>
                  <w:jc w:val="center"/>
                </w:pPr>
              </w:pPrChange>
            </w:pPr>
            <w:ins w:id="2013" w:author="Risa" w:date="2021-05-04T14:22:00Z">
              <w:r w:rsidRPr="008531D1">
                <w:rPr>
                  <w:rFonts w:eastAsia="Times New Roman"/>
                  <w:color w:val="000000"/>
                  <w:rPrChange w:id="2014" w:author="Nick Smith" w:date="2021-05-17T14:21:00Z">
                    <w:rPr>
                      <w:rFonts w:eastAsia="Times New Roman"/>
                      <w:color w:val="000000"/>
                      <w:sz w:val="20"/>
                      <w:szCs w:val="20"/>
                    </w:rPr>
                  </w:rPrChange>
                </w:rPr>
                <w:t>0.154</w:t>
              </w:r>
            </w:ins>
          </w:p>
        </w:tc>
      </w:tr>
      <w:tr w:rsidR="00D7113F" w:rsidRPr="00771C52" w14:paraId="75D1C04E" w14:textId="77777777" w:rsidTr="00493741">
        <w:trPr>
          <w:trHeight w:val="320"/>
          <w:ins w:id="2015" w:author="Risa" w:date="2021-05-04T14:22:00Z"/>
        </w:trPr>
        <w:tc>
          <w:tcPr>
            <w:tcW w:w="1751" w:type="pct"/>
            <w:shd w:val="clear" w:color="auto" w:fill="auto"/>
            <w:noWrap/>
            <w:vAlign w:val="center"/>
            <w:hideMark/>
          </w:tcPr>
          <w:p w14:paraId="6A946E5D" w14:textId="77777777" w:rsidR="00D7113F" w:rsidRPr="008531D1" w:rsidRDefault="00D7113F">
            <w:pPr>
              <w:spacing w:line="480" w:lineRule="auto"/>
              <w:contextualSpacing/>
              <w:rPr>
                <w:ins w:id="2016" w:author="Risa" w:date="2021-05-04T14:22:00Z"/>
                <w:rFonts w:eastAsia="Times New Roman"/>
                <w:color w:val="000000"/>
                <w:rPrChange w:id="2017" w:author="Nick Smith" w:date="2021-05-17T14:21:00Z">
                  <w:rPr>
                    <w:ins w:id="2018" w:author="Risa" w:date="2021-05-04T14:22:00Z"/>
                    <w:rFonts w:eastAsia="Times New Roman"/>
                    <w:color w:val="000000"/>
                    <w:sz w:val="20"/>
                    <w:szCs w:val="20"/>
                  </w:rPr>
                </w:rPrChange>
              </w:rPr>
              <w:pPrChange w:id="2019" w:author="Nick Smith" w:date="2021-05-17T14:21:00Z">
                <w:pPr/>
              </w:pPrChange>
            </w:pPr>
            <w:ins w:id="2020" w:author="Risa" w:date="2021-05-04T14:22:00Z">
              <w:r w:rsidRPr="00771C52">
                <w:rPr>
                  <w:rFonts w:eastAsia="Times New Roman"/>
                  <w:color w:val="000000"/>
                </w:rPr>
                <w:t>∆</w:t>
              </w:r>
              <w:r w:rsidRPr="008531D1">
                <w:rPr>
                  <w:rFonts w:eastAsia="Times New Roman"/>
                  <w:color w:val="000000"/>
                  <w:rPrChange w:id="2021" w:author="Nick Smith" w:date="2021-05-17T14:21:00Z">
                    <w:rPr>
                      <w:rFonts w:eastAsia="Times New Roman"/>
                      <w:color w:val="000000"/>
                      <w:sz w:val="20"/>
                      <w:szCs w:val="20"/>
                    </w:rPr>
                  </w:rPrChange>
                </w:rPr>
                <w:t>LMA</w:t>
              </w:r>
            </w:ins>
          </w:p>
        </w:tc>
        <w:tc>
          <w:tcPr>
            <w:tcW w:w="1083" w:type="pct"/>
            <w:vAlign w:val="center"/>
          </w:tcPr>
          <w:p w14:paraId="5B5ADF9E" w14:textId="77777777" w:rsidR="00D7113F" w:rsidRPr="008531D1" w:rsidRDefault="00D7113F">
            <w:pPr>
              <w:spacing w:line="480" w:lineRule="auto"/>
              <w:contextualSpacing/>
              <w:jc w:val="center"/>
              <w:rPr>
                <w:ins w:id="2022" w:author="Risa" w:date="2021-05-04T14:22:00Z"/>
                <w:rFonts w:eastAsia="Times New Roman"/>
                <w:color w:val="000000"/>
                <w:rPrChange w:id="2023" w:author="Nick Smith" w:date="2021-05-17T14:21:00Z">
                  <w:rPr>
                    <w:ins w:id="2024" w:author="Risa" w:date="2021-05-04T14:22:00Z"/>
                    <w:rFonts w:eastAsia="Times New Roman"/>
                    <w:color w:val="000000"/>
                    <w:sz w:val="20"/>
                    <w:szCs w:val="20"/>
                  </w:rPr>
                </w:rPrChange>
              </w:rPr>
              <w:pPrChange w:id="2025" w:author="Nick Smith" w:date="2021-05-17T14:21:00Z">
                <w:pPr>
                  <w:jc w:val="center"/>
                </w:pPr>
              </w:pPrChange>
            </w:pPr>
            <w:ins w:id="2026" w:author="Risa" w:date="2021-05-04T14:22:00Z">
              <w:r w:rsidRPr="008531D1">
                <w:rPr>
                  <w:rFonts w:eastAsia="Times New Roman"/>
                  <w:color w:val="000000"/>
                  <w:rPrChange w:id="2027"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48419793" w14:textId="77777777" w:rsidR="00D7113F" w:rsidRPr="008531D1" w:rsidRDefault="00D7113F">
            <w:pPr>
              <w:spacing w:line="480" w:lineRule="auto"/>
              <w:contextualSpacing/>
              <w:jc w:val="center"/>
              <w:rPr>
                <w:ins w:id="2028" w:author="Risa" w:date="2021-05-04T14:22:00Z"/>
                <w:rFonts w:eastAsia="Times New Roman"/>
                <w:color w:val="000000"/>
                <w:rPrChange w:id="2029" w:author="Nick Smith" w:date="2021-05-17T14:21:00Z">
                  <w:rPr>
                    <w:ins w:id="2030" w:author="Risa" w:date="2021-05-04T14:22:00Z"/>
                    <w:rFonts w:eastAsia="Times New Roman"/>
                    <w:color w:val="000000"/>
                    <w:sz w:val="20"/>
                    <w:szCs w:val="20"/>
                  </w:rPr>
                </w:rPrChange>
              </w:rPr>
              <w:pPrChange w:id="2031" w:author="Nick Smith" w:date="2021-05-17T14:21:00Z">
                <w:pPr>
                  <w:jc w:val="center"/>
                </w:pPr>
              </w:pPrChange>
            </w:pPr>
            <w:ins w:id="2032" w:author="Risa" w:date="2021-05-04T14:22:00Z">
              <w:r w:rsidRPr="008531D1">
                <w:rPr>
                  <w:rFonts w:eastAsia="Times New Roman"/>
                  <w:color w:val="000000"/>
                  <w:rPrChange w:id="2033" w:author="Nick Smith" w:date="2021-05-17T14:21:00Z">
                    <w:rPr>
                      <w:rFonts w:eastAsia="Times New Roman"/>
                      <w:color w:val="000000"/>
                      <w:sz w:val="20"/>
                      <w:szCs w:val="20"/>
                    </w:rPr>
                  </w:rPrChange>
                </w:rPr>
                <w:t>92.327</w:t>
              </w:r>
            </w:ins>
          </w:p>
        </w:tc>
        <w:tc>
          <w:tcPr>
            <w:tcW w:w="1083" w:type="pct"/>
            <w:shd w:val="clear" w:color="auto" w:fill="auto"/>
            <w:noWrap/>
            <w:vAlign w:val="center"/>
            <w:hideMark/>
          </w:tcPr>
          <w:p w14:paraId="1760C0D1" w14:textId="77777777" w:rsidR="00D7113F" w:rsidRPr="008531D1" w:rsidRDefault="00D7113F">
            <w:pPr>
              <w:spacing w:line="480" w:lineRule="auto"/>
              <w:contextualSpacing/>
              <w:jc w:val="center"/>
              <w:rPr>
                <w:ins w:id="2034" w:author="Risa" w:date="2021-05-04T14:22:00Z"/>
                <w:rFonts w:eastAsia="Times New Roman"/>
                <w:b/>
                <w:bCs/>
                <w:color w:val="000000"/>
                <w:rPrChange w:id="2035" w:author="Nick Smith" w:date="2021-05-17T14:21:00Z">
                  <w:rPr>
                    <w:ins w:id="2036" w:author="Risa" w:date="2021-05-04T14:22:00Z"/>
                    <w:rFonts w:eastAsia="Times New Roman"/>
                    <w:b/>
                    <w:bCs/>
                    <w:color w:val="000000"/>
                    <w:sz w:val="20"/>
                    <w:szCs w:val="20"/>
                  </w:rPr>
                </w:rPrChange>
              </w:rPr>
              <w:pPrChange w:id="2037" w:author="Nick Smith" w:date="2021-05-17T14:21:00Z">
                <w:pPr>
                  <w:jc w:val="center"/>
                </w:pPr>
              </w:pPrChange>
            </w:pPr>
            <w:ins w:id="2038" w:author="Risa" w:date="2021-05-04T14:22:00Z">
              <w:r w:rsidRPr="008531D1">
                <w:rPr>
                  <w:rFonts w:eastAsia="Times New Roman"/>
                  <w:b/>
                  <w:bCs/>
                  <w:color w:val="000000"/>
                  <w:rPrChange w:id="2039" w:author="Nick Smith" w:date="2021-05-17T14:21:00Z">
                    <w:rPr>
                      <w:rFonts w:eastAsia="Times New Roman"/>
                      <w:b/>
                      <w:bCs/>
                      <w:color w:val="000000"/>
                      <w:sz w:val="20"/>
                      <w:szCs w:val="20"/>
                    </w:rPr>
                  </w:rPrChange>
                </w:rPr>
                <w:t>&lt; 0.001</w:t>
              </w:r>
            </w:ins>
          </w:p>
        </w:tc>
      </w:tr>
      <w:tr w:rsidR="00D7113F" w:rsidRPr="00771C52" w14:paraId="1BF83421" w14:textId="77777777" w:rsidTr="00493741">
        <w:trPr>
          <w:trHeight w:val="320"/>
          <w:ins w:id="2040" w:author="Risa" w:date="2021-05-04T14:22:00Z"/>
        </w:trPr>
        <w:tc>
          <w:tcPr>
            <w:tcW w:w="1751" w:type="pct"/>
            <w:shd w:val="clear" w:color="auto" w:fill="auto"/>
            <w:noWrap/>
            <w:vAlign w:val="center"/>
            <w:hideMark/>
          </w:tcPr>
          <w:p w14:paraId="0ACB5AE3" w14:textId="77777777" w:rsidR="00D7113F" w:rsidRPr="008531D1" w:rsidRDefault="00D7113F">
            <w:pPr>
              <w:spacing w:line="480" w:lineRule="auto"/>
              <w:contextualSpacing/>
              <w:rPr>
                <w:ins w:id="2041" w:author="Risa" w:date="2021-05-04T14:22:00Z"/>
                <w:rFonts w:eastAsia="Times New Roman"/>
                <w:color w:val="000000"/>
                <w:rPrChange w:id="2042" w:author="Nick Smith" w:date="2021-05-17T14:21:00Z">
                  <w:rPr>
                    <w:ins w:id="2043" w:author="Risa" w:date="2021-05-04T14:22:00Z"/>
                    <w:rFonts w:eastAsia="Times New Roman"/>
                    <w:color w:val="000000"/>
                    <w:sz w:val="20"/>
                    <w:szCs w:val="20"/>
                  </w:rPr>
                </w:rPrChange>
              </w:rPr>
              <w:pPrChange w:id="2044" w:author="Nick Smith" w:date="2021-05-17T14:21:00Z">
                <w:pPr/>
              </w:pPrChange>
            </w:pPr>
            <w:ins w:id="2045" w:author="Risa" w:date="2021-05-04T14:22:00Z">
              <w:r w:rsidRPr="00771C52">
                <w:rPr>
                  <w:rFonts w:eastAsia="Times New Roman"/>
                  <w:color w:val="000000"/>
                </w:rPr>
                <w:lastRenderedPageBreak/>
                <w:t>∆</w:t>
              </w:r>
              <w:r w:rsidRPr="008531D1">
                <w:rPr>
                  <w:rFonts w:eastAsia="Times New Roman"/>
                  <w:color w:val="000000"/>
                  <w:rPrChange w:id="2046" w:author="Nick Smith" w:date="2021-05-17T14:21:00Z">
                    <w:rPr>
                      <w:rFonts w:eastAsia="Times New Roman"/>
                      <w:color w:val="000000"/>
                      <w:sz w:val="20"/>
                      <w:szCs w:val="20"/>
                    </w:rPr>
                  </w:rPrChange>
                </w:rPr>
                <w:t>χ</w:t>
              </w:r>
            </w:ins>
          </w:p>
        </w:tc>
        <w:tc>
          <w:tcPr>
            <w:tcW w:w="1083" w:type="pct"/>
            <w:vAlign w:val="center"/>
          </w:tcPr>
          <w:p w14:paraId="366A7555" w14:textId="77777777" w:rsidR="00D7113F" w:rsidRPr="008531D1" w:rsidRDefault="00D7113F">
            <w:pPr>
              <w:spacing w:line="480" w:lineRule="auto"/>
              <w:contextualSpacing/>
              <w:jc w:val="center"/>
              <w:rPr>
                <w:ins w:id="2047" w:author="Risa" w:date="2021-05-04T14:22:00Z"/>
                <w:rFonts w:eastAsia="Times New Roman"/>
                <w:color w:val="000000"/>
                <w:rPrChange w:id="2048" w:author="Nick Smith" w:date="2021-05-17T14:21:00Z">
                  <w:rPr>
                    <w:ins w:id="2049" w:author="Risa" w:date="2021-05-04T14:22:00Z"/>
                    <w:rFonts w:eastAsia="Times New Roman"/>
                    <w:color w:val="000000"/>
                    <w:sz w:val="20"/>
                    <w:szCs w:val="20"/>
                  </w:rPr>
                </w:rPrChange>
              </w:rPr>
              <w:pPrChange w:id="2050" w:author="Nick Smith" w:date="2021-05-17T14:21:00Z">
                <w:pPr>
                  <w:jc w:val="center"/>
                </w:pPr>
              </w:pPrChange>
            </w:pPr>
            <w:ins w:id="2051" w:author="Risa" w:date="2021-05-04T14:22:00Z">
              <w:r w:rsidRPr="008531D1">
                <w:rPr>
                  <w:rFonts w:eastAsia="Times New Roman"/>
                  <w:color w:val="000000"/>
                  <w:rPrChange w:id="2052"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2D240091" w14:textId="77777777" w:rsidR="00D7113F" w:rsidRPr="008531D1" w:rsidRDefault="00D7113F">
            <w:pPr>
              <w:spacing w:line="480" w:lineRule="auto"/>
              <w:contextualSpacing/>
              <w:jc w:val="center"/>
              <w:rPr>
                <w:ins w:id="2053" w:author="Risa" w:date="2021-05-04T14:22:00Z"/>
                <w:rFonts w:eastAsia="Times New Roman"/>
                <w:color w:val="000000"/>
                <w:rPrChange w:id="2054" w:author="Nick Smith" w:date="2021-05-17T14:21:00Z">
                  <w:rPr>
                    <w:ins w:id="2055" w:author="Risa" w:date="2021-05-04T14:22:00Z"/>
                    <w:rFonts w:eastAsia="Times New Roman"/>
                    <w:color w:val="000000"/>
                    <w:sz w:val="20"/>
                    <w:szCs w:val="20"/>
                  </w:rPr>
                </w:rPrChange>
              </w:rPr>
              <w:pPrChange w:id="2056" w:author="Nick Smith" w:date="2021-05-17T14:21:00Z">
                <w:pPr>
                  <w:jc w:val="center"/>
                </w:pPr>
              </w:pPrChange>
            </w:pPr>
            <w:ins w:id="2057" w:author="Risa" w:date="2021-05-04T14:22:00Z">
              <w:r w:rsidRPr="008531D1">
                <w:rPr>
                  <w:rFonts w:eastAsia="Times New Roman"/>
                  <w:color w:val="000000"/>
                  <w:rPrChange w:id="2058" w:author="Nick Smith" w:date="2021-05-17T14:21:00Z">
                    <w:rPr>
                      <w:rFonts w:eastAsia="Times New Roman"/>
                      <w:color w:val="000000"/>
                      <w:sz w:val="20"/>
                      <w:szCs w:val="20"/>
                    </w:rPr>
                  </w:rPrChange>
                </w:rPr>
                <w:t>0.572</w:t>
              </w:r>
            </w:ins>
          </w:p>
        </w:tc>
        <w:tc>
          <w:tcPr>
            <w:tcW w:w="1083" w:type="pct"/>
            <w:shd w:val="clear" w:color="auto" w:fill="auto"/>
            <w:noWrap/>
            <w:vAlign w:val="center"/>
            <w:hideMark/>
          </w:tcPr>
          <w:p w14:paraId="5936877A" w14:textId="77777777" w:rsidR="00D7113F" w:rsidRPr="008531D1" w:rsidRDefault="00D7113F">
            <w:pPr>
              <w:spacing w:line="480" w:lineRule="auto"/>
              <w:contextualSpacing/>
              <w:jc w:val="center"/>
              <w:rPr>
                <w:ins w:id="2059" w:author="Risa" w:date="2021-05-04T14:22:00Z"/>
                <w:rFonts w:eastAsia="Times New Roman"/>
                <w:color w:val="000000"/>
                <w:rPrChange w:id="2060" w:author="Nick Smith" w:date="2021-05-17T14:21:00Z">
                  <w:rPr>
                    <w:ins w:id="2061" w:author="Risa" w:date="2021-05-04T14:22:00Z"/>
                    <w:rFonts w:eastAsia="Times New Roman"/>
                    <w:color w:val="000000"/>
                    <w:sz w:val="20"/>
                    <w:szCs w:val="20"/>
                  </w:rPr>
                </w:rPrChange>
              </w:rPr>
              <w:pPrChange w:id="2062" w:author="Nick Smith" w:date="2021-05-17T14:21:00Z">
                <w:pPr>
                  <w:jc w:val="center"/>
                </w:pPr>
              </w:pPrChange>
            </w:pPr>
            <w:ins w:id="2063" w:author="Risa" w:date="2021-05-04T14:22:00Z">
              <w:r w:rsidRPr="008531D1">
                <w:rPr>
                  <w:rFonts w:eastAsia="Times New Roman"/>
                  <w:color w:val="000000"/>
                  <w:rPrChange w:id="2064" w:author="Nick Smith" w:date="2021-05-17T14:21:00Z">
                    <w:rPr>
                      <w:rFonts w:eastAsia="Times New Roman"/>
                      <w:color w:val="000000"/>
                      <w:sz w:val="20"/>
                      <w:szCs w:val="20"/>
                    </w:rPr>
                  </w:rPrChange>
                </w:rPr>
                <w:t>0.450</w:t>
              </w:r>
            </w:ins>
          </w:p>
        </w:tc>
      </w:tr>
      <w:tr w:rsidR="00D7113F" w:rsidRPr="00771C52" w14:paraId="6B4C2E42" w14:textId="77777777" w:rsidTr="00493741">
        <w:trPr>
          <w:trHeight w:val="320"/>
          <w:ins w:id="2065" w:author="Risa" w:date="2021-05-04T14:22:00Z"/>
        </w:trPr>
        <w:tc>
          <w:tcPr>
            <w:tcW w:w="1751" w:type="pct"/>
            <w:shd w:val="clear" w:color="auto" w:fill="auto"/>
            <w:noWrap/>
            <w:vAlign w:val="center"/>
            <w:hideMark/>
          </w:tcPr>
          <w:p w14:paraId="1BF4A38B" w14:textId="77777777" w:rsidR="00D7113F" w:rsidRPr="008531D1" w:rsidRDefault="00D7113F">
            <w:pPr>
              <w:spacing w:line="480" w:lineRule="auto"/>
              <w:contextualSpacing/>
              <w:rPr>
                <w:ins w:id="2066" w:author="Risa" w:date="2021-05-04T14:22:00Z"/>
                <w:rFonts w:eastAsia="Times New Roman"/>
                <w:color w:val="000000"/>
                <w:rPrChange w:id="2067" w:author="Nick Smith" w:date="2021-05-17T14:21:00Z">
                  <w:rPr>
                    <w:ins w:id="2068" w:author="Risa" w:date="2021-05-04T14:22:00Z"/>
                    <w:rFonts w:eastAsia="Times New Roman"/>
                    <w:color w:val="000000"/>
                    <w:sz w:val="20"/>
                    <w:szCs w:val="20"/>
                  </w:rPr>
                </w:rPrChange>
              </w:rPr>
              <w:pPrChange w:id="2069" w:author="Nick Smith" w:date="2021-05-17T14:21:00Z">
                <w:pPr/>
              </w:pPrChange>
            </w:pPr>
            <w:ins w:id="2070" w:author="Risa" w:date="2021-05-04T14:22:00Z">
              <w:r w:rsidRPr="008531D1">
                <w:rPr>
                  <w:rFonts w:eastAsia="Times New Roman"/>
                  <w:color w:val="000000"/>
                  <w:rPrChange w:id="2071" w:author="Nick Smith" w:date="2021-05-17T14:21:00Z">
                    <w:rPr>
                      <w:rFonts w:eastAsia="Times New Roman"/>
                      <w:color w:val="000000"/>
                      <w:sz w:val="20"/>
                      <w:szCs w:val="20"/>
                    </w:rPr>
                  </w:rPrChange>
                </w:rPr>
                <w:t>Soil P x Soil K</w:t>
              </w:r>
              <w:r w:rsidRPr="008531D1">
                <w:rPr>
                  <w:rFonts w:eastAsia="Times New Roman"/>
                  <w:color w:val="000000"/>
                  <w:vertAlign w:val="subscript"/>
                  <w:rPrChange w:id="2072" w:author="Nick Smith" w:date="2021-05-17T14:21:00Z">
                    <w:rPr>
                      <w:rFonts w:eastAsia="Times New Roman"/>
                      <w:color w:val="000000"/>
                      <w:sz w:val="20"/>
                      <w:szCs w:val="20"/>
                      <w:vertAlign w:val="subscript"/>
                    </w:rPr>
                  </w:rPrChange>
                </w:rPr>
                <w:t>+µ</w:t>
              </w:r>
            </w:ins>
          </w:p>
        </w:tc>
        <w:tc>
          <w:tcPr>
            <w:tcW w:w="1083" w:type="pct"/>
            <w:vAlign w:val="center"/>
          </w:tcPr>
          <w:p w14:paraId="1332BEE6" w14:textId="77777777" w:rsidR="00D7113F" w:rsidRPr="008531D1" w:rsidRDefault="00D7113F">
            <w:pPr>
              <w:spacing w:line="480" w:lineRule="auto"/>
              <w:contextualSpacing/>
              <w:jc w:val="center"/>
              <w:rPr>
                <w:ins w:id="2073" w:author="Risa" w:date="2021-05-04T14:22:00Z"/>
                <w:rFonts w:eastAsia="Times New Roman"/>
                <w:color w:val="000000"/>
                <w:rPrChange w:id="2074" w:author="Nick Smith" w:date="2021-05-17T14:21:00Z">
                  <w:rPr>
                    <w:ins w:id="2075" w:author="Risa" w:date="2021-05-04T14:22:00Z"/>
                    <w:rFonts w:eastAsia="Times New Roman"/>
                    <w:color w:val="000000"/>
                    <w:sz w:val="20"/>
                    <w:szCs w:val="20"/>
                  </w:rPr>
                </w:rPrChange>
              </w:rPr>
              <w:pPrChange w:id="2076" w:author="Nick Smith" w:date="2021-05-17T14:21:00Z">
                <w:pPr>
                  <w:jc w:val="center"/>
                </w:pPr>
              </w:pPrChange>
            </w:pPr>
            <w:ins w:id="2077" w:author="Risa" w:date="2021-05-04T14:22:00Z">
              <w:r w:rsidRPr="008531D1">
                <w:rPr>
                  <w:rFonts w:eastAsia="Times New Roman"/>
                  <w:color w:val="000000"/>
                  <w:rPrChange w:id="2078"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1CD24843" w14:textId="77777777" w:rsidR="00D7113F" w:rsidRPr="008531D1" w:rsidRDefault="00D7113F">
            <w:pPr>
              <w:spacing w:line="480" w:lineRule="auto"/>
              <w:contextualSpacing/>
              <w:jc w:val="center"/>
              <w:rPr>
                <w:ins w:id="2079" w:author="Risa" w:date="2021-05-04T14:22:00Z"/>
                <w:rFonts w:eastAsia="Times New Roman"/>
                <w:color w:val="000000"/>
                <w:rPrChange w:id="2080" w:author="Nick Smith" w:date="2021-05-17T14:21:00Z">
                  <w:rPr>
                    <w:ins w:id="2081" w:author="Risa" w:date="2021-05-04T14:22:00Z"/>
                    <w:rFonts w:eastAsia="Times New Roman"/>
                    <w:color w:val="000000"/>
                    <w:sz w:val="20"/>
                    <w:szCs w:val="20"/>
                  </w:rPr>
                </w:rPrChange>
              </w:rPr>
              <w:pPrChange w:id="2082" w:author="Nick Smith" w:date="2021-05-17T14:21:00Z">
                <w:pPr>
                  <w:jc w:val="center"/>
                </w:pPr>
              </w:pPrChange>
            </w:pPr>
            <w:ins w:id="2083" w:author="Risa" w:date="2021-05-04T14:22:00Z">
              <w:r w:rsidRPr="008531D1">
                <w:rPr>
                  <w:rFonts w:eastAsia="Times New Roman"/>
                  <w:color w:val="000000"/>
                  <w:rPrChange w:id="2084" w:author="Nick Smith" w:date="2021-05-17T14:21:00Z">
                    <w:rPr>
                      <w:rFonts w:eastAsia="Times New Roman"/>
                      <w:color w:val="000000"/>
                      <w:sz w:val="20"/>
                      <w:szCs w:val="20"/>
                    </w:rPr>
                  </w:rPrChange>
                </w:rPr>
                <w:t>0.515</w:t>
              </w:r>
            </w:ins>
          </w:p>
        </w:tc>
        <w:tc>
          <w:tcPr>
            <w:tcW w:w="1083" w:type="pct"/>
            <w:shd w:val="clear" w:color="auto" w:fill="auto"/>
            <w:noWrap/>
            <w:vAlign w:val="center"/>
            <w:hideMark/>
          </w:tcPr>
          <w:p w14:paraId="4A2AE97D" w14:textId="77777777" w:rsidR="00D7113F" w:rsidRPr="008531D1" w:rsidRDefault="00D7113F">
            <w:pPr>
              <w:spacing w:line="480" w:lineRule="auto"/>
              <w:contextualSpacing/>
              <w:jc w:val="center"/>
              <w:rPr>
                <w:ins w:id="2085" w:author="Risa" w:date="2021-05-04T14:22:00Z"/>
                <w:rFonts w:eastAsia="Times New Roman"/>
                <w:color w:val="000000"/>
                <w:rPrChange w:id="2086" w:author="Nick Smith" w:date="2021-05-17T14:21:00Z">
                  <w:rPr>
                    <w:ins w:id="2087" w:author="Risa" w:date="2021-05-04T14:22:00Z"/>
                    <w:rFonts w:eastAsia="Times New Roman"/>
                    <w:color w:val="000000"/>
                    <w:sz w:val="20"/>
                    <w:szCs w:val="20"/>
                  </w:rPr>
                </w:rPrChange>
              </w:rPr>
              <w:pPrChange w:id="2088" w:author="Nick Smith" w:date="2021-05-17T14:21:00Z">
                <w:pPr>
                  <w:jc w:val="center"/>
                </w:pPr>
              </w:pPrChange>
            </w:pPr>
            <w:ins w:id="2089" w:author="Risa" w:date="2021-05-04T14:22:00Z">
              <w:r w:rsidRPr="008531D1">
                <w:rPr>
                  <w:rFonts w:eastAsia="Times New Roman"/>
                  <w:color w:val="000000"/>
                  <w:rPrChange w:id="2090" w:author="Nick Smith" w:date="2021-05-17T14:21:00Z">
                    <w:rPr>
                      <w:rFonts w:eastAsia="Times New Roman"/>
                      <w:color w:val="000000"/>
                      <w:sz w:val="20"/>
                      <w:szCs w:val="20"/>
                    </w:rPr>
                  </w:rPrChange>
                </w:rPr>
                <w:t>0.473</w:t>
              </w:r>
            </w:ins>
          </w:p>
        </w:tc>
      </w:tr>
      <w:tr w:rsidR="00D7113F" w:rsidRPr="00771C52" w14:paraId="4BE3B1B4" w14:textId="77777777" w:rsidTr="00493741">
        <w:trPr>
          <w:trHeight w:val="320"/>
          <w:ins w:id="2091" w:author="Risa" w:date="2021-05-04T14:22:00Z"/>
        </w:trPr>
        <w:tc>
          <w:tcPr>
            <w:tcW w:w="1751" w:type="pct"/>
            <w:shd w:val="clear" w:color="auto" w:fill="auto"/>
            <w:noWrap/>
            <w:vAlign w:val="center"/>
            <w:hideMark/>
          </w:tcPr>
          <w:p w14:paraId="64978F9D" w14:textId="77777777" w:rsidR="00D7113F" w:rsidRPr="008531D1" w:rsidRDefault="00D7113F">
            <w:pPr>
              <w:spacing w:line="480" w:lineRule="auto"/>
              <w:contextualSpacing/>
              <w:rPr>
                <w:ins w:id="2092" w:author="Risa" w:date="2021-05-04T14:22:00Z"/>
                <w:rFonts w:eastAsia="Times New Roman"/>
                <w:color w:val="000000"/>
                <w:lang w:val="es-ES"/>
                <w:rPrChange w:id="2093" w:author="Nick Smith" w:date="2021-05-17T14:21:00Z">
                  <w:rPr>
                    <w:ins w:id="2094" w:author="Risa" w:date="2021-05-04T14:22:00Z"/>
                    <w:rFonts w:eastAsia="Times New Roman"/>
                    <w:color w:val="000000"/>
                    <w:sz w:val="20"/>
                    <w:szCs w:val="20"/>
                    <w:lang w:val="es-ES"/>
                  </w:rPr>
                </w:rPrChange>
              </w:rPr>
              <w:pPrChange w:id="2095" w:author="Nick Smith" w:date="2021-05-17T14:21:00Z">
                <w:pPr/>
              </w:pPrChange>
            </w:pPr>
            <w:ins w:id="2096" w:author="Risa" w:date="2021-05-04T14:22:00Z">
              <w:r w:rsidRPr="00771C52">
                <w:rPr>
                  <w:rFonts w:eastAsia="Times New Roman"/>
                  <w:color w:val="000000"/>
                </w:rPr>
                <w:t>∆</w:t>
              </w:r>
              <w:r w:rsidRPr="008531D1">
                <w:rPr>
                  <w:rFonts w:eastAsia="Times New Roman"/>
                  <w:color w:val="000000"/>
                  <w:lang w:val="es-ES"/>
                  <w:rPrChange w:id="2097" w:author="Nick Smith" w:date="2021-05-17T14:21:00Z">
                    <w:rPr>
                      <w:rFonts w:eastAsia="Times New Roman"/>
                      <w:color w:val="000000"/>
                      <w:sz w:val="20"/>
                      <w:szCs w:val="20"/>
                      <w:lang w:val="es-ES"/>
                    </w:rPr>
                  </w:rPrChange>
                </w:rPr>
                <w:t xml:space="preserve">AGB x </w:t>
              </w:r>
              <w:r w:rsidRPr="001B44B1">
                <w:rPr>
                  <w:rFonts w:eastAsia="Times New Roman"/>
                  <w:color w:val="000000"/>
                </w:rPr>
                <w:t>∆</w:t>
              </w:r>
              <w:r w:rsidRPr="008531D1">
                <w:rPr>
                  <w:rFonts w:eastAsia="Times New Roman"/>
                  <w:color w:val="000000"/>
                  <w:lang w:val="es-ES"/>
                  <w:rPrChange w:id="2098" w:author="Nick Smith" w:date="2021-05-17T14:21:00Z">
                    <w:rPr>
                      <w:rFonts w:eastAsia="Times New Roman"/>
                      <w:color w:val="000000"/>
                      <w:sz w:val="20"/>
                      <w:szCs w:val="20"/>
                      <w:lang w:val="es-ES"/>
                    </w:rPr>
                  </w:rPrChange>
                </w:rPr>
                <w:t>LMA</w:t>
              </w:r>
            </w:ins>
          </w:p>
        </w:tc>
        <w:tc>
          <w:tcPr>
            <w:tcW w:w="1083" w:type="pct"/>
            <w:vAlign w:val="center"/>
          </w:tcPr>
          <w:p w14:paraId="256D5AC5" w14:textId="77777777" w:rsidR="00D7113F" w:rsidRPr="008531D1" w:rsidRDefault="00D7113F">
            <w:pPr>
              <w:spacing w:line="480" w:lineRule="auto"/>
              <w:contextualSpacing/>
              <w:jc w:val="center"/>
              <w:rPr>
                <w:ins w:id="2099" w:author="Risa" w:date="2021-05-04T14:22:00Z"/>
                <w:rFonts w:eastAsia="Times New Roman"/>
                <w:color w:val="000000"/>
                <w:rPrChange w:id="2100" w:author="Nick Smith" w:date="2021-05-17T14:21:00Z">
                  <w:rPr>
                    <w:ins w:id="2101" w:author="Risa" w:date="2021-05-04T14:22:00Z"/>
                    <w:rFonts w:eastAsia="Times New Roman"/>
                    <w:color w:val="000000"/>
                    <w:sz w:val="20"/>
                    <w:szCs w:val="20"/>
                  </w:rPr>
                </w:rPrChange>
              </w:rPr>
              <w:pPrChange w:id="2102" w:author="Nick Smith" w:date="2021-05-17T14:21:00Z">
                <w:pPr>
                  <w:jc w:val="center"/>
                </w:pPr>
              </w:pPrChange>
            </w:pPr>
            <w:ins w:id="2103" w:author="Risa" w:date="2021-05-04T14:22:00Z">
              <w:r w:rsidRPr="008531D1">
                <w:rPr>
                  <w:rFonts w:eastAsia="Times New Roman"/>
                  <w:color w:val="000000"/>
                  <w:rPrChange w:id="2104"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6F3FFE25" w14:textId="77777777" w:rsidR="00D7113F" w:rsidRPr="008531D1" w:rsidRDefault="00D7113F">
            <w:pPr>
              <w:spacing w:line="480" w:lineRule="auto"/>
              <w:contextualSpacing/>
              <w:jc w:val="center"/>
              <w:rPr>
                <w:ins w:id="2105" w:author="Risa" w:date="2021-05-04T14:22:00Z"/>
                <w:rFonts w:eastAsia="Times New Roman"/>
                <w:color w:val="000000"/>
                <w:rPrChange w:id="2106" w:author="Nick Smith" w:date="2021-05-17T14:21:00Z">
                  <w:rPr>
                    <w:ins w:id="2107" w:author="Risa" w:date="2021-05-04T14:22:00Z"/>
                    <w:rFonts w:eastAsia="Times New Roman"/>
                    <w:color w:val="000000"/>
                    <w:sz w:val="20"/>
                    <w:szCs w:val="20"/>
                  </w:rPr>
                </w:rPrChange>
              </w:rPr>
              <w:pPrChange w:id="2108" w:author="Nick Smith" w:date="2021-05-17T14:21:00Z">
                <w:pPr>
                  <w:jc w:val="center"/>
                </w:pPr>
              </w:pPrChange>
            </w:pPr>
            <w:ins w:id="2109" w:author="Risa" w:date="2021-05-04T14:22:00Z">
              <w:r w:rsidRPr="008531D1">
                <w:rPr>
                  <w:rFonts w:eastAsia="Times New Roman"/>
                  <w:color w:val="000000"/>
                  <w:rPrChange w:id="2110" w:author="Nick Smith" w:date="2021-05-17T14:21:00Z">
                    <w:rPr>
                      <w:rFonts w:eastAsia="Times New Roman"/>
                      <w:color w:val="000000"/>
                      <w:sz w:val="20"/>
                      <w:szCs w:val="20"/>
                    </w:rPr>
                  </w:rPrChange>
                </w:rPr>
                <w:t>4.423</w:t>
              </w:r>
            </w:ins>
          </w:p>
        </w:tc>
        <w:tc>
          <w:tcPr>
            <w:tcW w:w="1083" w:type="pct"/>
            <w:shd w:val="clear" w:color="auto" w:fill="auto"/>
            <w:noWrap/>
            <w:vAlign w:val="center"/>
            <w:hideMark/>
          </w:tcPr>
          <w:p w14:paraId="0505D5B2" w14:textId="77777777" w:rsidR="00D7113F" w:rsidRPr="00AB6E48" w:rsidRDefault="00D7113F">
            <w:pPr>
              <w:spacing w:line="480" w:lineRule="auto"/>
              <w:contextualSpacing/>
              <w:jc w:val="center"/>
              <w:rPr>
                <w:ins w:id="2111" w:author="Risa" w:date="2021-05-04T14:22:00Z"/>
                <w:rFonts w:eastAsia="Times New Roman"/>
                <w:b/>
                <w:color w:val="000000"/>
                <w:rPrChange w:id="2112" w:author="Nick Smith" w:date="2021-05-18T12:59:00Z">
                  <w:rPr>
                    <w:ins w:id="2113" w:author="Risa" w:date="2021-05-04T14:22:00Z"/>
                    <w:rFonts w:eastAsia="Times New Roman"/>
                    <w:color w:val="000000"/>
                    <w:sz w:val="20"/>
                    <w:szCs w:val="20"/>
                  </w:rPr>
                </w:rPrChange>
              </w:rPr>
              <w:pPrChange w:id="2114" w:author="Nick Smith" w:date="2021-05-17T14:21:00Z">
                <w:pPr>
                  <w:jc w:val="center"/>
                </w:pPr>
              </w:pPrChange>
            </w:pPr>
            <w:ins w:id="2115" w:author="Risa" w:date="2021-05-04T14:22:00Z">
              <w:r w:rsidRPr="00AB6E48">
                <w:rPr>
                  <w:rFonts w:eastAsia="Times New Roman"/>
                  <w:b/>
                  <w:color w:val="000000"/>
                  <w:rPrChange w:id="2116" w:author="Nick Smith" w:date="2021-05-18T12:59:00Z">
                    <w:rPr>
                      <w:rFonts w:eastAsia="Times New Roman"/>
                      <w:color w:val="000000"/>
                      <w:sz w:val="20"/>
                      <w:szCs w:val="20"/>
                    </w:rPr>
                  </w:rPrChange>
                </w:rPr>
                <w:t>0.035</w:t>
              </w:r>
            </w:ins>
          </w:p>
        </w:tc>
      </w:tr>
      <w:tr w:rsidR="00D7113F" w:rsidRPr="00771C52" w14:paraId="7780C6A5" w14:textId="77777777" w:rsidTr="00493741">
        <w:trPr>
          <w:trHeight w:val="320"/>
          <w:ins w:id="2117" w:author="Risa" w:date="2021-05-04T14:22:00Z"/>
        </w:trPr>
        <w:tc>
          <w:tcPr>
            <w:tcW w:w="1751" w:type="pct"/>
            <w:shd w:val="clear" w:color="auto" w:fill="auto"/>
            <w:noWrap/>
            <w:vAlign w:val="center"/>
            <w:hideMark/>
          </w:tcPr>
          <w:p w14:paraId="79252E63" w14:textId="77777777" w:rsidR="00D7113F" w:rsidRPr="008531D1" w:rsidRDefault="00D7113F">
            <w:pPr>
              <w:spacing w:line="480" w:lineRule="auto"/>
              <w:contextualSpacing/>
              <w:rPr>
                <w:ins w:id="2118" w:author="Risa" w:date="2021-05-04T14:22:00Z"/>
                <w:rFonts w:eastAsia="Times New Roman"/>
                <w:color w:val="000000"/>
                <w:lang w:val="es-ES"/>
                <w:rPrChange w:id="2119" w:author="Nick Smith" w:date="2021-05-17T14:21:00Z">
                  <w:rPr>
                    <w:ins w:id="2120" w:author="Risa" w:date="2021-05-04T14:22:00Z"/>
                    <w:rFonts w:eastAsia="Times New Roman"/>
                    <w:color w:val="000000"/>
                    <w:sz w:val="20"/>
                    <w:szCs w:val="20"/>
                    <w:lang w:val="es-ES"/>
                  </w:rPr>
                </w:rPrChange>
              </w:rPr>
              <w:pPrChange w:id="2121" w:author="Nick Smith" w:date="2021-05-17T14:21:00Z">
                <w:pPr/>
              </w:pPrChange>
            </w:pPr>
            <w:ins w:id="2122" w:author="Risa" w:date="2021-05-04T14:22:00Z">
              <w:r w:rsidRPr="00771C52">
                <w:rPr>
                  <w:rFonts w:eastAsia="Times New Roman"/>
                  <w:color w:val="000000"/>
                </w:rPr>
                <w:t>∆</w:t>
              </w:r>
              <w:r w:rsidRPr="008531D1">
                <w:rPr>
                  <w:rFonts w:eastAsia="Times New Roman"/>
                  <w:color w:val="000000"/>
                  <w:lang w:val="es-ES"/>
                  <w:rPrChange w:id="2123" w:author="Nick Smith" w:date="2021-05-17T14:21:00Z">
                    <w:rPr>
                      <w:rFonts w:eastAsia="Times New Roman"/>
                      <w:color w:val="000000"/>
                      <w:sz w:val="20"/>
                      <w:szCs w:val="20"/>
                      <w:lang w:val="es-ES"/>
                    </w:rPr>
                  </w:rPrChange>
                </w:rPr>
                <w:t xml:space="preserve">AGB x </w:t>
              </w:r>
              <w:r w:rsidRPr="001B44B1">
                <w:rPr>
                  <w:rFonts w:eastAsia="Times New Roman"/>
                  <w:color w:val="000000"/>
                </w:rPr>
                <w:t>∆</w:t>
              </w:r>
              <w:r w:rsidRPr="008531D1">
                <w:rPr>
                  <w:rFonts w:eastAsia="Times New Roman"/>
                  <w:color w:val="000000"/>
                  <w:rPrChange w:id="2124" w:author="Nick Smith" w:date="2021-05-17T14:21:00Z">
                    <w:rPr>
                      <w:rFonts w:eastAsia="Times New Roman"/>
                      <w:color w:val="000000"/>
                      <w:sz w:val="20"/>
                      <w:szCs w:val="20"/>
                    </w:rPr>
                  </w:rPrChange>
                </w:rPr>
                <w:t>χ</w:t>
              </w:r>
            </w:ins>
          </w:p>
        </w:tc>
        <w:tc>
          <w:tcPr>
            <w:tcW w:w="1083" w:type="pct"/>
            <w:vAlign w:val="center"/>
          </w:tcPr>
          <w:p w14:paraId="227190AA" w14:textId="77777777" w:rsidR="00D7113F" w:rsidRPr="008531D1" w:rsidRDefault="00D7113F">
            <w:pPr>
              <w:spacing w:line="480" w:lineRule="auto"/>
              <w:contextualSpacing/>
              <w:jc w:val="center"/>
              <w:rPr>
                <w:ins w:id="2125" w:author="Risa" w:date="2021-05-04T14:22:00Z"/>
                <w:rFonts w:eastAsia="Times New Roman"/>
                <w:color w:val="000000"/>
                <w:rPrChange w:id="2126" w:author="Nick Smith" w:date="2021-05-17T14:21:00Z">
                  <w:rPr>
                    <w:ins w:id="2127" w:author="Risa" w:date="2021-05-04T14:22:00Z"/>
                    <w:rFonts w:eastAsia="Times New Roman"/>
                    <w:color w:val="000000"/>
                    <w:sz w:val="20"/>
                    <w:szCs w:val="20"/>
                  </w:rPr>
                </w:rPrChange>
              </w:rPr>
              <w:pPrChange w:id="2128" w:author="Nick Smith" w:date="2021-05-17T14:21:00Z">
                <w:pPr>
                  <w:jc w:val="center"/>
                </w:pPr>
              </w:pPrChange>
            </w:pPr>
            <w:ins w:id="2129" w:author="Risa" w:date="2021-05-04T14:22:00Z">
              <w:r w:rsidRPr="008531D1">
                <w:rPr>
                  <w:rFonts w:eastAsia="Times New Roman"/>
                  <w:color w:val="000000"/>
                  <w:rPrChange w:id="2130"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79C7979B" w14:textId="77777777" w:rsidR="00D7113F" w:rsidRPr="008531D1" w:rsidRDefault="00D7113F">
            <w:pPr>
              <w:spacing w:line="480" w:lineRule="auto"/>
              <w:contextualSpacing/>
              <w:jc w:val="center"/>
              <w:rPr>
                <w:ins w:id="2131" w:author="Risa" w:date="2021-05-04T14:22:00Z"/>
                <w:rFonts w:eastAsia="Times New Roman"/>
                <w:color w:val="000000"/>
                <w:rPrChange w:id="2132" w:author="Nick Smith" w:date="2021-05-17T14:21:00Z">
                  <w:rPr>
                    <w:ins w:id="2133" w:author="Risa" w:date="2021-05-04T14:22:00Z"/>
                    <w:rFonts w:eastAsia="Times New Roman"/>
                    <w:color w:val="000000"/>
                    <w:sz w:val="20"/>
                    <w:szCs w:val="20"/>
                  </w:rPr>
                </w:rPrChange>
              </w:rPr>
              <w:pPrChange w:id="2134" w:author="Nick Smith" w:date="2021-05-17T14:21:00Z">
                <w:pPr>
                  <w:jc w:val="center"/>
                </w:pPr>
              </w:pPrChange>
            </w:pPr>
            <w:ins w:id="2135" w:author="Risa" w:date="2021-05-04T14:22:00Z">
              <w:r w:rsidRPr="008531D1">
                <w:rPr>
                  <w:rFonts w:eastAsia="Times New Roman"/>
                  <w:color w:val="000000"/>
                  <w:rPrChange w:id="2136" w:author="Nick Smith" w:date="2021-05-17T14:21:00Z">
                    <w:rPr>
                      <w:rFonts w:eastAsia="Times New Roman"/>
                      <w:color w:val="000000"/>
                      <w:sz w:val="20"/>
                      <w:szCs w:val="20"/>
                    </w:rPr>
                  </w:rPrChange>
                </w:rPr>
                <w:t>0.094</w:t>
              </w:r>
            </w:ins>
          </w:p>
        </w:tc>
        <w:tc>
          <w:tcPr>
            <w:tcW w:w="1083" w:type="pct"/>
            <w:shd w:val="clear" w:color="auto" w:fill="auto"/>
            <w:noWrap/>
            <w:vAlign w:val="center"/>
            <w:hideMark/>
          </w:tcPr>
          <w:p w14:paraId="79100AF1" w14:textId="77777777" w:rsidR="00D7113F" w:rsidRPr="008531D1" w:rsidRDefault="00D7113F">
            <w:pPr>
              <w:spacing w:line="480" w:lineRule="auto"/>
              <w:contextualSpacing/>
              <w:jc w:val="center"/>
              <w:rPr>
                <w:ins w:id="2137" w:author="Risa" w:date="2021-05-04T14:22:00Z"/>
                <w:rFonts w:eastAsia="Times New Roman"/>
                <w:color w:val="000000"/>
                <w:rPrChange w:id="2138" w:author="Nick Smith" w:date="2021-05-17T14:21:00Z">
                  <w:rPr>
                    <w:ins w:id="2139" w:author="Risa" w:date="2021-05-04T14:22:00Z"/>
                    <w:rFonts w:eastAsia="Times New Roman"/>
                    <w:color w:val="000000"/>
                    <w:sz w:val="20"/>
                    <w:szCs w:val="20"/>
                  </w:rPr>
                </w:rPrChange>
              </w:rPr>
              <w:pPrChange w:id="2140" w:author="Nick Smith" w:date="2021-05-17T14:21:00Z">
                <w:pPr>
                  <w:jc w:val="center"/>
                </w:pPr>
              </w:pPrChange>
            </w:pPr>
            <w:ins w:id="2141" w:author="Risa" w:date="2021-05-04T14:22:00Z">
              <w:r w:rsidRPr="008531D1">
                <w:rPr>
                  <w:rFonts w:eastAsia="Times New Roman"/>
                  <w:color w:val="000000"/>
                  <w:rPrChange w:id="2142" w:author="Nick Smith" w:date="2021-05-17T14:21:00Z">
                    <w:rPr>
                      <w:rFonts w:eastAsia="Times New Roman"/>
                      <w:color w:val="000000"/>
                      <w:sz w:val="20"/>
                      <w:szCs w:val="20"/>
                    </w:rPr>
                  </w:rPrChange>
                </w:rPr>
                <w:t>0.759</w:t>
              </w:r>
            </w:ins>
          </w:p>
        </w:tc>
      </w:tr>
      <w:tr w:rsidR="00D7113F" w:rsidRPr="00771C52" w14:paraId="713A69B8" w14:textId="77777777" w:rsidTr="00493741">
        <w:trPr>
          <w:trHeight w:val="320"/>
          <w:ins w:id="2143" w:author="Risa" w:date="2021-05-04T14:22:00Z"/>
        </w:trPr>
        <w:tc>
          <w:tcPr>
            <w:tcW w:w="1751" w:type="pct"/>
            <w:shd w:val="clear" w:color="auto" w:fill="auto"/>
            <w:noWrap/>
            <w:vAlign w:val="center"/>
            <w:hideMark/>
          </w:tcPr>
          <w:p w14:paraId="225194F7" w14:textId="77777777" w:rsidR="00D7113F" w:rsidRPr="008531D1" w:rsidRDefault="00D7113F">
            <w:pPr>
              <w:spacing w:line="480" w:lineRule="auto"/>
              <w:contextualSpacing/>
              <w:rPr>
                <w:ins w:id="2144" w:author="Risa" w:date="2021-05-04T14:22:00Z"/>
                <w:rFonts w:eastAsia="Times New Roman"/>
                <w:color w:val="000000"/>
                <w:lang w:val="es-ES"/>
                <w:rPrChange w:id="2145" w:author="Nick Smith" w:date="2021-05-17T14:21:00Z">
                  <w:rPr>
                    <w:ins w:id="2146" w:author="Risa" w:date="2021-05-04T14:22:00Z"/>
                    <w:rFonts w:eastAsia="Times New Roman"/>
                    <w:color w:val="000000"/>
                    <w:sz w:val="20"/>
                    <w:szCs w:val="20"/>
                    <w:lang w:val="es-ES"/>
                  </w:rPr>
                </w:rPrChange>
              </w:rPr>
              <w:pPrChange w:id="2147" w:author="Nick Smith" w:date="2021-05-17T14:21:00Z">
                <w:pPr/>
              </w:pPrChange>
            </w:pPr>
            <w:ins w:id="2148" w:author="Risa" w:date="2021-05-04T14:22:00Z">
              <w:r w:rsidRPr="00771C52">
                <w:rPr>
                  <w:rFonts w:eastAsia="Times New Roman"/>
                  <w:color w:val="000000"/>
                </w:rPr>
                <w:t>∆</w:t>
              </w:r>
              <w:r w:rsidRPr="008531D1">
                <w:rPr>
                  <w:rFonts w:eastAsia="Times New Roman"/>
                  <w:color w:val="000000"/>
                  <w:lang w:val="es-ES"/>
                  <w:rPrChange w:id="2149" w:author="Nick Smith" w:date="2021-05-17T14:21:00Z">
                    <w:rPr>
                      <w:rFonts w:eastAsia="Times New Roman"/>
                      <w:color w:val="000000"/>
                      <w:sz w:val="20"/>
                      <w:szCs w:val="20"/>
                      <w:lang w:val="es-ES"/>
                    </w:rPr>
                  </w:rPrChange>
                </w:rPr>
                <w:t xml:space="preserve">LMA x </w:t>
              </w:r>
              <w:r w:rsidRPr="001B44B1">
                <w:rPr>
                  <w:rFonts w:eastAsia="Times New Roman"/>
                  <w:color w:val="000000"/>
                </w:rPr>
                <w:t>∆</w:t>
              </w:r>
              <w:r w:rsidRPr="008531D1">
                <w:rPr>
                  <w:rFonts w:eastAsia="Times New Roman"/>
                  <w:color w:val="000000"/>
                  <w:rPrChange w:id="2150" w:author="Nick Smith" w:date="2021-05-17T14:21:00Z">
                    <w:rPr>
                      <w:rFonts w:eastAsia="Times New Roman"/>
                      <w:color w:val="000000"/>
                      <w:sz w:val="20"/>
                      <w:szCs w:val="20"/>
                    </w:rPr>
                  </w:rPrChange>
                </w:rPr>
                <w:t>χ</w:t>
              </w:r>
            </w:ins>
          </w:p>
        </w:tc>
        <w:tc>
          <w:tcPr>
            <w:tcW w:w="1083" w:type="pct"/>
            <w:vAlign w:val="center"/>
          </w:tcPr>
          <w:p w14:paraId="2ECC864C" w14:textId="77777777" w:rsidR="00D7113F" w:rsidRPr="008531D1" w:rsidRDefault="00D7113F">
            <w:pPr>
              <w:spacing w:line="480" w:lineRule="auto"/>
              <w:contextualSpacing/>
              <w:jc w:val="center"/>
              <w:rPr>
                <w:ins w:id="2151" w:author="Risa" w:date="2021-05-04T14:22:00Z"/>
                <w:rFonts w:eastAsia="Times New Roman"/>
                <w:color w:val="000000"/>
                <w:rPrChange w:id="2152" w:author="Nick Smith" w:date="2021-05-17T14:21:00Z">
                  <w:rPr>
                    <w:ins w:id="2153" w:author="Risa" w:date="2021-05-04T14:22:00Z"/>
                    <w:rFonts w:eastAsia="Times New Roman"/>
                    <w:color w:val="000000"/>
                    <w:sz w:val="20"/>
                    <w:szCs w:val="20"/>
                  </w:rPr>
                </w:rPrChange>
              </w:rPr>
              <w:pPrChange w:id="2154" w:author="Nick Smith" w:date="2021-05-17T14:21:00Z">
                <w:pPr>
                  <w:jc w:val="center"/>
                </w:pPr>
              </w:pPrChange>
            </w:pPr>
            <w:ins w:id="2155" w:author="Risa" w:date="2021-05-04T14:22:00Z">
              <w:r w:rsidRPr="008531D1">
                <w:rPr>
                  <w:rFonts w:eastAsia="Times New Roman"/>
                  <w:color w:val="000000"/>
                  <w:rPrChange w:id="2156"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7748DEC8" w14:textId="77777777" w:rsidR="00D7113F" w:rsidRPr="008531D1" w:rsidRDefault="00D7113F">
            <w:pPr>
              <w:spacing w:line="480" w:lineRule="auto"/>
              <w:contextualSpacing/>
              <w:jc w:val="center"/>
              <w:rPr>
                <w:ins w:id="2157" w:author="Risa" w:date="2021-05-04T14:22:00Z"/>
                <w:rFonts w:eastAsia="Times New Roman"/>
                <w:color w:val="000000"/>
                <w:rPrChange w:id="2158" w:author="Nick Smith" w:date="2021-05-17T14:21:00Z">
                  <w:rPr>
                    <w:ins w:id="2159" w:author="Risa" w:date="2021-05-04T14:22:00Z"/>
                    <w:rFonts w:eastAsia="Times New Roman"/>
                    <w:color w:val="000000"/>
                    <w:sz w:val="20"/>
                    <w:szCs w:val="20"/>
                  </w:rPr>
                </w:rPrChange>
              </w:rPr>
              <w:pPrChange w:id="2160" w:author="Nick Smith" w:date="2021-05-17T14:21:00Z">
                <w:pPr>
                  <w:jc w:val="center"/>
                </w:pPr>
              </w:pPrChange>
            </w:pPr>
            <w:ins w:id="2161" w:author="Risa" w:date="2021-05-04T14:22:00Z">
              <w:r w:rsidRPr="008531D1">
                <w:rPr>
                  <w:rFonts w:eastAsia="Times New Roman"/>
                  <w:color w:val="000000"/>
                  <w:rPrChange w:id="2162" w:author="Nick Smith" w:date="2021-05-17T14:21:00Z">
                    <w:rPr>
                      <w:rFonts w:eastAsia="Times New Roman"/>
                      <w:color w:val="000000"/>
                      <w:sz w:val="20"/>
                      <w:szCs w:val="20"/>
                    </w:rPr>
                  </w:rPrChange>
                </w:rPr>
                <w:t>1.196</w:t>
              </w:r>
            </w:ins>
          </w:p>
        </w:tc>
        <w:tc>
          <w:tcPr>
            <w:tcW w:w="1083" w:type="pct"/>
            <w:shd w:val="clear" w:color="auto" w:fill="auto"/>
            <w:noWrap/>
            <w:vAlign w:val="center"/>
            <w:hideMark/>
          </w:tcPr>
          <w:p w14:paraId="4197A24E" w14:textId="77777777" w:rsidR="00D7113F" w:rsidRPr="008531D1" w:rsidRDefault="00D7113F">
            <w:pPr>
              <w:spacing w:line="480" w:lineRule="auto"/>
              <w:contextualSpacing/>
              <w:jc w:val="center"/>
              <w:rPr>
                <w:ins w:id="2163" w:author="Risa" w:date="2021-05-04T14:22:00Z"/>
                <w:rFonts w:eastAsia="Times New Roman"/>
                <w:color w:val="000000"/>
                <w:rPrChange w:id="2164" w:author="Nick Smith" w:date="2021-05-17T14:21:00Z">
                  <w:rPr>
                    <w:ins w:id="2165" w:author="Risa" w:date="2021-05-04T14:22:00Z"/>
                    <w:rFonts w:eastAsia="Times New Roman"/>
                    <w:color w:val="000000"/>
                    <w:sz w:val="20"/>
                    <w:szCs w:val="20"/>
                  </w:rPr>
                </w:rPrChange>
              </w:rPr>
              <w:pPrChange w:id="2166" w:author="Nick Smith" w:date="2021-05-17T14:21:00Z">
                <w:pPr>
                  <w:jc w:val="center"/>
                </w:pPr>
              </w:pPrChange>
            </w:pPr>
            <w:ins w:id="2167" w:author="Risa" w:date="2021-05-04T14:22:00Z">
              <w:r w:rsidRPr="008531D1">
                <w:rPr>
                  <w:rFonts w:eastAsia="Times New Roman"/>
                  <w:color w:val="000000"/>
                  <w:rPrChange w:id="2168" w:author="Nick Smith" w:date="2021-05-17T14:21:00Z">
                    <w:rPr>
                      <w:rFonts w:eastAsia="Times New Roman"/>
                      <w:color w:val="000000"/>
                      <w:sz w:val="20"/>
                      <w:szCs w:val="20"/>
                    </w:rPr>
                  </w:rPrChange>
                </w:rPr>
                <w:t>0.274</w:t>
              </w:r>
            </w:ins>
          </w:p>
        </w:tc>
      </w:tr>
      <w:tr w:rsidR="00D7113F" w:rsidRPr="00771C52" w14:paraId="032115BF" w14:textId="77777777" w:rsidTr="00493741">
        <w:trPr>
          <w:trHeight w:val="320"/>
          <w:ins w:id="2169" w:author="Risa" w:date="2021-05-04T14:22:00Z"/>
        </w:trPr>
        <w:tc>
          <w:tcPr>
            <w:tcW w:w="1751" w:type="pct"/>
            <w:tcBorders>
              <w:bottom w:val="single" w:sz="4" w:space="0" w:color="auto"/>
            </w:tcBorders>
            <w:shd w:val="clear" w:color="auto" w:fill="auto"/>
            <w:noWrap/>
            <w:vAlign w:val="center"/>
            <w:hideMark/>
          </w:tcPr>
          <w:p w14:paraId="68F69A72" w14:textId="77777777" w:rsidR="00D7113F" w:rsidRPr="008531D1" w:rsidRDefault="00D7113F">
            <w:pPr>
              <w:spacing w:line="480" w:lineRule="auto"/>
              <w:contextualSpacing/>
              <w:rPr>
                <w:ins w:id="2170" w:author="Risa" w:date="2021-05-04T14:22:00Z"/>
                <w:rFonts w:eastAsia="Times New Roman"/>
                <w:color w:val="000000"/>
                <w:rPrChange w:id="2171" w:author="Nick Smith" w:date="2021-05-17T14:21:00Z">
                  <w:rPr>
                    <w:ins w:id="2172" w:author="Risa" w:date="2021-05-04T14:22:00Z"/>
                    <w:rFonts w:eastAsia="Times New Roman"/>
                    <w:color w:val="000000"/>
                    <w:sz w:val="20"/>
                    <w:szCs w:val="20"/>
                  </w:rPr>
                </w:rPrChange>
              </w:rPr>
              <w:pPrChange w:id="2173" w:author="Nick Smith" w:date="2021-05-17T14:21:00Z">
                <w:pPr/>
              </w:pPrChange>
            </w:pPr>
            <w:ins w:id="2174" w:author="Risa" w:date="2021-05-04T14:22:00Z">
              <w:r w:rsidRPr="00771C52">
                <w:rPr>
                  <w:rFonts w:eastAsia="Times New Roman"/>
                  <w:color w:val="000000"/>
                </w:rPr>
                <w:t>∆</w:t>
              </w:r>
              <w:r w:rsidRPr="008531D1">
                <w:rPr>
                  <w:rFonts w:eastAsia="Times New Roman"/>
                  <w:color w:val="000000"/>
                  <w:rPrChange w:id="2175" w:author="Nick Smith" w:date="2021-05-17T14:21:00Z">
                    <w:rPr>
                      <w:rFonts w:eastAsia="Times New Roman"/>
                      <w:color w:val="000000"/>
                      <w:sz w:val="20"/>
                      <w:szCs w:val="20"/>
                    </w:rPr>
                  </w:rPrChange>
                </w:rPr>
                <w:t xml:space="preserve">AGB x </w:t>
              </w:r>
              <w:r w:rsidRPr="001B44B1">
                <w:rPr>
                  <w:rFonts w:eastAsia="Times New Roman"/>
                  <w:color w:val="000000"/>
                </w:rPr>
                <w:t>∆</w:t>
              </w:r>
              <w:r w:rsidRPr="008531D1">
                <w:rPr>
                  <w:rFonts w:eastAsia="Times New Roman"/>
                  <w:color w:val="000000"/>
                  <w:rPrChange w:id="2176" w:author="Nick Smith" w:date="2021-05-17T14:21:00Z">
                    <w:rPr>
                      <w:rFonts w:eastAsia="Times New Roman"/>
                      <w:color w:val="000000"/>
                      <w:sz w:val="20"/>
                      <w:szCs w:val="20"/>
                    </w:rPr>
                  </w:rPrChange>
                </w:rPr>
                <w:t xml:space="preserve">LMA x </w:t>
              </w:r>
              <w:r w:rsidRPr="001B44B1">
                <w:rPr>
                  <w:rFonts w:eastAsia="Times New Roman"/>
                  <w:color w:val="000000"/>
                </w:rPr>
                <w:t>∆</w:t>
              </w:r>
              <w:r w:rsidRPr="008531D1">
                <w:rPr>
                  <w:rFonts w:eastAsia="Times New Roman"/>
                  <w:color w:val="000000"/>
                  <w:rPrChange w:id="2177" w:author="Nick Smith" w:date="2021-05-17T14:21:00Z">
                    <w:rPr>
                      <w:rFonts w:eastAsia="Times New Roman"/>
                      <w:color w:val="000000"/>
                      <w:sz w:val="20"/>
                      <w:szCs w:val="20"/>
                    </w:rPr>
                  </w:rPrChange>
                </w:rPr>
                <w:t>χ</w:t>
              </w:r>
            </w:ins>
          </w:p>
        </w:tc>
        <w:tc>
          <w:tcPr>
            <w:tcW w:w="1083" w:type="pct"/>
            <w:tcBorders>
              <w:bottom w:val="single" w:sz="4" w:space="0" w:color="auto"/>
            </w:tcBorders>
            <w:vAlign w:val="center"/>
          </w:tcPr>
          <w:p w14:paraId="5790091D" w14:textId="77777777" w:rsidR="00D7113F" w:rsidRPr="008531D1" w:rsidRDefault="00D7113F">
            <w:pPr>
              <w:spacing w:line="480" w:lineRule="auto"/>
              <w:contextualSpacing/>
              <w:jc w:val="center"/>
              <w:rPr>
                <w:ins w:id="2178" w:author="Risa" w:date="2021-05-04T14:22:00Z"/>
                <w:rFonts w:eastAsia="Times New Roman"/>
                <w:color w:val="000000"/>
                <w:rPrChange w:id="2179" w:author="Nick Smith" w:date="2021-05-17T14:21:00Z">
                  <w:rPr>
                    <w:ins w:id="2180" w:author="Risa" w:date="2021-05-04T14:22:00Z"/>
                    <w:rFonts w:eastAsia="Times New Roman"/>
                    <w:color w:val="000000"/>
                    <w:sz w:val="20"/>
                    <w:szCs w:val="20"/>
                  </w:rPr>
                </w:rPrChange>
              </w:rPr>
              <w:pPrChange w:id="2181" w:author="Nick Smith" w:date="2021-05-17T14:21:00Z">
                <w:pPr>
                  <w:jc w:val="center"/>
                </w:pPr>
              </w:pPrChange>
            </w:pPr>
            <w:ins w:id="2182" w:author="Risa" w:date="2021-05-04T14:22:00Z">
              <w:r w:rsidRPr="008531D1">
                <w:rPr>
                  <w:rFonts w:eastAsia="Times New Roman"/>
                  <w:color w:val="000000"/>
                  <w:rPrChange w:id="2183" w:author="Nick Smith" w:date="2021-05-17T14:21:00Z">
                    <w:rPr>
                      <w:rFonts w:eastAsia="Times New Roman"/>
                      <w:color w:val="000000"/>
                      <w:sz w:val="20"/>
                      <w:szCs w:val="20"/>
                    </w:rPr>
                  </w:rPrChange>
                </w:rPr>
                <w:t>1</w:t>
              </w:r>
            </w:ins>
          </w:p>
        </w:tc>
        <w:tc>
          <w:tcPr>
            <w:tcW w:w="1083" w:type="pct"/>
            <w:tcBorders>
              <w:bottom w:val="single" w:sz="4" w:space="0" w:color="auto"/>
            </w:tcBorders>
            <w:shd w:val="clear" w:color="auto" w:fill="auto"/>
            <w:noWrap/>
            <w:vAlign w:val="center"/>
            <w:hideMark/>
          </w:tcPr>
          <w:p w14:paraId="4BBA877C" w14:textId="77777777" w:rsidR="00D7113F" w:rsidRPr="008531D1" w:rsidRDefault="00D7113F">
            <w:pPr>
              <w:spacing w:line="480" w:lineRule="auto"/>
              <w:contextualSpacing/>
              <w:jc w:val="center"/>
              <w:rPr>
                <w:ins w:id="2184" w:author="Risa" w:date="2021-05-04T14:22:00Z"/>
                <w:rFonts w:eastAsia="Times New Roman"/>
                <w:color w:val="000000"/>
                <w:rPrChange w:id="2185" w:author="Nick Smith" w:date="2021-05-17T14:21:00Z">
                  <w:rPr>
                    <w:ins w:id="2186" w:author="Risa" w:date="2021-05-04T14:22:00Z"/>
                    <w:rFonts w:eastAsia="Times New Roman"/>
                    <w:color w:val="000000"/>
                    <w:sz w:val="20"/>
                    <w:szCs w:val="20"/>
                  </w:rPr>
                </w:rPrChange>
              </w:rPr>
              <w:pPrChange w:id="2187" w:author="Nick Smith" w:date="2021-05-17T14:21:00Z">
                <w:pPr>
                  <w:jc w:val="center"/>
                </w:pPr>
              </w:pPrChange>
            </w:pPr>
            <w:ins w:id="2188" w:author="Risa" w:date="2021-05-04T14:22:00Z">
              <w:r w:rsidRPr="008531D1">
                <w:rPr>
                  <w:rFonts w:eastAsia="Times New Roman"/>
                  <w:color w:val="000000"/>
                  <w:rPrChange w:id="2189" w:author="Nick Smith" w:date="2021-05-17T14:21:00Z">
                    <w:rPr>
                      <w:rFonts w:eastAsia="Times New Roman"/>
                      <w:color w:val="000000"/>
                      <w:sz w:val="20"/>
                      <w:szCs w:val="20"/>
                    </w:rPr>
                  </w:rPrChange>
                </w:rPr>
                <w:t>2.539</w:t>
              </w:r>
            </w:ins>
          </w:p>
        </w:tc>
        <w:tc>
          <w:tcPr>
            <w:tcW w:w="1083" w:type="pct"/>
            <w:tcBorders>
              <w:bottom w:val="single" w:sz="4" w:space="0" w:color="auto"/>
            </w:tcBorders>
            <w:shd w:val="clear" w:color="auto" w:fill="auto"/>
            <w:noWrap/>
            <w:vAlign w:val="center"/>
            <w:hideMark/>
          </w:tcPr>
          <w:p w14:paraId="4DEC73BE" w14:textId="77777777" w:rsidR="00D7113F" w:rsidRPr="008531D1" w:rsidRDefault="00D7113F">
            <w:pPr>
              <w:spacing w:line="480" w:lineRule="auto"/>
              <w:contextualSpacing/>
              <w:jc w:val="center"/>
              <w:rPr>
                <w:ins w:id="2190" w:author="Risa" w:date="2021-05-04T14:22:00Z"/>
                <w:rFonts w:eastAsia="Times New Roman"/>
                <w:color w:val="000000"/>
                <w:rPrChange w:id="2191" w:author="Nick Smith" w:date="2021-05-17T14:21:00Z">
                  <w:rPr>
                    <w:ins w:id="2192" w:author="Risa" w:date="2021-05-04T14:22:00Z"/>
                    <w:rFonts w:eastAsia="Times New Roman"/>
                    <w:color w:val="000000"/>
                    <w:sz w:val="20"/>
                    <w:szCs w:val="20"/>
                  </w:rPr>
                </w:rPrChange>
              </w:rPr>
              <w:pPrChange w:id="2193" w:author="Nick Smith" w:date="2021-05-17T14:21:00Z">
                <w:pPr>
                  <w:jc w:val="center"/>
                </w:pPr>
              </w:pPrChange>
            </w:pPr>
            <w:ins w:id="2194" w:author="Risa" w:date="2021-05-04T14:22:00Z">
              <w:r w:rsidRPr="008531D1">
                <w:rPr>
                  <w:rFonts w:eastAsia="Times New Roman"/>
                  <w:color w:val="000000"/>
                  <w:rPrChange w:id="2195" w:author="Nick Smith" w:date="2021-05-17T14:21:00Z">
                    <w:rPr>
                      <w:rFonts w:eastAsia="Times New Roman"/>
                      <w:color w:val="000000"/>
                      <w:sz w:val="20"/>
                      <w:szCs w:val="20"/>
                    </w:rPr>
                  </w:rPrChange>
                </w:rPr>
                <w:t>0.111</w:t>
              </w:r>
            </w:ins>
          </w:p>
        </w:tc>
      </w:tr>
    </w:tbl>
    <w:p w14:paraId="317CCD69" w14:textId="5A43BB5D" w:rsidR="00AE1760" w:rsidRPr="008531D1" w:rsidRDefault="00AE1760">
      <w:pPr>
        <w:spacing w:line="480" w:lineRule="auto"/>
        <w:contextualSpacing/>
        <w:rPr>
          <w:ins w:id="2196" w:author="Risa" w:date="2021-04-30T08:58:00Z"/>
          <w:rPrChange w:id="2197" w:author="Nick Smith" w:date="2021-05-17T14:21:00Z">
            <w:rPr>
              <w:ins w:id="2198" w:author="Risa" w:date="2021-04-30T08:58:00Z"/>
              <w:sz w:val="20"/>
              <w:szCs w:val="20"/>
            </w:rPr>
          </w:rPrChange>
        </w:rPr>
        <w:pPrChange w:id="2199" w:author="Nick Smith" w:date="2021-05-17T14:21:00Z">
          <w:pPr/>
        </w:pPrChange>
      </w:pPr>
      <w:ins w:id="2200" w:author="Risa" w:date="2021-04-30T08:58:00Z">
        <w:r w:rsidRPr="008531D1">
          <w:rPr>
            <w:rPrChange w:id="2201" w:author="Nick Smith" w:date="2021-05-17T14:21:00Z">
              <w:rPr>
                <w:sz w:val="20"/>
                <w:szCs w:val="20"/>
              </w:rPr>
            </w:rPrChange>
          </w:rPr>
          <w:t xml:space="preserve">* P-values &lt; 0.05 are bolded and &lt; 0.1 are italicized. </w:t>
        </w:r>
      </w:ins>
      <w:ins w:id="2202" w:author="Risa" w:date="2021-05-06T15:23:00Z">
        <w:r w:rsidR="00E05F61" w:rsidRPr="008531D1">
          <w:rPr>
            <w:rPrChange w:id="2203" w:author="Nick Smith" w:date="2021-05-17T14:21:00Z">
              <w:rPr>
                <w:sz w:val="20"/>
                <w:szCs w:val="20"/>
              </w:rPr>
            </w:rPrChange>
          </w:rPr>
          <w:t xml:space="preserve">Sample size is 310. </w:t>
        </w:r>
      </w:ins>
      <w:ins w:id="2204" w:author="Risa" w:date="2021-04-30T08:58:00Z">
        <w:r w:rsidRPr="008531D1">
          <w:rPr>
            <w:rPrChange w:id="2205" w:author="Nick Smith" w:date="2021-05-17T14:21:00Z">
              <w:rPr>
                <w:sz w:val="20"/>
                <w:szCs w:val="20"/>
              </w:rPr>
            </w:rPrChange>
          </w:rPr>
          <w:t xml:space="preserve">Key: </w:t>
        </w:r>
        <w:r w:rsidRPr="008531D1">
          <w:rPr>
            <w:rFonts w:eastAsia="Times New Roman"/>
            <w:color w:val="000000"/>
            <w:rPrChange w:id="2206" w:author="Nick Smith" w:date="2021-05-17T14:21:00Z">
              <w:rPr>
                <w:rFonts w:eastAsia="Times New Roman"/>
                <w:color w:val="000000"/>
                <w:sz w:val="20"/>
                <w:szCs w:val="20"/>
              </w:rPr>
            </w:rPrChange>
          </w:rPr>
          <w:t>χ = ratio of intercellular to extracellular CO</w:t>
        </w:r>
        <w:r w:rsidRPr="008531D1">
          <w:rPr>
            <w:rFonts w:eastAsia="Times New Roman"/>
            <w:color w:val="000000"/>
            <w:vertAlign w:val="subscript"/>
            <w:rPrChange w:id="2207" w:author="Nick Smith" w:date="2021-05-17T14:21:00Z">
              <w:rPr>
                <w:rFonts w:eastAsia="Times New Roman"/>
                <w:color w:val="000000"/>
                <w:sz w:val="20"/>
                <w:szCs w:val="20"/>
                <w:vertAlign w:val="subscript"/>
              </w:rPr>
            </w:rPrChange>
          </w:rPr>
          <w:t>2</w:t>
        </w:r>
        <w:r w:rsidRPr="008531D1">
          <w:rPr>
            <w:rFonts w:eastAsia="Times New Roman"/>
            <w:color w:val="000000"/>
            <w:rPrChange w:id="2208" w:author="Nick Smith" w:date="2021-05-17T14:21:00Z">
              <w:rPr>
                <w:rFonts w:eastAsia="Times New Roman"/>
                <w:color w:val="000000"/>
                <w:sz w:val="20"/>
                <w:szCs w:val="20"/>
              </w:rPr>
            </w:rPrChange>
          </w:rPr>
          <w:t xml:space="preserve"> concentration</w:t>
        </w:r>
        <w:r w:rsidRPr="008531D1">
          <w:rPr>
            <w:rPrChange w:id="2209" w:author="Nick Smith" w:date="2021-05-17T14:21:00Z">
              <w:rPr>
                <w:sz w:val="20"/>
                <w:szCs w:val="20"/>
              </w:rPr>
            </w:rPrChange>
          </w:rPr>
          <w:t xml:space="preserve">, </w:t>
        </w:r>
        <w:proofErr w:type="spellStart"/>
        <w:r w:rsidRPr="008531D1">
          <w:rPr>
            <w:i/>
            <w:iCs/>
            <w:rPrChange w:id="2210" w:author="Nick Smith" w:date="2021-05-17T14:21:00Z">
              <w:rPr>
                <w:i/>
                <w:iCs/>
                <w:sz w:val="20"/>
                <w:szCs w:val="20"/>
              </w:rPr>
            </w:rPrChange>
          </w:rPr>
          <w:t>M</w:t>
        </w:r>
        <w:r w:rsidRPr="008531D1">
          <w:rPr>
            <w:vertAlign w:val="subscript"/>
            <w:rPrChange w:id="2211" w:author="Nick Smith" w:date="2021-05-17T14:21:00Z">
              <w:rPr>
                <w:sz w:val="20"/>
                <w:szCs w:val="20"/>
                <w:vertAlign w:val="subscript"/>
              </w:rPr>
            </w:rPrChange>
          </w:rPr>
          <w:t>area</w:t>
        </w:r>
        <w:proofErr w:type="spellEnd"/>
        <w:r w:rsidRPr="008531D1">
          <w:rPr>
            <w:rPrChange w:id="2212" w:author="Nick Smith" w:date="2021-05-17T14:21:00Z">
              <w:rPr>
                <w:sz w:val="20"/>
                <w:szCs w:val="20"/>
              </w:rPr>
            </w:rPrChange>
          </w:rPr>
          <w:t xml:space="preserve"> = leaf mass per leaf area.</w:t>
        </w:r>
      </w:ins>
    </w:p>
    <w:p w14:paraId="414EB420" w14:textId="77777777" w:rsidR="00827B83" w:rsidRPr="008531D1" w:rsidRDefault="00827B83">
      <w:pPr>
        <w:spacing w:line="480" w:lineRule="auto"/>
        <w:contextualSpacing/>
        <w:rPr>
          <w:ins w:id="2213" w:author="Risa" w:date="2021-04-28T15:17:00Z"/>
          <w:rPrChange w:id="2214" w:author="Nick Smith" w:date="2021-05-17T14:21:00Z">
            <w:rPr>
              <w:ins w:id="2215" w:author="Risa" w:date="2021-04-28T15:17:00Z"/>
              <w:sz w:val="20"/>
              <w:szCs w:val="20"/>
            </w:rPr>
          </w:rPrChange>
        </w:rPr>
        <w:pPrChange w:id="2216" w:author="Nick Smith" w:date="2021-05-17T14:21:00Z">
          <w:pPr/>
        </w:pPrChange>
      </w:pPr>
    </w:p>
    <w:p w14:paraId="576C0A1B" w14:textId="34DC28B1" w:rsidR="00745361" w:rsidRPr="001B44B1" w:rsidRDefault="000D3DDB">
      <w:pPr>
        <w:spacing w:line="480" w:lineRule="auto"/>
        <w:contextualSpacing/>
        <w:rPr>
          <w:ins w:id="2217" w:author="Risa" w:date="2021-04-29T14:50:00Z"/>
          <w:rFonts w:eastAsia="Times New Roman"/>
          <w:b/>
          <w:bCs/>
          <w:color w:val="000000"/>
        </w:rPr>
        <w:pPrChange w:id="2218" w:author="Nick Smith" w:date="2021-05-17T14:21:00Z">
          <w:pPr>
            <w:spacing w:line="480" w:lineRule="auto"/>
          </w:pPr>
        </w:pPrChange>
      </w:pPr>
      <w:ins w:id="2219" w:author="Risa" w:date="2021-04-29T14:55:00Z">
        <w:r w:rsidRPr="001B44B1">
          <w:rPr>
            <w:rFonts w:eastAsia="Times New Roman"/>
            <w:b/>
            <w:bCs/>
            <w:color w:val="000000"/>
          </w:rPr>
          <w:t>Table 6.</w:t>
        </w:r>
      </w:ins>
      <w:ins w:id="2220" w:author="Risa" w:date="2021-05-04T14:41:00Z">
        <w:r w:rsidR="002106E3" w:rsidRPr="008531D1">
          <w:rPr>
            <w:rFonts w:eastAsia="Times New Roman"/>
            <w:b/>
            <w:bCs/>
            <w:color w:val="000000"/>
            <w:rPrChange w:id="2221" w:author="Nick Smith" w:date="2021-05-17T14:21:00Z">
              <w:rPr>
                <w:rFonts w:eastAsia="Times New Roman"/>
                <w:b/>
                <w:bCs/>
                <w:color w:val="000000"/>
                <w:sz w:val="20"/>
                <w:szCs w:val="20"/>
              </w:rPr>
            </w:rPrChange>
          </w:rPr>
          <w:t xml:space="preserve"> </w:t>
        </w:r>
      </w:ins>
      <w:ins w:id="2222" w:author="Risa" w:date="2021-05-04T14:45:00Z">
        <w:r w:rsidR="002106E3" w:rsidRPr="008531D1">
          <w:rPr>
            <w:rFonts w:eastAsia="Times New Roman"/>
            <w:color w:val="000000"/>
            <w:rPrChange w:id="2223" w:author="Nick Smith" w:date="2021-05-17T14:21:00Z">
              <w:rPr>
                <w:rFonts w:eastAsia="Times New Roman"/>
                <w:b/>
                <w:bCs/>
                <w:color w:val="000000"/>
                <w:sz w:val="20"/>
                <w:szCs w:val="20"/>
              </w:rPr>
            </w:rPrChange>
          </w:rPr>
          <w:t>Results from Tukey’s HSD test for comparisons of means and slopes</w:t>
        </w:r>
        <w:r w:rsidR="002106E3" w:rsidRPr="008531D1">
          <w:rPr>
            <w:rFonts w:eastAsia="Times New Roman"/>
            <w:color w:val="000000"/>
            <w:rPrChange w:id="2224" w:author="Nick Smith" w:date="2021-05-17T14:21:00Z">
              <w:rPr>
                <w:rFonts w:eastAsia="Times New Roman"/>
                <w:color w:val="000000"/>
                <w:sz w:val="20"/>
                <w:szCs w:val="20"/>
              </w:rPr>
            </w:rPrChange>
          </w:rPr>
          <w:t xml:space="preserve"> </w:t>
        </w:r>
      </w:ins>
      <w:ins w:id="2225" w:author="Risa" w:date="2021-05-04T14:46:00Z">
        <w:r w:rsidR="007A06B9" w:rsidRPr="008531D1">
          <w:rPr>
            <w:rFonts w:eastAsia="Times New Roman"/>
            <w:color w:val="000000"/>
            <w:rPrChange w:id="2226" w:author="Nick Smith" w:date="2021-05-17T14:21:00Z">
              <w:rPr>
                <w:rFonts w:eastAsia="Times New Roman"/>
                <w:color w:val="000000"/>
                <w:sz w:val="20"/>
                <w:szCs w:val="20"/>
              </w:rPr>
            </w:rPrChange>
          </w:rPr>
          <w:t>of</w:t>
        </w:r>
      </w:ins>
      <w:ins w:id="2227" w:author="Risa" w:date="2021-05-04T14:45:00Z">
        <w:r w:rsidR="002106E3" w:rsidRPr="008531D1">
          <w:rPr>
            <w:rFonts w:eastAsia="Times New Roman"/>
            <w:color w:val="000000"/>
            <w:rPrChange w:id="2228" w:author="Nick Smith" w:date="2021-05-17T14:21:00Z">
              <w:rPr>
                <w:rFonts w:eastAsia="Times New Roman"/>
                <w:color w:val="000000"/>
                <w:sz w:val="20"/>
                <w:szCs w:val="20"/>
              </w:rPr>
            </w:rPrChange>
          </w:rPr>
          <w:t xml:space="preserve"> the ∆</w:t>
        </w:r>
        <w:proofErr w:type="spellStart"/>
        <w:r w:rsidR="002106E3" w:rsidRPr="008531D1">
          <w:rPr>
            <w:rFonts w:eastAsia="Times New Roman"/>
            <w:i/>
            <w:iCs/>
            <w:color w:val="000000"/>
            <w:rPrChange w:id="2229" w:author="Nick Smith" w:date="2021-05-17T14:21:00Z">
              <w:rPr>
                <w:rFonts w:eastAsia="Times New Roman"/>
                <w:i/>
                <w:iCs/>
                <w:color w:val="000000"/>
                <w:sz w:val="20"/>
                <w:szCs w:val="20"/>
              </w:rPr>
            </w:rPrChange>
          </w:rPr>
          <w:t>N</w:t>
        </w:r>
        <w:r w:rsidR="002106E3" w:rsidRPr="008531D1">
          <w:rPr>
            <w:rFonts w:eastAsia="Times New Roman"/>
            <w:color w:val="000000"/>
            <w:vertAlign w:val="subscript"/>
            <w:rPrChange w:id="2230" w:author="Nick Smith" w:date="2021-05-17T14:21:00Z">
              <w:rPr>
                <w:rFonts w:eastAsia="Times New Roman"/>
                <w:color w:val="000000"/>
                <w:sz w:val="20"/>
                <w:szCs w:val="20"/>
                <w:vertAlign w:val="subscript"/>
              </w:rPr>
            </w:rPrChange>
          </w:rPr>
          <w:t>area</w:t>
        </w:r>
        <w:proofErr w:type="spellEnd"/>
        <w:r w:rsidR="002106E3" w:rsidRPr="008531D1">
          <w:rPr>
            <w:rFonts w:eastAsia="Times New Roman"/>
            <w:b/>
            <w:bCs/>
            <w:color w:val="000000"/>
            <w:rPrChange w:id="2231" w:author="Nick Smith" w:date="2021-05-17T14:21:00Z">
              <w:rPr>
                <w:rFonts w:eastAsia="Times New Roman"/>
                <w:b/>
                <w:bCs/>
                <w:color w:val="000000"/>
                <w:sz w:val="20"/>
                <w:szCs w:val="20"/>
              </w:rPr>
            </w:rPrChange>
          </w:rPr>
          <w:t xml:space="preserve"> </w:t>
        </w:r>
        <w:r w:rsidR="002106E3" w:rsidRPr="008531D1">
          <w:rPr>
            <w:rFonts w:eastAsia="Times New Roman"/>
            <w:color w:val="000000"/>
            <w:rPrChange w:id="2232" w:author="Nick Smith" w:date="2021-05-17T14:21:00Z">
              <w:rPr>
                <w:rFonts w:eastAsia="Times New Roman"/>
                <w:color w:val="000000"/>
                <w:sz w:val="20"/>
                <w:szCs w:val="20"/>
              </w:rPr>
            </w:rPrChange>
          </w:rPr>
          <w:t xml:space="preserve">linear mixed effects </w:t>
        </w:r>
        <w:proofErr w:type="gramStart"/>
        <w:r w:rsidR="002106E3" w:rsidRPr="008531D1">
          <w:rPr>
            <w:rFonts w:eastAsia="Times New Roman"/>
            <w:color w:val="000000"/>
            <w:rPrChange w:id="2233" w:author="Nick Smith" w:date="2021-05-17T14:21:00Z">
              <w:rPr>
                <w:rFonts w:eastAsia="Times New Roman"/>
                <w:color w:val="000000"/>
                <w:sz w:val="20"/>
                <w:szCs w:val="20"/>
              </w:rPr>
            </w:rPrChange>
          </w:rPr>
          <w:t>model</w:t>
        </w:r>
      </w:ins>
      <w:ins w:id="2234" w:author="Risa" w:date="2021-05-04T14:42:00Z">
        <w:r w:rsidR="002106E3" w:rsidRPr="008531D1">
          <w:rPr>
            <w:rFonts w:eastAsia="Times New Roman"/>
            <w:color w:val="000000"/>
            <w:rPrChange w:id="2235" w:author="Nick Smith" w:date="2021-05-17T14:21:00Z">
              <w:rPr>
                <w:rFonts w:eastAsia="Times New Roman"/>
                <w:color w:val="000000"/>
                <w:sz w:val="20"/>
                <w:szCs w:val="20"/>
              </w:rPr>
            </w:rPrChange>
          </w:rPr>
          <w:t>.*</w:t>
        </w:r>
      </w:ins>
      <w:proofErr w:type="gramEnd"/>
    </w:p>
    <w:tbl>
      <w:tblPr>
        <w:tblW w:w="5003" w:type="pct"/>
        <w:tblLook w:val="04A0" w:firstRow="1" w:lastRow="0" w:firstColumn="1" w:lastColumn="0" w:noHBand="0" w:noVBand="1"/>
        <w:tblPrChange w:id="2236" w:author="Risa" w:date="2021-05-04T17:17:00Z">
          <w:tblPr>
            <w:tblW w:w="5003" w:type="pct"/>
            <w:tblLook w:val="04A0" w:firstRow="1" w:lastRow="0" w:firstColumn="1" w:lastColumn="0" w:noHBand="0" w:noVBand="1"/>
          </w:tblPr>
        </w:tblPrChange>
      </w:tblPr>
      <w:tblGrid>
        <w:gridCol w:w="1440"/>
        <w:gridCol w:w="3868"/>
        <w:gridCol w:w="2029"/>
        <w:gridCol w:w="2029"/>
        <w:tblGridChange w:id="2237">
          <w:tblGrid>
            <w:gridCol w:w="3279"/>
            <w:gridCol w:w="2029"/>
            <w:gridCol w:w="2029"/>
            <w:gridCol w:w="2029"/>
          </w:tblGrid>
        </w:tblGridChange>
      </w:tblGrid>
      <w:tr w:rsidR="00A07568" w:rsidRPr="00771C52" w14:paraId="42921227" w14:textId="77777777" w:rsidTr="007B4434">
        <w:trPr>
          <w:trHeight w:val="320"/>
          <w:ins w:id="2238" w:author="Risa" w:date="2021-04-29T14:50:00Z"/>
          <w:trPrChange w:id="2239" w:author="Risa" w:date="2021-05-04T17:17:00Z">
            <w:trPr>
              <w:trHeight w:val="320"/>
            </w:trPr>
          </w:trPrChange>
        </w:trPr>
        <w:tc>
          <w:tcPr>
            <w:tcW w:w="769" w:type="pct"/>
            <w:tcBorders>
              <w:top w:val="single" w:sz="4" w:space="0" w:color="auto"/>
              <w:bottom w:val="single" w:sz="4" w:space="0" w:color="auto"/>
            </w:tcBorders>
            <w:shd w:val="clear" w:color="auto" w:fill="auto"/>
            <w:noWrap/>
            <w:vAlign w:val="center"/>
            <w:hideMark/>
            <w:tcPrChange w:id="2240" w:author="Risa" w:date="2021-05-04T17:17:00Z">
              <w:tcPr>
                <w:tcW w:w="1751" w:type="pct"/>
                <w:tcBorders>
                  <w:top w:val="single" w:sz="4" w:space="0" w:color="auto"/>
                  <w:bottom w:val="single" w:sz="4" w:space="0" w:color="auto"/>
                </w:tcBorders>
                <w:shd w:val="clear" w:color="auto" w:fill="auto"/>
                <w:noWrap/>
                <w:vAlign w:val="center"/>
                <w:hideMark/>
              </w:tcPr>
            </w:tcPrChange>
          </w:tcPr>
          <w:p w14:paraId="0A3EFA96" w14:textId="77777777" w:rsidR="00A07568" w:rsidRPr="008531D1" w:rsidRDefault="00A07568">
            <w:pPr>
              <w:spacing w:line="480" w:lineRule="auto"/>
              <w:contextualSpacing/>
              <w:jc w:val="center"/>
              <w:rPr>
                <w:ins w:id="2241" w:author="Risa" w:date="2021-04-29T14:50:00Z"/>
                <w:rFonts w:eastAsia="Times New Roman"/>
                <w:b/>
                <w:bCs/>
                <w:color w:val="000000"/>
                <w:rPrChange w:id="2242" w:author="Nick Smith" w:date="2021-05-17T14:21:00Z">
                  <w:rPr>
                    <w:ins w:id="2243" w:author="Risa" w:date="2021-04-29T14:50:00Z"/>
                    <w:rFonts w:eastAsia="Times New Roman"/>
                    <w:b/>
                    <w:bCs/>
                    <w:color w:val="000000"/>
                    <w:sz w:val="20"/>
                    <w:szCs w:val="20"/>
                  </w:rPr>
                </w:rPrChange>
              </w:rPr>
              <w:pPrChange w:id="2244" w:author="Nick Smith" w:date="2021-05-17T14:21:00Z">
                <w:pPr>
                  <w:jc w:val="center"/>
                </w:pPr>
              </w:pPrChange>
            </w:pPr>
          </w:p>
        </w:tc>
        <w:tc>
          <w:tcPr>
            <w:tcW w:w="2065" w:type="pct"/>
            <w:tcBorders>
              <w:top w:val="single" w:sz="4" w:space="0" w:color="auto"/>
              <w:bottom w:val="single" w:sz="4" w:space="0" w:color="auto"/>
            </w:tcBorders>
            <w:shd w:val="clear" w:color="auto" w:fill="auto"/>
            <w:noWrap/>
            <w:vAlign w:val="center"/>
            <w:hideMark/>
            <w:tcPrChange w:id="2245" w:author="Risa" w:date="2021-05-04T17:17:00Z">
              <w:tcPr>
                <w:tcW w:w="1083" w:type="pct"/>
                <w:tcBorders>
                  <w:top w:val="single" w:sz="4" w:space="0" w:color="auto"/>
                  <w:bottom w:val="single" w:sz="4" w:space="0" w:color="auto"/>
                </w:tcBorders>
                <w:shd w:val="clear" w:color="auto" w:fill="auto"/>
                <w:noWrap/>
                <w:vAlign w:val="center"/>
                <w:hideMark/>
              </w:tcPr>
            </w:tcPrChange>
          </w:tcPr>
          <w:p w14:paraId="2D20085D" w14:textId="010CE178" w:rsidR="00A07568" w:rsidRPr="008531D1" w:rsidRDefault="00A07568">
            <w:pPr>
              <w:spacing w:line="480" w:lineRule="auto"/>
              <w:contextualSpacing/>
              <w:jc w:val="center"/>
              <w:rPr>
                <w:ins w:id="2246" w:author="Risa" w:date="2021-04-29T14:50:00Z"/>
                <w:rFonts w:eastAsia="Times New Roman"/>
                <w:b/>
                <w:bCs/>
                <w:color w:val="000000"/>
                <w:rPrChange w:id="2247" w:author="Nick Smith" w:date="2021-05-17T14:21:00Z">
                  <w:rPr>
                    <w:ins w:id="2248" w:author="Risa" w:date="2021-04-29T14:50:00Z"/>
                    <w:rFonts w:eastAsia="Times New Roman"/>
                    <w:b/>
                    <w:bCs/>
                    <w:color w:val="000000"/>
                    <w:sz w:val="20"/>
                    <w:szCs w:val="20"/>
                    <w:vertAlign w:val="superscript"/>
                  </w:rPr>
                </w:rPrChange>
              </w:rPr>
              <w:pPrChange w:id="2249" w:author="Nick Smith" w:date="2021-05-17T14:21:00Z">
                <w:pPr>
                  <w:jc w:val="center"/>
                </w:pPr>
              </w:pPrChange>
            </w:pPr>
            <w:ins w:id="2250" w:author="Risa" w:date="2021-04-29T14:50:00Z">
              <w:r w:rsidRPr="008531D1">
                <w:rPr>
                  <w:rFonts w:eastAsia="Times New Roman"/>
                  <w:b/>
                  <w:bCs/>
                  <w:color w:val="000000"/>
                  <w:rPrChange w:id="2251" w:author="Nick Smith" w:date="2021-05-17T14:21:00Z">
                    <w:rPr>
                      <w:rFonts w:eastAsia="Times New Roman"/>
                      <w:b/>
                      <w:bCs/>
                      <w:color w:val="000000"/>
                      <w:sz w:val="20"/>
                      <w:szCs w:val="20"/>
                    </w:rPr>
                  </w:rPrChange>
                </w:rPr>
                <w:t>Slope</w:t>
              </w:r>
            </w:ins>
          </w:p>
        </w:tc>
        <w:tc>
          <w:tcPr>
            <w:tcW w:w="1083" w:type="pct"/>
            <w:tcBorders>
              <w:top w:val="single" w:sz="4" w:space="0" w:color="auto"/>
              <w:bottom w:val="single" w:sz="4" w:space="0" w:color="auto"/>
            </w:tcBorders>
            <w:shd w:val="clear" w:color="auto" w:fill="auto"/>
            <w:noWrap/>
            <w:vAlign w:val="center"/>
            <w:hideMark/>
            <w:tcPrChange w:id="2252" w:author="Risa" w:date="2021-05-04T17:17:00Z">
              <w:tcPr>
                <w:tcW w:w="1083" w:type="pct"/>
                <w:tcBorders>
                  <w:top w:val="single" w:sz="4" w:space="0" w:color="auto"/>
                  <w:bottom w:val="single" w:sz="4" w:space="0" w:color="auto"/>
                </w:tcBorders>
                <w:shd w:val="clear" w:color="auto" w:fill="auto"/>
                <w:noWrap/>
                <w:vAlign w:val="center"/>
                <w:hideMark/>
              </w:tcPr>
            </w:tcPrChange>
          </w:tcPr>
          <w:p w14:paraId="40ED9048" w14:textId="67C69F42" w:rsidR="00A07568" w:rsidRPr="008531D1" w:rsidRDefault="00A07568">
            <w:pPr>
              <w:spacing w:line="480" w:lineRule="auto"/>
              <w:contextualSpacing/>
              <w:jc w:val="center"/>
              <w:rPr>
                <w:ins w:id="2253" w:author="Risa" w:date="2021-04-29T14:50:00Z"/>
                <w:rFonts w:eastAsia="Times New Roman"/>
                <w:b/>
                <w:bCs/>
                <w:color w:val="000000"/>
                <w:rPrChange w:id="2254" w:author="Nick Smith" w:date="2021-05-17T14:21:00Z">
                  <w:rPr>
                    <w:ins w:id="2255" w:author="Risa" w:date="2021-04-29T14:50:00Z"/>
                    <w:rFonts w:eastAsia="Times New Roman"/>
                    <w:b/>
                    <w:bCs/>
                    <w:color w:val="000000"/>
                    <w:sz w:val="20"/>
                    <w:szCs w:val="20"/>
                  </w:rPr>
                </w:rPrChange>
              </w:rPr>
              <w:pPrChange w:id="2256" w:author="Nick Smith" w:date="2021-05-17T14:21:00Z">
                <w:pPr>
                  <w:jc w:val="center"/>
                </w:pPr>
              </w:pPrChange>
            </w:pPr>
            <w:ins w:id="2257" w:author="Risa" w:date="2021-04-29T14:50:00Z">
              <w:r w:rsidRPr="008531D1">
                <w:rPr>
                  <w:rFonts w:eastAsia="Times New Roman"/>
                  <w:b/>
                  <w:bCs/>
                  <w:color w:val="000000"/>
                  <w:rPrChange w:id="2258" w:author="Nick Smith" w:date="2021-05-17T14:21:00Z">
                    <w:rPr>
                      <w:rFonts w:eastAsia="Times New Roman"/>
                      <w:b/>
                      <w:bCs/>
                      <w:color w:val="000000"/>
                      <w:sz w:val="20"/>
                      <w:szCs w:val="20"/>
                    </w:rPr>
                  </w:rPrChange>
                </w:rPr>
                <w:t>Intercept</w:t>
              </w:r>
            </w:ins>
          </w:p>
        </w:tc>
        <w:tc>
          <w:tcPr>
            <w:tcW w:w="1083" w:type="pct"/>
            <w:tcBorders>
              <w:top w:val="single" w:sz="4" w:space="0" w:color="auto"/>
              <w:bottom w:val="single" w:sz="4" w:space="0" w:color="auto"/>
            </w:tcBorders>
            <w:shd w:val="clear" w:color="auto" w:fill="auto"/>
            <w:noWrap/>
            <w:vAlign w:val="center"/>
            <w:hideMark/>
            <w:tcPrChange w:id="2259" w:author="Risa" w:date="2021-05-04T17:17:00Z">
              <w:tcPr>
                <w:tcW w:w="1083" w:type="pct"/>
                <w:tcBorders>
                  <w:top w:val="single" w:sz="4" w:space="0" w:color="auto"/>
                  <w:bottom w:val="single" w:sz="4" w:space="0" w:color="auto"/>
                </w:tcBorders>
                <w:shd w:val="clear" w:color="auto" w:fill="auto"/>
                <w:noWrap/>
                <w:vAlign w:val="center"/>
                <w:hideMark/>
              </w:tcPr>
            </w:tcPrChange>
          </w:tcPr>
          <w:p w14:paraId="74C4F258" w14:textId="77777777" w:rsidR="00A07568" w:rsidRPr="008531D1" w:rsidRDefault="00A07568">
            <w:pPr>
              <w:spacing w:line="480" w:lineRule="auto"/>
              <w:contextualSpacing/>
              <w:jc w:val="center"/>
              <w:rPr>
                <w:ins w:id="2260" w:author="Risa" w:date="2021-04-29T14:50:00Z"/>
                <w:rFonts w:eastAsia="Times New Roman"/>
                <w:b/>
                <w:bCs/>
                <w:i/>
                <w:iCs/>
                <w:color w:val="000000"/>
                <w:rPrChange w:id="2261" w:author="Nick Smith" w:date="2021-05-17T14:21:00Z">
                  <w:rPr>
                    <w:ins w:id="2262" w:author="Risa" w:date="2021-04-29T14:50:00Z"/>
                    <w:rFonts w:eastAsia="Times New Roman"/>
                    <w:b/>
                    <w:bCs/>
                    <w:i/>
                    <w:iCs/>
                    <w:color w:val="000000"/>
                    <w:sz w:val="20"/>
                    <w:szCs w:val="20"/>
                  </w:rPr>
                </w:rPrChange>
              </w:rPr>
              <w:pPrChange w:id="2263" w:author="Nick Smith" w:date="2021-05-17T14:21:00Z">
                <w:pPr>
                  <w:jc w:val="center"/>
                </w:pPr>
              </w:pPrChange>
            </w:pPr>
            <w:ins w:id="2264" w:author="Risa" w:date="2021-04-29T14:50:00Z">
              <w:r w:rsidRPr="008531D1">
                <w:rPr>
                  <w:rFonts w:eastAsia="Times New Roman"/>
                  <w:b/>
                  <w:bCs/>
                  <w:i/>
                  <w:iCs/>
                  <w:color w:val="000000"/>
                  <w:rPrChange w:id="2265" w:author="Nick Smith" w:date="2021-05-17T14:21:00Z">
                    <w:rPr>
                      <w:rFonts w:eastAsia="Times New Roman"/>
                      <w:b/>
                      <w:bCs/>
                      <w:i/>
                      <w:iCs/>
                      <w:color w:val="000000"/>
                      <w:sz w:val="20"/>
                      <w:szCs w:val="20"/>
                    </w:rPr>
                  </w:rPrChange>
                </w:rPr>
                <w:t>p</w:t>
              </w:r>
            </w:ins>
          </w:p>
        </w:tc>
      </w:tr>
      <w:tr w:rsidR="00A07568" w:rsidRPr="00771C52" w14:paraId="598D5C88" w14:textId="77777777" w:rsidTr="007B4434">
        <w:trPr>
          <w:trHeight w:val="320"/>
          <w:ins w:id="2266" w:author="Risa" w:date="2021-04-29T14:50:00Z"/>
          <w:trPrChange w:id="2267" w:author="Risa" w:date="2021-05-04T17:17:00Z">
            <w:trPr>
              <w:trHeight w:val="320"/>
            </w:trPr>
          </w:trPrChange>
        </w:trPr>
        <w:tc>
          <w:tcPr>
            <w:tcW w:w="769" w:type="pct"/>
            <w:tcBorders>
              <w:top w:val="single" w:sz="4" w:space="0" w:color="auto"/>
            </w:tcBorders>
            <w:shd w:val="clear" w:color="auto" w:fill="auto"/>
            <w:noWrap/>
            <w:vAlign w:val="center"/>
            <w:hideMark/>
            <w:tcPrChange w:id="2268" w:author="Risa" w:date="2021-05-04T17:17:00Z">
              <w:tcPr>
                <w:tcW w:w="1751" w:type="pct"/>
                <w:tcBorders>
                  <w:top w:val="single" w:sz="4" w:space="0" w:color="auto"/>
                </w:tcBorders>
                <w:shd w:val="clear" w:color="auto" w:fill="auto"/>
                <w:noWrap/>
                <w:vAlign w:val="center"/>
                <w:hideMark/>
              </w:tcPr>
            </w:tcPrChange>
          </w:tcPr>
          <w:p w14:paraId="78CF497E" w14:textId="1E903C73" w:rsidR="00A07568" w:rsidRPr="008531D1" w:rsidRDefault="00CD0AB6">
            <w:pPr>
              <w:spacing w:line="480" w:lineRule="auto"/>
              <w:contextualSpacing/>
              <w:rPr>
                <w:ins w:id="2269" w:author="Risa" w:date="2021-04-29T14:50:00Z"/>
                <w:rFonts w:eastAsia="Times New Roman"/>
                <w:color w:val="000000"/>
                <w:rPrChange w:id="2270" w:author="Nick Smith" w:date="2021-05-17T14:21:00Z">
                  <w:rPr>
                    <w:ins w:id="2271" w:author="Risa" w:date="2021-04-29T14:50:00Z"/>
                    <w:rFonts w:eastAsia="Times New Roman"/>
                    <w:color w:val="000000"/>
                    <w:sz w:val="20"/>
                    <w:szCs w:val="20"/>
                  </w:rPr>
                </w:rPrChange>
              </w:rPr>
              <w:pPrChange w:id="2272" w:author="Nick Smith" w:date="2021-05-17T14:21:00Z">
                <w:pPr/>
              </w:pPrChange>
            </w:pPr>
            <w:ins w:id="2273" w:author="Risa" w:date="2021-04-30T17:06:00Z">
              <w:r w:rsidRPr="008531D1">
                <w:rPr>
                  <w:rFonts w:eastAsia="Times New Roman"/>
                  <w:color w:val="000000"/>
                  <w:rPrChange w:id="2274" w:author="Nick Smith" w:date="2021-05-17T14:21:00Z">
                    <w:rPr>
                      <w:rFonts w:eastAsia="Times New Roman"/>
                      <w:color w:val="000000"/>
                      <w:sz w:val="20"/>
                      <w:szCs w:val="20"/>
                    </w:rPr>
                  </w:rPrChange>
                </w:rPr>
                <w:t>∆</w:t>
              </w:r>
            </w:ins>
            <w:proofErr w:type="spellStart"/>
            <w:ins w:id="2275" w:author="Risa" w:date="2021-04-30T17:05:00Z">
              <w:r w:rsidRPr="008531D1">
                <w:rPr>
                  <w:rFonts w:eastAsia="Times New Roman"/>
                  <w:i/>
                  <w:iCs/>
                  <w:color w:val="000000"/>
                  <w:rPrChange w:id="2276" w:author="Nick Smith" w:date="2021-05-17T14:21:00Z">
                    <w:rPr>
                      <w:rFonts w:eastAsia="Times New Roman"/>
                      <w:color w:val="000000"/>
                      <w:sz w:val="20"/>
                      <w:szCs w:val="20"/>
                    </w:rPr>
                  </w:rPrChange>
                </w:rPr>
                <w:t>M</w:t>
              </w:r>
            </w:ins>
            <w:ins w:id="2277" w:author="Risa" w:date="2021-04-30T17:06:00Z">
              <w:r w:rsidRPr="008531D1">
                <w:rPr>
                  <w:rFonts w:eastAsia="Times New Roman"/>
                  <w:color w:val="000000"/>
                  <w:vertAlign w:val="subscript"/>
                  <w:rPrChange w:id="2278" w:author="Nick Smith" w:date="2021-05-17T14:21:00Z">
                    <w:rPr>
                      <w:rFonts w:eastAsia="Times New Roman"/>
                      <w:color w:val="000000"/>
                      <w:sz w:val="20"/>
                      <w:szCs w:val="20"/>
                      <w:vertAlign w:val="subscript"/>
                    </w:rPr>
                  </w:rPrChange>
                </w:rPr>
                <w:t>area</w:t>
              </w:r>
            </w:ins>
            <w:proofErr w:type="spellEnd"/>
            <w:ins w:id="2279" w:author="Risa" w:date="2021-04-29T14:50:00Z">
              <w:r w:rsidR="00A07568" w:rsidRPr="008531D1">
                <w:rPr>
                  <w:rFonts w:eastAsia="Times New Roman"/>
                  <w:color w:val="000000"/>
                  <w:rPrChange w:id="2280" w:author="Nick Smith" w:date="2021-05-17T14:21:00Z">
                    <w:rPr>
                      <w:rFonts w:eastAsia="Times New Roman"/>
                      <w:color w:val="000000"/>
                      <w:sz w:val="20"/>
                      <w:szCs w:val="20"/>
                    </w:rPr>
                  </w:rPrChange>
                </w:rPr>
                <w:t xml:space="preserve"> = </w:t>
              </w:r>
            </w:ins>
            <w:ins w:id="2281" w:author="Risa" w:date="2021-04-29T14:51:00Z">
              <w:r w:rsidR="00A07568" w:rsidRPr="008531D1">
                <w:rPr>
                  <w:rFonts w:eastAsia="Times New Roman"/>
                  <w:color w:val="000000"/>
                  <w:rPrChange w:id="2282" w:author="Nick Smith" w:date="2021-05-17T14:21:00Z">
                    <w:rPr>
                      <w:rFonts w:eastAsia="Times New Roman"/>
                      <w:color w:val="000000"/>
                      <w:sz w:val="20"/>
                      <w:szCs w:val="20"/>
                    </w:rPr>
                  </w:rPrChange>
                </w:rPr>
                <w:t>-25</w:t>
              </w:r>
            </w:ins>
          </w:p>
        </w:tc>
        <w:tc>
          <w:tcPr>
            <w:tcW w:w="2065" w:type="pct"/>
            <w:tcBorders>
              <w:top w:val="single" w:sz="4" w:space="0" w:color="auto"/>
            </w:tcBorders>
            <w:shd w:val="clear" w:color="auto" w:fill="auto"/>
            <w:noWrap/>
            <w:vAlign w:val="center"/>
            <w:hideMark/>
            <w:tcPrChange w:id="2283" w:author="Risa" w:date="2021-05-04T17:17:00Z">
              <w:tcPr>
                <w:tcW w:w="1083" w:type="pct"/>
                <w:tcBorders>
                  <w:top w:val="single" w:sz="4" w:space="0" w:color="auto"/>
                </w:tcBorders>
                <w:shd w:val="clear" w:color="auto" w:fill="auto"/>
                <w:noWrap/>
                <w:vAlign w:val="center"/>
                <w:hideMark/>
              </w:tcPr>
            </w:tcPrChange>
          </w:tcPr>
          <w:p w14:paraId="4343531F" w14:textId="52FB7141" w:rsidR="00A07568" w:rsidRPr="008531D1" w:rsidRDefault="003A1D1C">
            <w:pPr>
              <w:spacing w:line="480" w:lineRule="auto"/>
              <w:contextualSpacing/>
              <w:jc w:val="center"/>
              <w:rPr>
                <w:ins w:id="2284" w:author="Risa" w:date="2021-04-29T14:50:00Z"/>
                <w:rFonts w:eastAsia="Times New Roman"/>
                <w:color w:val="000000"/>
                <w:rPrChange w:id="2285" w:author="Nick Smith" w:date="2021-05-17T14:21:00Z">
                  <w:rPr>
                    <w:ins w:id="2286" w:author="Risa" w:date="2021-04-29T14:50:00Z"/>
                    <w:rFonts w:eastAsia="Times New Roman"/>
                    <w:color w:val="000000"/>
                    <w:sz w:val="20"/>
                    <w:szCs w:val="20"/>
                  </w:rPr>
                </w:rPrChange>
              </w:rPr>
              <w:pPrChange w:id="2287" w:author="Nick Smith" w:date="2021-05-17T14:21:00Z">
                <w:pPr>
                  <w:jc w:val="center"/>
                </w:pPr>
              </w:pPrChange>
            </w:pPr>
            <w:ins w:id="2288" w:author="Risa" w:date="2021-04-29T14:54:00Z">
              <w:r w:rsidRPr="008531D1">
                <w:rPr>
                  <w:rFonts w:eastAsia="Times New Roman"/>
                  <w:color w:val="000000"/>
                  <w:rPrChange w:id="2289" w:author="Nick Smith" w:date="2021-05-17T14:21:00Z">
                    <w:rPr>
                      <w:rFonts w:eastAsia="Times New Roman"/>
                      <w:color w:val="000000"/>
                      <w:sz w:val="20"/>
                      <w:szCs w:val="20"/>
                    </w:rPr>
                  </w:rPrChange>
                </w:rPr>
                <w:t xml:space="preserve">0.003 </w:t>
              </w:r>
            </w:ins>
            <w:ins w:id="2290" w:author="Risa" w:date="2021-04-29T14:55:00Z">
              <w:r w:rsidRPr="008531D1">
                <w:rPr>
                  <w:rFonts w:eastAsia="Times New Roman"/>
                  <w:color w:val="000000"/>
                  <w:rPrChange w:id="2291" w:author="Nick Smith" w:date="2021-05-17T14:21:00Z">
                    <w:rPr>
                      <w:rFonts w:eastAsia="Times New Roman"/>
                      <w:color w:val="000000"/>
                      <w:sz w:val="20"/>
                      <w:szCs w:val="20"/>
                    </w:rPr>
                  </w:rPrChange>
                </w:rPr>
                <w:t>± 0.023</w:t>
              </w:r>
            </w:ins>
          </w:p>
        </w:tc>
        <w:tc>
          <w:tcPr>
            <w:tcW w:w="1083" w:type="pct"/>
            <w:tcBorders>
              <w:top w:val="single" w:sz="4" w:space="0" w:color="auto"/>
            </w:tcBorders>
            <w:shd w:val="clear" w:color="auto" w:fill="auto"/>
            <w:noWrap/>
            <w:vAlign w:val="center"/>
            <w:hideMark/>
            <w:tcPrChange w:id="2292" w:author="Risa" w:date="2021-05-04T17:17:00Z">
              <w:tcPr>
                <w:tcW w:w="1083" w:type="pct"/>
                <w:tcBorders>
                  <w:top w:val="single" w:sz="4" w:space="0" w:color="auto"/>
                </w:tcBorders>
                <w:shd w:val="clear" w:color="auto" w:fill="auto"/>
                <w:noWrap/>
                <w:vAlign w:val="center"/>
                <w:hideMark/>
              </w:tcPr>
            </w:tcPrChange>
          </w:tcPr>
          <w:p w14:paraId="08D898EB" w14:textId="685FF535" w:rsidR="00A07568" w:rsidRPr="008531D1" w:rsidRDefault="003A1D1C">
            <w:pPr>
              <w:spacing w:line="480" w:lineRule="auto"/>
              <w:contextualSpacing/>
              <w:jc w:val="center"/>
              <w:rPr>
                <w:ins w:id="2293" w:author="Risa" w:date="2021-04-29T14:50:00Z"/>
                <w:rFonts w:eastAsia="Times New Roman"/>
                <w:color w:val="000000"/>
                <w:rPrChange w:id="2294" w:author="Nick Smith" w:date="2021-05-17T14:21:00Z">
                  <w:rPr>
                    <w:ins w:id="2295" w:author="Risa" w:date="2021-04-29T14:50:00Z"/>
                    <w:rFonts w:eastAsia="Times New Roman"/>
                    <w:color w:val="000000"/>
                    <w:sz w:val="20"/>
                    <w:szCs w:val="20"/>
                  </w:rPr>
                </w:rPrChange>
              </w:rPr>
              <w:pPrChange w:id="2296" w:author="Nick Smith" w:date="2021-05-17T14:21:00Z">
                <w:pPr>
                  <w:jc w:val="center"/>
                </w:pPr>
              </w:pPrChange>
            </w:pPr>
            <w:ins w:id="2297" w:author="Risa" w:date="2021-04-29T14:55:00Z">
              <w:r w:rsidRPr="008531D1">
                <w:rPr>
                  <w:rFonts w:eastAsia="Times New Roman"/>
                  <w:color w:val="000000"/>
                  <w:rPrChange w:id="2298" w:author="Nick Smith" w:date="2021-05-17T14:21:00Z">
                    <w:rPr>
                      <w:rFonts w:eastAsia="Times New Roman"/>
                      <w:color w:val="000000"/>
                      <w:sz w:val="20"/>
                      <w:szCs w:val="20"/>
                    </w:rPr>
                  </w:rPrChange>
                </w:rPr>
                <w:t>-5.5 ± 6.02</w:t>
              </w:r>
            </w:ins>
          </w:p>
        </w:tc>
        <w:tc>
          <w:tcPr>
            <w:tcW w:w="1083" w:type="pct"/>
            <w:tcBorders>
              <w:top w:val="single" w:sz="4" w:space="0" w:color="auto"/>
            </w:tcBorders>
            <w:shd w:val="clear" w:color="auto" w:fill="auto"/>
            <w:noWrap/>
            <w:vAlign w:val="center"/>
            <w:hideMark/>
            <w:tcPrChange w:id="2299" w:author="Risa" w:date="2021-05-04T17:17:00Z">
              <w:tcPr>
                <w:tcW w:w="1083" w:type="pct"/>
                <w:tcBorders>
                  <w:top w:val="single" w:sz="4" w:space="0" w:color="auto"/>
                </w:tcBorders>
                <w:shd w:val="clear" w:color="auto" w:fill="auto"/>
                <w:noWrap/>
                <w:vAlign w:val="center"/>
                <w:hideMark/>
              </w:tcPr>
            </w:tcPrChange>
          </w:tcPr>
          <w:p w14:paraId="786F1BE0" w14:textId="214A00D4" w:rsidR="00A07568" w:rsidRPr="008531D1" w:rsidRDefault="003A1D1C">
            <w:pPr>
              <w:spacing w:line="480" w:lineRule="auto"/>
              <w:contextualSpacing/>
              <w:jc w:val="center"/>
              <w:rPr>
                <w:ins w:id="2300" w:author="Risa" w:date="2021-04-29T14:50:00Z"/>
                <w:rFonts w:eastAsia="Times New Roman"/>
                <w:color w:val="000000"/>
                <w:rPrChange w:id="2301" w:author="Nick Smith" w:date="2021-05-17T14:21:00Z">
                  <w:rPr>
                    <w:ins w:id="2302" w:author="Risa" w:date="2021-04-29T14:50:00Z"/>
                    <w:rFonts w:eastAsia="Times New Roman"/>
                    <w:color w:val="000000"/>
                    <w:sz w:val="20"/>
                    <w:szCs w:val="20"/>
                  </w:rPr>
                </w:rPrChange>
              </w:rPr>
              <w:pPrChange w:id="2303" w:author="Nick Smith" w:date="2021-05-17T14:21:00Z">
                <w:pPr>
                  <w:jc w:val="center"/>
                </w:pPr>
              </w:pPrChange>
            </w:pPr>
            <w:ins w:id="2304" w:author="Risa" w:date="2021-04-29T14:55:00Z">
              <w:r w:rsidRPr="008531D1">
                <w:rPr>
                  <w:rFonts w:eastAsia="Times New Roman"/>
                  <w:color w:val="000000"/>
                  <w:rPrChange w:id="2305" w:author="Nick Smith" w:date="2021-05-17T14:21:00Z">
                    <w:rPr>
                      <w:rFonts w:eastAsia="Times New Roman"/>
                      <w:color w:val="000000"/>
                      <w:sz w:val="20"/>
                      <w:szCs w:val="20"/>
                    </w:rPr>
                  </w:rPrChange>
                </w:rPr>
                <w:t>0.913</w:t>
              </w:r>
            </w:ins>
          </w:p>
        </w:tc>
      </w:tr>
      <w:tr w:rsidR="00A07568" w:rsidRPr="00771C52" w14:paraId="11D1C872" w14:textId="77777777" w:rsidTr="007B4434">
        <w:trPr>
          <w:trHeight w:val="320"/>
          <w:ins w:id="2306" w:author="Risa" w:date="2021-04-29T14:50:00Z"/>
          <w:trPrChange w:id="2307" w:author="Risa" w:date="2021-05-04T17:17:00Z">
            <w:trPr>
              <w:trHeight w:val="320"/>
            </w:trPr>
          </w:trPrChange>
        </w:trPr>
        <w:tc>
          <w:tcPr>
            <w:tcW w:w="769" w:type="pct"/>
            <w:shd w:val="clear" w:color="auto" w:fill="auto"/>
            <w:noWrap/>
            <w:vAlign w:val="center"/>
            <w:hideMark/>
            <w:tcPrChange w:id="2308" w:author="Risa" w:date="2021-05-04T17:17:00Z">
              <w:tcPr>
                <w:tcW w:w="1751" w:type="pct"/>
                <w:shd w:val="clear" w:color="auto" w:fill="auto"/>
                <w:noWrap/>
                <w:vAlign w:val="center"/>
                <w:hideMark/>
              </w:tcPr>
            </w:tcPrChange>
          </w:tcPr>
          <w:p w14:paraId="1F23A680" w14:textId="472D732B" w:rsidR="00A07568" w:rsidRPr="008531D1" w:rsidRDefault="00CD0AB6">
            <w:pPr>
              <w:spacing w:line="480" w:lineRule="auto"/>
              <w:contextualSpacing/>
              <w:rPr>
                <w:ins w:id="2309" w:author="Risa" w:date="2021-04-29T14:50:00Z"/>
                <w:rFonts w:eastAsia="Times New Roman"/>
                <w:color w:val="000000"/>
                <w:rPrChange w:id="2310" w:author="Nick Smith" w:date="2021-05-17T14:21:00Z">
                  <w:rPr>
                    <w:ins w:id="2311" w:author="Risa" w:date="2021-04-29T14:50:00Z"/>
                    <w:rFonts w:eastAsia="Times New Roman"/>
                    <w:color w:val="000000"/>
                    <w:sz w:val="20"/>
                    <w:szCs w:val="20"/>
                  </w:rPr>
                </w:rPrChange>
              </w:rPr>
              <w:pPrChange w:id="2312" w:author="Nick Smith" w:date="2021-05-17T14:21:00Z">
                <w:pPr/>
              </w:pPrChange>
            </w:pPr>
            <w:ins w:id="2313" w:author="Risa" w:date="2021-04-30T17:06:00Z">
              <w:r w:rsidRPr="008531D1">
                <w:rPr>
                  <w:rFonts w:eastAsia="Times New Roman"/>
                  <w:color w:val="000000"/>
                  <w:rPrChange w:id="2314" w:author="Nick Smith" w:date="2021-05-17T14:21:00Z">
                    <w:rPr>
                      <w:rFonts w:eastAsia="Times New Roman"/>
                      <w:color w:val="000000"/>
                      <w:sz w:val="20"/>
                      <w:szCs w:val="20"/>
                    </w:rPr>
                  </w:rPrChange>
                </w:rPr>
                <w:t>∆</w:t>
              </w:r>
              <w:proofErr w:type="spellStart"/>
              <w:r w:rsidRPr="008531D1">
                <w:rPr>
                  <w:rFonts w:eastAsia="Times New Roman"/>
                  <w:i/>
                  <w:iCs/>
                  <w:color w:val="000000"/>
                  <w:rPrChange w:id="2315" w:author="Nick Smith" w:date="2021-05-17T14:21:00Z">
                    <w:rPr>
                      <w:rFonts w:eastAsia="Times New Roman"/>
                      <w:i/>
                      <w:iCs/>
                      <w:color w:val="000000"/>
                      <w:sz w:val="20"/>
                      <w:szCs w:val="20"/>
                    </w:rPr>
                  </w:rPrChange>
                </w:rPr>
                <w:t>M</w:t>
              </w:r>
              <w:r w:rsidRPr="008531D1">
                <w:rPr>
                  <w:rFonts w:eastAsia="Times New Roman"/>
                  <w:color w:val="000000"/>
                  <w:vertAlign w:val="subscript"/>
                  <w:rPrChange w:id="2316" w:author="Nick Smith" w:date="2021-05-17T14:21:00Z">
                    <w:rPr>
                      <w:rFonts w:eastAsia="Times New Roman"/>
                      <w:color w:val="000000"/>
                      <w:sz w:val="20"/>
                      <w:szCs w:val="20"/>
                      <w:vertAlign w:val="subscript"/>
                    </w:rPr>
                  </w:rPrChange>
                </w:rPr>
                <w:t>area</w:t>
              </w:r>
              <w:proofErr w:type="spellEnd"/>
              <w:r w:rsidRPr="008531D1">
                <w:rPr>
                  <w:rFonts w:eastAsia="Times New Roman"/>
                  <w:color w:val="000000"/>
                  <w:rPrChange w:id="2317" w:author="Nick Smith" w:date="2021-05-17T14:21:00Z">
                    <w:rPr>
                      <w:rFonts w:eastAsia="Times New Roman"/>
                      <w:color w:val="000000"/>
                      <w:sz w:val="20"/>
                      <w:szCs w:val="20"/>
                    </w:rPr>
                  </w:rPrChange>
                </w:rPr>
                <w:t xml:space="preserve"> </w:t>
              </w:r>
            </w:ins>
            <w:ins w:id="2318" w:author="Risa" w:date="2021-04-29T14:51:00Z">
              <w:r w:rsidR="00A07568" w:rsidRPr="008531D1">
                <w:rPr>
                  <w:rFonts w:eastAsia="Times New Roman"/>
                  <w:color w:val="000000"/>
                  <w:rPrChange w:id="2319" w:author="Nick Smith" w:date="2021-05-17T14:21:00Z">
                    <w:rPr>
                      <w:rFonts w:eastAsia="Times New Roman"/>
                      <w:color w:val="000000"/>
                      <w:sz w:val="20"/>
                      <w:szCs w:val="20"/>
                    </w:rPr>
                  </w:rPrChange>
                </w:rPr>
                <w:t>= 0</w:t>
              </w:r>
            </w:ins>
          </w:p>
        </w:tc>
        <w:tc>
          <w:tcPr>
            <w:tcW w:w="2065" w:type="pct"/>
            <w:shd w:val="clear" w:color="auto" w:fill="auto"/>
            <w:noWrap/>
            <w:vAlign w:val="center"/>
            <w:hideMark/>
            <w:tcPrChange w:id="2320" w:author="Risa" w:date="2021-05-04T17:17:00Z">
              <w:tcPr>
                <w:tcW w:w="1083" w:type="pct"/>
                <w:shd w:val="clear" w:color="auto" w:fill="auto"/>
                <w:noWrap/>
                <w:vAlign w:val="center"/>
                <w:hideMark/>
              </w:tcPr>
            </w:tcPrChange>
          </w:tcPr>
          <w:p w14:paraId="35B72EDA" w14:textId="090CD561" w:rsidR="00A07568" w:rsidRPr="008531D1" w:rsidRDefault="00A07568">
            <w:pPr>
              <w:spacing w:line="480" w:lineRule="auto"/>
              <w:contextualSpacing/>
              <w:jc w:val="center"/>
              <w:rPr>
                <w:ins w:id="2321" w:author="Risa" w:date="2021-04-29T14:50:00Z"/>
                <w:rFonts w:eastAsia="Times New Roman"/>
                <w:color w:val="000000"/>
                <w:rPrChange w:id="2322" w:author="Nick Smith" w:date="2021-05-17T14:21:00Z">
                  <w:rPr>
                    <w:ins w:id="2323" w:author="Risa" w:date="2021-04-29T14:50:00Z"/>
                    <w:rFonts w:eastAsia="Times New Roman"/>
                    <w:color w:val="000000"/>
                    <w:sz w:val="20"/>
                    <w:szCs w:val="20"/>
                  </w:rPr>
                </w:rPrChange>
              </w:rPr>
              <w:pPrChange w:id="2324" w:author="Nick Smith" w:date="2021-05-17T14:21:00Z">
                <w:pPr>
                  <w:jc w:val="center"/>
                </w:pPr>
              </w:pPrChange>
            </w:pPr>
            <w:ins w:id="2325" w:author="Risa" w:date="2021-04-29T14:53:00Z">
              <w:r w:rsidRPr="008531D1">
                <w:rPr>
                  <w:rFonts w:eastAsia="Times New Roman"/>
                  <w:color w:val="000000"/>
                  <w:rPrChange w:id="2326" w:author="Nick Smith" w:date="2021-05-17T14:21:00Z">
                    <w:rPr>
                      <w:rFonts w:eastAsia="Times New Roman"/>
                      <w:color w:val="000000"/>
                      <w:sz w:val="20"/>
                      <w:szCs w:val="20"/>
                    </w:rPr>
                  </w:rPrChange>
                </w:rPr>
                <w:t>-0.027 ± 0.016</w:t>
              </w:r>
            </w:ins>
          </w:p>
        </w:tc>
        <w:tc>
          <w:tcPr>
            <w:tcW w:w="1083" w:type="pct"/>
            <w:shd w:val="clear" w:color="auto" w:fill="auto"/>
            <w:noWrap/>
            <w:vAlign w:val="center"/>
            <w:hideMark/>
            <w:tcPrChange w:id="2327" w:author="Risa" w:date="2021-05-04T17:17:00Z">
              <w:tcPr>
                <w:tcW w:w="1083" w:type="pct"/>
                <w:shd w:val="clear" w:color="auto" w:fill="auto"/>
                <w:noWrap/>
                <w:vAlign w:val="center"/>
                <w:hideMark/>
              </w:tcPr>
            </w:tcPrChange>
          </w:tcPr>
          <w:p w14:paraId="4F8D3D6E" w14:textId="74BCE2B5" w:rsidR="00A07568" w:rsidRPr="008531D1" w:rsidRDefault="00A07568">
            <w:pPr>
              <w:spacing w:line="480" w:lineRule="auto"/>
              <w:contextualSpacing/>
              <w:jc w:val="center"/>
              <w:rPr>
                <w:ins w:id="2328" w:author="Risa" w:date="2021-04-29T14:50:00Z"/>
                <w:rFonts w:eastAsia="Times New Roman"/>
                <w:color w:val="000000"/>
                <w:rPrChange w:id="2329" w:author="Nick Smith" w:date="2021-05-17T14:21:00Z">
                  <w:rPr>
                    <w:ins w:id="2330" w:author="Risa" w:date="2021-04-29T14:50:00Z"/>
                    <w:rFonts w:eastAsia="Times New Roman"/>
                    <w:color w:val="000000"/>
                    <w:sz w:val="20"/>
                    <w:szCs w:val="20"/>
                  </w:rPr>
                </w:rPrChange>
              </w:rPr>
              <w:pPrChange w:id="2331" w:author="Nick Smith" w:date="2021-05-17T14:21:00Z">
                <w:pPr>
                  <w:jc w:val="center"/>
                </w:pPr>
              </w:pPrChange>
            </w:pPr>
            <w:ins w:id="2332" w:author="Risa" w:date="2021-04-29T14:54:00Z">
              <w:r w:rsidRPr="008531D1">
                <w:rPr>
                  <w:rFonts w:eastAsia="Times New Roman"/>
                  <w:color w:val="000000"/>
                  <w:rPrChange w:id="2333" w:author="Nick Smith" w:date="2021-05-17T14:21:00Z">
                    <w:rPr>
                      <w:rFonts w:eastAsia="Times New Roman"/>
                      <w:color w:val="000000"/>
                      <w:sz w:val="20"/>
                      <w:szCs w:val="20"/>
                    </w:rPr>
                  </w:rPrChange>
                </w:rPr>
                <w:t>17.2 ± 5.69</w:t>
              </w:r>
            </w:ins>
          </w:p>
        </w:tc>
        <w:tc>
          <w:tcPr>
            <w:tcW w:w="1083" w:type="pct"/>
            <w:shd w:val="clear" w:color="auto" w:fill="auto"/>
            <w:noWrap/>
            <w:vAlign w:val="center"/>
            <w:hideMark/>
            <w:tcPrChange w:id="2334" w:author="Risa" w:date="2021-05-04T17:17:00Z">
              <w:tcPr>
                <w:tcW w:w="1083" w:type="pct"/>
                <w:shd w:val="clear" w:color="auto" w:fill="auto"/>
                <w:noWrap/>
                <w:vAlign w:val="center"/>
                <w:hideMark/>
              </w:tcPr>
            </w:tcPrChange>
          </w:tcPr>
          <w:p w14:paraId="787A95CD" w14:textId="507C611D" w:rsidR="00A07568" w:rsidRPr="008531D1" w:rsidRDefault="00A07568">
            <w:pPr>
              <w:spacing w:line="480" w:lineRule="auto"/>
              <w:contextualSpacing/>
              <w:jc w:val="center"/>
              <w:rPr>
                <w:ins w:id="2335" w:author="Risa" w:date="2021-04-29T14:50:00Z"/>
                <w:rFonts w:eastAsia="Times New Roman"/>
                <w:i/>
                <w:iCs/>
                <w:color w:val="000000"/>
                <w:rPrChange w:id="2336" w:author="Nick Smith" w:date="2021-05-17T14:21:00Z">
                  <w:rPr>
                    <w:ins w:id="2337" w:author="Risa" w:date="2021-04-29T14:50:00Z"/>
                    <w:rFonts w:eastAsia="Times New Roman"/>
                    <w:b/>
                    <w:bCs/>
                    <w:color w:val="000000"/>
                    <w:sz w:val="20"/>
                    <w:szCs w:val="20"/>
                  </w:rPr>
                </w:rPrChange>
              </w:rPr>
              <w:pPrChange w:id="2338" w:author="Nick Smith" w:date="2021-05-17T14:21:00Z">
                <w:pPr>
                  <w:jc w:val="center"/>
                </w:pPr>
              </w:pPrChange>
            </w:pPr>
            <w:ins w:id="2339" w:author="Risa" w:date="2021-04-29T14:53:00Z">
              <w:r w:rsidRPr="008531D1">
                <w:rPr>
                  <w:rFonts w:eastAsia="Times New Roman"/>
                  <w:i/>
                  <w:iCs/>
                  <w:color w:val="000000"/>
                  <w:rPrChange w:id="2340" w:author="Nick Smith" w:date="2021-05-17T14:21:00Z">
                    <w:rPr>
                      <w:rFonts w:eastAsia="Times New Roman"/>
                      <w:b/>
                      <w:bCs/>
                      <w:color w:val="000000"/>
                      <w:sz w:val="20"/>
                      <w:szCs w:val="20"/>
                    </w:rPr>
                  </w:rPrChange>
                </w:rPr>
                <w:t>0.091</w:t>
              </w:r>
            </w:ins>
          </w:p>
        </w:tc>
      </w:tr>
      <w:tr w:rsidR="00A07568" w:rsidRPr="00771C52" w14:paraId="53D720EC" w14:textId="77777777" w:rsidTr="007B4434">
        <w:trPr>
          <w:trHeight w:val="320"/>
          <w:ins w:id="2341" w:author="Risa" w:date="2021-04-29T14:50:00Z"/>
          <w:trPrChange w:id="2342" w:author="Risa" w:date="2021-05-04T17:17:00Z">
            <w:trPr>
              <w:trHeight w:val="320"/>
            </w:trPr>
          </w:trPrChange>
        </w:trPr>
        <w:tc>
          <w:tcPr>
            <w:tcW w:w="769" w:type="pct"/>
            <w:tcBorders>
              <w:bottom w:val="single" w:sz="4" w:space="0" w:color="auto"/>
            </w:tcBorders>
            <w:shd w:val="clear" w:color="auto" w:fill="auto"/>
            <w:noWrap/>
            <w:vAlign w:val="center"/>
            <w:hideMark/>
            <w:tcPrChange w:id="2343" w:author="Risa" w:date="2021-05-04T17:17:00Z">
              <w:tcPr>
                <w:tcW w:w="1751" w:type="pct"/>
                <w:shd w:val="clear" w:color="auto" w:fill="auto"/>
                <w:noWrap/>
                <w:vAlign w:val="center"/>
                <w:hideMark/>
              </w:tcPr>
            </w:tcPrChange>
          </w:tcPr>
          <w:p w14:paraId="38037157" w14:textId="0C1E0770" w:rsidR="00A07568" w:rsidRPr="008531D1" w:rsidRDefault="00CD0AB6">
            <w:pPr>
              <w:spacing w:line="480" w:lineRule="auto"/>
              <w:contextualSpacing/>
              <w:rPr>
                <w:ins w:id="2344" w:author="Risa" w:date="2021-04-29T14:50:00Z"/>
                <w:rFonts w:eastAsia="Times New Roman"/>
                <w:color w:val="000000"/>
                <w:rPrChange w:id="2345" w:author="Nick Smith" w:date="2021-05-17T14:21:00Z">
                  <w:rPr>
                    <w:ins w:id="2346" w:author="Risa" w:date="2021-04-29T14:50:00Z"/>
                    <w:rFonts w:eastAsia="Times New Roman"/>
                    <w:color w:val="000000"/>
                    <w:sz w:val="20"/>
                    <w:szCs w:val="20"/>
                  </w:rPr>
                </w:rPrChange>
              </w:rPr>
              <w:pPrChange w:id="2347" w:author="Nick Smith" w:date="2021-05-17T14:21:00Z">
                <w:pPr/>
              </w:pPrChange>
            </w:pPr>
            <w:ins w:id="2348" w:author="Risa" w:date="2021-04-30T17:06:00Z">
              <w:r w:rsidRPr="008531D1">
                <w:rPr>
                  <w:rFonts w:eastAsia="Times New Roman"/>
                  <w:color w:val="000000"/>
                  <w:rPrChange w:id="2349" w:author="Nick Smith" w:date="2021-05-17T14:21:00Z">
                    <w:rPr>
                      <w:rFonts w:eastAsia="Times New Roman"/>
                      <w:color w:val="000000"/>
                      <w:sz w:val="20"/>
                      <w:szCs w:val="20"/>
                    </w:rPr>
                  </w:rPrChange>
                </w:rPr>
                <w:t>∆</w:t>
              </w:r>
              <w:proofErr w:type="spellStart"/>
              <w:r w:rsidRPr="008531D1">
                <w:rPr>
                  <w:rFonts w:eastAsia="Times New Roman"/>
                  <w:i/>
                  <w:iCs/>
                  <w:color w:val="000000"/>
                  <w:rPrChange w:id="2350" w:author="Nick Smith" w:date="2021-05-17T14:21:00Z">
                    <w:rPr>
                      <w:rFonts w:eastAsia="Times New Roman"/>
                      <w:i/>
                      <w:iCs/>
                      <w:color w:val="000000"/>
                      <w:sz w:val="20"/>
                      <w:szCs w:val="20"/>
                    </w:rPr>
                  </w:rPrChange>
                </w:rPr>
                <w:t>M</w:t>
              </w:r>
              <w:r w:rsidRPr="008531D1">
                <w:rPr>
                  <w:rFonts w:eastAsia="Times New Roman"/>
                  <w:color w:val="000000"/>
                  <w:vertAlign w:val="subscript"/>
                  <w:rPrChange w:id="2351" w:author="Nick Smith" w:date="2021-05-17T14:21:00Z">
                    <w:rPr>
                      <w:rFonts w:eastAsia="Times New Roman"/>
                      <w:color w:val="000000"/>
                      <w:sz w:val="20"/>
                      <w:szCs w:val="20"/>
                      <w:vertAlign w:val="subscript"/>
                    </w:rPr>
                  </w:rPrChange>
                </w:rPr>
                <w:t>area</w:t>
              </w:r>
              <w:proofErr w:type="spellEnd"/>
              <w:r w:rsidRPr="008531D1">
                <w:rPr>
                  <w:rFonts w:eastAsia="Times New Roman"/>
                  <w:color w:val="000000"/>
                  <w:rPrChange w:id="2352" w:author="Nick Smith" w:date="2021-05-17T14:21:00Z">
                    <w:rPr>
                      <w:rFonts w:eastAsia="Times New Roman"/>
                      <w:color w:val="000000"/>
                      <w:sz w:val="20"/>
                      <w:szCs w:val="20"/>
                    </w:rPr>
                  </w:rPrChange>
                </w:rPr>
                <w:t xml:space="preserve"> </w:t>
              </w:r>
            </w:ins>
            <w:ins w:id="2353" w:author="Risa" w:date="2021-04-29T14:51:00Z">
              <w:r w:rsidR="00A07568" w:rsidRPr="008531D1">
                <w:rPr>
                  <w:rFonts w:eastAsia="Times New Roman"/>
                  <w:color w:val="000000"/>
                  <w:rPrChange w:id="2354" w:author="Nick Smith" w:date="2021-05-17T14:21:00Z">
                    <w:rPr>
                      <w:rFonts w:eastAsia="Times New Roman"/>
                      <w:color w:val="000000"/>
                      <w:sz w:val="20"/>
                      <w:szCs w:val="20"/>
                    </w:rPr>
                  </w:rPrChange>
                </w:rPr>
                <w:t>= 25</w:t>
              </w:r>
            </w:ins>
          </w:p>
        </w:tc>
        <w:tc>
          <w:tcPr>
            <w:tcW w:w="2065" w:type="pct"/>
            <w:tcBorders>
              <w:bottom w:val="single" w:sz="4" w:space="0" w:color="auto"/>
            </w:tcBorders>
            <w:shd w:val="clear" w:color="auto" w:fill="auto"/>
            <w:noWrap/>
            <w:vAlign w:val="center"/>
            <w:hideMark/>
            <w:tcPrChange w:id="2355" w:author="Risa" w:date="2021-05-04T17:17:00Z">
              <w:tcPr>
                <w:tcW w:w="1083" w:type="pct"/>
                <w:shd w:val="clear" w:color="auto" w:fill="auto"/>
                <w:noWrap/>
                <w:vAlign w:val="center"/>
                <w:hideMark/>
              </w:tcPr>
            </w:tcPrChange>
          </w:tcPr>
          <w:p w14:paraId="771FEBB9" w14:textId="2360B1AB" w:rsidR="00A07568" w:rsidRPr="008531D1" w:rsidRDefault="00A07568">
            <w:pPr>
              <w:spacing w:line="480" w:lineRule="auto"/>
              <w:contextualSpacing/>
              <w:jc w:val="center"/>
              <w:rPr>
                <w:ins w:id="2356" w:author="Risa" w:date="2021-04-29T14:50:00Z"/>
                <w:rFonts w:eastAsia="Times New Roman"/>
                <w:color w:val="000000"/>
                <w:rPrChange w:id="2357" w:author="Nick Smith" w:date="2021-05-17T14:21:00Z">
                  <w:rPr>
                    <w:ins w:id="2358" w:author="Risa" w:date="2021-04-29T14:50:00Z"/>
                    <w:rFonts w:eastAsia="Times New Roman"/>
                    <w:color w:val="000000"/>
                    <w:sz w:val="20"/>
                    <w:szCs w:val="20"/>
                  </w:rPr>
                </w:rPrChange>
              </w:rPr>
              <w:pPrChange w:id="2359" w:author="Nick Smith" w:date="2021-05-17T14:21:00Z">
                <w:pPr>
                  <w:jc w:val="center"/>
                </w:pPr>
              </w:pPrChange>
            </w:pPr>
            <w:ins w:id="2360" w:author="Risa" w:date="2021-04-29T14:51:00Z">
              <w:r w:rsidRPr="008531D1">
                <w:rPr>
                  <w:rFonts w:eastAsia="Times New Roman"/>
                  <w:color w:val="000000"/>
                  <w:rPrChange w:id="2361" w:author="Nick Smith" w:date="2021-05-17T14:21:00Z">
                    <w:rPr>
                      <w:rFonts w:eastAsia="Times New Roman"/>
                      <w:color w:val="000000"/>
                      <w:sz w:val="20"/>
                      <w:szCs w:val="20"/>
                    </w:rPr>
                  </w:rPrChange>
                </w:rPr>
                <w:t xml:space="preserve">-0.056 </w:t>
              </w:r>
            </w:ins>
            <w:ins w:id="2362" w:author="Risa" w:date="2021-04-29T14:52:00Z">
              <w:r w:rsidRPr="008531D1">
                <w:rPr>
                  <w:rFonts w:eastAsia="Times New Roman"/>
                  <w:color w:val="000000"/>
                  <w:rPrChange w:id="2363" w:author="Nick Smith" w:date="2021-05-17T14:21:00Z">
                    <w:rPr>
                      <w:rFonts w:eastAsia="Times New Roman"/>
                      <w:color w:val="000000"/>
                      <w:sz w:val="20"/>
                      <w:szCs w:val="20"/>
                    </w:rPr>
                  </w:rPrChange>
                </w:rPr>
                <w:t xml:space="preserve">± </w:t>
              </w:r>
            </w:ins>
            <w:ins w:id="2364" w:author="Risa" w:date="2021-04-29T14:51:00Z">
              <w:r w:rsidRPr="008531D1">
                <w:rPr>
                  <w:rFonts w:eastAsia="Times New Roman"/>
                  <w:color w:val="000000"/>
                  <w:rPrChange w:id="2365" w:author="Nick Smith" w:date="2021-05-17T14:21:00Z">
                    <w:rPr>
                      <w:rFonts w:eastAsia="Times New Roman"/>
                      <w:color w:val="000000"/>
                      <w:sz w:val="20"/>
                      <w:szCs w:val="20"/>
                    </w:rPr>
                  </w:rPrChange>
                </w:rPr>
                <w:t>0.028</w:t>
              </w:r>
            </w:ins>
          </w:p>
        </w:tc>
        <w:tc>
          <w:tcPr>
            <w:tcW w:w="1083" w:type="pct"/>
            <w:tcBorders>
              <w:bottom w:val="single" w:sz="4" w:space="0" w:color="auto"/>
            </w:tcBorders>
            <w:shd w:val="clear" w:color="auto" w:fill="auto"/>
            <w:noWrap/>
            <w:vAlign w:val="center"/>
            <w:hideMark/>
            <w:tcPrChange w:id="2366" w:author="Risa" w:date="2021-05-04T17:17:00Z">
              <w:tcPr>
                <w:tcW w:w="1083" w:type="pct"/>
                <w:shd w:val="clear" w:color="auto" w:fill="auto"/>
                <w:noWrap/>
                <w:vAlign w:val="center"/>
                <w:hideMark/>
              </w:tcPr>
            </w:tcPrChange>
          </w:tcPr>
          <w:p w14:paraId="1EA2FF3C" w14:textId="31E5EB1F" w:rsidR="00A07568" w:rsidRPr="008531D1" w:rsidRDefault="00A07568">
            <w:pPr>
              <w:spacing w:line="480" w:lineRule="auto"/>
              <w:contextualSpacing/>
              <w:jc w:val="center"/>
              <w:rPr>
                <w:ins w:id="2367" w:author="Risa" w:date="2021-04-29T14:50:00Z"/>
                <w:rFonts w:eastAsia="Times New Roman"/>
                <w:color w:val="000000"/>
                <w:rPrChange w:id="2368" w:author="Nick Smith" w:date="2021-05-17T14:21:00Z">
                  <w:rPr>
                    <w:ins w:id="2369" w:author="Risa" w:date="2021-04-29T14:50:00Z"/>
                    <w:rFonts w:eastAsia="Times New Roman"/>
                    <w:color w:val="000000"/>
                    <w:sz w:val="20"/>
                    <w:szCs w:val="20"/>
                  </w:rPr>
                </w:rPrChange>
              </w:rPr>
              <w:pPrChange w:id="2370" w:author="Nick Smith" w:date="2021-05-17T14:21:00Z">
                <w:pPr>
                  <w:jc w:val="center"/>
                </w:pPr>
              </w:pPrChange>
            </w:pPr>
            <w:ins w:id="2371" w:author="Risa" w:date="2021-04-29T14:52:00Z">
              <w:r w:rsidRPr="008531D1">
                <w:rPr>
                  <w:rFonts w:eastAsia="Times New Roman"/>
                  <w:color w:val="000000"/>
                  <w:rPrChange w:id="2372" w:author="Nick Smith" w:date="2021-05-17T14:21:00Z">
                    <w:rPr>
                      <w:rFonts w:eastAsia="Times New Roman"/>
                      <w:color w:val="000000"/>
                      <w:sz w:val="20"/>
                      <w:szCs w:val="20"/>
                    </w:rPr>
                  </w:rPrChange>
                </w:rPr>
                <w:t>39.9 ± 6.29</w:t>
              </w:r>
            </w:ins>
          </w:p>
        </w:tc>
        <w:tc>
          <w:tcPr>
            <w:tcW w:w="1083" w:type="pct"/>
            <w:tcBorders>
              <w:bottom w:val="single" w:sz="4" w:space="0" w:color="auto"/>
            </w:tcBorders>
            <w:shd w:val="clear" w:color="auto" w:fill="auto"/>
            <w:noWrap/>
            <w:vAlign w:val="center"/>
            <w:hideMark/>
            <w:tcPrChange w:id="2373" w:author="Risa" w:date="2021-05-04T17:17:00Z">
              <w:tcPr>
                <w:tcW w:w="1083" w:type="pct"/>
                <w:shd w:val="clear" w:color="auto" w:fill="auto"/>
                <w:noWrap/>
                <w:vAlign w:val="center"/>
                <w:hideMark/>
              </w:tcPr>
            </w:tcPrChange>
          </w:tcPr>
          <w:p w14:paraId="6E267158" w14:textId="0630E694" w:rsidR="00A07568" w:rsidRPr="008531D1" w:rsidRDefault="00A07568">
            <w:pPr>
              <w:spacing w:line="480" w:lineRule="auto"/>
              <w:contextualSpacing/>
              <w:jc w:val="center"/>
              <w:rPr>
                <w:ins w:id="2374" w:author="Risa" w:date="2021-04-29T14:50:00Z"/>
                <w:rFonts w:eastAsia="Times New Roman"/>
                <w:b/>
                <w:bCs/>
                <w:color w:val="000000"/>
                <w:rPrChange w:id="2375" w:author="Nick Smith" w:date="2021-05-17T14:21:00Z">
                  <w:rPr>
                    <w:ins w:id="2376" w:author="Risa" w:date="2021-04-29T14:50:00Z"/>
                    <w:rFonts w:eastAsia="Times New Roman"/>
                    <w:color w:val="000000"/>
                    <w:sz w:val="20"/>
                    <w:szCs w:val="20"/>
                  </w:rPr>
                </w:rPrChange>
              </w:rPr>
              <w:pPrChange w:id="2377" w:author="Nick Smith" w:date="2021-05-17T14:21:00Z">
                <w:pPr>
                  <w:jc w:val="center"/>
                </w:pPr>
              </w:pPrChange>
            </w:pPr>
            <w:ins w:id="2378" w:author="Risa" w:date="2021-04-29T14:53:00Z">
              <w:r w:rsidRPr="008531D1">
                <w:rPr>
                  <w:rFonts w:eastAsia="Times New Roman"/>
                  <w:b/>
                  <w:bCs/>
                  <w:color w:val="000000"/>
                  <w:rPrChange w:id="2379" w:author="Nick Smith" w:date="2021-05-17T14:21:00Z">
                    <w:rPr>
                      <w:rFonts w:eastAsia="Times New Roman"/>
                      <w:color w:val="000000"/>
                      <w:sz w:val="20"/>
                      <w:szCs w:val="20"/>
                    </w:rPr>
                  </w:rPrChange>
                </w:rPr>
                <w:t>0.048</w:t>
              </w:r>
            </w:ins>
          </w:p>
        </w:tc>
      </w:tr>
    </w:tbl>
    <w:p w14:paraId="042E41A9" w14:textId="63DE2190" w:rsidR="000D3DDB" w:rsidRPr="008531D1" w:rsidRDefault="000D3DDB">
      <w:pPr>
        <w:spacing w:line="480" w:lineRule="auto"/>
        <w:contextualSpacing/>
        <w:rPr>
          <w:ins w:id="2380" w:author="Risa" w:date="2021-04-29T14:55:00Z"/>
          <w:rPrChange w:id="2381" w:author="Nick Smith" w:date="2021-05-17T14:21:00Z">
            <w:rPr>
              <w:ins w:id="2382" w:author="Risa" w:date="2021-04-29T14:55:00Z"/>
              <w:sz w:val="20"/>
              <w:szCs w:val="20"/>
            </w:rPr>
          </w:rPrChange>
        </w:rPr>
        <w:pPrChange w:id="2383" w:author="Nick Smith" w:date="2021-05-17T14:21:00Z">
          <w:pPr/>
        </w:pPrChange>
      </w:pPr>
      <w:ins w:id="2384" w:author="Risa" w:date="2021-04-29T14:55:00Z">
        <w:r w:rsidRPr="008531D1">
          <w:rPr>
            <w:rPrChange w:id="2385" w:author="Nick Smith" w:date="2021-05-17T14:21:00Z">
              <w:rPr>
                <w:sz w:val="20"/>
                <w:szCs w:val="20"/>
              </w:rPr>
            </w:rPrChange>
          </w:rPr>
          <w:t>* P-values &lt; 0.05 are bolded and &lt; 0.1 are italicized.</w:t>
        </w:r>
      </w:ins>
    </w:p>
    <w:p w14:paraId="4ABC9BB1" w14:textId="77777777" w:rsidR="00A07568" w:rsidRPr="001B44B1" w:rsidRDefault="00A07568">
      <w:pPr>
        <w:spacing w:line="480" w:lineRule="auto"/>
        <w:contextualSpacing/>
        <w:rPr>
          <w:ins w:id="2386" w:author="Risa" w:date="2021-04-28T15:05:00Z"/>
          <w:rFonts w:eastAsia="Times New Roman"/>
          <w:b/>
          <w:bCs/>
          <w:color w:val="000000"/>
        </w:rPr>
        <w:pPrChange w:id="2387" w:author="Nick Smith" w:date="2021-05-17T14:21:00Z">
          <w:pPr>
            <w:spacing w:line="480" w:lineRule="auto"/>
          </w:pPr>
        </w:pPrChange>
      </w:pPr>
    </w:p>
    <w:p w14:paraId="50FDEBA5" w14:textId="17AB33CE" w:rsidR="00745361" w:rsidRPr="001B44B1" w:rsidRDefault="00381A62">
      <w:pPr>
        <w:spacing w:line="480" w:lineRule="auto"/>
        <w:contextualSpacing/>
        <w:rPr>
          <w:ins w:id="2388" w:author="Risa" w:date="2021-04-28T15:18:00Z"/>
          <w:rFonts w:eastAsia="Times New Roman"/>
          <w:b/>
          <w:bCs/>
          <w:color w:val="000000"/>
        </w:rPr>
        <w:pPrChange w:id="2389" w:author="Nick Smith" w:date="2021-05-17T14:21:00Z">
          <w:pPr>
            <w:spacing w:line="480" w:lineRule="auto"/>
          </w:pPr>
        </w:pPrChange>
      </w:pPr>
      <w:commentRangeStart w:id="2390"/>
      <w:ins w:id="2391" w:author="Risa" w:date="2021-04-30T16:53:00Z">
        <w:r w:rsidRPr="008531D1">
          <w:rPr>
            <w:rFonts w:eastAsia="Times New Roman"/>
            <w:b/>
            <w:bCs/>
            <w:noProof/>
            <w:color w:val="000000"/>
            <w:rPrChange w:id="2392" w:author="Nick Smith" w:date="2021-05-17T14:21:00Z">
              <w:rPr>
                <w:rFonts w:eastAsia="Times New Roman"/>
                <w:b/>
                <w:bCs/>
                <w:noProof/>
                <w:color w:val="000000"/>
                <w:sz w:val="20"/>
                <w:szCs w:val="20"/>
              </w:rPr>
            </w:rPrChange>
          </w:rPr>
          <w:lastRenderedPageBreak/>
          <w:drawing>
            <wp:inline distT="0" distB="0" distL="0" distR="0" wp14:anchorId="1DEF290D" wp14:editId="092904D2">
              <wp:extent cx="5943600" cy="368681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commentRangeEnd w:id="2390"/>
      <w:r w:rsidR="00CD0265">
        <w:rPr>
          <w:rStyle w:val="CommentReference"/>
        </w:rPr>
        <w:commentReference w:id="2390"/>
      </w:r>
    </w:p>
    <w:p w14:paraId="49DE11F7" w14:textId="77777777" w:rsidR="007F34AF" w:rsidRPr="008531D1" w:rsidRDefault="008F486F">
      <w:pPr>
        <w:pStyle w:val="Caption"/>
        <w:spacing w:line="480" w:lineRule="auto"/>
        <w:contextualSpacing/>
        <w:rPr>
          <w:ins w:id="2393" w:author="Risa" w:date="2021-05-04T14:47:00Z"/>
          <w:b w:val="0"/>
          <w:bCs w:val="0"/>
          <w:color w:val="000000" w:themeColor="text1"/>
          <w:sz w:val="24"/>
          <w:szCs w:val="24"/>
          <w:rPrChange w:id="2394" w:author="Nick Smith" w:date="2021-05-17T14:21:00Z">
            <w:rPr>
              <w:ins w:id="2395" w:author="Risa" w:date="2021-05-04T14:47:00Z"/>
              <w:b w:val="0"/>
              <w:bCs w:val="0"/>
              <w:color w:val="000000" w:themeColor="text1"/>
            </w:rPr>
          </w:rPrChange>
        </w:rPr>
        <w:pPrChange w:id="2396" w:author="Nick Smith" w:date="2021-05-17T14:21:00Z">
          <w:pPr>
            <w:pStyle w:val="Caption"/>
          </w:pPr>
        </w:pPrChange>
      </w:pPr>
      <w:ins w:id="2397" w:author="Risa" w:date="2021-04-28T15:18:00Z">
        <w:r w:rsidRPr="008531D1">
          <w:rPr>
            <w:b w:val="0"/>
            <w:bCs w:val="0"/>
            <w:color w:val="000000"/>
            <w:sz w:val="24"/>
            <w:szCs w:val="24"/>
            <w:rPrChange w:id="2398" w:author="Nick Smith" w:date="2021-05-17T14:21:00Z">
              <w:rPr>
                <w:b w:val="0"/>
                <w:bCs w:val="0"/>
                <w:color w:val="000000"/>
              </w:rPr>
            </w:rPrChange>
          </w:rPr>
          <w:t xml:space="preserve">Figure 6. </w:t>
        </w:r>
      </w:ins>
      <w:ins w:id="2399" w:author="Risa" w:date="2021-04-28T17:39:00Z">
        <w:r w:rsidR="00E26DE7" w:rsidRPr="008531D1">
          <w:rPr>
            <w:b w:val="0"/>
            <w:bCs w:val="0"/>
            <w:color w:val="000000"/>
            <w:sz w:val="24"/>
            <w:szCs w:val="24"/>
            <w:rPrChange w:id="2400" w:author="Nick Smith" w:date="2021-05-17T14:21:00Z">
              <w:rPr>
                <w:color w:val="000000"/>
              </w:rPr>
            </w:rPrChange>
          </w:rPr>
          <w:t>Relationship between ∆</w:t>
        </w:r>
        <w:proofErr w:type="spellStart"/>
        <w:r w:rsidR="00E26DE7" w:rsidRPr="008531D1">
          <w:rPr>
            <w:b w:val="0"/>
            <w:bCs w:val="0"/>
            <w:i/>
            <w:iCs/>
            <w:color w:val="000000"/>
            <w:sz w:val="24"/>
            <w:szCs w:val="24"/>
            <w:rPrChange w:id="2401" w:author="Nick Smith" w:date="2021-05-17T14:21:00Z">
              <w:rPr>
                <w:color w:val="000000"/>
              </w:rPr>
            </w:rPrChange>
          </w:rPr>
          <w:t>N</w:t>
        </w:r>
        <w:r w:rsidR="00E26DE7" w:rsidRPr="008531D1">
          <w:rPr>
            <w:b w:val="0"/>
            <w:bCs w:val="0"/>
            <w:color w:val="000000"/>
            <w:sz w:val="24"/>
            <w:szCs w:val="24"/>
            <w:vertAlign w:val="subscript"/>
            <w:rPrChange w:id="2402" w:author="Nick Smith" w:date="2021-05-17T14:21:00Z">
              <w:rPr>
                <w:color w:val="000000"/>
              </w:rPr>
            </w:rPrChange>
          </w:rPr>
          <w:t>area</w:t>
        </w:r>
        <w:proofErr w:type="spellEnd"/>
        <w:r w:rsidR="00E26DE7" w:rsidRPr="008531D1">
          <w:rPr>
            <w:b w:val="0"/>
            <w:bCs w:val="0"/>
            <w:color w:val="000000"/>
            <w:sz w:val="24"/>
            <w:szCs w:val="24"/>
            <w:rPrChange w:id="2403" w:author="Nick Smith" w:date="2021-05-17T14:21:00Z">
              <w:rPr>
                <w:color w:val="000000"/>
              </w:rPr>
            </w:rPrChange>
          </w:rPr>
          <w:t xml:space="preserve"> and ∆AGB at high LMA (</w:t>
        </w:r>
      </w:ins>
      <w:ins w:id="2404" w:author="Risa" w:date="2021-04-29T14:56:00Z">
        <w:r w:rsidR="00152D8D" w:rsidRPr="008531D1">
          <w:rPr>
            <w:b w:val="0"/>
            <w:bCs w:val="0"/>
            <w:i/>
            <w:iCs/>
            <w:color w:val="000000"/>
            <w:sz w:val="24"/>
            <w:szCs w:val="24"/>
            <w:rPrChange w:id="2405" w:author="Nick Smith" w:date="2021-05-17T14:21:00Z">
              <w:rPr>
                <w:i/>
                <w:iCs/>
                <w:color w:val="000000"/>
              </w:rPr>
            </w:rPrChange>
          </w:rPr>
          <w:t xml:space="preserve">p </w:t>
        </w:r>
        <w:r w:rsidR="00152D8D" w:rsidRPr="008531D1">
          <w:rPr>
            <w:b w:val="0"/>
            <w:bCs w:val="0"/>
            <w:color w:val="000000"/>
            <w:sz w:val="24"/>
            <w:szCs w:val="24"/>
            <w:rPrChange w:id="2406" w:author="Nick Smith" w:date="2021-05-17T14:21:00Z">
              <w:rPr>
                <w:color w:val="000000"/>
              </w:rPr>
            </w:rPrChange>
          </w:rPr>
          <w:t>= 0.048</w:t>
        </w:r>
      </w:ins>
      <w:ins w:id="2407" w:author="Risa" w:date="2021-04-29T14:48:00Z">
        <w:r w:rsidR="00753733" w:rsidRPr="008531D1">
          <w:rPr>
            <w:b w:val="0"/>
            <w:bCs w:val="0"/>
            <w:color w:val="000000"/>
            <w:sz w:val="24"/>
            <w:szCs w:val="24"/>
            <w:rPrChange w:id="2408" w:author="Nick Smith" w:date="2021-05-17T14:21:00Z">
              <w:rPr>
                <w:color w:val="000000"/>
              </w:rPr>
            </w:rPrChange>
          </w:rPr>
          <w:t xml:space="preserve">; </w:t>
        </w:r>
      </w:ins>
      <w:ins w:id="2409" w:author="Risa" w:date="2021-04-28T17:39:00Z">
        <w:r w:rsidR="00E26DE7" w:rsidRPr="008531D1">
          <w:rPr>
            <w:b w:val="0"/>
            <w:bCs w:val="0"/>
            <w:color w:val="000000"/>
            <w:sz w:val="24"/>
            <w:szCs w:val="24"/>
            <w:rPrChange w:id="2410" w:author="Nick Smith" w:date="2021-05-17T14:21:00Z">
              <w:rPr>
                <w:color w:val="000000"/>
              </w:rPr>
            </w:rPrChange>
          </w:rPr>
          <w:t>red line), medium LMA (</w:t>
        </w:r>
      </w:ins>
      <w:ins w:id="2411" w:author="Risa" w:date="2021-04-29T14:56:00Z">
        <w:r w:rsidR="00152D8D" w:rsidRPr="008531D1">
          <w:rPr>
            <w:b w:val="0"/>
            <w:bCs w:val="0"/>
            <w:i/>
            <w:iCs/>
            <w:color w:val="000000"/>
            <w:sz w:val="24"/>
            <w:szCs w:val="24"/>
            <w:rPrChange w:id="2412" w:author="Nick Smith" w:date="2021-05-17T14:21:00Z">
              <w:rPr>
                <w:i/>
                <w:iCs/>
                <w:color w:val="000000"/>
              </w:rPr>
            </w:rPrChange>
          </w:rPr>
          <w:t>p</w:t>
        </w:r>
        <w:r w:rsidR="00152D8D" w:rsidRPr="008531D1">
          <w:rPr>
            <w:b w:val="0"/>
            <w:bCs w:val="0"/>
            <w:color w:val="000000"/>
            <w:sz w:val="24"/>
            <w:szCs w:val="24"/>
            <w:rPrChange w:id="2413" w:author="Nick Smith" w:date="2021-05-17T14:21:00Z">
              <w:rPr>
                <w:color w:val="000000"/>
              </w:rPr>
            </w:rPrChange>
          </w:rPr>
          <w:t xml:space="preserve"> = 0.091</w:t>
        </w:r>
      </w:ins>
      <w:ins w:id="2414" w:author="Risa" w:date="2021-04-29T14:48:00Z">
        <w:r w:rsidR="00753733" w:rsidRPr="008531D1">
          <w:rPr>
            <w:b w:val="0"/>
            <w:bCs w:val="0"/>
            <w:color w:val="000000"/>
            <w:sz w:val="24"/>
            <w:szCs w:val="24"/>
            <w:rPrChange w:id="2415" w:author="Nick Smith" w:date="2021-05-17T14:21:00Z">
              <w:rPr>
                <w:color w:val="000000"/>
              </w:rPr>
            </w:rPrChange>
          </w:rPr>
          <w:t xml:space="preserve">; </w:t>
        </w:r>
      </w:ins>
      <w:ins w:id="2416" w:author="Risa" w:date="2021-04-28T17:39:00Z">
        <w:r w:rsidR="00E26DE7" w:rsidRPr="008531D1">
          <w:rPr>
            <w:b w:val="0"/>
            <w:bCs w:val="0"/>
            <w:color w:val="000000"/>
            <w:sz w:val="24"/>
            <w:szCs w:val="24"/>
            <w:rPrChange w:id="2417" w:author="Nick Smith" w:date="2021-05-17T14:21:00Z">
              <w:rPr>
                <w:color w:val="000000"/>
              </w:rPr>
            </w:rPrChange>
          </w:rPr>
          <w:t>purple line), and low LMA (</w:t>
        </w:r>
      </w:ins>
      <w:ins w:id="2418" w:author="Risa" w:date="2021-04-29T14:56:00Z">
        <w:r w:rsidR="00152D8D" w:rsidRPr="008531D1">
          <w:rPr>
            <w:b w:val="0"/>
            <w:bCs w:val="0"/>
            <w:i/>
            <w:iCs/>
            <w:color w:val="000000"/>
            <w:sz w:val="24"/>
            <w:szCs w:val="24"/>
            <w:rPrChange w:id="2419" w:author="Nick Smith" w:date="2021-05-17T14:21:00Z">
              <w:rPr>
                <w:i/>
                <w:iCs/>
                <w:color w:val="000000"/>
              </w:rPr>
            </w:rPrChange>
          </w:rPr>
          <w:t xml:space="preserve">p </w:t>
        </w:r>
        <w:r w:rsidR="00152D8D" w:rsidRPr="008531D1">
          <w:rPr>
            <w:b w:val="0"/>
            <w:bCs w:val="0"/>
            <w:color w:val="000000"/>
            <w:sz w:val="24"/>
            <w:szCs w:val="24"/>
            <w:rPrChange w:id="2420" w:author="Nick Smith" w:date="2021-05-17T14:21:00Z">
              <w:rPr>
                <w:color w:val="000000"/>
              </w:rPr>
            </w:rPrChange>
          </w:rPr>
          <w:t>= 0.913</w:t>
        </w:r>
      </w:ins>
      <w:ins w:id="2421" w:author="Risa" w:date="2021-04-29T14:48:00Z">
        <w:r w:rsidR="00753733" w:rsidRPr="008531D1">
          <w:rPr>
            <w:b w:val="0"/>
            <w:bCs w:val="0"/>
            <w:color w:val="000000"/>
            <w:sz w:val="24"/>
            <w:szCs w:val="24"/>
            <w:rPrChange w:id="2422" w:author="Nick Smith" w:date="2021-05-17T14:21:00Z">
              <w:rPr>
                <w:color w:val="000000"/>
              </w:rPr>
            </w:rPrChange>
          </w:rPr>
          <w:t xml:space="preserve">; </w:t>
        </w:r>
      </w:ins>
      <w:ins w:id="2423" w:author="Risa" w:date="2021-04-28T17:39:00Z">
        <w:r w:rsidR="00E26DE7" w:rsidRPr="008531D1">
          <w:rPr>
            <w:b w:val="0"/>
            <w:bCs w:val="0"/>
            <w:color w:val="000000"/>
            <w:sz w:val="24"/>
            <w:szCs w:val="24"/>
            <w:rPrChange w:id="2424" w:author="Nick Smith" w:date="2021-05-17T14:21:00Z">
              <w:rPr>
                <w:color w:val="000000"/>
              </w:rPr>
            </w:rPrChange>
          </w:rPr>
          <w:t>blue line</w:t>
        </w:r>
      </w:ins>
      <w:ins w:id="2425" w:author="Risa" w:date="2021-04-29T14:56:00Z">
        <w:r w:rsidR="00152D8D" w:rsidRPr="008531D1">
          <w:rPr>
            <w:b w:val="0"/>
            <w:bCs w:val="0"/>
            <w:color w:val="000000"/>
            <w:sz w:val="24"/>
            <w:szCs w:val="24"/>
            <w:rPrChange w:id="2426" w:author="Nick Smith" w:date="2021-05-17T14:21:00Z">
              <w:rPr>
                <w:color w:val="000000"/>
              </w:rPr>
            </w:rPrChange>
          </w:rPr>
          <w:t>; Table 6</w:t>
        </w:r>
      </w:ins>
      <w:ins w:id="2427" w:author="Risa" w:date="2021-04-28T17:39:00Z">
        <w:r w:rsidR="00E26DE7" w:rsidRPr="008531D1">
          <w:rPr>
            <w:b w:val="0"/>
            <w:bCs w:val="0"/>
            <w:color w:val="000000"/>
            <w:sz w:val="24"/>
            <w:szCs w:val="24"/>
            <w:rPrChange w:id="2428" w:author="Nick Smith" w:date="2021-05-17T14:21:00Z">
              <w:rPr>
                <w:color w:val="000000"/>
              </w:rPr>
            </w:rPrChange>
          </w:rPr>
          <w:t>).</w:t>
        </w:r>
      </w:ins>
      <w:ins w:id="2429" w:author="Risa" w:date="2021-04-29T14:44:00Z">
        <w:r w:rsidR="007A1692" w:rsidRPr="008531D1">
          <w:rPr>
            <w:color w:val="000000"/>
            <w:sz w:val="24"/>
            <w:szCs w:val="24"/>
            <w:rPrChange w:id="2430" w:author="Nick Smith" w:date="2021-05-17T14:21:00Z">
              <w:rPr>
                <w:color w:val="000000"/>
              </w:rPr>
            </w:rPrChange>
          </w:rPr>
          <w:t xml:space="preserve"> </w:t>
        </w:r>
      </w:ins>
      <w:ins w:id="2431" w:author="Risa" w:date="2021-05-04T14:47:00Z">
        <w:r w:rsidR="007F34AF" w:rsidRPr="008531D1">
          <w:rPr>
            <w:b w:val="0"/>
            <w:bCs w:val="0"/>
            <w:color w:val="000000" w:themeColor="text1"/>
            <w:sz w:val="24"/>
            <w:szCs w:val="24"/>
            <w:rPrChange w:id="2432" w:author="Nick Smith" w:date="2021-05-17T14:21:00Z">
              <w:rPr>
                <w:b w:val="0"/>
                <w:bCs w:val="0"/>
                <w:color w:val="000000" w:themeColor="text1"/>
              </w:rPr>
            </w:rPrChange>
          </w:rPr>
          <w:t>Solid lines represent a significant relationship and dashed lines represent a non-significant relationship.</w:t>
        </w:r>
      </w:ins>
    </w:p>
    <w:p w14:paraId="78443806" w14:textId="67641CED" w:rsidR="008F486F" w:rsidRPr="001B44B1" w:rsidRDefault="008F486F">
      <w:pPr>
        <w:spacing w:line="480" w:lineRule="auto"/>
        <w:contextualSpacing/>
        <w:rPr>
          <w:ins w:id="2433" w:author="Risa" w:date="2021-04-28T15:19:00Z"/>
          <w:rFonts w:eastAsia="Times New Roman"/>
          <w:b/>
          <w:bCs/>
          <w:color w:val="000000"/>
        </w:rPr>
        <w:pPrChange w:id="2434" w:author="Nick Smith" w:date="2021-05-17T14:21:00Z">
          <w:pPr/>
        </w:pPrChange>
      </w:pPr>
    </w:p>
    <w:p w14:paraId="7FA27FE8" w14:textId="6896B254" w:rsidR="00361685" w:rsidRPr="001B44B1" w:rsidRDefault="00361685">
      <w:pPr>
        <w:spacing w:line="480" w:lineRule="auto"/>
        <w:contextualSpacing/>
        <w:rPr>
          <w:rFonts w:eastAsia="Times New Roman"/>
        </w:rPr>
        <w:pPrChange w:id="2435" w:author="Nick Smith" w:date="2021-05-17T14:21:00Z">
          <w:pPr>
            <w:spacing w:line="480" w:lineRule="auto"/>
          </w:pPr>
        </w:pPrChange>
      </w:pPr>
      <w:r w:rsidRPr="001B44B1">
        <w:rPr>
          <w:rFonts w:eastAsia="Times New Roman"/>
          <w:b/>
          <w:bCs/>
          <w:color w:val="000000"/>
        </w:rPr>
        <w:t>Discussion</w:t>
      </w:r>
    </w:p>
    <w:p w14:paraId="1811D49B" w14:textId="77777777" w:rsidR="00361685" w:rsidRPr="001B44B1" w:rsidDel="00A24EFB" w:rsidRDefault="00361685">
      <w:pPr>
        <w:spacing w:line="480" w:lineRule="auto"/>
        <w:contextualSpacing/>
        <w:rPr>
          <w:del w:id="2436" w:author="Risa" w:date="2021-04-29T09:08:00Z"/>
          <w:rFonts w:eastAsia="Times New Roman"/>
        </w:rPr>
        <w:pPrChange w:id="2437" w:author="Nick Smith" w:date="2021-05-17T14:21:00Z">
          <w:pPr/>
        </w:pPrChange>
      </w:pPr>
    </w:p>
    <w:p w14:paraId="14567134" w14:textId="77777777" w:rsidR="006A278F" w:rsidRPr="001B44B1" w:rsidRDefault="006A278F">
      <w:pPr>
        <w:spacing w:line="480" w:lineRule="auto"/>
        <w:contextualSpacing/>
        <w:pPrChange w:id="2438" w:author="Nick Smith" w:date="2021-05-17T14:21:00Z">
          <w:pPr/>
        </w:pPrChange>
      </w:pPr>
    </w:p>
    <w:sectPr w:rsidR="006A278F" w:rsidRPr="001B44B1" w:rsidSect="00B05AC4">
      <w:footerReference w:type="even" r:id="rId17"/>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Risa" w:date="2021-04-28T17:44:00Z" w:initials="RM">
    <w:p w14:paraId="218DBC3D" w14:textId="60E4F8BD" w:rsidR="00724D3E" w:rsidRDefault="00724D3E">
      <w:pPr>
        <w:pStyle w:val="CommentText"/>
      </w:pPr>
      <w:r>
        <w:rPr>
          <w:rStyle w:val="CommentReference"/>
        </w:rPr>
        <w:annotationRef/>
      </w:r>
      <w:r>
        <w:t>Not sure these hypotheses match up exactly with all the analyses done</w:t>
      </w:r>
    </w:p>
  </w:comment>
  <w:comment w:id="8" w:author="Nick Smith" w:date="2021-05-17T14:19:00Z" w:initials="NGS">
    <w:p w14:paraId="318C0F33" w14:textId="7CEF1219" w:rsidR="00724D3E" w:rsidRDefault="00724D3E">
      <w:pPr>
        <w:pStyle w:val="CommentText"/>
      </w:pPr>
      <w:r>
        <w:rPr>
          <w:rStyle w:val="CommentReference"/>
        </w:rPr>
        <w:annotationRef/>
      </w:r>
      <w:r>
        <w:t>Need to move legend inside plotted area</w:t>
      </w:r>
    </w:p>
  </w:comment>
  <w:comment w:id="9" w:author="Nick Smith" w:date="2021-05-17T14:32:00Z" w:initials="NGS">
    <w:p w14:paraId="451C202F" w14:textId="1DADFD0A" w:rsidR="00724D3E" w:rsidRDefault="00724D3E">
      <w:pPr>
        <w:pStyle w:val="CommentText"/>
      </w:pPr>
      <w:r>
        <w:rPr>
          <w:rStyle w:val="CommentReference"/>
        </w:rPr>
        <w:annotationRef/>
      </w:r>
      <w:r>
        <w:t>Fix x-axis to this</w:t>
      </w:r>
    </w:p>
  </w:comment>
  <w:comment w:id="10" w:author="Nick Smith" w:date="2021-05-17T14:39:00Z" w:initials="NGS">
    <w:p w14:paraId="530DDC19" w14:textId="757E3DB3" w:rsidR="00724D3E" w:rsidRDefault="00724D3E">
      <w:pPr>
        <w:pStyle w:val="CommentText"/>
      </w:pPr>
      <w:r>
        <w:rPr>
          <w:rStyle w:val="CommentReference"/>
        </w:rPr>
        <w:annotationRef/>
      </w:r>
      <w:r>
        <w:t>Inset legend needs changed to reflect new setup</w:t>
      </w:r>
    </w:p>
  </w:comment>
  <w:comment w:id="51" w:author="Nick Smith" w:date="2021-05-17T14:58:00Z" w:initials="NGS">
    <w:p w14:paraId="31924FA5" w14:textId="02B98227" w:rsidR="00724D3E" w:rsidRDefault="00724D3E">
      <w:pPr>
        <w:pStyle w:val="CommentText"/>
      </w:pPr>
      <w:r>
        <w:rPr>
          <w:rStyle w:val="CommentReference"/>
        </w:rPr>
        <w:annotationRef/>
      </w:r>
      <w:r>
        <w:t>fix</w:t>
      </w:r>
    </w:p>
  </w:comment>
  <w:comment w:id="52" w:author="Nick Smith" w:date="2021-05-18T12:38:00Z" w:initials="NGS">
    <w:p w14:paraId="236DCC83" w14:textId="29802F1E" w:rsidR="00724D3E" w:rsidRDefault="00724D3E">
      <w:pPr>
        <w:pStyle w:val="CommentText"/>
      </w:pPr>
      <w:r>
        <w:rPr>
          <w:rStyle w:val="CommentReference"/>
        </w:rPr>
        <w:annotationRef/>
      </w:r>
      <w:proofErr w:type="spellStart"/>
      <w:proofErr w:type="gramStart"/>
      <w:r>
        <w:t>lets</w:t>
      </w:r>
      <w:proofErr w:type="spellEnd"/>
      <w:proofErr w:type="gramEnd"/>
      <w:r>
        <w:t xml:space="preserve"> focus on AGB rather than LAI</w:t>
      </w:r>
    </w:p>
  </w:comment>
  <w:comment w:id="115" w:author="Nick Smith" w:date="2021-05-17T16:44:00Z" w:initials="NGS">
    <w:p w14:paraId="0C4222F9" w14:textId="755B06A7" w:rsidR="00724D3E" w:rsidRDefault="00724D3E">
      <w:pPr>
        <w:pStyle w:val="CommentText"/>
      </w:pPr>
      <w:r>
        <w:rPr>
          <w:rStyle w:val="CommentReference"/>
        </w:rPr>
        <w:annotationRef/>
      </w:r>
      <w:r>
        <w:t>needs adjusted</w:t>
      </w:r>
    </w:p>
  </w:comment>
  <w:comment w:id="116" w:author="Nick Smith" w:date="2021-05-17T16:45:00Z" w:initials="NGS">
    <w:p w14:paraId="2A27E695" w14:textId="74DC067F" w:rsidR="00724D3E" w:rsidRDefault="00724D3E">
      <w:pPr>
        <w:pStyle w:val="CommentText"/>
      </w:pPr>
      <w:r>
        <w:rPr>
          <w:rStyle w:val="CommentReference"/>
        </w:rPr>
        <w:annotationRef/>
      </w:r>
      <w:r>
        <w:rPr>
          <w:noProof/>
        </w:rPr>
        <w:t>Should present soil N x soil P for Fig 1a, possible with Tukey lettering</w:t>
      </w:r>
    </w:p>
  </w:comment>
  <w:comment w:id="1694" w:author="Nick Smith" w:date="2021-05-18T12:46:00Z" w:initials="NGS">
    <w:p w14:paraId="6BCD6627" w14:textId="0EC1BEEF" w:rsidR="00724D3E" w:rsidRDefault="00724D3E">
      <w:pPr>
        <w:pStyle w:val="CommentText"/>
      </w:pPr>
      <w:r>
        <w:rPr>
          <w:rStyle w:val="CommentReference"/>
        </w:rPr>
        <w:annotationRef/>
      </w:r>
      <w:r>
        <w:t>Remove panel B and add all soil treatments to panel A</w:t>
      </w:r>
    </w:p>
  </w:comment>
  <w:comment w:id="2390" w:author="Nick Smith" w:date="2021-05-18T13:51:00Z" w:initials="NGS">
    <w:p w14:paraId="19C2C475" w14:textId="41078B87" w:rsidR="00CD0265" w:rsidRDefault="00CD0265">
      <w:pPr>
        <w:pStyle w:val="CommentText"/>
      </w:pPr>
      <w:r>
        <w:rPr>
          <w:rStyle w:val="CommentReference"/>
        </w:rPr>
        <w:annotationRef/>
      </w:r>
      <w:r>
        <w:t>Make figure more square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8DBC3D" w15:done="0"/>
  <w15:commentEx w15:paraId="318C0F33" w15:done="0"/>
  <w15:commentEx w15:paraId="451C202F" w15:done="0"/>
  <w15:commentEx w15:paraId="530DDC19" w15:done="0"/>
  <w15:commentEx w15:paraId="31924FA5" w15:done="0"/>
  <w15:commentEx w15:paraId="236DCC83" w15:done="0"/>
  <w15:commentEx w15:paraId="0C4222F9" w15:done="0"/>
  <w15:commentEx w15:paraId="2A27E695" w15:done="0"/>
  <w15:commentEx w15:paraId="6BCD6627" w15:done="0"/>
  <w15:commentEx w15:paraId="19C2C4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8DBC3D" w16cid:durableId="24341D91"/>
  <w16cid:commentId w16cid:paraId="318C0F33" w16cid:durableId="244CFA0C"/>
  <w16cid:commentId w16cid:paraId="451C202F" w16cid:durableId="244CFCEE"/>
  <w16cid:commentId w16cid:paraId="530DDC19" w16cid:durableId="244CFEB4"/>
  <w16cid:commentId w16cid:paraId="31924FA5" w16cid:durableId="244D02FA"/>
  <w16cid:commentId w16cid:paraId="236DCC83" w16cid:durableId="244E33C0"/>
  <w16cid:commentId w16cid:paraId="0C4222F9" w16cid:durableId="244D1C03"/>
  <w16cid:commentId w16cid:paraId="2A27E695" w16cid:durableId="244D1C13"/>
  <w16cid:commentId w16cid:paraId="6BCD6627" w16cid:durableId="244E3598"/>
  <w16cid:commentId w16cid:paraId="19C2C475" w16cid:durableId="244E4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823E2" w14:textId="77777777" w:rsidR="00093A8F" w:rsidRDefault="00093A8F" w:rsidP="001B44B1">
      <w:r>
        <w:separator/>
      </w:r>
    </w:p>
  </w:endnote>
  <w:endnote w:type="continuationSeparator" w:id="0">
    <w:p w14:paraId="52D0531E" w14:textId="77777777" w:rsidR="00093A8F" w:rsidRDefault="00093A8F"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2439" w:author="Nick Smith" w:date="2021-05-17T14:21:00Z"/>
  <w:sdt>
    <w:sdtPr>
      <w:rPr>
        <w:rStyle w:val="PageNumber"/>
      </w:rPr>
      <w:id w:val="1074780687"/>
      <w:docPartObj>
        <w:docPartGallery w:val="Page Numbers (Bottom of Page)"/>
        <w:docPartUnique/>
      </w:docPartObj>
    </w:sdtPr>
    <w:sdtContent>
      <w:customXmlInsRangeEnd w:id="2439"/>
      <w:p w14:paraId="3164C6C6" w14:textId="327FB48A" w:rsidR="00724D3E" w:rsidRDefault="00724D3E" w:rsidP="00771C52">
        <w:pPr>
          <w:pStyle w:val="Footer"/>
          <w:framePr w:wrap="none" w:vAnchor="text" w:hAnchor="margin" w:xAlign="right" w:y="1"/>
          <w:rPr>
            <w:ins w:id="2440" w:author="Nick Smith" w:date="2021-05-17T14:21:00Z"/>
            <w:rStyle w:val="PageNumber"/>
          </w:rPr>
        </w:pPr>
        <w:ins w:id="2441" w:author="Nick Smith" w:date="2021-05-17T14:21:00Z">
          <w:r>
            <w:rPr>
              <w:rStyle w:val="PageNumber"/>
            </w:rPr>
            <w:fldChar w:fldCharType="begin"/>
          </w:r>
          <w:r>
            <w:rPr>
              <w:rStyle w:val="PageNumber"/>
            </w:rPr>
            <w:instrText xml:space="preserve"> PAGE </w:instrText>
          </w:r>
          <w:r>
            <w:rPr>
              <w:rStyle w:val="PageNumber"/>
            </w:rPr>
            <w:fldChar w:fldCharType="end"/>
          </w:r>
        </w:ins>
      </w:p>
      <w:customXmlInsRangeStart w:id="2442" w:author="Nick Smith" w:date="2021-05-17T14:21:00Z"/>
    </w:sdtContent>
  </w:sdt>
  <w:customXmlInsRangeEnd w:id="2442"/>
  <w:p w14:paraId="4AE43F7F" w14:textId="77777777" w:rsidR="00724D3E" w:rsidRDefault="00724D3E">
    <w:pPr>
      <w:pStyle w:val="Footer"/>
      <w:ind w:right="360"/>
      <w:pPrChange w:id="2443" w:author="Nick Smith" w:date="2021-05-17T14:21: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2444" w:author="Nick Smith" w:date="2021-05-17T14:21:00Z"/>
  <w:sdt>
    <w:sdtPr>
      <w:rPr>
        <w:rStyle w:val="PageNumber"/>
      </w:rPr>
      <w:id w:val="-589242791"/>
      <w:docPartObj>
        <w:docPartGallery w:val="Page Numbers (Bottom of Page)"/>
        <w:docPartUnique/>
      </w:docPartObj>
    </w:sdtPr>
    <w:sdtContent>
      <w:customXmlInsRangeEnd w:id="2444"/>
      <w:p w14:paraId="26B0195A" w14:textId="011C7121" w:rsidR="00724D3E" w:rsidRDefault="00724D3E" w:rsidP="00771C52">
        <w:pPr>
          <w:pStyle w:val="Footer"/>
          <w:framePr w:wrap="none" w:vAnchor="text" w:hAnchor="margin" w:xAlign="right" w:y="1"/>
          <w:rPr>
            <w:ins w:id="2445" w:author="Nick Smith" w:date="2021-05-17T14:21:00Z"/>
            <w:rStyle w:val="PageNumber"/>
          </w:rPr>
        </w:pPr>
        <w:ins w:id="2446" w:author="Nick Smith" w:date="2021-05-17T14:21: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2447" w:author="Nick Smith" w:date="2021-05-17T14:21:00Z">
          <w:r>
            <w:rPr>
              <w:rStyle w:val="PageNumber"/>
            </w:rPr>
            <w:fldChar w:fldCharType="end"/>
          </w:r>
        </w:ins>
      </w:p>
      <w:customXmlInsRangeStart w:id="2448" w:author="Nick Smith" w:date="2021-05-17T14:21:00Z"/>
    </w:sdtContent>
  </w:sdt>
  <w:customXmlInsRangeEnd w:id="2448"/>
  <w:p w14:paraId="512C2C66" w14:textId="77777777" w:rsidR="00724D3E" w:rsidRDefault="00724D3E">
    <w:pPr>
      <w:pStyle w:val="Footer"/>
      <w:ind w:right="360"/>
      <w:pPrChange w:id="2449" w:author="Nick Smith" w:date="2021-05-17T14:21: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DBA92" w14:textId="77777777" w:rsidR="00093A8F" w:rsidRDefault="00093A8F" w:rsidP="001B44B1">
      <w:r>
        <w:separator/>
      </w:r>
    </w:p>
  </w:footnote>
  <w:footnote w:type="continuationSeparator" w:id="0">
    <w:p w14:paraId="43343B32" w14:textId="77777777" w:rsidR="00093A8F" w:rsidRDefault="00093A8F"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num>
  <w:num w:numId="6">
    <w:abstractNumId w:val="0"/>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77C60"/>
    <w:rsid w:val="00093A8F"/>
    <w:rsid w:val="000B15CA"/>
    <w:rsid w:val="000C4651"/>
    <w:rsid w:val="000C583D"/>
    <w:rsid w:val="000D3DDB"/>
    <w:rsid w:val="000F0BE3"/>
    <w:rsid w:val="00102B2A"/>
    <w:rsid w:val="001042EA"/>
    <w:rsid w:val="00111AFB"/>
    <w:rsid w:val="0013288D"/>
    <w:rsid w:val="0014366E"/>
    <w:rsid w:val="00150B42"/>
    <w:rsid w:val="00152D8D"/>
    <w:rsid w:val="00175A1E"/>
    <w:rsid w:val="001A2607"/>
    <w:rsid w:val="001B0EE0"/>
    <w:rsid w:val="001B44B1"/>
    <w:rsid w:val="001B6B10"/>
    <w:rsid w:val="001C5C13"/>
    <w:rsid w:val="001D0DC9"/>
    <w:rsid w:val="001E6174"/>
    <w:rsid w:val="001F7DFE"/>
    <w:rsid w:val="002019BC"/>
    <w:rsid w:val="002106E3"/>
    <w:rsid w:val="00226FA7"/>
    <w:rsid w:val="0023259A"/>
    <w:rsid w:val="002327DA"/>
    <w:rsid w:val="00250A39"/>
    <w:rsid w:val="00254541"/>
    <w:rsid w:val="00280238"/>
    <w:rsid w:val="002A405B"/>
    <w:rsid w:val="002A727E"/>
    <w:rsid w:val="002B2CF0"/>
    <w:rsid w:val="002B429E"/>
    <w:rsid w:val="002B7732"/>
    <w:rsid w:val="002D5EE3"/>
    <w:rsid w:val="002E41FB"/>
    <w:rsid w:val="00300607"/>
    <w:rsid w:val="00356386"/>
    <w:rsid w:val="00361685"/>
    <w:rsid w:val="003640DC"/>
    <w:rsid w:val="00381A62"/>
    <w:rsid w:val="00383758"/>
    <w:rsid w:val="003A1D1C"/>
    <w:rsid w:val="003A1E67"/>
    <w:rsid w:val="003A755A"/>
    <w:rsid w:val="003B0716"/>
    <w:rsid w:val="003B4314"/>
    <w:rsid w:val="003C476D"/>
    <w:rsid w:val="003D1A31"/>
    <w:rsid w:val="003E3A22"/>
    <w:rsid w:val="003E3DED"/>
    <w:rsid w:val="003F3A2E"/>
    <w:rsid w:val="003F70DB"/>
    <w:rsid w:val="00403672"/>
    <w:rsid w:val="00406371"/>
    <w:rsid w:val="004460F8"/>
    <w:rsid w:val="0045053D"/>
    <w:rsid w:val="004554C8"/>
    <w:rsid w:val="004661AC"/>
    <w:rsid w:val="00471979"/>
    <w:rsid w:val="00482CAA"/>
    <w:rsid w:val="00493741"/>
    <w:rsid w:val="0049730B"/>
    <w:rsid w:val="004B1332"/>
    <w:rsid w:val="004B6018"/>
    <w:rsid w:val="004C3644"/>
    <w:rsid w:val="004D1F45"/>
    <w:rsid w:val="004D217C"/>
    <w:rsid w:val="004E0353"/>
    <w:rsid w:val="004E1503"/>
    <w:rsid w:val="004E69E5"/>
    <w:rsid w:val="004E72F0"/>
    <w:rsid w:val="005024F9"/>
    <w:rsid w:val="00533C21"/>
    <w:rsid w:val="005A731B"/>
    <w:rsid w:val="005C1F8E"/>
    <w:rsid w:val="005F0AFC"/>
    <w:rsid w:val="00604C4C"/>
    <w:rsid w:val="00640580"/>
    <w:rsid w:val="00656DF5"/>
    <w:rsid w:val="00672CC1"/>
    <w:rsid w:val="006A1708"/>
    <w:rsid w:val="006A278F"/>
    <w:rsid w:val="006A3045"/>
    <w:rsid w:val="006E17D6"/>
    <w:rsid w:val="00716334"/>
    <w:rsid w:val="00724D3E"/>
    <w:rsid w:val="00745361"/>
    <w:rsid w:val="0075092F"/>
    <w:rsid w:val="00750DAC"/>
    <w:rsid w:val="00753733"/>
    <w:rsid w:val="00762C16"/>
    <w:rsid w:val="007648C5"/>
    <w:rsid w:val="00771C52"/>
    <w:rsid w:val="0078503B"/>
    <w:rsid w:val="00790AB6"/>
    <w:rsid w:val="00796C11"/>
    <w:rsid w:val="007A06B9"/>
    <w:rsid w:val="007A1692"/>
    <w:rsid w:val="007A6CA7"/>
    <w:rsid w:val="007B4434"/>
    <w:rsid w:val="007D124D"/>
    <w:rsid w:val="007D3D72"/>
    <w:rsid w:val="007F1A75"/>
    <w:rsid w:val="007F34AF"/>
    <w:rsid w:val="007F6543"/>
    <w:rsid w:val="007F6C75"/>
    <w:rsid w:val="008010AC"/>
    <w:rsid w:val="00801487"/>
    <w:rsid w:val="00827B83"/>
    <w:rsid w:val="00832B95"/>
    <w:rsid w:val="008531D1"/>
    <w:rsid w:val="00880F5C"/>
    <w:rsid w:val="00884269"/>
    <w:rsid w:val="00884696"/>
    <w:rsid w:val="00884CEC"/>
    <w:rsid w:val="00890194"/>
    <w:rsid w:val="00893A76"/>
    <w:rsid w:val="0089659F"/>
    <w:rsid w:val="008A5EC2"/>
    <w:rsid w:val="008A7A58"/>
    <w:rsid w:val="008B04B8"/>
    <w:rsid w:val="008C4664"/>
    <w:rsid w:val="008E3C9D"/>
    <w:rsid w:val="008F486F"/>
    <w:rsid w:val="00921E26"/>
    <w:rsid w:val="0092235C"/>
    <w:rsid w:val="00930A47"/>
    <w:rsid w:val="00934623"/>
    <w:rsid w:val="009347FA"/>
    <w:rsid w:val="009361C5"/>
    <w:rsid w:val="00951F0E"/>
    <w:rsid w:val="00961478"/>
    <w:rsid w:val="009734F0"/>
    <w:rsid w:val="00992D65"/>
    <w:rsid w:val="009B768F"/>
    <w:rsid w:val="009B7AC8"/>
    <w:rsid w:val="009C694B"/>
    <w:rsid w:val="009D2AEB"/>
    <w:rsid w:val="009D3535"/>
    <w:rsid w:val="009F343C"/>
    <w:rsid w:val="00A07568"/>
    <w:rsid w:val="00A15679"/>
    <w:rsid w:val="00A23605"/>
    <w:rsid w:val="00A24A5B"/>
    <w:rsid w:val="00A24EFB"/>
    <w:rsid w:val="00A25309"/>
    <w:rsid w:val="00A365F1"/>
    <w:rsid w:val="00A85915"/>
    <w:rsid w:val="00A93E29"/>
    <w:rsid w:val="00A975A3"/>
    <w:rsid w:val="00AB6E48"/>
    <w:rsid w:val="00AD69EA"/>
    <w:rsid w:val="00AE1760"/>
    <w:rsid w:val="00AF12A2"/>
    <w:rsid w:val="00B024FB"/>
    <w:rsid w:val="00B05AC4"/>
    <w:rsid w:val="00B16B03"/>
    <w:rsid w:val="00B262CF"/>
    <w:rsid w:val="00B40B96"/>
    <w:rsid w:val="00B47C59"/>
    <w:rsid w:val="00B76E6C"/>
    <w:rsid w:val="00BA58FF"/>
    <w:rsid w:val="00BD7C1B"/>
    <w:rsid w:val="00BF1133"/>
    <w:rsid w:val="00BF4DED"/>
    <w:rsid w:val="00C22725"/>
    <w:rsid w:val="00C41EA2"/>
    <w:rsid w:val="00C64CEB"/>
    <w:rsid w:val="00C71FEE"/>
    <w:rsid w:val="00CA27A5"/>
    <w:rsid w:val="00CA64B3"/>
    <w:rsid w:val="00CA6CFC"/>
    <w:rsid w:val="00CB5801"/>
    <w:rsid w:val="00CC076E"/>
    <w:rsid w:val="00CC0CAA"/>
    <w:rsid w:val="00CC3A73"/>
    <w:rsid w:val="00CD0265"/>
    <w:rsid w:val="00CD0AB6"/>
    <w:rsid w:val="00CD6729"/>
    <w:rsid w:val="00CE3D9E"/>
    <w:rsid w:val="00CF0686"/>
    <w:rsid w:val="00D10DE1"/>
    <w:rsid w:val="00D16F1C"/>
    <w:rsid w:val="00D60C62"/>
    <w:rsid w:val="00D65202"/>
    <w:rsid w:val="00D7113F"/>
    <w:rsid w:val="00D860B0"/>
    <w:rsid w:val="00DA1940"/>
    <w:rsid w:val="00DA3E12"/>
    <w:rsid w:val="00DB48ED"/>
    <w:rsid w:val="00DB5402"/>
    <w:rsid w:val="00E009DE"/>
    <w:rsid w:val="00E05F61"/>
    <w:rsid w:val="00E26DE7"/>
    <w:rsid w:val="00E3357A"/>
    <w:rsid w:val="00E4356B"/>
    <w:rsid w:val="00E509F6"/>
    <w:rsid w:val="00E55919"/>
    <w:rsid w:val="00E752D7"/>
    <w:rsid w:val="00E82934"/>
    <w:rsid w:val="00E8456C"/>
    <w:rsid w:val="00E90291"/>
    <w:rsid w:val="00E95F37"/>
    <w:rsid w:val="00EB6190"/>
    <w:rsid w:val="00EE6CB1"/>
    <w:rsid w:val="00EF2641"/>
    <w:rsid w:val="00EF4F1D"/>
    <w:rsid w:val="00EF60BF"/>
    <w:rsid w:val="00F178AB"/>
    <w:rsid w:val="00F36E49"/>
    <w:rsid w:val="00F476C2"/>
    <w:rsid w:val="00F86558"/>
    <w:rsid w:val="00F9151E"/>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E621E-F068-6343-B325-71C11776F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23</Pages>
  <Words>30838</Words>
  <Characters>175780</Characters>
  <Application>Microsoft Office Word</Application>
  <DocSecurity>0</DocSecurity>
  <Lines>1464</Lines>
  <Paragraphs>412</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206206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26</cp:revision>
  <dcterms:created xsi:type="dcterms:W3CDTF">2021-05-17T22:01:00Z</dcterms:created>
  <dcterms:modified xsi:type="dcterms:W3CDTF">2021-05-18T19:03:00Z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