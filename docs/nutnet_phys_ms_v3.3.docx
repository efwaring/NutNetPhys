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proofErr w:type="spellStart"/>
      <w:r w:rsidRPr="00EA24F1">
        <w:rPr>
          <w:rFonts w:eastAsia="Times New Roman"/>
        </w:rPr>
        <w:t>Silwood</w:t>
      </w:r>
      <w:proofErr w:type="spellEnd"/>
      <w:r w:rsidRPr="00EA24F1">
        <w:rPr>
          <w:rFonts w:eastAsia="Times New Roman"/>
        </w:rPr>
        <w:t xml:space="preserve">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5081574B"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del w:id="13" w:author="Nick Smith" w:date="2021-12-16T14:51:00Z">
        <w:r w:rsidRPr="00771C52" w:rsidDel="00162DE1">
          <w:rPr>
            <w:rFonts w:eastAsia="Times New Roman"/>
            <w:color w:val="000000"/>
          </w:rPr>
          <w:delText xml:space="preserve">increases </w:delText>
        </w:r>
      </w:del>
      <w:ins w:id="14" w:author="Nick Smith" w:date="2021-12-16T14:51:00Z">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ins>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r w:rsidR="008C53AA">
        <w:rPr>
          <w:rFonts w:eastAsia="Times New Roman"/>
          <w:color w:val="000000"/>
        </w:rPr>
        <w:t xml:space="preserve">leaf traits and climate </w:t>
      </w:r>
      <w:del w:id="15" w:author="Nick Smith" w:date="2021-12-16T14:52:00Z">
        <w:r w:rsidR="008C53AA" w:rsidDel="00162DE1">
          <w:rPr>
            <w:rFonts w:eastAsia="Times New Roman"/>
            <w:color w:val="000000"/>
          </w:rPr>
          <w:delText xml:space="preserve">are </w:delText>
        </w:r>
      </w:del>
      <w:ins w:id="16" w:author="Nick Smith" w:date="2021-12-16T14:52:00Z">
        <w:r w:rsidR="00162DE1">
          <w:rPr>
            <w:rFonts w:eastAsia="Times New Roman"/>
            <w:color w:val="000000"/>
          </w:rPr>
          <w:t>were</w:t>
        </w:r>
      </w:ins>
      <w:ins w:id="17" w:author="Nick Smith" w:date="2021-12-16T14:57:00Z">
        <w:r w:rsidR="00162DE1">
          <w:rPr>
            <w:rFonts w:eastAsia="Times New Roman"/>
            <w:color w:val="000000"/>
          </w:rPr>
          <w:t xml:space="preserve"> generally</w:t>
        </w:r>
      </w:ins>
      <w:ins w:id="18" w:author="Nick Smith" w:date="2021-12-16T14:52:00Z">
        <w:r w:rsidR="00162DE1">
          <w:rPr>
            <w:rFonts w:eastAsia="Times New Roman"/>
            <w:color w:val="000000"/>
          </w:rPr>
          <w:t xml:space="preserve"> </w:t>
        </w:r>
      </w:ins>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ins w:id="19" w:author="Nick Smith" w:date="2021-12-16T14:53:00Z">
        <w:r w:rsidR="00162DE1">
          <w:rPr>
            <w:rFonts w:eastAsia="Times New Roman"/>
            <w:color w:val="000000"/>
          </w:rPr>
          <w:t>re was a weak suggestion that the</w:t>
        </w:r>
      </w:ins>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del w:id="20" w:author="Nick Smith" w:date="2021-12-16T14:52:00Z">
        <w:r w:rsidR="00D06FFF" w:rsidDel="00162DE1">
          <w:rPr>
            <w:rFonts w:eastAsia="Times New Roman"/>
            <w:color w:val="000000"/>
          </w:rPr>
          <w:delText xml:space="preserve">is </w:delText>
        </w:r>
      </w:del>
      <w:ins w:id="21" w:author="Nick Smith" w:date="2021-12-16T14:52:00Z">
        <w:r w:rsidR="00162DE1">
          <w:rPr>
            <w:rFonts w:eastAsia="Times New Roman"/>
            <w:color w:val="000000"/>
          </w:rPr>
          <w:t>was</w:t>
        </w:r>
        <w:r w:rsidR="00162DE1">
          <w:rPr>
            <w:rFonts w:eastAsia="Times New Roman"/>
            <w:color w:val="000000"/>
          </w:rPr>
          <w:t xml:space="preserve"> </w:t>
        </w:r>
      </w:ins>
      <w:r w:rsidR="00D06FFF">
        <w:rPr>
          <w:rFonts w:eastAsia="Times New Roman"/>
          <w:color w:val="000000"/>
        </w:rPr>
        <w:t>strongest when plants increase</w:t>
      </w:r>
      <w:ins w:id="22" w:author="Nick Smith" w:date="2021-12-16T14:52:00Z">
        <w:r w:rsidR="00162DE1">
          <w:rPr>
            <w:rFonts w:eastAsia="Times New Roman"/>
            <w:color w:val="000000"/>
          </w:rPr>
          <w:t>d</w:t>
        </w:r>
      </w:ins>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ins w:id="23" w:author="Nick Smith" w:date="2021-12-16T14:54:00Z">
        <w:r w:rsidR="00162DE1">
          <w:rPr>
            <w:rFonts w:eastAsia="Times New Roman"/>
            <w:color w:val="000000"/>
          </w:rPr>
          <w:t xml:space="preserve"> </w:t>
        </w:r>
      </w:ins>
      <w:ins w:id="24" w:author="Nick Smith" w:date="2021-12-16T14:58:00Z">
        <w:r w:rsidR="00162DE1">
          <w:rPr>
            <w:rFonts w:eastAsia="Times New Roman"/>
            <w:color w:val="000000"/>
          </w:rPr>
          <w:t>It is critical to more fully understand the mechanisms underlying these</w:t>
        </w:r>
      </w:ins>
      <w:del w:id="25" w:author="Nick Smith" w:date="2021-12-16T14:58:00Z">
        <w:r w:rsidRPr="00771C52" w:rsidDel="00162DE1">
          <w:rPr>
            <w:rFonts w:eastAsia="Times New Roman"/>
            <w:color w:val="000000"/>
          </w:rPr>
          <w:delText xml:space="preserve"> That is, in cases where plants use added soil nitrogen to </w:delText>
        </w:r>
        <w:r w:rsidR="008C53AA" w:rsidDel="00162DE1">
          <w:rPr>
            <w:rFonts w:eastAsia="Times New Roman"/>
            <w:color w:val="000000"/>
          </w:rPr>
          <w:delText>increase biomass</w:delText>
        </w:r>
        <w:r w:rsidRPr="00771C52" w:rsidDel="00162DE1">
          <w:rPr>
            <w:rFonts w:eastAsia="Times New Roman"/>
            <w:color w:val="000000"/>
          </w:rPr>
          <w:delText xml:space="preserve">, </w:delText>
        </w:r>
        <w:r w:rsidRPr="00771C52" w:rsidDel="00162DE1">
          <w:rPr>
            <w:rFonts w:eastAsia="Times New Roman"/>
            <w:i/>
            <w:iCs/>
            <w:color w:val="000000"/>
          </w:rPr>
          <w:delText>N</w:delText>
        </w:r>
        <w:r w:rsidRPr="00771C52" w:rsidDel="00162DE1">
          <w:rPr>
            <w:rFonts w:eastAsia="Times New Roman"/>
            <w:color w:val="000000"/>
            <w:vertAlign w:val="subscript"/>
          </w:rPr>
          <w:delText>area</w:delText>
        </w:r>
        <w:r w:rsidRPr="00771C52" w:rsidDel="00162DE1">
          <w:rPr>
            <w:rFonts w:eastAsia="Times New Roman"/>
            <w:color w:val="000000"/>
          </w:rPr>
          <w:delText xml:space="preserve"> is primarily the product of climate and leaf structure</w:delText>
        </w:r>
        <w:r w:rsidR="00B83AB1" w:rsidDel="00162DE1">
          <w:rPr>
            <w:rFonts w:eastAsia="Times New Roman"/>
            <w:color w:val="000000"/>
          </w:rPr>
          <w:delText>;</w:delText>
        </w:r>
        <w:r w:rsidRPr="00771C52" w:rsidDel="00162DE1">
          <w:rPr>
            <w:rFonts w:eastAsia="Times New Roman"/>
            <w:color w:val="000000"/>
          </w:rPr>
          <w:delText xml:space="preserve"> </w:delText>
        </w:r>
        <w:r w:rsidR="00B83AB1" w:rsidDel="00162DE1">
          <w:rPr>
            <w:rFonts w:eastAsia="Times New Roman"/>
            <w:color w:val="000000"/>
          </w:rPr>
          <w:delText>w</w:delText>
        </w:r>
        <w:r w:rsidRPr="00771C52" w:rsidDel="00162DE1">
          <w:rPr>
            <w:rFonts w:eastAsia="Times New Roman"/>
            <w:color w:val="000000"/>
          </w:rPr>
          <w:delText>hereas a positive relationship between soil and leaf nitrogen is observed when added nitrogen is not used for growth. These</w:delText>
        </w:r>
      </w:del>
      <w:r w:rsidRPr="00771C52">
        <w:rPr>
          <w:rFonts w:eastAsia="Times New Roman"/>
          <w:color w:val="000000"/>
        </w:rPr>
        <w:t xml:space="preserve"> dynamics </w:t>
      </w:r>
      <w:del w:id="26" w:author="Nick Smith" w:date="2021-12-16T14:58:00Z">
        <w:r w:rsidRPr="00771C52" w:rsidDel="00162DE1">
          <w:rPr>
            <w:rFonts w:eastAsia="Times New Roman"/>
            <w:color w:val="000000"/>
          </w:rPr>
          <w:delText xml:space="preserve">will be important to </w:delText>
        </w:r>
        <w:r w:rsidR="00B83AB1" w:rsidDel="00162DE1">
          <w:rPr>
            <w:rFonts w:eastAsia="Times New Roman"/>
            <w:color w:val="000000"/>
          </w:rPr>
          <w:delText>consider</w:delText>
        </w:r>
        <w:r w:rsidR="00B83AB1" w:rsidRPr="00771C52" w:rsidDel="00162DE1">
          <w:rPr>
            <w:rFonts w:eastAsia="Times New Roman"/>
            <w:color w:val="000000"/>
          </w:rPr>
          <w:delText xml:space="preserve"> </w:delText>
        </w:r>
        <w:r w:rsidRPr="00771C52" w:rsidDel="00162DE1">
          <w:rPr>
            <w:rFonts w:eastAsia="Times New Roman"/>
            <w:color w:val="000000"/>
          </w:rPr>
          <w:delText>in</w:delText>
        </w:r>
      </w:del>
      <w:ins w:id="27" w:author="Nick Smith" w:date="2021-12-16T14:58:00Z">
        <w:r w:rsidR="00162DE1">
          <w:rPr>
            <w:rFonts w:eastAsia="Times New Roman"/>
            <w:color w:val="000000"/>
          </w:rPr>
          <w:t>for</w:t>
        </w:r>
      </w:ins>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1C92C405"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 xml:space="preserve">nstraints are </w:t>
      </w:r>
      <w:r w:rsidR="00D678C0">
        <w:rPr>
          <w:rFonts w:eastAsia="Times New Roman"/>
          <w:color w:val="000000"/>
        </w:rPr>
        <w:t>imposed</w:t>
      </w:r>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62B881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697B622B"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w:t>
      </w:r>
      <w:r w:rsidR="00EC110E">
        <w:rPr>
          <w:rFonts w:eastAsia="Times New Roman"/>
          <w:color w:val="000000"/>
        </w:rPr>
        <w:lastRenderedPageBreak/>
        <w:t>Additionally, data from a</w:t>
      </w:r>
      <w:r w:rsidR="00472FC8">
        <w:rPr>
          <w:rFonts w:eastAsia="Times New Roman"/>
          <w:color w:val="000000"/>
        </w:rPr>
        <w:t xml:space="preserve"> globally distributed experiment</w:t>
      </w:r>
      <w:r w:rsidR="00EC110E">
        <w:rPr>
          <w:rFonts w:eastAsia="Times New Roman"/>
          <w:color w:val="000000"/>
        </w:rPr>
        <w:t xml:space="preserve"> was found to show this positive relationship as inferred from an increase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with added soil nitrogen, but no change in leaf mass per area</w:t>
      </w:r>
      <w:r w:rsidR="00472FC8">
        <w:rPr>
          <w:rFonts w:eastAsia="Times New Roman"/>
          <w:color w:val="000000"/>
        </w:rPr>
        <w:t xml:space="preserve"> </w:t>
      </w:r>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w:t>
      </w:r>
      <w:r w:rsidR="00403D54">
        <w:rPr>
          <w:rFonts w:eastAsia="Times New Roman"/>
          <w:color w:val="000000"/>
        </w:rPr>
        <w:t>posit</w:t>
      </w:r>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r w:rsidR="00403D54">
        <w:t>this positive correlation 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a wasteful process in the sense that the extra Rub</w:t>
      </w:r>
      <w:r w:rsidR="00C4492C">
        <w:rPr>
          <w:rFonts w:eastAsia="Times New Roman"/>
          <w:color w:val="000000"/>
        </w:rPr>
        <w:t>i</w:t>
      </w:r>
      <w:r w:rsidRPr="001B44B1">
        <w:rPr>
          <w:rFonts w:eastAsia="Times New Roman"/>
          <w:color w:val="000000"/>
        </w:rPr>
        <w:t xml:space="preserve">sco would not increase photosynthesis unless it was 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539FF387"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However, we focus here on aboveground biomass as a proxy for structural allocation to test our theory</w:t>
      </w:r>
      <w:r w:rsidR="00475F5D">
        <w:rPr>
          <w:rFonts w:eastAsia="Times New Roman"/>
          <w:color w:val="000000"/>
        </w:rPr>
        <w:t>.</w:t>
      </w:r>
    </w:p>
    <w:p w14:paraId="04461849" w14:textId="1E9864F0"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to test these ideas about 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lastRenderedPageBreak/>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2E92E822" w14:textId="230DDA3B"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climate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8">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786E69B2"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724617E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of different species</w:t>
      </w:r>
      <w:r w:rsidRPr="00771C52">
        <w:rPr>
          <w:rFonts w:eastAsia="Times New Roman"/>
          <w:color w:val="000000"/>
        </w:rPr>
        <w:t xml:space="preserve"> per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0618073F"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32F9DCF1" w:rsidR="00361685" w:rsidRDefault="00361685" w:rsidP="00B05AC4">
      <w:pPr>
        <w:spacing w:line="480" w:lineRule="auto"/>
        <w:contextualSpacing/>
        <w:rPr>
          <w:ins w:id="28" w:author="Nick Smith" w:date="2021-12-10T09:48:00Z"/>
          <w:rFonts w:eastAsia="Times New Roman"/>
          <w:color w:val="000000"/>
        </w:rPr>
      </w:pPr>
      <w:r w:rsidRPr="00771C52">
        <w:rPr>
          <w:rFonts w:eastAsia="Times New Roman"/>
          <w:color w:val="000000"/>
        </w:rPr>
        <w:tab/>
        <w:t>The latitude and longitude of each site</w:t>
      </w:r>
      <w:ins w:id="29" w:author="Risa" w:date="2021-12-13T16:04:00Z">
        <w:r w:rsidR="00B43598">
          <w:rPr>
            <w:rFonts w:eastAsia="Times New Roman"/>
            <w:color w:val="000000"/>
          </w:rPr>
          <w:t xml:space="preserve"> </w:t>
        </w:r>
      </w:ins>
      <w:del w:id="30" w:author="Risa" w:date="2021-12-13T16:07:00Z">
        <w:r w:rsidRPr="00771C52" w:rsidDel="008348DB">
          <w:rPr>
            <w:rFonts w:eastAsia="Times New Roman"/>
            <w:color w:val="000000"/>
          </w:rPr>
          <w:delText xml:space="preserve"> </w:delText>
        </w:r>
      </w:del>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ins w:id="31" w:author="Nick Smith" w:date="2021-12-10T09:44:00Z">
        <w:r w:rsidR="000E2B28">
          <w:rPr>
            <w:rFonts w:eastAsia="Times New Roman"/>
            <w:color w:val="000000"/>
            <w:vertAlign w:val="subscript"/>
          </w:rPr>
          <w:t>,0</w:t>
        </w:r>
      </w:ins>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ins w:id="32" w:author="Nick Smith" w:date="2021-12-10T09:46:00Z">
        <w:r w:rsidR="000E2B28">
          <w:rPr>
            <w:rFonts w:eastAsia="Times New Roman"/>
            <w:color w:val="000000"/>
          </w:rPr>
          <w:t xml:space="preserve">To account for the fact that </w:t>
        </w:r>
      </w:ins>
      <w:ins w:id="33" w:author="Nick Smith" w:date="2021-12-10T09:47:00Z">
        <w:r w:rsidR="000E2B28">
          <w:rPr>
            <w:rFonts w:eastAsia="Times New Roman"/>
            <w:color w:val="000000"/>
          </w:rPr>
          <w:t>i</w:t>
        </w:r>
      </w:ins>
      <w:ins w:id="34" w:author="Nick Smith" w:date="2021-12-10T09:44:00Z">
        <w:r w:rsidR="000E2B28">
          <w:rPr>
            <w:rFonts w:eastAsia="Times New Roman"/>
            <w:color w:val="000000"/>
          </w:rPr>
          <w:t>ncoming photosynthetically active radiation</w:t>
        </w:r>
      </w:ins>
      <w:ins w:id="35" w:author="Nick Smith" w:date="2021-12-10T09:47:00Z">
        <w:r w:rsidR="000E2B28">
          <w:rPr>
            <w:rFonts w:eastAsia="Times New Roman"/>
            <w:color w:val="000000"/>
          </w:rPr>
          <w:t xml:space="preserve">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ins>
      <w:ins w:id="36" w:author="Nick Smith" w:date="2021-12-10T09:44:00Z">
        <w:r w:rsidR="000E2B28">
          <w:rPr>
            <w:rFonts w:eastAsia="Times New Roman"/>
            <w:color w:val="000000"/>
          </w:rPr>
          <w:t xml:space="preserve"> </w:t>
        </w:r>
      </w:ins>
      <w:ins w:id="37" w:author="Nick Smith" w:date="2021-12-10T09:46:00Z">
        <w:r w:rsidR="000E2B28">
          <w:rPr>
            <w:rFonts w:eastAsia="Times New Roman"/>
            <w:color w:val="000000"/>
          </w:rPr>
          <w:t>per-unit-leaf area</w:t>
        </w:r>
      </w:ins>
      <w:ins w:id="38" w:author="Nick Smith" w:date="2021-12-10T09:49:00Z">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ins>
      <w:ins w:id="39" w:author="Nick Smith" w:date="2021-12-10T09:48:00Z">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ins>
      <w:del w:id="40" w:author="Nick Smith" w:date="2021-12-10T09:48:00Z">
        <w:r w:rsidR="000E55C7" w:rsidDel="000E55C7">
          <w:rPr>
            <w:rFonts w:eastAsia="Times New Roman"/>
            <w:color w:val="000000"/>
          </w:rPr>
          <w:del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2017)"},"properties":{"noteIndex":0},"schema":"https://github.com/citation-style-language/schema/raw/master/csl-citation.json"}</w:delInstrText>
        </w:r>
      </w:del>
      <w:r w:rsidR="000E55C7">
        <w:rPr>
          <w:rFonts w:eastAsia="Times New Roman"/>
          <w:color w:val="000000"/>
        </w:rPr>
        <w:fldChar w:fldCharType="separate"/>
      </w:r>
      <w:r w:rsidR="000E55C7" w:rsidRPr="000E55C7">
        <w:rPr>
          <w:rFonts w:eastAsia="Times New Roman"/>
          <w:noProof/>
          <w:color w:val="000000"/>
        </w:rPr>
        <w:t>(</w:t>
      </w:r>
      <w:del w:id="41" w:author="Nick Smith" w:date="2021-12-10T09:48:00Z">
        <w:r w:rsidR="000E55C7" w:rsidRPr="000E55C7" w:rsidDel="000E55C7">
          <w:rPr>
            <w:rFonts w:eastAsia="Times New Roman"/>
            <w:noProof/>
            <w:color w:val="000000"/>
          </w:rPr>
          <w:delText xml:space="preserve">Dong </w:delText>
        </w:r>
        <w:r w:rsidR="000E55C7" w:rsidRPr="000E55C7" w:rsidDel="000E55C7">
          <w:rPr>
            <w:rFonts w:eastAsia="Times New Roman"/>
            <w:i/>
            <w:noProof/>
            <w:color w:val="000000"/>
          </w:rPr>
          <w:delText>et al.</w:delText>
        </w:r>
        <w:r w:rsidR="000E55C7" w:rsidRPr="000E55C7" w:rsidDel="000E55C7">
          <w:rPr>
            <w:rFonts w:eastAsia="Times New Roman"/>
            <w:noProof/>
            <w:color w:val="000000"/>
          </w:rPr>
          <w:delText xml:space="preserve">, </w:delText>
        </w:r>
      </w:del>
      <w:r w:rsidR="000E55C7" w:rsidRPr="000E55C7">
        <w:rPr>
          <w:rFonts w:eastAsia="Times New Roman"/>
          <w:noProof/>
          <w:color w:val="000000"/>
        </w:rPr>
        <w:t>2017)</w:t>
      </w:r>
      <w:ins w:id="42" w:author="Nick Smith" w:date="2021-12-10T09:48:00Z">
        <w:r w:rsidR="000E55C7">
          <w:rPr>
            <w:rFonts w:eastAsia="Times New Roman"/>
            <w:color w:val="000000"/>
          </w:rPr>
          <w:fldChar w:fldCharType="end"/>
        </w:r>
        <w:r w:rsidR="000E55C7">
          <w:rPr>
            <w:rFonts w:eastAsia="Times New Roman"/>
            <w:color w:val="000000"/>
          </w:rPr>
          <w:t>:</w:t>
        </w:r>
      </w:ins>
    </w:p>
    <w:p w14:paraId="415E5DD5" w14:textId="14886288" w:rsidR="000E55C7" w:rsidRDefault="000E55C7" w:rsidP="00B05AC4">
      <w:pPr>
        <w:spacing w:line="480" w:lineRule="auto"/>
        <w:contextualSpacing/>
        <w:rPr>
          <w:ins w:id="43" w:author="Nick Smith" w:date="2021-12-10T09:51:00Z"/>
          <w:rFonts w:eastAsia="Times New Roman"/>
        </w:rPr>
      </w:pPr>
      <w:ins w:id="44" w:author="Nick Smith" w:date="2021-12-10T09:49:00Z">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w:t>
        </w:r>
      </w:ins>
      <w:ins w:id="45" w:author="Nick Smith" w:date="2021-12-10T09:50:00Z">
        <w:r>
          <w:rPr>
            <w:rFonts w:eastAsia="Times New Roman"/>
          </w:rPr>
          <w:t>1-e</w:t>
        </w:r>
        <w:r>
          <w:rPr>
            <w:rFonts w:eastAsia="Times New Roman"/>
            <w:vertAlign w:val="superscript"/>
          </w:rPr>
          <w:t>-kL</w:t>
        </w:r>
        <w:r>
          <w:rPr>
            <w:rFonts w:eastAsia="Times New Roman"/>
          </w:rPr>
          <w:t xml:space="preserve">)/L </w:t>
        </w:r>
      </w:ins>
      <w:ins w:id="46" w:author="Nick Smith" w:date="2021-12-10T09:51:00Z">
        <w:r>
          <w:rPr>
            <w:rFonts w:eastAsia="Times New Roman"/>
          </w:rPr>
          <w:t xml:space="preserve">                                                                                                                           </w:t>
        </w:r>
      </w:ins>
      <w:ins w:id="47" w:author="Nick Smith" w:date="2021-12-10T09:50:00Z">
        <w:r>
          <w:rPr>
            <w:rFonts w:eastAsia="Times New Roman"/>
          </w:rPr>
          <w:t>(6)</w:t>
        </w:r>
      </w:ins>
    </w:p>
    <w:p w14:paraId="4F38AEE2" w14:textId="1778FFAC" w:rsidR="000E55C7" w:rsidRDefault="000E55C7" w:rsidP="00B05AC4">
      <w:pPr>
        <w:spacing w:line="480" w:lineRule="auto"/>
        <w:contextualSpacing/>
        <w:rPr>
          <w:ins w:id="48" w:author="Nick Smith" w:date="2021-12-10T09:53:00Z"/>
          <w:rFonts w:eastAsia="Times New Roman"/>
        </w:rPr>
      </w:pPr>
      <w:ins w:id="49" w:author="Nick Smith" w:date="2021-12-10T09:51:00Z">
        <w:r>
          <w:rPr>
            <w:rFonts w:eastAsia="Times New Roman"/>
          </w:rPr>
          <w:t>where k is the light extinction coefficient (0.5) and L is the leaf area index, calc</w:t>
        </w:r>
      </w:ins>
      <w:ins w:id="50" w:author="Nick Smith" w:date="2021-12-10T09:52:00Z">
        <w:r>
          <w:rPr>
            <w:rFonts w:eastAsia="Times New Roman"/>
          </w:rPr>
          <w:t>ulated from above (</w:t>
        </w:r>
        <w:proofErr w:type="spellStart"/>
        <w:r>
          <w:rPr>
            <w:rFonts w:eastAsia="Times New Roman"/>
            <w:i/>
          </w:rPr>
          <w:t>I</w:t>
        </w:r>
        <w:r>
          <w:rPr>
            <w:rFonts w:eastAsia="Times New Roman"/>
            <w:vertAlign w:val="subscript"/>
          </w:rPr>
          <w:t>above</w:t>
        </w:r>
        <w:proofErr w:type="spellEnd"/>
        <w:r>
          <w:rPr>
            <w:rFonts w:eastAsia="Times New Roman"/>
          </w:rPr>
          <w:t>) and below (</w:t>
        </w:r>
        <w:proofErr w:type="spellStart"/>
        <w:r>
          <w:rPr>
            <w:rFonts w:eastAsia="Times New Roman"/>
            <w:i/>
          </w:rPr>
          <w:t>I</w:t>
        </w:r>
        <w:r>
          <w:rPr>
            <w:rFonts w:eastAsia="Times New Roman"/>
            <w:vertAlign w:val="subscript"/>
          </w:rPr>
          <w:t>below</w:t>
        </w:r>
      </w:ins>
      <w:proofErr w:type="spellEnd"/>
      <w:ins w:id="51" w:author="Nick Smith" w:date="2021-12-10T09:53:00Z">
        <w:r>
          <w:rPr>
            <w:rFonts w:eastAsia="Times New Roman"/>
          </w:rPr>
          <w:t>)</w:t>
        </w:r>
      </w:ins>
      <w:ins w:id="52" w:author="Nick Smith" w:date="2021-12-10T09:52:00Z">
        <w:r>
          <w:rPr>
            <w:rFonts w:eastAsia="Times New Roman"/>
          </w:rPr>
          <w:t xml:space="preserve"> canopy photosynthetically active radiation </w:t>
        </w:r>
      </w:ins>
      <w:ins w:id="53" w:author="Nick Smith" w:date="2021-12-10T09:53:00Z">
        <w:r>
          <w:rPr>
            <w:rFonts w:eastAsia="Times New Roman"/>
          </w:rPr>
          <w:t>measurements in each plot at each site:</w:t>
        </w:r>
      </w:ins>
    </w:p>
    <w:p w14:paraId="17F526EE" w14:textId="6115818B" w:rsidR="000E55C7" w:rsidRPr="000E55C7" w:rsidRDefault="000E55C7" w:rsidP="00B05AC4">
      <w:pPr>
        <w:spacing w:line="480" w:lineRule="auto"/>
        <w:contextualSpacing/>
        <w:rPr>
          <w:rFonts w:eastAsia="Times New Roman"/>
        </w:rPr>
      </w:pPr>
      <w:ins w:id="54" w:author="Nick Smith" w:date="2021-12-10T09:53:00Z">
        <w:r>
          <w:rPr>
            <w:rFonts w:eastAsia="Times New Roman"/>
          </w:rPr>
          <w:t>L = -log(</w:t>
        </w:r>
        <w:proofErr w:type="spellStart"/>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ins>
      <w:proofErr w:type="spellEnd"/>
      <w:ins w:id="55" w:author="Nick Smith" w:date="2021-12-10T09:54:00Z">
        <w:r>
          <w:rPr>
            <w:rFonts w:eastAsia="Times New Roman"/>
          </w:rPr>
          <w:t>)/0.86                                                                                                              (7)</w:t>
        </w:r>
      </w:ins>
    </w:p>
    <w:p w14:paraId="7D260EED" w14:textId="6D3234DE" w:rsidR="00361685" w:rsidRDefault="00361685" w:rsidP="00B05AC4">
      <w:pPr>
        <w:spacing w:line="480" w:lineRule="auto"/>
        <w:contextualSpacing/>
        <w:rPr>
          <w:ins w:id="56" w:author="Risa" w:date="2021-12-13T16:04:00Z"/>
          <w:rFonts w:eastAsia="Times New Roman"/>
        </w:rPr>
      </w:pPr>
    </w:p>
    <w:p w14:paraId="3A2329C0" w14:textId="0E441265" w:rsidR="00B43598" w:rsidRPr="00B43598" w:rsidRDefault="00B43598" w:rsidP="00B05AC4">
      <w:pPr>
        <w:spacing w:line="480" w:lineRule="auto"/>
        <w:contextualSpacing/>
        <w:rPr>
          <w:ins w:id="57" w:author="Risa" w:date="2021-12-13T16:04:00Z"/>
          <w:rFonts w:eastAsia="Times New Roman"/>
          <w:b/>
          <w:bCs/>
          <w:rPrChange w:id="58" w:author="Risa" w:date="2021-12-13T16:04:00Z">
            <w:rPr>
              <w:ins w:id="59" w:author="Risa" w:date="2021-12-13T16:04:00Z"/>
              <w:rFonts w:eastAsia="Times New Roman"/>
            </w:rPr>
          </w:rPrChange>
        </w:rPr>
      </w:pPr>
      <w:ins w:id="60" w:author="Risa" w:date="2021-12-13T16:04:00Z">
        <w:r w:rsidRPr="00B43598">
          <w:rPr>
            <w:rFonts w:eastAsia="Times New Roman"/>
            <w:b/>
            <w:bCs/>
            <w:rPrChange w:id="61" w:author="Risa" w:date="2021-12-13T16:04:00Z">
              <w:rPr>
                <w:rFonts w:eastAsia="Times New Roman"/>
              </w:rPr>
            </w:rPrChange>
          </w:rPr>
          <w:t>Figure .</w:t>
        </w:r>
      </w:ins>
    </w:p>
    <w:p w14:paraId="00D47D80" w14:textId="6EF1C9AE" w:rsidR="00B43598" w:rsidRDefault="00B43598" w:rsidP="00B05AC4">
      <w:pPr>
        <w:spacing w:line="480" w:lineRule="auto"/>
        <w:contextualSpacing/>
        <w:rPr>
          <w:ins w:id="62" w:author="Risa" w:date="2021-12-13T16:04:00Z"/>
          <w:rFonts w:eastAsia="Times New Roman"/>
        </w:rPr>
      </w:pPr>
      <w:ins w:id="63" w:author="Risa" w:date="2021-12-13T16:05:00Z">
        <w:del w:id="64" w:author="Nick Smith" w:date="2021-12-16T14:59:00Z">
          <w:r w:rsidDel="00167D08">
            <w:rPr>
              <w:rFonts w:eastAsia="Times New Roman"/>
              <w:noProof/>
            </w:rPr>
            <w:drawing>
              <wp:inline distT="0" distB="0" distL="0" distR="0" wp14:anchorId="2CDFA6E3" wp14:editId="6E573E6F">
                <wp:extent cx="5943600" cy="2969895"/>
                <wp:effectExtent l="0" t="0" r="0" b="1905"/>
                <wp:docPr id="5" name="Picture 5"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p of the world&#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del>
      </w:ins>
      <w:ins w:id="65" w:author="Nick Smith" w:date="2021-12-16T14:59:00Z">
        <w:r w:rsidR="00167D08">
          <w:rPr>
            <w:rFonts w:eastAsia="Times New Roman"/>
            <w:noProof/>
          </w:rPr>
          <w:drawing>
            <wp:inline distT="0" distB="0" distL="0" distR="0" wp14:anchorId="4CD30CF3" wp14:editId="0A35CC31">
              <wp:extent cx="5943600" cy="2971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_plot.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ins>
    </w:p>
    <w:p w14:paraId="69654DA9" w14:textId="316349D8" w:rsidR="00B43598" w:rsidRDefault="00B43598" w:rsidP="00B05AC4">
      <w:pPr>
        <w:spacing w:line="480" w:lineRule="auto"/>
        <w:contextualSpacing/>
        <w:rPr>
          <w:ins w:id="66" w:author="Risa" w:date="2021-12-13T16:04:00Z"/>
          <w:rFonts w:eastAsia="Times New Roman"/>
        </w:rPr>
      </w:pPr>
      <w:commentRangeStart w:id="67"/>
      <w:ins w:id="68" w:author="Risa" w:date="2021-12-13T16:04:00Z">
        <w:r w:rsidRPr="00B43598">
          <w:rPr>
            <w:rFonts w:eastAsia="Times New Roman"/>
            <w:b/>
            <w:bCs/>
            <w:rPrChange w:id="69" w:author="Risa" w:date="2021-12-13T16:04:00Z">
              <w:rPr>
                <w:rFonts w:eastAsia="Times New Roman"/>
              </w:rPr>
            </w:rPrChange>
          </w:rPr>
          <w:t>Figure .</w:t>
        </w:r>
        <w:r>
          <w:rPr>
            <w:rFonts w:eastAsia="Times New Roman"/>
            <w:b/>
            <w:bCs/>
          </w:rPr>
          <w:t xml:space="preserve"> </w:t>
        </w:r>
        <w:r w:rsidRPr="00B43598">
          <w:rPr>
            <w:rFonts w:eastAsia="Times New Roman"/>
            <w:rPrChange w:id="70" w:author="Risa" w:date="2021-12-13T16:04:00Z">
              <w:rPr>
                <w:rFonts w:eastAsia="Times New Roman"/>
                <w:b/>
                <w:bCs/>
              </w:rPr>
            </w:rPrChange>
          </w:rPr>
          <w:t>Map</w:t>
        </w:r>
        <w:r>
          <w:rPr>
            <w:rFonts w:eastAsia="Times New Roman"/>
          </w:rPr>
          <w:t xml:space="preserve"> of Nutrient Network sites.</w:t>
        </w:r>
      </w:ins>
      <w:commentRangeEnd w:id="67"/>
      <w:ins w:id="71" w:author="Risa" w:date="2021-12-13T16:05:00Z">
        <w:r>
          <w:rPr>
            <w:rStyle w:val="CommentReference"/>
          </w:rPr>
          <w:commentReference w:id="67"/>
        </w:r>
      </w:ins>
    </w:p>
    <w:p w14:paraId="5FB53CBE" w14:textId="77777777" w:rsidR="00B43598" w:rsidRPr="00B43598" w:rsidRDefault="00B43598" w:rsidP="00B05AC4">
      <w:pPr>
        <w:spacing w:line="480" w:lineRule="auto"/>
        <w:contextualSpacing/>
        <w:rPr>
          <w:rFonts w:eastAsia="Times New Roman"/>
          <w:b/>
          <w:bCs/>
          <w:rPrChange w:id="72" w:author="Risa" w:date="2021-12-13T16:04:00Z">
            <w:rPr>
              <w:rFonts w:eastAsia="Times New Roman"/>
            </w:rPr>
          </w:rPrChange>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2F00AE82"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del w:id="73" w:author="Nick Smith" w:date="2021-12-10T09:50:00Z">
              <w:r w:rsidR="008A5EC2" w:rsidDel="000E55C7">
                <w:rPr>
                  <w:rFonts w:eastAsia="Times New Roman"/>
                  <w:color w:val="000000"/>
                </w:rPr>
                <w:delText>6</w:delText>
              </w:r>
            </w:del>
            <w:ins w:id="74" w:author="Nick Smith" w:date="2021-12-10T09:54:00Z">
              <w:r w:rsidR="000E55C7">
                <w:rPr>
                  <w:rFonts w:eastAsia="Times New Roman"/>
                  <w:color w:val="000000"/>
                </w:rPr>
                <w:t>8</w:t>
              </w:r>
            </w:ins>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31B3AB6C"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del w:id="75" w:author="Nick Smith" w:date="2021-12-10T09:50:00Z">
              <w:r w:rsidR="008A5EC2" w:rsidDel="000E55C7">
                <w:rPr>
                  <w:rFonts w:eastAsia="Times New Roman"/>
                  <w:color w:val="000000"/>
                </w:rPr>
                <w:delText>7</w:delText>
              </w:r>
            </w:del>
            <w:ins w:id="76" w:author="Nick Smith" w:date="2021-12-10T09:54:00Z">
              <w:r w:rsidR="000E55C7">
                <w:rPr>
                  <w:rFonts w:eastAsia="Times New Roman"/>
                  <w:color w:val="000000"/>
                </w:rPr>
                <w:t>9</w:t>
              </w:r>
            </w:ins>
            <w:r w:rsidRPr="00771C52">
              <w:rPr>
                <w:rFonts w:eastAsia="Times New Roman"/>
                <w:color w:val="000000"/>
              </w:rPr>
              <w:t>)</w:t>
            </w:r>
          </w:p>
        </w:tc>
      </w:tr>
    </w:tbl>
    <w:p w14:paraId="4377A504" w14:textId="500A9224" w:rsidR="00361685" w:rsidRPr="00C6371D" w:rsidRDefault="00361685" w:rsidP="00B05AC4">
      <w:pPr>
        <w:spacing w:line="480" w:lineRule="auto"/>
        <w:contextualSpacing/>
        <w:rPr>
          <w:rFonts w:eastAsia="Times New Roman"/>
          <w:rPrChange w:id="77" w:author="Risa" w:date="2021-12-13T09:39:00Z">
            <w:rPr>
              <w:rFonts w:eastAsia="Times New Roman"/>
              <w:lang w:val="es-ES"/>
            </w:rPr>
          </w:rPrChange>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w:t>
      </w:r>
      <w:r w:rsidRPr="00771C52">
        <w:rPr>
          <w:rFonts w:eastAsia="Times New Roman"/>
          <w:color w:val="000000"/>
        </w:rPr>
        <w:lastRenderedPageBreak/>
        <w:t>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C6371D">
        <w:rPr>
          <w:rFonts w:eastAsia="Times New Roman"/>
          <w:color w:val="000000"/>
          <w:rPrChange w:id="78" w:author="Risa" w:date="2021-12-13T09:39:00Z">
            <w:rPr>
              <w:rFonts w:eastAsia="Times New Roman"/>
              <w:color w:val="000000"/>
              <w:lang w:val="es-ES"/>
            </w:rPr>
          </w:rPrChang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C6371D" w:rsidRDefault="00C22725" w:rsidP="00B05AC4">
            <w:pPr>
              <w:spacing w:line="480" w:lineRule="auto"/>
              <w:contextualSpacing/>
              <w:rPr>
                <w:rFonts w:eastAsia="Times New Roman"/>
                <w:i/>
                <w:iCs/>
                <w:color w:val="000000"/>
                <w:rPrChange w:id="79" w:author="Risa" w:date="2021-12-13T09:39:00Z">
                  <w:rPr>
                    <w:rFonts w:eastAsia="Times New Roman"/>
                    <w:i/>
                    <w:iCs/>
                    <w:color w:val="000000"/>
                    <w:lang w:val="es-ES"/>
                  </w:rPr>
                </w:rPrChange>
              </w:rPr>
            </w:pPr>
            <w:proofErr w:type="spellStart"/>
            <w:r w:rsidRPr="00C6371D">
              <w:rPr>
                <w:rFonts w:eastAsia="Times New Roman"/>
                <w:i/>
                <w:iCs/>
                <w:color w:val="000000"/>
                <w:rPrChange w:id="80" w:author="Risa" w:date="2021-12-13T09:39:00Z">
                  <w:rPr>
                    <w:rFonts w:eastAsia="Times New Roman"/>
                    <w:i/>
                    <w:iCs/>
                    <w:color w:val="000000"/>
                    <w:lang w:val="es-ES"/>
                  </w:rPr>
                </w:rPrChange>
              </w:rPr>
              <w:t>N</w:t>
            </w:r>
            <w:r w:rsidRPr="00C6371D">
              <w:rPr>
                <w:rFonts w:eastAsia="Times New Roman"/>
                <w:color w:val="000000"/>
                <w:vertAlign w:val="subscript"/>
                <w:rPrChange w:id="81" w:author="Risa" w:date="2021-12-13T09:39:00Z">
                  <w:rPr>
                    <w:rFonts w:eastAsia="Times New Roman"/>
                    <w:color w:val="000000"/>
                    <w:vertAlign w:val="subscript"/>
                    <w:lang w:val="es-ES"/>
                  </w:rPr>
                </w:rPrChange>
              </w:rPr>
              <w:t>Rubisco</w:t>
            </w:r>
            <w:proofErr w:type="spellEnd"/>
            <w:r w:rsidR="00C64CEB" w:rsidRPr="00C6371D">
              <w:rPr>
                <w:rFonts w:eastAsia="Times New Roman"/>
                <w:color w:val="000000"/>
                <w:rPrChange w:id="82" w:author="Risa" w:date="2021-12-13T09:39:00Z">
                  <w:rPr>
                    <w:rFonts w:eastAsia="Times New Roman"/>
                    <w:color w:val="000000"/>
                    <w:lang w:val="es-ES"/>
                  </w:rPr>
                </w:rPrChange>
              </w:rPr>
              <w:t xml:space="preserve"> </w:t>
            </w:r>
            <w:r w:rsidRPr="00C6371D">
              <w:rPr>
                <w:rFonts w:eastAsia="Times New Roman"/>
                <w:color w:val="000000"/>
                <w:rPrChange w:id="83" w:author="Risa" w:date="2021-12-13T09:39:00Z">
                  <w:rPr>
                    <w:rFonts w:eastAsia="Times New Roman"/>
                    <w:color w:val="000000"/>
                    <w:lang w:val="es-ES"/>
                  </w:rPr>
                </w:rPrChange>
              </w:rPr>
              <w:t xml:space="preserve">= </w:t>
            </w:r>
            <w:r w:rsidR="00B83AB1" w:rsidRPr="00C6371D">
              <w:rPr>
                <w:rFonts w:eastAsia="Times New Roman"/>
                <w:color w:val="000000"/>
                <w:rPrChange w:id="84" w:author="Risa" w:date="2021-12-13T09:39:00Z">
                  <w:rPr>
                    <w:rFonts w:eastAsia="Times New Roman"/>
                    <w:color w:val="000000"/>
                    <w:lang w:val="es-ES"/>
                  </w:rPr>
                </w:rPrChange>
              </w:rPr>
              <w:t>(</w:t>
            </w:r>
            <w:r w:rsidRPr="00C6371D">
              <w:rPr>
                <w:rFonts w:eastAsia="Times New Roman"/>
                <w:i/>
                <w:iCs/>
                <w:color w:val="000000"/>
                <w:rPrChange w:id="85" w:author="Risa" w:date="2021-12-13T09:39:00Z">
                  <w:rPr>
                    <w:rFonts w:eastAsia="Times New Roman"/>
                    <w:i/>
                    <w:iCs/>
                    <w:color w:val="000000"/>
                    <w:lang w:val="es-ES"/>
                  </w:rPr>
                </w:rPrChange>
              </w:rPr>
              <w:t>V</w:t>
            </w:r>
            <w:r w:rsidRPr="00C6371D">
              <w:rPr>
                <w:rFonts w:eastAsia="Times New Roman"/>
                <w:color w:val="000000"/>
                <w:vertAlign w:val="subscript"/>
                <w:rPrChange w:id="86" w:author="Risa" w:date="2021-12-13T09:39:00Z">
                  <w:rPr>
                    <w:rFonts w:eastAsia="Times New Roman"/>
                    <w:color w:val="000000"/>
                    <w:vertAlign w:val="subscript"/>
                    <w:lang w:val="es-ES"/>
                  </w:rPr>
                </w:rPrChange>
              </w:rPr>
              <w:t>cmax,25</w:t>
            </w:r>
            <w:r w:rsidRPr="00C6371D">
              <w:rPr>
                <w:rFonts w:eastAsia="Times New Roman"/>
                <w:i/>
                <w:iCs/>
                <w:color w:val="000000"/>
                <w:rPrChange w:id="87" w:author="Risa" w:date="2021-12-13T09:39:00Z">
                  <w:rPr>
                    <w:rFonts w:eastAsia="Times New Roman"/>
                    <w:i/>
                    <w:iCs/>
                    <w:color w:val="000000"/>
                    <w:lang w:val="es-ES"/>
                  </w:rPr>
                </w:rPrChange>
              </w:rPr>
              <w:t>M</w:t>
            </w:r>
            <w:r w:rsidRPr="00C6371D">
              <w:rPr>
                <w:rFonts w:eastAsia="Times New Roman"/>
                <w:color w:val="000000"/>
                <w:vertAlign w:val="subscript"/>
                <w:rPrChange w:id="88" w:author="Risa" w:date="2021-12-13T09:39:00Z">
                  <w:rPr>
                    <w:rFonts w:eastAsia="Times New Roman"/>
                    <w:color w:val="000000"/>
                    <w:vertAlign w:val="subscript"/>
                    <w:lang w:val="es-ES"/>
                  </w:rPr>
                </w:rPrChange>
              </w:rPr>
              <w:t>r</w:t>
            </w:r>
            <w:r w:rsidRPr="00C6371D">
              <w:rPr>
                <w:rFonts w:eastAsia="Times New Roman"/>
                <w:i/>
                <w:iCs/>
                <w:color w:val="000000"/>
                <w:rPrChange w:id="89" w:author="Risa" w:date="2021-12-13T09:39:00Z">
                  <w:rPr>
                    <w:rFonts w:eastAsia="Times New Roman"/>
                    <w:i/>
                    <w:iCs/>
                    <w:color w:val="000000"/>
                    <w:lang w:val="es-ES"/>
                  </w:rPr>
                </w:rPrChange>
              </w:rPr>
              <w:t>M</w:t>
            </w:r>
            <w:r w:rsidRPr="00C6371D">
              <w:rPr>
                <w:rFonts w:eastAsia="Times New Roman"/>
                <w:color w:val="000000"/>
                <w:vertAlign w:val="subscript"/>
                <w:rPrChange w:id="90" w:author="Risa" w:date="2021-12-13T09:39:00Z">
                  <w:rPr>
                    <w:rFonts w:eastAsia="Times New Roman"/>
                    <w:color w:val="000000"/>
                    <w:vertAlign w:val="subscript"/>
                    <w:lang w:val="es-ES"/>
                  </w:rPr>
                </w:rPrChange>
              </w:rPr>
              <w:t>n</w:t>
            </w:r>
            <w:r w:rsidRPr="00C6371D">
              <w:rPr>
                <w:rFonts w:eastAsia="Times New Roman"/>
                <w:color w:val="000000"/>
                <w:rPrChange w:id="91" w:author="Risa" w:date="2021-12-13T09:39:00Z">
                  <w:rPr>
                    <w:rFonts w:eastAsia="Times New Roman"/>
                    <w:color w:val="000000"/>
                    <w:lang w:val="es-ES"/>
                  </w:rPr>
                </w:rPrChange>
              </w:rPr>
              <w:t>[</w:t>
            </w:r>
            <w:proofErr w:type="spellStart"/>
            <w:r w:rsidRPr="00C6371D">
              <w:rPr>
                <w:rFonts w:eastAsia="Times New Roman"/>
                <w:i/>
                <w:iCs/>
                <w:color w:val="000000"/>
                <w:rPrChange w:id="92" w:author="Risa" w:date="2021-12-13T09:39:00Z">
                  <w:rPr>
                    <w:rFonts w:eastAsia="Times New Roman"/>
                    <w:i/>
                    <w:iCs/>
                    <w:color w:val="000000"/>
                    <w:lang w:val="es-ES"/>
                  </w:rPr>
                </w:rPrChange>
              </w:rPr>
              <w:t>N</w:t>
            </w:r>
            <w:r w:rsidRPr="00C6371D">
              <w:rPr>
                <w:rFonts w:eastAsia="Times New Roman"/>
                <w:color w:val="000000"/>
                <w:vertAlign w:val="subscript"/>
                <w:rPrChange w:id="93" w:author="Risa" w:date="2021-12-13T09:39:00Z">
                  <w:rPr>
                    <w:rFonts w:eastAsia="Times New Roman"/>
                    <w:color w:val="000000"/>
                    <w:vertAlign w:val="subscript"/>
                    <w:lang w:val="es-ES"/>
                  </w:rPr>
                </w:rPrChange>
              </w:rPr>
              <w:t>r</w:t>
            </w:r>
            <w:proofErr w:type="spellEnd"/>
            <w:r w:rsidRPr="00C6371D">
              <w:rPr>
                <w:rFonts w:eastAsia="Times New Roman"/>
                <w:color w:val="000000"/>
                <w:rPrChange w:id="94" w:author="Risa" w:date="2021-12-13T09:39:00Z">
                  <w:rPr>
                    <w:rFonts w:eastAsia="Times New Roman"/>
                    <w:color w:val="000000"/>
                    <w:lang w:val="es-ES"/>
                  </w:rPr>
                </w:rPrChange>
              </w:rPr>
              <w:t>]</w:t>
            </w:r>
            <w:r w:rsidR="00B83AB1" w:rsidRPr="00C6371D">
              <w:rPr>
                <w:rFonts w:eastAsia="Times New Roman"/>
                <w:color w:val="000000"/>
                <w:rPrChange w:id="95" w:author="Risa" w:date="2021-12-13T09:39:00Z">
                  <w:rPr>
                    <w:rFonts w:eastAsia="Times New Roman"/>
                    <w:color w:val="000000"/>
                    <w:lang w:val="es-ES"/>
                  </w:rPr>
                </w:rPrChange>
              </w:rPr>
              <w:t>)</w:t>
            </w:r>
            <w:r w:rsidRPr="00C6371D">
              <w:rPr>
                <w:rFonts w:eastAsia="Times New Roman"/>
                <w:color w:val="000000"/>
                <w:rPrChange w:id="96" w:author="Risa" w:date="2021-12-13T09:39:00Z">
                  <w:rPr>
                    <w:rFonts w:eastAsia="Times New Roman"/>
                    <w:color w:val="000000"/>
                    <w:lang w:val="es-ES"/>
                  </w:rPr>
                </w:rPrChange>
              </w:rPr>
              <w:t xml:space="preserve"> / </w:t>
            </w:r>
            <w:r w:rsidR="00B83AB1" w:rsidRPr="00C6371D">
              <w:rPr>
                <w:rFonts w:eastAsia="Times New Roman"/>
                <w:color w:val="000000"/>
                <w:rPrChange w:id="97" w:author="Risa" w:date="2021-12-13T09:39:00Z">
                  <w:rPr>
                    <w:rFonts w:eastAsia="Times New Roman"/>
                    <w:color w:val="000000"/>
                    <w:lang w:val="es-ES"/>
                  </w:rPr>
                </w:rPrChange>
              </w:rPr>
              <w:t>(</w:t>
            </w:r>
            <w:proofErr w:type="spellStart"/>
            <w:r w:rsidRPr="00C6371D">
              <w:rPr>
                <w:rFonts w:eastAsia="Times New Roman"/>
                <w:i/>
                <w:iCs/>
                <w:color w:val="000000"/>
                <w:rPrChange w:id="98" w:author="Risa" w:date="2021-12-13T09:39:00Z">
                  <w:rPr>
                    <w:rFonts w:eastAsia="Times New Roman"/>
                    <w:i/>
                    <w:iCs/>
                    <w:color w:val="000000"/>
                    <w:lang w:val="es-ES"/>
                  </w:rPr>
                </w:rPrChange>
              </w:rPr>
              <w:t>k</w:t>
            </w:r>
            <w:r w:rsidRPr="00C6371D">
              <w:rPr>
                <w:rFonts w:eastAsia="Times New Roman"/>
                <w:color w:val="000000"/>
                <w:vertAlign w:val="subscript"/>
                <w:rPrChange w:id="99" w:author="Risa" w:date="2021-12-13T09:39:00Z">
                  <w:rPr>
                    <w:rFonts w:eastAsia="Times New Roman"/>
                    <w:color w:val="000000"/>
                    <w:vertAlign w:val="subscript"/>
                    <w:lang w:val="es-ES"/>
                  </w:rPr>
                </w:rPrChange>
              </w:rPr>
              <w:t>cat,r</w:t>
            </w:r>
            <w:r w:rsidRPr="00C6371D">
              <w:rPr>
                <w:rFonts w:eastAsia="Times New Roman"/>
                <w:i/>
                <w:iCs/>
                <w:color w:val="000000"/>
                <w:rPrChange w:id="100" w:author="Risa" w:date="2021-12-13T09:39:00Z">
                  <w:rPr>
                    <w:rFonts w:eastAsia="Times New Roman"/>
                    <w:i/>
                    <w:iCs/>
                    <w:color w:val="000000"/>
                    <w:lang w:val="es-ES"/>
                  </w:rPr>
                </w:rPrChange>
              </w:rPr>
              <w:t>n</w:t>
            </w:r>
            <w:r w:rsidRPr="00C6371D">
              <w:rPr>
                <w:rFonts w:eastAsia="Times New Roman"/>
                <w:color w:val="000000"/>
                <w:vertAlign w:val="subscript"/>
                <w:rPrChange w:id="101" w:author="Risa" w:date="2021-12-13T09:39:00Z">
                  <w:rPr>
                    <w:rFonts w:eastAsia="Times New Roman"/>
                    <w:color w:val="000000"/>
                    <w:vertAlign w:val="subscript"/>
                    <w:lang w:val="es-ES"/>
                  </w:rPr>
                </w:rPrChange>
              </w:rPr>
              <w:t>r</w:t>
            </w:r>
            <w:proofErr w:type="spellEnd"/>
            <w:r w:rsidR="00B83AB1" w:rsidRPr="00C6371D">
              <w:rPr>
                <w:rFonts w:eastAsia="Times New Roman"/>
                <w:color w:val="000000"/>
                <w:rPrChange w:id="102" w:author="Risa" w:date="2021-12-13T09:39:00Z">
                  <w:rPr>
                    <w:rFonts w:eastAsia="Times New Roman"/>
                    <w:color w:val="000000"/>
                    <w:lang w:val="es-ES"/>
                  </w:rPr>
                </w:rPrChange>
              </w:rPr>
              <w:t>)</w:t>
            </w:r>
          </w:p>
        </w:tc>
        <w:tc>
          <w:tcPr>
            <w:tcW w:w="4675" w:type="dxa"/>
          </w:tcPr>
          <w:p w14:paraId="2617D4AC" w14:textId="5B26530B" w:rsidR="00C22725" w:rsidRPr="00C6371D" w:rsidRDefault="00C22725" w:rsidP="00B05AC4">
            <w:pPr>
              <w:spacing w:line="480" w:lineRule="auto"/>
              <w:contextualSpacing/>
              <w:jc w:val="right"/>
              <w:rPr>
                <w:rFonts w:eastAsia="Times New Roman"/>
                <w:color w:val="000000"/>
                <w:rPrChange w:id="103" w:author="Risa" w:date="2021-12-13T09:39:00Z">
                  <w:rPr>
                    <w:rFonts w:eastAsia="Times New Roman"/>
                    <w:color w:val="000000"/>
                    <w:lang w:val="es-ES"/>
                  </w:rPr>
                </w:rPrChange>
              </w:rPr>
            </w:pPr>
            <w:r w:rsidRPr="00C6371D">
              <w:rPr>
                <w:rFonts w:eastAsia="Times New Roman"/>
                <w:color w:val="000000"/>
                <w:rPrChange w:id="104" w:author="Risa" w:date="2021-12-13T09:39:00Z">
                  <w:rPr>
                    <w:rFonts w:eastAsia="Times New Roman"/>
                    <w:color w:val="000000"/>
                    <w:lang w:val="es-ES"/>
                  </w:rPr>
                </w:rPrChange>
              </w:rPr>
              <w:t>(</w:t>
            </w:r>
            <w:del w:id="105" w:author="Nick Smith" w:date="2021-12-10T09:50:00Z">
              <w:r w:rsidR="008A5EC2" w:rsidRPr="00C6371D" w:rsidDel="000E55C7">
                <w:rPr>
                  <w:rFonts w:eastAsia="Times New Roman"/>
                  <w:color w:val="000000"/>
                  <w:rPrChange w:id="106" w:author="Risa" w:date="2021-12-13T09:39:00Z">
                    <w:rPr>
                      <w:rFonts w:eastAsia="Times New Roman"/>
                      <w:color w:val="000000"/>
                      <w:lang w:val="es-ES"/>
                    </w:rPr>
                  </w:rPrChange>
                </w:rPr>
                <w:delText>8</w:delText>
              </w:r>
            </w:del>
            <w:ins w:id="107" w:author="Nick Smith" w:date="2021-12-10T09:54:00Z">
              <w:r w:rsidR="000E55C7" w:rsidRPr="00C6371D">
                <w:rPr>
                  <w:rFonts w:eastAsia="Times New Roman"/>
                  <w:color w:val="000000"/>
                  <w:rPrChange w:id="108" w:author="Risa" w:date="2021-12-13T09:39:00Z">
                    <w:rPr>
                      <w:rFonts w:eastAsia="Times New Roman"/>
                      <w:color w:val="000000"/>
                      <w:lang w:val="es-ES"/>
                    </w:rPr>
                  </w:rPrChange>
                </w:rPr>
                <w:t>10</w:t>
              </w:r>
            </w:ins>
            <w:r w:rsidRPr="00C6371D">
              <w:rPr>
                <w:rFonts w:eastAsia="Times New Roman"/>
                <w:color w:val="000000"/>
                <w:rPrChange w:id="109" w:author="Risa" w:date="2021-12-13T09:39:00Z">
                  <w:rPr>
                    <w:rFonts w:eastAsia="Times New Roman"/>
                    <w:color w:val="000000"/>
                    <w:lang w:val="es-ES"/>
                  </w:rPr>
                </w:rPrChange>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745D5DD4"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del w:id="110" w:author="Nick Smith" w:date="2021-12-10T09:50:00Z">
              <w:r w:rsidR="008A5EC2" w:rsidDel="000E55C7">
                <w:rPr>
                  <w:rFonts w:eastAsia="Times New Roman"/>
                  <w:color w:val="000000"/>
                </w:rPr>
                <w:delText>9</w:delText>
              </w:r>
            </w:del>
            <w:ins w:id="111" w:author="Nick Smith" w:date="2021-12-10T09:50:00Z">
              <w:r w:rsidR="000E55C7">
                <w:rPr>
                  <w:rFonts w:eastAsia="Times New Roman"/>
                  <w:color w:val="000000"/>
                </w:rPr>
                <w:t>1</w:t>
              </w:r>
            </w:ins>
            <w:ins w:id="112" w:author="Nick Smith" w:date="2021-12-10T09:54:00Z">
              <w:r w:rsidR="000E55C7">
                <w:rPr>
                  <w:rFonts w:eastAsia="Times New Roman"/>
                  <w:color w:val="000000"/>
                </w:rPr>
                <w:t>1</w:t>
              </w:r>
            </w:ins>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5E179872"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del w:id="113" w:author="Nick Smith" w:date="2021-12-10T09:50:00Z">
              <w:r w:rsidR="008A5EC2" w:rsidRPr="00771C52" w:rsidDel="000E55C7">
                <w:rPr>
                  <w:rFonts w:eastAsia="Times New Roman"/>
                  <w:color w:val="000000"/>
                </w:rPr>
                <w:delText>1</w:delText>
              </w:r>
              <w:r w:rsidR="008A5EC2" w:rsidDel="000E55C7">
                <w:rPr>
                  <w:rFonts w:eastAsia="Times New Roman"/>
                  <w:color w:val="000000"/>
                </w:rPr>
                <w:delText>0</w:delText>
              </w:r>
            </w:del>
            <w:ins w:id="114" w:author="Nick Smith" w:date="2021-12-10T09:50:00Z">
              <w:r w:rsidR="000E55C7" w:rsidRPr="00771C52">
                <w:rPr>
                  <w:rFonts w:eastAsia="Times New Roman"/>
                  <w:color w:val="000000"/>
                </w:rPr>
                <w:t>1</w:t>
              </w:r>
            </w:ins>
            <w:ins w:id="115" w:author="Nick Smith" w:date="2021-12-10T09:54:00Z">
              <w:r w:rsidR="000E55C7">
                <w:rPr>
                  <w:rFonts w:eastAsia="Times New Roman"/>
                  <w:color w:val="000000"/>
                </w:rPr>
                <w:t>2</w:t>
              </w:r>
            </w:ins>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59CD4D3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del w:id="116" w:author="Nick Smith" w:date="2021-12-10T09:50:00Z">
              <w:r w:rsidR="008A5EC2" w:rsidRPr="00771C52" w:rsidDel="000E55C7">
                <w:rPr>
                  <w:rFonts w:eastAsia="Times New Roman"/>
                  <w:color w:val="000000"/>
                </w:rPr>
                <w:delText>1</w:delText>
              </w:r>
              <w:r w:rsidR="008A5EC2" w:rsidDel="000E55C7">
                <w:rPr>
                  <w:rFonts w:eastAsia="Times New Roman"/>
                  <w:color w:val="000000"/>
                </w:rPr>
                <w:delText>1</w:delText>
              </w:r>
            </w:del>
            <w:ins w:id="117" w:author="Nick Smith" w:date="2021-12-10T09:50:00Z">
              <w:r w:rsidR="000E55C7" w:rsidRPr="00771C52">
                <w:rPr>
                  <w:rFonts w:eastAsia="Times New Roman"/>
                  <w:color w:val="000000"/>
                </w:rPr>
                <w:t>1</w:t>
              </w:r>
            </w:ins>
            <w:ins w:id="118" w:author="Nick Smith" w:date="2021-12-10T09:54:00Z">
              <w:r w:rsidR="000E55C7">
                <w:rPr>
                  <w:rFonts w:eastAsia="Times New Roman"/>
                  <w:color w:val="000000"/>
                </w:rPr>
                <w:t>3</w:t>
              </w:r>
            </w:ins>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1821E885"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del w:id="119" w:author="Nick Smith" w:date="2021-12-10T14:51:00Z">
        <w:r w:rsidRPr="00771C52" w:rsidDel="00CA7ADC">
          <w:rPr>
            <w:rFonts w:eastAsia="Times New Roman"/>
            <w:color w:val="000000"/>
          </w:rPr>
          <w:delText>treatment type average</w:delText>
        </w:r>
      </w:del>
      <w:ins w:id="120" w:author="Nick Smith" w:date="2021-12-10T15:09:00Z">
        <w:r w:rsidR="00F228A0">
          <w:rPr>
            <w:rFonts w:eastAsia="Times New Roman"/>
            <w:color w:val="000000"/>
          </w:rPr>
          <w:t>species</w:t>
        </w:r>
      </w:ins>
      <w:ins w:id="121" w:author="Nick Smith" w:date="2021-12-10T14:51:00Z">
        <w:r w:rsidR="00CA7ADC">
          <w:rPr>
            <w:rFonts w:eastAsia="Times New Roman"/>
            <w:color w:val="000000"/>
          </w:rPr>
          <w:t xml:space="preserve"> level</w:t>
        </w:r>
      </w:ins>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del w:id="122" w:author="Nick Smith" w:date="2021-12-10T15:09:00Z">
        <w:r w:rsidRPr="00771C52" w:rsidDel="00F228A0">
          <w:rPr>
            <w:rFonts w:eastAsia="Times New Roman"/>
            <w:color w:val="000000"/>
          </w:rPr>
          <w:delText xml:space="preserve">plots </w:delText>
        </w:r>
      </w:del>
      <w:ins w:id="123" w:author="Nick Smith" w:date="2021-12-10T15:09:00Z">
        <w:r w:rsidR="00F228A0">
          <w:rPr>
            <w:rFonts w:eastAsia="Times New Roman"/>
            <w:color w:val="000000"/>
          </w:rPr>
          <w:t>treatment types</w:t>
        </w:r>
      </w:ins>
      <w:ins w:id="124" w:author="Nick Smith" w:date="2021-12-10T16:43:00Z">
        <w:r w:rsidR="002D64A7">
          <w:rPr>
            <w:rFonts w:eastAsia="Times New Roman"/>
            <w:color w:val="000000"/>
          </w:rPr>
          <w:t xml:space="preserve"> in each block</w:t>
        </w:r>
      </w:ins>
      <w:ins w:id="125" w:author="Nick Smith" w:date="2021-12-10T15:09:00Z">
        <w:r w:rsidR="00F228A0" w:rsidRPr="00771C52">
          <w:rPr>
            <w:rFonts w:eastAsia="Times New Roman"/>
            <w:color w:val="000000"/>
          </w:rPr>
          <w:t xml:space="preserve"> </w:t>
        </w:r>
      </w:ins>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w:t>
      </w:r>
      <w:del w:id="126" w:author="Nick Smith" w:date="2021-12-10T16:43:00Z">
        <w:r w:rsidRPr="00771C52" w:rsidDel="00F22FAC">
          <w:rPr>
            <w:rFonts w:eastAsia="Times New Roman"/>
            <w:color w:val="000000"/>
          </w:rPr>
          <w:delText>P by K</w:delText>
        </w:r>
        <w:r w:rsidRPr="00771C52" w:rsidDel="00F22FAC">
          <w:rPr>
            <w:rFonts w:eastAsia="Times New Roman"/>
            <w:color w:val="000000"/>
            <w:vertAlign w:val="subscript"/>
          </w:rPr>
          <w:delText>+µ</w:delText>
        </w:r>
        <w:r w:rsidRPr="00771C52" w:rsidDel="00F22FAC">
          <w:rPr>
            <w:rFonts w:eastAsia="Times New Roman"/>
            <w:color w:val="000000"/>
          </w:rPr>
          <w:delText xml:space="preserve"> </w:delText>
        </w:r>
      </w:del>
      <w:r w:rsidRPr="00771C52">
        <w:rPr>
          <w:rFonts w:eastAsia="Times New Roman"/>
          <w:color w:val="000000"/>
        </w:rPr>
        <w:t>treatment</w:t>
      </w:r>
      <w:r w:rsidR="00C50265">
        <w:rPr>
          <w:rFonts w:eastAsia="Times New Roman"/>
          <w:color w:val="000000"/>
        </w:rPr>
        <w:t xml:space="preserve"> </w:t>
      </w:r>
      <w:del w:id="127" w:author="Nick Smith" w:date="2021-12-10T16:43:00Z">
        <w:r w:rsidR="00C50265" w:rsidDel="00F22FAC">
          <w:rPr>
            <w:rFonts w:eastAsia="Times New Roman"/>
            <w:color w:val="000000"/>
          </w:rPr>
          <w:delText xml:space="preserve">combination </w:delText>
        </w:r>
      </w:del>
      <w:ins w:id="128" w:author="Nick Smith" w:date="2021-12-10T16:43:00Z">
        <w:r w:rsidR="00F22FAC">
          <w:rPr>
            <w:rFonts w:eastAsia="Times New Roman"/>
            <w:color w:val="000000"/>
          </w:rPr>
          <w:t xml:space="preserve">type </w:t>
        </w:r>
      </w:ins>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del w:id="129" w:author="Nick Smith" w:date="2021-12-10T15:01:00Z">
        <w:r w:rsidRPr="00771C52" w:rsidDel="00CA7ADC">
          <w:rPr>
            <w:rFonts w:eastAsia="Times New Roman"/>
            <w:color w:val="000000"/>
          </w:rPr>
          <w:delText xml:space="preserve">χ (∆χ; %), </w:delText>
        </w:r>
      </w:del>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ins w:id="130" w:author="Nick Smith" w:date="2021-12-10T15:01:00Z">
        <w:r w:rsidR="00A62640">
          <w:rPr>
            <w:rFonts w:eastAsia="Times New Roman"/>
            <w:color w:val="000000"/>
          </w:rPr>
          <w:t xml:space="preserve"> resulting in 328 </w:t>
        </w:r>
      </w:ins>
      <w:ins w:id="131" w:author="Nick Smith" w:date="2021-12-10T15:02:00Z">
        <w:r w:rsidR="00A62640">
          <w:rPr>
            <w:rFonts w:eastAsia="Times New Roman"/>
            <w:color w:val="000000"/>
          </w:rPr>
          <w:t>observations</w:t>
        </w:r>
      </w:ins>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del w:id="132" w:author="Nick Smith" w:date="2021-12-10T15:01:00Z">
        <w:r w:rsidRPr="00771C52" w:rsidDel="00A62640">
          <w:rPr>
            <w:rFonts w:eastAsia="Times New Roman"/>
            <w:color w:val="000000"/>
          </w:rPr>
          <w:delText xml:space="preserve">∆χ, </w:delText>
        </w:r>
      </w:del>
      <w:r w:rsidRPr="00771C52">
        <w:rPr>
          <w:rFonts w:eastAsia="Times New Roman"/>
          <w:color w:val="000000"/>
        </w:rPr>
        <w:t>∆</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w:t>
      </w:r>
      <w:r w:rsidRPr="00771C52">
        <w:rPr>
          <w:rFonts w:eastAsia="Times New Roman"/>
          <w:color w:val="000000"/>
        </w:rPr>
        <w:lastRenderedPageBreak/>
        <w:t>treatment, and their respective interactions) were also included as independent variables. Species identity, species identity by site, and species identity by site by block were included as categorical random intercept terms.</w:t>
      </w:r>
    </w:p>
    <w:p w14:paraId="0D777696" w14:textId="10942D94"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2BDC6A23"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367F70">
        <w:rPr>
          <w:rFonts w:eastAsia="Times New Roman"/>
          <w:color w:val="000000"/>
          <w:vertAlign w:val="subscript"/>
          <w:rPrChange w:id="133" w:author="Nick Smith" w:date="2021-12-16T15:51:00Z">
            <w:rPr>
              <w:rFonts w:eastAsia="Times New Roman"/>
              <w:color w:val="000000"/>
              <w:vertAlign w:val="subscript"/>
            </w:rPr>
          </w:rPrChange>
        </w:rPr>
        <w:t>area</w:t>
      </w:r>
      <w:proofErr w:type="spellEnd"/>
      <w:r w:rsidR="00CA64B3" w:rsidRPr="00367F70">
        <w:rPr>
          <w:rFonts w:eastAsia="Times New Roman"/>
          <w:color w:val="000000"/>
          <w:rPrChange w:id="134" w:author="Nick Smith" w:date="2021-12-16T15:51:00Z">
            <w:rPr>
              <w:rFonts w:eastAsia="Times New Roman"/>
              <w:color w:val="000000"/>
            </w:rPr>
          </w:rPrChange>
        </w:rPr>
        <w:t xml:space="preserve">) was </w:t>
      </w:r>
      <w:r w:rsidR="007C457D" w:rsidRPr="00367F70">
        <w:rPr>
          <w:rFonts w:eastAsia="Times New Roman"/>
          <w:color w:val="000000"/>
          <w:rPrChange w:id="135" w:author="Nick Smith" w:date="2021-12-16T15:51:00Z">
            <w:rPr>
              <w:rFonts w:eastAsia="Times New Roman"/>
              <w:color w:val="000000"/>
            </w:rPr>
          </w:rPrChange>
        </w:rPr>
        <w:t>2</w:t>
      </w:r>
      <w:r w:rsidR="005239A5" w:rsidRPr="00367F70">
        <w:rPr>
          <w:rFonts w:eastAsia="Times New Roman"/>
          <w:color w:val="000000"/>
          <w:rPrChange w:id="136" w:author="Nick Smith" w:date="2021-12-16T15:51:00Z">
            <w:rPr>
              <w:rFonts w:eastAsia="Times New Roman"/>
              <w:color w:val="000000"/>
            </w:rPr>
          </w:rPrChange>
        </w:rPr>
        <w:t>8</w:t>
      </w:r>
      <w:r w:rsidR="00CA64B3" w:rsidRPr="00367F70">
        <w:rPr>
          <w:rFonts w:eastAsia="Times New Roman"/>
          <w:color w:val="000000"/>
          <w:rPrChange w:id="137" w:author="Nick Smith" w:date="2021-12-16T15:51:00Z">
            <w:rPr>
              <w:rFonts w:eastAsia="Times New Roman"/>
              <w:color w:val="000000"/>
            </w:rPr>
          </w:rPrChange>
        </w:rPr>
        <w:t>.</w:t>
      </w:r>
      <w:r w:rsidR="007C457D" w:rsidRPr="00367F70">
        <w:rPr>
          <w:rFonts w:eastAsia="Times New Roman"/>
          <w:color w:val="000000"/>
          <w:rPrChange w:id="138" w:author="Nick Smith" w:date="2021-12-16T15:51:00Z">
            <w:rPr>
              <w:rFonts w:eastAsia="Times New Roman"/>
              <w:color w:val="000000"/>
            </w:rPr>
          </w:rPrChange>
        </w:rPr>
        <w:t>6</w:t>
      </w:r>
      <w:r w:rsidR="00CA64B3" w:rsidRPr="00367F70">
        <w:rPr>
          <w:rFonts w:eastAsia="Times New Roman"/>
          <w:color w:val="000000"/>
          <w:rPrChange w:id="139" w:author="Nick Smith" w:date="2021-12-16T15:51:00Z">
            <w:rPr>
              <w:rFonts w:eastAsia="Times New Roman"/>
              <w:color w:val="000000"/>
            </w:rPr>
          </w:rPrChange>
        </w:rPr>
        <w:t xml:space="preserve">% greater </w:t>
      </w:r>
      <w:r w:rsidR="008F7D04" w:rsidRPr="00367F70">
        <w:rPr>
          <w:rFonts w:eastAsia="Times New Roman"/>
          <w:color w:val="000000"/>
          <w:rPrChange w:id="140" w:author="Nick Smith" w:date="2021-12-16T15:51:00Z">
            <w:rPr>
              <w:rFonts w:eastAsia="Times New Roman"/>
              <w:color w:val="000000"/>
            </w:rPr>
          </w:rPrChange>
        </w:rPr>
        <w:t>in plots receiving nitrogen compared to plots not receiving nitrogen</w:t>
      </w:r>
      <w:r w:rsidR="00CA64B3" w:rsidRPr="00367F70">
        <w:rPr>
          <w:rFonts w:eastAsia="Times New Roman"/>
          <w:color w:val="000000"/>
          <w:rPrChange w:id="141" w:author="Nick Smith" w:date="2021-12-16T15:51:00Z">
            <w:rPr>
              <w:rFonts w:eastAsia="Times New Roman"/>
              <w:color w:val="000000"/>
            </w:rPr>
          </w:rPrChange>
        </w:rPr>
        <w:t xml:space="preserve"> (</w:t>
      </w:r>
      <w:r w:rsidR="00CA64B3" w:rsidRPr="00367F70">
        <w:rPr>
          <w:rFonts w:eastAsia="Times New Roman"/>
          <w:i/>
          <w:iCs/>
          <w:color w:val="000000"/>
          <w:rPrChange w:id="142" w:author="Nick Smith" w:date="2021-12-16T15:51:00Z">
            <w:rPr>
              <w:rFonts w:eastAsia="Times New Roman"/>
              <w:i/>
              <w:iCs/>
              <w:color w:val="000000"/>
            </w:rPr>
          </w:rPrChange>
        </w:rPr>
        <w:t xml:space="preserve">p </w:t>
      </w:r>
      <w:r w:rsidR="00CA64B3" w:rsidRPr="00367F70">
        <w:rPr>
          <w:rFonts w:eastAsia="Times New Roman"/>
          <w:color w:val="000000"/>
          <w:rPrChange w:id="143" w:author="Nick Smith" w:date="2021-12-16T15:51:00Z">
            <w:rPr>
              <w:rFonts w:eastAsia="Times New Roman"/>
              <w:color w:val="000000"/>
            </w:rPr>
          </w:rPrChange>
        </w:rPr>
        <w:t xml:space="preserve">&lt; 0.001; Table </w:t>
      </w:r>
      <w:r w:rsidR="00DD3527" w:rsidRPr="00367F70">
        <w:rPr>
          <w:rFonts w:eastAsia="Times New Roman"/>
          <w:color w:val="000000"/>
          <w:rPrChange w:id="144" w:author="Nick Smith" w:date="2021-12-16T15:51:00Z">
            <w:rPr>
              <w:rFonts w:eastAsia="Times New Roman"/>
              <w:color w:val="000000"/>
            </w:rPr>
          </w:rPrChange>
        </w:rPr>
        <w:t>2</w:t>
      </w:r>
      <w:r w:rsidR="00CA64B3" w:rsidRPr="00367F70">
        <w:rPr>
          <w:rFonts w:eastAsia="Times New Roman"/>
          <w:color w:val="000000"/>
          <w:rPrChange w:id="145" w:author="Nick Smith" w:date="2021-12-16T15:51:00Z">
            <w:rPr>
              <w:rFonts w:eastAsia="Times New Roman"/>
              <w:color w:val="000000"/>
            </w:rPr>
          </w:rPrChange>
        </w:rPr>
        <w:t>).</w:t>
      </w:r>
      <w:r w:rsidR="00CA64B3" w:rsidRPr="00367F70">
        <w:rPr>
          <w:rFonts w:eastAsia="Times New Roman"/>
          <w:i/>
          <w:color w:val="000000"/>
          <w:rPrChange w:id="146" w:author="Nick Smith" w:date="2021-12-16T15:51:00Z">
            <w:rPr>
              <w:rFonts w:eastAsia="Times New Roman"/>
              <w:i/>
              <w:color w:val="000000"/>
            </w:rPr>
          </w:rPrChange>
        </w:rPr>
        <w:t xml:space="preserve"> </w:t>
      </w:r>
      <w:r w:rsidR="003E3DED" w:rsidRPr="00367F70">
        <w:rPr>
          <w:rFonts w:eastAsia="Times New Roman"/>
          <w:color w:val="000000"/>
          <w:rPrChange w:id="147" w:author="Nick Smith" w:date="2021-12-16T15:51:00Z">
            <w:rPr>
              <w:rFonts w:eastAsia="Times New Roman"/>
              <w:color w:val="000000"/>
            </w:rPr>
          </w:rPrChange>
        </w:rPr>
        <w:t>There was a</w:t>
      </w:r>
      <w:r w:rsidR="00D65202" w:rsidRPr="00367F70">
        <w:rPr>
          <w:rFonts w:eastAsia="Times New Roman"/>
          <w:color w:val="000000"/>
          <w:rPrChange w:id="148" w:author="Nick Smith" w:date="2021-12-16T15:51:00Z">
            <w:rPr>
              <w:rFonts w:eastAsia="Times New Roman"/>
              <w:color w:val="000000"/>
            </w:rPr>
          </w:rPrChange>
        </w:rPr>
        <w:t>n interaction between soil N treatment and soil P treatment (</w:t>
      </w:r>
      <w:r w:rsidR="00D65202" w:rsidRPr="00367F70">
        <w:rPr>
          <w:rFonts w:eastAsia="Times New Roman"/>
          <w:i/>
          <w:iCs/>
          <w:color w:val="000000"/>
          <w:rPrChange w:id="149" w:author="Nick Smith" w:date="2021-12-16T15:51:00Z">
            <w:rPr>
              <w:rFonts w:eastAsia="Times New Roman"/>
              <w:i/>
              <w:iCs/>
              <w:color w:val="000000"/>
            </w:rPr>
          </w:rPrChange>
        </w:rPr>
        <w:t xml:space="preserve">p </w:t>
      </w:r>
      <w:r w:rsidR="00F56091" w:rsidRPr="00367F70">
        <w:rPr>
          <w:rFonts w:eastAsia="Times New Roman"/>
          <w:i/>
          <w:iCs/>
          <w:color w:val="000000"/>
          <w:rPrChange w:id="150" w:author="Nick Smith" w:date="2021-12-16T15:51:00Z">
            <w:rPr>
              <w:rFonts w:eastAsia="Times New Roman"/>
              <w:i/>
              <w:iCs/>
              <w:color w:val="000000"/>
            </w:rPr>
          </w:rPrChange>
        </w:rPr>
        <w:t xml:space="preserve">= </w:t>
      </w:r>
      <w:r w:rsidR="00D65202" w:rsidRPr="00367F70">
        <w:rPr>
          <w:rFonts w:eastAsia="Times New Roman"/>
          <w:color w:val="000000"/>
          <w:rPrChange w:id="151" w:author="Nick Smith" w:date="2021-12-16T15:51:00Z">
            <w:rPr>
              <w:rFonts w:eastAsia="Times New Roman"/>
              <w:color w:val="000000"/>
            </w:rPr>
          </w:rPrChange>
        </w:rPr>
        <w:t>0.00</w:t>
      </w:r>
      <w:r w:rsidR="001609E7" w:rsidRPr="00367F70">
        <w:rPr>
          <w:rFonts w:eastAsia="Times New Roman"/>
          <w:color w:val="000000"/>
          <w:rPrChange w:id="152" w:author="Nick Smith" w:date="2021-12-16T15:51:00Z">
            <w:rPr>
              <w:rFonts w:eastAsia="Times New Roman"/>
              <w:color w:val="000000"/>
            </w:rPr>
          </w:rPrChange>
        </w:rPr>
        <w:t>2</w:t>
      </w:r>
      <w:r w:rsidR="00D65202" w:rsidRPr="00367F70">
        <w:rPr>
          <w:rFonts w:eastAsia="Times New Roman"/>
          <w:color w:val="000000"/>
          <w:rPrChange w:id="153" w:author="Nick Smith" w:date="2021-12-16T15:51:00Z">
            <w:rPr>
              <w:rFonts w:eastAsia="Times New Roman"/>
              <w:color w:val="000000"/>
            </w:rPr>
          </w:rPrChange>
        </w:rPr>
        <w:t xml:space="preserve">; Table </w:t>
      </w:r>
      <w:r w:rsidR="00DD3527" w:rsidRPr="00367F70">
        <w:rPr>
          <w:rFonts w:eastAsia="Times New Roman"/>
          <w:color w:val="000000"/>
          <w:rPrChange w:id="154" w:author="Nick Smith" w:date="2021-12-16T15:51:00Z">
            <w:rPr>
              <w:rFonts w:eastAsia="Times New Roman"/>
              <w:color w:val="000000"/>
            </w:rPr>
          </w:rPrChange>
        </w:rPr>
        <w:t>2</w:t>
      </w:r>
      <w:r w:rsidR="00D65202" w:rsidRPr="00367F70">
        <w:rPr>
          <w:rFonts w:eastAsia="Times New Roman"/>
          <w:color w:val="000000"/>
          <w:rPrChange w:id="155" w:author="Nick Smith" w:date="2021-12-16T15:51:00Z">
            <w:rPr>
              <w:rFonts w:eastAsia="Times New Roman"/>
              <w:color w:val="000000"/>
            </w:rPr>
          </w:rPrChange>
        </w:rPr>
        <w:t>)</w:t>
      </w:r>
      <w:r w:rsidR="003E3DED" w:rsidRPr="00367F70">
        <w:rPr>
          <w:rFonts w:eastAsia="Times New Roman"/>
          <w:color w:val="000000"/>
          <w:rPrChange w:id="156" w:author="Nick Smith" w:date="2021-12-16T15:51:00Z">
            <w:rPr>
              <w:rFonts w:eastAsia="Times New Roman"/>
              <w:color w:val="000000"/>
            </w:rPr>
          </w:rPrChange>
        </w:rPr>
        <w:t>, but post-hoc Tukey’s tests confirmed that soil N</w:t>
      </w:r>
      <w:r w:rsidR="00BE49D6" w:rsidRPr="00367F70">
        <w:rPr>
          <w:rFonts w:eastAsia="Times New Roman"/>
          <w:color w:val="000000"/>
          <w:rPrChange w:id="157" w:author="Nick Smith" w:date="2021-12-16T15:51:00Z">
            <w:rPr>
              <w:rFonts w:eastAsia="Times New Roman"/>
              <w:color w:val="000000"/>
            </w:rPr>
          </w:rPrChange>
        </w:rPr>
        <w:t xml:space="preserve"> addition</w:t>
      </w:r>
      <w:r w:rsidR="003E3DED" w:rsidRPr="00367F70">
        <w:rPr>
          <w:rFonts w:eastAsia="Times New Roman"/>
          <w:color w:val="000000"/>
          <w:rPrChange w:id="158" w:author="Nick Smith" w:date="2021-12-16T15:51:00Z">
            <w:rPr>
              <w:rFonts w:eastAsia="Times New Roman"/>
              <w:color w:val="000000"/>
            </w:rPr>
          </w:rPrChange>
        </w:rPr>
        <w:t xml:space="preserve"> positively impacted </w:t>
      </w:r>
      <w:proofErr w:type="spellStart"/>
      <w:r w:rsidR="003E3DED" w:rsidRPr="00367F70">
        <w:rPr>
          <w:rFonts w:eastAsia="Times New Roman"/>
          <w:i/>
          <w:color w:val="000000"/>
          <w:rPrChange w:id="159" w:author="Nick Smith" w:date="2021-12-16T15:51:00Z">
            <w:rPr>
              <w:rFonts w:eastAsia="Times New Roman"/>
              <w:i/>
              <w:color w:val="000000"/>
            </w:rPr>
          </w:rPrChange>
        </w:rPr>
        <w:t>N</w:t>
      </w:r>
      <w:r w:rsidR="003E3DED" w:rsidRPr="00367F70">
        <w:rPr>
          <w:rFonts w:eastAsia="Times New Roman"/>
          <w:color w:val="000000"/>
          <w:vertAlign w:val="subscript"/>
          <w:rPrChange w:id="160" w:author="Nick Smith" w:date="2021-12-16T15:51:00Z">
            <w:rPr>
              <w:rFonts w:eastAsia="Times New Roman"/>
              <w:color w:val="000000"/>
              <w:vertAlign w:val="subscript"/>
            </w:rPr>
          </w:rPrChange>
        </w:rPr>
        <w:t>area</w:t>
      </w:r>
      <w:proofErr w:type="spellEnd"/>
      <w:r w:rsidR="003E3DED" w:rsidRPr="00367F70">
        <w:rPr>
          <w:rFonts w:eastAsia="Times New Roman"/>
          <w:color w:val="000000"/>
          <w:rPrChange w:id="161" w:author="Nick Smith" w:date="2021-12-16T15:51:00Z">
            <w:rPr>
              <w:rFonts w:eastAsia="Times New Roman"/>
              <w:color w:val="000000"/>
            </w:rPr>
          </w:rPrChange>
        </w:rPr>
        <w:t xml:space="preserve"> in both </w:t>
      </w:r>
      <w:r w:rsidR="00BE49D6" w:rsidRPr="00367F70">
        <w:rPr>
          <w:rFonts w:eastAsia="Times New Roman"/>
          <w:color w:val="000000"/>
          <w:rPrChange w:id="162" w:author="Nick Smith" w:date="2021-12-16T15:51:00Z">
            <w:rPr>
              <w:rFonts w:eastAsia="Times New Roman"/>
              <w:color w:val="000000"/>
            </w:rPr>
          </w:rPrChange>
        </w:rPr>
        <w:t>plots that did not receive P</w:t>
      </w:r>
      <w:r w:rsidR="003E3DED" w:rsidRPr="00367F70">
        <w:rPr>
          <w:rFonts w:eastAsia="Times New Roman"/>
          <w:color w:val="000000"/>
          <w:rPrChange w:id="163" w:author="Nick Smith" w:date="2021-12-16T15:51:00Z">
            <w:rPr>
              <w:rFonts w:eastAsia="Times New Roman"/>
              <w:color w:val="000000"/>
            </w:rPr>
          </w:rPrChange>
        </w:rPr>
        <w:t xml:space="preserve"> (</w:t>
      </w:r>
      <w:r w:rsidR="00F56091" w:rsidRPr="00367F70">
        <w:rPr>
          <w:rFonts w:eastAsia="Times New Roman"/>
          <w:color w:val="000000"/>
          <w:rPrChange w:id="164" w:author="Nick Smith" w:date="2021-12-16T15:51:00Z">
            <w:rPr>
              <w:rFonts w:eastAsia="Times New Roman"/>
              <w:color w:val="000000"/>
            </w:rPr>
          </w:rPrChange>
        </w:rPr>
        <w:t>35</w:t>
      </w:r>
      <w:r w:rsidR="007C457D" w:rsidRPr="00367F70">
        <w:rPr>
          <w:rFonts w:eastAsia="Times New Roman"/>
          <w:color w:val="000000"/>
          <w:rPrChange w:id="165" w:author="Nick Smith" w:date="2021-12-16T15:51:00Z">
            <w:rPr>
              <w:rFonts w:eastAsia="Times New Roman"/>
              <w:color w:val="000000"/>
            </w:rPr>
          </w:rPrChange>
        </w:rPr>
        <w:t>.</w:t>
      </w:r>
      <w:r w:rsidR="00F56091" w:rsidRPr="00367F70">
        <w:rPr>
          <w:rFonts w:eastAsia="Times New Roman"/>
          <w:color w:val="000000"/>
          <w:rPrChange w:id="166" w:author="Nick Smith" w:date="2021-12-16T15:51:00Z">
            <w:rPr>
              <w:rFonts w:eastAsia="Times New Roman"/>
              <w:color w:val="000000"/>
            </w:rPr>
          </w:rPrChange>
        </w:rPr>
        <w:t>2</w:t>
      </w:r>
      <w:r w:rsidR="003E3DED" w:rsidRPr="00367F70">
        <w:rPr>
          <w:rFonts w:eastAsia="Times New Roman"/>
          <w:color w:val="000000"/>
          <w:rPrChange w:id="167" w:author="Nick Smith" w:date="2021-12-16T15:51:00Z">
            <w:rPr>
              <w:rFonts w:eastAsia="Times New Roman"/>
              <w:color w:val="000000"/>
            </w:rPr>
          </w:rPrChange>
        </w:rPr>
        <w:t xml:space="preserve">% increase) and </w:t>
      </w:r>
      <w:r w:rsidR="00BE49D6" w:rsidRPr="00367F70">
        <w:rPr>
          <w:rFonts w:eastAsia="Times New Roman"/>
          <w:color w:val="000000"/>
          <w:rPrChange w:id="168" w:author="Nick Smith" w:date="2021-12-16T15:51:00Z">
            <w:rPr>
              <w:rFonts w:eastAsia="Times New Roman"/>
              <w:color w:val="000000"/>
            </w:rPr>
          </w:rPrChange>
        </w:rPr>
        <w:t>plots that received P</w:t>
      </w:r>
      <w:r w:rsidR="003E3DED" w:rsidRPr="00367F70">
        <w:rPr>
          <w:rFonts w:eastAsia="Times New Roman"/>
          <w:color w:val="000000"/>
          <w:rPrChange w:id="169" w:author="Nick Smith" w:date="2021-12-16T15:51:00Z">
            <w:rPr>
              <w:rFonts w:eastAsia="Times New Roman"/>
              <w:color w:val="000000"/>
            </w:rPr>
          </w:rPrChange>
        </w:rPr>
        <w:t xml:space="preserve"> (</w:t>
      </w:r>
      <w:r w:rsidR="00F56091" w:rsidRPr="00367F70">
        <w:rPr>
          <w:rFonts w:eastAsia="Times New Roman"/>
          <w:color w:val="000000"/>
          <w:rPrChange w:id="170" w:author="Nick Smith" w:date="2021-12-16T15:51:00Z">
            <w:rPr>
              <w:rFonts w:eastAsia="Times New Roman"/>
              <w:color w:val="000000"/>
            </w:rPr>
          </w:rPrChange>
        </w:rPr>
        <w:t>22</w:t>
      </w:r>
      <w:r w:rsidR="007C457D" w:rsidRPr="00367F70">
        <w:rPr>
          <w:rFonts w:eastAsia="Times New Roman"/>
          <w:color w:val="000000"/>
          <w:rPrChange w:id="171" w:author="Nick Smith" w:date="2021-12-16T15:51:00Z">
            <w:rPr>
              <w:rFonts w:eastAsia="Times New Roman"/>
              <w:color w:val="000000"/>
            </w:rPr>
          </w:rPrChange>
        </w:rPr>
        <w:t>.</w:t>
      </w:r>
      <w:r w:rsidR="00F56091" w:rsidRPr="00367F70">
        <w:rPr>
          <w:rFonts w:eastAsia="Times New Roman"/>
          <w:color w:val="000000"/>
          <w:rPrChange w:id="172" w:author="Nick Smith" w:date="2021-12-16T15:51:00Z">
            <w:rPr>
              <w:rFonts w:eastAsia="Times New Roman"/>
              <w:color w:val="000000"/>
            </w:rPr>
          </w:rPrChange>
        </w:rPr>
        <w:t>5</w:t>
      </w:r>
      <w:r w:rsidR="003E3DED" w:rsidRPr="00367F70">
        <w:rPr>
          <w:rFonts w:eastAsia="Times New Roman"/>
          <w:color w:val="000000"/>
          <w:rPrChange w:id="173" w:author="Nick Smith" w:date="2021-12-16T15:51:00Z">
            <w:rPr>
              <w:rFonts w:eastAsia="Times New Roman"/>
              <w:color w:val="000000"/>
            </w:rPr>
          </w:rPrChange>
        </w:rPr>
        <w:t>% increase</w:t>
      </w:r>
      <w:r w:rsidR="00BE49D6" w:rsidRPr="00367F70">
        <w:rPr>
          <w:rFonts w:eastAsia="Times New Roman"/>
          <w:color w:val="000000"/>
          <w:rPrChange w:id="174" w:author="Nick Smith" w:date="2021-12-16T15:51:00Z">
            <w:rPr>
              <w:rFonts w:eastAsia="Times New Roman"/>
              <w:color w:val="000000"/>
            </w:rPr>
          </w:rPrChange>
        </w:rPr>
        <w:t xml:space="preserve">; </w:t>
      </w:r>
      <w:r w:rsidR="003E3DED" w:rsidRPr="00367F70">
        <w:rPr>
          <w:rFonts w:eastAsia="Times New Roman"/>
          <w:i/>
          <w:color w:val="000000"/>
          <w:rPrChange w:id="175" w:author="Nick Smith" w:date="2021-12-16T15:51:00Z">
            <w:rPr>
              <w:rFonts w:eastAsia="Times New Roman"/>
              <w:i/>
              <w:color w:val="000000"/>
            </w:rPr>
          </w:rPrChange>
        </w:rPr>
        <w:t>p</w:t>
      </w:r>
      <w:r w:rsidR="003E3DED" w:rsidRPr="00367F70">
        <w:rPr>
          <w:rFonts w:eastAsia="Times New Roman"/>
          <w:color w:val="000000"/>
          <w:rPrChange w:id="176" w:author="Nick Smith" w:date="2021-12-16T15:51:00Z">
            <w:rPr>
              <w:rFonts w:eastAsia="Times New Roman"/>
              <w:color w:val="000000"/>
            </w:rPr>
          </w:rPrChange>
        </w:rPr>
        <w:t xml:space="preserve"> &lt;0.0</w:t>
      </w:r>
      <w:r w:rsidR="008E0762" w:rsidRPr="00367F70">
        <w:rPr>
          <w:rFonts w:eastAsia="Times New Roman"/>
          <w:color w:val="000000"/>
          <w:rPrChange w:id="177" w:author="Nick Smith" w:date="2021-12-16T15:51:00Z">
            <w:rPr>
              <w:rFonts w:eastAsia="Times New Roman"/>
              <w:color w:val="000000"/>
            </w:rPr>
          </w:rPrChange>
        </w:rPr>
        <w:t>5</w:t>
      </w:r>
      <w:r w:rsidR="003E3DED" w:rsidRPr="00367F70">
        <w:rPr>
          <w:rFonts w:eastAsia="Times New Roman"/>
          <w:color w:val="000000"/>
          <w:rPrChange w:id="178" w:author="Nick Smith" w:date="2021-12-16T15:51:00Z">
            <w:rPr>
              <w:rFonts w:eastAsia="Times New Roman"/>
              <w:color w:val="000000"/>
            </w:rPr>
          </w:rPrChange>
        </w:rPr>
        <w:t xml:space="preserve"> in both cases</w:t>
      </w:r>
      <w:r w:rsidR="001F281E" w:rsidRPr="00367F70">
        <w:rPr>
          <w:rFonts w:eastAsia="Times New Roman"/>
          <w:color w:val="000000"/>
          <w:rPrChange w:id="179" w:author="Nick Smith" w:date="2021-12-16T15:51:00Z">
            <w:rPr>
              <w:rFonts w:eastAsia="Times New Roman"/>
              <w:color w:val="000000"/>
            </w:rPr>
          </w:rPrChange>
        </w:rPr>
        <w:t>; Figure 2</w:t>
      </w:r>
      <w:r w:rsidR="003E3DED" w:rsidRPr="00367F70">
        <w:rPr>
          <w:rFonts w:eastAsia="Times New Roman"/>
          <w:color w:val="000000"/>
          <w:rPrChange w:id="180" w:author="Nick Smith" w:date="2021-12-16T15:51:00Z">
            <w:rPr>
              <w:rFonts w:eastAsia="Times New Roman"/>
              <w:color w:val="000000"/>
            </w:rPr>
          </w:rPrChange>
        </w:rPr>
        <w:t>).</w:t>
      </w:r>
      <w:r w:rsidR="00D65202" w:rsidRPr="00367F70">
        <w:rPr>
          <w:rFonts w:eastAsia="Times New Roman"/>
          <w:color w:val="000000"/>
          <w:rPrChange w:id="181" w:author="Nick Smith" w:date="2021-12-16T15:51:00Z">
            <w:rPr>
              <w:rFonts w:eastAsia="Times New Roman"/>
              <w:color w:val="000000"/>
            </w:rPr>
          </w:rPrChange>
        </w:rPr>
        <w:t xml:space="preserve"> </w:t>
      </w:r>
      <w:r w:rsidR="00E3357A" w:rsidRPr="00367F70">
        <w:rPr>
          <w:rFonts w:eastAsia="Times New Roman"/>
          <w:color w:val="000000"/>
          <w:rPrChange w:id="182" w:author="Nick Smith" w:date="2021-12-16T15:51:00Z">
            <w:rPr>
              <w:rFonts w:eastAsia="Times New Roman"/>
              <w:color w:val="000000"/>
            </w:rPr>
          </w:rPrChange>
        </w:rPr>
        <w:t xml:space="preserve">Despite the </w:t>
      </w:r>
      <w:r w:rsidR="00934623" w:rsidRPr="00367F70">
        <w:rPr>
          <w:rFonts w:eastAsia="Times New Roman"/>
          <w:color w:val="000000"/>
          <w:rPrChange w:id="183" w:author="Nick Smith" w:date="2021-12-16T15:51:00Z">
            <w:rPr>
              <w:rFonts w:eastAsia="Times New Roman"/>
              <w:color w:val="000000"/>
            </w:rPr>
          </w:rPrChange>
        </w:rPr>
        <w:t xml:space="preserve">statistically </w:t>
      </w:r>
      <w:r w:rsidR="00E3357A" w:rsidRPr="00367F70">
        <w:rPr>
          <w:rFonts w:eastAsia="Times New Roman"/>
          <w:color w:val="000000"/>
          <w:rPrChange w:id="184" w:author="Nick Smith" w:date="2021-12-16T15:51:00Z">
            <w:rPr>
              <w:rFonts w:eastAsia="Times New Roman"/>
              <w:color w:val="000000"/>
            </w:rPr>
          </w:rPrChange>
        </w:rPr>
        <w:t xml:space="preserve">significant impact of soil </w:t>
      </w:r>
      <w:r w:rsidR="003E3DED" w:rsidRPr="00367F70">
        <w:rPr>
          <w:rFonts w:eastAsia="Times New Roman"/>
          <w:color w:val="000000"/>
          <w:rPrChange w:id="185" w:author="Nick Smith" w:date="2021-12-16T15:51:00Z">
            <w:rPr>
              <w:rFonts w:eastAsia="Times New Roman"/>
              <w:color w:val="000000"/>
            </w:rPr>
          </w:rPrChange>
        </w:rPr>
        <w:t xml:space="preserve">nitrogen </w:t>
      </w:r>
      <w:r w:rsidR="00E3357A" w:rsidRPr="00367F70">
        <w:rPr>
          <w:rFonts w:eastAsia="Times New Roman"/>
          <w:color w:val="000000"/>
          <w:rPrChange w:id="186" w:author="Nick Smith" w:date="2021-12-16T15:51:00Z">
            <w:rPr>
              <w:rFonts w:eastAsia="Times New Roman"/>
              <w:color w:val="000000"/>
            </w:rPr>
          </w:rPrChange>
        </w:rPr>
        <w:t>treatments</w:t>
      </w:r>
      <w:r w:rsidR="00BE49D6" w:rsidRPr="00367F70">
        <w:rPr>
          <w:rFonts w:eastAsia="Times New Roman"/>
          <w:color w:val="000000"/>
          <w:rPrChange w:id="187" w:author="Nick Smith" w:date="2021-12-16T15:51:00Z">
            <w:rPr>
              <w:rFonts w:eastAsia="Times New Roman"/>
              <w:color w:val="000000"/>
            </w:rPr>
          </w:rPrChange>
        </w:rPr>
        <w:t xml:space="preserve"> on </w:t>
      </w:r>
      <w:proofErr w:type="spellStart"/>
      <w:r w:rsidR="00BE49D6" w:rsidRPr="00367F70">
        <w:rPr>
          <w:rFonts w:eastAsia="Times New Roman"/>
          <w:i/>
          <w:color w:val="000000"/>
          <w:rPrChange w:id="188" w:author="Nick Smith" w:date="2021-12-16T15:51:00Z">
            <w:rPr>
              <w:rFonts w:eastAsia="Times New Roman"/>
              <w:i/>
              <w:color w:val="000000"/>
            </w:rPr>
          </w:rPrChange>
        </w:rPr>
        <w:t>N</w:t>
      </w:r>
      <w:r w:rsidR="00BE49D6" w:rsidRPr="00367F70">
        <w:rPr>
          <w:rFonts w:eastAsia="Times New Roman"/>
          <w:color w:val="000000"/>
          <w:vertAlign w:val="subscript"/>
          <w:rPrChange w:id="189" w:author="Nick Smith" w:date="2021-12-16T15:51:00Z">
            <w:rPr>
              <w:rFonts w:eastAsia="Times New Roman"/>
              <w:color w:val="000000"/>
              <w:vertAlign w:val="subscript"/>
            </w:rPr>
          </w:rPrChange>
        </w:rPr>
        <w:t>area</w:t>
      </w:r>
      <w:proofErr w:type="spellEnd"/>
      <w:r w:rsidR="0014366E" w:rsidRPr="00367F70">
        <w:rPr>
          <w:rFonts w:eastAsia="Times New Roman"/>
          <w:color w:val="000000"/>
          <w:rPrChange w:id="190" w:author="Nick Smith" w:date="2021-12-16T15:51:00Z">
            <w:rPr>
              <w:rFonts w:eastAsia="Times New Roman"/>
              <w:color w:val="000000"/>
            </w:rPr>
          </w:rPrChange>
        </w:rPr>
        <w:t>,</w:t>
      </w:r>
      <w:r w:rsidR="00CA64B3" w:rsidRPr="00367F70">
        <w:rPr>
          <w:rFonts w:eastAsia="Times New Roman"/>
          <w:color w:val="000000"/>
          <w:rPrChange w:id="191" w:author="Nick Smith" w:date="2021-12-16T15:51:00Z">
            <w:rPr>
              <w:rFonts w:eastAsia="Times New Roman"/>
              <w:color w:val="000000"/>
            </w:rPr>
          </w:rPrChange>
        </w:rPr>
        <w:t xml:space="preserve"> </w:t>
      </w:r>
      <w:r w:rsidR="00CA64B3" w:rsidRPr="00367F70">
        <w:rPr>
          <w:rFonts w:eastAsia="Times New Roman"/>
          <w:color w:val="000000"/>
          <w:lang w:val="el-GR"/>
          <w:rPrChange w:id="192" w:author="Nick Smith" w:date="2021-12-16T15:51:00Z">
            <w:rPr>
              <w:rFonts w:eastAsia="Times New Roman"/>
              <w:color w:val="000000"/>
              <w:lang w:val="el-GR"/>
            </w:rPr>
          </w:rPrChange>
        </w:rPr>
        <w:t>χ</w:t>
      </w:r>
      <w:r w:rsidR="00CA64B3" w:rsidRPr="00367F70">
        <w:rPr>
          <w:rFonts w:eastAsia="Times New Roman"/>
          <w:color w:val="000000"/>
          <w:rPrChange w:id="193" w:author="Nick Smith" w:date="2021-12-16T15:51:00Z">
            <w:rPr>
              <w:rFonts w:eastAsia="Times New Roman"/>
              <w:color w:val="000000"/>
            </w:rPr>
          </w:rPrChange>
        </w:rPr>
        <w:t xml:space="preserve"> (</w:t>
      </w:r>
      <w:r w:rsidR="00F56091" w:rsidRPr="00367F70">
        <w:rPr>
          <w:rFonts w:eastAsia="Times New Roman"/>
          <w:color w:val="000000"/>
          <w:rPrChange w:id="194" w:author="Nick Smith" w:date="2021-12-16T15:51:00Z">
            <w:rPr>
              <w:rFonts w:eastAsia="Times New Roman"/>
              <w:color w:val="000000"/>
            </w:rPr>
          </w:rPrChange>
        </w:rPr>
        <w:t>5.3</w:t>
      </w:r>
      <w:r w:rsidR="00CA64B3" w:rsidRPr="00367F70">
        <w:rPr>
          <w:rFonts w:eastAsia="Times New Roman"/>
          <w:color w:val="000000"/>
          <w:rPrChange w:id="195" w:author="Nick Smith" w:date="2021-12-16T15:51:00Z">
            <w:rPr>
              <w:rFonts w:eastAsia="Times New Roman"/>
              <w:color w:val="000000"/>
            </w:rPr>
          </w:rPrChange>
        </w:rPr>
        <w:t>%),</w:t>
      </w:r>
      <w:r w:rsidR="0014366E" w:rsidRPr="00367F70">
        <w:rPr>
          <w:rFonts w:eastAsia="Times New Roman"/>
          <w:color w:val="000000"/>
          <w:rPrChange w:id="196" w:author="Nick Smith" w:date="2021-12-16T15:51:00Z">
            <w:rPr>
              <w:rFonts w:eastAsia="Times New Roman"/>
              <w:color w:val="000000"/>
            </w:rPr>
          </w:rPrChange>
        </w:rPr>
        <w:t xml:space="preserve"> </w:t>
      </w:r>
      <w:proofErr w:type="spellStart"/>
      <w:r w:rsidR="008010AC" w:rsidRPr="00367F70">
        <w:rPr>
          <w:rFonts w:eastAsia="Times New Roman"/>
          <w:i/>
          <w:iCs/>
          <w:color w:val="000000"/>
          <w:rPrChange w:id="197" w:author="Nick Smith" w:date="2021-12-16T15:51:00Z">
            <w:rPr>
              <w:rFonts w:eastAsia="Times New Roman"/>
              <w:i/>
              <w:iCs/>
              <w:color w:val="000000"/>
            </w:rPr>
          </w:rPrChange>
        </w:rPr>
        <w:t>M</w:t>
      </w:r>
      <w:r w:rsidR="008010AC" w:rsidRPr="00367F70">
        <w:rPr>
          <w:rFonts w:eastAsia="Times New Roman"/>
          <w:color w:val="000000"/>
          <w:vertAlign w:val="subscript"/>
          <w:rPrChange w:id="198" w:author="Nick Smith" w:date="2021-12-16T15:51:00Z">
            <w:rPr>
              <w:rFonts w:eastAsia="Times New Roman"/>
              <w:color w:val="000000"/>
              <w:vertAlign w:val="subscript"/>
            </w:rPr>
          </w:rPrChange>
        </w:rPr>
        <w:t>area</w:t>
      </w:r>
      <w:proofErr w:type="spellEnd"/>
      <w:r w:rsidR="008010AC" w:rsidRPr="00367F70">
        <w:rPr>
          <w:rFonts w:eastAsia="Times New Roman"/>
          <w:color w:val="000000"/>
          <w:rPrChange w:id="199" w:author="Nick Smith" w:date="2021-12-16T15:51:00Z">
            <w:rPr>
              <w:rFonts w:eastAsia="Times New Roman"/>
              <w:color w:val="000000"/>
            </w:rPr>
          </w:rPrChange>
        </w:rPr>
        <w:t xml:space="preserve"> </w:t>
      </w:r>
      <w:r w:rsidR="00E3357A" w:rsidRPr="00367F70">
        <w:rPr>
          <w:rFonts w:eastAsia="Times New Roman"/>
          <w:color w:val="000000"/>
          <w:rPrChange w:id="200" w:author="Nick Smith" w:date="2021-12-16T15:51:00Z">
            <w:rPr>
              <w:rFonts w:eastAsia="Times New Roman"/>
              <w:color w:val="000000"/>
            </w:rPr>
          </w:rPrChange>
        </w:rPr>
        <w:t>(</w:t>
      </w:r>
      <w:r w:rsidR="001609E7" w:rsidRPr="00367F70">
        <w:rPr>
          <w:rFonts w:eastAsia="Times New Roman"/>
          <w:color w:val="000000"/>
          <w:rPrChange w:id="201" w:author="Nick Smith" w:date="2021-12-16T15:51:00Z">
            <w:rPr>
              <w:rFonts w:eastAsia="Times New Roman"/>
              <w:color w:val="000000"/>
            </w:rPr>
          </w:rPrChange>
        </w:rPr>
        <w:t>4</w:t>
      </w:r>
      <w:r w:rsidR="00F56091" w:rsidRPr="00367F70">
        <w:rPr>
          <w:rFonts w:eastAsia="Times New Roman"/>
          <w:color w:val="000000"/>
          <w:rPrChange w:id="202" w:author="Nick Smith" w:date="2021-12-16T15:51:00Z">
            <w:rPr>
              <w:rFonts w:eastAsia="Times New Roman"/>
              <w:color w:val="000000"/>
            </w:rPr>
          </w:rPrChange>
        </w:rPr>
        <w:t>4</w:t>
      </w:r>
      <w:r w:rsidR="002C4254" w:rsidRPr="00367F70">
        <w:rPr>
          <w:rFonts w:eastAsia="Times New Roman"/>
          <w:color w:val="000000"/>
          <w:rPrChange w:id="203" w:author="Nick Smith" w:date="2021-12-16T15:51:00Z">
            <w:rPr>
              <w:rFonts w:eastAsia="Times New Roman"/>
              <w:color w:val="000000"/>
            </w:rPr>
          </w:rPrChange>
        </w:rPr>
        <w:t>.</w:t>
      </w:r>
      <w:r w:rsidR="00F56091" w:rsidRPr="00367F70">
        <w:rPr>
          <w:rFonts w:eastAsia="Times New Roman"/>
          <w:color w:val="000000"/>
          <w:rPrChange w:id="204" w:author="Nick Smith" w:date="2021-12-16T15:51:00Z">
            <w:rPr>
              <w:rFonts w:eastAsia="Times New Roman"/>
              <w:color w:val="000000"/>
            </w:rPr>
          </w:rPrChange>
        </w:rPr>
        <w:t>4</w:t>
      </w:r>
      <w:r w:rsidR="00E3357A" w:rsidRPr="00367F70">
        <w:rPr>
          <w:rFonts w:eastAsia="Times New Roman"/>
          <w:color w:val="000000"/>
          <w:rPrChange w:id="205" w:author="Nick Smith" w:date="2021-12-16T15:51:00Z">
            <w:rPr>
              <w:rFonts w:eastAsia="Times New Roman"/>
              <w:color w:val="000000"/>
            </w:rPr>
          </w:rPrChange>
        </w:rPr>
        <w:t>%)</w:t>
      </w:r>
      <w:r w:rsidR="00CA64B3" w:rsidRPr="00367F70">
        <w:rPr>
          <w:rFonts w:eastAsia="Times New Roman"/>
          <w:color w:val="000000"/>
          <w:rPrChange w:id="206" w:author="Nick Smith" w:date="2021-12-16T15:51:00Z">
            <w:rPr>
              <w:rFonts w:eastAsia="Times New Roman"/>
              <w:color w:val="000000"/>
            </w:rPr>
          </w:rPrChange>
        </w:rPr>
        <w:t>,</w:t>
      </w:r>
      <w:r w:rsidR="00E3357A" w:rsidRPr="00367F70">
        <w:rPr>
          <w:rFonts w:eastAsia="Times New Roman"/>
          <w:color w:val="000000"/>
          <w:rPrChange w:id="207" w:author="Nick Smith" w:date="2021-12-16T15:51:00Z">
            <w:rPr>
              <w:rFonts w:eastAsia="Times New Roman"/>
              <w:color w:val="000000"/>
            </w:rPr>
          </w:rPrChange>
        </w:rPr>
        <w:t xml:space="preserve"> and climate (</w:t>
      </w:r>
      <w:proofErr w:type="spellStart"/>
      <w:r w:rsidR="00E3357A" w:rsidRPr="00367F70">
        <w:rPr>
          <w:rFonts w:eastAsia="Times New Roman"/>
          <w:i/>
          <w:iCs/>
          <w:color w:val="000000"/>
          <w:rPrChange w:id="208" w:author="Nick Smith" w:date="2021-12-16T15:51:00Z">
            <w:rPr>
              <w:rFonts w:eastAsia="Times New Roman"/>
              <w:i/>
              <w:iCs/>
              <w:color w:val="000000"/>
            </w:rPr>
          </w:rPrChange>
        </w:rPr>
        <w:t>T</w:t>
      </w:r>
      <w:r w:rsidR="00E3357A" w:rsidRPr="00367F70">
        <w:rPr>
          <w:rFonts w:eastAsia="Times New Roman"/>
          <w:color w:val="000000"/>
          <w:vertAlign w:val="subscript"/>
          <w:rPrChange w:id="209" w:author="Nick Smith" w:date="2021-12-16T15:51:00Z">
            <w:rPr>
              <w:rFonts w:eastAsia="Times New Roman"/>
              <w:color w:val="000000"/>
              <w:vertAlign w:val="subscript"/>
            </w:rPr>
          </w:rPrChange>
        </w:rPr>
        <w:t>g</w:t>
      </w:r>
      <w:proofErr w:type="spellEnd"/>
      <w:r w:rsidR="00E3357A" w:rsidRPr="00367F70">
        <w:rPr>
          <w:rFonts w:eastAsia="Times New Roman"/>
          <w:color w:val="000000"/>
          <w:rPrChange w:id="210" w:author="Nick Smith" w:date="2021-12-16T15:51:00Z">
            <w:rPr>
              <w:rFonts w:eastAsia="Times New Roman"/>
              <w:color w:val="000000"/>
            </w:rPr>
          </w:rPrChange>
        </w:rPr>
        <w:t xml:space="preserve"> = </w:t>
      </w:r>
      <w:r w:rsidR="00F56091" w:rsidRPr="00367F70">
        <w:rPr>
          <w:rFonts w:eastAsia="Times New Roman"/>
          <w:color w:val="000000"/>
          <w:rPrChange w:id="211" w:author="Nick Smith" w:date="2021-12-16T15:51:00Z">
            <w:rPr>
              <w:rFonts w:eastAsia="Times New Roman"/>
              <w:color w:val="000000"/>
            </w:rPr>
          </w:rPrChange>
        </w:rPr>
        <w:t>4.9</w:t>
      </w:r>
      <w:r w:rsidR="00E3357A" w:rsidRPr="00367F70">
        <w:rPr>
          <w:rFonts w:eastAsia="Times New Roman"/>
          <w:color w:val="000000"/>
          <w:rPrChange w:id="212" w:author="Nick Smith" w:date="2021-12-16T15:51:00Z">
            <w:rPr>
              <w:rFonts w:eastAsia="Times New Roman"/>
              <w:color w:val="000000"/>
            </w:rPr>
          </w:rPrChange>
        </w:rPr>
        <w:t xml:space="preserve">%, </w:t>
      </w:r>
      <w:r w:rsidR="00E3357A" w:rsidRPr="00367F70">
        <w:rPr>
          <w:rFonts w:eastAsia="Times New Roman"/>
          <w:i/>
          <w:iCs/>
          <w:color w:val="000000"/>
          <w:rPrChange w:id="213" w:author="Nick Smith" w:date="2021-12-16T15:51:00Z">
            <w:rPr>
              <w:rFonts w:eastAsia="Times New Roman"/>
              <w:i/>
              <w:iCs/>
              <w:color w:val="000000"/>
            </w:rPr>
          </w:rPrChange>
        </w:rPr>
        <w:t>I</w:t>
      </w:r>
      <w:r w:rsidR="00E3357A" w:rsidRPr="00367F70">
        <w:rPr>
          <w:rFonts w:eastAsia="Times New Roman"/>
          <w:color w:val="000000"/>
          <w:vertAlign w:val="subscript"/>
          <w:rPrChange w:id="214" w:author="Nick Smith" w:date="2021-12-16T15:51:00Z">
            <w:rPr>
              <w:rFonts w:eastAsia="Times New Roman"/>
              <w:color w:val="000000"/>
              <w:vertAlign w:val="subscript"/>
            </w:rPr>
          </w:rPrChange>
        </w:rPr>
        <w:t>g</w:t>
      </w:r>
      <w:r w:rsidR="00E3357A" w:rsidRPr="00367F70">
        <w:rPr>
          <w:rFonts w:eastAsia="Times New Roman"/>
          <w:color w:val="000000"/>
          <w:rPrChange w:id="215" w:author="Nick Smith" w:date="2021-12-16T15:51:00Z">
            <w:rPr>
              <w:rFonts w:eastAsia="Times New Roman"/>
              <w:color w:val="000000"/>
            </w:rPr>
          </w:rPrChange>
        </w:rPr>
        <w:t xml:space="preserve"> = </w:t>
      </w:r>
      <w:r w:rsidR="00CA64B3" w:rsidRPr="00367F70">
        <w:rPr>
          <w:rFonts w:eastAsia="Times New Roman"/>
          <w:color w:val="000000"/>
          <w:rPrChange w:id="216" w:author="Nick Smith" w:date="2021-12-16T15:51:00Z">
            <w:rPr>
              <w:rFonts w:eastAsia="Times New Roman"/>
              <w:color w:val="000000"/>
            </w:rPr>
          </w:rPrChange>
        </w:rPr>
        <w:t>2</w:t>
      </w:r>
      <w:r w:rsidR="00F56091" w:rsidRPr="00367F70">
        <w:rPr>
          <w:rFonts w:eastAsia="Times New Roman"/>
          <w:color w:val="000000"/>
          <w:rPrChange w:id="217" w:author="Nick Smith" w:date="2021-12-16T15:51:00Z">
            <w:rPr>
              <w:rFonts w:eastAsia="Times New Roman"/>
              <w:color w:val="000000"/>
            </w:rPr>
          </w:rPrChange>
        </w:rPr>
        <w:t>2.8</w:t>
      </w:r>
      <w:r w:rsidR="00E3357A" w:rsidRPr="00367F70">
        <w:rPr>
          <w:rFonts w:eastAsia="Times New Roman"/>
          <w:color w:val="000000"/>
          <w:rPrChange w:id="218" w:author="Nick Smith" w:date="2021-12-16T15:51:00Z">
            <w:rPr>
              <w:rFonts w:eastAsia="Times New Roman"/>
              <w:color w:val="000000"/>
            </w:rPr>
          </w:rPrChange>
        </w:rPr>
        <w:t xml:space="preserve">%) </w:t>
      </w:r>
      <w:r w:rsidR="008010AC" w:rsidRPr="00367F70">
        <w:rPr>
          <w:rFonts w:eastAsia="Times New Roman"/>
          <w:color w:val="000000"/>
          <w:rPrChange w:id="219" w:author="Nick Smith" w:date="2021-12-16T15:51:00Z">
            <w:rPr>
              <w:rFonts w:eastAsia="Times New Roman"/>
              <w:color w:val="000000"/>
            </w:rPr>
          </w:rPrChange>
        </w:rPr>
        <w:t>had</w:t>
      </w:r>
      <w:r w:rsidR="00B83AB1" w:rsidRPr="00367F70">
        <w:rPr>
          <w:rFonts w:eastAsia="Times New Roman"/>
          <w:color w:val="000000"/>
          <w:rPrChange w:id="220" w:author="Nick Smith" w:date="2021-12-16T15:51:00Z">
            <w:rPr>
              <w:rFonts w:eastAsia="Times New Roman"/>
              <w:color w:val="000000"/>
            </w:rPr>
          </w:rPrChange>
        </w:rPr>
        <w:t xml:space="preserve"> substantially</w:t>
      </w:r>
      <w:r w:rsidR="008010AC" w:rsidRPr="00367F70">
        <w:rPr>
          <w:rFonts w:eastAsia="Times New Roman"/>
          <w:color w:val="000000"/>
          <w:rPrChange w:id="221" w:author="Nick Smith" w:date="2021-12-16T15:51:00Z">
            <w:rPr>
              <w:rFonts w:eastAsia="Times New Roman"/>
              <w:color w:val="000000"/>
            </w:rPr>
          </w:rPrChange>
        </w:rPr>
        <w:t xml:space="preserve"> high</w:t>
      </w:r>
      <w:r w:rsidR="00D860B0" w:rsidRPr="00367F70">
        <w:rPr>
          <w:rFonts w:eastAsia="Times New Roman"/>
          <w:color w:val="000000"/>
          <w:rPrChange w:id="222" w:author="Nick Smith" w:date="2021-12-16T15:51:00Z">
            <w:rPr>
              <w:rFonts w:eastAsia="Times New Roman"/>
              <w:color w:val="000000"/>
            </w:rPr>
          </w:rPrChange>
        </w:rPr>
        <w:t>er</w:t>
      </w:r>
      <w:r w:rsidR="008010AC" w:rsidRPr="00367F70">
        <w:rPr>
          <w:rFonts w:eastAsia="Times New Roman"/>
          <w:color w:val="000000"/>
          <w:rPrChange w:id="223" w:author="Nick Smith" w:date="2021-12-16T15:51:00Z">
            <w:rPr>
              <w:rFonts w:eastAsia="Times New Roman"/>
              <w:color w:val="000000"/>
            </w:rPr>
          </w:rPrChange>
        </w:rPr>
        <w:t xml:space="preserve"> relative importance in the model </w:t>
      </w:r>
      <w:r w:rsidR="00E3357A" w:rsidRPr="00367F70">
        <w:rPr>
          <w:rFonts w:eastAsia="Times New Roman"/>
          <w:color w:val="000000"/>
          <w:rPrChange w:id="224" w:author="Nick Smith" w:date="2021-12-16T15:51:00Z">
            <w:rPr>
              <w:rFonts w:eastAsia="Times New Roman"/>
              <w:color w:val="000000"/>
            </w:rPr>
          </w:rPrChange>
        </w:rPr>
        <w:t>than</w:t>
      </w:r>
      <w:r w:rsidR="008010AC" w:rsidRPr="00367F70">
        <w:rPr>
          <w:rFonts w:eastAsia="Times New Roman"/>
          <w:color w:val="000000"/>
          <w:rPrChange w:id="225" w:author="Nick Smith" w:date="2021-12-16T15:51:00Z">
            <w:rPr>
              <w:rFonts w:eastAsia="Times New Roman"/>
              <w:color w:val="000000"/>
            </w:rPr>
          </w:rPrChange>
        </w:rPr>
        <w:t xml:space="preserve"> </w:t>
      </w:r>
      <w:r w:rsidR="002B429E" w:rsidRPr="00367F70">
        <w:rPr>
          <w:rFonts w:eastAsia="Times New Roman"/>
          <w:color w:val="000000"/>
          <w:rPrChange w:id="226" w:author="Nick Smith" w:date="2021-12-16T15:51:00Z">
            <w:rPr>
              <w:rFonts w:eastAsia="Times New Roman"/>
              <w:color w:val="000000"/>
            </w:rPr>
          </w:rPrChange>
        </w:rPr>
        <w:t>s</w:t>
      </w:r>
      <w:r w:rsidR="008010AC" w:rsidRPr="00367F70">
        <w:rPr>
          <w:rFonts w:eastAsia="Times New Roman"/>
          <w:color w:val="000000"/>
          <w:rPrChange w:id="227" w:author="Nick Smith" w:date="2021-12-16T15:51:00Z">
            <w:rPr>
              <w:rFonts w:eastAsia="Times New Roman"/>
              <w:color w:val="000000"/>
            </w:rPr>
          </w:rPrChange>
        </w:rPr>
        <w:t xml:space="preserve">oil </w:t>
      </w:r>
      <w:r w:rsidR="00E3357A" w:rsidRPr="00367F70">
        <w:rPr>
          <w:rFonts w:eastAsia="Times New Roman"/>
          <w:color w:val="000000"/>
          <w:rPrChange w:id="228" w:author="Nick Smith" w:date="2021-12-16T15:51:00Z">
            <w:rPr>
              <w:rFonts w:eastAsia="Times New Roman"/>
              <w:color w:val="000000"/>
            </w:rPr>
          </w:rPrChange>
        </w:rPr>
        <w:t>treatments</w:t>
      </w:r>
      <w:r w:rsidR="008010AC" w:rsidRPr="00367F70">
        <w:rPr>
          <w:rFonts w:eastAsia="Times New Roman"/>
          <w:color w:val="000000"/>
          <w:rPrChange w:id="229" w:author="Nick Smith" w:date="2021-12-16T15:51:00Z">
            <w:rPr>
              <w:rFonts w:eastAsia="Times New Roman"/>
              <w:color w:val="000000"/>
            </w:rPr>
          </w:rPrChange>
        </w:rPr>
        <w:t xml:space="preserve"> (</w:t>
      </w:r>
      <w:r w:rsidR="00E3357A" w:rsidRPr="00367F70">
        <w:rPr>
          <w:rFonts w:eastAsia="Times New Roman"/>
          <w:color w:val="000000"/>
          <w:rPrChange w:id="230" w:author="Nick Smith" w:date="2021-12-16T15:51:00Z">
            <w:rPr>
              <w:rFonts w:eastAsia="Times New Roman"/>
              <w:color w:val="000000"/>
            </w:rPr>
          </w:rPrChange>
        </w:rPr>
        <w:t>&lt;</w:t>
      </w:r>
      <w:r w:rsidR="001609E7" w:rsidRPr="00367F70">
        <w:rPr>
          <w:rFonts w:eastAsia="Times New Roman"/>
          <w:color w:val="000000"/>
          <w:rPrChange w:id="231" w:author="Nick Smith" w:date="2021-12-16T15:51:00Z">
            <w:rPr>
              <w:rFonts w:eastAsia="Times New Roman"/>
              <w:color w:val="000000"/>
            </w:rPr>
          </w:rPrChange>
        </w:rPr>
        <w:t>1</w:t>
      </w:r>
      <w:r w:rsidR="008010AC" w:rsidRPr="00367F70">
        <w:rPr>
          <w:rFonts w:eastAsia="Times New Roman"/>
          <w:color w:val="000000"/>
          <w:rPrChange w:id="232" w:author="Nick Smith" w:date="2021-12-16T15:51:00Z">
            <w:rPr>
              <w:rFonts w:eastAsia="Times New Roman"/>
              <w:color w:val="000000"/>
            </w:rPr>
          </w:rPrChange>
        </w:rPr>
        <w:t>%</w:t>
      </w:r>
      <w:r w:rsidR="00E3357A" w:rsidRPr="00367F70">
        <w:rPr>
          <w:rFonts w:eastAsia="Times New Roman"/>
          <w:color w:val="000000"/>
          <w:rPrChange w:id="233" w:author="Nick Smith" w:date="2021-12-16T15:51:00Z">
            <w:rPr>
              <w:rFonts w:eastAsia="Times New Roman"/>
              <w:color w:val="000000"/>
            </w:rPr>
          </w:rPrChange>
        </w:rPr>
        <w:t xml:space="preserve"> </w:t>
      </w:r>
      <w:r w:rsidR="004D1F45" w:rsidRPr="00367F70">
        <w:rPr>
          <w:rFonts w:eastAsia="Times New Roman"/>
          <w:color w:val="000000"/>
          <w:rPrChange w:id="234" w:author="Nick Smith" w:date="2021-12-16T15:51:00Z">
            <w:rPr>
              <w:rFonts w:eastAsia="Times New Roman"/>
              <w:color w:val="000000"/>
            </w:rPr>
          </w:rPrChange>
        </w:rPr>
        <w:t>combined</w:t>
      </w:r>
      <w:r w:rsidR="009D2AEB" w:rsidRPr="00367F70">
        <w:rPr>
          <w:rFonts w:eastAsia="Times New Roman"/>
          <w:color w:val="000000"/>
          <w:rPrChange w:id="235" w:author="Nick Smith" w:date="2021-12-16T15:51:00Z">
            <w:rPr>
              <w:rFonts w:eastAsia="Times New Roman"/>
              <w:color w:val="000000"/>
            </w:rPr>
          </w:rPrChange>
        </w:rPr>
        <w:t>;</w:t>
      </w:r>
      <w:r w:rsidR="008010AC" w:rsidRPr="00367F70">
        <w:rPr>
          <w:rFonts w:eastAsia="Times New Roman"/>
          <w:color w:val="000000"/>
          <w:rPrChange w:id="236" w:author="Nick Smith" w:date="2021-12-16T15:51:00Z">
            <w:rPr>
              <w:rFonts w:eastAsia="Times New Roman"/>
              <w:color w:val="000000"/>
            </w:rPr>
          </w:rPrChange>
        </w:rPr>
        <w:t xml:space="preserve"> Table </w:t>
      </w:r>
      <w:r w:rsidR="00DD3527" w:rsidRPr="00367F70">
        <w:rPr>
          <w:rFonts w:eastAsia="Times New Roman"/>
          <w:color w:val="000000"/>
          <w:rPrChange w:id="237" w:author="Nick Smith" w:date="2021-12-16T15:51:00Z">
            <w:rPr>
              <w:rFonts w:eastAsia="Times New Roman"/>
              <w:color w:val="000000"/>
            </w:rPr>
          </w:rPrChange>
        </w:rPr>
        <w:t xml:space="preserve">2 </w:t>
      </w:r>
      <w:r w:rsidRPr="00367F70">
        <w:rPr>
          <w:rFonts w:eastAsia="Times New Roman"/>
          <w:color w:val="000000"/>
          <w:rPrChange w:id="238" w:author="Nick Smith" w:date="2021-12-16T15:51:00Z">
            <w:rPr>
              <w:rFonts w:eastAsia="Times New Roman"/>
              <w:color w:val="000000"/>
            </w:rPr>
          </w:rPrChange>
        </w:rPr>
        <w:t xml:space="preserve">and Figure </w:t>
      </w:r>
      <w:r w:rsidR="001F281E" w:rsidRPr="00367F70">
        <w:rPr>
          <w:rFonts w:eastAsia="Times New Roman"/>
          <w:color w:val="000000"/>
          <w:rPrChange w:id="239" w:author="Nick Smith" w:date="2021-12-16T15:51:00Z">
            <w:rPr>
              <w:rFonts w:eastAsia="Times New Roman"/>
              <w:color w:val="000000"/>
            </w:rPr>
          </w:rPrChange>
        </w:rPr>
        <w:t>3</w:t>
      </w:r>
      <w:r w:rsidR="008010AC" w:rsidRPr="00367F70">
        <w:rPr>
          <w:rFonts w:eastAsia="Times New Roman"/>
          <w:color w:val="000000"/>
          <w:rPrChange w:id="240" w:author="Nick Smith" w:date="2021-12-16T15:51:00Z">
            <w:rPr>
              <w:rFonts w:eastAsia="Times New Roman"/>
              <w:color w:val="000000"/>
            </w:rPr>
          </w:rPrChange>
        </w:rPr>
        <w:t>).</w:t>
      </w:r>
      <w:r w:rsidR="00CA64B3" w:rsidRPr="00367F70">
        <w:rPr>
          <w:rFonts w:eastAsia="Times New Roman"/>
          <w:color w:val="000000"/>
          <w:rPrChange w:id="241" w:author="Nick Smith" w:date="2021-12-16T15:51:00Z">
            <w:rPr>
              <w:rFonts w:eastAsia="Times New Roman"/>
              <w:color w:val="000000"/>
            </w:rPr>
          </w:rPrChange>
        </w:rPr>
        <w:t xml:space="preserve"> The</w:t>
      </w:r>
      <w:r w:rsidR="0054351D" w:rsidRPr="00367F70">
        <w:rPr>
          <w:rFonts w:eastAsia="Times New Roman"/>
          <w:color w:val="000000"/>
          <w:rPrChange w:id="242" w:author="Nick Smith" w:date="2021-12-16T15:51:00Z">
            <w:rPr>
              <w:rFonts w:eastAsia="Times New Roman"/>
              <w:color w:val="000000"/>
            </w:rPr>
          </w:rPrChange>
        </w:rPr>
        <w:t xml:space="preserve"> positive</w:t>
      </w:r>
      <w:r w:rsidR="00CA64B3" w:rsidRPr="00367F70">
        <w:rPr>
          <w:rFonts w:eastAsia="Times New Roman"/>
          <w:color w:val="000000"/>
          <w:rPrChange w:id="243" w:author="Nick Smith" w:date="2021-12-16T15:51:00Z">
            <w:rPr>
              <w:rFonts w:eastAsia="Times New Roman"/>
              <w:color w:val="000000"/>
            </w:rPr>
          </w:rPrChange>
        </w:rPr>
        <w:t xml:space="preserve"> </w:t>
      </w:r>
      <w:proofErr w:type="spellStart"/>
      <w:r w:rsidR="00CA64B3" w:rsidRPr="00367F70">
        <w:rPr>
          <w:rFonts w:eastAsia="Times New Roman"/>
          <w:i/>
          <w:color w:val="000000"/>
          <w:rPrChange w:id="244" w:author="Nick Smith" w:date="2021-12-16T15:51:00Z">
            <w:rPr>
              <w:rFonts w:eastAsia="Times New Roman"/>
              <w:i/>
              <w:color w:val="000000"/>
            </w:rPr>
          </w:rPrChange>
        </w:rPr>
        <w:t>N</w:t>
      </w:r>
      <w:r w:rsidR="00CA64B3" w:rsidRPr="00367F70">
        <w:rPr>
          <w:rFonts w:eastAsia="Times New Roman"/>
          <w:color w:val="000000"/>
          <w:vertAlign w:val="subscript"/>
          <w:rPrChange w:id="245" w:author="Nick Smith" w:date="2021-12-16T15:51:00Z">
            <w:rPr>
              <w:rFonts w:eastAsia="Times New Roman"/>
              <w:color w:val="000000"/>
              <w:vertAlign w:val="subscript"/>
            </w:rPr>
          </w:rPrChange>
        </w:rPr>
        <w:t>area</w:t>
      </w:r>
      <w:r w:rsidR="00CA64B3" w:rsidRPr="00367F70">
        <w:rPr>
          <w:rFonts w:eastAsia="Times New Roman"/>
          <w:color w:val="000000"/>
          <w:rPrChange w:id="246" w:author="Nick Smith" w:date="2021-12-16T15:51:00Z">
            <w:rPr>
              <w:rFonts w:eastAsia="Times New Roman"/>
              <w:color w:val="000000"/>
            </w:rPr>
          </w:rPrChange>
        </w:rPr>
        <w:t>-</w:t>
      </w:r>
      <w:r w:rsidR="00CA64B3" w:rsidRPr="00367F70">
        <w:rPr>
          <w:rFonts w:eastAsia="Times New Roman"/>
          <w:i/>
          <w:color w:val="000000"/>
          <w:rPrChange w:id="247" w:author="Nick Smith" w:date="2021-12-16T15:51:00Z">
            <w:rPr>
              <w:rFonts w:eastAsia="Times New Roman"/>
              <w:i/>
              <w:color w:val="000000"/>
            </w:rPr>
          </w:rPrChange>
        </w:rPr>
        <w:t>M</w:t>
      </w:r>
      <w:r w:rsidR="00CA64B3" w:rsidRPr="00367F70">
        <w:rPr>
          <w:rFonts w:eastAsia="Times New Roman"/>
          <w:color w:val="000000"/>
          <w:vertAlign w:val="subscript"/>
          <w:rPrChange w:id="248" w:author="Nick Smith" w:date="2021-12-16T15:51:00Z">
            <w:rPr>
              <w:rFonts w:eastAsia="Times New Roman"/>
              <w:color w:val="000000"/>
              <w:vertAlign w:val="subscript"/>
            </w:rPr>
          </w:rPrChange>
        </w:rPr>
        <w:t>area</w:t>
      </w:r>
      <w:proofErr w:type="spellEnd"/>
      <w:r w:rsidR="00CA64B3" w:rsidRPr="00367F70">
        <w:rPr>
          <w:rFonts w:eastAsia="Times New Roman"/>
          <w:color w:val="000000"/>
          <w:rPrChange w:id="249" w:author="Nick Smith" w:date="2021-12-16T15:51:00Z">
            <w:rPr>
              <w:rFonts w:eastAsia="Times New Roman"/>
              <w:color w:val="000000"/>
            </w:rPr>
          </w:rPrChange>
        </w:rPr>
        <w:t xml:space="preserve"> correlation</w:t>
      </w:r>
      <w:r w:rsidR="0089382F" w:rsidRPr="00367F70">
        <w:rPr>
          <w:rFonts w:eastAsia="Times New Roman"/>
          <w:color w:val="000000"/>
          <w:rPrChange w:id="250" w:author="Nick Smith" w:date="2021-12-16T15:51:00Z">
            <w:rPr>
              <w:rFonts w:eastAsia="Times New Roman"/>
              <w:color w:val="000000"/>
            </w:rPr>
          </w:rPrChange>
        </w:rPr>
        <w:t xml:space="preserve"> (Table 2)</w:t>
      </w:r>
      <w:r w:rsidR="00CA64B3" w:rsidRPr="00367F70">
        <w:rPr>
          <w:rFonts w:eastAsia="Times New Roman"/>
          <w:color w:val="000000"/>
          <w:rPrChange w:id="251" w:author="Nick Smith" w:date="2021-12-16T15:51:00Z">
            <w:rPr>
              <w:rFonts w:eastAsia="Times New Roman"/>
              <w:color w:val="000000"/>
            </w:rPr>
          </w:rPrChange>
        </w:rPr>
        <w:t xml:space="preserve"> was not surprising given equation 1. The direction</w:t>
      </w:r>
      <w:r w:rsidR="00893A76" w:rsidRPr="00367F70">
        <w:rPr>
          <w:rFonts w:eastAsia="Times New Roman"/>
          <w:color w:val="000000"/>
          <w:rPrChange w:id="252" w:author="Nick Smith" w:date="2021-12-16T15:51:00Z">
            <w:rPr>
              <w:rFonts w:eastAsia="Times New Roman"/>
              <w:color w:val="000000"/>
            </w:rPr>
          </w:rPrChange>
        </w:rPr>
        <w:t>ality</w:t>
      </w:r>
      <w:r w:rsidR="00CA64B3" w:rsidRPr="00367F70">
        <w:rPr>
          <w:rFonts w:eastAsia="Times New Roman"/>
          <w:color w:val="000000"/>
          <w:rPrChange w:id="253" w:author="Nick Smith" w:date="2021-12-16T15:51:00Z">
            <w:rPr>
              <w:rFonts w:eastAsia="Times New Roman"/>
              <w:color w:val="000000"/>
            </w:rPr>
          </w:rPrChange>
        </w:rPr>
        <w:t xml:space="preserve"> of the </w:t>
      </w:r>
      <w:r w:rsidR="00CA64B3" w:rsidRPr="00367F70">
        <w:rPr>
          <w:rFonts w:eastAsia="Times New Roman"/>
          <w:color w:val="000000"/>
          <w:lang w:val="el-GR"/>
          <w:rPrChange w:id="254" w:author="Nick Smith" w:date="2021-12-16T15:51:00Z">
            <w:rPr>
              <w:rFonts w:eastAsia="Times New Roman"/>
              <w:color w:val="000000"/>
              <w:lang w:val="el-GR"/>
            </w:rPr>
          </w:rPrChange>
        </w:rPr>
        <w:t>χ</w:t>
      </w:r>
      <w:r w:rsidR="00CA64B3" w:rsidRPr="00367F70">
        <w:rPr>
          <w:rFonts w:eastAsia="Times New Roman"/>
          <w:color w:val="000000"/>
          <w:rPrChange w:id="255" w:author="Nick Smith" w:date="2021-12-16T15:51:00Z">
            <w:rPr>
              <w:rFonts w:eastAsia="Times New Roman"/>
              <w:color w:val="000000"/>
            </w:rPr>
          </w:rPrChange>
        </w:rPr>
        <w:t xml:space="preserve"> (negative), </w:t>
      </w:r>
      <w:proofErr w:type="spellStart"/>
      <w:r w:rsidR="00CA64B3" w:rsidRPr="00367F70">
        <w:rPr>
          <w:rFonts w:eastAsia="Times New Roman"/>
          <w:i/>
          <w:color w:val="000000"/>
          <w:rPrChange w:id="256" w:author="Nick Smith" w:date="2021-12-16T15:51:00Z">
            <w:rPr>
              <w:rFonts w:eastAsia="Times New Roman"/>
              <w:i/>
              <w:color w:val="000000"/>
            </w:rPr>
          </w:rPrChange>
        </w:rPr>
        <w:t>T</w:t>
      </w:r>
      <w:r w:rsidR="00CA64B3" w:rsidRPr="00367F70">
        <w:rPr>
          <w:rFonts w:eastAsia="Times New Roman"/>
          <w:color w:val="000000"/>
          <w:vertAlign w:val="subscript"/>
          <w:rPrChange w:id="257" w:author="Nick Smith" w:date="2021-12-16T15:51:00Z">
            <w:rPr>
              <w:rFonts w:eastAsia="Times New Roman"/>
              <w:color w:val="000000"/>
              <w:vertAlign w:val="subscript"/>
            </w:rPr>
          </w:rPrChange>
        </w:rPr>
        <w:t>g</w:t>
      </w:r>
      <w:proofErr w:type="spellEnd"/>
      <w:r w:rsidR="00CA64B3" w:rsidRPr="00367F70">
        <w:rPr>
          <w:rFonts w:eastAsia="Times New Roman"/>
          <w:color w:val="000000"/>
          <w:rPrChange w:id="258" w:author="Nick Smith" w:date="2021-12-16T15:51:00Z">
            <w:rPr>
              <w:rFonts w:eastAsia="Times New Roman"/>
              <w:color w:val="000000"/>
            </w:rPr>
          </w:rPrChange>
        </w:rPr>
        <w:t xml:space="preserve"> (negative), and </w:t>
      </w:r>
      <w:r w:rsidR="00CA64B3" w:rsidRPr="00367F70">
        <w:rPr>
          <w:rFonts w:eastAsia="Times New Roman"/>
          <w:i/>
          <w:color w:val="000000"/>
          <w:rPrChange w:id="259" w:author="Nick Smith" w:date="2021-12-16T15:51:00Z">
            <w:rPr>
              <w:rFonts w:eastAsia="Times New Roman"/>
              <w:i/>
              <w:color w:val="000000"/>
            </w:rPr>
          </w:rPrChange>
        </w:rPr>
        <w:t>I</w:t>
      </w:r>
      <w:r w:rsidR="00CA64B3" w:rsidRPr="00367F70">
        <w:rPr>
          <w:rFonts w:eastAsia="Times New Roman"/>
          <w:color w:val="000000"/>
          <w:vertAlign w:val="subscript"/>
          <w:rPrChange w:id="260" w:author="Nick Smith" w:date="2021-12-16T15:51:00Z">
            <w:rPr>
              <w:rFonts w:eastAsia="Times New Roman"/>
              <w:color w:val="000000"/>
              <w:vertAlign w:val="subscript"/>
            </w:rPr>
          </w:rPrChange>
        </w:rPr>
        <w:t>g</w:t>
      </w:r>
      <w:r w:rsidR="00CA64B3" w:rsidRPr="00367F70">
        <w:rPr>
          <w:rFonts w:eastAsia="Times New Roman"/>
          <w:color w:val="000000"/>
          <w:rPrChange w:id="261" w:author="Nick Smith" w:date="2021-12-16T15:51:00Z">
            <w:rPr>
              <w:rFonts w:eastAsia="Times New Roman"/>
              <w:color w:val="000000"/>
            </w:rPr>
          </w:rPrChange>
        </w:rPr>
        <w:t xml:space="preserve"> (positive) slopes (Table </w:t>
      </w:r>
      <w:r w:rsidR="00DD3527" w:rsidRPr="00367F70">
        <w:rPr>
          <w:rFonts w:eastAsia="Times New Roman"/>
          <w:color w:val="000000"/>
          <w:rPrChange w:id="262" w:author="Nick Smith" w:date="2021-12-16T15:51:00Z">
            <w:rPr>
              <w:rFonts w:eastAsia="Times New Roman"/>
              <w:color w:val="000000"/>
            </w:rPr>
          </w:rPrChange>
        </w:rPr>
        <w:t>2</w:t>
      </w:r>
      <w:r w:rsidR="00CA64B3" w:rsidRPr="00367F70">
        <w:rPr>
          <w:rFonts w:eastAsia="Times New Roman"/>
          <w:color w:val="000000"/>
          <w:rPrChange w:id="263" w:author="Nick Smith" w:date="2021-12-16T15:51:00Z">
            <w:rPr>
              <w:rFonts w:eastAsia="Times New Roman"/>
              <w:color w:val="000000"/>
            </w:rPr>
          </w:rPrChange>
        </w:rPr>
        <w:t xml:space="preserve">) </w:t>
      </w:r>
      <w:r w:rsidR="00F81611" w:rsidRPr="00367F70">
        <w:rPr>
          <w:rFonts w:eastAsia="Times New Roman"/>
          <w:color w:val="000000"/>
          <w:rPrChange w:id="264" w:author="Nick Smith" w:date="2021-12-16T15:51:00Z">
            <w:rPr>
              <w:rFonts w:eastAsia="Times New Roman"/>
              <w:color w:val="000000"/>
            </w:rPr>
          </w:rPrChange>
        </w:rPr>
        <w:t xml:space="preserve">follows </w:t>
      </w:r>
      <w:r w:rsidR="00CA64B3" w:rsidRPr="00367F70">
        <w:rPr>
          <w:rFonts w:eastAsia="Times New Roman"/>
          <w:color w:val="000000"/>
          <w:rPrChange w:id="265" w:author="Nick Smith" w:date="2021-12-16T15:51:00Z">
            <w:rPr>
              <w:rFonts w:eastAsia="Times New Roman"/>
              <w:color w:val="000000"/>
            </w:rPr>
          </w:rPrChange>
        </w:rPr>
        <w:t xml:space="preserve">from theoretical expectations. Note that </w:t>
      </w:r>
      <w:r w:rsidR="00893A76" w:rsidRPr="00367F70">
        <w:rPr>
          <w:rFonts w:eastAsia="Times New Roman"/>
          <w:color w:val="000000"/>
          <w:rPrChange w:id="266" w:author="Nick Smith" w:date="2021-12-16T15:51:00Z">
            <w:rPr>
              <w:rFonts w:eastAsia="Times New Roman"/>
              <w:color w:val="000000"/>
            </w:rPr>
          </w:rPrChange>
        </w:rPr>
        <w:t xml:space="preserve">despite its </w:t>
      </w:r>
      <w:r w:rsidR="00893A76" w:rsidRPr="00367F70">
        <w:rPr>
          <w:rFonts w:eastAsia="Times New Roman"/>
          <w:color w:val="000000"/>
          <w:rPrChange w:id="267" w:author="Nick Smith" w:date="2021-12-16T15:51:00Z">
            <w:rPr>
              <w:rFonts w:eastAsia="Times New Roman"/>
              <w:color w:val="000000"/>
            </w:rPr>
          </w:rPrChange>
        </w:rPr>
        <w:lastRenderedPageBreak/>
        <w:t>importance</w:t>
      </w:r>
      <w:r w:rsidR="00604C4C" w:rsidRPr="00367F70">
        <w:rPr>
          <w:rFonts w:eastAsia="Times New Roman"/>
          <w:color w:val="000000"/>
          <w:rPrChange w:id="268" w:author="Nick Smith" w:date="2021-12-16T15:51:00Z">
            <w:rPr>
              <w:rFonts w:eastAsia="Times New Roman"/>
              <w:color w:val="000000"/>
            </w:rPr>
          </w:rPrChange>
        </w:rPr>
        <w:t xml:space="preserve"> </w:t>
      </w:r>
      <w:r w:rsidR="00893A76" w:rsidRPr="00367F70">
        <w:rPr>
          <w:rFonts w:eastAsia="Times New Roman"/>
          <w:color w:val="000000"/>
          <w:rPrChange w:id="269" w:author="Nick Smith" w:date="2021-12-16T15:51:00Z">
            <w:rPr>
              <w:rFonts w:eastAsia="Times New Roman"/>
              <w:color w:val="000000"/>
            </w:rPr>
          </w:rPrChange>
        </w:rPr>
        <w:t xml:space="preserve">in the model, the </w:t>
      </w:r>
      <w:proofErr w:type="spellStart"/>
      <w:r w:rsidR="00893A76" w:rsidRPr="00367F70">
        <w:rPr>
          <w:rFonts w:eastAsia="Times New Roman"/>
          <w:i/>
          <w:color w:val="000000"/>
          <w:rPrChange w:id="270" w:author="Nick Smith" w:date="2021-12-16T15:51:00Z">
            <w:rPr>
              <w:rFonts w:eastAsia="Times New Roman"/>
              <w:i/>
              <w:color w:val="000000"/>
            </w:rPr>
          </w:rPrChange>
        </w:rPr>
        <w:t>N</w:t>
      </w:r>
      <w:r w:rsidR="00893A76" w:rsidRPr="00367F70">
        <w:rPr>
          <w:rFonts w:eastAsia="Times New Roman"/>
          <w:color w:val="000000"/>
          <w:vertAlign w:val="subscript"/>
          <w:rPrChange w:id="271" w:author="Nick Smith" w:date="2021-12-16T15:51:00Z">
            <w:rPr>
              <w:rFonts w:eastAsia="Times New Roman"/>
              <w:color w:val="000000"/>
              <w:vertAlign w:val="subscript"/>
            </w:rPr>
          </w:rPrChange>
        </w:rPr>
        <w:t>area</w:t>
      </w:r>
      <w:proofErr w:type="spellEnd"/>
      <w:r w:rsidR="00893A76" w:rsidRPr="00367F70">
        <w:rPr>
          <w:rFonts w:eastAsia="Times New Roman"/>
          <w:color w:val="000000"/>
          <w:rPrChange w:id="272" w:author="Nick Smith" w:date="2021-12-16T15:51:00Z">
            <w:rPr>
              <w:rFonts w:eastAsia="Times New Roman"/>
              <w:color w:val="000000"/>
            </w:rPr>
          </w:rPrChange>
        </w:rPr>
        <w:t>-</w:t>
      </w:r>
      <w:r w:rsidR="00893A76" w:rsidRPr="00367F70">
        <w:rPr>
          <w:rFonts w:eastAsia="Times New Roman"/>
          <w:i/>
          <w:color w:val="000000"/>
          <w:rPrChange w:id="273" w:author="Nick Smith" w:date="2021-12-16T15:51:00Z">
            <w:rPr>
              <w:rFonts w:eastAsia="Times New Roman"/>
              <w:i/>
              <w:color w:val="000000"/>
            </w:rPr>
          </w:rPrChange>
        </w:rPr>
        <w:t>I</w:t>
      </w:r>
      <w:r w:rsidR="00893A76" w:rsidRPr="00367F70">
        <w:rPr>
          <w:rFonts w:eastAsia="Times New Roman"/>
          <w:color w:val="000000"/>
          <w:vertAlign w:val="subscript"/>
          <w:rPrChange w:id="274" w:author="Nick Smith" w:date="2021-12-16T15:51:00Z">
            <w:rPr>
              <w:rFonts w:eastAsia="Times New Roman"/>
              <w:color w:val="000000"/>
              <w:vertAlign w:val="subscript"/>
            </w:rPr>
          </w:rPrChange>
        </w:rPr>
        <w:t>g</w:t>
      </w:r>
      <w:r w:rsidR="00893A76" w:rsidRPr="00367F70">
        <w:rPr>
          <w:rFonts w:eastAsia="Times New Roman"/>
          <w:color w:val="000000"/>
          <w:rPrChange w:id="275" w:author="Nick Smith" w:date="2021-12-16T15:51:00Z">
            <w:rPr>
              <w:rFonts w:eastAsia="Times New Roman"/>
              <w:color w:val="000000"/>
            </w:rPr>
          </w:rPrChange>
        </w:rPr>
        <w:t xml:space="preserve"> </w:t>
      </w:r>
      <w:r w:rsidR="0089382F" w:rsidRPr="00367F70">
        <w:rPr>
          <w:rFonts w:eastAsia="Times New Roman"/>
          <w:color w:val="000000"/>
          <w:rPrChange w:id="276" w:author="Nick Smith" w:date="2021-12-16T15:51:00Z">
            <w:rPr>
              <w:rFonts w:eastAsia="Times New Roman"/>
              <w:color w:val="000000"/>
            </w:rPr>
          </w:rPrChange>
        </w:rPr>
        <w:t xml:space="preserve">slope </w:t>
      </w:r>
      <w:r w:rsidR="00893A76" w:rsidRPr="00367F70">
        <w:rPr>
          <w:rFonts w:eastAsia="Times New Roman"/>
          <w:color w:val="000000"/>
          <w:rPrChange w:id="277" w:author="Nick Smith" w:date="2021-12-16T15:51:00Z">
            <w:rPr>
              <w:rFonts w:eastAsia="Times New Roman"/>
              <w:color w:val="000000"/>
            </w:rPr>
          </w:rPrChange>
        </w:rPr>
        <w:t>was not</w:t>
      </w:r>
      <w:r w:rsidR="003E3DED" w:rsidRPr="00367F70">
        <w:rPr>
          <w:rFonts w:eastAsia="Times New Roman"/>
          <w:color w:val="000000"/>
          <w:rPrChange w:id="278" w:author="Nick Smith" w:date="2021-12-16T15:51:00Z">
            <w:rPr>
              <w:rFonts w:eastAsia="Times New Roman"/>
              <w:color w:val="000000"/>
            </w:rPr>
          </w:rPrChange>
        </w:rPr>
        <w:t xml:space="preserve"> </w:t>
      </w:r>
      <w:r w:rsidR="00893A76" w:rsidRPr="00367F70">
        <w:rPr>
          <w:rFonts w:eastAsia="Times New Roman"/>
          <w:color w:val="000000"/>
          <w:rPrChange w:id="279" w:author="Nick Smith" w:date="2021-12-16T15:51:00Z">
            <w:rPr>
              <w:rFonts w:eastAsia="Times New Roman"/>
              <w:color w:val="000000"/>
            </w:rPr>
          </w:rPrChange>
        </w:rPr>
        <w:t>significant</w:t>
      </w:r>
      <w:r w:rsidR="00604C4C" w:rsidRPr="00367F70">
        <w:rPr>
          <w:rFonts w:eastAsia="Times New Roman"/>
          <w:color w:val="000000"/>
          <w:rPrChange w:id="280" w:author="Nick Smith" w:date="2021-12-16T15:51:00Z">
            <w:rPr>
              <w:rFonts w:eastAsia="Times New Roman"/>
              <w:color w:val="000000"/>
            </w:rPr>
          </w:rPrChange>
        </w:rPr>
        <w:t>ly different from 0</w:t>
      </w:r>
      <w:r w:rsidR="00893A76" w:rsidRPr="00367F70">
        <w:rPr>
          <w:rFonts w:eastAsia="Times New Roman"/>
          <w:color w:val="000000"/>
          <w:rPrChange w:id="281" w:author="Nick Smith" w:date="2021-12-16T15:51:00Z">
            <w:rPr>
              <w:rFonts w:eastAsia="Times New Roman"/>
              <w:color w:val="000000"/>
            </w:rPr>
          </w:rPrChange>
        </w:rPr>
        <w:t xml:space="preserve"> (Table </w:t>
      </w:r>
      <w:r w:rsidR="00DD3527" w:rsidRPr="00367F70">
        <w:rPr>
          <w:rFonts w:eastAsia="Times New Roman"/>
          <w:color w:val="000000"/>
          <w:rPrChange w:id="282" w:author="Nick Smith" w:date="2021-12-16T15:51:00Z">
            <w:rPr>
              <w:rFonts w:eastAsia="Times New Roman"/>
              <w:color w:val="000000"/>
            </w:rPr>
          </w:rPrChange>
        </w:rPr>
        <w:t>2</w:t>
      </w:r>
      <w:r w:rsidR="00893A76" w:rsidRPr="00367F70">
        <w:rPr>
          <w:rFonts w:eastAsia="Times New Roman"/>
          <w:color w:val="000000"/>
          <w:rPrChange w:id="283" w:author="Nick Smith" w:date="2021-12-16T15:51:00Z">
            <w:rPr>
              <w:rFonts w:eastAsia="Times New Roman"/>
              <w:color w:val="000000"/>
            </w:rPr>
          </w:rPrChange>
        </w:rPr>
        <w:t xml:space="preserve">). Our analysis also found that </w:t>
      </w:r>
      <w:r w:rsidR="00280238" w:rsidRPr="00367F70">
        <w:rPr>
          <w:rFonts w:eastAsia="Times New Roman"/>
          <w:color w:val="000000"/>
          <w:rPrChange w:id="284" w:author="Nick Smith" w:date="2021-12-16T15:51:00Z">
            <w:rPr>
              <w:rFonts w:eastAsia="Times New Roman"/>
              <w:color w:val="000000"/>
            </w:rPr>
          </w:rPrChange>
        </w:rPr>
        <w:t>species capable of symbiotic associations with nitrogen</w:t>
      </w:r>
      <w:r w:rsidR="00BE49D6" w:rsidRPr="00367F70">
        <w:rPr>
          <w:rFonts w:eastAsia="Times New Roman"/>
          <w:color w:val="000000"/>
          <w:rPrChange w:id="285" w:author="Nick Smith" w:date="2021-12-16T15:51:00Z">
            <w:rPr>
              <w:rFonts w:eastAsia="Times New Roman"/>
              <w:color w:val="000000"/>
            </w:rPr>
          </w:rPrChange>
        </w:rPr>
        <w:t>-</w:t>
      </w:r>
      <w:r w:rsidR="00280238" w:rsidRPr="00367F70">
        <w:rPr>
          <w:rFonts w:eastAsia="Times New Roman"/>
          <w:color w:val="000000"/>
          <w:rPrChange w:id="286" w:author="Nick Smith" w:date="2021-12-16T15:51:00Z">
            <w:rPr>
              <w:rFonts w:eastAsia="Times New Roman"/>
              <w:color w:val="000000"/>
            </w:rPr>
          </w:rPrChange>
        </w:rPr>
        <w:t xml:space="preserve">fixing bacteria had </w:t>
      </w:r>
      <w:r w:rsidR="00386522" w:rsidRPr="00367F70">
        <w:rPr>
          <w:rFonts w:eastAsia="Times New Roman"/>
          <w:color w:val="000000"/>
          <w:rPrChange w:id="287" w:author="Nick Smith" w:date="2021-12-16T15:51:00Z">
            <w:rPr>
              <w:rFonts w:eastAsia="Times New Roman"/>
              <w:color w:val="000000"/>
            </w:rPr>
          </w:rPrChange>
        </w:rPr>
        <w:t>102.2</w:t>
      </w:r>
      <w:r w:rsidR="00280238" w:rsidRPr="00367F70">
        <w:rPr>
          <w:rFonts w:eastAsia="Times New Roman"/>
          <w:color w:val="000000"/>
          <w:rPrChange w:id="288" w:author="Nick Smith" w:date="2021-12-16T15:51:00Z">
            <w:rPr>
              <w:rFonts w:eastAsia="Times New Roman"/>
              <w:color w:val="000000"/>
            </w:rPr>
          </w:rPrChange>
        </w:rPr>
        <w:t xml:space="preserve">% higher </w:t>
      </w:r>
      <w:proofErr w:type="spellStart"/>
      <w:r w:rsidR="00280238" w:rsidRPr="00367F70">
        <w:rPr>
          <w:rFonts w:eastAsia="Times New Roman"/>
          <w:i/>
          <w:color w:val="000000"/>
          <w:rPrChange w:id="289" w:author="Nick Smith" w:date="2021-12-16T15:51:00Z">
            <w:rPr>
              <w:rFonts w:eastAsia="Times New Roman"/>
              <w:i/>
              <w:color w:val="000000"/>
            </w:rPr>
          </w:rPrChange>
        </w:rPr>
        <w:t>N</w:t>
      </w:r>
      <w:r w:rsidR="00280238" w:rsidRPr="00367F70">
        <w:rPr>
          <w:rFonts w:eastAsia="Times New Roman"/>
          <w:color w:val="000000"/>
          <w:vertAlign w:val="subscript"/>
          <w:rPrChange w:id="290" w:author="Nick Smith" w:date="2021-12-16T15:51:00Z">
            <w:rPr>
              <w:rFonts w:eastAsia="Times New Roman"/>
              <w:color w:val="000000"/>
              <w:vertAlign w:val="subscript"/>
            </w:rPr>
          </w:rPrChange>
        </w:rPr>
        <w:t>area</w:t>
      </w:r>
      <w:proofErr w:type="spellEnd"/>
      <w:r w:rsidR="00280238" w:rsidRPr="00367F70">
        <w:rPr>
          <w:rFonts w:eastAsia="Times New Roman"/>
          <w:color w:val="000000"/>
          <w:rPrChange w:id="291" w:author="Nick Smith" w:date="2021-12-16T15:51:00Z">
            <w:rPr>
              <w:rFonts w:eastAsia="Times New Roman"/>
              <w:color w:val="000000"/>
            </w:rPr>
          </w:rPrChange>
        </w:rPr>
        <w:t xml:space="preserve"> than species without such associations (</w:t>
      </w:r>
      <w:r w:rsidR="00280238" w:rsidRPr="00367F70">
        <w:rPr>
          <w:rFonts w:eastAsia="Times New Roman"/>
          <w:i/>
          <w:color w:val="000000"/>
          <w:rPrChange w:id="292" w:author="Nick Smith" w:date="2021-12-16T15:51:00Z">
            <w:rPr>
              <w:rFonts w:eastAsia="Times New Roman"/>
              <w:i/>
              <w:color w:val="000000"/>
            </w:rPr>
          </w:rPrChange>
        </w:rPr>
        <w:t>p</w:t>
      </w:r>
      <w:r w:rsidR="00280238" w:rsidRPr="00367F70">
        <w:rPr>
          <w:rFonts w:eastAsia="Times New Roman"/>
          <w:color w:val="000000"/>
          <w:rPrChange w:id="293" w:author="Nick Smith" w:date="2021-12-16T15:51:00Z">
            <w:rPr>
              <w:rFonts w:eastAsia="Times New Roman"/>
              <w:color w:val="000000"/>
            </w:rPr>
          </w:rPrChange>
        </w:rPr>
        <w:t xml:space="preserve"> &lt; 0. 001; Table </w:t>
      </w:r>
      <w:r w:rsidR="00DD3527" w:rsidRPr="00367F70">
        <w:rPr>
          <w:rFonts w:eastAsia="Times New Roman"/>
          <w:color w:val="000000"/>
          <w:rPrChange w:id="294" w:author="Nick Smith" w:date="2021-12-16T15:51:00Z">
            <w:rPr>
              <w:rFonts w:eastAsia="Times New Roman"/>
              <w:color w:val="000000"/>
            </w:rPr>
          </w:rPrChange>
        </w:rPr>
        <w:t>2</w:t>
      </w:r>
      <w:r w:rsidR="00280238" w:rsidRPr="00367F70">
        <w:rPr>
          <w:rFonts w:eastAsia="Times New Roman"/>
          <w:color w:val="000000"/>
          <w:rPrChange w:id="295" w:author="Nick Smith" w:date="2021-12-16T15:51:00Z">
            <w:rPr>
              <w:rFonts w:eastAsia="Times New Roman"/>
              <w:color w:val="000000"/>
            </w:rPr>
          </w:rPrChange>
        </w:rPr>
        <w:t>). We also found that C</w:t>
      </w:r>
      <w:r w:rsidR="00280238" w:rsidRPr="00367F70">
        <w:rPr>
          <w:rFonts w:eastAsia="Times New Roman"/>
          <w:color w:val="000000"/>
          <w:vertAlign w:val="subscript"/>
          <w:rPrChange w:id="296" w:author="Nick Smith" w:date="2021-12-16T15:51:00Z">
            <w:rPr>
              <w:rFonts w:eastAsia="Times New Roman"/>
              <w:color w:val="000000"/>
              <w:vertAlign w:val="subscript"/>
            </w:rPr>
          </w:rPrChange>
        </w:rPr>
        <w:t>3</w:t>
      </w:r>
      <w:r w:rsidR="00280238" w:rsidRPr="00367F70">
        <w:rPr>
          <w:rFonts w:eastAsia="Times New Roman"/>
          <w:color w:val="000000"/>
          <w:rPrChange w:id="297" w:author="Nick Smith" w:date="2021-12-16T15:51:00Z">
            <w:rPr>
              <w:rFonts w:eastAsia="Times New Roman"/>
              <w:color w:val="000000"/>
            </w:rPr>
          </w:rPrChange>
        </w:rPr>
        <w:t xml:space="preserve"> plants had </w:t>
      </w:r>
      <w:r w:rsidR="00386522" w:rsidRPr="00367F70">
        <w:rPr>
          <w:rFonts w:eastAsia="Times New Roman"/>
          <w:color w:val="000000"/>
          <w:rPrChange w:id="298" w:author="Nick Smith" w:date="2021-12-16T15:51:00Z">
            <w:rPr>
              <w:rFonts w:eastAsia="Times New Roman"/>
              <w:color w:val="000000"/>
            </w:rPr>
          </w:rPrChange>
        </w:rPr>
        <w:t>51.6</w:t>
      </w:r>
      <w:r w:rsidR="00280238" w:rsidRPr="00367F70">
        <w:rPr>
          <w:rFonts w:eastAsia="Times New Roman"/>
          <w:color w:val="000000"/>
          <w:rPrChange w:id="299" w:author="Nick Smith" w:date="2021-12-16T15:51:00Z">
            <w:rPr>
              <w:rFonts w:eastAsia="Times New Roman"/>
              <w:color w:val="000000"/>
            </w:rPr>
          </w:rPrChange>
        </w:rPr>
        <w:t xml:space="preserve">% higher </w:t>
      </w:r>
      <w:proofErr w:type="spellStart"/>
      <w:r w:rsidR="00280238" w:rsidRPr="00367F70">
        <w:rPr>
          <w:rFonts w:eastAsia="Times New Roman"/>
          <w:i/>
          <w:color w:val="000000"/>
          <w:rPrChange w:id="300" w:author="Nick Smith" w:date="2021-12-16T15:51:00Z">
            <w:rPr>
              <w:rFonts w:eastAsia="Times New Roman"/>
              <w:i/>
              <w:color w:val="000000"/>
            </w:rPr>
          </w:rPrChange>
        </w:rPr>
        <w:t>N</w:t>
      </w:r>
      <w:r w:rsidR="00280238" w:rsidRPr="00367F70">
        <w:rPr>
          <w:rFonts w:eastAsia="Times New Roman"/>
          <w:color w:val="000000"/>
          <w:vertAlign w:val="subscript"/>
          <w:rPrChange w:id="301" w:author="Nick Smith" w:date="2021-12-16T15:51:00Z">
            <w:rPr>
              <w:rFonts w:eastAsia="Times New Roman"/>
              <w:color w:val="000000"/>
              <w:vertAlign w:val="subscript"/>
            </w:rPr>
          </w:rPrChange>
        </w:rPr>
        <w:t>area</w:t>
      </w:r>
      <w:proofErr w:type="spellEnd"/>
      <w:r w:rsidR="00280238" w:rsidRPr="00367F70">
        <w:rPr>
          <w:rFonts w:eastAsia="Times New Roman"/>
          <w:color w:val="000000"/>
          <w:rPrChange w:id="302" w:author="Nick Smith" w:date="2021-12-16T15:51:00Z">
            <w:rPr>
              <w:rFonts w:eastAsia="Times New Roman"/>
              <w:color w:val="000000"/>
            </w:rPr>
          </w:rPrChange>
        </w:rPr>
        <w:t xml:space="preserve"> than C</w:t>
      </w:r>
      <w:r w:rsidR="00280238" w:rsidRPr="00367F70">
        <w:rPr>
          <w:rFonts w:eastAsia="Times New Roman"/>
          <w:color w:val="000000"/>
          <w:vertAlign w:val="subscript"/>
          <w:rPrChange w:id="303" w:author="Nick Smith" w:date="2021-12-16T15:51:00Z">
            <w:rPr>
              <w:rFonts w:eastAsia="Times New Roman"/>
              <w:color w:val="000000"/>
              <w:vertAlign w:val="subscript"/>
            </w:rPr>
          </w:rPrChange>
        </w:rPr>
        <w:t>4</w:t>
      </w:r>
      <w:r w:rsidR="00280238" w:rsidRPr="00367F70">
        <w:rPr>
          <w:rFonts w:eastAsia="Times New Roman"/>
          <w:color w:val="000000"/>
          <w:rPrChange w:id="304" w:author="Nick Smith" w:date="2021-12-16T15:51:00Z">
            <w:rPr>
              <w:rFonts w:eastAsia="Times New Roman"/>
              <w:color w:val="000000"/>
            </w:rPr>
          </w:rPrChange>
        </w:rPr>
        <w:t xml:space="preserve"> plants (</w:t>
      </w:r>
      <w:r w:rsidR="00280238" w:rsidRPr="00367F70">
        <w:rPr>
          <w:rFonts w:eastAsia="Times New Roman"/>
          <w:i/>
          <w:color w:val="000000"/>
          <w:rPrChange w:id="305" w:author="Nick Smith" w:date="2021-12-16T15:51:00Z">
            <w:rPr>
              <w:rFonts w:eastAsia="Times New Roman"/>
              <w:i/>
              <w:color w:val="000000"/>
            </w:rPr>
          </w:rPrChange>
        </w:rPr>
        <w:t>p</w:t>
      </w:r>
      <w:r w:rsidR="00280238" w:rsidRPr="00367F70">
        <w:rPr>
          <w:rFonts w:eastAsia="Times New Roman"/>
          <w:color w:val="000000"/>
          <w:rPrChange w:id="306" w:author="Nick Smith" w:date="2021-12-16T15:51:00Z">
            <w:rPr>
              <w:rFonts w:eastAsia="Times New Roman"/>
              <w:color w:val="000000"/>
            </w:rPr>
          </w:rPrChange>
        </w:rPr>
        <w:t xml:space="preserve"> &lt; 0. 001; Table 1). Both nitrogen fixation capacity (</w:t>
      </w:r>
      <w:r w:rsidR="00E776DC" w:rsidRPr="00367F70">
        <w:rPr>
          <w:rFonts w:eastAsia="Times New Roman"/>
          <w:color w:val="000000"/>
          <w:rPrChange w:id="307" w:author="Nick Smith" w:date="2021-12-16T15:51:00Z">
            <w:rPr>
              <w:rFonts w:eastAsia="Times New Roman"/>
              <w:color w:val="000000"/>
            </w:rPr>
          </w:rPrChange>
        </w:rPr>
        <w:t>3.3</w:t>
      </w:r>
      <w:r w:rsidR="00280238" w:rsidRPr="00367F70">
        <w:rPr>
          <w:rFonts w:eastAsia="Times New Roman"/>
          <w:color w:val="000000"/>
          <w:rPrChange w:id="308" w:author="Nick Smith" w:date="2021-12-16T15:51:00Z">
            <w:rPr>
              <w:rFonts w:eastAsia="Times New Roman"/>
              <w:color w:val="000000"/>
            </w:rPr>
          </w:rPrChange>
        </w:rPr>
        <w:t>%) and photosynthesis type (</w:t>
      </w:r>
      <w:r w:rsidR="00E776DC" w:rsidRPr="00367F70">
        <w:rPr>
          <w:rFonts w:eastAsia="Times New Roman"/>
          <w:color w:val="000000"/>
          <w:rPrChange w:id="309" w:author="Nick Smith" w:date="2021-12-16T15:51:00Z">
            <w:rPr>
              <w:rFonts w:eastAsia="Times New Roman"/>
              <w:color w:val="000000"/>
            </w:rPr>
          </w:rPrChange>
        </w:rPr>
        <w:t>3.9</w:t>
      </w:r>
      <w:r w:rsidR="00280238" w:rsidRPr="00367F70">
        <w:rPr>
          <w:rFonts w:eastAsia="Times New Roman"/>
          <w:color w:val="000000"/>
          <w:rPrChange w:id="310" w:author="Nick Smith" w:date="2021-12-16T15:51:00Z">
            <w:rPr>
              <w:rFonts w:eastAsia="Times New Roman"/>
              <w:color w:val="000000"/>
            </w:rPr>
          </w:rPrChange>
        </w:rPr>
        <w:t>%) were more important predictors in our model than the soil treatments</w:t>
      </w:r>
      <w:r w:rsidR="00604C4C" w:rsidRPr="00367F70">
        <w:rPr>
          <w:rFonts w:eastAsia="Times New Roman"/>
          <w:color w:val="000000"/>
          <w:rPrChange w:id="311" w:author="Nick Smith" w:date="2021-12-16T15:51:00Z">
            <w:rPr>
              <w:rFonts w:eastAsia="Times New Roman"/>
              <w:color w:val="000000"/>
            </w:rPr>
          </w:rPrChange>
        </w:rPr>
        <w:t xml:space="preserve"> (Table </w:t>
      </w:r>
      <w:r w:rsidR="00DD3527" w:rsidRPr="00367F70">
        <w:rPr>
          <w:rFonts w:eastAsia="Times New Roman"/>
          <w:color w:val="000000"/>
          <w:rPrChange w:id="312" w:author="Nick Smith" w:date="2021-12-16T15:51:00Z">
            <w:rPr>
              <w:rFonts w:eastAsia="Times New Roman"/>
              <w:color w:val="000000"/>
            </w:rPr>
          </w:rPrChange>
        </w:rPr>
        <w:t>2</w:t>
      </w:r>
      <w:r w:rsidR="00604C4C" w:rsidRPr="00367F70">
        <w:rPr>
          <w:rFonts w:eastAsia="Times New Roman"/>
          <w:color w:val="000000"/>
          <w:rPrChange w:id="313" w:author="Nick Smith" w:date="2021-12-16T15:51:00Z">
            <w:rPr>
              <w:rFonts w:eastAsia="Times New Roman"/>
              <w:color w:val="000000"/>
            </w:rPr>
          </w:rPrChange>
        </w:rPr>
        <w:t>)</w:t>
      </w:r>
      <w:r w:rsidR="00280238" w:rsidRPr="00367F70">
        <w:rPr>
          <w:rFonts w:eastAsia="Times New Roman"/>
          <w:color w:val="000000"/>
          <w:rPrChange w:id="314" w:author="Nick Smith" w:date="2021-12-16T15:51:00Z">
            <w:rPr>
              <w:rFonts w:eastAsia="Times New Roman"/>
              <w:color w:val="000000"/>
            </w:rPr>
          </w:rPrChange>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39757B1" w:rsidR="00042F1B" w:rsidRPr="008531D1" w:rsidRDefault="003A75EC"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6817C828" wp14:editId="13CFB81B">
            <wp:extent cx="5943600" cy="368681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1B4C10FE"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aboveground climate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48D05288" w:rsidR="00AC49CC" w:rsidRPr="00AC49CC" w:rsidRDefault="003A75E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67A28EFD" wp14:editId="79F1492B">
            <wp:extent cx="5943600" cy="3686810"/>
            <wp:effectExtent l="0" t="0" r="0" b="0"/>
            <wp:docPr id="18" name="Picture 18"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able,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4164BD2F"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 and P</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C46345">
        <w:rPr>
          <w:rFonts w:eastAsia="Times New Roman"/>
          <w:color w:val="000000"/>
        </w:rPr>
        <w:t xml:space="preserve">), and </w:t>
      </w:r>
      <w:r w:rsidR="00C46345" w:rsidRPr="00367F70">
        <w:rPr>
          <w:rFonts w:eastAsia="Times New Roman"/>
          <w:color w:val="000000"/>
        </w:rPr>
        <w:t xml:space="preserve">there was a marginally significant positive effect of </w:t>
      </w:r>
      <w:r w:rsidR="00750DAC" w:rsidRPr="00367F70">
        <w:rPr>
          <w:rFonts w:eastAsia="Times New Roman"/>
          <w:color w:val="000000"/>
        </w:rPr>
        <w:t>s</w:t>
      </w:r>
      <w:r w:rsidR="00AF12A2" w:rsidRPr="00367F70">
        <w:rPr>
          <w:rFonts w:eastAsia="Times New Roman"/>
          <w:color w:val="000000"/>
          <w:rPrChange w:id="315" w:author="Nick Smith" w:date="2021-12-16T15:51:00Z">
            <w:rPr>
              <w:rFonts w:eastAsia="Times New Roman"/>
              <w:color w:val="000000"/>
            </w:rPr>
          </w:rPrChange>
        </w:rPr>
        <w:t>oil K</w:t>
      </w:r>
      <w:r w:rsidR="00AF12A2" w:rsidRPr="00367F70">
        <w:rPr>
          <w:rFonts w:eastAsia="Times New Roman"/>
          <w:color w:val="000000"/>
          <w:vertAlign w:val="subscript"/>
          <w:rPrChange w:id="316" w:author="Nick Smith" w:date="2021-12-16T15:51:00Z">
            <w:rPr>
              <w:rFonts w:eastAsia="Times New Roman"/>
              <w:color w:val="000000"/>
              <w:vertAlign w:val="subscript"/>
            </w:rPr>
          </w:rPrChange>
        </w:rPr>
        <w:t>+µ</w:t>
      </w:r>
      <w:r w:rsidR="00C46345" w:rsidRPr="00367F70">
        <w:rPr>
          <w:rFonts w:eastAsia="Times New Roman"/>
          <w:color w:val="000000"/>
          <w:rPrChange w:id="317" w:author="Nick Smith" w:date="2021-12-16T15:51:00Z">
            <w:rPr>
              <w:rFonts w:eastAsia="Times New Roman"/>
              <w:color w:val="000000"/>
            </w:rPr>
          </w:rPrChange>
        </w:rPr>
        <w:t xml:space="preserve"> addition</w:t>
      </w:r>
      <w:r w:rsidR="00AF12A2" w:rsidRPr="00367F70">
        <w:rPr>
          <w:rFonts w:eastAsia="Times New Roman"/>
          <w:color w:val="000000"/>
          <w:rPrChange w:id="318" w:author="Nick Smith" w:date="2021-12-16T15:51:00Z">
            <w:rPr>
              <w:rFonts w:eastAsia="Times New Roman"/>
              <w:color w:val="000000"/>
            </w:rPr>
          </w:rPrChange>
        </w:rPr>
        <w:t xml:space="preserve"> </w:t>
      </w:r>
      <w:r w:rsidR="00C46345" w:rsidRPr="00367F70">
        <w:rPr>
          <w:rFonts w:eastAsia="Times New Roman"/>
          <w:color w:val="000000"/>
          <w:rPrChange w:id="319" w:author="Nick Smith" w:date="2021-12-16T15:51:00Z">
            <w:rPr>
              <w:rFonts w:eastAsia="Times New Roman"/>
              <w:color w:val="000000"/>
            </w:rPr>
          </w:rPrChange>
        </w:rPr>
        <w:t>(</w:t>
      </w:r>
      <w:r w:rsidR="00AF12A2" w:rsidRPr="00367F70">
        <w:rPr>
          <w:rFonts w:eastAsia="Times New Roman"/>
          <w:i/>
          <w:iCs/>
          <w:color w:val="000000"/>
          <w:rPrChange w:id="320" w:author="Nick Smith" w:date="2021-12-16T15:51:00Z">
            <w:rPr>
              <w:rFonts w:eastAsia="Times New Roman"/>
              <w:i/>
              <w:iCs/>
              <w:color w:val="000000"/>
            </w:rPr>
          </w:rPrChange>
        </w:rPr>
        <w:t xml:space="preserve">p </w:t>
      </w:r>
      <w:r w:rsidR="00AF12A2" w:rsidRPr="00367F70">
        <w:rPr>
          <w:rFonts w:eastAsia="Times New Roman"/>
          <w:color w:val="000000"/>
          <w:rPrChange w:id="321" w:author="Nick Smith" w:date="2021-12-16T15:51:00Z">
            <w:rPr>
              <w:rFonts w:eastAsia="Times New Roman"/>
              <w:color w:val="000000"/>
            </w:rPr>
          </w:rPrChange>
        </w:rPr>
        <w:t>= 0.098)</w:t>
      </w:r>
      <w:r w:rsidR="00C46345" w:rsidRPr="00367F70">
        <w:rPr>
          <w:rFonts w:eastAsia="Times New Roman"/>
          <w:color w:val="000000"/>
          <w:rPrChange w:id="322" w:author="Nick Smith" w:date="2021-12-16T15:51:00Z">
            <w:rPr>
              <w:rFonts w:eastAsia="Times New Roman"/>
              <w:color w:val="000000"/>
            </w:rPr>
          </w:rPrChange>
        </w:rPr>
        <w:t xml:space="preserve">. There was also </w:t>
      </w:r>
      <w:r w:rsidR="00A12B99" w:rsidRPr="00367F70">
        <w:rPr>
          <w:rFonts w:eastAsia="Times New Roman"/>
          <w:color w:val="000000"/>
          <w:rPrChange w:id="323" w:author="Nick Smith" w:date="2021-12-16T15:51:00Z">
            <w:rPr>
              <w:rFonts w:eastAsia="Times New Roman"/>
              <w:color w:val="000000"/>
            </w:rPr>
          </w:rPrChange>
        </w:rPr>
        <w:t>an</w:t>
      </w:r>
      <w:r w:rsidR="0013288D" w:rsidRPr="00367F70">
        <w:rPr>
          <w:rFonts w:eastAsia="Times New Roman"/>
          <w:color w:val="000000"/>
          <w:rPrChange w:id="324" w:author="Nick Smith" w:date="2021-12-16T15:51:00Z">
            <w:rPr>
              <w:rFonts w:eastAsia="Times New Roman"/>
              <w:color w:val="000000"/>
            </w:rPr>
          </w:rPrChange>
        </w:rPr>
        <w:t xml:space="preserve"> interaction between </w:t>
      </w:r>
      <w:r w:rsidR="00750DAC" w:rsidRPr="00367F70">
        <w:rPr>
          <w:rFonts w:eastAsia="Times New Roman"/>
          <w:color w:val="000000"/>
          <w:rPrChange w:id="325" w:author="Nick Smith" w:date="2021-12-16T15:51:00Z">
            <w:rPr>
              <w:rFonts w:eastAsia="Times New Roman"/>
              <w:color w:val="000000"/>
            </w:rPr>
          </w:rPrChange>
        </w:rPr>
        <w:t>s</w:t>
      </w:r>
      <w:r w:rsidR="0013288D" w:rsidRPr="00367F70">
        <w:rPr>
          <w:rFonts w:eastAsia="Times New Roman"/>
          <w:color w:val="000000"/>
          <w:rPrChange w:id="326" w:author="Nick Smith" w:date="2021-12-16T15:51:00Z">
            <w:rPr>
              <w:rFonts w:eastAsia="Times New Roman"/>
              <w:color w:val="000000"/>
            </w:rPr>
          </w:rPrChange>
        </w:rPr>
        <w:t xml:space="preserve">oil N and </w:t>
      </w:r>
      <w:r w:rsidR="00750DAC" w:rsidRPr="00367F70">
        <w:rPr>
          <w:rFonts w:eastAsia="Times New Roman"/>
          <w:color w:val="000000"/>
          <w:rPrChange w:id="327" w:author="Nick Smith" w:date="2021-12-16T15:51:00Z">
            <w:rPr>
              <w:rFonts w:eastAsia="Times New Roman"/>
              <w:color w:val="000000"/>
            </w:rPr>
          </w:rPrChange>
        </w:rPr>
        <w:t>s</w:t>
      </w:r>
      <w:r w:rsidR="0013288D" w:rsidRPr="00367F70">
        <w:rPr>
          <w:rFonts w:eastAsia="Times New Roman"/>
          <w:color w:val="000000"/>
          <w:rPrChange w:id="328" w:author="Nick Smith" w:date="2021-12-16T15:51:00Z">
            <w:rPr>
              <w:rFonts w:eastAsia="Times New Roman"/>
              <w:color w:val="000000"/>
            </w:rPr>
          </w:rPrChange>
        </w:rPr>
        <w:t xml:space="preserve">oil </w:t>
      </w:r>
      <w:r w:rsidR="00AF12A2" w:rsidRPr="00367F70">
        <w:rPr>
          <w:rFonts w:eastAsia="Times New Roman"/>
          <w:color w:val="000000"/>
          <w:rPrChange w:id="329" w:author="Nick Smith" w:date="2021-12-16T15:51:00Z">
            <w:rPr>
              <w:rFonts w:eastAsia="Times New Roman"/>
              <w:color w:val="000000"/>
            </w:rPr>
          </w:rPrChange>
        </w:rPr>
        <w:t>K</w:t>
      </w:r>
      <w:r w:rsidR="00482CAA" w:rsidRPr="00367F70">
        <w:rPr>
          <w:rFonts w:eastAsia="Times New Roman"/>
          <w:color w:val="000000"/>
          <w:vertAlign w:val="subscript"/>
          <w:rPrChange w:id="330" w:author="Nick Smith" w:date="2021-12-16T15:51:00Z">
            <w:rPr>
              <w:rFonts w:eastAsia="Times New Roman"/>
              <w:color w:val="000000"/>
              <w:vertAlign w:val="subscript"/>
            </w:rPr>
          </w:rPrChange>
        </w:rPr>
        <w:t>+µ</w:t>
      </w:r>
      <w:r w:rsidR="00AF12A2" w:rsidRPr="00367F70">
        <w:rPr>
          <w:rFonts w:eastAsia="Times New Roman"/>
          <w:color w:val="000000"/>
          <w:rPrChange w:id="331" w:author="Nick Smith" w:date="2021-12-16T15:51:00Z">
            <w:rPr>
              <w:rFonts w:eastAsia="Times New Roman"/>
              <w:color w:val="000000"/>
            </w:rPr>
          </w:rPrChange>
        </w:rPr>
        <w:t xml:space="preserve"> (</w:t>
      </w:r>
      <w:r w:rsidR="00AF12A2" w:rsidRPr="00367F70">
        <w:rPr>
          <w:rFonts w:eastAsia="Times New Roman"/>
          <w:i/>
          <w:iCs/>
          <w:color w:val="000000"/>
          <w:rPrChange w:id="332" w:author="Nick Smith" w:date="2021-12-16T15:51:00Z">
            <w:rPr>
              <w:rFonts w:eastAsia="Times New Roman"/>
              <w:i/>
              <w:iCs/>
              <w:color w:val="000000"/>
            </w:rPr>
          </w:rPrChange>
        </w:rPr>
        <w:t xml:space="preserve">p </w:t>
      </w:r>
      <w:r w:rsidR="00AF12A2" w:rsidRPr="00367F70">
        <w:rPr>
          <w:rFonts w:eastAsia="Times New Roman"/>
          <w:color w:val="000000"/>
          <w:rPrChange w:id="333" w:author="Nick Smith" w:date="2021-12-16T15:51:00Z">
            <w:rPr>
              <w:rFonts w:eastAsia="Times New Roman"/>
              <w:color w:val="000000"/>
            </w:rPr>
          </w:rPrChange>
        </w:rPr>
        <w:t xml:space="preserve">= 0.019; Table </w:t>
      </w:r>
      <w:r w:rsidR="00DD3527" w:rsidRPr="00367F70">
        <w:rPr>
          <w:rFonts w:eastAsia="Times New Roman"/>
          <w:color w:val="000000"/>
          <w:rPrChange w:id="334" w:author="Nick Smith" w:date="2021-12-16T15:51:00Z">
            <w:rPr>
              <w:rFonts w:eastAsia="Times New Roman"/>
              <w:color w:val="000000"/>
            </w:rPr>
          </w:rPrChange>
        </w:rPr>
        <w:t xml:space="preserve">4 </w:t>
      </w:r>
      <w:r w:rsidR="00AF12A2" w:rsidRPr="00367F70">
        <w:rPr>
          <w:rFonts w:eastAsia="Times New Roman"/>
          <w:color w:val="000000"/>
          <w:rPrChange w:id="335" w:author="Nick Smith" w:date="2021-12-16T15:51:00Z">
            <w:rPr>
              <w:rFonts w:eastAsia="Times New Roman"/>
              <w:color w:val="000000"/>
            </w:rPr>
          </w:rPrChange>
        </w:rPr>
        <w:t xml:space="preserve">and Figure </w:t>
      </w:r>
      <w:r w:rsidR="00BD6E25" w:rsidRPr="00367F70">
        <w:rPr>
          <w:rFonts w:eastAsia="Times New Roman"/>
          <w:color w:val="000000"/>
          <w:rPrChange w:id="336" w:author="Nick Smith" w:date="2021-12-16T15:51:00Z">
            <w:rPr>
              <w:rFonts w:eastAsia="Times New Roman"/>
              <w:color w:val="000000"/>
            </w:rPr>
          </w:rPrChange>
        </w:rPr>
        <w:t>6</w:t>
      </w:r>
      <w:r w:rsidR="00AF12A2" w:rsidRPr="00367F70">
        <w:rPr>
          <w:rFonts w:eastAsia="Times New Roman"/>
          <w:color w:val="000000"/>
          <w:rPrChange w:id="337" w:author="Nick Smith" w:date="2021-12-16T15:51:00Z">
            <w:rPr>
              <w:rFonts w:eastAsia="Times New Roman"/>
              <w:color w:val="000000"/>
            </w:rPr>
          </w:rPrChange>
        </w:rPr>
        <w:t>).</w:t>
      </w:r>
      <w:r w:rsidR="0023259A" w:rsidRPr="00367F70">
        <w:rPr>
          <w:rFonts w:eastAsia="Times New Roman"/>
          <w:color w:val="000000"/>
          <w:rPrChange w:id="338" w:author="Nick Smith" w:date="2021-12-16T15:51:00Z">
            <w:rPr>
              <w:rFonts w:eastAsia="Times New Roman"/>
              <w:color w:val="000000"/>
            </w:rPr>
          </w:rPrChange>
        </w:rPr>
        <w:t xml:space="preserve"> </w:t>
      </w:r>
      <w:r w:rsidR="00533C21" w:rsidRPr="00367F70">
        <w:rPr>
          <w:rFonts w:eastAsia="Times New Roman"/>
          <w:color w:val="000000"/>
          <w:rPrChange w:id="339" w:author="Nick Smith" w:date="2021-12-16T15:51:00Z">
            <w:rPr>
              <w:rFonts w:eastAsia="Times New Roman"/>
              <w:color w:val="000000"/>
            </w:rPr>
          </w:rPrChange>
        </w:rPr>
        <w:t>On average, added soil N increased AGB by 4.1%, but post-hoc Tukey’s test revealed that this stimulation was only significant in added K</w:t>
      </w:r>
      <w:r w:rsidR="00533C21" w:rsidRPr="00367F70">
        <w:rPr>
          <w:rFonts w:eastAsia="Times New Roman"/>
          <w:color w:val="000000"/>
          <w:vertAlign w:val="subscript"/>
          <w:rPrChange w:id="340" w:author="Nick Smith" w:date="2021-12-16T15:51:00Z">
            <w:rPr>
              <w:rFonts w:eastAsia="Times New Roman"/>
              <w:color w:val="000000"/>
              <w:vertAlign w:val="subscript"/>
            </w:rPr>
          </w:rPrChange>
        </w:rPr>
        <w:t>+µ</w:t>
      </w:r>
      <w:r w:rsidR="00533C21" w:rsidRPr="00367F70">
        <w:rPr>
          <w:rFonts w:eastAsia="Times New Roman"/>
          <w:color w:val="000000"/>
          <w:rPrChange w:id="341" w:author="Nick Smith" w:date="2021-12-16T15:51:00Z">
            <w:rPr>
              <w:rFonts w:eastAsia="Times New Roman"/>
              <w:color w:val="000000"/>
            </w:rPr>
          </w:rPrChange>
        </w:rPr>
        <w:t xml:space="preserve"> plots, where added soil N increased AGB by 5.5%</w:t>
      </w:r>
      <w:r w:rsidR="00DA1940" w:rsidRPr="00367F70">
        <w:rPr>
          <w:rFonts w:eastAsia="Times New Roman"/>
          <w:color w:val="000000"/>
          <w:rPrChange w:id="342" w:author="Nick Smith" w:date="2021-12-16T15:51:00Z">
            <w:rPr>
              <w:rFonts w:eastAsia="Times New Roman"/>
              <w:color w:val="000000"/>
            </w:rPr>
          </w:rPrChange>
        </w:rPr>
        <w:t xml:space="preserve"> (Figure </w:t>
      </w:r>
      <w:r w:rsidR="00BD6E25" w:rsidRPr="00367F70">
        <w:rPr>
          <w:rFonts w:eastAsia="Times New Roman"/>
          <w:color w:val="000000"/>
          <w:rPrChange w:id="343" w:author="Nick Smith" w:date="2021-12-16T15:51:00Z">
            <w:rPr>
              <w:rFonts w:eastAsia="Times New Roman"/>
              <w:color w:val="000000"/>
            </w:rPr>
          </w:rPrChange>
        </w:rPr>
        <w:t>6</w:t>
      </w:r>
      <w:r w:rsidR="00DA1940" w:rsidRPr="00367F70">
        <w:rPr>
          <w:rFonts w:eastAsia="Times New Roman"/>
          <w:color w:val="000000"/>
          <w:rPrChange w:id="344" w:author="Nick Smith" w:date="2021-12-16T15:51:00Z">
            <w:rPr>
              <w:rFonts w:eastAsia="Times New Roman"/>
              <w:color w:val="000000"/>
            </w:rPr>
          </w:rPrChange>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08FDB3FF" w:rsidR="00111025" w:rsidRPr="001A720B" w:rsidRDefault="00111025" w:rsidP="00237CD4">
            <w:pPr>
              <w:jc w:val="center"/>
              <w:rPr>
                <w:rFonts w:eastAsia="Times New Roman"/>
                <w:color w:val="000000"/>
                <w:sz w:val="20"/>
                <w:szCs w:val="20"/>
              </w:rPr>
            </w:pPr>
            <w:r>
              <w:rPr>
                <w:rFonts w:eastAsia="Times New Roman"/>
                <w:color w:val="000000"/>
                <w:sz w:val="20"/>
                <w:szCs w:val="20"/>
              </w:rPr>
              <w:t>49.65</w:t>
            </w:r>
            <w:r w:rsidR="001B4836">
              <w:rPr>
                <w:rFonts w:eastAsia="Times New Roman"/>
                <w:color w:val="000000"/>
                <w:sz w:val="20"/>
                <w:szCs w:val="20"/>
              </w:rPr>
              <w:t>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Pr="003173D1" w:rsidRDefault="00111025" w:rsidP="00DA24C9">
      <w:pPr>
        <w:spacing w:line="480" w:lineRule="auto"/>
        <w:contextualSpacing/>
      </w:pPr>
      <w:r w:rsidRPr="003173D1">
        <w:t>* P-values &lt; 0.05 are bolded and &lt; 0.1 are italicized. Sample size is 763.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31FF4F8E" w:rsidR="00111025" w:rsidRPr="00414E8D" w:rsidRDefault="00D20FF2" w:rsidP="00DA24C9">
      <w:pPr>
        <w:spacing w:line="480" w:lineRule="auto"/>
        <w:contextualSpacing/>
        <w:rPr>
          <w:rFonts w:eastAsia="Times New Roman"/>
          <w:bCs/>
          <w:color w:val="000000"/>
        </w:rPr>
      </w:pPr>
      <w:r>
        <w:rPr>
          <w:rFonts w:eastAsia="Times New Roman"/>
          <w:bCs/>
          <w:noProof/>
          <w:color w:val="000000"/>
        </w:rPr>
        <w:drawing>
          <wp:inline distT="0" distB="0" distL="0" distR="0" wp14:anchorId="34162F5B" wp14:editId="0B119B1B">
            <wp:extent cx="5943600" cy="368681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0A28555D" w14:textId="4780CBF0"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Lettering above each box indicates </w:t>
      </w:r>
      <w:r w:rsidR="008459F2" w:rsidRPr="00414E8D">
        <w:rPr>
          <w:rFonts w:eastAsia="Times New Roman"/>
          <w:color w:val="000000"/>
        </w:rPr>
        <w:t>statistically different groups based on post-hoc Tukey's tests (</w:t>
      </w:r>
      <w:r w:rsidR="008459F2" w:rsidRPr="00414E8D">
        <w:rPr>
          <w:rFonts w:eastAsia="Times New Roman"/>
          <w:color w:val="000000"/>
          <w:lang w:val="el-GR"/>
        </w:rPr>
        <w:t>α</w:t>
      </w:r>
      <w:r w:rsidR="008459F2" w:rsidRPr="00414E8D">
        <w:rPr>
          <w:rFonts w:eastAsia="Times New Roman"/>
          <w:color w:val="000000"/>
        </w:rPr>
        <w:t>=0.05) within and across P and K</w:t>
      </w:r>
      <w:r w:rsidR="008459F2" w:rsidRPr="00414E8D">
        <w:rPr>
          <w:rFonts w:eastAsia="Times New Roman"/>
          <w:color w:val="000000"/>
          <w:vertAlign w:val="subscript"/>
        </w:rPr>
        <w:t>+µ</w:t>
      </w:r>
      <w:r w:rsidR="008459F2" w:rsidRPr="00414E8D">
        <w:rPr>
          <w:rFonts w:eastAsia="Times New Roman"/>
          <w:color w:val="000000"/>
        </w:rPr>
        <w:t xml:space="preserve"> treatment combinations</w:t>
      </w:r>
      <w:r w:rsidR="00772303" w:rsidRPr="00414E8D">
        <w:rPr>
          <w:rFonts w:eastAsia="Times New Roman"/>
          <w:color w:val="000000"/>
        </w:rPr>
        <w:t>.</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7F60360D"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w:t>
      </w:r>
      <w:ins w:id="345" w:author="Nick Smith" w:date="2021-12-10T16:44:00Z">
        <w:r w:rsidR="00A77D8F">
          <w:rPr>
            <w:rFonts w:eastAsia="Times New Roman"/>
            <w:color w:val="000000"/>
          </w:rPr>
          <w:t xml:space="preserve"> no significant e</w:t>
        </w:r>
      </w:ins>
      <w:ins w:id="346" w:author="Nick Smith" w:date="2021-12-10T16:45:00Z">
        <w:r w:rsidR="00A77D8F">
          <w:rPr>
            <w:rFonts w:eastAsia="Times New Roman"/>
            <w:color w:val="000000"/>
          </w:rPr>
          <w:t>ffect of the response of aboveground biomass to added soil N</w:t>
        </w:r>
        <w:r w:rsidR="00A77D8F" w:rsidRPr="00771C52">
          <w:rPr>
            <w:rFonts w:eastAsia="Times New Roman"/>
            <w:color w:val="000000"/>
          </w:rPr>
          <w:t xml:space="preserve"> </w:t>
        </w:r>
        <w:r w:rsidR="00A77D8F">
          <w:rPr>
            <w:rFonts w:eastAsia="Times New Roman"/>
            <w:color w:val="000000"/>
          </w:rPr>
          <w:t>(</w:t>
        </w:r>
        <w:r w:rsidR="00A77D8F" w:rsidRPr="00771C52">
          <w:rPr>
            <w:rFonts w:eastAsia="Times New Roman"/>
            <w:color w:val="000000"/>
          </w:rPr>
          <w:t>∆</w:t>
        </w:r>
        <w:r w:rsidR="00A77D8F" w:rsidRPr="00A77D8F">
          <w:rPr>
            <w:rFonts w:eastAsia="Times New Roman"/>
            <w:color w:val="000000"/>
            <w:rPrChange w:id="347" w:author="Nick Smith" w:date="2021-12-10T16:45:00Z">
              <w:rPr>
                <w:rFonts w:eastAsia="Times New Roman"/>
                <w:i/>
                <w:color w:val="000000"/>
              </w:rPr>
            </w:rPrChange>
          </w:rPr>
          <w:t>AGB</w:t>
        </w:r>
        <w:r w:rsidR="00A77D8F">
          <w:rPr>
            <w:rFonts w:eastAsia="Times New Roman"/>
            <w:color w:val="000000"/>
          </w:rPr>
          <w:t>; %</w:t>
        </w:r>
        <w:r w:rsidR="00A77D8F" w:rsidRPr="001B44B1">
          <w:rPr>
            <w:rFonts w:eastAsia="Times New Roman"/>
            <w:color w:val="000000"/>
          </w:rPr>
          <w:t>)</w:t>
        </w:r>
        <w:r w:rsidR="00A77D8F">
          <w:rPr>
            <w:rFonts w:eastAsia="Times New Roman"/>
            <w:color w:val="000000"/>
          </w:rPr>
          <w:t xml:space="preserve"> on </w:t>
        </w:r>
        <w:r w:rsidR="00A77D8F">
          <w:rPr>
            <w:rFonts w:eastAsia="Times New Roman"/>
            <w:bCs/>
            <w:color w:val="000000"/>
          </w:rPr>
          <w:t>t</w:t>
        </w:r>
        <w:r w:rsidR="00A77D8F" w:rsidRPr="00D92A04">
          <w:rPr>
            <w:rFonts w:eastAsia="Times New Roman"/>
            <w:bCs/>
            <w:color w:val="000000"/>
          </w:rPr>
          <w:t>he</w:t>
        </w:r>
        <w:r w:rsidR="00A77D8F">
          <w:rPr>
            <w:rFonts w:eastAsia="Times New Roman"/>
            <w:color w:val="000000"/>
          </w:rPr>
          <w:t xml:space="preserve"> response of </w:t>
        </w:r>
        <w:proofErr w:type="spellStart"/>
        <w:r w:rsidR="00A77D8F">
          <w:rPr>
            <w:rFonts w:eastAsia="Times New Roman"/>
            <w:i/>
            <w:color w:val="000000"/>
          </w:rPr>
          <w:t>N</w:t>
        </w:r>
        <w:r w:rsidR="00A77D8F">
          <w:rPr>
            <w:rFonts w:eastAsia="Times New Roman"/>
            <w:color w:val="000000"/>
            <w:vertAlign w:val="subscript"/>
          </w:rPr>
          <w:t>area</w:t>
        </w:r>
        <w:proofErr w:type="spellEnd"/>
        <w:r w:rsidR="00A77D8F">
          <w:rPr>
            <w:rFonts w:eastAsia="Times New Roman"/>
            <w:color w:val="000000"/>
          </w:rPr>
          <w:t xml:space="preserve"> to added soil N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ins>
      <w:ins w:id="348" w:author="Nick Smith" w:date="2021-12-10T16:46:00Z">
        <w:r w:rsidR="00A77D8F">
          <w:rPr>
            <w:rFonts w:eastAsia="Times New Roman"/>
            <w:color w:val="000000"/>
          </w:rPr>
          <w:t>337</w:t>
        </w:r>
      </w:ins>
      <w:ins w:id="349" w:author="Nick Smith" w:date="2021-12-10T16:45:00Z">
        <w:r w:rsidR="00A77D8F" w:rsidRPr="001B44B1">
          <w:rPr>
            <w:rFonts w:eastAsia="Times New Roman"/>
            <w:color w:val="000000"/>
          </w:rPr>
          <w:t>; Table 5).</w:t>
        </w:r>
      </w:ins>
      <w:ins w:id="350" w:author="Nick Smith" w:date="2021-12-10T16:46:00Z">
        <w:r w:rsidR="00DC7E19">
          <w:rPr>
            <w:rFonts w:eastAsia="Times New Roman"/>
            <w:color w:val="000000"/>
          </w:rPr>
          <w:t xml:space="preserve"> However, the overal</w:t>
        </w:r>
      </w:ins>
      <w:ins w:id="351" w:author="Nick Smith" w:date="2021-12-10T16:47:00Z">
        <w:r w:rsidR="00DC7E19">
          <w:rPr>
            <w:rFonts w:eastAsia="Times New Roman"/>
            <w:color w:val="000000"/>
          </w:rPr>
          <w:t xml:space="preserve">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ins>
      <w:ins w:id="352" w:author="Nick Smith" w:date="2021-12-10T16:45:00Z">
        <w:r w:rsidR="00A77D8F" w:rsidRPr="00DA24C9">
          <w:rPr>
            <w:rFonts w:eastAsia="Times New Roman"/>
            <w:color w:val="000000"/>
          </w:rPr>
          <w:t xml:space="preserve"> </w:t>
        </w:r>
      </w:ins>
      <w:del w:id="353" w:author="Nick Smith" w:date="2021-12-10T16:47:00Z">
        <w:r w:rsidR="00880F5C" w:rsidDel="00DC7E19">
          <w:rPr>
            <w:rFonts w:eastAsia="Times New Roman"/>
            <w:color w:val="000000"/>
          </w:rPr>
          <w:delText xml:space="preserve"> a significant </w:delText>
        </w:r>
      </w:del>
      <w:del w:id="354" w:author="Nick Smith" w:date="2021-12-10T15:04:00Z">
        <w:r w:rsidR="00880F5C" w:rsidDel="00A62640">
          <w:rPr>
            <w:rFonts w:eastAsia="Times New Roman"/>
            <w:color w:val="000000"/>
          </w:rPr>
          <w:delText>interaction between</w:delText>
        </w:r>
      </w:del>
      <w:del w:id="355" w:author="Nick Smith" w:date="2021-12-10T16:47:00Z">
        <w:r w:rsidR="00880F5C" w:rsidDel="00DC7E19">
          <w:rPr>
            <w:rFonts w:eastAsia="Times New Roman"/>
            <w:color w:val="000000"/>
          </w:rPr>
          <w:delText xml:space="preserve"> </w:delText>
        </w:r>
      </w:del>
      <w:ins w:id="356" w:author="Nick Smith" w:date="2021-12-10T16:47:00Z">
        <w:r w:rsidR="00DC7E19">
          <w:rPr>
            <w:rFonts w:eastAsia="Times New Roman"/>
            <w:color w:val="000000"/>
          </w:rPr>
          <w:t xml:space="preserve">and </w:t>
        </w:r>
      </w:ins>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ins w:id="357" w:author="Nick Smith" w:date="2021-12-10T16:47:00Z">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ins>
      <w:ins w:id="358" w:author="Nick Smith" w:date="2021-12-10T16:48:00Z">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ins>
      <w:proofErr w:type="spellEnd"/>
      <w:ins w:id="359" w:author="Nick Smith" w:date="2021-12-10T16:47:00Z">
        <w:r w:rsidR="00DC7E19">
          <w:rPr>
            <w:rFonts w:eastAsia="Times New Roman"/>
            <w:color w:val="000000"/>
          </w:rPr>
          <w:t xml:space="preserve"> trend became more negative as </w:t>
        </w:r>
      </w:ins>
      <w:ins w:id="360" w:author="Nick Smith" w:date="2021-12-10T16:48:00Z">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t>
        </w:r>
      </w:ins>
      <w:ins w:id="361" w:author="Nick Smith" w:date="2021-12-10T16:49:00Z">
        <w:r w:rsidR="00DC7E19">
          <w:rPr>
            <w:rFonts w:eastAsia="Times New Roman"/>
            <w:color w:val="000000"/>
          </w:rPr>
          <w:t>We used post-hoc tests to investigate this effect.</w:t>
        </w:r>
      </w:ins>
      <w:r w:rsidR="00D10DE1" w:rsidRPr="00DA24C9">
        <w:rPr>
          <w:rFonts w:eastAsia="Times New Roman"/>
          <w:color w:val="000000"/>
        </w:rPr>
        <w:t xml:space="preserve"> </w:t>
      </w:r>
      <w:ins w:id="362" w:author="Nick Smith" w:date="2021-12-10T16:50:00Z">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ins>
      <w:del w:id="363" w:author="Nick Smith" w:date="2021-12-10T15:04:00Z">
        <w:r w:rsidR="00D10DE1" w:rsidRPr="001B44B1" w:rsidDel="00A62640">
          <w:rPr>
            <w:rFonts w:eastAsia="Times New Roman"/>
            <w:color w:val="000000"/>
          </w:rPr>
          <w:delText xml:space="preserve">and </w:delText>
        </w:r>
        <w:r w:rsidR="00A93E29" w:rsidDel="00A62640">
          <w:rPr>
            <w:rFonts w:eastAsia="Times New Roman"/>
            <w:color w:val="000000"/>
          </w:rPr>
          <w:delText>the response of AGB to added soil N</w:delText>
        </w:r>
        <w:r w:rsidR="00D10DE1" w:rsidRPr="001B44B1" w:rsidDel="00A62640">
          <w:rPr>
            <w:rFonts w:eastAsia="Times New Roman"/>
            <w:color w:val="000000"/>
          </w:rPr>
          <w:delText xml:space="preserve"> </w:delText>
        </w:r>
        <w:r w:rsidR="00A93E29" w:rsidDel="00A62640">
          <w:rPr>
            <w:rFonts w:eastAsia="Times New Roman"/>
            <w:color w:val="000000"/>
          </w:rPr>
          <w:delText>(</w:delText>
        </w:r>
        <w:r w:rsidR="00D10DE1" w:rsidRPr="001B44B1" w:rsidDel="00A62640">
          <w:rPr>
            <w:rFonts w:eastAsia="Times New Roman"/>
            <w:color w:val="000000"/>
          </w:rPr>
          <w:delText>∆</w:delText>
        </w:r>
        <w:r w:rsidR="00D10DE1" w:rsidRPr="00DA24C9" w:rsidDel="00A62640">
          <w:rPr>
            <w:rFonts w:eastAsia="Times New Roman"/>
            <w:color w:val="000000"/>
          </w:rPr>
          <w:delText>AGB</w:delText>
        </w:r>
        <w:r w:rsidR="00A93E29" w:rsidDel="00A62640">
          <w:rPr>
            <w:rFonts w:eastAsia="Times New Roman"/>
            <w:color w:val="000000"/>
          </w:rPr>
          <w:delText>; %)</w:delText>
        </w:r>
        <w:r w:rsidR="00880F5C" w:rsidDel="00A62640">
          <w:rPr>
            <w:rFonts w:eastAsia="Times New Roman"/>
            <w:color w:val="000000"/>
          </w:rPr>
          <w:delText xml:space="preserve"> </w:delText>
        </w:r>
      </w:del>
      <w:del w:id="364" w:author="Nick Smith" w:date="2021-12-10T16:50:00Z">
        <w:r w:rsidR="00880F5C" w:rsidDel="00DC7E19">
          <w:rPr>
            <w:rFonts w:eastAsia="Times New Roman"/>
            <w:color w:val="000000"/>
          </w:rPr>
          <w:delText xml:space="preserve">on </w:delText>
        </w:r>
        <w:r w:rsidR="00880F5C" w:rsidDel="00DC7E19">
          <w:rPr>
            <w:rFonts w:eastAsia="Times New Roman"/>
            <w:bCs/>
            <w:color w:val="000000"/>
          </w:rPr>
          <w:delText>t</w:delText>
        </w:r>
        <w:r w:rsidR="00880F5C" w:rsidRPr="00D92A04" w:rsidDel="00DC7E19">
          <w:rPr>
            <w:rFonts w:eastAsia="Times New Roman"/>
            <w:bCs/>
            <w:color w:val="000000"/>
          </w:rPr>
          <w:delText>he</w:delText>
        </w:r>
        <w:r w:rsidR="00880F5C" w:rsidDel="00DC7E19">
          <w:rPr>
            <w:rFonts w:eastAsia="Times New Roman"/>
            <w:color w:val="000000"/>
          </w:rPr>
          <w:delText xml:space="preserve"> response of </w:delText>
        </w:r>
        <w:r w:rsidR="00880F5C" w:rsidDel="00DC7E19">
          <w:rPr>
            <w:rFonts w:eastAsia="Times New Roman"/>
            <w:i/>
            <w:color w:val="000000"/>
          </w:rPr>
          <w:delText>N</w:delText>
        </w:r>
        <w:r w:rsidR="00880F5C" w:rsidDel="00DC7E19">
          <w:rPr>
            <w:rFonts w:eastAsia="Times New Roman"/>
            <w:color w:val="000000"/>
            <w:vertAlign w:val="subscript"/>
          </w:rPr>
          <w:delText>area</w:delText>
        </w:r>
        <w:r w:rsidR="00880F5C" w:rsidDel="00DC7E19">
          <w:rPr>
            <w:rFonts w:eastAsia="Times New Roman"/>
            <w:color w:val="000000"/>
          </w:rPr>
          <w:delText xml:space="preserve"> to added soil N (</w:delText>
        </w:r>
        <w:r w:rsidR="00880F5C" w:rsidRPr="001B44B1" w:rsidDel="00DC7E19">
          <w:rPr>
            <w:rFonts w:eastAsia="Times New Roman"/>
            <w:color w:val="000000"/>
          </w:rPr>
          <w:delText>∆</w:delText>
        </w:r>
        <w:r w:rsidR="00880F5C" w:rsidRPr="001B44B1" w:rsidDel="00DC7E19">
          <w:rPr>
            <w:rFonts w:eastAsia="Times New Roman"/>
            <w:i/>
            <w:iCs/>
            <w:color w:val="000000"/>
          </w:rPr>
          <w:delText>N</w:delText>
        </w:r>
        <w:r w:rsidR="00880F5C" w:rsidRPr="00771C52" w:rsidDel="00DC7E19">
          <w:rPr>
            <w:rFonts w:eastAsia="Times New Roman"/>
            <w:color w:val="000000"/>
            <w:vertAlign w:val="subscript"/>
          </w:rPr>
          <w:delText>area</w:delText>
        </w:r>
        <w:r w:rsidR="00880F5C" w:rsidDel="00DC7E19">
          <w:rPr>
            <w:rFonts w:eastAsia="Times New Roman"/>
            <w:color w:val="000000"/>
          </w:rPr>
          <w:delText>; %)</w:delText>
        </w:r>
        <w:r w:rsidR="00880F5C" w:rsidRPr="00880F5C" w:rsidDel="00DC7E19">
          <w:rPr>
            <w:rFonts w:eastAsia="Times New Roman"/>
            <w:color w:val="000000"/>
          </w:rPr>
          <w:delText xml:space="preserve"> </w:delText>
        </w:r>
        <w:r w:rsidR="00D10DE1" w:rsidRPr="001B44B1" w:rsidDel="00DC7E19">
          <w:rPr>
            <w:rFonts w:eastAsia="Times New Roman"/>
            <w:color w:val="000000"/>
          </w:rPr>
          <w:delText>(</w:delText>
        </w:r>
        <w:r w:rsidR="00D10DE1" w:rsidRPr="001B44B1" w:rsidDel="00DC7E19">
          <w:rPr>
            <w:rFonts w:eastAsia="Times New Roman"/>
            <w:i/>
            <w:iCs/>
            <w:color w:val="000000"/>
          </w:rPr>
          <w:delText xml:space="preserve">p </w:delText>
        </w:r>
        <w:r w:rsidR="00D10DE1" w:rsidRPr="001B44B1" w:rsidDel="00DC7E19">
          <w:rPr>
            <w:rFonts w:eastAsia="Times New Roman"/>
            <w:color w:val="000000"/>
          </w:rPr>
          <w:delText>= 0.035; Table 5).</w:delText>
        </w:r>
        <w:r w:rsidR="00880F5C" w:rsidDel="00DC7E19">
          <w:rPr>
            <w:rFonts w:eastAsia="Times New Roman"/>
            <w:color w:val="000000"/>
          </w:rPr>
          <w:delText xml:space="preserve"> This interaction indicated that the slope of the relationship between </w:delText>
        </w:r>
        <w:r w:rsidR="00880F5C" w:rsidRPr="001B44B1" w:rsidDel="00DC7E19">
          <w:rPr>
            <w:rFonts w:eastAsia="Times New Roman"/>
            <w:color w:val="000000"/>
          </w:rPr>
          <w:delText>∆</w:delText>
        </w:r>
        <w:r w:rsidR="00880F5C" w:rsidRPr="001B44B1" w:rsidDel="00DC7E19">
          <w:rPr>
            <w:rFonts w:eastAsia="Times New Roman"/>
            <w:i/>
            <w:iCs/>
            <w:color w:val="000000"/>
          </w:rPr>
          <w:delText>N</w:delText>
        </w:r>
        <w:r w:rsidR="00880F5C" w:rsidRPr="00771C52" w:rsidDel="00DC7E19">
          <w:rPr>
            <w:rFonts w:eastAsia="Times New Roman"/>
            <w:color w:val="000000"/>
            <w:vertAlign w:val="subscript"/>
          </w:rPr>
          <w:delText>area</w:delText>
        </w:r>
        <w:r w:rsidR="00880F5C" w:rsidDel="00DC7E19">
          <w:rPr>
            <w:rFonts w:eastAsia="Times New Roman"/>
            <w:color w:val="000000"/>
          </w:rPr>
          <w:delText xml:space="preserve"> and ∆AGB decreased as </w:delText>
        </w:r>
        <w:r w:rsidR="00880F5C" w:rsidRPr="00771C52" w:rsidDel="00DC7E19">
          <w:rPr>
            <w:rFonts w:eastAsia="Times New Roman"/>
            <w:color w:val="000000"/>
          </w:rPr>
          <w:delText>∆</w:delText>
        </w:r>
        <w:r w:rsidR="00880F5C" w:rsidDel="00DC7E19">
          <w:rPr>
            <w:rFonts w:eastAsia="Times New Roman"/>
            <w:i/>
            <w:color w:val="000000"/>
          </w:rPr>
          <w:delText>M</w:delText>
        </w:r>
        <w:r w:rsidR="00880F5C" w:rsidDel="00DC7E19">
          <w:rPr>
            <w:rFonts w:eastAsia="Times New Roman"/>
            <w:color w:val="000000"/>
            <w:vertAlign w:val="subscript"/>
          </w:rPr>
          <w:delText>area</w:delText>
        </w:r>
        <w:r w:rsidR="00880F5C" w:rsidDel="00DC7E19">
          <w:rPr>
            <w:rFonts w:eastAsia="Times New Roman"/>
            <w:color w:val="000000"/>
          </w:rPr>
          <w:delText xml:space="preserve"> increased, such that the </w:delText>
        </w:r>
      </w:del>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ins w:id="365" w:author="Nick Smith" w:date="2021-12-16T15:00:00Z">
        <w:r w:rsidR="00167D08">
          <w:rPr>
            <w:rFonts w:eastAsia="Times New Roman"/>
            <w:color w:val="000000"/>
          </w:rPr>
          <w:t xml:space="preserve"> (</w:t>
        </w:r>
      </w:ins>
      <w:ins w:id="366" w:author="Nick Smith" w:date="2021-12-16T15:01:00Z">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w:t>
        </w:r>
        <w:r w:rsidR="00167D08">
          <w:rPr>
            <w:rFonts w:eastAsia="Times New Roman"/>
            <w:color w:val="000000"/>
          </w:rPr>
          <w:t xml:space="preserve">= </w:t>
        </w:r>
      </w:ins>
      <w:ins w:id="367" w:author="Nick Smith" w:date="2021-12-16T15:00:00Z">
        <w:r w:rsidR="00167D08">
          <w:rPr>
            <w:rFonts w:eastAsia="Times New Roman"/>
            <w:color w:val="000000"/>
          </w:rPr>
          <w:t>-25%)</w:t>
        </w:r>
      </w:ins>
      <w:r w:rsidR="00880F5C">
        <w:rPr>
          <w:rFonts w:eastAsia="Times New Roman"/>
          <w:color w:val="000000"/>
        </w:rPr>
        <w:t xml:space="preserve">, but became </w:t>
      </w:r>
      <w:del w:id="368" w:author="Nick Smith" w:date="2021-12-10T16:50:00Z">
        <w:r w:rsidR="00880F5C" w:rsidDel="00DC7E19">
          <w:rPr>
            <w:rFonts w:eastAsia="Times New Roman"/>
            <w:color w:val="000000"/>
          </w:rPr>
          <w:delText xml:space="preserve">significantly </w:delText>
        </w:r>
      </w:del>
      <w:ins w:id="369" w:author="Nick Smith" w:date="2021-12-10T16:50:00Z">
        <w:r w:rsidR="00DC7E19">
          <w:rPr>
            <w:rFonts w:eastAsia="Times New Roman"/>
            <w:color w:val="000000"/>
          </w:rPr>
          <w:t xml:space="preserve">slightly </w:t>
        </w:r>
      </w:ins>
      <w:r w:rsidR="00880F5C">
        <w:rPr>
          <w:rFonts w:eastAsia="Times New Roman"/>
          <w:color w:val="000000"/>
        </w:rPr>
        <w:t>negative</w:t>
      </w:r>
      <w:ins w:id="370" w:author="Nick Smith" w:date="2021-12-10T16:50:00Z">
        <w:r w:rsidR="00DC7E19">
          <w:rPr>
            <w:rFonts w:eastAsia="Times New Roman"/>
            <w:color w:val="000000"/>
          </w:rPr>
          <w:t xml:space="preserve"> (</w:t>
        </w:r>
        <w:r w:rsidR="00DC7E19">
          <w:rPr>
            <w:rFonts w:eastAsia="Times New Roman"/>
            <w:i/>
            <w:color w:val="000000"/>
          </w:rPr>
          <w:t>p</w:t>
        </w:r>
        <w:r w:rsidR="00DC7E19">
          <w:rPr>
            <w:rFonts w:eastAsia="Times New Roman"/>
            <w:color w:val="000000"/>
          </w:rPr>
          <w:t xml:space="preserve"> &lt; 0.1)</w:t>
        </w:r>
      </w:ins>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ins w:id="371" w:author="Nick Smith" w:date="2021-12-16T15:01:00Z">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r w:rsidR="00167D08">
          <w:rPr>
            <w:rFonts w:eastAsia="Times New Roman"/>
            <w:color w:val="000000"/>
          </w:rPr>
          <w:t xml:space="preserve">; </w:t>
        </w:r>
      </w:ins>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del w:id="372" w:author="Nick Smith" w:date="2021-12-10T16:51:00Z">
        <w:r w:rsidR="002A727E" w:rsidDel="00DC7E19">
          <w:rPr>
            <w:rFonts w:eastAsia="Times New Roman"/>
            <w:color w:val="000000"/>
          </w:rPr>
          <w:delText xml:space="preserve">Our post-hoc tests indicated that negative </w:delText>
        </w:r>
        <w:r w:rsidR="002A727E" w:rsidRPr="001B44B1" w:rsidDel="00DC7E19">
          <w:rPr>
            <w:rFonts w:eastAsia="Times New Roman"/>
            <w:color w:val="000000"/>
          </w:rPr>
          <w:delText>∆</w:delText>
        </w:r>
        <w:r w:rsidR="002A727E" w:rsidRPr="001B44B1" w:rsidDel="00DC7E19">
          <w:rPr>
            <w:rFonts w:eastAsia="Times New Roman"/>
            <w:i/>
            <w:iCs/>
            <w:color w:val="000000"/>
          </w:rPr>
          <w:delText>N</w:delText>
        </w:r>
        <w:r w:rsidR="002A727E" w:rsidRPr="00771C52" w:rsidDel="00DC7E19">
          <w:rPr>
            <w:rFonts w:eastAsia="Times New Roman"/>
            <w:color w:val="000000"/>
            <w:vertAlign w:val="subscript"/>
          </w:rPr>
          <w:delText>area</w:delText>
        </w:r>
        <w:r w:rsidR="002A727E" w:rsidDel="00DC7E19">
          <w:rPr>
            <w:rFonts w:eastAsia="Times New Roman"/>
            <w:color w:val="000000"/>
          </w:rPr>
          <w:delText>-∆AGB slopes were at least marginally (</w:delText>
        </w:r>
        <w:r w:rsidR="002A727E" w:rsidDel="00DC7E19">
          <w:rPr>
            <w:rFonts w:eastAsia="Times New Roman"/>
            <w:i/>
            <w:color w:val="000000"/>
          </w:rPr>
          <w:delText xml:space="preserve">p </w:delText>
        </w:r>
        <w:r w:rsidR="002A727E" w:rsidDel="00DC7E19">
          <w:rPr>
            <w:rFonts w:eastAsia="Times New Roman"/>
            <w:color w:val="000000"/>
          </w:rPr>
          <w:delText>&lt;0.1) negative at ∆</w:delText>
        </w:r>
        <w:r w:rsidR="002A727E" w:rsidDel="00DC7E19">
          <w:rPr>
            <w:rFonts w:eastAsia="Times New Roman"/>
            <w:i/>
            <w:color w:val="000000"/>
          </w:rPr>
          <w:delText>M</w:delText>
        </w:r>
        <w:r w:rsidR="002A727E" w:rsidDel="00DC7E19">
          <w:rPr>
            <w:rFonts w:eastAsia="Times New Roman"/>
            <w:color w:val="000000"/>
            <w:vertAlign w:val="subscript"/>
          </w:rPr>
          <w:delText xml:space="preserve">area </w:delText>
        </w:r>
        <w:r w:rsidR="002A727E" w:rsidDel="00DC7E19">
          <w:rPr>
            <w:rFonts w:eastAsia="Times New Roman"/>
            <w:color w:val="000000"/>
          </w:rPr>
          <w:delText xml:space="preserve">values greater than or equal to zero. </w:delText>
        </w:r>
      </w:del>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7E7B9FA7"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367F70">
        <w:rPr>
          <w:rFonts w:eastAsia="Times New Roman"/>
          <w:i/>
          <w:iCs/>
          <w:color w:val="000000"/>
          <w:rPrChange w:id="373" w:author="Nick Smith" w:date="2021-12-16T15:51:00Z">
            <w:rPr>
              <w:rFonts w:eastAsia="Times New Roman"/>
              <w:i/>
              <w:iCs/>
              <w:color w:val="000000"/>
            </w:rPr>
          </w:rPrChange>
        </w:rPr>
        <w:t xml:space="preserve">p </w:t>
      </w:r>
      <w:r w:rsidRPr="00367F70">
        <w:rPr>
          <w:rFonts w:eastAsia="Times New Roman"/>
          <w:color w:val="000000"/>
          <w:rPrChange w:id="374" w:author="Nick Smith" w:date="2021-12-16T15:51:00Z">
            <w:rPr>
              <w:rFonts w:eastAsia="Times New Roman"/>
              <w:color w:val="000000"/>
            </w:rPr>
          </w:rPrChange>
        </w:rPr>
        <w:t>= 0.</w:t>
      </w:r>
      <w:del w:id="375" w:author="Nick Smith" w:date="2021-12-10T16:52:00Z">
        <w:r w:rsidRPr="00367F70" w:rsidDel="002134EF">
          <w:rPr>
            <w:rFonts w:eastAsia="Times New Roman"/>
            <w:color w:val="000000"/>
            <w:rPrChange w:id="376" w:author="Nick Smith" w:date="2021-12-16T15:51:00Z">
              <w:rPr>
                <w:rFonts w:eastAsia="Times New Roman"/>
                <w:color w:val="000000"/>
              </w:rPr>
            </w:rPrChange>
          </w:rPr>
          <w:delText>005</w:delText>
        </w:r>
      </w:del>
      <w:ins w:id="377" w:author="Nick Smith" w:date="2021-12-10T16:52:00Z">
        <w:r w:rsidR="002134EF" w:rsidRPr="00367F70">
          <w:rPr>
            <w:rFonts w:eastAsia="Times New Roman"/>
            <w:color w:val="000000"/>
            <w:rPrChange w:id="378" w:author="Nick Smith" w:date="2021-12-16T15:51:00Z">
              <w:rPr>
                <w:rFonts w:eastAsia="Times New Roman"/>
                <w:color w:val="000000"/>
              </w:rPr>
            </w:rPrChange>
          </w:rPr>
          <w:t>002</w:t>
        </w:r>
      </w:ins>
      <w:r w:rsidRPr="00367F70">
        <w:rPr>
          <w:rFonts w:eastAsia="Times New Roman"/>
          <w:color w:val="000000"/>
          <w:rPrChange w:id="379" w:author="Nick Smith" w:date="2021-12-16T15:51:00Z">
            <w:rPr>
              <w:rFonts w:eastAsia="Times New Roman"/>
              <w:color w:val="000000"/>
            </w:rPr>
          </w:rPrChange>
        </w:rPr>
        <w:t>), where ∆</w:t>
      </w:r>
      <w:proofErr w:type="spellStart"/>
      <w:r w:rsidRPr="00367F70">
        <w:rPr>
          <w:rFonts w:eastAsia="Times New Roman"/>
          <w:i/>
          <w:iCs/>
          <w:color w:val="000000"/>
          <w:rPrChange w:id="380" w:author="Nick Smith" w:date="2021-12-16T15:51:00Z">
            <w:rPr>
              <w:rFonts w:eastAsia="Times New Roman"/>
              <w:i/>
              <w:iCs/>
              <w:color w:val="000000"/>
            </w:rPr>
          </w:rPrChange>
        </w:rPr>
        <w:t>N</w:t>
      </w:r>
      <w:r w:rsidRPr="00367F70">
        <w:rPr>
          <w:rFonts w:eastAsia="Times New Roman"/>
          <w:color w:val="000000"/>
          <w:vertAlign w:val="subscript"/>
          <w:rPrChange w:id="381" w:author="Nick Smith" w:date="2021-12-16T15:51:00Z">
            <w:rPr>
              <w:rFonts w:eastAsia="Times New Roman"/>
              <w:color w:val="000000"/>
              <w:vertAlign w:val="subscript"/>
            </w:rPr>
          </w:rPrChange>
        </w:rPr>
        <w:t>area</w:t>
      </w:r>
      <w:proofErr w:type="spellEnd"/>
      <w:r w:rsidRPr="00367F70">
        <w:rPr>
          <w:rFonts w:eastAsia="Times New Roman"/>
          <w:color w:val="000000"/>
          <w:rPrChange w:id="382" w:author="Nick Smith" w:date="2021-12-16T15:51:00Z">
            <w:rPr>
              <w:rFonts w:eastAsia="Times New Roman"/>
              <w:color w:val="000000"/>
            </w:rPr>
          </w:rPrChange>
        </w:rPr>
        <w:t xml:space="preserve"> was greater in ambient P (</w:t>
      </w:r>
      <w:del w:id="383" w:author="Nick Smith" w:date="2021-12-10T16:53:00Z">
        <w:r w:rsidRPr="00367F70" w:rsidDel="000D62FD">
          <w:rPr>
            <w:rFonts w:eastAsia="Times New Roman"/>
            <w:color w:val="000000"/>
            <w:rPrChange w:id="384" w:author="Nick Smith" w:date="2021-12-16T15:51:00Z">
              <w:rPr>
                <w:rFonts w:eastAsia="Times New Roman"/>
                <w:color w:val="000000"/>
              </w:rPr>
            </w:rPrChange>
          </w:rPr>
          <w:delText>16.7</w:delText>
        </w:r>
      </w:del>
      <w:ins w:id="385" w:author="Nick Smith" w:date="2021-12-10T16:53:00Z">
        <w:r w:rsidR="000D62FD" w:rsidRPr="00367F70">
          <w:rPr>
            <w:rFonts w:eastAsia="Times New Roman"/>
            <w:color w:val="000000"/>
            <w:rPrChange w:id="386" w:author="Nick Smith" w:date="2021-12-16T15:51:00Z">
              <w:rPr>
                <w:rFonts w:eastAsia="Times New Roman"/>
                <w:color w:val="000000"/>
              </w:rPr>
            </w:rPrChange>
          </w:rPr>
          <w:t>19.8</w:t>
        </w:r>
      </w:ins>
      <w:r w:rsidRPr="00367F70">
        <w:rPr>
          <w:rFonts w:eastAsia="Times New Roman"/>
          <w:color w:val="000000"/>
          <w:rPrChange w:id="387" w:author="Nick Smith" w:date="2021-12-16T15:51:00Z">
            <w:rPr>
              <w:rFonts w:eastAsia="Times New Roman"/>
              <w:color w:val="000000"/>
            </w:rPr>
          </w:rPrChange>
        </w:rPr>
        <w:t xml:space="preserve">%) than </w:t>
      </w:r>
      <w:r w:rsidR="00CC4281" w:rsidRPr="00367F70">
        <w:rPr>
          <w:rFonts w:eastAsia="Times New Roman"/>
          <w:color w:val="000000"/>
          <w:rPrChange w:id="388" w:author="Nick Smith" w:date="2021-12-16T15:51:00Z">
            <w:rPr>
              <w:rFonts w:eastAsia="Times New Roman"/>
              <w:color w:val="000000"/>
            </w:rPr>
          </w:rPrChange>
        </w:rPr>
        <w:t>plots with</w:t>
      </w:r>
      <w:bookmarkStart w:id="389" w:name="_GoBack"/>
      <w:bookmarkEnd w:id="389"/>
      <w:r w:rsidR="00CC4281" w:rsidRPr="00367F70">
        <w:rPr>
          <w:rFonts w:eastAsia="Times New Roman"/>
          <w:color w:val="000000"/>
          <w:rPrChange w:id="390" w:author="Nick Smith" w:date="2021-12-16T15:51:00Z">
            <w:rPr>
              <w:rFonts w:eastAsia="Times New Roman"/>
              <w:color w:val="000000"/>
            </w:rPr>
          </w:rPrChange>
        </w:rPr>
        <w:t xml:space="preserve"> added</w:t>
      </w:r>
      <w:r w:rsidRPr="00367F70">
        <w:rPr>
          <w:rFonts w:eastAsia="Times New Roman"/>
          <w:color w:val="000000"/>
          <w:rPrChange w:id="391" w:author="Nick Smith" w:date="2021-12-16T15:51:00Z">
            <w:rPr>
              <w:rFonts w:eastAsia="Times New Roman"/>
              <w:color w:val="000000"/>
            </w:rPr>
          </w:rPrChange>
        </w:rPr>
        <w:t xml:space="preserve"> P (</w:t>
      </w:r>
      <w:del w:id="392" w:author="Nick Smith" w:date="2021-12-10T16:53:00Z">
        <w:r w:rsidRPr="00367F70" w:rsidDel="000D62FD">
          <w:rPr>
            <w:rFonts w:eastAsia="Times New Roman"/>
            <w:color w:val="000000"/>
            <w:rPrChange w:id="393" w:author="Nick Smith" w:date="2021-12-16T15:51:00Z">
              <w:rPr>
                <w:rFonts w:eastAsia="Times New Roman"/>
                <w:color w:val="000000"/>
              </w:rPr>
            </w:rPrChange>
          </w:rPr>
          <w:delText>7.0</w:delText>
        </w:r>
      </w:del>
      <w:ins w:id="394" w:author="Nick Smith" w:date="2021-12-10T16:53:00Z">
        <w:r w:rsidR="000D62FD" w:rsidRPr="00367F70">
          <w:rPr>
            <w:rFonts w:eastAsia="Times New Roman"/>
            <w:color w:val="000000"/>
            <w:rPrChange w:id="395" w:author="Nick Smith" w:date="2021-12-16T15:51:00Z">
              <w:rPr>
                <w:rFonts w:eastAsia="Times New Roman"/>
                <w:color w:val="000000"/>
              </w:rPr>
            </w:rPrChange>
          </w:rPr>
          <w:t>9.9</w:t>
        </w:r>
      </w:ins>
      <w:r w:rsidRPr="00367F70">
        <w:rPr>
          <w:rFonts w:eastAsia="Times New Roman"/>
          <w:color w:val="000000"/>
          <w:rPrChange w:id="396" w:author="Nick Smith" w:date="2021-12-16T15:51:00Z">
            <w:rPr>
              <w:rFonts w:eastAsia="Times New Roman"/>
              <w:color w:val="000000"/>
            </w:rPr>
          </w:rPrChange>
        </w:rPr>
        <w:t>%) plots</w:t>
      </w:r>
      <w:r w:rsidR="00C71FEE" w:rsidRPr="00367F70">
        <w:rPr>
          <w:rFonts w:eastAsia="Times New Roman"/>
          <w:color w:val="000000"/>
          <w:rPrChange w:id="397" w:author="Nick Smith" w:date="2021-12-16T15:51:00Z">
            <w:rPr>
              <w:rFonts w:eastAsia="Times New Roman"/>
              <w:color w:val="000000"/>
            </w:rPr>
          </w:rPrChange>
        </w:rPr>
        <w:t>, confirming results from the first model presented above</w:t>
      </w:r>
      <w:r w:rsidRPr="00367F70">
        <w:rPr>
          <w:rFonts w:eastAsia="Times New Roman"/>
          <w:color w:val="000000"/>
          <w:rPrChange w:id="398" w:author="Nick Smith" w:date="2021-12-16T15:51:00Z">
            <w:rPr>
              <w:rFonts w:eastAsia="Times New Roman"/>
              <w:color w:val="000000"/>
            </w:rPr>
          </w:rPrChange>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F60BAA" w:rsidRDefault="005D276D" w:rsidP="005D276D">
      <w:pPr>
        <w:spacing w:line="480" w:lineRule="auto"/>
        <w:rPr>
          <w:b/>
          <w:bCs/>
          <w:vertAlign w:val="subscript"/>
          <w:rPrChange w:id="399" w:author="Risa" w:date="2021-12-01T15:00:00Z">
            <w:rPr>
              <w:b/>
              <w:bCs/>
              <w:sz w:val="20"/>
              <w:szCs w:val="20"/>
              <w:vertAlign w:val="subscript"/>
            </w:rPr>
          </w:rPrChange>
        </w:rPr>
      </w:pPr>
      <w:r w:rsidRPr="00F60BAA">
        <w:rPr>
          <w:b/>
          <w:bCs/>
          <w:rPrChange w:id="400" w:author="Risa" w:date="2021-12-01T15:00:00Z">
            <w:rPr>
              <w:b/>
              <w:bCs/>
              <w:sz w:val="20"/>
              <w:szCs w:val="20"/>
            </w:rPr>
          </w:rPrChange>
        </w:rPr>
        <w:lastRenderedPageBreak/>
        <w:t xml:space="preserve">Table 5. </w:t>
      </w:r>
      <w:proofErr w:type="spellStart"/>
      <w:r w:rsidRPr="00F60BAA">
        <w:rPr>
          <w:rFonts w:eastAsia="Times New Roman"/>
          <w:color w:val="000000"/>
          <w:rPrChange w:id="401" w:author="Risa" w:date="2021-12-01T15:00:00Z">
            <w:rPr>
              <w:rFonts w:eastAsia="Times New Roman"/>
              <w:color w:val="000000"/>
              <w:sz w:val="20"/>
              <w:szCs w:val="20"/>
            </w:rPr>
          </w:rPrChange>
        </w:rPr>
        <w:t>Anova</w:t>
      </w:r>
      <w:proofErr w:type="spellEnd"/>
      <w:r w:rsidRPr="00F60BAA">
        <w:rPr>
          <w:rFonts w:eastAsia="Times New Roman"/>
          <w:color w:val="000000"/>
          <w:rPrChange w:id="402" w:author="Risa" w:date="2021-12-01T15:00:00Z">
            <w:rPr>
              <w:rFonts w:eastAsia="Times New Roman"/>
              <w:color w:val="000000"/>
              <w:sz w:val="20"/>
              <w:szCs w:val="20"/>
            </w:rPr>
          </w:rPrChange>
        </w:rPr>
        <w:t xml:space="preserve"> results for the linear mixed effects model with ∆</w:t>
      </w:r>
      <w:proofErr w:type="spellStart"/>
      <w:r w:rsidRPr="00F60BAA">
        <w:rPr>
          <w:rFonts w:eastAsia="Times New Roman"/>
          <w:i/>
          <w:iCs/>
          <w:color w:val="000000"/>
          <w:rPrChange w:id="403" w:author="Risa" w:date="2021-12-01T15:00:00Z">
            <w:rPr>
              <w:rFonts w:eastAsia="Times New Roman"/>
              <w:i/>
              <w:iCs/>
              <w:color w:val="000000"/>
              <w:sz w:val="20"/>
              <w:szCs w:val="20"/>
            </w:rPr>
          </w:rPrChange>
        </w:rPr>
        <w:t>N</w:t>
      </w:r>
      <w:r w:rsidRPr="00F60BAA">
        <w:rPr>
          <w:rFonts w:eastAsia="Times New Roman"/>
          <w:color w:val="000000"/>
          <w:vertAlign w:val="subscript"/>
          <w:rPrChange w:id="404" w:author="Risa" w:date="2021-12-01T15:00:00Z">
            <w:rPr>
              <w:rFonts w:eastAsia="Times New Roman"/>
              <w:color w:val="000000"/>
              <w:sz w:val="20"/>
              <w:szCs w:val="20"/>
              <w:vertAlign w:val="subscript"/>
            </w:rPr>
          </w:rPrChange>
        </w:rPr>
        <w:t>area</w:t>
      </w:r>
      <w:proofErr w:type="spellEnd"/>
      <w:r w:rsidRPr="00F60BAA">
        <w:rPr>
          <w:rFonts w:eastAsia="Times New Roman"/>
          <w:color w:val="000000"/>
          <w:rPrChange w:id="405" w:author="Risa" w:date="2021-12-01T15:00:00Z">
            <w:rPr>
              <w:rFonts w:eastAsia="Times New Roman"/>
              <w:color w:val="000000"/>
              <w:sz w:val="20"/>
              <w:szCs w:val="20"/>
            </w:rPr>
          </w:rPrChange>
        </w:rPr>
        <w:t xml:space="preserve"> as the dependent variable and ∆AGB, ∆χ, and ∆</w:t>
      </w:r>
      <w:proofErr w:type="spellStart"/>
      <w:r w:rsidRPr="00F60BAA">
        <w:rPr>
          <w:rFonts w:eastAsia="Times New Roman"/>
          <w:i/>
          <w:iCs/>
          <w:color w:val="000000"/>
          <w:rPrChange w:id="406" w:author="Risa" w:date="2021-12-01T15:00:00Z">
            <w:rPr>
              <w:rFonts w:eastAsia="Times New Roman"/>
              <w:i/>
              <w:iCs/>
              <w:color w:val="000000"/>
              <w:sz w:val="20"/>
              <w:szCs w:val="20"/>
            </w:rPr>
          </w:rPrChange>
        </w:rPr>
        <w:t>M</w:t>
      </w:r>
      <w:r w:rsidRPr="00F60BAA">
        <w:rPr>
          <w:rFonts w:eastAsia="Times New Roman"/>
          <w:color w:val="000000"/>
          <w:vertAlign w:val="subscript"/>
          <w:rPrChange w:id="407" w:author="Risa" w:date="2021-12-01T15:00:00Z">
            <w:rPr>
              <w:rFonts w:eastAsia="Times New Roman"/>
              <w:color w:val="000000"/>
              <w:sz w:val="20"/>
              <w:szCs w:val="20"/>
              <w:vertAlign w:val="subscript"/>
            </w:rPr>
          </w:rPrChange>
        </w:rPr>
        <w:t>area</w:t>
      </w:r>
      <w:proofErr w:type="spellEnd"/>
      <w:r w:rsidRPr="00F60BAA">
        <w:rPr>
          <w:rFonts w:eastAsia="Times New Roman"/>
          <w:color w:val="000000"/>
          <w:rPrChange w:id="408" w:author="Risa" w:date="2021-12-01T15:00:00Z">
            <w:rPr>
              <w:rFonts w:eastAsia="Times New Roman"/>
              <w:color w:val="000000"/>
              <w:sz w:val="20"/>
              <w:szCs w:val="20"/>
            </w:rPr>
          </w:rPrChange>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4F5DBC31" w:rsidR="005D276D" w:rsidRPr="00457DA7" w:rsidRDefault="00F60BAA" w:rsidP="00237CD4">
            <w:pPr>
              <w:jc w:val="center"/>
              <w:rPr>
                <w:rFonts w:eastAsia="Times New Roman"/>
                <w:color w:val="000000"/>
                <w:sz w:val="20"/>
                <w:szCs w:val="20"/>
              </w:rPr>
            </w:pPr>
            <w:ins w:id="409" w:author="Risa" w:date="2021-12-01T15:01:00Z">
              <w:r>
                <w:rPr>
                  <w:rFonts w:eastAsia="Times New Roman"/>
                  <w:color w:val="000000"/>
                  <w:sz w:val="20"/>
                  <w:szCs w:val="20"/>
                </w:rPr>
                <w:t>0.9</w:t>
              </w:r>
            </w:ins>
            <w:ins w:id="410" w:author="Risa" w:date="2021-12-13T09:40:00Z">
              <w:r w:rsidR="00C6371D">
                <w:rPr>
                  <w:rFonts w:eastAsia="Times New Roman"/>
                  <w:color w:val="000000"/>
                  <w:sz w:val="20"/>
                  <w:szCs w:val="20"/>
                </w:rPr>
                <w:t>21</w:t>
              </w:r>
            </w:ins>
            <w:del w:id="411" w:author="Risa" w:date="2021-12-01T15:01:00Z">
              <w:r w:rsidR="005D276D" w:rsidRPr="00457DA7" w:rsidDel="00F60BAA">
                <w:rPr>
                  <w:rFonts w:eastAsia="Times New Roman"/>
                  <w:color w:val="000000"/>
                  <w:sz w:val="20"/>
                  <w:szCs w:val="20"/>
                </w:rPr>
                <w:delText>1.900</w:delText>
              </w:r>
            </w:del>
          </w:p>
        </w:tc>
        <w:tc>
          <w:tcPr>
            <w:tcW w:w="1083" w:type="pct"/>
            <w:tcBorders>
              <w:top w:val="single" w:sz="4" w:space="0" w:color="auto"/>
            </w:tcBorders>
            <w:shd w:val="clear" w:color="auto" w:fill="auto"/>
            <w:noWrap/>
            <w:vAlign w:val="center"/>
            <w:hideMark/>
          </w:tcPr>
          <w:p w14:paraId="0E9D8D9F" w14:textId="7A059CAF"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412" w:author="Risa" w:date="2021-12-01T15:03:00Z">
              <w:r w:rsidR="00F60BAA">
                <w:rPr>
                  <w:rFonts w:eastAsia="Times New Roman"/>
                  <w:color w:val="000000"/>
                  <w:sz w:val="20"/>
                  <w:szCs w:val="20"/>
                </w:rPr>
                <w:t>33</w:t>
              </w:r>
            </w:ins>
            <w:ins w:id="413" w:author="Risa" w:date="2021-12-13T09:40:00Z">
              <w:r w:rsidR="00C6371D">
                <w:rPr>
                  <w:rFonts w:eastAsia="Times New Roman"/>
                  <w:color w:val="000000"/>
                  <w:sz w:val="20"/>
                  <w:szCs w:val="20"/>
                </w:rPr>
                <w:t>7</w:t>
              </w:r>
            </w:ins>
            <w:del w:id="414" w:author="Risa" w:date="2021-12-01T15:03:00Z">
              <w:r w:rsidRPr="00457DA7" w:rsidDel="00F60BAA">
                <w:rPr>
                  <w:rFonts w:eastAsia="Times New Roman"/>
                  <w:color w:val="000000"/>
                  <w:sz w:val="20"/>
                  <w:szCs w:val="20"/>
                </w:rPr>
                <w:delText>168</w:delText>
              </w:r>
            </w:del>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66C5E6DC" w:rsidR="005D276D" w:rsidRPr="00457DA7" w:rsidRDefault="00C6371D" w:rsidP="00237CD4">
            <w:pPr>
              <w:jc w:val="center"/>
              <w:rPr>
                <w:rFonts w:eastAsia="Times New Roman"/>
                <w:color w:val="000000"/>
                <w:sz w:val="20"/>
                <w:szCs w:val="20"/>
              </w:rPr>
            </w:pPr>
            <w:ins w:id="415" w:author="Risa" w:date="2021-12-13T09:40:00Z">
              <w:r>
                <w:rPr>
                  <w:rFonts w:eastAsia="Times New Roman"/>
                  <w:color w:val="000000"/>
                  <w:sz w:val="20"/>
                  <w:szCs w:val="20"/>
                </w:rPr>
                <w:t>10.001</w:t>
              </w:r>
            </w:ins>
            <w:del w:id="416" w:author="Risa" w:date="2021-12-01T15:01:00Z">
              <w:r w:rsidR="005D276D" w:rsidRPr="00457DA7" w:rsidDel="00F60BAA">
                <w:rPr>
                  <w:rFonts w:eastAsia="Times New Roman"/>
                  <w:color w:val="000000"/>
                  <w:sz w:val="20"/>
                  <w:szCs w:val="20"/>
                </w:rPr>
                <w:delText>7.957</w:delText>
              </w:r>
            </w:del>
          </w:p>
        </w:tc>
        <w:tc>
          <w:tcPr>
            <w:tcW w:w="1083" w:type="pct"/>
            <w:shd w:val="clear" w:color="auto" w:fill="auto"/>
            <w:noWrap/>
            <w:vAlign w:val="center"/>
            <w:hideMark/>
          </w:tcPr>
          <w:p w14:paraId="6DDB38EE" w14:textId="408FD55F"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ins w:id="417" w:author="Risa" w:date="2021-12-01T15:03:00Z">
              <w:r w:rsidR="00F60BAA">
                <w:rPr>
                  <w:rFonts w:eastAsia="Times New Roman"/>
                  <w:b/>
                  <w:color w:val="000000"/>
                  <w:sz w:val="20"/>
                  <w:szCs w:val="20"/>
                </w:rPr>
                <w:t>2</w:t>
              </w:r>
            </w:ins>
            <w:del w:id="418" w:author="Risa" w:date="2021-12-01T15:03:00Z">
              <w:r w:rsidRPr="00E81570" w:rsidDel="00F60BAA">
                <w:rPr>
                  <w:rFonts w:eastAsia="Times New Roman"/>
                  <w:b/>
                  <w:color w:val="000000"/>
                  <w:sz w:val="20"/>
                  <w:szCs w:val="20"/>
                </w:rPr>
                <w:delText>5</w:delText>
              </w:r>
            </w:del>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11CAA60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419" w:author="Risa" w:date="2021-12-13T09:40:00Z">
              <w:r w:rsidR="00C6371D">
                <w:rPr>
                  <w:rFonts w:eastAsia="Times New Roman"/>
                  <w:color w:val="000000"/>
                  <w:sz w:val="20"/>
                  <w:szCs w:val="20"/>
                </w:rPr>
                <w:t>063</w:t>
              </w:r>
            </w:ins>
            <w:del w:id="420" w:author="Risa" w:date="2021-12-13T09:40:00Z">
              <w:r w:rsidRPr="00457DA7" w:rsidDel="00C6371D">
                <w:rPr>
                  <w:rFonts w:eastAsia="Times New Roman"/>
                  <w:color w:val="000000"/>
                  <w:sz w:val="20"/>
                  <w:szCs w:val="20"/>
                </w:rPr>
                <w:delText>1</w:delText>
              </w:r>
            </w:del>
            <w:del w:id="421" w:author="Risa" w:date="2021-12-01T15:01:00Z">
              <w:r w:rsidRPr="00457DA7" w:rsidDel="00F60BAA">
                <w:rPr>
                  <w:rFonts w:eastAsia="Times New Roman"/>
                  <w:color w:val="000000"/>
                  <w:sz w:val="20"/>
                  <w:szCs w:val="20"/>
                </w:rPr>
                <w:delText>91</w:delText>
              </w:r>
            </w:del>
          </w:p>
        </w:tc>
        <w:tc>
          <w:tcPr>
            <w:tcW w:w="1083" w:type="pct"/>
            <w:shd w:val="clear" w:color="auto" w:fill="auto"/>
            <w:noWrap/>
            <w:vAlign w:val="center"/>
            <w:hideMark/>
          </w:tcPr>
          <w:p w14:paraId="25DC88A4" w14:textId="3ACF9D8F"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422" w:author="Risa" w:date="2021-12-13T09:40:00Z">
              <w:r w:rsidR="00C6371D">
                <w:rPr>
                  <w:rFonts w:eastAsia="Times New Roman"/>
                  <w:color w:val="000000"/>
                  <w:sz w:val="20"/>
                  <w:szCs w:val="20"/>
                </w:rPr>
                <w:t>.8</w:t>
              </w:r>
            </w:ins>
            <w:ins w:id="423" w:author="Risa" w:date="2021-12-13T09:41:00Z">
              <w:r w:rsidR="00C6371D">
                <w:rPr>
                  <w:rFonts w:eastAsia="Times New Roman"/>
                  <w:color w:val="000000"/>
                  <w:sz w:val="20"/>
                  <w:szCs w:val="20"/>
                </w:rPr>
                <w:t>03</w:t>
              </w:r>
            </w:ins>
            <w:del w:id="424" w:author="Risa" w:date="2021-12-13T09:40:00Z">
              <w:r w:rsidRPr="00457DA7" w:rsidDel="00C6371D">
                <w:rPr>
                  <w:rFonts w:eastAsia="Times New Roman"/>
                  <w:color w:val="000000"/>
                  <w:sz w:val="20"/>
                  <w:szCs w:val="20"/>
                </w:rPr>
                <w:delText>.</w:delText>
              </w:r>
            </w:del>
            <w:del w:id="425" w:author="Risa" w:date="2021-12-01T15:03:00Z">
              <w:r w:rsidRPr="00457DA7" w:rsidDel="00F60BAA">
                <w:rPr>
                  <w:rFonts w:eastAsia="Times New Roman"/>
                  <w:color w:val="000000"/>
                  <w:sz w:val="20"/>
                  <w:szCs w:val="20"/>
                </w:rPr>
                <w:delText>662</w:delText>
              </w:r>
            </w:del>
          </w:p>
        </w:tc>
      </w:tr>
      <w:tr w:rsidR="005D276D" w:rsidRPr="00457DA7" w:rsidDel="00C6371D" w14:paraId="303C16A5" w14:textId="3EEF837E" w:rsidTr="00237CD4">
        <w:trPr>
          <w:trHeight w:val="320"/>
          <w:del w:id="426" w:author="Risa" w:date="2021-12-13T09:39:00Z"/>
        </w:trPr>
        <w:tc>
          <w:tcPr>
            <w:tcW w:w="1750" w:type="pct"/>
            <w:shd w:val="clear" w:color="auto" w:fill="auto"/>
            <w:noWrap/>
            <w:vAlign w:val="center"/>
            <w:hideMark/>
          </w:tcPr>
          <w:p w14:paraId="0302FA24" w14:textId="141BE2BE" w:rsidR="005D276D" w:rsidRPr="00457DA7" w:rsidDel="00C6371D" w:rsidRDefault="005D276D" w:rsidP="00237CD4">
            <w:pPr>
              <w:rPr>
                <w:del w:id="427" w:author="Risa" w:date="2021-12-13T09:39:00Z"/>
                <w:rFonts w:eastAsia="Times New Roman"/>
                <w:color w:val="000000"/>
                <w:sz w:val="20"/>
                <w:szCs w:val="20"/>
              </w:rPr>
            </w:pPr>
            <w:del w:id="428" w:author="Risa" w:date="2021-12-13T09:39:00Z">
              <w:r w:rsidRPr="00457DA7" w:rsidDel="00C6371D">
                <w:rPr>
                  <w:rFonts w:eastAsia="Times New Roman"/>
                  <w:color w:val="000000"/>
                  <w:sz w:val="20"/>
                  <w:szCs w:val="20"/>
                </w:rPr>
                <w:delText>C3/C4</w:delText>
              </w:r>
            </w:del>
          </w:p>
        </w:tc>
        <w:tc>
          <w:tcPr>
            <w:tcW w:w="1083" w:type="pct"/>
            <w:vAlign w:val="center"/>
          </w:tcPr>
          <w:p w14:paraId="2442E9CE" w14:textId="1572161F" w:rsidR="005D276D" w:rsidRPr="00457DA7" w:rsidDel="00C6371D" w:rsidRDefault="005D276D" w:rsidP="00237CD4">
            <w:pPr>
              <w:jc w:val="center"/>
              <w:rPr>
                <w:del w:id="429" w:author="Risa" w:date="2021-12-13T09:39:00Z"/>
                <w:rFonts w:eastAsia="Times New Roman"/>
                <w:color w:val="000000"/>
                <w:sz w:val="20"/>
                <w:szCs w:val="20"/>
              </w:rPr>
            </w:pPr>
            <w:del w:id="430" w:author="Risa" w:date="2021-12-13T09:39:00Z">
              <w:r w:rsidRPr="00457DA7" w:rsidDel="00C6371D">
                <w:rPr>
                  <w:rFonts w:eastAsia="Times New Roman"/>
                  <w:color w:val="000000"/>
                  <w:sz w:val="20"/>
                  <w:szCs w:val="20"/>
                </w:rPr>
                <w:delText>1</w:delText>
              </w:r>
            </w:del>
          </w:p>
        </w:tc>
        <w:tc>
          <w:tcPr>
            <w:tcW w:w="1083" w:type="pct"/>
            <w:shd w:val="clear" w:color="auto" w:fill="auto"/>
            <w:noWrap/>
            <w:vAlign w:val="center"/>
            <w:hideMark/>
          </w:tcPr>
          <w:p w14:paraId="36105C8E" w14:textId="7E62E1D0" w:rsidR="005D276D" w:rsidRPr="00F60BAA" w:rsidDel="00C6371D" w:rsidRDefault="005D276D" w:rsidP="00237CD4">
            <w:pPr>
              <w:jc w:val="center"/>
              <w:rPr>
                <w:del w:id="431" w:author="Risa" w:date="2021-12-13T09:39:00Z"/>
                <w:rFonts w:eastAsia="Times New Roman"/>
                <w:color w:val="000000"/>
                <w:sz w:val="20"/>
                <w:szCs w:val="20"/>
              </w:rPr>
            </w:pPr>
            <w:del w:id="432" w:author="Risa" w:date="2021-12-01T15:01:00Z">
              <w:r w:rsidRPr="00F60BAA" w:rsidDel="00F60BAA">
                <w:rPr>
                  <w:rFonts w:eastAsia="Times New Roman"/>
                  <w:color w:val="000000"/>
                  <w:sz w:val="20"/>
                  <w:szCs w:val="20"/>
                </w:rPr>
                <w:delText>0.175</w:delText>
              </w:r>
            </w:del>
          </w:p>
        </w:tc>
        <w:tc>
          <w:tcPr>
            <w:tcW w:w="1083" w:type="pct"/>
            <w:shd w:val="clear" w:color="auto" w:fill="auto"/>
            <w:noWrap/>
            <w:vAlign w:val="center"/>
            <w:hideMark/>
          </w:tcPr>
          <w:p w14:paraId="2CBB8077" w14:textId="139E6759" w:rsidR="005D276D" w:rsidRPr="00457DA7" w:rsidDel="00C6371D" w:rsidRDefault="005D276D" w:rsidP="00237CD4">
            <w:pPr>
              <w:jc w:val="center"/>
              <w:rPr>
                <w:del w:id="433" w:author="Risa" w:date="2021-12-13T09:39:00Z"/>
                <w:rFonts w:eastAsia="Times New Roman"/>
                <w:color w:val="000000"/>
                <w:sz w:val="20"/>
                <w:szCs w:val="20"/>
              </w:rPr>
            </w:pPr>
            <w:del w:id="434" w:author="Risa" w:date="2021-12-13T09:39:00Z">
              <w:r w:rsidRPr="00457DA7" w:rsidDel="00C6371D">
                <w:rPr>
                  <w:rFonts w:eastAsia="Times New Roman"/>
                  <w:color w:val="000000"/>
                  <w:sz w:val="20"/>
                  <w:szCs w:val="20"/>
                </w:rPr>
                <w:delText>0.</w:delText>
              </w:r>
            </w:del>
            <w:del w:id="435" w:author="Risa" w:date="2021-12-01T15:03:00Z">
              <w:r w:rsidRPr="00457DA7" w:rsidDel="00F60BAA">
                <w:rPr>
                  <w:rFonts w:eastAsia="Times New Roman"/>
                  <w:color w:val="000000"/>
                  <w:sz w:val="20"/>
                  <w:szCs w:val="20"/>
                </w:rPr>
                <w:delText>676</w:delText>
              </w:r>
            </w:del>
          </w:p>
        </w:tc>
      </w:tr>
      <w:tr w:rsidR="005D276D" w:rsidRPr="00457DA7" w:rsidDel="00C6371D" w14:paraId="15A78D2C" w14:textId="4FF5B5D0" w:rsidTr="00237CD4">
        <w:trPr>
          <w:trHeight w:val="320"/>
          <w:del w:id="436" w:author="Risa" w:date="2021-12-13T09:39:00Z"/>
        </w:trPr>
        <w:tc>
          <w:tcPr>
            <w:tcW w:w="1750" w:type="pct"/>
            <w:shd w:val="clear" w:color="auto" w:fill="auto"/>
            <w:noWrap/>
            <w:vAlign w:val="center"/>
            <w:hideMark/>
          </w:tcPr>
          <w:p w14:paraId="0C3D8160" w14:textId="286E28F9" w:rsidR="005D276D" w:rsidRPr="00457DA7" w:rsidDel="00C6371D" w:rsidRDefault="005D276D" w:rsidP="00237CD4">
            <w:pPr>
              <w:rPr>
                <w:del w:id="437" w:author="Risa" w:date="2021-12-13T09:39:00Z"/>
                <w:rFonts w:eastAsia="Times New Roman"/>
                <w:color w:val="000000"/>
                <w:sz w:val="20"/>
                <w:szCs w:val="20"/>
              </w:rPr>
            </w:pPr>
            <w:del w:id="438" w:author="Risa" w:date="2021-12-13T09:39:00Z">
              <w:r w:rsidRPr="00457DA7" w:rsidDel="00C6371D">
                <w:rPr>
                  <w:rFonts w:eastAsia="Times New Roman"/>
                  <w:color w:val="000000"/>
                  <w:sz w:val="20"/>
                  <w:szCs w:val="20"/>
                </w:rPr>
                <w:delText>N fixer</w:delText>
              </w:r>
            </w:del>
          </w:p>
        </w:tc>
        <w:tc>
          <w:tcPr>
            <w:tcW w:w="1083" w:type="pct"/>
            <w:vAlign w:val="center"/>
          </w:tcPr>
          <w:p w14:paraId="2E98F3A7" w14:textId="5656D904" w:rsidR="005D276D" w:rsidRPr="00457DA7" w:rsidDel="00C6371D" w:rsidRDefault="005D276D" w:rsidP="00237CD4">
            <w:pPr>
              <w:jc w:val="center"/>
              <w:rPr>
                <w:del w:id="439" w:author="Risa" w:date="2021-12-13T09:39:00Z"/>
                <w:rFonts w:eastAsia="Times New Roman"/>
                <w:color w:val="000000"/>
                <w:sz w:val="20"/>
                <w:szCs w:val="20"/>
              </w:rPr>
            </w:pPr>
            <w:del w:id="440" w:author="Risa" w:date="2021-12-13T09:39:00Z">
              <w:r w:rsidRPr="00457DA7" w:rsidDel="00C6371D">
                <w:rPr>
                  <w:rFonts w:eastAsia="Times New Roman"/>
                  <w:color w:val="000000"/>
                  <w:sz w:val="20"/>
                  <w:szCs w:val="20"/>
                </w:rPr>
                <w:delText>1</w:delText>
              </w:r>
            </w:del>
          </w:p>
        </w:tc>
        <w:tc>
          <w:tcPr>
            <w:tcW w:w="1083" w:type="pct"/>
            <w:shd w:val="clear" w:color="auto" w:fill="auto"/>
            <w:noWrap/>
            <w:vAlign w:val="center"/>
            <w:hideMark/>
          </w:tcPr>
          <w:p w14:paraId="3CC814DA" w14:textId="3F8BBEBC" w:rsidR="005D276D" w:rsidRPr="00457DA7" w:rsidDel="00C6371D" w:rsidRDefault="005D276D" w:rsidP="00237CD4">
            <w:pPr>
              <w:jc w:val="center"/>
              <w:rPr>
                <w:del w:id="441" w:author="Risa" w:date="2021-12-13T09:39:00Z"/>
                <w:rFonts w:eastAsia="Times New Roman"/>
                <w:color w:val="000000"/>
                <w:sz w:val="20"/>
                <w:szCs w:val="20"/>
              </w:rPr>
            </w:pPr>
            <w:del w:id="442" w:author="Risa" w:date="2021-12-01T15:01:00Z">
              <w:r w:rsidRPr="00457DA7" w:rsidDel="00F60BAA">
                <w:rPr>
                  <w:rFonts w:eastAsia="Times New Roman"/>
                  <w:color w:val="000000"/>
                  <w:sz w:val="20"/>
                  <w:szCs w:val="20"/>
                </w:rPr>
                <w:delText>2.036</w:delText>
              </w:r>
            </w:del>
          </w:p>
        </w:tc>
        <w:tc>
          <w:tcPr>
            <w:tcW w:w="1083" w:type="pct"/>
            <w:shd w:val="clear" w:color="auto" w:fill="auto"/>
            <w:noWrap/>
            <w:vAlign w:val="center"/>
            <w:hideMark/>
          </w:tcPr>
          <w:p w14:paraId="62D4B819" w14:textId="41D2D301" w:rsidR="005D276D" w:rsidRPr="00457DA7" w:rsidDel="00C6371D" w:rsidRDefault="005D276D" w:rsidP="00237CD4">
            <w:pPr>
              <w:jc w:val="center"/>
              <w:rPr>
                <w:del w:id="443" w:author="Risa" w:date="2021-12-13T09:39:00Z"/>
                <w:rFonts w:eastAsia="Times New Roman"/>
                <w:color w:val="000000"/>
                <w:sz w:val="20"/>
                <w:szCs w:val="20"/>
              </w:rPr>
            </w:pPr>
            <w:del w:id="444" w:author="Risa" w:date="2021-12-13T09:39:00Z">
              <w:r w:rsidRPr="00457DA7" w:rsidDel="00C6371D">
                <w:rPr>
                  <w:rFonts w:eastAsia="Times New Roman"/>
                  <w:color w:val="000000"/>
                  <w:sz w:val="20"/>
                  <w:szCs w:val="20"/>
                </w:rPr>
                <w:delText>0.</w:delText>
              </w:r>
            </w:del>
            <w:del w:id="445" w:author="Risa" w:date="2021-12-01T15:03:00Z">
              <w:r w:rsidRPr="00457DA7" w:rsidDel="00F60BAA">
                <w:rPr>
                  <w:rFonts w:eastAsia="Times New Roman"/>
                  <w:color w:val="000000"/>
                  <w:sz w:val="20"/>
                  <w:szCs w:val="20"/>
                </w:rPr>
                <w:delText>154</w:delText>
              </w:r>
            </w:del>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337592CF" w:rsidR="005D276D" w:rsidRPr="00457DA7" w:rsidRDefault="00F60BAA" w:rsidP="00237CD4">
            <w:pPr>
              <w:jc w:val="center"/>
              <w:rPr>
                <w:rFonts w:eastAsia="Times New Roman"/>
                <w:color w:val="000000"/>
                <w:sz w:val="20"/>
                <w:szCs w:val="20"/>
              </w:rPr>
            </w:pPr>
            <w:ins w:id="446" w:author="Risa" w:date="2021-12-01T15:01:00Z">
              <w:r>
                <w:rPr>
                  <w:rFonts w:eastAsia="Times New Roman"/>
                  <w:color w:val="000000"/>
                  <w:sz w:val="20"/>
                  <w:szCs w:val="20"/>
                </w:rPr>
                <w:t>1</w:t>
              </w:r>
            </w:ins>
            <w:ins w:id="447" w:author="Risa" w:date="2021-12-13T09:40:00Z">
              <w:r w:rsidR="00C6371D">
                <w:rPr>
                  <w:rFonts w:eastAsia="Times New Roman"/>
                  <w:color w:val="000000"/>
                  <w:sz w:val="20"/>
                  <w:szCs w:val="20"/>
                </w:rPr>
                <w:t>17.560</w:t>
              </w:r>
            </w:ins>
            <w:del w:id="448" w:author="Risa" w:date="2021-12-01T15:01:00Z">
              <w:r w:rsidR="005D276D" w:rsidRPr="00457DA7" w:rsidDel="00F60BAA">
                <w:rPr>
                  <w:rFonts w:eastAsia="Times New Roman"/>
                  <w:color w:val="000000"/>
                  <w:sz w:val="20"/>
                  <w:szCs w:val="20"/>
                </w:rPr>
                <w:delText>92.327</w:delText>
              </w:r>
            </w:del>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rsidDel="00C6371D" w14:paraId="293EB2F3" w14:textId="1DE3E457" w:rsidTr="00237CD4">
        <w:trPr>
          <w:trHeight w:val="320"/>
          <w:del w:id="449" w:author="Risa" w:date="2021-12-13T09:40:00Z"/>
        </w:trPr>
        <w:tc>
          <w:tcPr>
            <w:tcW w:w="1750" w:type="pct"/>
            <w:shd w:val="clear" w:color="auto" w:fill="auto"/>
            <w:noWrap/>
            <w:vAlign w:val="center"/>
            <w:hideMark/>
          </w:tcPr>
          <w:p w14:paraId="5117C986" w14:textId="22BC2456" w:rsidR="005D276D" w:rsidRPr="00457DA7" w:rsidDel="00C6371D" w:rsidRDefault="005D276D" w:rsidP="00237CD4">
            <w:pPr>
              <w:rPr>
                <w:del w:id="450" w:author="Risa" w:date="2021-12-13T09:40:00Z"/>
                <w:rFonts w:eastAsia="Times New Roman"/>
                <w:color w:val="000000"/>
                <w:sz w:val="20"/>
                <w:szCs w:val="20"/>
              </w:rPr>
            </w:pPr>
            <w:del w:id="451" w:author="Risa" w:date="2021-12-13T09:40:00Z">
              <w:r w:rsidRPr="00024346" w:rsidDel="00C6371D">
                <w:rPr>
                  <w:rFonts w:eastAsia="Times New Roman"/>
                  <w:color w:val="000000"/>
                </w:rPr>
                <w:delText>∆</w:delText>
              </w:r>
              <w:r w:rsidRPr="001A720B" w:rsidDel="00C6371D">
                <w:rPr>
                  <w:rFonts w:eastAsia="Times New Roman"/>
                  <w:color w:val="000000"/>
                  <w:sz w:val="20"/>
                  <w:szCs w:val="20"/>
                </w:rPr>
                <w:delText>χ</w:delText>
              </w:r>
            </w:del>
          </w:p>
        </w:tc>
        <w:tc>
          <w:tcPr>
            <w:tcW w:w="1083" w:type="pct"/>
            <w:vAlign w:val="center"/>
          </w:tcPr>
          <w:p w14:paraId="189AECC7" w14:textId="4D39EA82" w:rsidR="005D276D" w:rsidRPr="00457DA7" w:rsidDel="00C6371D" w:rsidRDefault="005D276D" w:rsidP="00237CD4">
            <w:pPr>
              <w:jc w:val="center"/>
              <w:rPr>
                <w:del w:id="452" w:author="Risa" w:date="2021-12-13T09:40:00Z"/>
                <w:rFonts w:eastAsia="Times New Roman"/>
                <w:color w:val="000000"/>
                <w:sz w:val="20"/>
                <w:szCs w:val="20"/>
              </w:rPr>
            </w:pPr>
            <w:del w:id="453" w:author="Risa" w:date="2021-12-13T09:40:00Z">
              <w:r w:rsidRPr="00457DA7" w:rsidDel="00C6371D">
                <w:rPr>
                  <w:rFonts w:eastAsia="Times New Roman"/>
                  <w:color w:val="000000"/>
                  <w:sz w:val="20"/>
                  <w:szCs w:val="20"/>
                </w:rPr>
                <w:delText>1</w:delText>
              </w:r>
            </w:del>
          </w:p>
        </w:tc>
        <w:tc>
          <w:tcPr>
            <w:tcW w:w="1083" w:type="pct"/>
            <w:shd w:val="clear" w:color="auto" w:fill="auto"/>
            <w:noWrap/>
            <w:vAlign w:val="center"/>
            <w:hideMark/>
          </w:tcPr>
          <w:p w14:paraId="0A7A52A2" w14:textId="3D7BAF47" w:rsidR="005D276D" w:rsidRPr="00457DA7" w:rsidDel="00C6371D" w:rsidRDefault="005D276D" w:rsidP="00237CD4">
            <w:pPr>
              <w:jc w:val="center"/>
              <w:rPr>
                <w:del w:id="454" w:author="Risa" w:date="2021-12-13T09:40:00Z"/>
                <w:rFonts w:eastAsia="Times New Roman"/>
                <w:color w:val="000000"/>
                <w:sz w:val="20"/>
                <w:szCs w:val="20"/>
              </w:rPr>
            </w:pPr>
            <w:del w:id="455" w:author="Risa" w:date="2021-12-01T15:02:00Z">
              <w:r w:rsidRPr="00457DA7" w:rsidDel="00F60BAA">
                <w:rPr>
                  <w:rFonts w:eastAsia="Times New Roman"/>
                  <w:color w:val="000000"/>
                  <w:sz w:val="20"/>
                  <w:szCs w:val="20"/>
                </w:rPr>
                <w:delText>0.572</w:delText>
              </w:r>
            </w:del>
          </w:p>
        </w:tc>
        <w:tc>
          <w:tcPr>
            <w:tcW w:w="1083" w:type="pct"/>
            <w:shd w:val="clear" w:color="auto" w:fill="auto"/>
            <w:noWrap/>
            <w:vAlign w:val="center"/>
            <w:hideMark/>
          </w:tcPr>
          <w:p w14:paraId="11C0B725" w14:textId="73A862D1" w:rsidR="005D276D" w:rsidRPr="00457DA7" w:rsidDel="00C6371D" w:rsidRDefault="005D276D" w:rsidP="00237CD4">
            <w:pPr>
              <w:jc w:val="center"/>
              <w:rPr>
                <w:del w:id="456" w:author="Risa" w:date="2021-12-13T09:40:00Z"/>
                <w:rFonts w:eastAsia="Times New Roman"/>
                <w:color w:val="000000"/>
                <w:sz w:val="20"/>
                <w:szCs w:val="20"/>
              </w:rPr>
            </w:pPr>
            <w:del w:id="457" w:author="Risa" w:date="2021-12-13T09:40:00Z">
              <w:r w:rsidRPr="00457DA7" w:rsidDel="00C6371D">
                <w:rPr>
                  <w:rFonts w:eastAsia="Times New Roman"/>
                  <w:color w:val="000000"/>
                  <w:sz w:val="20"/>
                  <w:szCs w:val="20"/>
                </w:rPr>
                <w:delText>0.</w:delText>
              </w:r>
            </w:del>
            <w:del w:id="458" w:author="Risa" w:date="2021-12-01T15:03:00Z">
              <w:r w:rsidRPr="00457DA7" w:rsidDel="00F60BAA">
                <w:rPr>
                  <w:rFonts w:eastAsia="Times New Roman"/>
                  <w:color w:val="000000"/>
                  <w:sz w:val="20"/>
                  <w:szCs w:val="20"/>
                </w:rPr>
                <w:delText>450</w:delText>
              </w:r>
            </w:del>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660C97DF"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459" w:author="Risa" w:date="2021-12-13T09:40:00Z">
              <w:r w:rsidR="00C6371D">
                <w:rPr>
                  <w:rFonts w:eastAsia="Times New Roman"/>
                  <w:color w:val="000000"/>
                  <w:sz w:val="20"/>
                  <w:szCs w:val="20"/>
                </w:rPr>
                <w:t>.504</w:t>
              </w:r>
            </w:ins>
            <w:del w:id="460" w:author="Risa" w:date="2021-12-13T09:40:00Z">
              <w:r w:rsidRPr="00457DA7" w:rsidDel="00C6371D">
                <w:rPr>
                  <w:rFonts w:eastAsia="Times New Roman"/>
                  <w:color w:val="000000"/>
                  <w:sz w:val="20"/>
                  <w:szCs w:val="20"/>
                </w:rPr>
                <w:delText>.</w:delText>
              </w:r>
            </w:del>
            <w:del w:id="461" w:author="Risa" w:date="2021-12-01T15:02:00Z">
              <w:r w:rsidRPr="00457DA7" w:rsidDel="00F60BAA">
                <w:rPr>
                  <w:rFonts w:eastAsia="Times New Roman"/>
                  <w:color w:val="000000"/>
                  <w:sz w:val="20"/>
                  <w:szCs w:val="20"/>
                </w:rPr>
                <w:delText>515</w:delText>
              </w:r>
            </w:del>
          </w:p>
        </w:tc>
        <w:tc>
          <w:tcPr>
            <w:tcW w:w="1083" w:type="pct"/>
            <w:shd w:val="clear" w:color="auto" w:fill="auto"/>
            <w:noWrap/>
            <w:vAlign w:val="center"/>
            <w:hideMark/>
          </w:tcPr>
          <w:p w14:paraId="5BC9673C" w14:textId="36C1F45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462" w:author="Risa" w:date="2021-12-13T09:41:00Z">
              <w:r w:rsidR="00C6371D">
                <w:rPr>
                  <w:rFonts w:eastAsia="Times New Roman"/>
                  <w:color w:val="000000"/>
                  <w:sz w:val="20"/>
                  <w:szCs w:val="20"/>
                </w:rPr>
                <w:t>478</w:t>
              </w:r>
            </w:ins>
            <w:del w:id="463" w:author="Risa" w:date="2021-12-01T15:03:00Z">
              <w:r w:rsidRPr="00457DA7" w:rsidDel="00602177">
                <w:rPr>
                  <w:rFonts w:eastAsia="Times New Roman"/>
                  <w:color w:val="000000"/>
                  <w:sz w:val="20"/>
                  <w:szCs w:val="20"/>
                </w:rPr>
                <w:delText>473</w:delText>
              </w:r>
            </w:del>
          </w:p>
        </w:tc>
      </w:tr>
      <w:tr w:rsidR="005D276D" w:rsidRPr="00457DA7" w14:paraId="74BE0764" w14:textId="77777777" w:rsidTr="00237CD4">
        <w:trPr>
          <w:trHeight w:val="320"/>
        </w:trPr>
        <w:tc>
          <w:tcPr>
            <w:tcW w:w="1750" w:type="pct"/>
            <w:shd w:val="clear" w:color="auto" w:fill="auto"/>
            <w:noWrap/>
            <w:vAlign w:val="center"/>
            <w:hideMark/>
          </w:tcPr>
          <w:p w14:paraId="4E8F51D4" w14:textId="3771FEDE"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ins w:id="464" w:author="Risa" w:date="2021-12-09T15:50:00Z">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ins>
            <w:del w:id="465" w:author="Risa" w:date="2021-12-09T15:50:00Z">
              <w:r w:rsidRPr="00457DA7" w:rsidDel="00936D50">
                <w:rPr>
                  <w:rFonts w:eastAsia="Times New Roman"/>
                  <w:color w:val="000000"/>
                  <w:sz w:val="20"/>
                  <w:szCs w:val="20"/>
                  <w:lang w:val="es-ES"/>
                </w:rPr>
                <w:delText>LMA</w:delText>
              </w:r>
            </w:del>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03FB1A40" w:rsidR="005D276D" w:rsidRPr="00457DA7" w:rsidRDefault="00C6371D" w:rsidP="00237CD4">
            <w:pPr>
              <w:jc w:val="center"/>
              <w:rPr>
                <w:rFonts w:eastAsia="Times New Roman"/>
                <w:color w:val="000000"/>
                <w:sz w:val="20"/>
                <w:szCs w:val="20"/>
              </w:rPr>
            </w:pPr>
            <w:ins w:id="466" w:author="Risa" w:date="2021-12-13T09:40:00Z">
              <w:r>
                <w:rPr>
                  <w:rFonts w:eastAsia="Times New Roman"/>
                  <w:color w:val="000000"/>
                  <w:sz w:val="20"/>
                  <w:szCs w:val="20"/>
                </w:rPr>
                <w:t>2.155</w:t>
              </w:r>
            </w:ins>
            <w:del w:id="467" w:author="Risa" w:date="2021-12-01T15:02:00Z">
              <w:r w:rsidR="005D276D" w:rsidRPr="00457DA7" w:rsidDel="00F60BAA">
                <w:rPr>
                  <w:rFonts w:eastAsia="Times New Roman"/>
                  <w:color w:val="000000"/>
                  <w:sz w:val="20"/>
                  <w:szCs w:val="20"/>
                </w:rPr>
                <w:delText>4.423</w:delText>
              </w:r>
            </w:del>
          </w:p>
        </w:tc>
        <w:tc>
          <w:tcPr>
            <w:tcW w:w="1083" w:type="pct"/>
            <w:shd w:val="clear" w:color="auto" w:fill="auto"/>
            <w:noWrap/>
            <w:vAlign w:val="center"/>
            <w:hideMark/>
          </w:tcPr>
          <w:p w14:paraId="49A25C5C" w14:textId="68229A23" w:rsidR="005D276D" w:rsidRPr="00602177" w:rsidRDefault="005D276D" w:rsidP="00237CD4">
            <w:pPr>
              <w:jc w:val="center"/>
              <w:rPr>
                <w:rFonts w:eastAsia="Times New Roman"/>
                <w:bCs/>
                <w:color w:val="000000"/>
                <w:sz w:val="20"/>
                <w:szCs w:val="20"/>
                <w:rPrChange w:id="468" w:author="Risa" w:date="2021-12-01T15:03:00Z">
                  <w:rPr>
                    <w:rFonts w:eastAsia="Times New Roman"/>
                    <w:b/>
                    <w:color w:val="000000"/>
                    <w:sz w:val="20"/>
                    <w:szCs w:val="20"/>
                  </w:rPr>
                </w:rPrChange>
              </w:rPr>
            </w:pPr>
            <w:r w:rsidRPr="00602177">
              <w:rPr>
                <w:rFonts w:eastAsia="Times New Roman"/>
                <w:bCs/>
                <w:color w:val="000000"/>
                <w:sz w:val="20"/>
                <w:szCs w:val="20"/>
                <w:rPrChange w:id="469" w:author="Risa" w:date="2021-12-01T15:03:00Z">
                  <w:rPr>
                    <w:rFonts w:eastAsia="Times New Roman"/>
                    <w:b/>
                    <w:color w:val="000000"/>
                    <w:sz w:val="20"/>
                    <w:szCs w:val="20"/>
                  </w:rPr>
                </w:rPrChange>
              </w:rPr>
              <w:t>0.</w:t>
            </w:r>
            <w:ins w:id="470" w:author="Risa" w:date="2021-12-01T15:03:00Z">
              <w:r w:rsidR="00602177" w:rsidRPr="00602177">
                <w:rPr>
                  <w:rFonts w:eastAsia="Times New Roman"/>
                  <w:bCs/>
                  <w:color w:val="000000"/>
                  <w:sz w:val="20"/>
                  <w:szCs w:val="20"/>
                  <w:rPrChange w:id="471" w:author="Risa" w:date="2021-12-01T15:03:00Z">
                    <w:rPr>
                      <w:rFonts w:eastAsia="Times New Roman"/>
                      <w:b/>
                      <w:color w:val="000000"/>
                      <w:sz w:val="20"/>
                      <w:szCs w:val="20"/>
                    </w:rPr>
                  </w:rPrChange>
                </w:rPr>
                <w:t>1</w:t>
              </w:r>
            </w:ins>
            <w:ins w:id="472" w:author="Risa" w:date="2021-12-13T09:41:00Z">
              <w:r w:rsidR="00C6371D">
                <w:rPr>
                  <w:rFonts w:eastAsia="Times New Roman"/>
                  <w:bCs/>
                  <w:color w:val="000000"/>
                  <w:sz w:val="20"/>
                  <w:szCs w:val="20"/>
                </w:rPr>
                <w:t>42</w:t>
              </w:r>
            </w:ins>
            <w:del w:id="473" w:author="Risa" w:date="2021-12-01T15:03:00Z">
              <w:r w:rsidRPr="00602177" w:rsidDel="00602177">
                <w:rPr>
                  <w:rFonts w:eastAsia="Times New Roman"/>
                  <w:bCs/>
                  <w:color w:val="000000"/>
                  <w:sz w:val="20"/>
                  <w:szCs w:val="20"/>
                  <w:rPrChange w:id="474" w:author="Risa" w:date="2021-12-01T15:03:00Z">
                    <w:rPr>
                      <w:rFonts w:eastAsia="Times New Roman"/>
                      <w:b/>
                      <w:color w:val="000000"/>
                      <w:sz w:val="20"/>
                      <w:szCs w:val="20"/>
                    </w:rPr>
                  </w:rPrChange>
                </w:rPr>
                <w:delText>035</w:delText>
              </w:r>
            </w:del>
          </w:p>
        </w:tc>
      </w:tr>
      <w:tr w:rsidR="005D276D" w:rsidRPr="00457DA7" w:rsidDel="00C6371D" w14:paraId="386A2922" w14:textId="573046C8" w:rsidTr="00237CD4">
        <w:trPr>
          <w:trHeight w:val="320"/>
          <w:del w:id="475" w:author="Risa" w:date="2021-12-13T09:40:00Z"/>
        </w:trPr>
        <w:tc>
          <w:tcPr>
            <w:tcW w:w="1750" w:type="pct"/>
            <w:shd w:val="clear" w:color="auto" w:fill="auto"/>
            <w:noWrap/>
            <w:vAlign w:val="center"/>
            <w:hideMark/>
          </w:tcPr>
          <w:p w14:paraId="392E7C97" w14:textId="13C560DA" w:rsidR="005D276D" w:rsidRPr="00457DA7" w:rsidDel="00C6371D" w:rsidRDefault="005D276D" w:rsidP="00237CD4">
            <w:pPr>
              <w:rPr>
                <w:del w:id="476" w:author="Risa" w:date="2021-12-13T09:40:00Z"/>
                <w:rFonts w:eastAsia="Times New Roman"/>
                <w:color w:val="000000"/>
                <w:sz w:val="20"/>
                <w:szCs w:val="20"/>
                <w:lang w:val="es-ES"/>
              </w:rPr>
            </w:pPr>
            <w:del w:id="477" w:author="Risa" w:date="2021-12-13T09:40:00Z">
              <w:r w:rsidRPr="00024346" w:rsidDel="00C6371D">
                <w:rPr>
                  <w:rFonts w:eastAsia="Times New Roman"/>
                  <w:color w:val="000000"/>
                </w:rPr>
                <w:delText>∆</w:delText>
              </w:r>
              <w:r w:rsidRPr="00457DA7" w:rsidDel="00C6371D">
                <w:rPr>
                  <w:rFonts w:eastAsia="Times New Roman"/>
                  <w:color w:val="000000"/>
                  <w:sz w:val="20"/>
                  <w:szCs w:val="20"/>
                  <w:lang w:val="es-ES"/>
                </w:rPr>
                <w:delText xml:space="preserve">AGB x </w:delText>
              </w:r>
              <w:r w:rsidRPr="00024346" w:rsidDel="00C6371D">
                <w:rPr>
                  <w:rFonts w:eastAsia="Times New Roman"/>
                  <w:color w:val="000000"/>
                </w:rPr>
                <w:delText>∆</w:delText>
              </w:r>
              <w:r w:rsidRPr="001A720B" w:rsidDel="00C6371D">
                <w:rPr>
                  <w:rFonts w:eastAsia="Times New Roman"/>
                  <w:color w:val="000000"/>
                  <w:sz w:val="20"/>
                  <w:szCs w:val="20"/>
                </w:rPr>
                <w:delText>χ</w:delText>
              </w:r>
            </w:del>
          </w:p>
        </w:tc>
        <w:tc>
          <w:tcPr>
            <w:tcW w:w="1083" w:type="pct"/>
            <w:vAlign w:val="center"/>
          </w:tcPr>
          <w:p w14:paraId="476E9109" w14:textId="1587D17C" w:rsidR="005D276D" w:rsidRPr="00457DA7" w:rsidDel="00C6371D" w:rsidRDefault="005D276D" w:rsidP="00237CD4">
            <w:pPr>
              <w:jc w:val="center"/>
              <w:rPr>
                <w:del w:id="478" w:author="Risa" w:date="2021-12-13T09:40:00Z"/>
                <w:rFonts w:eastAsia="Times New Roman"/>
                <w:color w:val="000000"/>
                <w:sz w:val="20"/>
                <w:szCs w:val="20"/>
              </w:rPr>
            </w:pPr>
            <w:del w:id="479" w:author="Risa" w:date="2021-12-13T09:40:00Z">
              <w:r w:rsidRPr="00457DA7" w:rsidDel="00C6371D">
                <w:rPr>
                  <w:rFonts w:eastAsia="Times New Roman"/>
                  <w:color w:val="000000"/>
                  <w:sz w:val="20"/>
                  <w:szCs w:val="20"/>
                </w:rPr>
                <w:delText>1</w:delText>
              </w:r>
            </w:del>
          </w:p>
        </w:tc>
        <w:tc>
          <w:tcPr>
            <w:tcW w:w="1083" w:type="pct"/>
            <w:shd w:val="clear" w:color="auto" w:fill="auto"/>
            <w:noWrap/>
            <w:vAlign w:val="center"/>
            <w:hideMark/>
          </w:tcPr>
          <w:p w14:paraId="77BEDA7C" w14:textId="66C21F47" w:rsidR="005D276D" w:rsidRPr="00457DA7" w:rsidDel="00C6371D" w:rsidRDefault="005D276D" w:rsidP="00237CD4">
            <w:pPr>
              <w:jc w:val="center"/>
              <w:rPr>
                <w:del w:id="480" w:author="Risa" w:date="2021-12-13T09:40:00Z"/>
                <w:rFonts w:eastAsia="Times New Roman"/>
                <w:color w:val="000000"/>
                <w:sz w:val="20"/>
                <w:szCs w:val="20"/>
              </w:rPr>
            </w:pPr>
            <w:del w:id="481" w:author="Risa" w:date="2021-12-13T09:40:00Z">
              <w:r w:rsidRPr="00457DA7" w:rsidDel="00C6371D">
                <w:rPr>
                  <w:rFonts w:eastAsia="Times New Roman"/>
                  <w:color w:val="000000"/>
                  <w:sz w:val="20"/>
                  <w:szCs w:val="20"/>
                </w:rPr>
                <w:delText>0.</w:delText>
              </w:r>
            </w:del>
            <w:del w:id="482" w:author="Risa" w:date="2021-12-01T15:02:00Z">
              <w:r w:rsidRPr="00457DA7" w:rsidDel="00F60BAA">
                <w:rPr>
                  <w:rFonts w:eastAsia="Times New Roman"/>
                  <w:color w:val="000000"/>
                  <w:sz w:val="20"/>
                  <w:szCs w:val="20"/>
                </w:rPr>
                <w:delText>094</w:delText>
              </w:r>
            </w:del>
          </w:p>
        </w:tc>
        <w:tc>
          <w:tcPr>
            <w:tcW w:w="1083" w:type="pct"/>
            <w:shd w:val="clear" w:color="auto" w:fill="auto"/>
            <w:noWrap/>
            <w:vAlign w:val="center"/>
            <w:hideMark/>
          </w:tcPr>
          <w:p w14:paraId="6FD0CD8A" w14:textId="0B0197FC" w:rsidR="005D276D" w:rsidRPr="00457DA7" w:rsidDel="00C6371D" w:rsidRDefault="005D276D" w:rsidP="00237CD4">
            <w:pPr>
              <w:jc w:val="center"/>
              <w:rPr>
                <w:del w:id="483" w:author="Risa" w:date="2021-12-13T09:40:00Z"/>
                <w:rFonts w:eastAsia="Times New Roman"/>
                <w:color w:val="000000"/>
                <w:sz w:val="20"/>
                <w:szCs w:val="20"/>
              </w:rPr>
            </w:pPr>
            <w:del w:id="484" w:author="Risa" w:date="2021-12-13T09:40:00Z">
              <w:r w:rsidRPr="00457DA7" w:rsidDel="00C6371D">
                <w:rPr>
                  <w:rFonts w:eastAsia="Times New Roman"/>
                  <w:color w:val="000000"/>
                  <w:sz w:val="20"/>
                  <w:szCs w:val="20"/>
                </w:rPr>
                <w:delText>0.</w:delText>
              </w:r>
            </w:del>
            <w:del w:id="485" w:author="Risa" w:date="2021-12-01T15:03:00Z">
              <w:r w:rsidRPr="00457DA7" w:rsidDel="00602177">
                <w:rPr>
                  <w:rFonts w:eastAsia="Times New Roman"/>
                  <w:color w:val="000000"/>
                  <w:sz w:val="20"/>
                  <w:szCs w:val="20"/>
                </w:rPr>
                <w:delText>759</w:delText>
              </w:r>
            </w:del>
          </w:p>
        </w:tc>
      </w:tr>
      <w:tr w:rsidR="005D276D" w:rsidRPr="00457DA7" w:rsidDel="00C6371D" w14:paraId="6F30A4BE" w14:textId="6A081760" w:rsidTr="00237CD4">
        <w:trPr>
          <w:trHeight w:val="320"/>
          <w:del w:id="486" w:author="Risa" w:date="2021-12-13T09:40:00Z"/>
        </w:trPr>
        <w:tc>
          <w:tcPr>
            <w:tcW w:w="1750" w:type="pct"/>
            <w:shd w:val="clear" w:color="auto" w:fill="auto"/>
            <w:noWrap/>
            <w:vAlign w:val="center"/>
            <w:hideMark/>
          </w:tcPr>
          <w:p w14:paraId="5BB8DCE2" w14:textId="6EA846CD" w:rsidR="005D276D" w:rsidRPr="00457DA7" w:rsidDel="00C6371D" w:rsidRDefault="005D276D" w:rsidP="00237CD4">
            <w:pPr>
              <w:rPr>
                <w:del w:id="487" w:author="Risa" w:date="2021-12-13T09:40:00Z"/>
                <w:rFonts w:eastAsia="Times New Roman"/>
                <w:color w:val="000000"/>
                <w:sz w:val="20"/>
                <w:szCs w:val="20"/>
                <w:lang w:val="es-ES"/>
              </w:rPr>
            </w:pPr>
            <w:del w:id="488" w:author="Risa" w:date="2021-12-13T09:40:00Z">
              <w:r w:rsidRPr="00024346" w:rsidDel="00C6371D">
                <w:rPr>
                  <w:rFonts w:eastAsia="Times New Roman"/>
                  <w:color w:val="000000"/>
                </w:rPr>
                <w:delText>∆</w:delText>
              </w:r>
              <w:r w:rsidR="003A39A3" w:rsidDel="00C6371D">
                <w:rPr>
                  <w:rFonts w:eastAsia="Times New Roman"/>
                  <w:i/>
                  <w:color w:val="000000"/>
                  <w:sz w:val="20"/>
                  <w:szCs w:val="20"/>
                </w:rPr>
                <w:delText>M</w:delText>
              </w:r>
              <w:r w:rsidR="003A39A3" w:rsidDel="00C6371D">
                <w:rPr>
                  <w:rFonts w:eastAsia="Times New Roman"/>
                  <w:color w:val="000000"/>
                  <w:sz w:val="20"/>
                  <w:szCs w:val="20"/>
                  <w:vertAlign w:val="subscript"/>
                </w:rPr>
                <w:delText xml:space="preserve">area </w:delText>
              </w:r>
              <w:r w:rsidRPr="00457DA7" w:rsidDel="00C6371D">
                <w:rPr>
                  <w:rFonts w:eastAsia="Times New Roman"/>
                  <w:color w:val="000000"/>
                  <w:sz w:val="20"/>
                  <w:szCs w:val="20"/>
                  <w:lang w:val="es-ES"/>
                </w:rPr>
                <w:delText xml:space="preserve">x </w:delText>
              </w:r>
              <w:r w:rsidRPr="00024346" w:rsidDel="00C6371D">
                <w:rPr>
                  <w:rFonts w:eastAsia="Times New Roman"/>
                  <w:color w:val="000000"/>
                </w:rPr>
                <w:delText>∆</w:delText>
              </w:r>
              <w:r w:rsidRPr="001A720B" w:rsidDel="00C6371D">
                <w:rPr>
                  <w:rFonts w:eastAsia="Times New Roman"/>
                  <w:color w:val="000000"/>
                  <w:sz w:val="20"/>
                  <w:szCs w:val="20"/>
                </w:rPr>
                <w:delText>χ</w:delText>
              </w:r>
            </w:del>
          </w:p>
        </w:tc>
        <w:tc>
          <w:tcPr>
            <w:tcW w:w="1083" w:type="pct"/>
            <w:vAlign w:val="center"/>
          </w:tcPr>
          <w:p w14:paraId="5DFEBAA4" w14:textId="4A76E299" w:rsidR="005D276D" w:rsidRPr="00457DA7" w:rsidDel="00C6371D" w:rsidRDefault="005D276D" w:rsidP="00237CD4">
            <w:pPr>
              <w:jc w:val="center"/>
              <w:rPr>
                <w:del w:id="489" w:author="Risa" w:date="2021-12-13T09:40:00Z"/>
                <w:rFonts w:eastAsia="Times New Roman"/>
                <w:color w:val="000000"/>
                <w:sz w:val="20"/>
                <w:szCs w:val="20"/>
              </w:rPr>
            </w:pPr>
            <w:del w:id="490" w:author="Risa" w:date="2021-12-13T09:40:00Z">
              <w:r w:rsidRPr="00457DA7" w:rsidDel="00C6371D">
                <w:rPr>
                  <w:rFonts w:eastAsia="Times New Roman"/>
                  <w:color w:val="000000"/>
                  <w:sz w:val="20"/>
                  <w:szCs w:val="20"/>
                </w:rPr>
                <w:delText>1</w:delText>
              </w:r>
            </w:del>
          </w:p>
        </w:tc>
        <w:tc>
          <w:tcPr>
            <w:tcW w:w="1083" w:type="pct"/>
            <w:shd w:val="clear" w:color="auto" w:fill="auto"/>
            <w:noWrap/>
            <w:vAlign w:val="center"/>
            <w:hideMark/>
          </w:tcPr>
          <w:p w14:paraId="104B1F0A" w14:textId="5E3E4C78" w:rsidR="005D276D" w:rsidRPr="00457DA7" w:rsidDel="00C6371D" w:rsidRDefault="005D276D" w:rsidP="00237CD4">
            <w:pPr>
              <w:jc w:val="center"/>
              <w:rPr>
                <w:del w:id="491" w:author="Risa" w:date="2021-12-13T09:40:00Z"/>
                <w:rFonts w:eastAsia="Times New Roman"/>
                <w:color w:val="000000"/>
                <w:sz w:val="20"/>
                <w:szCs w:val="20"/>
              </w:rPr>
            </w:pPr>
            <w:del w:id="492" w:author="Risa" w:date="2021-12-13T09:40:00Z">
              <w:r w:rsidRPr="00457DA7" w:rsidDel="00C6371D">
                <w:rPr>
                  <w:rFonts w:eastAsia="Times New Roman"/>
                  <w:color w:val="000000"/>
                  <w:sz w:val="20"/>
                  <w:szCs w:val="20"/>
                </w:rPr>
                <w:delText>1.</w:delText>
              </w:r>
            </w:del>
            <w:del w:id="493" w:author="Risa" w:date="2021-12-01T15:02:00Z">
              <w:r w:rsidRPr="00457DA7" w:rsidDel="00F60BAA">
                <w:rPr>
                  <w:rFonts w:eastAsia="Times New Roman"/>
                  <w:color w:val="000000"/>
                  <w:sz w:val="20"/>
                  <w:szCs w:val="20"/>
                </w:rPr>
                <w:delText>196</w:delText>
              </w:r>
            </w:del>
          </w:p>
        </w:tc>
        <w:tc>
          <w:tcPr>
            <w:tcW w:w="1083" w:type="pct"/>
            <w:shd w:val="clear" w:color="auto" w:fill="auto"/>
            <w:noWrap/>
            <w:vAlign w:val="center"/>
            <w:hideMark/>
          </w:tcPr>
          <w:p w14:paraId="2CF286F8" w14:textId="38888FF9" w:rsidR="005D276D" w:rsidRPr="00457DA7" w:rsidDel="00C6371D" w:rsidRDefault="005D276D" w:rsidP="00237CD4">
            <w:pPr>
              <w:jc w:val="center"/>
              <w:rPr>
                <w:del w:id="494" w:author="Risa" w:date="2021-12-13T09:40:00Z"/>
                <w:rFonts w:eastAsia="Times New Roman"/>
                <w:color w:val="000000"/>
                <w:sz w:val="20"/>
                <w:szCs w:val="20"/>
              </w:rPr>
            </w:pPr>
            <w:del w:id="495" w:author="Risa" w:date="2021-12-13T09:40:00Z">
              <w:r w:rsidRPr="00457DA7" w:rsidDel="00C6371D">
                <w:rPr>
                  <w:rFonts w:eastAsia="Times New Roman"/>
                  <w:color w:val="000000"/>
                  <w:sz w:val="20"/>
                  <w:szCs w:val="20"/>
                </w:rPr>
                <w:delText>0.</w:delText>
              </w:r>
            </w:del>
            <w:del w:id="496" w:author="Risa" w:date="2021-12-01T15:03:00Z">
              <w:r w:rsidRPr="00457DA7" w:rsidDel="00602177">
                <w:rPr>
                  <w:rFonts w:eastAsia="Times New Roman"/>
                  <w:color w:val="000000"/>
                  <w:sz w:val="20"/>
                  <w:szCs w:val="20"/>
                </w:rPr>
                <w:delText>274</w:delText>
              </w:r>
            </w:del>
          </w:p>
        </w:tc>
      </w:tr>
      <w:tr w:rsidR="005D276D" w:rsidRPr="00457DA7" w:rsidDel="00C6371D" w14:paraId="6FD8D423" w14:textId="7614FC9C" w:rsidTr="00237CD4">
        <w:trPr>
          <w:trHeight w:val="320"/>
          <w:del w:id="497" w:author="Risa" w:date="2021-12-13T09:40:00Z"/>
        </w:trPr>
        <w:tc>
          <w:tcPr>
            <w:tcW w:w="1750" w:type="pct"/>
            <w:tcBorders>
              <w:bottom w:val="single" w:sz="4" w:space="0" w:color="auto"/>
            </w:tcBorders>
            <w:shd w:val="clear" w:color="auto" w:fill="auto"/>
            <w:noWrap/>
            <w:vAlign w:val="center"/>
            <w:hideMark/>
          </w:tcPr>
          <w:p w14:paraId="382D0642" w14:textId="1C54656B" w:rsidR="005D276D" w:rsidRPr="00457DA7" w:rsidDel="00C6371D" w:rsidRDefault="005D276D" w:rsidP="00237CD4">
            <w:pPr>
              <w:rPr>
                <w:del w:id="498" w:author="Risa" w:date="2021-12-13T09:40:00Z"/>
                <w:rFonts w:eastAsia="Times New Roman"/>
                <w:color w:val="000000"/>
                <w:sz w:val="20"/>
                <w:szCs w:val="20"/>
              </w:rPr>
            </w:pPr>
            <w:del w:id="499" w:author="Risa" w:date="2021-12-13T09:40:00Z">
              <w:r w:rsidRPr="00024346" w:rsidDel="00C6371D">
                <w:rPr>
                  <w:rFonts w:eastAsia="Times New Roman"/>
                  <w:color w:val="000000"/>
                </w:rPr>
                <w:delText>∆</w:delText>
              </w:r>
              <w:r w:rsidRPr="00457DA7" w:rsidDel="00C6371D">
                <w:rPr>
                  <w:rFonts w:eastAsia="Times New Roman"/>
                  <w:color w:val="000000"/>
                  <w:sz w:val="20"/>
                  <w:szCs w:val="20"/>
                </w:rPr>
                <w:delText xml:space="preserve">AGB x </w:delText>
              </w:r>
              <w:r w:rsidRPr="00024346" w:rsidDel="00C6371D">
                <w:rPr>
                  <w:rFonts w:eastAsia="Times New Roman"/>
                  <w:color w:val="000000"/>
                </w:rPr>
                <w:delText>∆</w:delText>
              </w:r>
              <w:r w:rsidR="003A39A3" w:rsidDel="00C6371D">
                <w:rPr>
                  <w:rFonts w:eastAsia="Times New Roman"/>
                  <w:i/>
                  <w:color w:val="000000"/>
                  <w:sz w:val="20"/>
                  <w:szCs w:val="20"/>
                </w:rPr>
                <w:delText>M</w:delText>
              </w:r>
              <w:r w:rsidR="003A39A3" w:rsidDel="00C6371D">
                <w:rPr>
                  <w:rFonts w:eastAsia="Times New Roman"/>
                  <w:color w:val="000000"/>
                  <w:sz w:val="20"/>
                  <w:szCs w:val="20"/>
                  <w:vertAlign w:val="subscript"/>
                </w:rPr>
                <w:delText>area</w:delText>
              </w:r>
              <w:r w:rsidR="003A39A3" w:rsidDel="00C6371D">
                <w:rPr>
                  <w:rFonts w:eastAsia="Times New Roman"/>
                  <w:color w:val="000000"/>
                  <w:sz w:val="20"/>
                  <w:szCs w:val="20"/>
                </w:rPr>
                <w:delText xml:space="preserve"> </w:delText>
              </w:r>
              <w:r w:rsidRPr="00457DA7" w:rsidDel="00C6371D">
                <w:rPr>
                  <w:rFonts w:eastAsia="Times New Roman"/>
                  <w:color w:val="000000"/>
                  <w:sz w:val="20"/>
                  <w:szCs w:val="20"/>
                </w:rPr>
                <w:delText xml:space="preserve">x </w:delText>
              </w:r>
              <w:r w:rsidRPr="00024346" w:rsidDel="00C6371D">
                <w:rPr>
                  <w:rFonts w:eastAsia="Times New Roman"/>
                  <w:color w:val="000000"/>
                </w:rPr>
                <w:delText>∆</w:delText>
              </w:r>
              <w:r w:rsidRPr="001A720B" w:rsidDel="00C6371D">
                <w:rPr>
                  <w:rFonts w:eastAsia="Times New Roman"/>
                  <w:color w:val="000000"/>
                  <w:sz w:val="20"/>
                  <w:szCs w:val="20"/>
                </w:rPr>
                <w:delText>χ</w:delText>
              </w:r>
            </w:del>
          </w:p>
        </w:tc>
        <w:tc>
          <w:tcPr>
            <w:tcW w:w="1083" w:type="pct"/>
            <w:tcBorders>
              <w:bottom w:val="single" w:sz="4" w:space="0" w:color="auto"/>
            </w:tcBorders>
            <w:vAlign w:val="center"/>
          </w:tcPr>
          <w:p w14:paraId="3255E7EC" w14:textId="1FFEE43D" w:rsidR="005D276D" w:rsidRPr="00457DA7" w:rsidDel="00C6371D" w:rsidRDefault="005D276D" w:rsidP="00237CD4">
            <w:pPr>
              <w:jc w:val="center"/>
              <w:rPr>
                <w:del w:id="500" w:author="Risa" w:date="2021-12-13T09:40:00Z"/>
                <w:rFonts w:eastAsia="Times New Roman"/>
                <w:color w:val="000000"/>
                <w:sz w:val="20"/>
                <w:szCs w:val="20"/>
              </w:rPr>
            </w:pPr>
            <w:del w:id="501" w:author="Risa" w:date="2021-12-13T09:40:00Z">
              <w:r w:rsidRPr="00457DA7" w:rsidDel="00C6371D">
                <w:rPr>
                  <w:rFonts w:eastAsia="Times New Roman"/>
                  <w:color w:val="000000"/>
                  <w:sz w:val="20"/>
                  <w:szCs w:val="20"/>
                </w:rPr>
                <w:delText>1</w:delText>
              </w:r>
            </w:del>
          </w:p>
        </w:tc>
        <w:tc>
          <w:tcPr>
            <w:tcW w:w="1083" w:type="pct"/>
            <w:tcBorders>
              <w:bottom w:val="single" w:sz="4" w:space="0" w:color="auto"/>
            </w:tcBorders>
            <w:shd w:val="clear" w:color="auto" w:fill="auto"/>
            <w:noWrap/>
            <w:vAlign w:val="center"/>
            <w:hideMark/>
          </w:tcPr>
          <w:p w14:paraId="24AF0953" w14:textId="1D55F124" w:rsidR="005D276D" w:rsidRPr="00457DA7" w:rsidDel="00C6371D" w:rsidRDefault="005D276D" w:rsidP="00237CD4">
            <w:pPr>
              <w:jc w:val="center"/>
              <w:rPr>
                <w:del w:id="502" w:author="Risa" w:date="2021-12-13T09:40:00Z"/>
                <w:rFonts w:eastAsia="Times New Roman"/>
                <w:color w:val="000000"/>
                <w:sz w:val="20"/>
                <w:szCs w:val="20"/>
              </w:rPr>
            </w:pPr>
            <w:del w:id="503" w:author="Risa" w:date="2021-12-01T15:02:00Z">
              <w:r w:rsidRPr="00457DA7" w:rsidDel="00F60BAA">
                <w:rPr>
                  <w:rFonts w:eastAsia="Times New Roman"/>
                  <w:color w:val="000000"/>
                  <w:sz w:val="20"/>
                  <w:szCs w:val="20"/>
                </w:rPr>
                <w:delText>2.539</w:delText>
              </w:r>
            </w:del>
          </w:p>
        </w:tc>
        <w:tc>
          <w:tcPr>
            <w:tcW w:w="1083" w:type="pct"/>
            <w:tcBorders>
              <w:bottom w:val="single" w:sz="4" w:space="0" w:color="auto"/>
            </w:tcBorders>
            <w:shd w:val="clear" w:color="auto" w:fill="auto"/>
            <w:noWrap/>
            <w:vAlign w:val="center"/>
            <w:hideMark/>
          </w:tcPr>
          <w:p w14:paraId="6A057EA8" w14:textId="50981972" w:rsidR="005D276D" w:rsidRPr="00602177" w:rsidDel="00C6371D" w:rsidRDefault="005D276D" w:rsidP="00237CD4">
            <w:pPr>
              <w:jc w:val="center"/>
              <w:rPr>
                <w:del w:id="504" w:author="Risa" w:date="2021-12-13T09:40:00Z"/>
                <w:rFonts w:eastAsia="Times New Roman"/>
                <w:i/>
                <w:iCs/>
                <w:color w:val="000000"/>
                <w:sz w:val="20"/>
                <w:szCs w:val="20"/>
                <w:rPrChange w:id="505" w:author="Risa" w:date="2021-12-01T15:04:00Z">
                  <w:rPr>
                    <w:del w:id="506" w:author="Risa" w:date="2021-12-13T09:40:00Z"/>
                    <w:rFonts w:eastAsia="Times New Roman"/>
                    <w:color w:val="000000"/>
                    <w:sz w:val="20"/>
                    <w:szCs w:val="20"/>
                  </w:rPr>
                </w:rPrChange>
              </w:rPr>
            </w:pPr>
            <w:del w:id="507" w:author="Risa" w:date="2021-12-13T09:40:00Z">
              <w:r w:rsidRPr="00602177" w:rsidDel="00C6371D">
                <w:rPr>
                  <w:rFonts w:eastAsia="Times New Roman"/>
                  <w:i/>
                  <w:iCs/>
                  <w:color w:val="000000"/>
                  <w:sz w:val="20"/>
                  <w:szCs w:val="20"/>
                  <w:rPrChange w:id="508" w:author="Risa" w:date="2021-12-01T15:04:00Z">
                    <w:rPr>
                      <w:rFonts w:eastAsia="Times New Roman"/>
                      <w:color w:val="000000"/>
                      <w:sz w:val="20"/>
                      <w:szCs w:val="20"/>
                    </w:rPr>
                  </w:rPrChange>
                </w:rPr>
                <w:delText>0.</w:delText>
              </w:r>
            </w:del>
            <w:del w:id="509" w:author="Risa" w:date="2021-12-01T15:03:00Z">
              <w:r w:rsidRPr="00602177" w:rsidDel="00602177">
                <w:rPr>
                  <w:rFonts w:eastAsia="Times New Roman"/>
                  <w:i/>
                  <w:iCs/>
                  <w:color w:val="000000"/>
                  <w:sz w:val="20"/>
                  <w:szCs w:val="20"/>
                  <w:rPrChange w:id="510" w:author="Risa" w:date="2021-12-01T15:04:00Z">
                    <w:rPr>
                      <w:rFonts w:eastAsia="Times New Roman"/>
                      <w:color w:val="000000"/>
                      <w:sz w:val="20"/>
                      <w:szCs w:val="20"/>
                    </w:rPr>
                  </w:rPrChange>
                </w:rPr>
                <w:delText>111</w:delText>
              </w:r>
            </w:del>
          </w:p>
        </w:tc>
      </w:tr>
    </w:tbl>
    <w:p w14:paraId="317CCD69" w14:textId="6858F71A" w:rsidR="00AE1760" w:rsidRPr="00F60BAA" w:rsidRDefault="005D276D" w:rsidP="00DA24C9">
      <w:pPr>
        <w:spacing w:line="480" w:lineRule="auto"/>
        <w:contextualSpacing/>
      </w:pPr>
      <w:r w:rsidRPr="00F60BAA">
        <w:rPr>
          <w:rPrChange w:id="511" w:author="Risa" w:date="2021-12-01T15:00:00Z">
            <w:rPr>
              <w:sz w:val="20"/>
              <w:szCs w:val="20"/>
            </w:rPr>
          </w:rPrChange>
        </w:rPr>
        <w:t xml:space="preserve">* P-values &lt; 0.05 are bolded and &lt; 0.1 are italicized. Sample size is </w:t>
      </w:r>
      <w:ins w:id="512" w:author="Risa" w:date="2021-12-13T09:41:00Z">
        <w:r w:rsidR="00FE6044">
          <w:t>328</w:t>
        </w:r>
      </w:ins>
      <w:commentRangeStart w:id="513"/>
      <w:del w:id="514" w:author="Risa" w:date="2021-12-01T16:24:00Z">
        <w:r w:rsidRPr="00F60BAA" w:rsidDel="00771C32">
          <w:rPr>
            <w:rPrChange w:id="515" w:author="Risa" w:date="2021-12-01T15:00:00Z">
              <w:rPr>
                <w:sz w:val="20"/>
                <w:szCs w:val="20"/>
              </w:rPr>
            </w:rPrChange>
          </w:rPr>
          <w:delText>310</w:delText>
        </w:r>
        <w:commentRangeEnd w:id="513"/>
        <w:r w:rsidR="00F60BAA" w:rsidDel="00771C32">
          <w:rPr>
            <w:rStyle w:val="CommentReference"/>
          </w:rPr>
          <w:commentReference w:id="513"/>
        </w:r>
      </w:del>
      <w:r w:rsidRPr="00F60BAA">
        <w:rPr>
          <w:rPrChange w:id="516" w:author="Risa" w:date="2021-12-01T15:00:00Z">
            <w:rPr>
              <w:sz w:val="20"/>
              <w:szCs w:val="20"/>
            </w:rPr>
          </w:rPrChange>
        </w:rPr>
        <w:t xml:space="preserve">. Key: </w:t>
      </w:r>
      <w:r w:rsidRPr="00F60BAA">
        <w:rPr>
          <w:rFonts w:eastAsia="Times New Roman"/>
          <w:color w:val="000000"/>
          <w:rPrChange w:id="517" w:author="Risa" w:date="2021-12-01T15:00:00Z">
            <w:rPr>
              <w:rFonts w:eastAsia="Times New Roman"/>
              <w:color w:val="000000"/>
              <w:sz w:val="20"/>
              <w:szCs w:val="20"/>
            </w:rPr>
          </w:rPrChange>
        </w:rPr>
        <w:t>χ = ratio of intercellular to extracellular CO</w:t>
      </w:r>
      <w:r w:rsidRPr="00F60BAA">
        <w:rPr>
          <w:rFonts w:eastAsia="Times New Roman"/>
          <w:color w:val="000000"/>
          <w:vertAlign w:val="subscript"/>
          <w:rPrChange w:id="518" w:author="Risa" w:date="2021-12-01T15:00:00Z">
            <w:rPr>
              <w:rFonts w:eastAsia="Times New Roman"/>
              <w:color w:val="000000"/>
              <w:sz w:val="20"/>
              <w:szCs w:val="20"/>
              <w:vertAlign w:val="subscript"/>
            </w:rPr>
          </w:rPrChange>
        </w:rPr>
        <w:t>2</w:t>
      </w:r>
      <w:r w:rsidRPr="00F60BAA">
        <w:rPr>
          <w:rFonts w:eastAsia="Times New Roman"/>
          <w:color w:val="000000"/>
          <w:rPrChange w:id="519" w:author="Risa" w:date="2021-12-01T15:00:00Z">
            <w:rPr>
              <w:rFonts w:eastAsia="Times New Roman"/>
              <w:color w:val="000000"/>
              <w:sz w:val="20"/>
              <w:szCs w:val="20"/>
            </w:rPr>
          </w:rPrChange>
        </w:rPr>
        <w:t xml:space="preserve"> concentration</w:t>
      </w:r>
      <w:r w:rsidRPr="00F60BAA">
        <w:rPr>
          <w:rPrChange w:id="520" w:author="Risa" w:date="2021-12-01T15:00:00Z">
            <w:rPr>
              <w:sz w:val="20"/>
              <w:szCs w:val="20"/>
            </w:rPr>
          </w:rPrChange>
        </w:rPr>
        <w:t xml:space="preserve">, </w:t>
      </w:r>
      <w:proofErr w:type="spellStart"/>
      <w:r w:rsidRPr="00F60BAA">
        <w:rPr>
          <w:i/>
          <w:iCs/>
          <w:rPrChange w:id="521" w:author="Risa" w:date="2021-12-01T15:00:00Z">
            <w:rPr>
              <w:i/>
              <w:iCs/>
              <w:sz w:val="20"/>
              <w:szCs w:val="20"/>
            </w:rPr>
          </w:rPrChange>
        </w:rPr>
        <w:t>M</w:t>
      </w:r>
      <w:r w:rsidRPr="00F60BAA">
        <w:rPr>
          <w:vertAlign w:val="subscript"/>
          <w:rPrChange w:id="522" w:author="Risa" w:date="2021-12-01T15:00:00Z">
            <w:rPr>
              <w:sz w:val="20"/>
              <w:szCs w:val="20"/>
              <w:vertAlign w:val="subscript"/>
            </w:rPr>
          </w:rPrChange>
        </w:rPr>
        <w:t>area</w:t>
      </w:r>
      <w:proofErr w:type="spellEnd"/>
      <w:r w:rsidRPr="00F60BAA">
        <w:rPr>
          <w:rPrChange w:id="523" w:author="Risa" w:date="2021-12-01T15:00:00Z">
            <w:rPr>
              <w:sz w:val="20"/>
              <w:szCs w:val="20"/>
            </w:rPr>
          </w:rPrChange>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26"/>
        <w:gridCol w:w="3855"/>
        <w:gridCol w:w="2069"/>
        <w:gridCol w:w="2016"/>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ins w:id="524" w:author="Nick Smith" w:date="2021-12-10T16:52:00Z">
              <w:r w:rsidR="002134EF">
                <w:rPr>
                  <w:rFonts w:eastAsia="Times New Roman"/>
                  <w:color w:val="000000"/>
                  <w:sz w:val="20"/>
                  <w:szCs w:val="20"/>
                </w:rPr>
                <w:t>%</w:t>
              </w:r>
            </w:ins>
          </w:p>
        </w:tc>
        <w:tc>
          <w:tcPr>
            <w:tcW w:w="2065" w:type="pct"/>
            <w:tcBorders>
              <w:top w:val="single" w:sz="4" w:space="0" w:color="auto"/>
            </w:tcBorders>
            <w:shd w:val="clear" w:color="auto" w:fill="auto"/>
            <w:noWrap/>
            <w:vAlign w:val="center"/>
            <w:hideMark/>
          </w:tcPr>
          <w:p w14:paraId="2020611A" w14:textId="6FED9D4C" w:rsidR="0070307F" w:rsidRPr="00457DA7" w:rsidRDefault="0072474D" w:rsidP="00237CD4">
            <w:pPr>
              <w:jc w:val="center"/>
              <w:rPr>
                <w:rFonts w:eastAsia="Times New Roman"/>
                <w:color w:val="000000"/>
                <w:sz w:val="20"/>
                <w:szCs w:val="20"/>
              </w:rPr>
            </w:pPr>
            <w:ins w:id="525" w:author="Risa" w:date="2021-12-13T09:49:00Z">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ins>
            <w:del w:id="526" w:author="Risa" w:date="2021-12-13T09:49:00Z">
              <w:r w:rsidR="0070307F" w:rsidDel="0072474D">
                <w:rPr>
                  <w:rFonts w:eastAsia="Times New Roman"/>
                  <w:color w:val="000000"/>
                  <w:sz w:val="20"/>
                  <w:szCs w:val="20"/>
                </w:rPr>
                <w:delText xml:space="preserve">0.003 </w:delText>
              </w:r>
              <w:r w:rsidR="0070307F" w:rsidRPr="002A3446" w:rsidDel="0072474D">
                <w:rPr>
                  <w:rFonts w:eastAsia="Times New Roman"/>
                  <w:color w:val="000000"/>
                  <w:sz w:val="20"/>
                  <w:szCs w:val="20"/>
                </w:rPr>
                <w:delText>±</w:delText>
              </w:r>
              <w:r w:rsidR="0070307F" w:rsidDel="0072474D">
                <w:rPr>
                  <w:rFonts w:eastAsia="Times New Roman"/>
                  <w:color w:val="000000"/>
                  <w:sz w:val="20"/>
                  <w:szCs w:val="20"/>
                </w:rPr>
                <w:delText xml:space="preserve"> 0.023</w:delText>
              </w:r>
            </w:del>
          </w:p>
        </w:tc>
        <w:tc>
          <w:tcPr>
            <w:tcW w:w="1083" w:type="pct"/>
            <w:tcBorders>
              <w:top w:val="single" w:sz="4" w:space="0" w:color="auto"/>
            </w:tcBorders>
            <w:shd w:val="clear" w:color="auto" w:fill="auto"/>
            <w:noWrap/>
            <w:vAlign w:val="center"/>
            <w:hideMark/>
          </w:tcPr>
          <w:p w14:paraId="1539E356" w14:textId="5148343C" w:rsidR="0070307F" w:rsidRPr="00457DA7" w:rsidRDefault="0072474D" w:rsidP="00237CD4">
            <w:pPr>
              <w:jc w:val="center"/>
              <w:rPr>
                <w:rFonts w:eastAsia="Times New Roman"/>
                <w:color w:val="000000"/>
                <w:sz w:val="20"/>
                <w:szCs w:val="20"/>
              </w:rPr>
            </w:pPr>
            <w:ins w:id="527" w:author="Risa" w:date="2021-12-13T09:48:00Z">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ins>
            <w:del w:id="528" w:author="Risa" w:date="2021-12-13T09:48:00Z">
              <w:r w:rsidR="0070307F" w:rsidDel="0072474D">
                <w:rPr>
                  <w:rFonts w:eastAsia="Times New Roman"/>
                  <w:color w:val="000000"/>
                  <w:sz w:val="20"/>
                  <w:szCs w:val="20"/>
                </w:rPr>
                <w:delText>-5.5</w:delText>
              </w:r>
            </w:del>
            <w:del w:id="529" w:author="Risa" w:date="2021-12-13T09:49:00Z">
              <w:r w:rsidR="0070307F" w:rsidDel="0072474D">
                <w:rPr>
                  <w:rFonts w:eastAsia="Times New Roman"/>
                  <w:color w:val="000000"/>
                  <w:sz w:val="20"/>
                  <w:szCs w:val="20"/>
                </w:rPr>
                <w:delText xml:space="preserve"> </w:delText>
              </w:r>
              <w:r w:rsidR="0070307F" w:rsidRPr="002A3446" w:rsidDel="0072474D">
                <w:rPr>
                  <w:rFonts w:eastAsia="Times New Roman"/>
                  <w:color w:val="000000"/>
                  <w:sz w:val="20"/>
                  <w:szCs w:val="20"/>
                </w:rPr>
                <w:delText>±</w:delText>
              </w:r>
              <w:r w:rsidR="0070307F" w:rsidDel="0072474D">
                <w:rPr>
                  <w:rFonts w:eastAsia="Times New Roman"/>
                  <w:color w:val="000000"/>
                  <w:sz w:val="20"/>
                  <w:szCs w:val="20"/>
                </w:rPr>
                <w:delText xml:space="preserve"> 6.02</w:delText>
              </w:r>
            </w:del>
          </w:p>
        </w:tc>
        <w:tc>
          <w:tcPr>
            <w:tcW w:w="1083" w:type="pct"/>
            <w:tcBorders>
              <w:top w:val="single" w:sz="4" w:space="0" w:color="auto"/>
            </w:tcBorders>
            <w:shd w:val="clear" w:color="auto" w:fill="auto"/>
            <w:noWrap/>
            <w:vAlign w:val="center"/>
            <w:hideMark/>
          </w:tcPr>
          <w:p w14:paraId="68D31941" w14:textId="40452618"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ins w:id="530" w:author="Risa" w:date="2021-12-13T10:33:00Z">
              <w:r w:rsidR="00367429" w:rsidRPr="00367429">
                <w:rPr>
                  <w:rFonts w:eastAsia="Times New Roman"/>
                  <w:color w:val="000000"/>
                  <w:sz w:val="20"/>
                  <w:szCs w:val="20"/>
                  <w:rPrChange w:id="531" w:author="Risa" w:date="2021-12-13T10:33:00Z">
                    <w:rPr>
                      <w:rFonts w:eastAsia="Times New Roman"/>
                      <w:color w:val="000000"/>
                      <w:sz w:val="20"/>
                      <w:szCs w:val="20"/>
                      <w:highlight w:val="yellow"/>
                    </w:rPr>
                  </w:rPrChange>
                </w:rPr>
                <w:t>704</w:t>
              </w:r>
            </w:ins>
            <w:del w:id="532" w:author="Risa" w:date="2021-12-13T10:33:00Z">
              <w:r w:rsidRPr="00367429" w:rsidDel="00367429">
                <w:rPr>
                  <w:rFonts w:eastAsia="Times New Roman"/>
                  <w:color w:val="000000"/>
                  <w:sz w:val="20"/>
                  <w:szCs w:val="20"/>
                </w:rPr>
                <w:delText>913</w:delText>
              </w:r>
            </w:del>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000F2325" w:rsidR="0070307F" w:rsidRPr="00457DA7" w:rsidRDefault="00AB0518" w:rsidP="00237CD4">
            <w:pPr>
              <w:jc w:val="center"/>
              <w:rPr>
                <w:rFonts w:eastAsia="Times New Roman"/>
                <w:color w:val="000000"/>
                <w:sz w:val="20"/>
                <w:szCs w:val="20"/>
              </w:rPr>
            </w:pPr>
            <w:ins w:id="533" w:author="Risa" w:date="2021-12-13T09:50:00Z">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ins>
            <w:ins w:id="534" w:author="Risa" w:date="2021-12-13T09:51:00Z">
              <w:r>
                <w:rPr>
                  <w:rFonts w:eastAsia="Times New Roman"/>
                  <w:color w:val="000000"/>
                  <w:sz w:val="20"/>
                  <w:szCs w:val="20"/>
                </w:rPr>
                <w:t>5</w:t>
              </w:r>
            </w:ins>
            <w:del w:id="535" w:author="Risa" w:date="2021-12-13T09:50:00Z">
              <w:r w:rsidR="0070307F" w:rsidDel="00AB0518">
                <w:rPr>
                  <w:rFonts w:eastAsia="Times New Roman"/>
                  <w:color w:val="000000"/>
                  <w:sz w:val="20"/>
                  <w:szCs w:val="20"/>
                </w:rPr>
                <w:delText xml:space="preserve">-0.027 </w:delText>
              </w:r>
              <w:r w:rsidR="0070307F" w:rsidRPr="002A3446" w:rsidDel="00AB0518">
                <w:rPr>
                  <w:rFonts w:eastAsia="Times New Roman"/>
                  <w:color w:val="000000"/>
                  <w:sz w:val="20"/>
                  <w:szCs w:val="20"/>
                </w:rPr>
                <w:delText>±</w:delText>
              </w:r>
              <w:r w:rsidR="0070307F" w:rsidDel="00AB0518">
                <w:rPr>
                  <w:rFonts w:eastAsia="Times New Roman"/>
                  <w:color w:val="000000"/>
                  <w:sz w:val="20"/>
                  <w:szCs w:val="20"/>
                </w:rPr>
                <w:delText xml:space="preserve"> 0.016</w:delText>
              </w:r>
            </w:del>
          </w:p>
        </w:tc>
        <w:tc>
          <w:tcPr>
            <w:tcW w:w="1083" w:type="pct"/>
            <w:shd w:val="clear" w:color="auto" w:fill="auto"/>
            <w:noWrap/>
            <w:vAlign w:val="center"/>
            <w:hideMark/>
          </w:tcPr>
          <w:p w14:paraId="6EE918BD" w14:textId="0FF1B6C0" w:rsidR="0070307F" w:rsidRPr="00457DA7" w:rsidRDefault="00AB0518" w:rsidP="00237CD4">
            <w:pPr>
              <w:jc w:val="center"/>
              <w:rPr>
                <w:rFonts w:eastAsia="Times New Roman"/>
                <w:color w:val="000000"/>
                <w:sz w:val="20"/>
                <w:szCs w:val="20"/>
              </w:rPr>
            </w:pPr>
            <w:ins w:id="536" w:author="Risa" w:date="2021-12-13T09:49:00Z">
              <w:r w:rsidRPr="00AB0518">
                <w:rPr>
                  <w:rFonts w:eastAsia="Times New Roman"/>
                  <w:color w:val="000000"/>
                  <w:sz w:val="20"/>
                  <w:szCs w:val="20"/>
                </w:rPr>
                <w:t xml:space="preserve">20.1 </w:t>
              </w:r>
            </w:ins>
            <w:ins w:id="537" w:author="Risa" w:date="2021-12-13T09:50:00Z">
              <w:r w:rsidRPr="002A3446">
                <w:rPr>
                  <w:rFonts w:eastAsia="Times New Roman"/>
                  <w:color w:val="000000"/>
                  <w:sz w:val="20"/>
                  <w:szCs w:val="20"/>
                </w:rPr>
                <w:t>±</w:t>
              </w:r>
              <w:r>
                <w:rPr>
                  <w:rFonts w:eastAsia="Times New Roman"/>
                  <w:color w:val="000000"/>
                  <w:sz w:val="20"/>
                  <w:szCs w:val="20"/>
                </w:rPr>
                <w:t xml:space="preserve"> </w:t>
              </w:r>
            </w:ins>
            <w:ins w:id="538" w:author="Risa" w:date="2021-12-13T09:49:00Z">
              <w:r w:rsidRPr="00AB0518">
                <w:rPr>
                  <w:rFonts w:eastAsia="Times New Roman"/>
                  <w:color w:val="000000"/>
                  <w:sz w:val="20"/>
                  <w:szCs w:val="20"/>
                </w:rPr>
                <w:t>2.62</w:t>
              </w:r>
            </w:ins>
            <w:del w:id="539" w:author="Risa" w:date="2021-12-13T09:49:00Z">
              <w:r w:rsidR="0070307F" w:rsidDel="00AB0518">
                <w:rPr>
                  <w:rFonts w:eastAsia="Times New Roman"/>
                  <w:color w:val="000000"/>
                  <w:sz w:val="20"/>
                  <w:szCs w:val="20"/>
                </w:rPr>
                <w:delText xml:space="preserve">17.2 </w:delText>
              </w:r>
              <w:r w:rsidR="0070307F" w:rsidRPr="002A3446" w:rsidDel="00AB0518">
                <w:rPr>
                  <w:rFonts w:eastAsia="Times New Roman"/>
                  <w:color w:val="000000"/>
                  <w:sz w:val="20"/>
                  <w:szCs w:val="20"/>
                </w:rPr>
                <w:delText>±</w:delText>
              </w:r>
              <w:r w:rsidR="0070307F" w:rsidDel="00AB0518">
                <w:rPr>
                  <w:rFonts w:eastAsia="Times New Roman"/>
                  <w:color w:val="000000"/>
                  <w:sz w:val="20"/>
                  <w:szCs w:val="20"/>
                </w:rPr>
                <w:delText xml:space="preserve"> 5.69</w:delText>
              </w:r>
            </w:del>
          </w:p>
        </w:tc>
        <w:tc>
          <w:tcPr>
            <w:tcW w:w="1083" w:type="pct"/>
            <w:shd w:val="clear" w:color="auto" w:fill="auto"/>
            <w:noWrap/>
            <w:vAlign w:val="center"/>
            <w:hideMark/>
          </w:tcPr>
          <w:p w14:paraId="7F6707F0" w14:textId="7F3DDADD" w:rsidR="0070307F" w:rsidRPr="00367429" w:rsidRDefault="0070307F" w:rsidP="00237CD4">
            <w:pPr>
              <w:jc w:val="center"/>
              <w:rPr>
                <w:rFonts w:eastAsia="Times New Roman"/>
                <w:color w:val="000000"/>
                <w:sz w:val="20"/>
                <w:szCs w:val="20"/>
                <w:rPrChange w:id="540" w:author="Risa" w:date="2021-12-13T10:33:00Z">
                  <w:rPr>
                    <w:rFonts w:eastAsia="Times New Roman"/>
                    <w:i/>
                    <w:iCs/>
                    <w:color w:val="000000"/>
                    <w:sz w:val="20"/>
                    <w:szCs w:val="20"/>
                  </w:rPr>
                </w:rPrChange>
              </w:rPr>
            </w:pPr>
            <w:r w:rsidRPr="00367429">
              <w:rPr>
                <w:rFonts w:eastAsia="Times New Roman"/>
                <w:color w:val="000000"/>
                <w:sz w:val="20"/>
                <w:szCs w:val="20"/>
                <w:rPrChange w:id="541" w:author="Risa" w:date="2021-12-13T10:33:00Z">
                  <w:rPr>
                    <w:rFonts w:eastAsia="Times New Roman"/>
                    <w:i/>
                    <w:iCs/>
                    <w:color w:val="000000"/>
                    <w:sz w:val="20"/>
                    <w:szCs w:val="20"/>
                  </w:rPr>
                </w:rPrChange>
              </w:rPr>
              <w:t>0.</w:t>
            </w:r>
            <w:ins w:id="542" w:author="Risa" w:date="2021-12-13T10:33:00Z">
              <w:r w:rsidR="00367429" w:rsidRPr="00367429">
                <w:rPr>
                  <w:rFonts w:eastAsia="Times New Roman"/>
                  <w:color w:val="000000"/>
                  <w:sz w:val="20"/>
                  <w:szCs w:val="20"/>
                  <w:rPrChange w:id="543" w:author="Risa" w:date="2021-12-13T10:33:00Z">
                    <w:rPr>
                      <w:rFonts w:eastAsia="Times New Roman"/>
                      <w:i/>
                      <w:iCs/>
                      <w:color w:val="000000"/>
                      <w:sz w:val="20"/>
                      <w:szCs w:val="20"/>
                      <w:highlight w:val="yellow"/>
                    </w:rPr>
                  </w:rPrChange>
                </w:rPr>
                <w:t>229</w:t>
              </w:r>
            </w:ins>
            <w:del w:id="544" w:author="Risa" w:date="2021-12-13T10:33:00Z">
              <w:r w:rsidRPr="00367429" w:rsidDel="00367429">
                <w:rPr>
                  <w:rFonts w:eastAsia="Times New Roman"/>
                  <w:color w:val="000000"/>
                  <w:sz w:val="20"/>
                  <w:szCs w:val="20"/>
                  <w:rPrChange w:id="545" w:author="Risa" w:date="2021-12-13T10:33:00Z">
                    <w:rPr>
                      <w:rFonts w:eastAsia="Times New Roman"/>
                      <w:i/>
                      <w:iCs/>
                      <w:color w:val="000000"/>
                      <w:sz w:val="20"/>
                      <w:szCs w:val="20"/>
                    </w:rPr>
                  </w:rPrChange>
                </w:rPr>
                <w:delText>091</w:delText>
              </w:r>
            </w:del>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ins w:id="546" w:author="Nick Smith" w:date="2021-12-10T16:52:00Z">
              <w:r w:rsidR="002134EF">
                <w:rPr>
                  <w:rFonts w:eastAsia="Times New Roman"/>
                  <w:color w:val="000000"/>
                  <w:sz w:val="20"/>
                  <w:szCs w:val="20"/>
                </w:rPr>
                <w:t>%</w:t>
              </w:r>
            </w:ins>
          </w:p>
        </w:tc>
        <w:tc>
          <w:tcPr>
            <w:tcW w:w="2065" w:type="pct"/>
            <w:tcBorders>
              <w:bottom w:val="single" w:sz="4" w:space="0" w:color="auto"/>
            </w:tcBorders>
            <w:shd w:val="clear" w:color="auto" w:fill="auto"/>
            <w:noWrap/>
            <w:vAlign w:val="center"/>
            <w:hideMark/>
          </w:tcPr>
          <w:p w14:paraId="2336C1E2" w14:textId="0A08F715" w:rsidR="0070307F" w:rsidRPr="00457DA7" w:rsidRDefault="00AB0518" w:rsidP="00237CD4">
            <w:pPr>
              <w:jc w:val="center"/>
              <w:rPr>
                <w:rFonts w:eastAsia="Times New Roman"/>
                <w:color w:val="000000"/>
                <w:sz w:val="20"/>
                <w:szCs w:val="20"/>
              </w:rPr>
            </w:pPr>
            <w:ins w:id="547" w:author="Risa" w:date="2021-12-13T09:50:00Z">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ins>
            <w:del w:id="548" w:author="Risa" w:date="2021-12-13T09:50:00Z">
              <w:r w:rsidR="0070307F" w:rsidDel="00AB0518">
                <w:rPr>
                  <w:rFonts w:eastAsia="Times New Roman"/>
                  <w:color w:val="000000"/>
                  <w:sz w:val="20"/>
                  <w:szCs w:val="20"/>
                </w:rPr>
                <w:delText xml:space="preserve">-0.056 </w:delText>
              </w:r>
              <w:r w:rsidR="0070307F" w:rsidRPr="002A3446" w:rsidDel="00AB0518">
                <w:rPr>
                  <w:rFonts w:eastAsia="Times New Roman"/>
                  <w:color w:val="000000"/>
                  <w:sz w:val="20"/>
                  <w:szCs w:val="20"/>
                </w:rPr>
                <w:delText xml:space="preserve">± </w:delText>
              </w:r>
              <w:r w:rsidR="0070307F" w:rsidDel="00AB0518">
                <w:rPr>
                  <w:rFonts w:eastAsia="Times New Roman"/>
                  <w:color w:val="000000"/>
                  <w:sz w:val="20"/>
                  <w:szCs w:val="20"/>
                </w:rPr>
                <w:delText>0.028</w:delText>
              </w:r>
            </w:del>
          </w:p>
        </w:tc>
        <w:tc>
          <w:tcPr>
            <w:tcW w:w="1083" w:type="pct"/>
            <w:tcBorders>
              <w:bottom w:val="single" w:sz="4" w:space="0" w:color="auto"/>
            </w:tcBorders>
            <w:shd w:val="clear" w:color="auto" w:fill="auto"/>
            <w:noWrap/>
            <w:vAlign w:val="center"/>
            <w:hideMark/>
          </w:tcPr>
          <w:p w14:paraId="06B8B2A1" w14:textId="65F9721C" w:rsidR="0070307F" w:rsidRPr="00457DA7" w:rsidRDefault="00AB0518" w:rsidP="00237CD4">
            <w:pPr>
              <w:jc w:val="center"/>
              <w:rPr>
                <w:rFonts w:eastAsia="Times New Roman"/>
                <w:color w:val="000000"/>
                <w:sz w:val="20"/>
                <w:szCs w:val="20"/>
              </w:rPr>
            </w:pPr>
            <w:ins w:id="549" w:author="Risa" w:date="2021-12-13T09:50:00Z">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ins>
            <w:del w:id="550" w:author="Risa" w:date="2021-12-13T09:50:00Z">
              <w:r w:rsidR="0070307F" w:rsidDel="00AB0518">
                <w:rPr>
                  <w:rFonts w:eastAsia="Times New Roman"/>
                  <w:color w:val="000000"/>
                  <w:sz w:val="20"/>
                  <w:szCs w:val="20"/>
                </w:rPr>
                <w:delText xml:space="preserve">39.9 </w:delText>
              </w:r>
              <w:r w:rsidR="0070307F" w:rsidRPr="002A3446" w:rsidDel="00AB0518">
                <w:rPr>
                  <w:rFonts w:eastAsia="Times New Roman"/>
                  <w:color w:val="000000"/>
                  <w:sz w:val="20"/>
                  <w:szCs w:val="20"/>
                </w:rPr>
                <w:delText>±</w:delText>
              </w:r>
              <w:r w:rsidR="0070307F" w:rsidDel="00AB0518">
                <w:rPr>
                  <w:rFonts w:eastAsia="Times New Roman"/>
                  <w:color w:val="000000"/>
                  <w:sz w:val="20"/>
                  <w:szCs w:val="20"/>
                </w:rPr>
                <w:delText xml:space="preserve"> 6.29</w:delText>
              </w:r>
            </w:del>
          </w:p>
        </w:tc>
        <w:tc>
          <w:tcPr>
            <w:tcW w:w="1083" w:type="pct"/>
            <w:tcBorders>
              <w:bottom w:val="single" w:sz="4" w:space="0" w:color="auto"/>
            </w:tcBorders>
            <w:shd w:val="clear" w:color="auto" w:fill="auto"/>
            <w:noWrap/>
            <w:vAlign w:val="center"/>
            <w:hideMark/>
          </w:tcPr>
          <w:p w14:paraId="76A96E73" w14:textId="69802D8E" w:rsidR="0070307F" w:rsidRPr="009B2B4B" w:rsidRDefault="0070307F" w:rsidP="00237CD4">
            <w:pPr>
              <w:jc w:val="center"/>
              <w:rPr>
                <w:rFonts w:eastAsia="Times New Roman"/>
                <w:i/>
                <w:color w:val="000000"/>
                <w:sz w:val="20"/>
                <w:szCs w:val="20"/>
                <w:rPrChange w:id="551" w:author="Nick Smith" w:date="2021-12-16T15:48:00Z">
                  <w:rPr>
                    <w:rFonts w:eastAsia="Times New Roman"/>
                    <w:b/>
                    <w:bCs/>
                    <w:color w:val="000000"/>
                    <w:sz w:val="20"/>
                    <w:szCs w:val="20"/>
                  </w:rPr>
                </w:rPrChange>
              </w:rPr>
            </w:pPr>
            <w:r w:rsidRPr="009B2B4B">
              <w:rPr>
                <w:rFonts w:eastAsia="Times New Roman"/>
                <w:i/>
                <w:color w:val="000000"/>
                <w:sz w:val="20"/>
                <w:szCs w:val="20"/>
                <w:rPrChange w:id="552" w:author="Nick Smith" w:date="2021-12-16T15:48:00Z">
                  <w:rPr>
                    <w:rFonts w:eastAsia="Times New Roman"/>
                    <w:b/>
                    <w:bCs/>
                    <w:color w:val="000000"/>
                    <w:sz w:val="20"/>
                    <w:szCs w:val="20"/>
                  </w:rPr>
                </w:rPrChange>
              </w:rPr>
              <w:t>0.0</w:t>
            </w:r>
            <w:ins w:id="553" w:author="Risa" w:date="2021-12-13T10:33:00Z">
              <w:r w:rsidR="00367429" w:rsidRPr="009B2B4B">
                <w:rPr>
                  <w:rFonts w:eastAsia="Times New Roman"/>
                  <w:i/>
                  <w:color w:val="000000"/>
                  <w:sz w:val="20"/>
                  <w:szCs w:val="20"/>
                  <w:rPrChange w:id="554" w:author="Nick Smith" w:date="2021-12-16T15:48:00Z">
                    <w:rPr>
                      <w:rFonts w:eastAsia="Times New Roman"/>
                      <w:b/>
                      <w:bCs/>
                      <w:color w:val="000000"/>
                      <w:sz w:val="20"/>
                      <w:szCs w:val="20"/>
                      <w:highlight w:val="yellow"/>
                    </w:rPr>
                  </w:rPrChange>
                </w:rPr>
                <w:t>87</w:t>
              </w:r>
            </w:ins>
            <w:del w:id="555" w:author="Risa" w:date="2021-12-13T10:33:00Z">
              <w:r w:rsidRPr="009B2B4B" w:rsidDel="00367429">
                <w:rPr>
                  <w:rFonts w:eastAsia="Times New Roman"/>
                  <w:i/>
                  <w:color w:val="000000"/>
                  <w:sz w:val="20"/>
                  <w:szCs w:val="20"/>
                  <w:rPrChange w:id="556" w:author="Nick Smith" w:date="2021-12-16T15:48:00Z">
                    <w:rPr>
                      <w:rFonts w:eastAsia="Times New Roman"/>
                      <w:b/>
                      <w:bCs/>
                      <w:color w:val="000000"/>
                      <w:sz w:val="20"/>
                      <w:szCs w:val="20"/>
                    </w:rPr>
                  </w:rPrChange>
                </w:rPr>
                <w:delText>48</w:delText>
              </w:r>
            </w:del>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39EE2711" w:rsidR="00745361" w:rsidRPr="001B44B1" w:rsidRDefault="00FB2742" w:rsidP="00DA24C9">
      <w:pPr>
        <w:spacing w:line="480" w:lineRule="auto"/>
        <w:contextualSpacing/>
        <w:rPr>
          <w:rFonts w:eastAsia="Times New Roman"/>
          <w:b/>
          <w:bCs/>
          <w:color w:val="000000"/>
        </w:rPr>
      </w:pPr>
      <w:del w:id="557" w:author="Risa" w:date="2021-12-01T15:04:00Z">
        <w:r w:rsidDel="000B42B7">
          <w:rPr>
            <w:rFonts w:eastAsia="Times New Roman"/>
            <w:b/>
            <w:bCs/>
            <w:noProof/>
            <w:color w:val="000000"/>
          </w:rPr>
          <w:drawing>
            <wp:inline distT="0" distB="0" distL="0" distR="0" wp14:anchorId="6151246F" wp14:editId="19536DCA">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del>
      <w:ins w:id="558" w:author="Risa" w:date="2021-12-13T14:54:00Z">
        <w:del w:id="559" w:author="Nick Smith" w:date="2021-12-16T15:47:00Z">
          <w:r w:rsidR="001E3889" w:rsidDel="00733782">
            <w:rPr>
              <w:rFonts w:eastAsia="Times New Roman"/>
              <w:b/>
              <w:bCs/>
              <w:noProof/>
              <w:color w:val="000000"/>
            </w:rPr>
            <w:drawing>
              <wp:inline distT="0" distB="0" distL="0" distR="0" wp14:anchorId="7E1FB590" wp14:editId="7BBB9966">
                <wp:extent cx="5943600" cy="396367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del>
      </w:ins>
      <w:ins w:id="560" w:author="Nick Smith" w:date="2021-12-16T15:47:00Z">
        <w:r w:rsidR="00733782">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p>
    <w:p w14:paraId="78443806" w14:textId="06033DCF"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ins w:id="561" w:author="Risa" w:date="2021-12-13T10:35:00Z">
        <w:r w:rsidR="00557A9E" w:rsidRPr="00557A9E">
          <w:rPr>
            <w:b w:val="0"/>
            <w:bCs w:val="0"/>
            <w:color w:val="000000"/>
            <w:sz w:val="24"/>
            <w:szCs w:val="24"/>
            <w:rPrChange w:id="562" w:author="Risa" w:date="2021-12-13T10:36:00Z">
              <w:rPr>
                <w:b w:val="0"/>
                <w:bCs w:val="0"/>
                <w:color w:val="000000"/>
                <w:sz w:val="24"/>
                <w:szCs w:val="24"/>
                <w:highlight w:val="yellow"/>
              </w:rPr>
            </w:rPrChange>
          </w:rPr>
          <w:t>8</w:t>
        </w:r>
      </w:ins>
      <w:ins w:id="563" w:author="Risa" w:date="2021-12-13T10:36:00Z">
        <w:r w:rsidR="00557A9E" w:rsidRPr="00557A9E">
          <w:rPr>
            <w:b w:val="0"/>
            <w:bCs w:val="0"/>
            <w:color w:val="000000"/>
            <w:sz w:val="24"/>
            <w:szCs w:val="24"/>
            <w:rPrChange w:id="564" w:author="Risa" w:date="2021-12-13T10:36:00Z">
              <w:rPr>
                <w:b w:val="0"/>
                <w:bCs w:val="0"/>
                <w:color w:val="000000"/>
                <w:sz w:val="24"/>
                <w:szCs w:val="24"/>
                <w:highlight w:val="yellow"/>
              </w:rPr>
            </w:rPrChange>
          </w:rPr>
          <w:t>7</w:t>
        </w:r>
      </w:ins>
      <w:del w:id="565" w:author="Risa" w:date="2021-12-13T10:35:00Z">
        <w:r w:rsidR="00B25CDC" w:rsidRPr="009F6440" w:rsidDel="00557A9E">
          <w:rPr>
            <w:b w:val="0"/>
            <w:bCs w:val="0"/>
            <w:color w:val="000000"/>
            <w:sz w:val="24"/>
            <w:szCs w:val="24"/>
            <w:highlight w:val="yellow"/>
            <w:rPrChange w:id="566" w:author="Risa" w:date="2021-12-13T10:27:00Z">
              <w:rPr>
                <w:b w:val="0"/>
                <w:bCs w:val="0"/>
                <w:color w:val="000000"/>
                <w:sz w:val="24"/>
                <w:szCs w:val="24"/>
              </w:rPr>
            </w:rPrChange>
          </w:rPr>
          <w:delText>48</w:delText>
        </w:r>
      </w:del>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ins w:id="567" w:author="Risa" w:date="2021-12-13T10:36:00Z">
        <w:r w:rsidR="00557A9E" w:rsidRPr="00557A9E">
          <w:rPr>
            <w:b w:val="0"/>
            <w:bCs w:val="0"/>
            <w:color w:val="000000"/>
            <w:sz w:val="24"/>
            <w:szCs w:val="24"/>
            <w:rPrChange w:id="568" w:author="Risa" w:date="2021-12-13T10:36:00Z">
              <w:rPr>
                <w:b w:val="0"/>
                <w:bCs w:val="0"/>
                <w:color w:val="000000"/>
                <w:sz w:val="24"/>
                <w:szCs w:val="24"/>
                <w:highlight w:val="yellow"/>
              </w:rPr>
            </w:rPrChange>
          </w:rPr>
          <w:t>229</w:t>
        </w:r>
      </w:ins>
      <w:del w:id="569" w:author="Risa" w:date="2021-12-13T10:36:00Z">
        <w:r w:rsidR="00B25CDC" w:rsidRPr="009F6440" w:rsidDel="00557A9E">
          <w:rPr>
            <w:b w:val="0"/>
            <w:bCs w:val="0"/>
            <w:color w:val="000000"/>
            <w:sz w:val="24"/>
            <w:szCs w:val="24"/>
            <w:highlight w:val="yellow"/>
            <w:rPrChange w:id="570" w:author="Risa" w:date="2021-12-13T10:27:00Z">
              <w:rPr>
                <w:b w:val="0"/>
                <w:bCs w:val="0"/>
                <w:color w:val="000000"/>
                <w:sz w:val="24"/>
                <w:szCs w:val="24"/>
              </w:rPr>
            </w:rPrChange>
          </w:rPr>
          <w:delText>091</w:delText>
        </w:r>
      </w:del>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ins w:id="571" w:author="Risa" w:date="2021-12-13T10:36:00Z">
        <w:r w:rsidR="00557A9E" w:rsidRPr="00557A9E">
          <w:rPr>
            <w:b w:val="0"/>
            <w:bCs w:val="0"/>
            <w:color w:val="000000"/>
            <w:sz w:val="24"/>
            <w:szCs w:val="24"/>
            <w:rPrChange w:id="572" w:author="Risa" w:date="2021-12-13T10:36:00Z">
              <w:rPr>
                <w:b w:val="0"/>
                <w:bCs w:val="0"/>
                <w:color w:val="000000"/>
                <w:sz w:val="24"/>
                <w:szCs w:val="24"/>
                <w:highlight w:val="yellow"/>
              </w:rPr>
            </w:rPrChange>
          </w:rPr>
          <w:t>704</w:t>
        </w:r>
      </w:ins>
      <w:del w:id="573" w:author="Risa" w:date="2021-12-13T10:36:00Z">
        <w:r w:rsidR="00B25CDC" w:rsidRPr="009F6440" w:rsidDel="00557A9E">
          <w:rPr>
            <w:b w:val="0"/>
            <w:bCs w:val="0"/>
            <w:color w:val="000000"/>
            <w:sz w:val="24"/>
            <w:szCs w:val="24"/>
            <w:highlight w:val="yellow"/>
            <w:rPrChange w:id="574" w:author="Risa" w:date="2021-12-13T10:27:00Z">
              <w:rPr>
                <w:b w:val="0"/>
                <w:bCs w:val="0"/>
                <w:color w:val="000000"/>
                <w:sz w:val="24"/>
                <w:szCs w:val="24"/>
              </w:rPr>
            </w:rPrChange>
          </w:rPr>
          <w:delText>913</w:delText>
        </w:r>
      </w:del>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ins w:id="575" w:author="Nick Smith" w:date="2021-12-16T15:48:00Z">
        <w:r w:rsidR="00733782">
          <w:rPr>
            <w:b w:val="0"/>
            <w:bCs w:val="0"/>
            <w:color w:val="000000" w:themeColor="text1"/>
            <w:sz w:val="24"/>
            <w:szCs w:val="24"/>
          </w:rPr>
          <w:t xml:space="preserve">marginally </w:t>
        </w:r>
      </w:ins>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del w:id="576" w:author="Nick Smith" w:date="2021-12-16T15:48:00Z">
        <w:r w:rsidR="004167AF" w:rsidRPr="00B25CDC" w:rsidDel="00733782">
          <w:rPr>
            <w:b w:val="0"/>
            <w:bCs w:val="0"/>
            <w:color w:val="000000" w:themeColor="text1"/>
            <w:sz w:val="24"/>
            <w:szCs w:val="24"/>
          </w:rPr>
          <w:delText>05</w:delText>
        </w:r>
      </w:del>
      <w:ins w:id="577" w:author="Nick Smith" w:date="2021-12-16T15:48:00Z">
        <w:r w:rsidR="00733782">
          <w:rPr>
            <w:b w:val="0"/>
            <w:bCs w:val="0"/>
            <w:color w:val="000000" w:themeColor="text1"/>
            <w:sz w:val="24"/>
            <w:szCs w:val="24"/>
          </w:rPr>
          <w:t>1</w:t>
        </w:r>
      </w:ins>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del w:id="578" w:author="Nick Smith" w:date="2021-12-16T15:48:00Z">
        <w:r w:rsidR="004167AF" w:rsidDel="00733782">
          <w:rPr>
            <w:b w:val="0"/>
            <w:bCs w:val="0"/>
            <w:color w:val="000000" w:themeColor="text1"/>
            <w:sz w:val="24"/>
            <w:szCs w:val="24"/>
          </w:rPr>
          <w:delText>05</w:delText>
        </w:r>
      </w:del>
      <w:ins w:id="579" w:author="Nick Smith" w:date="2021-12-16T15:48:00Z">
        <w:r w:rsidR="00733782">
          <w:rPr>
            <w:b w:val="0"/>
            <w:bCs w:val="0"/>
            <w:color w:val="000000" w:themeColor="text1"/>
            <w:sz w:val="24"/>
            <w:szCs w:val="24"/>
          </w:rPr>
          <w:t>1</w:t>
        </w:r>
      </w:ins>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roofErr w:type="gramEnd"/>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commentRangeStart w:id="580"/>
      <w:r w:rsidRPr="001B44B1">
        <w:rPr>
          <w:rFonts w:eastAsia="Times New Roman"/>
          <w:b/>
          <w:bCs/>
          <w:color w:val="000000"/>
        </w:rPr>
        <w:lastRenderedPageBreak/>
        <w:t>Discussion</w:t>
      </w:r>
      <w:commentRangeEnd w:id="580"/>
      <w:r w:rsidR="00C46345">
        <w:rPr>
          <w:rStyle w:val="CommentReference"/>
        </w:rPr>
        <w:commentReference w:id="580"/>
      </w:r>
    </w:p>
    <w:p w14:paraId="14567134" w14:textId="7922B35B"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r w:rsidR="0056386C">
        <w:t xml:space="preserve">aboveground climate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56386C">
        <w:rPr>
          <w:noProof/>
        </w:rPr>
        <w:t xml:space="preserve">(Reich &amp; Oleksyn, 2004; Borer </w:t>
      </w:r>
      <w:r w:rsidR="0056386C" w:rsidRPr="0056386C">
        <w:rPr>
          <w:i/>
          <w:noProof/>
        </w:rPr>
        <w:t>et al.</w:t>
      </w:r>
      <w:r w:rsidR="0056386C" w:rsidRPr="0056386C">
        <w:rPr>
          <w:noProof/>
        </w:rPr>
        <w:t xml:space="preserve">, 2013; Dong </w:t>
      </w:r>
      <w:r w:rsidR="0056386C" w:rsidRPr="0056386C">
        <w:rPr>
          <w:i/>
          <w:noProof/>
        </w:rPr>
        <w:t>et al.</w:t>
      </w:r>
      <w:r w:rsidR="0056386C" w:rsidRPr="0056386C">
        <w:rPr>
          <w:noProof/>
        </w:rPr>
        <w:t xml:space="preserve">, 2017; Firn </w:t>
      </w:r>
      <w:r w:rsidR="0056386C" w:rsidRPr="0056386C">
        <w:rPr>
          <w:i/>
          <w:noProof/>
        </w:rPr>
        <w:t>et al.</w:t>
      </w:r>
      <w:r w:rsidR="0056386C" w:rsidRPr="0056386C">
        <w:rPr>
          <w:noProof/>
        </w:rPr>
        <w:t>, 2019)</w:t>
      </w:r>
      <w:r w:rsidR="0056386C">
        <w:fldChar w:fldCharType="end"/>
      </w:r>
      <w:r w:rsidR="000D0F58">
        <w:t>. Some even suggest that leaf nitrogen</w:t>
      </w:r>
      <w:r w:rsidR="00292985">
        <w:t xml:space="preserve"> can be accurately predicted </w:t>
      </w:r>
      <w:r w:rsidR="009A5B56">
        <w:t>from aboveground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r w:rsidR="0028100D">
        <w:t xml:space="preserve">aboveground </w:t>
      </w:r>
      <w:r w:rsidR="006B5806">
        <w:t>climate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ins w:id="581" w:author="Nick Smith" w:date="2021-12-16T15:28:00Z">
        <w:r w:rsidR="00074DCD">
          <w:rPr>
            <w:rFonts w:eastAsia="Times New Roman"/>
            <w:color w:val="000000"/>
          </w:rPr>
          <w:t xml:space="preserve"> some support for the fact</w:t>
        </w:r>
      </w:ins>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2F170144"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p>
    <w:p w14:paraId="392AF6E4" w14:textId="76086FB6"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del w:id="582" w:author="Nick Smith" w:date="2021-12-16T15:29:00Z">
        <w:r w:rsidR="001F3BE9" w:rsidDel="00E056B8">
          <w:delText>54</w:delText>
        </w:r>
      </w:del>
      <w:ins w:id="583" w:author="Nick Smith" w:date="2021-12-16T15:29:00Z">
        <w:r w:rsidR="00E056B8">
          <w:t>4</w:t>
        </w:r>
        <w:r w:rsidR="00E056B8">
          <w:t>4</w:t>
        </w:r>
      </w:ins>
      <w:r w:rsidR="001F3BE9">
        <w:t>%.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del w:id="584" w:author="Nick Smith" w:date="2021-12-16T15:29:00Z">
        <w:r w:rsidR="001F3BE9" w:rsidDel="00E056B8">
          <w:delText>6</w:delText>
        </w:r>
      </w:del>
      <w:ins w:id="585" w:author="Nick Smith" w:date="2021-12-16T15:29:00Z">
        <w:r w:rsidR="00E056B8">
          <w:t>5</w:t>
        </w:r>
      </w:ins>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6296AC95"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del w:id="586" w:author="Nick Smith" w:date="2021-12-16T15:30:00Z">
        <w:r w:rsidR="001F3BE9" w:rsidDel="00E056B8">
          <w:delText>9</w:delText>
        </w:r>
      </w:del>
      <w:ins w:id="587" w:author="Nick Smith" w:date="2021-12-16T15:30:00Z">
        <w:r w:rsidR="00E056B8">
          <w:t>7</w:t>
        </w:r>
      </w:ins>
      <w:r w:rsidR="001F3BE9">
        <w:t>%</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can also 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4B2F78FF"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ins w:id="588" w:author="Nick Smith" w:date="2021-12-16T15:38:00Z">
        <w:r w:rsidR="002C65AC">
          <w:t xml:space="preserve">, in contrast with results from </w:t>
        </w:r>
        <w:r w:rsidR="002C65AC">
          <w:t xml:space="preserve">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ins>
      <w:del w:id="589" w:author="Nick Smith" w:date="2021-12-16T15:38:00Z">
        <w:r w:rsidR="00E213DA" w:rsidDel="002C65AC">
          <w:delText>, possibly due to the positive correlation between temperature and light in our dataset (r</w:delText>
        </w:r>
        <w:r w:rsidR="00E213DA" w:rsidDel="002C65AC">
          <w:rPr>
            <w:vertAlign w:val="superscript"/>
          </w:rPr>
          <w:delText>2</w:delText>
        </w:r>
        <w:r w:rsidR="00E213DA" w:rsidDel="002C65AC">
          <w:delText xml:space="preserve"> = 0.29) and the contrasting effect of each variable on </w:delText>
        </w:r>
        <w:r w:rsidR="00E213DA" w:rsidDel="002C65AC">
          <w:rPr>
            <w:i/>
          </w:rPr>
          <w:delText>N</w:delText>
        </w:r>
        <w:r w:rsidR="00E213DA" w:rsidDel="002C65AC">
          <w:rPr>
            <w:vertAlign w:val="subscript"/>
          </w:rPr>
          <w:delText>area</w:delText>
        </w:r>
      </w:del>
      <w:r w:rsidR="00E213DA">
        <w:t>.</w:t>
      </w:r>
    </w:p>
    <w:p w14:paraId="0246FBE8" w14:textId="2C1C7987" w:rsidR="007E26DC" w:rsidRPr="00D332E5" w:rsidRDefault="00296CCE" w:rsidP="000D0F58">
      <w:pPr>
        <w:spacing w:line="480" w:lineRule="auto"/>
        <w:ind w:firstLine="720"/>
        <w:contextualSpacing/>
      </w:pPr>
      <w:r>
        <w:t xml:space="preserve">Our second approach also supported the </w:t>
      </w:r>
      <w:del w:id="590" w:author="Nick Smith" w:date="2021-12-16T15:38:00Z">
        <w:r w:rsidDel="002C65AC">
          <w:delText xml:space="preserve">greater </w:delText>
        </w:r>
      </w:del>
      <w:r>
        <w:t xml:space="preserve">importance of non-soil variables for predicting </w:t>
      </w:r>
      <w:proofErr w:type="spellStart"/>
      <w:r>
        <w:rPr>
          <w:i/>
        </w:rPr>
        <w:t>N</w:t>
      </w:r>
      <w:r>
        <w:rPr>
          <w:vertAlign w:val="subscript"/>
        </w:rPr>
        <w:t>area</w:t>
      </w:r>
      <w:proofErr w:type="spellEnd"/>
      <w:del w:id="591" w:author="Nick Smith" w:date="2021-12-16T15:38:00Z">
        <w:r w:rsidDel="002C65AC">
          <w:delText xml:space="preserve"> than soil nutrient treatments</w:delText>
        </w:r>
      </w:del>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w:t>
      </w:r>
      <w:r>
        <w:lastRenderedPageBreak/>
        <w:t xml:space="preserve">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del w:id="592" w:author="Nick Smith" w:date="2021-12-16T15:39:00Z">
        <w:r w:rsidDel="002C65AC">
          <w:delText xml:space="preserve">strongly </w:delText>
        </w:r>
      </w:del>
      <w:ins w:id="593" w:author="Nick Smith" w:date="2021-12-16T15:39:00Z">
        <w:r w:rsidR="002C65AC">
          <w:t>positively</w:t>
        </w:r>
        <w:r w:rsidR="002C65AC">
          <w:t xml:space="preserve"> </w:t>
        </w:r>
      </w:ins>
      <w:r>
        <w:t xml:space="preserve">correlated with </w:t>
      </w:r>
      <w:proofErr w:type="spellStart"/>
      <w:r>
        <w:rPr>
          <w:i/>
        </w:rPr>
        <w:t>N</w:t>
      </w:r>
      <w:r>
        <w:rPr>
          <w:vertAlign w:val="subscript"/>
        </w:rPr>
        <w:t>area</w:t>
      </w:r>
      <w:proofErr w:type="spellEnd"/>
      <w:r>
        <w:t xml:space="preserve"> and an important predictor in our model (relative importance = </w:t>
      </w:r>
      <w:del w:id="594" w:author="Nick Smith" w:date="2021-12-16T15:39:00Z">
        <w:r w:rsidDel="002C65AC">
          <w:delText>23</w:delText>
        </w:r>
      </w:del>
      <w:ins w:id="595" w:author="Nick Smith" w:date="2021-12-16T15:39:00Z">
        <w:r w:rsidR="002C65AC">
          <w:t>11</w:t>
        </w:r>
      </w:ins>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del w:id="596" w:author="Nick Smith" w:date="2021-12-16T15:40:00Z">
        <w:r w:rsidR="00D332E5" w:rsidDel="002C65AC">
          <w:delText>~60</w:delText>
        </w:r>
      </w:del>
      <w:ins w:id="597" w:author="Nick Smith" w:date="2021-12-16T15:40:00Z">
        <w:r w:rsidR="002C65AC">
          <w:t>2</w:t>
        </w:r>
        <w:r w:rsidR="002C65AC">
          <w:t>0</w:t>
        </w:r>
      </w:ins>
      <w:r w:rsidR="00D332E5">
        <w:t xml:space="preserve">% of the variability in measured </w:t>
      </w:r>
      <w:proofErr w:type="spellStart"/>
      <w:r w:rsidR="00D332E5">
        <w:rPr>
          <w:i/>
        </w:rPr>
        <w:t>N</w:t>
      </w:r>
      <w:r w:rsidR="00D332E5">
        <w:rPr>
          <w:vertAlign w:val="subscript"/>
        </w:rPr>
        <w:t>area</w:t>
      </w:r>
      <w:proofErr w:type="spellEnd"/>
      <w:r w:rsidR="00D332E5">
        <w:t>. However, a</w:t>
      </w:r>
      <w:del w:id="598" w:author="Nick Smith" w:date="2021-12-16T15:40:00Z">
        <w:r w:rsidR="00D332E5" w:rsidDel="002C65AC">
          <w:delText xml:space="preserve"> non-negli</w:delText>
        </w:r>
        <w:r w:rsidR="00A67554" w:rsidDel="002C65AC">
          <w:delText>gible</w:delText>
        </w:r>
        <w:r w:rsidR="004F40BE" w:rsidDel="002C65AC">
          <w:delText xml:space="preserve"> and</w:delText>
        </w:r>
      </w:del>
      <w:ins w:id="599" w:author="Nick Smith" w:date="2021-12-16T15:40:00Z">
        <w:r w:rsidR="002C65AC">
          <w:t>n</w:t>
        </w:r>
      </w:ins>
      <w:r w:rsidR="00A67554">
        <w:t xml:space="preserve"> addition</w:t>
      </w:r>
      <w:r w:rsidR="004F40BE">
        <w:t>al</w:t>
      </w:r>
      <w:r w:rsidR="00A67554">
        <w:t xml:space="preserve"> </w:t>
      </w:r>
      <w:del w:id="600" w:author="Nick Smith" w:date="2021-12-16T15:40:00Z">
        <w:r w:rsidR="00BB26B3" w:rsidDel="002C65AC">
          <w:delText>13</w:delText>
        </w:r>
      </w:del>
      <w:ins w:id="601" w:author="Nick Smith" w:date="2021-12-16T15:40:00Z">
        <w:r w:rsidR="002C65AC">
          <w:t>31</w:t>
        </w:r>
      </w:ins>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02FAB05C" w:rsidR="0028100D" w:rsidRPr="0028100D" w:rsidRDefault="0028100D" w:rsidP="00DA24C9">
      <w:pPr>
        <w:spacing w:line="480" w:lineRule="auto"/>
        <w:contextualSpacing/>
        <w:rPr>
          <w:i/>
        </w:rPr>
      </w:pPr>
      <w:r>
        <w:rPr>
          <w:i/>
        </w:rPr>
        <w:t>The</w:t>
      </w:r>
      <w:ins w:id="602" w:author="Nick Smith" w:date="2021-12-16T15:40:00Z">
        <w:r w:rsidR="002C65AC">
          <w:rPr>
            <w:i/>
          </w:rPr>
          <w:t xml:space="preserve"> impact of</w:t>
        </w:r>
      </w:ins>
      <w:ins w:id="603" w:author="Nick Smith" w:date="2021-12-16T15:41:00Z">
        <w:r w:rsidR="002C65AC">
          <w:rPr>
            <w:i/>
          </w:rPr>
          <w:t xml:space="preserve"> </w:t>
        </w:r>
        <w:r w:rsidR="002C65AC">
          <w:rPr>
            <w:i/>
          </w:rPr>
          <w:t>relative allocation to leaves and biomass</w:t>
        </w:r>
        <w:r w:rsidR="002C65AC">
          <w:rPr>
            <w:i/>
          </w:rPr>
          <w:t xml:space="preserve"> on</w:t>
        </w:r>
      </w:ins>
      <w:ins w:id="604" w:author="Nick Smith" w:date="2021-12-16T15:40:00Z">
        <w:r w:rsidR="002C65AC">
          <w:rPr>
            <w:i/>
          </w:rPr>
          <w:t xml:space="preserve"> </w:t>
        </w:r>
      </w:ins>
      <w:ins w:id="605" w:author="Nick Smith" w:date="2021-12-16T15:41:00Z">
        <w:r w:rsidR="002C65AC">
          <w:rPr>
            <w:i/>
          </w:rPr>
          <w:t>the</w:t>
        </w:r>
      </w:ins>
      <w:r>
        <w:rPr>
          <w:i/>
        </w:rPr>
        <w:t xml:space="preserve"> </w:t>
      </w:r>
      <w:proofErr w:type="spellStart"/>
      <w:r>
        <w:rPr>
          <w:i/>
        </w:rPr>
        <w:t>N</w:t>
      </w:r>
      <w:r>
        <w:rPr>
          <w:i/>
          <w:vertAlign w:val="subscript"/>
        </w:rPr>
        <w:t>area</w:t>
      </w:r>
      <w:proofErr w:type="spellEnd"/>
      <w:r>
        <w:rPr>
          <w:i/>
        </w:rPr>
        <w:t xml:space="preserve"> response to soil nitrogen</w:t>
      </w:r>
      <w:del w:id="606" w:author="Nick Smith" w:date="2021-12-16T15:41:00Z">
        <w:r w:rsidDel="002C65AC">
          <w:rPr>
            <w:i/>
          </w:rPr>
          <w:delText xml:space="preserve"> is dependent on relative allocation to leaves and biomass </w:delText>
        </w:r>
      </w:del>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625E5CCB"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del w:id="607" w:author="Nick Smith" w:date="2021-12-16T15:41:00Z">
        <w:r w:rsidR="000C26ED" w:rsidDel="002C65AC">
          <w:delText xml:space="preserve">confirmed </w:delText>
        </w:r>
      </w:del>
      <w:ins w:id="608" w:author="Nick Smith" w:date="2021-12-16T15:42:00Z">
        <w:r w:rsidR="002C65AC">
          <w:t>showed</w:t>
        </w:r>
      </w:ins>
      <w:ins w:id="609" w:author="Nick Smith" w:date="2021-12-16T15:41:00Z">
        <w:r w:rsidR="002C65AC">
          <w:t xml:space="preserve"> marginal support for</w:t>
        </w:r>
      </w:ins>
      <w:ins w:id="610" w:author="Nick Smith" w:date="2021-12-16T15:42:00Z">
        <w:r w:rsidR="002C65AC">
          <w:t xml:space="preserve"> a negative correlation between</w:t>
        </w:r>
      </w:ins>
      <w:del w:id="611" w:author="Nick Smith" w:date="2021-12-16T15:42:00Z">
        <w:r w:rsidR="000C26ED" w:rsidDel="002C65AC">
          <w:delText>that</w:delText>
        </w:r>
      </w:del>
      <w:r w:rsidR="000C26ED">
        <w:t xml:space="preserve"> the change in biomass in response to a change in soil nitrogen </w:t>
      </w:r>
      <w:del w:id="612" w:author="Nick Smith" w:date="2021-12-16T15:42:00Z">
        <w:r w:rsidR="000C26ED" w:rsidDel="002C65AC">
          <w:delText>was negatively correlated to</w:delText>
        </w:r>
      </w:del>
      <w:ins w:id="613" w:author="Nick Smith" w:date="2021-12-16T15:42:00Z">
        <w:r w:rsidR="002C65AC">
          <w:t>and</w:t>
        </w:r>
      </w:ins>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w:t>
      </w:r>
      <w:del w:id="614" w:author="Nick Smith" w:date="2021-12-16T15:42:00Z">
        <w:r w:rsidR="001D0C18" w:rsidDel="002C65AC">
          <w:delText xml:space="preserve">only </w:delText>
        </w:r>
      </w:del>
      <w:r w:rsidR="001D0C18">
        <w:t>occurs</w:t>
      </w:r>
      <w:ins w:id="615" w:author="Nick Smith" w:date="2021-12-16T15:42:00Z">
        <w:r w:rsidR="002C65AC">
          <w:t xml:space="preserve"> most </w:t>
        </w:r>
        <w:r w:rsidR="002C65AC">
          <w:lastRenderedPageBreak/>
          <w:t>strongly</w:t>
        </w:r>
      </w:ins>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6C5B6490" w14:textId="4AEFF215" w:rsidR="004732A7" w:rsidRPr="00E81570" w:rsidRDefault="004732A7" w:rsidP="00E81570">
      <w:pPr>
        <w:spacing w:line="480" w:lineRule="auto"/>
        <w:contextualSpacing/>
        <w:rPr>
          <w:i/>
        </w:rPr>
      </w:pPr>
      <w:r>
        <w:rPr>
          <w:i/>
        </w:rPr>
        <w:t>Conclusions</w:t>
      </w:r>
    </w:p>
    <w:p w14:paraId="6168DDE3" w14:textId="360518AD"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465750">
        <w:rPr>
          <w:noProof/>
        </w:rPr>
        <w:t xml:space="preserve">(Wright </w:t>
      </w:r>
      <w:r w:rsidR="00465750" w:rsidRPr="00465750">
        <w:rPr>
          <w:i/>
          <w:noProof/>
        </w:rPr>
        <w:t>et al.</w:t>
      </w:r>
      <w:r w:rsidR="00465750" w:rsidRPr="00465750">
        <w:rPr>
          <w:noProof/>
        </w:rPr>
        <w:t xml:space="preserve">, 2003; Maire </w:t>
      </w:r>
      <w:r w:rsidR="00465750" w:rsidRPr="00465750">
        <w:rPr>
          <w:i/>
          <w:noProof/>
        </w:rPr>
        <w:t>et al.</w:t>
      </w:r>
      <w:r w:rsidR="00465750" w:rsidRPr="00465750">
        <w:rPr>
          <w:noProof/>
        </w:rPr>
        <w:t xml:space="preserve">, 2015; Onoda </w:t>
      </w:r>
      <w:r w:rsidR="00465750" w:rsidRPr="00465750">
        <w:rPr>
          <w:i/>
          <w:noProof/>
        </w:rPr>
        <w:t>et al.</w:t>
      </w:r>
      <w:r w:rsidR="00465750" w:rsidRPr="00465750">
        <w:rPr>
          <w:noProof/>
        </w:rPr>
        <w:t xml:space="preserve">, 2017; Paillassa </w:t>
      </w:r>
      <w:r w:rsidR="00465750" w:rsidRPr="00465750">
        <w:rPr>
          <w:i/>
          <w:noProof/>
        </w:rPr>
        <w:t>et al.</w:t>
      </w:r>
      <w:r w:rsidR="00465750" w:rsidRPr="00465750">
        <w:rPr>
          <w:noProof/>
        </w:rPr>
        <w:t>, 2020)</w:t>
      </w:r>
      <w:r w:rsidR="00465750">
        <w:fldChar w:fldCharType="end"/>
      </w:r>
      <w:r w:rsidR="00A54421">
        <w:t xml:space="preserve">. However, our results show that the biomass response to changing soil nitrogen plays a </w:t>
      </w:r>
      <w:del w:id="616" w:author="Nick Smith" w:date="2021-12-16T15:43:00Z">
        <w:r w:rsidR="00A54421" w:rsidDel="002C65AC">
          <w:delText xml:space="preserve">critical </w:delText>
        </w:r>
      </w:del>
      <w:r w:rsidR="00A54421">
        <w:t>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617"/>
      <w:r>
        <w:rPr>
          <w:b/>
        </w:rPr>
        <w:t>Acknowledgements</w:t>
      </w:r>
      <w:commentRangeEnd w:id="617"/>
      <w:r w:rsidR="00DD7DE1">
        <w:rPr>
          <w:rStyle w:val="CommentReference"/>
        </w:rPr>
        <w:commentReference w:id="617"/>
      </w:r>
    </w:p>
    <w:p w14:paraId="617E933C" w14:textId="00B23711" w:rsidR="009A5B56" w:rsidRPr="009A5B56" w:rsidRDefault="009A5B56" w:rsidP="00DA24C9">
      <w:pPr>
        <w:spacing w:line="480" w:lineRule="auto"/>
        <w:contextualSpacing/>
      </w:pPr>
      <w:r>
        <w:t>NGS acknowledges funding support from</w:t>
      </w:r>
      <w:r w:rsidR="00F33193">
        <w:t xml:space="preserve"> the NSF (</w:t>
      </w:r>
      <w:r w:rsidR="00F33193" w:rsidRPr="00F33193">
        <w:t>DEB-2045968</w:t>
      </w:r>
      <w:r w:rsidR="00F33193">
        <w:t>) and</w:t>
      </w:r>
      <w:r>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Boyd RA, Gandin A, Cousins AB (2015) Temperature responses of C4 photosynthesis: </w:t>
      </w:r>
      <w:r w:rsidRPr="000E55C7">
        <w:rPr>
          <w:noProof/>
        </w:rPr>
        <w:lastRenderedPageBreak/>
        <w:t xml:space="preserve">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Harrison SP, Dewar R et al. (2020) Organizing principles for vegetation dynamics. </w:t>
      </w:r>
      <w:r w:rsidRPr="000E55C7">
        <w:rPr>
          <w:i/>
          <w:iCs/>
          <w:noProof/>
        </w:rPr>
        <w:lastRenderedPageBreak/>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sclerophyllous leaves accounts for little of the variation in photosynthetic nitrogen-use </w:t>
      </w:r>
      <w:r w:rsidRPr="000E55C7">
        <w:rPr>
          <w:noProof/>
        </w:rPr>
        <w:lastRenderedPageBreak/>
        <w:t xml:space="preserve">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Maire V, Wright IJ, Prentice IC et al. (2015) Global effects of soil and climate on leaf </w:t>
      </w:r>
      <w:r w:rsidRPr="000E55C7">
        <w:rPr>
          <w:noProof/>
        </w:rPr>
        <w:lastRenderedPageBreak/>
        <w:t xml:space="preserve">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Reich PB, Oleksyn J (2004) Global patterns of plant leaf N and P in relation to temperature and </w:t>
      </w:r>
      <w:r w:rsidRPr="000E55C7">
        <w:rPr>
          <w:noProof/>
        </w:rPr>
        <w:lastRenderedPageBreak/>
        <w:t xml:space="preserve">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Thomas RQ, Brookshire EN, Gerber S (2015) Nitrogen limitation on land: how can it occur in </w:t>
      </w:r>
      <w:r w:rsidRPr="000E55C7">
        <w:rPr>
          <w:noProof/>
        </w:rPr>
        <w:lastRenderedPageBreak/>
        <w:t xml:space="preserve">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Yuan Z, Liu W, Niu S, Wan S (2007) Plant Nitrogen Dynamics and Nitrogen-use Strategies </w:t>
      </w:r>
      <w:r w:rsidRPr="000E55C7">
        <w:rPr>
          <w:noProof/>
        </w:rPr>
        <w:lastRenderedPageBreak/>
        <w:t xml:space="preserve">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955BF3"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22"/>
      <w:footerReference w:type="default" r:id="rId2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7" w:author="Risa" w:date="2021-12-13T16:05:00Z" w:initials="RM">
    <w:p w14:paraId="29B1C7EE" w14:textId="1DF17E62" w:rsidR="00B43598" w:rsidRDefault="00B43598">
      <w:pPr>
        <w:pStyle w:val="CommentText"/>
      </w:pPr>
      <w:r>
        <w:rPr>
          <w:rStyle w:val="CommentReference"/>
        </w:rPr>
        <w:annotationRef/>
      </w:r>
      <w:r>
        <w:t>Here’s the map! The code is in the analysis script</w:t>
      </w:r>
    </w:p>
  </w:comment>
  <w:comment w:id="513" w:author="Risa" w:date="2021-12-01T15:00:00Z" w:initials="RM">
    <w:p w14:paraId="5C59C264" w14:textId="3E0BC29F" w:rsidR="00320FB0" w:rsidRDefault="00320FB0">
      <w:pPr>
        <w:pStyle w:val="CommentText"/>
      </w:pPr>
      <w:r>
        <w:rPr>
          <w:rStyle w:val="CommentReference"/>
        </w:rPr>
        <w:annotationRef/>
      </w:r>
      <w:r>
        <w:t>Double check</w:t>
      </w:r>
    </w:p>
  </w:comment>
  <w:comment w:id="580" w:author="Nick Smith" w:date="2021-10-07T16:05:00Z" w:initials="NGS">
    <w:p w14:paraId="39556F6B" w14:textId="77777777" w:rsidR="00320FB0" w:rsidRDefault="00320FB0">
      <w:pPr>
        <w:pStyle w:val="CommentText"/>
      </w:pPr>
      <w:r>
        <w:rPr>
          <w:rStyle w:val="CommentReference"/>
        </w:rPr>
        <w:annotationRef/>
      </w:r>
      <w:r>
        <w:t>Limitations:</w:t>
      </w:r>
    </w:p>
    <w:p w14:paraId="345FDF78" w14:textId="77777777" w:rsidR="00320FB0" w:rsidRDefault="00320FB0" w:rsidP="00C46345">
      <w:pPr>
        <w:pStyle w:val="CommentText"/>
        <w:numPr>
          <w:ilvl w:val="0"/>
          <w:numId w:val="9"/>
        </w:numPr>
      </w:pPr>
      <w:r>
        <w:t xml:space="preserve"> Categorical soil N, continuous would be better as we don’t know background N</w:t>
      </w:r>
    </w:p>
    <w:p w14:paraId="6D685F99" w14:textId="60FBBBC8" w:rsidR="00320FB0" w:rsidRDefault="00320FB0" w:rsidP="00C46345">
      <w:pPr>
        <w:pStyle w:val="CommentText"/>
        <w:numPr>
          <w:ilvl w:val="0"/>
          <w:numId w:val="9"/>
        </w:numPr>
      </w:pPr>
    </w:p>
  </w:comment>
  <w:comment w:id="617" w:author="Nick Smith" w:date="2021-06-28T12:09:00Z" w:initials="NGS">
    <w:p w14:paraId="539C3587" w14:textId="5DE6C9A2" w:rsidR="00320FB0" w:rsidRDefault="00320FB0">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B1C7EE" w15:done="0"/>
  <w15:commentEx w15:paraId="5C59C264" w15:done="0"/>
  <w15:commentEx w15:paraId="6D685F99"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1EDAD" w16cex:dateUtc="2021-12-13T21:05:00Z"/>
  <w16cex:commentExtensible w16cex:durableId="2561A100" w16cex:dateUtc="2021-12-13T15:37:00Z"/>
  <w16cex:commentExtensible w16cex:durableId="2561A0BE" w16cex:dateUtc="2021-12-13T15:36:00Z"/>
  <w16cex:commentExtensible w16cex:durableId="25520C8A" w16cex:dateUtc="2021-12-01T20:00:00Z"/>
  <w16cex:commentExtensible w16cex:durableId="25099963" w16cex:dateUtc="2021-10-07T20:05:00Z"/>
  <w16cex:commentExtensible w16cex:durableId="24843A82" w16cex:dateUtc="2021-06-28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B1C7EE" w16cid:durableId="2561EDAD"/>
  <w16cid:commentId w16cid:paraId="5C59C264" w16cid:durableId="25520C8A"/>
  <w16cid:commentId w16cid:paraId="6D685F99" w16cid:durableId="25099963"/>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2951B" w14:textId="77777777" w:rsidR="00674DDA" w:rsidRDefault="00674DDA" w:rsidP="001B44B1">
      <w:r>
        <w:separator/>
      </w:r>
    </w:p>
  </w:endnote>
  <w:endnote w:type="continuationSeparator" w:id="0">
    <w:p w14:paraId="3CD41D30" w14:textId="77777777" w:rsidR="00674DDA" w:rsidRDefault="00674DDA"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EndPr>
      <w:rPr>
        <w:rStyle w:val="PageNumber"/>
      </w:rPr>
    </w:sdtEndPr>
    <w:sdtContent>
      <w:p w14:paraId="3164C6C6" w14:textId="327FB48A" w:rsidR="00320FB0" w:rsidRDefault="00320FB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320FB0" w:rsidRDefault="00320FB0"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EndPr>
      <w:rPr>
        <w:rStyle w:val="PageNumber"/>
      </w:rPr>
    </w:sdtEndPr>
    <w:sdtContent>
      <w:p w14:paraId="26B0195A" w14:textId="011C7121" w:rsidR="00320FB0" w:rsidRDefault="00320FB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320FB0" w:rsidRDefault="00320FB0"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C7108" w14:textId="77777777" w:rsidR="00674DDA" w:rsidRDefault="00674DDA" w:rsidP="001B44B1">
      <w:r>
        <w:separator/>
      </w:r>
    </w:p>
  </w:footnote>
  <w:footnote w:type="continuationSeparator" w:id="0">
    <w:p w14:paraId="21B893B8" w14:textId="77777777" w:rsidR="00674DDA" w:rsidRDefault="00674DDA"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26A77"/>
    <w:rsid w:val="00042F1B"/>
    <w:rsid w:val="00053B82"/>
    <w:rsid w:val="00060D75"/>
    <w:rsid w:val="0007174C"/>
    <w:rsid w:val="00074719"/>
    <w:rsid w:val="00074DCD"/>
    <w:rsid w:val="00077C60"/>
    <w:rsid w:val="0008438C"/>
    <w:rsid w:val="000917D2"/>
    <w:rsid w:val="00096AFD"/>
    <w:rsid w:val="000A7AF1"/>
    <w:rsid w:val="000B15CA"/>
    <w:rsid w:val="000B42B7"/>
    <w:rsid w:val="000C0A8A"/>
    <w:rsid w:val="000C26ED"/>
    <w:rsid w:val="000C4651"/>
    <w:rsid w:val="000C583D"/>
    <w:rsid w:val="000D0F58"/>
    <w:rsid w:val="000D10B1"/>
    <w:rsid w:val="000D3DDB"/>
    <w:rsid w:val="000D62FD"/>
    <w:rsid w:val="000E2A8E"/>
    <w:rsid w:val="000E2B28"/>
    <w:rsid w:val="000E40F2"/>
    <w:rsid w:val="000E55C7"/>
    <w:rsid w:val="000F0BE3"/>
    <w:rsid w:val="00102B2A"/>
    <w:rsid w:val="001042EA"/>
    <w:rsid w:val="00105704"/>
    <w:rsid w:val="00106CD7"/>
    <w:rsid w:val="00111025"/>
    <w:rsid w:val="00111AFB"/>
    <w:rsid w:val="0013288D"/>
    <w:rsid w:val="00135FBB"/>
    <w:rsid w:val="00143637"/>
    <w:rsid w:val="0014366E"/>
    <w:rsid w:val="00145D3D"/>
    <w:rsid w:val="00150B42"/>
    <w:rsid w:val="00152D8D"/>
    <w:rsid w:val="001578C1"/>
    <w:rsid w:val="001609E7"/>
    <w:rsid w:val="00162DE1"/>
    <w:rsid w:val="00165EAE"/>
    <w:rsid w:val="00167D08"/>
    <w:rsid w:val="00175A1E"/>
    <w:rsid w:val="00175B3C"/>
    <w:rsid w:val="001964F4"/>
    <w:rsid w:val="001A1A51"/>
    <w:rsid w:val="001A2607"/>
    <w:rsid w:val="001B0EE0"/>
    <w:rsid w:val="001B44B1"/>
    <w:rsid w:val="001B4836"/>
    <w:rsid w:val="001B6B10"/>
    <w:rsid w:val="001C2672"/>
    <w:rsid w:val="001C5C13"/>
    <w:rsid w:val="001D0C18"/>
    <w:rsid w:val="001D0DC9"/>
    <w:rsid w:val="001D2A99"/>
    <w:rsid w:val="001D5E19"/>
    <w:rsid w:val="001E3889"/>
    <w:rsid w:val="001E6174"/>
    <w:rsid w:val="001F281E"/>
    <w:rsid w:val="001F3BE9"/>
    <w:rsid w:val="001F7DFE"/>
    <w:rsid w:val="002019BC"/>
    <w:rsid w:val="002106E3"/>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6CCE"/>
    <w:rsid w:val="002A1086"/>
    <w:rsid w:val="002A405B"/>
    <w:rsid w:val="002A727E"/>
    <w:rsid w:val="002B1DD3"/>
    <w:rsid w:val="002B2CF0"/>
    <w:rsid w:val="002B429E"/>
    <w:rsid w:val="002B7732"/>
    <w:rsid w:val="002C18EF"/>
    <w:rsid w:val="002C4254"/>
    <w:rsid w:val="002C65AC"/>
    <w:rsid w:val="002D1342"/>
    <w:rsid w:val="002D43A0"/>
    <w:rsid w:val="002D469B"/>
    <w:rsid w:val="002D5EE3"/>
    <w:rsid w:val="002D600A"/>
    <w:rsid w:val="002D64A7"/>
    <w:rsid w:val="002E0B6F"/>
    <w:rsid w:val="002E41FB"/>
    <w:rsid w:val="002F0AAC"/>
    <w:rsid w:val="002F4BFB"/>
    <w:rsid w:val="00300607"/>
    <w:rsid w:val="003173D1"/>
    <w:rsid w:val="00320FB0"/>
    <w:rsid w:val="00321077"/>
    <w:rsid w:val="003428DC"/>
    <w:rsid w:val="00342D03"/>
    <w:rsid w:val="00354D81"/>
    <w:rsid w:val="003551AA"/>
    <w:rsid w:val="00356386"/>
    <w:rsid w:val="00361685"/>
    <w:rsid w:val="003640DC"/>
    <w:rsid w:val="00367429"/>
    <w:rsid w:val="00367F70"/>
    <w:rsid w:val="003704D1"/>
    <w:rsid w:val="00381A62"/>
    <w:rsid w:val="00383758"/>
    <w:rsid w:val="00386522"/>
    <w:rsid w:val="003A1D1C"/>
    <w:rsid w:val="003A1E67"/>
    <w:rsid w:val="003A2059"/>
    <w:rsid w:val="003A39A3"/>
    <w:rsid w:val="003A6444"/>
    <w:rsid w:val="003A755A"/>
    <w:rsid w:val="003A75EC"/>
    <w:rsid w:val="003B0008"/>
    <w:rsid w:val="003B0716"/>
    <w:rsid w:val="003B11E5"/>
    <w:rsid w:val="003B4314"/>
    <w:rsid w:val="003B5012"/>
    <w:rsid w:val="003C476D"/>
    <w:rsid w:val="003D09AF"/>
    <w:rsid w:val="003D1A31"/>
    <w:rsid w:val="003E3A22"/>
    <w:rsid w:val="003E3DED"/>
    <w:rsid w:val="003F3A2E"/>
    <w:rsid w:val="003F5E65"/>
    <w:rsid w:val="003F70DB"/>
    <w:rsid w:val="00403672"/>
    <w:rsid w:val="00403D54"/>
    <w:rsid w:val="00406371"/>
    <w:rsid w:val="004106F9"/>
    <w:rsid w:val="00413299"/>
    <w:rsid w:val="00414E8D"/>
    <w:rsid w:val="004167AF"/>
    <w:rsid w:val="0042072E"/>
    <w:rsid w:val="004460F8"/>
    <w:rsid w:val="0045053D"/>
    <w:rsid w:val="00454773"/>
    <w:rsid w:val="004554C8"/>
    <w:rsid w:val="00464810"/>
    <w:rsid w:val="00465750"/>
    <w:rsid w:val="004661AC"/>
    <w:rsid w:val="00471979"/>
    <w:rsid w:val="00472FC8"/>
    <w:rsid w:val="004732A7"/>
    <w:rsid w:val="00475F5D"/>
    <w:rsid w:val="00482CAA"/>
    <w:rsid w:val="004850EF"/>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5AEB"/>
    <w:rsid w:val="005024F9"/>
    <w:rsid w:val="00504217"/>
    <w:rsid w:val="0051460F"/>
    <w:rsid w:val="005223F0"/>
    <w:rsid w:val="00522C0C"/>
    <w:rsid w:val="005239A5"/>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C0A02"/>
    <w:rsid w:val="005C1F8E"/>
    <w:rsid w:val="005C508E"/>
    <w:rsid w:val="005D276D"/>
    <w:rsid w:val="005D42F3"/>
    <w:rsid w:val="005D7DD2"/>
    <w:rsid w:val="005F0AFC"/>
    <w:rsid w:val="00601147"/>
    <w:rsid w:val="00602177"/>
    <w:rsid w:val="00604C4C"/>
    <w:rsid w:val="00622DF9"/>
    <w:rsid w:val="0063040B"/>
    <w:rsid w:val="00640580"/>
    <w:rsid w:val="00640D61"/>
    <w:rsid w:val="00643107"/>
    <w:rsid w:val="00656DF5"/>
    <w:rsid w:val="006618FD"/>
    <w:rsid w:val="0066451D"/>
    <w:rsid w:val="006664CE"/>
    <w:rsid w:val="00666A51"/>
    <w:rsid w:val="00672CC1"/>
    <w:rsid w:val="00674DDA"/>
    <w:rsid w:val="00696E90"/>
    <w:rsid w:val="006A07A0"/>
    <w:rsid w:val="006A1708"/>
    <w:rsid w:val="006A278F"/>
    <w:rsid w:val="006A3045"/>
    <w:rsid w:val="006B183B"/>
    <w:rsid w:val="006B5806"/>
    <w:rsid w:val="006C5E55"/>
    <w:rsid w:val="006D7E9A"/>
    <w:rsid w:val="006E17D6"/>
    <w:rsid w:val="006E4C71"/>
    <w:rsid w:val="006E60EB"/>
    <w:rsid w:val="0070307F"/>
    <w:rsid w:val="00710F28"/>
    <w:rsid w:val="00712244"/>
    <w:rsid w:val="00716334"/>
    <w:rsid w:val="0072474D"/>
    <w:rsid w:val="00724D3E"/>
    <w:rsid w:val="007336E0"/>
    <w:rsid w:val="00733782"/>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6C11"/>
    <w:rsid w:val="007A06B9"/>
    <w:rsid w:val="007A12F1"/>
    <w:rsid w:val="007A1692"/>
    <w:rsid w:val="007A6CA7"/>
    <w:rsid w:val="007B0E7E"/>
    <w:rsid w:val="007B4434"/>
    <w:rsid w:val="007B4DDA"/>
    <w:rsid w:val="007C24E0"/>
    <w:rsid w:val="007C457D"/>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48DB"/>
    <w:rsid w:val="00835C7E"/>
    <w:rsid w:val="008371D2"/>
    <w:rsid w:val="00840038"/>
    <w:rsid w:val="008459F2"/>
    <w:rsid w:val="008531D1"/>
    <w:rsid w:val="0086453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7D04"/>
    <w:rsid w:val="00900356"/>
    <w:rsid w:val="00921E26"/>
    <w:rsid w:val="0092235C"/>
    <w:rsid w:val="00930A47"/>
    <w:rsid w:val="009327B1"/>
    <w:rsid w:val="00933841"/>
    <w:rsid w:val="00934597"/>
    <w:rsid w:val="00934623"/>
    <w:rsid w:val="009347FA"/>
    <w:rsid w:val="009361C5"/>
    <w:rsid w:val="00936697"/>
    <w:rsid w:val="00936D50"/>
    <w:rsid w:val="00941572"/>
    <w:rsid w:val="00951F0E"/>
    <w:rsid w:val="00953EF0"/>
    <w:rsid w:val="00960E74"/>
    <w:rsid w:val="00961478"/>
    <w:rsid w:val="00962F49"/>
    <w:rsid w:val="00967D5A"/>
    <w:rsid w:val="00971CEF"/>
    <w:rsid w:val="009734F0"/>
    <w:rsid w:val="009877F7"/>
    <w:rsid w:val="00992D65"/>
    <w:rsid w:val="009A5B56"/>
    <w:rsid w:val="009B2B4B"/>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2640"/>
    <w:rsid w:val="00A672A9"/>
    <w:rsid w:val="00A67554"/>
    <w:rsid w:val="00A72C40"/>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B024FB"/>
    <w:rsid w:val="00B05AC4"/>
    <w:rsid w:val="00B128CC"/>
    <w:rsid w:val="00B16B03"/>
    <w:rsid w:val="00B20AE0"/>
    <w:rsid w:val="00B22FE1"/>
    <w:rsid w:val="00B25CDC"/>
    <w:rsid w:val="00B262CF"/>
    <w:rsid w:val="00B307DE"/>
    <w:rsid w:val="00B341E8"/>
    <w:rsid w:val="00B40B96"/>
    <w:rsid w:val="00B41FE2"/>
    <w:rsid w:val="00B42B31"/>
    <w:rsid w:val="00B43598"/>
    <w:rsid w:val="00B47C59"/>
    <w:rsid w:val="00B50149"/>
    <w:rsid w:val="00B766A8"/>
    <w:rsid w:val="00B76E6C"/>
    <w:rsid w:val="00B83AB1"/>
    <w:rsid w:val="00BA58FF"/>
    <w:rsid w:val="00BA6936"/>
    <w:rsid w:val="00BB26B3"/>
    <w:rsid w:val="00BB2DE6"/>
    <w:rsid w:val="00BB64EC"/>
    <w:rsid w:val="00BB749D"/>
    <w:rsid w:val="00BC7659"/>
    <w:rsid w:val="00BD3DF0"/>
    <w:rsid w:val="00BD6E25"/>
    <w:rsid w:val="00BD7C1B"/>
    <w:rsid w:val="00BE49D6"/>
    <w:rsid w:val="00BE61C3"/>
    <w:rsid w:val="00BE7786"/>
    <w:rsid w:val="00BF1133"/>
    <w:rsid w:val="00BF1177"/>
    <w:rsid w:val="00BF23F2"/>
    <w:rsid w:val="00BF2D7B"/>
    <w:rsid w:val="00BF387F"/>
    <w:rsid w:val="00BF4DED"/>
    <w:rsid w:val="00C00511"/>
    <w:rsid w:val="00C03813"/>
    <w:rsid w:val="00C22725"/>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57BB"/>
    <w:rsid w:val="00DC5A2D"/>
    <w:rsid w:val="00DC7E19"/>
    <w:rsid w:val="00DC7E5B"/>
    <w:rsid w:val="00DD3527"/>
    <w:rsid w:val="00DD542E"/>
    <w:rsid w:val="00DD7DE1"/>
    <w:rsid w:val="00DE1890"/>
    <w:rsid w:val="00DF2B7A"/>
    <w:rsid w:val="00E009DE"/>
    <w:rsid w:val="00E019F3"/>
    <w:rsid w:val="00E056B8"/>
    <w:rsid w:val="00E05F61"/>
    <w:rsid w:val="00E111C4"/>
    <w:rsid w:val="00E213DA"/>
    <w:rsid w:val="00E24E01"/>
    <w:rsid w:val="00E2660B"/>
    <w:rsid w:val="00E26DE7"/>
    <w:rsid w:val="00E26FD9"/>
    <w:rsid w:val="00E27931"/>
    <w:rsid w:val="00E3357A"/>
    <w:rsid w:val="00E339EE"/>
    <w:rsid w:val="00E4356B"/>
    <w:rsid w:val="00E438A9"/>
    <w:rsid w:val="00E43AA7"/>
    <w:rsid w:val="00E509F6"/>
    <w:rsid w:val="00E52179"/>
    <w:rsid w:val="00E55919"/>
    <w:rsid w:val="00E56A09"/>
    <w:rsid w:val="00E67E69"/>
    <w:rsid w:val="00E7312B"/>
    <w:rsid w:val="00E752D7"/>
    <w:rsid w:val="00E767F8"/>
    <w:rsid w:val="00E77008"/>
    <w:rsid w:val="00E776DC"/>
    <w:rsid w:val="00E814EA"/>
    <w:rsid w:val="00E81570"/>
    <w:rsid w:val="00E82934"/>
    <w:rsid w:val="00E8456C"/>
    <w:rsid w:val="00E90291"/>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13E07"/>
    <w:rsid w:val="00F178AB"/>
    <w:rsid w:val="00F17CC7"/>
    <w:rsid w:val="00F228A0"/>
    <w:rsid w:val="00F22FAC"/>
    <w:rsid w:val="00F23922"/>
    <w:rsid w:val="00F25545"/>
    <w:rsid w:val="00F30405"/>
    <w:rsid w:val="00F33193"/>
    <w:rsid w:val="00F36E49"/>
    <w:rsid w:val="00F43C87"/>
    <w:rsid w:val="00F476C2"/>
    <w:rsid w:val="00F55752"/>
    <w:rsid w:val="00F56091"/>
    <w:rsid w:val="00F5638C"/>
    <w:rsid w:val="00F60312"/>
    <w:rsid w:val="00F60BAA"/>
    <w:rsid w:val="00F71EB3"/>
    <w:rsid w:val="00F81611"/>
    <w:rsid w:val="00F838D9"/>
    <w:rsid w:val="00F86558"/>
    <w:rsid w:val="00F9151E"/>
    <w:rsid w:val="00F9454E"/>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footer" Target="footer1.xml"/><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677BF-91CE-E240-A6A5-2F1A5FD18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44</Pages>
  <Words>71689</Words>
  <Characters>408632</Characters>
  <Application>Microsoft Office Word</Application>
  <DocSecurity>0</DocSecurity>
  <Lines>3405</Lines>
  <Paragraphs>958</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479363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10</cp:revision>
  <dcterms:created xsi:type="dcterms:W3CDTF">2021-12-16T20:51:00Z</dcterms:created>
  <dcterms:modified xsi:type="dcterms:W3CDTF">2021-12-16T21:51:00Z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