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w:t>
      </w:r>
      <w:r>
        <w:rPr>
          <w:rFonts w:eastAsia="Times New Roman"/>
          <w:b/>
          <w:bCs/>
          <w:color w:val="000000"/>
        </w:rPr>
        <w:t>-level</w:t>
      </w:r>
      <w:r>
        <w:rPr>
          <w:rFonts w:eastAsia="Times New Roman"/>
          <w:b/>
          <w:bCs/>
          <w:color w:val="000000"/>
        </w:rPr>
        <w:t xml:space="preserve">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75F42F76"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 soil nitrogen addition is a poor predictor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which can be well modeled from leaf mass per leaf area and climate alone.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ins w:id="0" w:author="Nick Smith" w:date="2021-05-18T14:17:00Z">
        <w:r w:rsidR="00D06FFF">
          <w:rPr>
            <w:rFonts w:eastAsia="Times New Roman"/>
            <w:color w:val="000000"/>
          </w:rPr>
          <w:t xml:space="preserve"> is </w:t>
        </w:r>
      </w:ins>
      <w:ins w:id="1" w:author="Nick Smith" w:date="2021-05-18T14:18:00Z">
        <w:r w:rsidR="00D06FFF">
          <w:rPr>
            <w:rFonts w:eastAsia="Times New Roman"/>
            <w:color w:val="000000"/>
          </w:rPr>
          <w:t>strongest when plants increase allocation to leaf mass per area, but not aboveground biomass</w:t>
        </w:r>
      </w:ins>
      <w:r w:rsidRPr="00771C52">
        <w:rPr>
          <w:rFonts w:eastAsia="Times New Roman"/>
          <w:color w:val="000000"/>
        </w:rPr>
        <w:t xml:space="preserve"> </w:t>
      </w:r>
      <w:del w:id="2" w:author="Nick Smith" w:date="2021-05-18T14:19:00Z">
        <w:r w:rsidRPr="00771C52" w:rsidDel="00D06FFF">
          <w:rPr>
            <w:rFonts w:eastAsia="Times New Roman"/>
            <w:color w:val="000000"/>
          </w:rPr>
          <w:delText>decreases as the stimulation of biomass by soil nitrogen increases</w:delText>
        </w:r>
      </w:del>
      <w:ins w:id="3" w:author="Nick Smith" w:date="2021-05-18T14:19:00Z">
        <w:r w:rsidR="00D06FFF">
          <w:rPr>
            <w:rFonts w:eastAsia="Times New Roman"/>
            <w:color w:val="000000"/>
          </w:rPr>
          <w:t>in responses to soil nitrogen addition</w:t>
        </w:r>
      </w:ins>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whole-plant nitrogen </w:t>
      </w:r>
      <w:bookmarkStart w:id="4" w:name="_GoBack"/>
      <w:r w:rsidRPr="00771C52">
        <w:rPr>
          <w:rFonts w:eastAsia="Times New Roman"/>
          <w:color w:val="000000"/>
        </w:rPr>
        <w:t>demand</w:t>
      </w:r>
      <w:bookmarkEnd w:id="4"/>
      <w:r w:rsidRPr="00771C52">
        <w:rPr>
          <w:rFonts w:eastAsia="Times New Roman"/>
          <w:color w:val="000000"/>
        </w:rPr>
        <w:t xml:space="preserve">. That is, in cases where plants use added soil nitrogen to grow new tissues,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3CBCEB9E"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w:t>
      </w:r>
      <w:proofErr w:type="gramStart"/>
      <w:r w:rsidRPr="00771C52">
        <w:rPr>
          <w:rFonts w:eastAsia="Times New Roman"/>
          <w:color w:val="000000"/>
        </w:rPr>
        <w:t xml:space="preserve">new </w:t>
      </w:r>
      <w:r w:rsidR="00771C52">
        <w:rPr>
          <w:rFonts w:eastAsia="Times New Roman"/>
          <w:color w:val="000000"/>
        </w:rPr>
        <w:t xml:space="preserve"> structures</w:t>
      </w:r>
      <w:proofErr w:type="gramEnd"/>
      <w:r w:rsidR="00771C52">
        <w:rPr>
          <w:rFonts w:eastAsia="Times New Roman"/>
          <w:color w:val="000000"/>
        </w:rPr>
        <w:t xml:space="preserve"> (</w:t>
      </w:r>
      <w:proofErr w:type="spellStart"/>
      <w:r w:rsidR="00771C52" w:rsidRPr="00771C52">
        <w:rPr>
          <w:rFonts w:eastAsia="Times New Roman"/>
          <w:i/>
          <w:iCs/>
          <w:color w:val="000000"/>
        </w:rPr>
        <w:t>N</w:t>
      </w:r>
      <w:r w:rsidR="00771C52" w:rsidRPr="00771C52">
        <w:rPr>
          <w:rFonts w:eastAsia="Times New Roman"/>
          <w:color w:val="000000"/>
          <w:vertAlign w:val="subscript"/>
        </w:rPr>
        <w:t>demand</w:t>
      </w:r>
      <w:proofErr w:type="spellEnd"/>
      <w:r w:rsidR="00771C52">
        <w:rPr>
          <w:rFonts w:eastAsia="Times New Roman"/>
          <w:color w:val="000000"/>
        </w:rPr>
        <w:t>)</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(Figure 1 grey dashed line). If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 xml:space="preserve">structures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5"/>
      <w:commentRangeEnd w:id="5"/>
      <w:r w:rsidR="004E72F0" w:rsidRPr="00B05AC4">
        <w:rPr>
          <w:rStyle w:val="CommentReference"/>
          <w:sz w:val="24"/>
          <w:szCs w:val="24"/>
        </w:rPr>
        <w:commentReference w:id="5"/>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6"/>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6"/>
      <w:r w:rsidR="00762C16" w:rsidRPr="00B05AC4">
        <w:rPr>
          <w:rStyle w:val="CommentReference"/>
          <w:sz w:val="24"/>
          <w:szCs w:val="24"/>
        </w:rPr>
        <w:commentReference w:id="6"/>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7"/>
      <w:proofErr w:type="spellStart"/>
      <w:r w:rsidR="00771C52" w:rsidRPr="00771C52">
        <w:rPr>
          <w:rFonts w:eastAsia="Times New Roman"/>
          <w:bCs/>
          <w:i/>
        </w:rPr>
        <w:t>N</w:t>
      </w:r>
      <w:r w:rsidR="00771C52">
        <w:rPr>
          <w:rFonts w:eastAsia="Times New Roman"/>
          <w:bCs/>
          <w:vertAlign w:val="subscript"/>
        </w:rPr>
        <w:t>availability</w:t>
      </w:r>
      <w:commentRangeEnd w:id="7"/>
      <w:proofErr w:type="spellEnd"/>
      <w:r w:rsidR="00771C52">
        <w:rPr>
          <w:rStyle w:val="CommentReference"/>
        </w:rPr>
        <w:commentReference w:id="7"/>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nitrogen demand scenarios. </w:t>
      </w:r>
      <w:commentRangeStart w:id="8"/>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In the second scenario (dashed grey line),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 xml:space="preserve"> is low.</w:t>
      </w:r>
      <w:commentRangeEnd w:id="8"/>
      <w:r w:rsidR="00BA58FF">
        <w:rPr>
          <w:rStyle w:val="CommentReference"/>
        </w:rPr>
        <w:commentReference w:id="8"/>
      </w:r>
      <w:r w:rsidR="00F9151E">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w:t>
      </w:r>
      <w:proofErr w:type="spellStart"/>
      <w:r w:rsidR="00F9151E">
        <w:rPr>
          <w:rFonts w:eastAsia="Times New Roman"/>
          <w:bCs/>
        </w:rPr>
        <w:t>relected</w:t>
      </w:r>
      <w:proofErr w:type="spellEnd"/>
      <w:r w:rsidR="00F9151E">
        <w:rPr>
          <w:rFonts w:eastAsia="Times New Roman"/>
          <w:bCs/>
        </w:rPr>
        <w:t xml:space="preserve">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Pr>
          <w:rFonts w:eastAsia="Times New Roman"/>
          <w:color w:val="000000"/>
          <w:vertAlign w:val="subscript"/>
        </w:rPr>
        <w:t>demand</w:t>
      </w:r>
      <w:proofErr w:type="spellEnd"/>
      <w:r w:rsidR="00F9151E">
        <w:rPr>
          <w:rFonts w:eastAsia="Times New Roman"/>
          <w:color w:val="000000"/>
        </w:rPr>
        <w:t xml:space="preserve"> relationship.</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10 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51D99F9A"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ABD6DC0"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035D6D41"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75E4250F"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 we fit a third and fourth linear mixed effects models with AGB as the dependent variable.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(MAD; Leys </w:t>
      </w:r>
      <w:r w:rsidRPr="00771C52">
        <w:rPr>
          <w:rFonts w:eastAsia="Times New Roman"/>
          <w:color w:val="000000"/>
        </w:rPr>
        <w:lastRenderedPageBreak/>
        <w:t>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041B04E9"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9"/>
      <w:r w:rsidRPr="00771C52">
        <w:rPr>
          <w:rFonts w:eastAsia="Times New Roman"/>
          <w:color w:val="000000"/>
        </w:rPr>
        <w:t>3.5.3</w:t>
      </w:r>
      <w:commentRangeEnd w:id="9"/>
      <w:r w:rsidR="006A3045">
        <w:rPr>
          <w:rStyle w:val="CommentReference"/>
        </w:rPr>
        <w:commentReference w:id="9"/>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soil N impact leaf </w:t>
      </w:r>
      <w:proofErr w:type="spellStart"/>
      <w:r w:rsidRPr="00771C52">
        <w:rPr>
          <w:rFonts w:eastAsia="Times New Roman"/>
          <w:color w:val="000000"/>
        </w:rPr>
        <w:t>Narea</w:t>
      </w:r>
      <w:proofErr w:type="spellEnd"/>
      <w:r w:rsidRPr="00771C52">
        <w:rPr>
          <w:rFonts w:eastAsia="Times New Roman"/>
          <w:color w:val="000000"/>
        </w:rPr>
        <w:t>?</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compare to other drivers, such as climate and LMA?</w:t>
      </w:r>
    </w:p>
    <w:p w14:paraId="0E959175" w14:textId="4C6E9D19"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leaf </w:t>
      </w:r>
      <w:proofErr w:type="spellStart"/>
      <w:r w:rsidRPr="00771C52">
        <w:rPr>
          <w:rFonts w:eastAsia="Times New Roman"/>
          <w:color w:val="000000"/>
        </w:rPr>
        <w:t>Narea</w:t>
      </w:r>
      <w:proofErr w:type="spellEnd"/>
      <w:r w:rsidRPr="00771C52">
        <w:rPr>
          <w:rFonts w:eastAsia="Times New Roman"/>
          <w:color w:val="000000"/>
        </w:rPr>
        <w:t xml:space="preserve"> response to soil N compare to the </w:t>
      </w:r>
      <w:commentRangeStart w:id="10"/>
      <w:r w:rsidR="001B0EE0">
        <w:rPr>
          <w:rFonts w:eastAsia="Times New Roman"/>
          <w:color w:val="000000"/>
        </w:rPr>
        <w:t>AGB</w:t>
      </w:r>
      <w:r w:rsidR="001B0EE0" w:rsidRPr="00771C52">
        <w:rPr>
          <w:rFonts w:eastAsia="Times New Roman"/>
          <w:color w:val="000000"/>
        </w:rPr>
        <w:t xml:space="preserve"> </w:t>
      </w:r>
      <w:commentRangeEnd w:id="10"/>
      <w:r w:rsidR="001B0EE0">
        <w:rPr>
          <w:rStyle w:val="CommentReference"/>
        </w:rPr>
        <w:commentReference w:id="10"/>
      </w:r>
      <w:r w:rsidRPr="00771C52">
        <w:rPr>
          <w:rFonts w:eastAsia="Times New Roman"/>
          <w:color w:val="000000"/>
        </w:rPr>
        <w:t>response to soil N?</w:t>
      </w:r>
    </w:p>
    <w:p w14:paraId="1AF9E3BD" w14:textId="4A8DA12C"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vary with leaf N demand, as indexed through the </w:t>
      </w:r>
      <w:r w:rsidR="00B16B03">
        <w:rPr>
          <w:rFonts w:eastAsia="Times New Roman"/>
          <w:color w:val="000000"/>
        </w:rPr>
        <w:t>AGB</w:t>
      </w:r>
      <w:r w:rsidR="00B16B03" w:rsidRPr="00771C52">
        <w:rPr>
          <w:rFonts w:eastAsia="Times New Roman"/>
          <w:color w:val="000000"/>
        </w:rPr>
        <w:t xml:space="preserve"> </w:t>
      </w:r>
      <w:r w:rsidRPr="00771C52">
        <w:rPr>
          <w:rFonts w:eastAsia="Times New Roman"/>
          <w:color w:val="000000"/>
        </w:rPr>
        <w:t>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proofErr w:type="spellStart"/>
      <w:r w:rsidR="00042F1B" w:rsidRPr="00B05AC4">
        <w:rPr>
          <w:rFonts w:eastAsia="Times New Roman"/>
          <w:b/>
          <w:bCs/>
          <w:i/>
          <w:iCs/>
          <w:color w:val="000000"/>
        </w:rPr>
        <w:t>N</w:t>
      </w:r>
      <w:r w:rsidR="00042F1B" w:rsidRPr="00B05AC4">
        <w:rPr>
          <w:rFonts w:eastAsia="Times New Roman"/>
          <w:b/>
          <w:bCs/>
          <w:color w:val="000000"/>
          <w:vertAlign w:val="subscript"/>
        </w:rPr>
        <w:t>area</w:t>
      </w:r>
      <w:proofErr w:type="spellEnd"/>
      <w:r w:rsidR="00042F1B" w:rsidRPr="00B05AC4">
        <w:rPr>
          <w:rFonts w:eastAsia="Times New Roman"/>
          <w:b/>
          <w:bCs/>
          <w:color w:val="000000"/>
        </w:rPr>
        <w:t xml:space="preserve"> and their relative importance</w:t>
      </w:r>
    </w:p>
    <w:p w14:paraId="32D40F42" w14:textId="570C9D4A"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w:t>
      </w:r>
      <w:r w:rsidR="003E3DED">
        <w:rPr>
          <w:rFonts w:eastAsia="Times New Roman"/>
          <w:color w:val="000000"/>
        </w:rPr>
        <w:t xml:space="preserve"> (15.1% increase)</w:t>
      </w:r>
      <w:r w:rsidR="003E3DED">
        <w:rPr>
          <w:rFonts w:eastAsia="Times New Roman"/>
          <w:color w:val="000000"/>
        </w:rPr>
        <w:t xml:space="preserve"> and added P</w:t>
      </w:r>
      <w:r w:rsidR="003E3DED">
        <w:rPr>
          <w:rFonts w:eastAsia="Times New Roman"/>
          <w:color w:val="000000"/>
        </w:rPr>
        <w:t xml:space="preserve"> (10.2% increase)</w:t>
      </w:r>
      <w:r w:rsidR="003E3DED">
        <w:rPr>
          <w:rFonts w:eastAsia="Times New Roman"/>
          <w:color w:val="000000"/>
        </w:rPr>
        <w:t xml:space="preserve"> treatments (</w:t>
      </w:r>
      <w:r w:rsidR="003E3DED">
        <w:rPr>
          <w:rFonts w:eastAsia="Times New Roman"/>
          <w:i/>
          <w:color w:val="000000"/>
        </w:rPr>
        <w:t>p</w:t>
      </w:r>
      <w:r w:rsidR="003E3DED">
        <w:rPr>
          <w:rFonts w:eastAsia="Times New Roman"/>
          <w:color w:val="000000"/>
        </w:rPr>
        <w:t xml:space="preserve"> &lt;0.001</w:t>
      </w:r>
      <w:r w:rsidR="003E3DED">
        <w:rPr>
          <w:rFonts w:eastAsia="Times New Roman"/>
          <w:color w:val="000000"/>
        </w:rPr>
        <w:t xml:space="preserve"> in both cases).</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r w:rsidR="00CA64B3">
        <w:rPr>
          <w:rFonts w:eastAsia="Times New Roman"/>
          <w:color w:val="000000"/>
        </w:rPr>
        <w:t>6%)</w:t>
      </w:r>
      <w:r w:rsidR="00CA64B3">
        <w:rPr>
          <w:rFonts w:eastAsia="Times New Roman"/>
          <w:color w:val="000000"/>
        </w:rPr>
        <w:t>,</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slo</w:t>
      </w:r>
      <w:r w:rsidR="00CA64B3">
        <w:rPr>
          <w:rFonts w:eastAsia="Times New Roman"/>
          <w:color w:val="000000"/>
        </w:rPr>
        <w:t xml:space="preserve">pes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w:t>
      </w:r>
      <w:r w:rsidR="00CA64B3">
        <w:rPr>
          <w:rFonts w:eastAsia="Times New Roman"/>
          <w:color w:val="000000"/>
        </w:rPr>
        <w:t xml:space="preserve"> (Table 1)</w:t>
      </w:r>
      <w:r w:rsidR="00CA64B3">
        <w:rPr>
          <w:rFonts w:eastAsia="Times New Roman"/>
          <w:color w:val="000000"/>
        </w:rPr>
        <w:t xml:space="preserve"> followed from theoretical expectations.</w:t>
      </w:r>
      <w:r w:rsidR="00CA64B3">
        <w:rPr>
          <w:rFonts w:eastAsia="Times New Roman"/>
          <w:color w:val="000000"/>
        </w:rPr>
        <w:t xml:space="preserve">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w:t>
      </w:r>
      <w:r w:rsidR="00893A76">
        <w:rPr>
          <w:rFonts w:eastAsia="Times New Roman"/>
          <w:color w:val="000000"/>
        </w:rPr>
        <w:t>(Table 1)</w:t>
      </w:r>
      <w:r w:rsidR="00893A76">
        <w:rPr>
          <w:rFonts w:eastAsia="Times New Roman"/>
          <w:color w:val="000000"/>
        </w:rPr>
        <w:t xml:space="preserve">. Our analysis also found that </w:t>
      </w:r>
      <w:r w:rsidR="00280238">
        <w:rPr>
          <w:rFonts w:eastAsia="Times New Roman"/>
          <w:color w:val="000000"/>
        </w:rPr>
        <w:t>species capable of symbiotic associations with nitrogen fixing bacteria had 44.</w:t>
      </w:r>
      <w:r w:rsidR="00280238">
        <w:rPr>
          <w:rFonts w:eastAsia="Times New Roman"/>
          <w:color w:val="000000"/>
        </w:rPr>
        <w:t xml:space="preserve">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w:t>
      </w:r>
      <w:r w:rsidR="00280238">
        <w:rPr>
          <w:rFonts w:eastAsia="Times New Roman"/>
          <w:color w:val="000000"/>
        </w:rPr>
        <w:t>C</w:t>
      </w:r>
      <w:r w:rsidR="00280238">
        <w:rPr>
          <w:rFonts w:eastAsia="Times New Roman"/>
          <w:color w:val="000000"/>
          <w:vertAlign w:val="subscript"/>
        </w:rPr>
        <w:t>3</w:t>
      </w:r>
      <w:r w:rsidR="00280238">
        <w:rPr>
          <w:rFonts w:eastAsia="Times New Roman"/>
          <w:color w:val="000000"/>
        </w:rPr>
        <w:t xml:space="preserve"> plants had </w:t>
      </w:r>
      <w:r w:rsidR="00280238">
        <w:rPr>
          <w:rFonts w:eastAsia="Times New Roman"/>
          <w:color w:val="000000"/>
        </w:rPr>
        <w:t>30%</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color w:val="000000"/>
        </w:rPr>
        <w:t>(</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w:t>
      </w:r>
      <w:r w:rsidR="00280238">
        <w:rPr>
          <w:rFonts w:eastAsia="Times New Roman"/>
          <w:color w:val="000000"/>
        </w:rPr>
        <w:t>model than the soil treatments</w:t>
      </w:r>
      <w:r w:rsidR="00604C4C">
        <w:rPr>
          <w:rFonts w:eastAsia="Times New Roman"/>
          <w:color w:val="000000"/>
        </w:rPr>
        <w:t xml:space="preserve"> (Table 1)</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11"/>
      <w:r w:rsidRPr="00B05AC4">
        <w:rPr>
          <w:b/>
          <w:bCs/>
        </w:rPr>
        <w:t>Table 1.</w:t>
      </w:r>
      <w:r w:rsidRPr="00B05AC4">
        <w:t xml:space="preserve"> </w:t>
      </w:r>
      <w:commentRangeEnd w:id="11"/>
      <w:r w:rsidR="001C5C13">
        <w:rPr>
          <w:rStyle w:val="CommentReference"/>
        </w:rPr>
        <w:commentReference w:id="11"/>
      </w:r>
      <w:r w:rsidRPr="00B05AC4">
        <w:t xml:space="preserve">Regression coefficients </w:t>
      </w:r>
      <w:r w:rsidR="00B024FB" w:rsidRPr="00B05AC4">
        <w:t xml:space="preserve">and relative importance </w:t>
      </w:r>
      <w:r w:rsidRPr="00B05AC4">
        <w:t xml:space="preserve">for linear mixed effects model with </w:t>
      </w:r>
      <w:proofErr w:type="spellStart"/>
      <w:r w:rsidRPr="00B05AC4">
        <w:rPr>
          <w:i/>
          <w:iCs/>
        </w:rPr>
        <w:t>N</w:t>
      </w:r>
      <w:r w:rsidRPr="00B05AC4">
        <w:rPr>
          <w:vertAlign w:val="subscript"/>
        </w:rPr>
        <w:t>area</w:t>
      </w:r>
      <w:proofErr w:type="spellEnd"/>
      <w:r w:rsidRPr="00B05AC4">
        <w:t xml:space="preserve"> as the dependent variable and soil treatment variables, climate, leaf traits, and species characteristics as fixed </w:t>
      </w:r>
      <w:proofErr w:type="gramStart"/>
      <w:r w:rsidRPr="00B05AC4">
        <w:t>effects.*</w:t>
      </w:r>
      <w:proofErr w:type="gramEnd"/>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proofErr w:type="spellStart"/>
            <w:r w:rsidRPr="00B05AC4">
              <w:rPr>
                <w:rFonts w:eastAsia="Times New Roman"/>
                <w:b/>
                <w:bCs/>
                <w:color w:val="000000"/>
              </w:rPr>
              <w:t>df</w:t>
            </w:r>
            <w:proofErr w:type="spellEnd"/>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proofErr w:type="spellStart"/>
            <w:r w:rsidRPr="00B05AC4">
              <w:rPr>
                <w:rFonts w:eastAsia="Times New Roman"/>
                <w:i/>
                <w:iCs/>
                <w:color w:val="000000"/>
              </w:rPr>
              <w:t>T</w:t>
            </w:r>
            <w:r w:rsidRPr="00B05AC4">
              <w:rPr>
                <w:rFonts w:eastAsia="Times New Roman"/>
                <w:color w:val="000000"/>
                <w:vertAlign w:val="subscript"/>
              </w:rPr>
              <w:t>g</w:t>
            </w:r>
            <w:proofErr w:type="spellEnd"/>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proofErr w:type="spellStart"/>
            <w:r w:rsidR="002B7732" w:rsidRPr="00B05AC4">
              <w:rPr>
                <w:rFonts w:eastAsia="Times New Roman"/>
                <w:i/>
                <w:iCs/>
                <w:color w:val="000000"/>
              </w:rPr>
              <w:t>M</w:t>
            </w:r>
            <w:r w:rsidR="002B7732" w:rsidRPr="00B05AC4">
              <w:rPr>
                <w:rFonts w:eastAsia="Times New Roman"/>
                <w:color w:val="000000"/>
                <w:vertAlign w:val="subscript"/>
              </w:rPr>
              <w:t>area</w:t>
            </w:r>
            <w:proofErr w:type="spellEnd"/>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proofErr w:type="spellStart"/>
      <w:r w:rsidRPr="00B05AC4">
        <w:rPr>
          <w:i/>
          <w:iCs/>
        </w:rPr>
        <w:t>M</w:t>
      </w:r>
      <w:r w:rsidR="008E3C9D" w:rsidRPr="00B05AC4">
        <w:rPr>
          <w:vertAlign w:val="subscript"/>
        </w:rPr>
        <w:t>area</w:t>
      </w:r>
      <w:proofErr w:type="spellEnd"/>
      <w:r w:rsidRPr="00B05AC4">
        <w:t xml:space="preserve"> = leaf mass per leaf area</w:t>
      </w:r>
      <w:r w:rsidR="00E95F37" w:rsidRPr="00B05AC4">
        <w:t xml:space="preserve">, </w:t>
      </w:r>
      <w:proofErr w:type="spellStart"/>
      <w:r w:rsidR="00E95F37" w:rsidRPr="00B05AC4">
        <w:rPr>
          <w:i/>
          <w:iCs/>
        </w:rPr>
        <w:t>T</w:t>
      </w:r>
      <w:r w:rsidR="00E95F37" w:rsidRPr="00B05AC4">
        <w:rPr>
          <w:vertAlign w:val="subscript"/>
        </w:rPr>
        <w:t>g</w:t>
      </w:r>
      <w:proofErr w:type="spellEnd"/>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12"/>
      <w:r>
        <w:rPr>
          <w:rFonts w:eastAsia="Times New Roman"/>
          <w:b/>
          <w:color w:val="000000"/>
        </w:rPr>
        <w:t>Figure 2.</w:t>
      </w:r>
      <w:commentRangeEnd w:id="12"/>
      <w:r w:rsidR="009F343C">
        <w:rPr>
          <w:rStyle w:val="CommentReference"/>
        </w:rPr>
        <w:commentReference w:id="12"/>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N and added </w:t>
      </w:r>
      <w:r w:rsidR="004E0353" w:rsidRPr="00B05AC4">
        <w:rPr>
          <w:rFonts w:eastAsia="Times New Roman"/>
          <w:color w:val="000000"/>
        </w:rPr>
        <w:t>s</w:t>
      </w:r>
      <w:r w:rsidR="00F178AB" w:rsidRPr="00B05AC4">
        <w:rPr>
          <w:rFonts w:eastAsia="Times New Roman"/>
          <w:color w:val="000000"/>
        </w:rPr>
        <w:t xml:space="preserve">oil N treatments. (B)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466087AE" w14:textId="19FB07F6" w:rsidR="00077C60" w:rsidRPr="00771C52" w:rsidRDefault="000F0BE3" w:rsidP="00DA24C9">
      <w:pPr>
        <w:spacing w:line="480" w:lineRule="auto"/>
        <w:contextualSpacing/>
        <w:rPr>
          <w:rFonts w:eastAsia="Times New Roman"/>
          <w:b/>
          <w:bCs/>
          <w:color w:val="000000"/>
          <w:vertAlign w:val="subscript"/>
        </w:rPr>
      </w:pPr>
      <w:r>
        <w:rPr>
          <w:rFonts w:eastAsia="Times New Roman"/>
          <w:b/>
          <w:bCs/>
          <w:color w:val="000000"/>
        </w:rPr>
        <w:t>I</w:t>
      </w:r>
      <w:r w:rsidR="00D60C62" w:rsidRPr="001B44B1">
        <w:rPr>
          <w:rFonts w:eastAsia="Times New Roman"/>
          <w:b/>
          <w:bCs/>
          <w:color w:val="000000"/>
        </w:rPr>
        <w:t xml:space="preserve">mpacts of nitrogen demand and nitrogen availability on </w:t>
      </w:r>
      <w:proofErr w:type="spellStart"/>
      <w:r w:rsidR="00D60C62" w:rsidRPr="001B44B1">
        <w:rPr>
          <w:rFonts w:eastAsia="Times New Roman"/>
          <w:b/>
          <w:bCs/>
          <w:i/>
          <w:iCs/>
          <w:color w:val="000000"/>
        </w:rPr>
        <w:t>N</w:t>
      </w:r>
      <w:r w:rsidR="00D60C62" w:rsidRPr="001B44B1">
        <w:rPr>
          <w:rFonts w:eastAsia="Times New Roman"/>
          <w:b/>
          <w:bCs/>
          <w:color w:val="000000"/>
          <w:vertAlign w:val="subscript"/>
        </w:rPr>
        <w:t>area</w:t>
      </w:r>
      <w:proofErr w:type="spellEnd"/>
    </w:p>
    <w:p w14:paraId="4974AEA6" w14:textId="7F110AB6"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w:t>
      </w:r>
      <w:r w:rsidRPr="00771C52">
        <w:rPr>
          <w:rFonts w:eastAsia="Times New Roman"/>
          <w:color w:val="000000"/>
        </w:rPr>
        <w:t>s</w:t>
      </w:r>
      <w:r w:rsidRPr="00771C52">
        <w:rPr>
          <w:rFonts w:eastAsia="Times New Roman"/>
          <w:color w:val="000000"/>
        </w:rPr>
        <w:t xml:space="preserv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Pr="00771C52">
        <w:rPr>
          <w:rFonts w:eastAsia="Times New Roman"/>
          <w:color w:val="000000"/>
        </w:rPr>
        <w:t>(Table 2 and Figure 3)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2</w:t>
      </w:r>
      <w:r w:rsidRPr="00771C52">
        <w:rPr>
          <w:rFonts w:eastAsia="Times New Roman"/>
          <w:color w:val="000000"/>
        </w:rPr>
        <w:t xml:space="preserve"> and Figure 4).</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w:t>
      </w:r>
      <w:r w:rsidR="003A1E67">
        <w:rPr>
          <w:rFonts w:eastAsia="Times New Roman"/>
          <w:color w:val="000000"/>
        </w:rPr>
        <w:t xml:space="preserve">effect </w:t>
      </w:r>
      <w:r w:rsidR="003A1E67">
        <w:rPr>
          <w:rFonts w:eastAsia="Times New Roman"/>
          <w:color w:val="000000"/>
        </w:rPr>
        <w:t xml:space="preserve">is </w:t>
      </w:r>
      <w:r w:rsidR="003A1E67">
        <w:rPr>
          <w:rFonts w:eastAsia="Times New Roman"/>
          <w:color w:val="000000"/>
        </w:rPr>
        <w:t>reflects</w:t>
      </w:r>
      <w:r w:rsidR="003A1E67">
        <w:rPr>
          <w:rFonts w:eastAsia="Times New Roman"/>
          <w:color w:val="000000"/>
        </w:rPr>
        <w:t xml:space="preserve"> the </w:t>
      </w:r>
      <w:r w:rsidR="003A1E67">
        <w:rPr>
          <w:rFonts w:eastAsia="Times New Roman"/>
          <w:color w:val="000000"/>
        </w:rPr>
        <w:t xml:space="preserve">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&lt; 0.001)</w:t>
      </w:r>
      <w:r w:rsidR="004661AC" w:rsidRPr="00771C52">
        <w:rPr>
          <w:rFonts w:eastAsia="Times New Roman"/>
          <w:color w:val="000000"/>
        </w:rPr>
        <w:t xml:space="preserve">,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w:t>
      </w:r>
      <w:r w:rsidR="004661AC" w:rsidRPr="00771C52">
        <w:rPr>
          <w:rFonts w:eastAsia="Times New Roman"/>
          <w:color w:val="000000"/>
        </w:rPr>
        <w:t xml:space="preserve"> Table 2)</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w:t>
      </w:r>
      <w:r w:rsidR="004554C8">
        <w:rPr>
          <w:rFonts w:eastAsia="Times New Roman"/>
          <w:color w:val="000000"/>
        </w:rPr>
        <w:t xml:space="preserve"> (</w:t>
      </w:r>
      <w:r w:rsidR="004554C8" w:rsidRPr="00771C52">
        <w:rPr>
          <w:rFonts w:eastAsia="Times New Roman"/>
          <w:color w:val="000000"/>
        </w:rPr>
        <w:t>Table 2 and Figure 4</w:t>
      </w:r>
      <w:r w:rsidR="004554C8">
        <w:rPr>
          <w:rFonts w:eastAsia="Times New Roman"/>
          <w:color w:val="000000"/>
        </w:rPr>
        <w:t>)</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4661AC" w:rsidRPr="00771C52">
        <w:rPr>
          <w:rFonts w:eastAsia="Times New Roman"/>
          <w:color w:val="000000"/>
        </w:rPr>
        <w:t>2 and Figure 4).</w:t>
      </w:r>
    </w:p>
    <w:p w14:paraId="0BFA23DC" w14:textId="77777777" w:rsidR="00CC3A73" w:rsidRPr="00DA24C9" w:rsidRDefault="00CC3A73" w:rsidP="00DA24C9">
      <w:pPr>
        <w:spacing w:line="480" w:lineRule="auto"/>
        <w:contextualSpacing/>
        <w:rPr>
          <w:rFonts w:eastAsia="Times New Roman"/>
          <w:color w:val="000000"/>
        </w:rPr>
      </w:pPr>
    </w:p>
    <w:p w14:paraId="7A5D1FBA" w14:textId="6A15BF22" w:rsidR="00077C60" w:rsidRPr="00DA24C9" w:rsidRDefault="00077C60" w:rsidP="00DA24C9">
      <w:pPr>
        <w:spacing w:line="480" w:lineRule="auto"/>
        <w:contextualSpacing/>
      </w:pPr>
      <w:r w:rsidRPr="00DA24C9">
        <w:rPr>
          <w:b/>
          <w:bCs/>
        </w:rPr>
        <w:lastRenderedPageBreak/>
        <w:t>Table 2.</w:t>
      </w:r>
      <w:r w:rsidRPr="00DA24C9">
        <w:t xml:space="preserve"> Regression coefficients </w:t>
      </w:r>
      <w:r w:rsidR="00B024FB" w:rsidRPr="00DA24C9">
        <w:t xml:space="preserve">and relative importance </w:t>
      </w:r>
      <w:r w:rsidRPr="00DA24C9">
        <w:t xml:space="preserve">for linear mixed effects model with </w:t>
      </w:r>
      <w:proofErr w:type="spellStart"/>
      <w:r w:rsidRPr="00DA24C9">
        <w:rPr>
          <w:i/>
          <w:iCs/>
        </w:rPr>
        <w:t>N</w:t>
      </w:r>
      <w:r w:rsidRPr="00DA24C9">
        <w:rPr>
          <w:vertAlign w:val="subscript"/>
        </w:rPr>
        <w:t>area</w:t>
      </w:r>
      <w:proofErr w:type="spellEnd"/>
      <w:r w:rsidRPr="00DA24C9">
        <w:t xml:space="preserve"> as the dependent variable and soil treatment variables, predicted nitrogen components, and species characteristics as fixed </w:t>
      </w:r>
      <w:proofErr w:type="gramStart"/>
      <w:r w:rsidRPr="00DA24C9">
        <w:t>effects.*</w:t>
      </w:r>
      <w:proofErr w:type="gramEnd"/>
    </w:p>
    <w:tbl>
      <w:tblPr>
        <w:tblW w:w="5000" w:type="pct"/>
        <w:tblLook w:val="04A0" w:firstRow="1" w:lastRow="0" w:firstColumn="1" w:lastColumn="0" w:noHBand="0" w:noVBand="1"/>
      </w:tblPr>
      <w:tblGrid>
        <w:gridCol w:w="3283"/>
        <w:gridCol w:w="1253"/>
        <w:gridCol w:w="1548"/>
        <w:gridCol w:w="960"/>
        <w:gridCol w:w="2316"/>
      </w:tblGrid>
      <w:tr w:rsidR="007B4434" w:rsidRPr="00771C52" w14:paraId="56ADE77C" w14:textId="77777777" w:rsidTr="00DA24C9">
        <w:trPr>
          <w:trHeight w:val="320"/>
        </w:trPr>
        <w:tc>
          <w:tcPr>
            <w:tcW w:w="1237" w:type="pct"/>
            <w:tcBorders>
              <w:top w:val="single" w:sz="4" w:space="0" w:color="auto"/>
              <w:left w:val="nil"/>
              <w:bottom w:val="single" w:sz="4" w:space="0" w:color="auto"/>
              <w:right w:val="nil"/>
            </w:tcBorders>
            <w:shd w:val="clear" w:color="auto" w:fill="auto"/>
            <w:noWrap/>
            <w:vAlign w:val="center"/>
            <w:hideMark/>
          </w:tcPr>
          <w:p w14:paraId="2CF47847" w14:textId="77777777" w:rsidR="007B4434" w:rsidRPr="00DA24C9" w:rsidRDefault="007B4434" w:rsidP="00DA24C9">
            <w:pPr>
              <w:spacing w:line="480" w:lineRule="auto"/>
              <w:contextualSpacing/>
              <w:rPr>
                <w:rFonts w:eastAsia="Times New Roman"/>
                <w:b/>
                <w:bCs/>
                <w:color w:val="000000"/>
              </w:rPr>
            </w:pPr>
          </w:p>
        </w:tc>
        <w:tc>
          <w:tcPr>
            <w:tcW w:w="922" w:type="pct"/>
            <w:tcBorders>
              <w:top w:val="single" w:sz="4" w:space="0" w:color="auto"/>
              <w:left w:val="nil"/>
              <w:bottom w:val="single" w:sz="4" w:space="0" w:color="auto"/>
              <w:right w:val="nil"/>
            </w:tcBorders>
            <w:vAlign w:val="center"/>
          </w:tcPr>
          <w:p w14:paraId="0294A6BB" w14:textId="72F84AB7" w:rsidR="007B4434" w:rsidRPr="00DA24C9" w:rsidRDefault="007B4434"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922" w:type="pct"/>
            <w:tcBorders>
              <w:top w:val="single" w:sz="4" w:space="0" w:color="auto"/>
              <w:left w:val="nil"/>
              <w:bottom w:val="single" w:sz="4" w:space="0" w:color="auto"/>
              <w:right w:val="nil"/>
            </w:tcBorders>
            <w:shd w:val="clear" w:color="auto" w:fill="auto"/>
            <w:noWrap/>
            <w:vAlign w:val="center"/>
            <w:hideMark/>
          </w:tcPr>
          <w:p w14:paraId="39B6FDE1" w14:textId="00276685"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922" w:type="pct"/>
            <w:tcBorders>
              <w:top w:val="single" w:sz="4" w:space="0" w:color="auto"/>
              <w:left w:val="nil"/>
              <w:bottom w:val="single" w:sz="4" w:space="0" w:color="auto"/>
              <w:right w:val="nil"/>
            </w:tcBorders>
            <w:shd w:val="clear" w:color="auto" w:fill="auto"/>
            <w:noWrap/>
            <w:vAlign w:val="center"/>
            <w:hideMark/>
          </w:tcPr>
          <w:p w14:paraId="3C368285" w14:textId="77777777" w:rsidR="007B4434" w:rsidRPr="00DA24C9" w:rsidRDefault="007B4434"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c>
          <w:tcPr>
            <w:tcW w:w="998" w:type="pct"/>
            <w:tcBorders>
              <w:top w:val="single" w:sz="4" w:space="0" w:color="auto"/>
              <w:left w:val="nil"/>
              <w:bottom w:val="single" w:sz="4" w:space="0" w:color="auto"/>
              <w:right w:val="nil"/>
            </w:tcBorders>
            <w:shd w:val="clear" w:color="auto" w:fill="auto"/>
            <w:noWrap/>
            <w:vAlign w:val="center"/>
            <w:hideMark/>
          </w:tcPr>
          <w:p w14:paraId="123A03BB" w14:textId="77777777"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Relative Importance</w:t>
            </w:r>
          </w:p>
        </w:tc>
      </w:tr>
      <w:tr w:rsidR="007B4434" w:rsidRPr="00771C52" w14:paraId="2CB98179" w14:textId="77777777" w:rsidTr="00DA24C9">
        <w:trPr>
          <w:trHeight w:val="320"/>
        </w:trPr>
        <w:tc>
          <w:tcPr>
            <w:tcW w:w="1237" w:type="pct"/>
            <w:tcBorders>
              <w:top w:val="single" w:sz="4" w:space="0" w:color="auto"/>
              <w:left w:val="nil"/>
              <w:bottom w:val="nil"/>
              <w:right w:val="nil"/>
            </w:tcBorders>
            <w:shd w:val="clear" w:color="auto" w:fill="auto"/>
            <w:noWrap/>
            <w:vAlign w:val="center"/>
            <w:hideMark/>
          </w:tcPr>
          <w:p w14:paraId="689675FB"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photo</w:t>
            </w:r>
            <w:proofErr w:type="spellEnd"/>
          </w:p>
        </w:tc>
        <w:tc>
          <w:tcPr>
            <w:tcW w:w="922" w:type="pct"/>
            <w:tcBorders>
              <w:top w:val="single" w:sz="4" w:space="0" w:color="auto"/>
              <w:left w:val="nil"/>
              <w:bottom w:val="nil"/>
              <w:right w:val="nil"/>
            </w:tcBorders>
            <w:vAlign w:val="center"/>
          </w:tcPr>
          <w:p w14:paraId="228873DE" w14:textId="3A575521"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single" w:sz="4" w:space="0" w:color="auto"/>
              <w:left w:val="nil"/>
              <w:bottom w:val="nil"/>
              <w:right w:val="nil"/>
            </w:tcBorders>
            <w:shd w:val="clear" w:color="auto" w:fill="auto"/>
            <w:noWrap/>
            <w:vAlign w:val="center"/>
            <w:hideMark/>
          </w:tcPr>
          <w:p w14:paraId="6F391AA3" w14:textId="1BCD001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0.520 ± 0.091</w:t>
            </w:r>
          </w:p>
        </w:tc>
        <w:tc>
          <w:tcPr>
            <w:tcW w:w="922" w:type="pct"/>
            <w:tcBorders>
              <w:top w:val="single" w:sz="4" w:space="0" w:color="auto"/>
              <w:left w:val="nil"/>
              <w:bottom w:val="nil"/>
              <w:right w:val="nil"/>
            </w:tcBorders>
            <w:shd w:val="clear" w:color="auto" w:fill="auto"/>
            <w:noWrap/>
            <w:vAlign w:val="center"/>
            <w:hideMark/>
          </w:tcPr>
          <w:p w14:paraId="7CBFD419"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single" w:sz="4" w:space="0" w:color="auto"/>
              <w:left w:val="nil"/>
              <w:bottom w:val="nil"/>
              <w:right w:val="nil"/>
            </w:tcBorders>
            <w:shd w:val="clear" w:color="auto" w:fill="auto"/>
            <w:noWrap/>
            <w:vAlign w:val="center"/>
            <w:hideMark/>
          </w:tcPr>
          <w:p w14:paraId="6638D112"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23.25%</w:t>
            </w:r>
          </w:p>
        </w:tc>
      </w:tr>
      <w:tr w:rsidR="007B4434" w:rsidRPr="00771C52" w14:paraId="2646C9B4" w14:textId="77777777" w:rsidTr="00DA24C9">
        <w:trPr>
          <w:trHeight w:val="320"/>
        </w:trPr>
        <w:tc>
          <w:tcPr>
            <w:tcW w:w="1237" w:type="pct"/>
            <w:tcBorders>
              <w:top w:val="nil"/>
              <w:left w:val="nil"/>
              <w:bottom w:val="nil"/>
              <w:right w:val="nil"/>
            </w:tcBorders>
            <w:shd w:val="clear" w:color="auto" w:fill="auto"/>
            <w:noWrap/>
            <w:vAlign w:val="center"/>
            <w:hideMark/>
          </w:tcPr>
          <w:p w14:paraId="63A8C1F1"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structure</w:t>
            </w:r>
            <w:proofErr w:type="spellEnd"/>
          </w:p>
        </w:tc>
        <w:tc>
          <w:tcPr>
            <w:tcW w:w="922" w:type="pct"/>
            <w:tcBorders>
              <w:top w:val="nil"/>
              <w:left w:val="nil"/>
              <w:bottom w:val="nil"/>
              <w:right w:val="nil"/>
            </w:tcBorders>
            <w:vAlign w:val="center"/>
          </w:tcPr>
          <w:p w14:paraId="76E1363C" w14:textId="43699633"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5C252339" w14:textId="67D1CE38"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0.952 ± 0.009</w:t>
            </w:r>
          </w:p>
        </w:tc>
        <w:tc>
          <w:tcPr>
            <w:tcW w:w="922" w:type="pct"/>
            <w:tcBorders>
              <w:top w:val="nil"/>
              <w:left w:val="nil"/>
              <w:bottom w:val="nil"/>
              <w:right w:val="nil"/>
            </w:tcBorders>
            <w:shd w:val="clear" w:color="auto" w:fill="auto"/>
            <w:noWrap/>
            <w:vAlign w:val="center"/>
            <w:hideMark/>
          </w:tcPr>
          <w:p w14:paraId="17C53865"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041149B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37.10%</w:t>
            </w:r>
          </w:p>
        </w:tc>
      </w:tr>
      <w:tr w:rsidR="007B4434" w:rsidRPr="00771C52" w14:paraId="352EB349" w14:textId="77777777" w:rsidTr="00DA24C9">
        <w:trPr>
          <w:trHeight w:val="320"/>
        </w:trPr>
        <w:tc>
          <w:tcPr>
            <w:tcW w:w="1237" w:type="pct"/>
            <w:tcBorders>
              <w:top w:val="nil"/>
              <w:left w:val="nil"/>
              <w:bottom w:val="nil"/>
              <w:right w:val="nil"/>
            </w:tcBorders>
            <w:shd w:val="clear" w:color="auto" w:fill="auto"/>
            <w:noWrap/>
            <w:vAlign w:val="center"/>
            <w:hideMark/>
          </w:tcPr>
          <w:p w14:paraId="04B4C367"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w:t>
            </w:r>
          </w:p>
        </w:tc>
        <w:tc>
          <w:tcPr>
            <w:tcW w:w="922" w:type="pct"/>
            <w:tcBorders>
              <w:top w:val="nil"/>
              <w:left w:val="nil"/>
              <w:bottom w:val="nil"/>
              <w:right w:val="nil"/>
            </w:tcBorders>
            <w:vAlign w:val="center"/>
          </w:tcPr>
          <w:p w14:paraId="1A86A84D" w14:textId="44B3F9B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5B9050F" w14:textId="38EA95E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4603E498"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1E657463"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5.23%</w:t>
            </w:r>
          </w:p>
        </w:tc>
      </w:tr>
      <w:tr w:rsidR="007B4434" w:rsidRPr="00771C52" w14:paraId="03E7E553" w14:textId="77777777" w:rsidTr="00DA24C9">
        <w:trPr>
          <w:trHeight w:val="320"/>
        </w:trPr>
        <w:tc>
          <w:tcPr>
            <w:tcW w:w="1237" w:type="pct"/>
            <w:tcBorders>
              <w:top w:val="nil"/>
              <w:left w:val="nil"/>
              <w:bottom w:val="nil"/>
              <w:right w:val="nil"/>
            </w:tcBorders>
            <w:shd w:val="clear" w:color="auto" w:fill="auto"/>
            <w:noWrap/>
            <w:vAlign w:val="center"/>
            <w:hideMark/>
          </w:tcPr>
          <w:p w14:paraId="5BA0CFA2"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P</w:t>
            </w:r>
          </w:p>
        </w:tc>
        <w:tc>
          <w:tcPr>
            <w:tcW w:w="922" w:type="pct"/>
            <w:tcBorders>
              <w:top w:val="nil"/>
              <w:left w:val="nil"/>
              <w:bottom w:val="nil"/>
              <w:right w:val="nil"/>
            </w:tcBorders>
            <w:vAlign w:val="center"/>
          </w:tcPr>
          <w:p w14:paraId="2209BAF6" w14:textId="4780D85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34A6B11" w14:textId="3AF3477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8FA56A0"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0.719</w:t>
            </w:r>
          </w:p>
        </w:tc>
        <w:tc>
          <w:tcPr>
            <w:tcW w:w="998" w:type="pct"/>
            <w:tcBorders>
              <w:top w:val="nil"/>
              <w:left w:val="nil"/>
              <w:bottom w:val="nil"/>
              <w:right w:val="nil"/>
            </w:tcBorders>
            <w:shd w:val="clear" w:color="auto" w:fill="auto"/>
            <w:noWrap/>
            <w:vAlign w:val="center"/>
            <w:hideMark/>
          </w:tcPr>
          <w:p w14:paraId="56D9FDBB"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3.82%</w:t>
            </w:r>
          </w:p>
        </w:tc>
      </w:tr>
      <w:tr w:rsidR="007B4434" w:rsidRPr="00771C52" w14:paraId="0BB4A373" w14:textId="77777777" w:rsidTr="00DA24C9">
        <w:trPr>
          <w:trHeight w:val="320"/>
        </w:trPr>
        <w:tc>
          <w:tcPr>
            <w:tcW w:w="1237" w:type="pct"/>
            <w:tcBorders>
              <w:top w:val="nil"/>
              <w:left w:val="nil"/>
              <w:bottom w:val="nil"/>
              <w:right w:val="nil"/>
            </w:tcBorders>
            <w:shd w:val="clear" w:color="auto" w:fill="auto"/>
            <w:noWrap/>
            <w:vAlign w:val="center"/>
            <w:hideMark/>
          </w:tcPr>
          <w:p w14:paraId="72555453"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922" w:type="pct"/>
            <w:tcBorders>
              <w:top w:val="nil"/>
              <w:left w:val="nil"/>
              <w:bottom w:val="nil"/>
              <w:right w:val="nil"/>
            </w:tcBorders>
            <w:vAlign w:val="center"/>
          </w:tcPr>
          <w:p w14:paraId="0604E453" w14:textId="34F89E8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E90F6AD" w14:textId="6A56263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A5434D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0.506</w:t>
            </w:r>
          </w:p>
        </w:tc>
        <w:tc>
          <w:tcPr>
            <w:tcW w:w="998" w:type="pct"/>
            <w:tcBorders>
              <w:top w:val="nil"/>
              <w:left w:val="nil"/>
              <w:bottom w:val="nil"/>
              <w:right w:val="nil"/>
            </w:tcBorders>
            <w:shd w:val="clear" w:color="auto" w:fill="auto"/>
            <w:noWrap/>
            <w:vAlign w:val="center"/>
            <w:hideMark/>
          </w:tcPr>
          <w:p w14:paraId="7B7D29AC"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3.53%</w:t>
            </w:r>
          </w:p>
        </w:tc>
      </w:tr>
      <w:tr w:rsidR="007B4434" w:rsidRPr="00771C52" w14:paraId="2E043EC1" w14:textId="77777777" w:rsidTr="00DA24C9">
        <w:trPr>
          <w:trHeight w:val="320"/>
        </w:trPr>
        <w:tc>
          <w:tcPr>
            <w:tcW w:w="1237" w:type="pct"/>
            <w:tcBorders>
              <w:top w:val="nil"/>
              <w:left w:val="nil"/>
              <w:bottom w:val="nil"/>
              <w:right w:val="nil"/>
            </w:tcBorders>
            <w:shd w:val="clear" w:color="auto" w:fill="auto"/>
            <w:noWrap/>
            <w:vAlign w:val="center"/>
            <w:hideMark/>
          </w:tcPr>
          <w:p w14:paraId="2BEF1EE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N fixer</w:t>
            </w:r>
          </w:p>
        </w:tc>
        <w:tc>
          <w:tcPr>
            <w:tcW w:w="922" w:type="pct"/>
            <w:tcBorders>
              <w:top w:val="nil"/>
              <w:left w:val="nil"/>
              <w:bottom w:val="nil"/>
              <w:right w:val="nil"/>
            </w:tcBorders>
            <w:vAlign w:val="center"/>
          </w:tcPr>
          <w:p w14:paraId="2186C2F2" w14:textId="40E5A25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F81A9F6" w14:textId="04B7FD8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7C62099F"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58180EF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4.42%</w:t>
            </w:r>
          </w:p>
        </w:tc>
      </w:tr>
      <w:tr w:rsidR="007B4434" w:rsidRPr="00771C52" w14:paraId="34144387" w14:textId="77777777" w:rsidTr="00DA24C9">
        <w:trPr>
          <w:trHeight w:val="320"/>
        </w:trPr>
        <w:tc>
          <w:tcPr>
            <w:tcW w:w="1237" w:type="pct"/>
            <w:tcBorders>
              <w:top w:val="nil"/>
              <w:left w:val="nil"/>
              <w:bottom w:val="nil"/>
              <w:right w:val="nil"/>
            </w:tcBorders>
            <w:shd w:val="clear" w:color="auto" w:fill="auto"/>
            <w:noWrap/>
            <w:vAlign w:val="center"/>
            <w:hideMark/>
          </w:tcPr>
          <w:p w14:paraId="73E83E16" w14:textId="0AA4AB61" w:rsidR="007B4434" w:rsidRPr="00DA24C9" w:rsidRDefault="007B4434" w:rsidP="00DA24C9">
            <w:pPr>
              <w:spacing w:line="480" w:lineRule="auto"/>
              <w:contextualSpacing/>
              <w:rPr>
                <w:rFonts w:eastAsia="Times New Roman"/>
                <w:color w:val="000000"/>
              </w:rPr>
            </w:pPr>
            <w:r w:rsidRPr="00DA24C9">
              <w:rPr>
                <w:rFonts w:eastAsia="Times New Roman"/>
                <w:color w:val="000000"/>
              </w:rPr>
              <w:t>Photosynthetic pathway (</w:t>
            </w:r>
            <w:r w:rsidRPr="00DA24C9">
              <w:rPr>
                <w:rFonts w:eastAsia="Times New Roman"/>
                <w:color w:val="000000"/>
              </w:rPr>
              <w:t>C</w:t>
            </w:r>
            <w:r w:rsidRPr="00DA24C9">
              <w:rPr>
                <w:rFonts w:eastAsia="Times New Roman"/>
                <w:color w:val="000000"/>
                <w:vertAlign w:val="subscript"/>
              </w:rPr>
              <w:t>3</w:t>
            </w:r>
            <w:r w:rsidRPr="00DA24C9">
              <w:rPr>
                <w:rFonts w:eastAsia="Times New Roman"/>
                <w:color w:val="000000"/>
              </w:rPr>
              <w:t>/C</w:t>
            </w:r>
            <w:r w:rsidRPr="00DA24C9">
              <w:rPr>
                <w:rFonts w:eastAsia="Times New Roman"/>
                <w:color w:val="000000"/>
                <w:vertAlign w:val="subscript"/>
              </w:rPr>
              <w:t>4</w:t>
            </w:r>
            <w:r w:rsidRPr="00DA24C9">
              <w:rPr>
                <w:rFonts w:eastAsia="Times New Roman"/>
                <w:color w:val="000000"/>
              </w:rPr>
              <w:t>)</w:t>
            </w:r>
          </w:p>
        </w:tc>
        <w:tc>
          <w:tcPr>
            <w:tcW w:w="922" w:type="pct"/>
            <w:tcBorders>
              <w:top w:val="nil"/>
              <w:left w:val="nil"/>
              <w:bottom w:val="nil"/>
              <w:right w:val="nil"/>
            </w:tcBorders>
            <w:vAlign w:val="center"/>
          </w:tcPr>
          <w:p w14:paraId="517A99C3" w14:textId="4491B78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FA2D93D" w14:textId="49F184A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574CDC2"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3D0641B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8.93%</w:t>
            </w:r>
          </w:p>
        </w:tc>
      </w:tr>
      <w:tr w:rsidR="007B4434" w:rsidRPr="00771C52" w14:paraId="235933CA" w14:textId="77777777" w:rsidTr="00DA24C9">
        <w:trPr>
          <w:trHeight w:val="320"/>
        </w:trPr>
        <w:tc>
          <w:tcPr>
            <w:tcW w:w="1237" w:type="pct"/>
            <w:tcBorders>
              <w:top w:val="nil"/>
              <w:left w:val="nil"/>
              <w:bottom w:val="nil"/>
              <w:right w:val="nil"/>
            </w:tcBorders>
            <w:shd w:val="clear" w:color="auto" w:fill="auto"/>
            <w:noWrap/>
            <w:vAlign w:val="center"/>
            <w:hideMark/>
          </w:tcPr>
          <w:p w14:paraId="086F6C6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 x Soil P</w:t>
            </w:r>
          </w:p>
        </w:tc>
        <w:tc>
          <w:tcPr>
            <w:tcW w:w="922" w:type="pct"/>
            <w:tcBorders>
              <w:top w:val="nil"/>
              <w:left w:val="nil"/>
              <w:bottom w:val="nil"/>
              <w:right w:val="nil"/>
            </w:tcBorders>
            <w:vAlign w:val="center"/>
          </w:tcPr>
          <w:p w14:paraId="5D8316AA" w14:textId="253A7A4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359EADDE" w14:textId="6769B64A"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381008E" w14:textId="77777777" w:rsidR="007B4434" w:rsidRPr="00DA24C9" w:rsidRDefault="007B4434" w:rsidP="00DA24C9">
            <w:pPr>
              <w:spacing w:line="480" w:lineRule="auto"/>
              <w:contextualSpacing/>
              <w:jc w:val="center"/>
              <w:rPr>
                <w:rFonts w:eastAsia="Times New Roman"/>
                <w:i/>
                <w:iCs/>
                <w:color w:val="000000"/>
              </w:rPr>
            </w:pPr>
            <w:r w:rsidRPr="00DA24C9">
              <w:rPr>
                <w:rFonts w:eastAsia="Times New Roman"/>
                <w:i/>
                <w:iCs/>
                <w:color w:val="000000"/>
              </w:rPr>
              <w:t>0.003</w:t>
            </w:r>
          </w:p>
        </w:tc>
        <w:tc>
          <w:tcPr>
            <w:tcW w:w="998" w:type="pct"/>
            <w:tcBorders>
              <w:top w:val="nil"/>
              <w:left w:val="nil"/>
              <w:right w:val="nil"/>
            </w:tcBorders>
            <w:shd w:val="clear" w:color="auto" w:fill="auto"/>
            <w:noWrap/>
            <w:vAlign w:val="center"/>
            <w:hideMark/>
          </w:tcPr>
          <w:p w14:paraId="26FF186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1.28%</w:t>
            </w:r>
          </w:p>
        </w:tc>
      </w:tr>
      <w:tr w:rsidR="007B4434" w:rsidRPr="00771C52" w14:paraId="4DCCC95B" w14:textId="77777777" w:rsidTr="00DA24C9">
        <w:trPr>
          <w:trHeight w:val="320"/>
        </w:trPr>
        <w:tc>
          <w:tcPr>
            <w:tcW w:w="1237" w:type="pct"/>
            <w:tcBorders>
              <w:top w:val="nil"/>
              <w:left w:val="nil"/>
              <w:bottom w:val="nil"/>
              <w:right w:val="nil"/>
            </w:tcBorders>
            <w:shd w:val="clear" w:color="auto" w:fill="auto"/>
            <w:noWrap/>
            <w:vAlign w:val="center"/>
            <w:hideMark/>
          </w:tcPr>
          <w:p w14:paraId="3024A194" w14:textId="1CA326F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nil"/>
              <w:right w:val="nil"/>
            </w:tcBorders>
            <w:vAlign w:val="center"/>
          </w:tcPr>
          <w:p w14:paraId="45C8898A" w14:textId="4F72C80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8577267" w14:textId="0909532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DCC7F6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0.596</w:t>
            </w:r>
          </w:p>
        </w:tc>
        <w:tc>
          <w:tcPr>
            <w:tcW w:w="998" w:type="pct"/>
            <w:tcBorders>
              <w:left w:val="nil"/>
              <w:right w:val="nil"/>
            </w:tcBorders>
            <w:shd w:val="clear" w:color="auto" w:fill="auto"/>
            <w:noWrap/>
            <w:vAlign w:val="center"/>
            <w:hideMark/>
          </w:tcPr>
          <w:p w14:paraId="49409624"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1.19%</w:t>
            </w:r>
          </w:p>
        </w:tc>
      </w:tr>
      <w:tr w:rsidR="007B4434" w:rsidRPr="00771C52" w14:paraId="43ACD108" w14:textId="77777777" w:rsidTr="00DA24C9">
        <w:trPr>
          <w:trHeight w:val="320"/>
        </w:trPr>
        <w:tc>
          <w:tcPr>
            <w:tcW w:w="1237" w:type="pct"/>
            <w:tcBorders>
              <w:top w:val="nil"/>
              <w:left w:val="nil"/>
              <w:right w:val="nil"/>
            </w:tcBorders>
            <w:shd w:val="clear" w:color="auto" w:fill="auto"/>
            <w:noWrap/>
            <w:vAlign w:val="center"/>
            <w:hideMark/>
          </w:tcPr>
          <w:p w14:paraId="44557F93" w14:textId="2746EA7D"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right w:val="nil"/>
            </w:tcBorders>
            <w:vAlign w:val="center"/>
          </w:tcPr>
          <w:p w14:paraId="7D78EFD8" w14:textId="01703ED0"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right w:val="nil"/>
            </w:tcBorders>
            <w:shd w:val="clear" w:color="auto" w:fill="auto"/>
            <w:noWrap/>
            <w:vAlign w:val="center"/>
            <w:hideMark/>
          </w:tcPr>
          <w:p w14:paraId="1F0C0A3D" w14:textId="395142B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right w:val="nil"/>
            </w:tcBorders>
            <w:shd w:val="clear" w:color="auto" w:fill="auto"/>
            <w:noWrap/>
            <w:vAlign w:val="center"/>
            <w:hideMark/>
          </w:tcPr>
          <w:p w14:paraId="2BF185D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0.803</w:t>
            </w:r>
          </w:p>
        </w:tc>
        <w:tc>
          <w:tcPr>
            <w:tcW w:w="998" w:type="pct"/>
            <w:tcBorders>
              <w:left w:val="nil"/>
              <w:right w:val="nil"/>
            </w:tcBorders>
            <w:shd w:val="clear" w:color="auto" w:fill="auto"/>
            <w:noWrap/>
            <w:vAlign w:val="center"/>
            <w:hideMark/>
          </w:tcPr>
          <w:p w14:paraId="6BA8BECE"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1.11%</w:t>
            </w:r>
          </w:p>
        </w:tc>
      </w:tr>
      <w:tr w:rsidR="007B4434" w:rsidRPr="00771C52" w14:paraId="30C38F3E" w14:textId="77777777" w:rsidTr="00DA24C9">
        <w:trPr>
          <w:trHeight w:val="320"/>
        </w:trPr>
        <w:tc>
          <w:tcPr>
            <w:tcW w:w="1237" w:type="pct"/>
            <w:tcBorders>
              <w:top w:val="nil"/>
              <w:left w:val="nil"/>
              <w:bottom w:val="single" w:sz="4" w:space="0" w:color="auto"/>
              <w:right w:val="nil"/>
            </w:tcBorders>
            <w:shd w:val="clear" w:color="auto" w:fill="auto"/>
            <w:noWrap/>
            <w:vAlign w:val="center"/>
            <w:hideMark/>
          </w:tcPr>
          <w:p w14:paraId="57DC04D5" w14:textId="68351C6F"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single" w:sz="4" w:space="0" w:color="auto"/>
              <w:right w:val="nil"/>
            </w:tcBorders>
            <w:vAlign w:val="center"/>
          </w:tcPr>
          <w:p w14:paraId="524A58AF" w14:textId="4A26609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single" w:sz="4" w:space="0" w:color="auto"/>
              <w:right w:val="nil"/>
            </w:tcBorders>
            <w:shd w:val="clear" w:color="auto" w:fill="auto"/>
            <w:noWrap/>
            <w:vAlign w:val="center"/>
            <w:hideMark/>
          </w:tcPr>
          <w:p w14:paraId="2EB252EB" w14:textId="2396265C"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single" w:sz="4" w:space="0" w:color="auto"/>
              <w:right w:val="nil"/>
            </w:tcBorders>
            <w:shd w:val="clear" w:color="auto" w:fill="auto"/>
            <w:noWrap/>
            <w:vAlign w:val="center"/>
            <w:hideMark/>
          </w:tcPr>
          <w:p w14:paraId="0A23DEA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0.981</w:t>
            </w:r>
          </w:p>
        </w:tc>
        <w:tc>
          <w:tcPr>
            <w:tcW w:w="998" w:type="pct"/>
            <w:tcBorders>
              <w:left w:val="nil"/>
              <w:bottom w:val="single" w:sz="4" w:space="0" w:color="auto"/>
              <w:right w:val="nil"/>
            </w:tcBorders>
            <w:shd w:val="clear" w:color="auto" w:fill="auto"/>
            <w:noWrap/>
            <w:vAlign w:val="center"/>
            <w:hideMark/>
          </w:tcPr>
          <w:p w14:paraId="1D21B258"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0.60%</w:t>
            </w:r>
          </w:p>
        </w:tc>
      </w:tr>
    </w:tbl>
    <w:p w14:paraId="1FC20A6B" w14:textId="247C264A" w:rsidR="00077C60" w:rsidRPr="00DA24C9" w:rsidRDefault="00077C60" w:rsidP="00DA24C9">
      <w:pPr>
        <w:spacing w:line="480" w:lineRule="auto"/>
        <w:contextualSpacing/>
      </w:pPr>
      <w:r w:rsidRPr="00DA24C9">
        <w:t xml:space="preserve">* P-values &lt; 0.05 are bolded and &lt; 0.1 are italicized. </w:t>
      </w:r>
      <w:r w:rsidR="007F6543" w:rsidRPr="00DA24C9">
        <w:t xml:space="preserve">Sample size is 1,812. </w:t>
      </w:r>
      <w:r w:rsidRPr="00DA24C9">
        <w:t xml:space="preserve">Key: </w:t>
      </w:r>
      <w:proofErr w:type="spellStart"/>
      <w:r w:rsidRPr="00DA24C9">
        <w:rPr>
          <w:rFonts w:eastAsia="Times New Roman"/>
          <w:i/>
          <w:iCs/>
          <w:color w:val="000000"/>
        </w:rPr>
        <w:t>N</w:t>
      </w:r>
      <w:r w:rsidRPr="00DA24C9">
        <w:rPr>
          <w:rFonts w:eastAsia="Times New Roman"/>
          <w:color w:val="000000"/>
          <w:vertAlign w:val="subscript"/>
        </w:rPr>
        <w:t>photo</w:t>
      </w:r>
      <w:proofErr w:type="spellEnd"/>
      <w:r w:rsidRPr="00DA24C9">
        <w:rPr>
          <w:rFonts w:eastAsia="Times New Roman"/>
          <w:color w:val="000000"/>
        </w:rPr>
        <w:t xml:space="preserve"> = leaf N used for photosynthesis</w:t>
      </w:r>
      <w:r w:rsidRPr="00DA24C9">
        <w:t xml:space="preserve">, </w:t>
      </w:r>
      <w:proofErr w:type="spellStart"/>
      <w:r w:rsidRPr="00DA24C9">
        <w:rPr>
          <w:i/>
          <w:iCs/>
        </w:rPr>
        <w:t>N</w:t>
      </w:r>
      <w:r w:rsidRPr="00DA24C9">
        <w:rPr>
          <w:vertAlign w:val="subscript"/>
        </w:rPr>
        <w:t>structure</w:t>
      </w:r>
      <w:proofErr w:type="spellEnd"/>
      <w:r w:rsidRPr="00DA24C9">
        <w:t xml:space="preserve"> = leaf N in structural tissue.</w:t>
      </w:r>
    </w:p>
    <w:p w14:paraId="7B40BA23" w14:textId="7216622A" w:rsidR="00077C60" w:rsidRPr="008531D1" w:rsidRDefault="00077C60" w:rsidP="00DA24C9">
      <w:pPr>
        <w:spacing w:line="480" w:lineRule="auto"/>
        <w:contextualSpacing/>
        <w:rPr>
          <w:rFonts w:eastAsia="Times New Roman"/>
          <w:b/>
          <w:bCs/>
          <w:color w:val="000000"/>
        </w:rPr>
      </w:pPr>
    </w:p>
    <w:p w14:paraId="5FC0E768" w14:textId="6FDDAAA3" w:rsidR="00077C60" w:rsidRPr="008531D1" w:rsidRDefault="00381A62" w:rsidP="00DA24C9">
      <w:pPr>
        <w:spacing w:line="480" w:lineRule="auto"/>
        <w:contextualSpacing/>
        <w:rPr>
          <w:rFonts w:eastAsia="Times New Roman"/>
          <w:b/>
          <w:bCs/>
          <w:color w:val="000000"/>
        </w:rPr>
      </w:pPr>
      <w:r w:rsidRPr="00DA24C9">
        <w:rPr>
          <w:rFonts w:eastAsia="Times New Roman"/>
          <w:b/>
          <w:bCs/>
          <w:noProof/>
          <w:color w:val="000000"/>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95BB22A"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Figure 3.</w:t>
      </w:r>
      <w:r w:rsidR="00BF1133" w:rsidRPr="00DA24C9">
        <w:rPr>
          <w:rFonts w:eastAsia="Times New Roman"/>
          <w:b/>
          <w:bCs/>
          <w:color w:val="000000"/>
        </w:rPr>
        <w:t xml:space="preserve"> </w:t>
      </w:r>
      <w:r w:rsidR="00BF1133" w:rsidRPr="00DA24C9">
        <w:rPr>
          <w:rFonts w:eastAsia="Times New Roman"/>
          <w:color w:val="000000"/>
        </w:rPr>
        <w:t xml:space="preserve">(A) Relationship </w:t>
      </w:r>
      <w:r w:rsidR="00BF1133" w:rsidRPr="00DA24C9">
        <w:rPr>
          <w:rFonts w:eastAsia="Times New Roman"/>
          <w:color w:val="000000"/>
        </w:rPr>
        <w:t xml:space="preserve">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color w:val="000000"/>
        </w:rPr>
        <w:t>(</w:t>
      </w:r>
      <w:r w:rsidR="00BF1133" w:rsidRPr="00DA24C9">
        <w:rPr>
          <w:rFonts w:eastAsia="Times New Roman"/>
          <w:i/>
          <w:iCs/>
          <w:color w:val="000000"/>
        </w:rPr>
        <w:t xml:space="preserve">p </w:t>
      </w:r>
      <w:r w:rsidR="00BF1133" w:rsidRPr="00DA24C9">
        <w:rPr>
          <w:rFonts w:eastAsia="Times New Roman"/>
          <w:color w:val="000000"/>
        </w:rPr>
        <w:t xml:space="preserve">&lt; 0.001; Table 2) </w:t>
      </w:r>
      <w:r w:rsidR="00BF1133" w:rsidRPr="00DA24C9">
        <w:rPr>
          <w:rFonts w:eastAsia="Times New Roman"/>
          <w:color w:val="000000"/>
        </w:rPr>
        <w:t xml:space="preserve">under ambient and added </w:t>
      </w:r>
      <w:r w:rsidR="004E0353" w:rsidRPr="00DA24C9">
        <w:rPr>
          <w:rFonts w:eastAsia="Times New Roman"/>
          <w:color w:val="000000"/>
        </w:rPr>
        <w:t>s</w:t>
      </w:r>
      <w:r w:rsidR="00BF1133" w:rsidRPr="00DA24C9">
        <w:rPr>
          <w:rFonts w:eastAsia="Times New Roman"/>
          <w:color w:val="000000"/>
        </w:rPr>
        <w:t>oil N treatments.</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77407A93" w:rsidR="00077C60" w:rsidRPr="008531D1" w:rsidRDefault="007D124D" w:rsidP="00DA24C9">
      <w:pPr>
        <w:spacing w:line="480" w:lineRule="auto"/>
        <w:contextualSpacing/>
        <w:rPr>
          <w:rFonts w:eastAsia="Times New Roman"/>
          <w:b/>
          <w:bCs/>
          <w:color w:val="000000"/>
        </w:rPr>
      </w:pPr>
      <w:r w:rsidRPr="00DA24C9">
        <w:rPr>
          <w:rFonts w:eastAsia="Times New Roman"/>
          <w:b/>
          <w:bCs/>
          <w:noProof/>
          <w:color w:val="000000"/>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BA5A321"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Figure 4.</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w:t>
      </w:r>
      <w:r w:rsidR="00CF0686" w:rsidRPr="00DA24C9">
        <w:rPr>
          <w:rFonts w:eastAsia="Times New Roman"/>
          <w:color w:val="000000"/>
        </w:rPr>
        <w:t>of relative importance for</w:t>
      </w:r>
      <w:r w:rsidR="00CF0686" w:rsidRPr="00DA24C9">
        <w:rPr>
          <w:rFonts w:eastAsia="Times New Roman"/>
          <w:color w:val="000000"/>
        </w:rPr>
        <w:t xml:space="preserve">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Boxes are sized proportionally to th</w:t>
      </w:r>
      <w:r w:rsidR="00DB48ED">
        <w:t>e relative importance of each variable in the model</w:t>
      </w:r>
      <w:r w:rsidR="00CF0686" w:rsidRPr="00DA24C9">
        <w:rPr>
          <w:rFonts w:eastAsia="Times New Roman"/>
          <w:color w:val="000000"/>
        </w:rPr>
        <w:t xml:space="preserve"> </w:t>
      </w:r>
      <w:r w:rsidR="00CF0686" w:rsidRPr="00DA24C9">
        <w:rPr>
          <w:rFonts w:eastAsia="Times New Roman"/>
          <w:color w:val="000000"/>
        </w:rPr>
        <w:t>(Table 2).</w:t>
      </w:r>
    </w:p>
    <w:p w14:paraId="0E5C98CB" w14:textId="66759345" w:rsidR="00077C60" w:rsidRPr="001B44B1" w:rsidRDefault="00077C60" w:rsidP="00DA24C9">
      <w:pPr>
        <w:spacing w:line="480" w:lineRule="auto"/>
        <w:contextualSpacing/>
        <w:rPr>
          <w:rFonts w:eastAsia="Times New Roman"/>
          <w:b/>
          <w:bCs/>
          <w:color w:val="000000"/>
        </w:rPr>
      </w:pPr>
    </w:p>
    <w:p w14:paraId="479F9C7A" w14:textId="43A6B7D5" w:rsidR="00150B42" w:rsidRPr="001B44B1" w:rsidRDefault="00790AB6" w:rsidP="00DA24C9">
      <w:pPr>
        <w:spacing w:line="480" w:lineRule="auto"/>
        <w:contextualSpacing/>
        <w:rPr>
          <w:rFonts w:eastAsia="Times New Roman"/>
          <w:b/>
          <w:bCs/>
          <w:color w:val="000000"/>
        </w:rPr>
      </w:pPr>
      <w:r>
        <w:rPr>
          <w:rFonts w:eastAsia="Times New Roman"/>
          <w:b/>
          <w:bCs/>
          <w:color w:val="000000"/>
        </w:rPr>
        <w:t>R</w:t>
      </w:r>
      <w:r w:rsidR="00150B42" w:rsidRPr="001B44B1">
        <w:rPr>
          <w:rFonts w:eastAsia="Times New Roman"/>
          <w:b/>
          <w:bCs/>
          <w:color w:val="000000"/>
        </w:rPr>
        <w:t xml:space="preserve">esponse of </w:t>
      </w:r>
      <w:r w:rsidR="00801487">
        <w:rPr>
          <w:rFonts w:eastAsia="Times New Roman"/>
          <w:b/>
          <w:bCs/>
          <w:color w:val="000000"/>
        </w:rPr>
        <w:t>aboveground biomass</w:t>
      </w:r>
      <w:r w:rsidR="00150B42" w:rsidRPr="001B44B1">
        <w:rPr>
          <w:rFonts w:eastAsia="Times New Roman"/>
          <w:b/>
          <w:bCs/>
          <w:color w:val="000000"/>
        </w:rPr>
        <w:t xml:space="preserve"> to the soil treatments</w:t>
      </w:r>
    </w:p>
    <w:p w14:paraId="45DE7FA7" w14:textId="4A7EE941"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AF12A2" w:rsidRPr="001B44B1">
        <w:rPr>
          <w:rFonts w:eastAsia="Times New Roman"/>
          <w:color w:val="000000"/>
        </w:rPr>
        <w:t>)</w:t>
      </w:r>
      <w:r w:rsidR="0013288D" w:rsidRPr="00771C52">
        <w:rPr>
          <w:rFonts w:eastAsia="Times New Roman"/>
          <w:color w:val="000000"/>
        </w:rPr>
        <w:t xml:space="preserve"> as well as the interaction </w:t>
      </w:r>
      <w:r w:rsidR="0013288D" w:rsidRPr="00771C52">
        <w:rPr>
          <w:rFonts w:eastAsia="Times New Roman"/>
          <w:color w:val="000000"/>
        </w:rPr>
        <w:t xml:space="preserve">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r w:rsidR="0023259A">
        <w:rPr>
          <w:rFonts w:eastAsia="Times New Roman"/>
          <w:color w:val="000000"/>
        </w:rPr>
        <w:t xml:space="preserve"> </w:t>
      </w:r>
      <w:r w:rsidR="00533C21">
        <w:rPr>
          <w:rFonts w:eastAsia="Times New Roman"/>
          <w:color w:val="000000"/>
        </w:rPr>
        <w:t>On average, added soil N increased AGB by 4.1%, but p</w:t>
      </w:r>
      <w:r w:rsidR="00533C21">
        <w:rPr>
          <w:rFonts w:eastAsia="Times New Roman"/>
          <w:color w:val="000000"/>
        </w:rPr>
        <w:t>ost-hoc Tukey’s test revealed that this stimulation was only significant i</w:t>
      </w:r>
      <w:r w:rsidR="00533C21">
        <w:rPr>
          <w:rFonts w:eastAsia="Times New Roman"/>
          <w:color w:val="000000"/>
        </w:rPr>
        <w:t>n added K</w:t>
      </w:r>
      <w:r w:rsidR="00533C21">
        <w:rPr>
          <w:rFonts w:eastAsia="Times New Roman"/>
          <w:color w:val="000000"/>
          <w:vertAlign w:val="subscript"/>
        </w:rPr>
        <w:t>+µ</w:t>
      </w:r>
      <w:r w:rsidR="00533C21">
        <w:rPr>
          <w:rFonts w:eastAsia="Times New Roman"/>
          <w:color w:val="000000"/>
        </w:rPr>
        <w:t xml:space="preserve"> plots, where </w:t>
      </w:r>
      <w:r w:rsidR="00533C21">
        <w:rPr>
          <w:rFonts w:eastAsia="Times New Roman"/>
          <w:color w:val="000000"/>
        </w:rPr>
        <w:t>added</w:t>
      </w:r>
      <w:r w:rsidR="00533C21">
        <w:rPr>
          <w:rFonts w:eastAsia="Times New Roman"/>
          <w:color w:val="000000"/>
        </w:rPr>
        <w:t xml:space="preserve"> soil N </w:t>
      </w:r>
      <w:r w:rsidR="00533C21">
        <w:rPr>
          <w:rFonts w:eastAsia="Times New Roman"/>
          <w:color w:val="000000"/>
        </w:rPr>
        <w:t>increased</w:t>
      </w:r>
      <w:r w:rsidR="00533C21">
        <w:rPr>
          <w:rFonts w:eastAsia="Times New Roman"/>
          <w:color w:val="000000"/>
        </w:rPr>
        <w:t xml:space="preserve"> AGB</w:t>
      </w:r>
      <w:r w:rsidR="00533C21">
        <w:rPr>
          <w:rFonts w:eastAsia="Times New Roman"/>
          <w:color w:val="000000"/>
        </w:rPr>
        <w:t xml:space="preserve"> by </w:t>
      </w:r>
      <w:r w:rsidR="00533C21">
        <w:rPr>
          <w:rFonts w:eastAsia="Times New Roman"/>
          <w:color w:val="000000"/>
        </w:rPr>
        <w:t>5.5</w:t>
      </w:r>
      <w:r w:rsidR="00533C21">
        <w:rPr>
          <w:rFonts w:eastAsia="Times New Roman"/>
          <w:color w:val="000000"/>
        </w:rPr>
        <w:t>%</w:t>
      </w:r>
      <w:r w:rsidR="00DA1940" w:rsidRPr="00771C52">
        <w:rPr>
          <w:rFonts w:eastAsia="Times New Roman"/>
          <w:color w:val="000000"/>
        </w:rPr>
        <w:t xml:space="preserve"> (Figure 5).</w:t>
      </w:r>
    </w:p>
    <w:p w14:paraId="71EFF91F" w14:textId="77777777" w:rsidR="00CC3A73" w:rsidRPr="00771C52" w:rsidRDefault="00CC3A73" w:rsidP="00DA24C9">
      <w:pPr>
        <w:spacing w:line="480" w:lineRule="auto"/>
        <w:contextualSpacing/>
        <w:rPr>
          <w:rFonts w:eastAsia="Times New Roman"/>
          <w:b/>
          <w:bCs/>
          <w:color w:val="000000"/>
        </w:rPr>
      </w:pPr>
    </w:p>
    <w:p w14:paraId="2202D3F6" w14:textId="0BD27A86" w:rsidR="004E69E5" w:rsidRPr="00DA24C9" w:rsidRDefault="004E69E5" w:rsidP="00DA24C9">
      <w:pPr>
        <w:spacing w:line="480" w:lineRule="auto"/>
        <w:contextualSpacing/>
      </w:pPr>
      <w:r w:rsidRPr="00DA24C9">
        <w:rPr>
          <w:b/>
          <w:bCs/>
        </w:rPr>
        <w:lastRenderedPageBreak/>
        <w:t xml:space="preserve">Table 3. </w:t>
      </w:r>
      <w:r w:rsidR="009734F0" w:rsidRPr="00DA24C9">
        <w:t>R</w:t>
      </w:r>
      <w:r w:rsidR="00796C11" w:rsidRPr="00DA24C9">
        <w:t xml:space="preserve">esults for linear mixed effects model with </w:t>
      </w:r>
      <w:r w:rsidR="00CB5801" w:rsidRPr="00DA24C9">
        <w:t>a</w:t>
      </w:r>
      <w:r w:rsidR="00796C11" w:rsidRPr="00DA24C9">
        <w:t xml:space="preserve">boveground </w:t>
      </w:r>
      <w:r w:rsidR="00CB5801" w:rsidRPr="00DA24C9">
        <w:t>b</w:t>
      </w:r>
      <w:r w:rsidR="00796C11" w:rsidRPr="00DA24C9">
        <w:t>iomass (</w:t>
      </w:r>
      <w:r w:rsidRPr="00DA24C9">
        <w:t>AGB</w:t>
      </w:r>
      <w:r w:rsidR="00796C11" w:rsidRPr="00DA24C9">
        <w:t xml:space="preserve">; g) </w:t>
      </w:r>
      <w:r w:rsidR="00CB5801" w:rsidRPr="00DA24C9">
        <w:t xml:space="preserve">as the dependent variable and soil treatment variables as independent categorical </w:t>
      </w:r>
      <w:proofErr w:type="gramStart"/>
      <w:r w:rsidR="00CB5801" w:rsidRPr="00DA24C9">
        <w:t>variables.*</w:t>
      </w:r>
      <w:proofErr w:type="gramEnd"/>
    </w:p>
    <w:tbl>
      <w:tblPr>
        <w:tblW w:w="5000" w:type="pct"/>
        <w:tblLook w:val="04A0" w:firstRow="1" w:lastRow="0" w:firstColumn="1" w:lastColumn="0" w:noHBand="0" w:noVBand="1"/>
      </w:tblPr>
      <w:tblGrid>
        <w:gridCol w:w="2759"/>
        <w:gridCol w:w="2143"/>
        <w:gridCol w:w="2142"/>
        <w:gridCol w:w="2316"/>
      </w:tblGrid>
      <w:tr w:rsidR="00AE1760" w:rsidRPr="00771C52" w14:paraId="26EBF7E8" w14:textId="77777777" w:rsidTr="00DA24C9">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618A4F5E" w14:textId="77777777" w:rsidR="00AE1760" w:rsidRPr="00DA24C9" w:rsidRDefault="00AE1760" w:rsidP="00DA24C9">
            <w:pPr>
              <w:spacing w:line="480" w:lineRule="auto"/>
              <w:contextualSpacing/>
              <w:rPr>
                <w:rFonts w:eastAsia="Times New Roman"/>
                <w:b/>
                <w:bCs/>
                <w:color w:val="000000"/>
              </w:rPr>
            </w:pPr>
          </w:p>
        </w:tc>
        <w:tc>
          <w:tcPr>
            <w:tcW w:w="1145" w:type="pct"/>
            <w:tcBorders>
              <w:top w:val="single" w:sz="4" w:space="0" w:color="auto"/>
              <w:left w:val="nil"/>
              <w:bottom w:val="single" w:sz="4" w:space="0" w:color="auto"/>
              <w:right w:val="nil"/>
            </w:tcBorders>
            <w:vAlign w:val="center"/>
          </w:tcPr>
          <w:p w14:paraId="7BA68CAE" w14:textId="26057057" w:rsidR="00AE1760" w:rsidRPr="00DA24C9" w:rsidRDefault="00AE1760"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1213C289" w14:textId="33635F19" w:rsidR="00AE1760" w:rsidRPr="00DA24C9" w:rsidRDefault="00AE1760"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C23727C" w14:textId="77777777" w:rsidR="00AE1760" w:rsidRPr="00DA24C9" w:rsidRDefault="00AE1760"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E1760" w:rsidRPr="00771C52" w14:paraId="42457DCB" w14:textId="77777777" w:rsidTr="00DA24C9">
        <w:trPr>
          <w:trHeight w:val="320"/>
        </w:trPr>
        <w:tc>
          <w:tcPr>
            <w:tcW w:w="1474" w:type="pct"/>
            <w:tcBorders>
              <w:top w:val="nil"/>
              <w:left w:val="nil"/>
              <w:bottom w:val="nil"/>
              <w:right w:val="nil"/>
            </w:tcBorders>
            <w:shd w:val="clear" w:color="auto" w:fill="auto"/>
            <w:noWrap/>
            <w:vAlign w:val="center"/>
            <w:hideMark/>
          </w:tcPr>
          <w:p w14:paraId="459258A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w:t>
            </w:r>
          </w:p>
        </w:tc>
        <w:tc>
          <w:tcPr>
            <w:tcW w:w="1145" w:type="pct"/>
            <w:tcBorders>
              <w:top w:val="nil"/>
              <w:left w:val="nil"/>
              <w:bottom w:val="nil"/>
              <w:right w:val="nil"/>
            </w:tcBorders>
            <w:vAlign w:val="center"/>
          </w:tcPr>
          <w:p w14:paraId="41638828" w14:textId="39B37F3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1A608CB6" w14:textId="798C10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49.657</w:t>
            </w:r>
          </w:p>
        </w:tc>
        <w:tc>
          <w:tcPr>
            <w:tcW w:w="1237" w:type="pct"/>
            <w:tcBorders>
              <w:top w:val="nil"/>
              <w:left w:val="nil"/>
              <w:bottom w:val="nil"/>
              <w:right w:val="nil"/>
            </w:tcBorders>
            <w:shd w:val="clear" w:color="auto" w:fill="auto"/>
            <w:noWrap/>
            <w:vAlign w:val="center"/>
            <w:hideMark/>
          </w:tcPr>
          <w:p w14:paraId="5C6C4FFD"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535BFCC" w14:textId="77777777" w:rsidTr="00DA24C9">
        <w:trPr>
          <w:trHeight w:val="320"/>
        </w:trPr>
        <w:tc>
          <w:tcPr>
            <w:tcW w:w="1474" w:type="pct"/>
            <w:tcBorders>
              <w:top w:val="nil"/>
              <w:left w:val="nil"/>
              <w:bottom w:val="nil"/>
              <w:right w:val="nil"/>
            </w:tcBorders>
            <w:shd w:val="clear" w:color="auto" w:fill="auto"/>
            <w:noWrap/>
            <w:vAlign w:val="center"/>
            <w:hideMark/>
          </w:tcPr>
          <w:p w14:paraId="7EF7A943"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w:t>
            </w:r>
          </w:p>
        </w:tc>
        <w:tc>
          <w:tcPr>
            <w:tcW w:w="1145" w:type="pct"/>
            <w:tcBorders>
              <w:top w:val="nil"/>
              <w:left w:val="nil"/>
              <w:bottom w:val="nil"/>
              <w:right w:val="nil"/>
            </w:tcBorders>
            <w:vAlign w:val="center"/>
          </w:tcPr>
          <w:p w14:paraId="09C1D4F8" w14:textId="3624310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7E256B58" w14:textId="3547A814"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37.955</w:t>
            </w:r>
          </w:p>
        </w:tc>
        <w:tc>
          <w:tcPr>
            <w:tcW w:w="1237" w:type="pct"/>
            <w:tcBorders>
              <w:top w:val="nil"/>
              <w:left w:val="nil"/>
              <w:bottom w:val="nil"/>
              <w:right w:val="nil"/>
            </w:tcBorders>
            <w:shd w:val="clear" w:color="auto" w:fill="auto"/>
            <w:noWrap/>
            <w:vAlign w:val="center"/>
            <w:hideMark/>
          </w:tcPr>
          <w:p w14:paraId="54E37614"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03E9E26" w14:textId="77777777" w:rsidTr="00DA24C9">
        <w:trPr>
          <w:trHeight w:val="320"/>
        </w:trPr>
        <w:tc>
          <w:tcPr>
            <w:tcW w:w="1474" w:type="pct"/>
            <w:tcBorders>
              <w:top w:val="nil"/>
              <w:left w:val="nil"/>
              <w:bottom w:val="nil"/>
              <w:right w:val="nil"/>
            </w:tcBorders>
            <w:shd w:val="clear" w:color="auto" w:fill="auto"/>
            <w:noWrap/>
            <w:vAlign w:val="center"/>
            <w:hideMark/>
          </w:tcPr>
          <w:p w14:paraId="6A0BC97A"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145" w:type="pct"/>
            <w:tcBorders>
              <w:top w:val="nil"/>
              <w:left w:val="nil"/>
              <w:bottom w:val="nil"/>
              <w:right w:val="nil"/>
            </w:tcBorders>
            <w:vAlign w:val="center"/>
          </w:tcPr>
          <w:p w14:paraId="51FDCCFF" w14:textId="2578CCE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613D3B63" w14:textId="5DAFC1DA"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2.739</w:t>
            </w:r>
          </w:p>
        </w:tc>
        <w:tc>
          <w:tcPr>
            <w:tcW w:w="1237" w:type="pct"/>
            <w:tcBorders>
              <w:top w:val="nil"/>
              <w:left w:val="nil"/>
              <w:bottom w:val="nil"/>
              <w:right w:val="nil"/>
            </w:tcBorders>
            <w:shd w:val="clear" w:color="auto" w:fill="auto"/>
            <w:noWrap/>
            <w:vAlign w:val="center"/>
            <w:hideMark/>
          </w:tcPr>
          <w:p w14:paraId="279C3F8C" w14:textId="77777777" w:rsidR="00AE1760" w:rsidRPr="00DA24C9" w:rsidRDefault="00AE1760" w:rsidP="00DA24C9">
            <w:pPr>
              <w:spacing w:line="480" w:lineRule="auto"/>
              <w:contextualSpacing/>
              <w:jc w:val="center"/>
              <w:rPr>
                <w:rFonts w:eastAsia="Times New Roman"/>
                <w:i/>
                <w:iCs/>
                <w:color w:val="000000"/>
              </w:rPr>
            </w:pPr>
            <w:r w:rsidRPr="00DA24C9">
              <w:rPr>
                <w:rFonts w:eastAsia="Times New Roman"/>
                <w:i/>
                <w:iCs/>
                <w:color w:val="000000"/>
              </w:rPr>
              <w:t>0.098</w:t>
            </w:r>
          </w:p>
        </w:tc>
      </w:tr>
      <w:tr w:rsidR="00AE1760" w:rsidRPr="00771C52" w14:paraId="74C65A9F" w14:textId="77777777" w:rsidTr="00DA24C9">
        <w:trPr>
          <w:trHeight w:val="320"/>
        </w:trPr>
        <w:tc>
          <w:tcPr>
            <w:tcW w:w="1474" w:type="pct"/>
            <w:tcBorders>
              <w:top w:val="nil"/>
              <w:left w:val="nil"/>
              <w:bottom w:val="nil"/>
              <w:right w:val="nil"/>
            </w:tcBorders>
            <w:shd w:val="clear" w:color="auto" w:fill="auto"/>
            <w:noWrap/>
            <w:vAlign w:val="center"/>
            <w:hideMark/>
          </w:tcPr>
          <w:p w14:paraId="6D45EBC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w:t>
            </w:r>
          </w:p>
        </w:tc>
        <w:tc>
          <w:tcPr>
            <w:tcW w:w="1145" w:type="pct"/>
            <w:tcBorders>
              <w:top w:val="nil"/>
              <w:left w:val="nil"/>
              <w:bottom w:val="nil"/>
              <w:right w:val="nil"/>
            </w:tcBorders>
            <w:vAlign w:val="center"/>
          </w:tcPr>
          <w:p w14:paraId="03662796" w14:textId="26599615"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2E73E2B4" w14:textId="0C74DD9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0.010</w:t>
            </w:r>
          </w:p>
        </w:tc>
        <w:tc>
          <w:tcPr>
            <w:tcW w:w="1237" w:type="pct"/>
            <w:tcBorders>
              <w:top w:val="nil"/>
              <w:left w:val="nil"/>
              <w:right w:val="nil"/>
            </w:tcBorders>
            <w:shd w:val="clear" w:color="auto" w:fill="auto"/>
            <w:noWrap/>
            <w:vAlign w:val="center"/>
            <w:hideMark/>
          </w:tcPr>
          <w:p w14:paraId="03126C03"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0.919</w:t>
            </w:r>
          </w:p>
        </w:tc>
      </w:tr>
      <w:tr w:rsidR="00AE1760" w:rsidRPr="00771C52" w14:paraId="64B4E580" w14:textId="77777777" w:rsidTr="00DA24C9">
        <w:trPr>
          <w:trHeight w:val="320"/>
        </w:trPr>
        <w:tc>
          <w:tcPr>
            <w:tcW w:w="1474" w:type="pct"/>
            <w:tcBorders>
              <w:top w:val="nil"/>
              <w:left w:val="nil"/>
              <w:bottom w:val="nil"/>
              <w:right w:val="nil"/>
            </w:tcBorders>
            <w:shd w:val="clear" w:color="auto" w:fill="auto"/>
            <w:noWrap/>
            <w:vAlign w:val="center"/>
            <w:hideMark/>
          </w:tcPr>
          <w:p w14:paraId="788F740E" w14:textId="0B3735FA" w:rsidR="00AE1760" w:rsidRPr="00DA24C9" w:rsidRDefault="00AE1760" w:rsidP="00DA24C9">
            <w:pPr>
              <w:spacing w:line="480" w:lineRule="auto"/>
              <w:contextualSpacing/>
              <w:rPr>
                <w:rFonts w:eastAsia="Times New Roman"/>
                <w:color w:val="000000"/>
              </w:rPr>
            </w:pPr>
            <w:r w:rsidRPr="00DA24C9">
              <w:rPr>
                <w:rFonts w:eastAsia="Times New Roman"/>
                <w:color w:val="000000"/>
              </w:rPr>
              <w:t xml:space="preserve">Soil N x Soil </w:t>
            </w:r>
            <w:r w:rsidRPr="00DA24C9">
              <w:rPr>
                <w:rFonts w:eastAsia="Times New Roman"/>
                <w:color w:val="000000"/>
              </w:rPr>
              <w:t>K</w:t>
            </w:r>
            <w:r w:rsidR="00482CAA" w:rsidRPr="008531D1">
              <w:rPr>
                <w:rFonts w:eastAsia="Times New Roman"/>
                <w:color w:val="000000"/>
                <w:vertAlign w:val="subscript"/>
              </w:rPr>
              <w:t>+µ</w:t>
            </w:r>
          </w:p>
        </w:tc>
        <w:tc>
          <w:tcPr>
            <w:tcW w:w="1145" w:type="pct"/>
            <w:tcBorders>
              <w:top w:val="nil"/>
              <w:left w:val="nil"/>
              <w:bottom w:val="nil"/>
              <w:right w:val="nil"/>
            </w:tcBorders>
            <w:vAlign w:val="center"/>
          </w:tcPr>
          <w:p w14:paraId="5C56CE68" w14:textId="55DF672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32643C64" w14:textId="0F8C4956"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5.532</w:t>
            </w:r>
          </w:p>
        </w:tc>
        <w:tc>
          <w:tcPr>
            <w:tcW w:w="1237" w:type="pct"/>
            <w:tcBorders>
              <w:left w:val="nil"/>
              <w:right w:val="nil"/>
            </w:tcBorders>
            <w:shd w:val="clear" w:color="auto" w:fill="auto"/>
            <w:noWrap/>
            <w:vAlign w:val="center"/>
            <w:hideMark/>
          </w:tcPr>
          <w:p w14:paraId="68B43728"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0.019</w:t>
            </w:r>
          </w:p>
        </w:tc>
      </w:tr>
      <w:tr w:rsidR="00AE1760" w:rsidRPr="00771C52" w14:paraId="1E3AA751" w14:textId="77777777" w:rsidTr="00DA24C9">
        <w:trPr>
          <w:trHeight w:val="320"/>
        </w:trPr>
        <w:tc>
          <w:tcPr>
            <w:tcW w:w="1474" w:type="pct"/>
            <w:tcBorders>
              <w:top w:val="nil"/>
              <w:left w:val="nil"/>
              <w:right w:val="nil"/>
            </w:tcBorders>
            <w:shd w:val="clear" w:color="auto" w:fill="auto"/>
            <w:noWrap/>
            <w:vAlign w:val="center"/>
            <w:hideMark/>
          </w:tcPr>
          <w:p w14:paraId="0AD555E4" w14:textId="601E79AE"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 x Soil K</w:t>
            </w:r>
            <w:r w:rsidR="00482CAA" w:rsidRPr="008531D1">
              <w:rPr>
                <w:rFonts w:eastAsia="Times New Roman"/>
                <w:color w:val="000000"/>
                <w:vertAlign w:val="subscript"/>
              </w:rPr>
              <w:t>+µ</w:t>
            </w:r>
          </w:p>
        </w:tc>
        <w:tc>
          <w:tcPr>
            <w:tcW w:w="1145" w:type="pct"/>
            <w:tcBorders>
              <w:top w:val="nil"/>
              <w:left w:val="nil"/>
              <w:right w:val="nil"/>
            </w:tcBorders>
            <w:vAlign w:val="center"/>
          </w:tcPr>
          <w:p w14:paraId="75DD3A23" w14:textId="76849CCD"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right w:val="nil"/>
            </w:tcBorders>
            <w:shd w:val="clear" w:color="auto" w:fill="auto"/>
            <w:noWrap/>
            <w:vAlign w:val="center"/>
            <w:hideMark/>
          </w:tcPr>
          <w:p w14:paraId="354CBF01" w14:textId="001258E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0.378</w:t>
            </w:r>
          </w:p>
        </w:tc>
        <w:tc>
          <w:tcPr>
            <w:tcW w:w="1237" w:type="pct"/>
            <w:tcBorders>
              <w:left w:val="nil"/>
              <w:right w:val="nil"/>
            </w:tcBorders>
            <w:shd w:val="clear" w:color="auto" w:fill="auto"/>
            <w:noWrap/>
            <w:vAlign w:val="center"/>
            <w:hideMark/>
          </w:tcPr>
          <w:p w14:paraId="606BAF8D"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0.538</w:t>
            </w:r>
          </w:p>
        </w:tc>
      </w:tr>
      <w:tr w:rsidR="00AE1760" w:rsidRPr="00771C52" w14:paraId="47634D4A" w14:textId="77777777" w:rsidTr="00DA24C9">
        <w:trPr>
          <w:trHeight w:val="320"/>
        </w:trPr>
        <w:tc>
          <w:tcPr>
            <w:tcW w:w="1474" w:type="pct"/>
            <w:tcBorders>
              <w:top w:val="nil"/>
              <w:left w:val="nil"/>
              <w:bottom w:val="single" w:sz="4" w:space="0" w:color="auto"/>
              <w:right w:val="nil"/>
            </w:tcBorders>
            <w:shd w:val="clear" w:color="auto" w:fill="auto"/>
            <w:noWrap/>
            <w:vAlign w:val="center"/>
            <w:hideMark/>
          </w:tcPr>
          <w:p w14:paraId="4B3181E7" w14:textId="0C2EFB74"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 x Soil K</w:t>
            </w:r>
            <w:r w:rsidR="00482CAA" w:rsidRPr="008531D1">
              <w:rPr>
                <w:rFonts w:eastAsia="Times New Roman"/>
                <w:color w:val="000000"/>
                <w:vertAlign w:val="subscript"/>
              </w:rPr>
              <w:t>+µ</w:t>
            </w:r>
          </w:p>
        </w:tc>
        <w:tc>
          <w:tcPr>
            <w:tcW w:w="1145" w:type="pct"/>
            <w:tcBorders>
              <w:top w:val="nil"/>
              <w:left w:val="nil"/>
              <w:bottom w:val="single" w:sz="4" w:space="0" w:color="auto"/>
              <w:right w:val="nil"/>
            </w:tcBorders>
            <w:vAlign w:val="center"/>
          </w:tcPr>
          <w:p w14:paraId="46B4E54B" w14:textId="588064AC"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single" w:sz="4" w:space="0" w:color="auto"/>
              <w:right w:val="nil"/>
            </w:tcBorders>
            <w:shd w:val="clear" w:color="auto" w:fill="auto"/>
            <w:noWrap/>
            <w:vAlign w:val="center"/>
            <w:hideMark/>
          </w:tcPr>
          <w:p w14:paraId="45514C97" w14:textId="1F640F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0.087</w:t>
            </w:r>
          </w:p>
        </w:tc>
        <w:tc>
          <w:tcPr>
            <w:tcW w:w="1237" w:type="pct"/>
            <w:tcBorders>
              <w:left w:val="nil"/>
              <w:bottom w:val="single" w:sz="4" w:space="0" w:color="auto"/>
              <w:right w:val="nil"/>
            </w:tcBorders>
            <w:shd w:val="clear" w:color="auto" w:fill="auto"/>
            <w:noWrap/>
            <w:vAlign w:val="center"/>
            <w:hideMark/>
          </w:tcPr>
          <w:p w14:paraId="61063D1C"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0.767</w:t>
            </w:r>
          </w:p>
        </w:tc>
      </w:tr>
    </w:tbl>
    <w:p w14:paraId="4798DBDC" w14:textId="0DD81C0B" w:rsidR="004E69E5" w:rsidRPr="00DA24C9" w:rsidRDefault="004E69E5" w:rsidP="00DA24C9">
      <w:pPr>
        <w:spacing w:line="480" w:lineRule="auto"/>
        <w:contextualSpacing/>
      </w:pPr>
      <w:r w:rsidRPr="00DA24C9">
        <w:t xml:space="preserve">* P-values &lt; 0.05 are bolded and &lt; 0.1 are italicized. </w:t>
      </w:r>
      <w:r w:rsidR="007F6543" w:rsidRPr="00DA24C9">
        <w:t xml:space="preserve">Sample size is </w:t>
      </w:r>
      <w:r w:rsidR="007F6543" w:rsidRPr="00DA24C9">
        <w:t>763</w:t>
      </w:r>
      <w:r w:rsidR="007F6543" w:rsidRPr="00DA24C9">
        <w:t xml:space="preserve">. </w:t>
      </w:r>
      <w:r w:rsidRPr="00DA24C9">
        <w:t xml:space="preserve">Key: </w:t>
      </w:r>
      <w:proofErr w:type="spellStart"/>
      <w:r w:rsidRPr="00DA24C9">
        <w:t>df</w:t>
      </w:r>
      <w:proofErr w:type="spellEnd"/>
      <w:r w:rsidRPr="00DA24C9">
        <w:t xml:space="preserve"> = degrees of freedom.</w:t>
      </w:r>
    </w:p>
    <w:p w14:paraId="1197D9E8" w14:textId="1F0857BB" w:rsidR="00150B42" w:rsidRPr="001B44B1" w:rsidRDefault="00E8456C" w:rsidP="00DA24C9">
      <w:pPr>
        <w:spacing w:line="480" w:lineRule="auto"/>
        <w:contextualSpacing/>
        <w:rPr>
          <w:rFonts w:eastAsia="Times New Roman"/>
          <w:b/>
          <w:bCs/>
          <w:color w:val="000000"/>
        </w:rPr>
      </w:pPr>
      <w:commentRangeStart w:id="13"/>
      <w:r w:rsidRPr="00DA24C9">
        <w:rPr>
          <w:rFonts w:eastAsia="Times New Roman"/>
          <w:b/>
          <w:bCs/>
          <w:noProof/>
          <w:color w:val="000000"/>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commentRangeEnd w:id="13"/>
      <w:r w:rsidR="00F36E49">
        <w:rPr>
          <w:rStyle w:val="CommentReference"/>
        </w:rPr>
        <w:commentReference w:id="13"/>
      </w:r>
    </w:p>
    <w:p w14:paraId="0975D89B" w14:textId="45020B7F" w:rsidR="00832B95" w:rsidRPr="00DA24C9" w:rsidRDefault="00150B42" w:rsidP="00DA24C9">
      <w:pPr>
        <w:spacing w:line="480" w:lineRule="auto"/>
        <w:contextualSpacing/>
        <w:rPr>
          <w:rFonts w:eastAsia="Times New Roman"/>
          <w:b/>
          <w:bCs/>
          <w:color w:val="000000"/>
        </w:rPr>
      </w:pPr>
      <w:r w:rsidRPr="001B44B1">
        <w:rPr>
          <w:rFonts w:eastAsia="Times New Roman"/>
          <w:b/>
          <w:bCs/>
          <w:color w:val="000000"/>
        </w:rPr>
        <w:t>Figure 5.</w:t>
      </w:r>
      <w:r w:rsidR="00832B95" w:rsidRPr="00DA24C9">
        <w:rPr>
          <w:rFonts w:eastAsia="Times New Roman"/>
          <w:color w:val="000000"/>
        </w:rPr>
        <w:t xml:space="preserve"> (A) Aboveground biomass (AGB) under ambient </w:t>
      </w:r>
      <w:r w:rsidR="00832B95" w:rsidRPr="00DA24C9">
        <w:rPr>
          <w:rFonts w:eastAsia="Times New Roman"/>
          <w:color w:val="000000"/>
        </w:rPr>
        <w:t>s</w:t>
      </w:r>
      <w:r w:rsidR="00832B95" w:rsidRPr="00DA24C9">
        <w:rPr>
          <w:rFonts w:eastAsia="Times New Roman"/>
          <w:color w:val="000000"/>
        </w:rPr>
        <w:t>oil N and ad</w:t>
      </w:r>
      <w:r w:rsidR="00832B95" w:rsidRPr="00DA24C9">
        <w:rPr>
          <w:rFonts w:eastAsia="Times New Roman"/>
          <w:color w:val="000000"/>
        </w:rPr>
        <w:t xml:space="preserve">ded </w:t>
      </w:r>
      <w:r w:rsidR="00832B95" w:rsidRPr="00DA24C9">
        <w:rPr>
          <w:rFonts w:eastAsia="Times New Roman"/>
          <w:color w:val="000000"/>
        </w:rPr>
        <w:t>s</w:t>
      </w:r>
      <w:r w:rsidR="00832B95" w:rsidRPr="00DA24C9">
        <w:rPr>
          <w:rFonts w:eastAsia="Times New Roman"/>
          <w:color w:val="000000"/>
        </w:rPr>
        <w:t xml:space="preserve">oil N in </w:t>
      </w:r>
      <w:r w:rsidR="00832B95" w:rsidRPr="00DA24C9">
        <w:rPr>
          <w:rFonts w:eastAsia="Times New Roman"/>
          <w:color w:val="000000"/>
        </w:rPr>
        <w:t>each s</w:t>
      </w:r>
      <w:r w:rsidR="00832B95" w:rsidRPr="00DA24C9">
        <w:rPr>
          <w:rFonts w:eastAsia="Times New Roman"/>
          <w:color w:val="000000"/>
        </w:rPr>
        <w:t xml:space="preserve">oil P x </w:t>
      </w:r>
      <w:r w:rsidR="00832B95" w:rsidRPr="00DA24C9">
        <w:rPr>
          <w:rFonts w:eastAsia="Times New Roman"/>
          <w:color w:val="000000"/>
        </w:rPr>
        <w:t>s</w:t>
      </w:r>
      <w:r w:rsidR="00832B95" w:rsidRPr="00DA24C9">
        <w:rPr>
          <w:rFonts w:eastAsia="Times New Roman"/>
          <w:color w:val="000000"/>
        </w:rPr>
        <w:t>oil K</w:t>
      </w:r>
      <w:r w:rsidR="00471979" w:rsidRPr="001B44B1">
        <w:rPr>
          <w:rFonts w:eastAsia="Times New Roman"/>
          <w:color w:val="000000"/>
          <w:vertAlign w:val="subscript"/>
        </w:rPr>
        <w:t>+µ</w:t>
      </w:r>
      <w:r w:rsidR="00832B95" w:rsidRPr="00DA24C9">
        <w:rPr>
          <w:rFonts w:eastAsia="Times New Roman"/>
          <w:color w:val="000000"/>
        </w:rPr>
        <w:t xml:space="preserve"> treatment</w:t>
      </w:r>
      <w:r w:rsidR="00832B95" w:rsidRPr="00DA24C9">
        <w:rPr>
          <w:rFonts w:eastAsia="Times New Roman"/>
          <w:color w:val="000000"/>
        </w:rPr>
        <w:t>.</w:t>
      </w:r>
      <w:r w:rsidR="00832B95" w:rsidRPr="00DA24C9">
        <w:rPr>
          <w:rFonts w:eastAsia="Times New Roman"/>
          <w:color w:val="000000"/>
        </w:rPr>
        <w:t xml:space="preserve"> </w:t>
      </w:r>
      <w:r w:rsidR="00E82934">
        <w:rPr>
          <w:rFonts w:eastAsia="Times New Roman"/>
          <w:color w:val="000000"/>
        </w:rPr>
        <w:t>Lettering…</w:t>
      </w:r>
    </w:p>
    <w:p w14:paraId="0A28555D" w14:textId="090362B7" w:rsidR="00150B42" w:rsidRPr="001B44B1" w:rsidRDefault="00150B42" w:rsidP="00DA24C9">
      <w:pPr>
        <w:spacing w:line="480" w:lineRule="auto"/>
        <w:contextualSpacing/>
        <w:rPr>
          <w:rFonts w:eastAsia="Times New Roman"/>
          <w:b/>
          <w:bCs/>
          <w:color w:val="000000"/>
        </w:rPr>
      </w:pPr>
    </w:p>
    <w:p w14:paraId="63675E5A" w14:textId="7A7FD4AF" w:rsidR="00745361" w:rsidRPr="001B44B1" w:rsidRDefault="00E82934" w:rsidP="00DA24C9">
      <w:pPr>
        <w:spacing w:line="480" w:lineRule="auto"/>
        <w:contextualSpacing/>
        <w:rPr>
          <w:rFonts w:eastAsia="Times New Roman"/>
          <w:b/>
          <w:bCs/>
          <w:color w:val="000000"/>
        </w:rPr>
      </w:pPr>
      <w:r>
        <w:rPr>
          <w:rFonts w:eastAsia="Times New Roman"/>
          <w:b/>
          <w:bCs/>
          <w:color w:val="000000"/>
        </w:rPr>
        <w:t>E</w:t>
      </w:r>
      <w:r w:rsidR="00745361" w:rsidRPr="00DA24C9">
        <w:rPr>
          <w:rFonts w:eastAsia="Times New Roman"/>
          <w:b/>
          <w:bCs/>
          <w:color w:val="000000"/>
        </w:rPr>
        <w:t xml:space="preserve">ffect of soil nitrogen supply in relation to community nitrogen demand on </w:t>
      </w:r>
      <w:proofErr w:type="spellStart"/>
      <w:r w:rsidR="00745361" w:rsidRPr="00DA24C9">
        <w:rPr>
          <w:rFonts w:eastAsia="Times New Roman"/>
          <w:b/>
          <w:bCs/>
          <w:i/>
          <w:iCs/>
          <w:color w:val="000000"/>
        </w:rPr>
        <w:t>N</w:t>
      </w:r>
      <w:r w:rsidR="00745361" w:rsidRPr="00DA24C9">
        <w:rPr>
          <w:rFonts w:eastAsia="Times New Roman"/>
          <w:b/>
          <w:bCs/>
          <w:color w:val="000000"/>
          <w:vertAlign w:val="subscript"/>
        </w:rPr>
        <w:t>area</w:t>
      </w:r>
      <w:proofErr w:type="spellEnd"/>
    </w:p>
    <w:p w14:paraId="19E6730F" w14:textId="07DA0736" w:rsidR="00D10DE1" w:rsidRPr="007F6C75" w:rsidRDefault="007F1A75">
      <w:pPr>
        <w:spacing w:line="480" w:lineRule="auto"/>
        <w:contextualSpacing/>
        <w:rPr>
          <w:rFonts w:eastAsia="Times New Roman"/>
          <w:color w:val="000000"/>
        </w:rPr>
      </w:pPr>
      <w:r w:rsidRPr="001B44B1">
        <w:rPr>
          <w:rFonts w:eastAsia="Times New Roman"/>
          <w:b/>
          <w:bCs/>
          <w:color w:val="000000"/>
        </w:rPr>
        <w:lastRenderedPageBreak/>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w:t>
      </w:r>
      <w:r w:rsidR="00880F5C">
        <w:rPr>
          <w:rFonts w:eastAsia="Times New Roman"/>
          <w:color w:val="000000"/>
        </w:rPr>
        <w:t xml:space="preserve"> slope of the</w:t>
      </w:r>
      <w:r w:rsidR="00880F5C">
        <w:rPr>
          <w:rFonts w:eastAsia="Times New Roman"/>
          <w:color w:val="000000"/>
        </w:rPr>
        <w:t xml:space="preserve"> </w:t>
      </w:r>
      <w:r w:rsidR="00880F5C">
        <w:rPr>
          <w:rFonts w:eastAsia="Times New Roman"/>
          <w:color w:val="000000"/>
        </w:rPr>
        <w:t xml:space="preserve">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6). </w:t>
      </w:r>
      <w:r w:rsidR="002A727E">
        <w:rPr>
          <w:rFonts w:eastAsia="Times New Roman"/>
          <w:color w:val="000000"/>
        </w:rPr>
        <w:t>Our post-hoc tests indicated that</w:t>
      </w:r>
      <w:r w:rsidR="002A727E">
        <w:rPr>
          <w:rFonts w:eastAsia="Times New Roman"/>
          <w:color w:val="000000"/>
        </w:rPr>
        <w:t xml:space="preserve">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w:t>
      </w:r>
      <w:r w:rsidR="002A727E">
        <w:rPr>
          <w:rFonts w:eastAsia="Times New Roman"/>
          <w:color w:val="000000"/>
        </w:rPr>
        <w:t xml:space="preserve"> slopes were </w:t>
      </w:r>
      <w:r w:rsidR="002A727E">
        <w:rPr>
          <w:rFonts w:eastAsia="Times New Roman"/>
          <w:color w:val="000000"/>
        </w:rPr>
        <w:t>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6). Together, </w:t>
      </w:r>
      <w:del w:id="14" w:author="Nick Smith" w:date="2021-05-18T14:16:00Z">
        <w:r w:rsidR="007F6C75" w:rsidDel="00D06FFF">
          <w:rPr>
            <w:rFonts w:eastAsia="Times New Roman"/>
            <w:color w:val="000000"/>
          </w:rPr>
          <w:delText xml:space="preserve">this </w:delText>
        </w:r>
      </w:del>
      <w:ins w:id="15" w:author="Nick Smith" w:date="2021-05-18T14:16:00Z">
        <w:r w:rsidR="00D06FFF">
          <w:rPr>
            <w:rFonts w:eastAsia="Times New Roman"/>
            <w:color w:val="000000"/>
          </w:rPr>
          <w:t>th</w:t>
        </w:r>
        <w:r w:rsidR="00D06FFF">
          <w:rPr>
            <w:rFonts w:eastAsia="Times New Roman"/>
            <w:color w:val="000000"/>
          </w:rPr>
          <w:t>ese responses</w:t>
        </w:r>
        <w:r w:rsidR="00D06FFF">
          <w:rPr>
            <w:rFonts w:eastAsia="Times New Roman"/>
            <w:color w:val="000000"/>
          </w:rPr>
          <w:t xml:space="preserve"> </w:t>
        </w:r>
      </w:ins>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ins w:id="16" w:author="Nick Smith" w:date="2021-05-18T14:16:00Z">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ins>
      <w:r w:rsidR="007F6C75">
        <w:rPr>
          <w:rFonts w:eastAsia="Times New Roman"/>
          <w:color w:val="000000"/>
        </w:rPr>
        <w:t xml:space="preserve"> </w:t>
      </w:r>
      <w:del w:id="17" w:author="Nick Smith" w:date="2021-05-18T14:17:00Z">
        <w:r w:rsidR="007F6C75" w:rsidDel="00D06FFF">
          <w:rPr>
            <w:rFonts w:eastAsia="Times New Roman"/>
            <w:color w:val="000000"/>
          </w:rPr>
          <w:delText>there was both a small</w:delText>
        </w:r>
        <w:r w:rsidR="00C71FEE" w:rsidDel="00D06FFF">
          <w:rPr>
            <w:rFonts w:eastAsia="Times New Roman"/>
            <w:color w:val="000000"/>
          </w:rPr>
          <w:delText xml:space="preserve"> or negative</w:delText>
        </w:r>
        <w:r w:rsidR="007F6C75" w:rsidDel="00D06FFF">
          <w:rPr>
            <w:rFonts w:eastAsia="Times New Roman"/>
            <w:color w:val="000000"/>
          </w:rPr>
          <w:delText xml:space="preserve"> impact of soil N on AGB and a positive impact of soil N addition on </w:delText>
        </w:r>
        <w:r w:rsidR="007F6C75" w:rsidDel="00D06FFF">
          <w:rPr>
            <w:rFonts w:eastAsia="Times New Roman"/>
            <w:i/>
            <w:color w:val="000000"/>
          </w:rPr>
          <w:delText>M</w:delText>
        </w:r>
        <w:r w:rsidR="007F6C75" w:rsidDel="00D06FFF">
          <w:rPr>
            <w:rFonts w:eastAsia="Times New Roman"/>
            <w:color w:val="000000"/>
            <w:vertAlign w:val="subscript"/>
          </w:rPr>
          <w:delText>area</w:delText>
        </w:r>
        <w:r w:rsidR="00C71FEE" w:rsidDel="00D06FFF">
          <w:rPr>
            <w:rFonts w:eastAsia="Times New Roman"/>
            <w:color w:val="000000"/>
          </w:rPr>
          <w:delText xml:space="preserve"> </w:delText>
        </w:r>
      </w:del>
      <w:r w:rsidR="00C71FEE">
        <w:rPr>
          <w:rFonts w:eastAsia="Times New Roman"/>
          <w:color w:val="000000"/>
        </w:rPr>
        <w:t>(Figure 6).</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significantly impacted by </w:t>
      </w:r>
      <w:r w:rsidRPr="00771C52">
        <w:rPr>
          <w:rFonts w:eastAsia="Times New Roman"/>
          <w:color w:val="000000"/>
        </w:rPr>
        <w:t>s</w:t>
      </w:r>
      <w:r w:rsidRPr="00771C52">
        <w:rPr>
          <w:rFonts w:eastAsia="Times New Roman"/>
          <w:color w:val="000000"/>
        </w:rPr>
        <w:t>oil P</w:t>
      </w:r>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0.005)</w:t>
      </w:r>
      <w:r w:rsidRPr="00771C52">
        <w:rPr>
          <w:rFonts w:eastAsia="Times New Roman"/>
          <w:color w:val="000000"/>
        </w:rPr>
        <w:t>,</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355A273C" w14:textId="7EAF8D3D" w:rsidR="00827B83" w:rsidRPr="00DA24C9" w:rsidRDefault="00827B83" w:rsidP="00DA24C9">
      <w:pPr>
        <w:spacing w:line="480" w:lineRule="auto"/>
        <w:contextualSpacing/>
        <w:rPr>
          <w:b/>
          <w:bCs/>
          <w:vertAlign w:val="subscript"/>
        </w:rPr>
      </w:pPr>
      <w:r w:rsidRPr="00DA24C9">
        <w:rPr>
          <w:b/>
          <w:bCs/>
        </w:rPr>
        <w:t xml:space="preserve">Table 5. </w:t>
      </w:r>
      <w:proofErr w:type="spellStart"/>
      <w:r w:rsidR="001F7DFE" w:rsidRPr="00DA24C9">
        <w:rPr>
          <w:rFonts w:eastAsia="Times New Roman"/>
          <w:color w:val="000000"/>
        </w:rPr>
        <w:t>Anova</w:t>
      </w:r>
      <w:proofErr w:type="spellEnd"/>
      <w:r w:rsidR="001F7DFE" w:rsidRPr="00DA24C9">
        <w:rPr>
          <w:rFonts w:eastAsia="Times New Roman"/>
          <w:color w:val="000000"/>
        </w:rPr>
        <w:t xml:space="preserve"> results for the linear mixed effects model with ∆</w:t>
      </w:r>
      <w:proofErr w:type="spellStart"/>
      <w:r w:rsidR="001F7DFE" w:rsidRPr="00DA24C9">
        <w:rPr>
          <w:rFonts w:eastAsia="Times New Roman"/>
          <w:i/>
          <w:iCs/>
          <w:color w:val="000000"/>
        </w:rPr>
        <w:t>N</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the dependent variable and ∆AGB, ∆χ, and ∆</w:t>
      </w:r>
      <w:proofErr w:type="spellStart"/>
      <w:r w:rsidR="001F7DFE" w:rsidRPr="00DA24C9">
        <w:rPr>
          <w:rFonts w:eastAsia="Times New Roman"/>
          <w:i/>
          <w:iCs/>
          <w:color w:val="000000"/>
        </w:rPr>
        <w:t>M</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independent </w:t>
      </w:r>
      <w:proofErr w:type="gramStart"/>
      <w:r w:rsidR="001F7DFE" w:rsidRPr="00DA24C9">
        <w:rPr>
          <w:rFonts w:eastAsia="Times New Roman"/>
          <w:color w:val="000000"/>
        </w:rPr>
        <w:t>variables</w:t>
      </w:r>
      <w:r w:rsidR="00B76E6C" w:rsidRPr="00DA24C9">
        <w:rPr>
          <w:rFonts w:eastAsia="Times New Roman"/>
          <w:color w:val="000000"/>
        </w:rPr>
        <w:t>.*</w:t>
      </w:r>
      <w:proofErr w:type="gramEnd"/>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DA24C9" w:rsidRDefault="00D7113F" w:rsidP="00DA24C9">
            <w:pPr>
              <w:spacing w:line="480" w:lineRule="auto"/>
              <w:contextualSpacing/>
              <w:jc w:val="center"/>
              <w:rPr>
                <w:rFonts w:eastAsia="Times New Roman"/>
                <w:b/>
                <w:bCs/>
                <w:color w:val="000000"/>
              </w:rPr>
            </w:pPr>
          </w:p>
        </w:tc>
        <w:tc>
          <w:tcPr>
            <w:tcW w:w="1083" w:type="pct"/>
            <w:tcBorders>
              <w:top w:val="single" w:sz="4" w:space="0" w:color="auto"/>
              <w:bottom w:val="single" w:sz="4" w:space="0" w:color="auto"/>
            </w:tcBorders>
            <w:vAlign w:val="center"/>
          </w:tcPr>
          <w:p w14:paraId="658669B4" w14:textId="77777777" w:rsidR="00D7113F" w:rsidRPr="00DA24C9" w:rsidRDefault="00D7113F"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DA24C9" w:rsidRDefault="00D7113F"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DA24C9" w:rsidRDefault="00D7113F"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D7113F" w:rsidRPr="00771C52" w14:paraId="31F813ED" w14:textId="77777777" w:rsidTr="00493741">
        <w:trPr>
          <w:trHeight w:val="320"/>
        </w:trPr>
        <w:tc>
          <w:tcPr>
            <w:tcW w:w="1751" w:type="pct"/>
            <w:tcBorders>
              <w:top w:val="single" w:sz="4" w:space="0" w:color="auto"/>
            </w:tcBorders>
            <w:shd w:val="clear" w:color="auto" w:fill="auto"/>
            <w:noWrap/>
            <w:vAlign w:val="center"/>
            <w:hideMark/>
          </w:tcPr>
          <w:p w14:paraId="767B739B"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AGB</w:t>
            </w:r>
          </w:p>
        </w:tc>
        <w:tc>
          <w:tcPr>
            <w:tcW w:w="1083" w:type="pct"/>
            <w:tcBorders>
              <w:top w:val="single" w:sz="4" w:space="0" w:color="auto"/>
            </w:tcBorders>
            <w:vAlign w:val="center"/>
          </w:tcPr>
          <w:p w14:paraId="790F070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top w:val="single" w:sz="4" w:space="0" w:color="auto"/>
            </w:tcBorders>
            <w:shd w:val="clear" w:color="auto" w:fill="auto"/>
            <w:noWrap/>
            <w:vAlign w:val="center"/>
            <w:hideMark/>
          </w:tcPr>
          <w:p w14:paraId="508E86C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1.900</w:t>
            </w:r>
          </w:p>
        </w:tc>
        <w:tc>
          <w:tcPr>
            <w:tcW w:w="1083" w:type="pct"/>
            <w:tcBorders>
              <w:top w:val="single" w:sz="4" w:space="0" w:color="auto"/>
            </w:tcBorders>
            <w:shd w:val="clear" w:color="auto" w:fill="auto"/>
            <w:noWrap/>
            <w:vAlign w:val="center"/>
            <w:hideMark/>
          </w:tcPr>
          <w:p w14:paraId="06D4EF9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0.168</w:t>
            </w:r>
          </w:p>
        </w:tc>
      </w:tr>
      <w:tr w:rsidR="00D7113F" w:rsidRPr="00771C52" w14:paraId="6E4B19ED" w14:textId="77777777" w:rsidTr="00493741">
        <w:trPr>
          <w:trHeight w:val="320"/>
        </w:trPr>
        <w:tc>
          <w:tcPr>
            <w:tcW w:w="1751" w:type="pct"/>
            <w:shd w:val="clear" w:color="auto" w:fill="auto"/>
            <w:noWrap/>
            <w:vAlign w:val="center"/>
            <w:hideMark/>
          </w:tcPr>
          <w:p w14:paraId="15213B0D"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w:t>
            </w:r>
          </w:p>
        </w:tc>
        <w:tc>
          <w:tcPr>
            <w:tcW w:w="1083" w:type="pct"/>
            <w:vAlign w:val="center"/>
          </w:tcPr>
          <w:p w14:paraId="36E30DE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3F9A43B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7.957</w:t>
            </w:r>
          </w:p>
        </w:tc>
        <w:tc>
          <w:tcPr>
            <w:tcW w:w="1083" w:type="pct"/>
            <w:shd w:val="clear" w:color="auto" w:fill="auto"/>
            <w:noWrap/>
            <w:vAlign w:val="center"/>
            <w:hideMark/>
          </w:tcPr>
          <w:p w14:paraId="1C25B986"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0.005</w:t>
            </w:r>
          </w:p>
        </w:tc>
      </w:tr>
      <w:tr w:rsidR="00D7113F" w:rsidRPr="00771C52" w14:paraId="63DEAF83" w14:textId="77777777" w:rsidTr="00493741">
        <w:trPr>
          <w:trHeight w:val="320"/>
        </w:trPr>
        <w:tc>
          <w:tcPr>
            <w:tcW w:w="1751" w:type="pct"/>
            <w:shd w:val="clear" w:color="auto" w:fill="auto"/>
            <w:noWrap/>
            <w:vAlign w:val="center"/>
            <w:hideMark/>
          </w:tcPr>
          <w:p w14:paraId="522E87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083" w:type="pct"/>
            <w:vAlign w:val="center"/>
          </w:tcPr>
          <w:p w14:paraId="5E12AF7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0DE17AF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0.191</w:t>
            </w:r>
          </w:p>
        </w:tc>
        <w:tc>
          <w:tcPr>
            <w:tcW w:w="1083" w:type="pct"/>
            <w:shd w:val="clear" w:color="auto" w:fill="auto"/>
            <w:noWrap/>
            <w:vAlign w:val="center"/>
            <w:hideMark/>
          </w:tcPr>
          <w:p w14:paraId="1E37F5D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0.662</w:t>
            </w:r>
          </w:p>
        </w:tc>
      </w:tr>
      <w:tr w:rsidR="00D7113F" w:rsidRPr="00771C52" w14:paraId="09BE3A22" w14:textId="77777777" w:rsidTr="00493741">
        <w:trPr>
          <w:trHeight w:val="320"/>
        </w:trPr>
        <w:tc>
          <w:tcPr>
            <w:tcW w:w="1751" w:type="pct"/>
            <w:shd w:val="clear" w:color="auto" w:fill="auto"/>
            <w:noWrap/>
            <w:vAlign w:val="center"/>
            <w:hideMark/>
          </w:tcPr>
          <w:p w14:paraId="71002B33"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C3/C4</w:t>
            </w:r>
          </w:p>
        </w:tc>
        <w:tc>
          <w:tcPr>
            <w:tcW w:w="1083" w:type="pct"/>
            <w:vAlign w:val="center"/>
          </w:tcPr>
          <w:p w14:paraId="2E8631F9"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D37ED67"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0.175</w:t>
            </w:r>
          </w:p>
        </w:tc>
        <w:tc>
          <w:tcPr>
            <w:tcW w:w="1083" w:type="pct"/>
            <w:shd w:val="clear" w:color="auto" w:fill="auto"/>
            <w:noWrap/>
            <w:vAlign w:val="center"/>
            <w:hideMark/>
          </w:tcPr>
          <w:p w14:paraId="159B815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0.676</w:t>
            </w:r>
          </w:p>
        </w:tc>
      </w:tr>
      <w:tr w:rsidR="00D7113F" w:rsidRPr="00771C52" w14:paraId="438F469B" w14:textId="77777777" w:rsidTr="00493741">
        <w:trPr>
          <w:trHeight w:val="320"/>
        </w:trPr>
        <w:tc>
          <w:tcPr>
            <w:tcW w:w="1751" w:type="pct"/>
            <w:shd w:val="clear" w:color="auto" w:fill="auto"/>
            <w:noWrap/>
            <w:vAlign w:val="center"/>
            <w:hideMark/>
          </w:tcPr>
          <w:p w14:paraId="61C8D50F"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N fixer</w:t>
            </w:r>
          </w:p>
        </w:tc>
        <w:tc>
          <w:tcPr>
            <w:tcW w:w="1083" w:type="pct"/>
            <w:vAlign w:val="center"/>
          </w:tcPr>
          <w:p w14:paraId="70A28ED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74DD71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2.036</w:t>
            </w:r>
          </w:p>
        </w:tc>
        <w:tc>
          <w:tcPr>
            <w:tcW w:w="1083" w:type="pct"/>
            <w:shd w:val="clear" w:color="auto" w:fill="auto"/>
            <w:noWrap/>
            <w:vAlign w:val="center"/>
            <w:hideMark/>
          </w:tcPr>
          <w:p w14:paraId="7042890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0.154</w:t>
            </w:r>
          </w:p>
        </w:tc>
      </w:tr>
      <w:tr w:rsidR="00D7113F" w:rsidRPr="00771C52" w14:paraId="75D1C04E" w14:textId="77777777" w:rsidTr="00493741">
        <w:trPr>
          <w:trHeight w:val="320"/>
        </w:trPr>
        <w:tc>
          <w:tcPr>
            <w:tcW w:w="1751" w:type="pct"/>
            <w:shd w:val="clear" w:color="auto" w:fill="auto"/>
            <w:noWrap/>
            <w:vAlign w:val="center"/>
            <w:hideMark/>
          </w:tcPr>
          <w:p w14:paraId="6A946E5D"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LMA</w:t>
            </w:r>
          </w:p>
        </w:tc>
        <w:tc>
          <w:tcPr>
            <w:tcW w:w="1083" w:type="pct"/>
            <w:vAlign w:val="center"/>
          </w:tcPr>
          <w:p w14:paraId="5B5ADF9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4841979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92.327</w:t>
            </w:r>
          </w:p>
        </w:tc>
        <w:tc>
          <w:tcPr>
            <w:tcW w:w="1083" w:type="pct"/>
            <w:shd w:val="clear" w:color="auto" w:fill="auto"/>
            <w:noWrap/>
            <w:vAlign w:val="center"/>
            <w:hideMark/>
          </w:tcPr>
          <w:p w14:paraId="1760C0D1" w14:textId="77777777" w:rsidR="00D7113F" w:rsidRPr="00DA24C9" w:rsidRDefault="00D7113F"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D7113F" w:rsidRPr="00771C52" w14:paraId="1BF83421" w14:textId="77777777" w:rsidTr="00493741">
        <w:trPr>
          <w:trHeight w:val="320"/>
        </w:trPr>
        <w:tc>
          <w:tcPr>
            <w:tcW w:w="1751" w:type="pct"/>
            <w:shd w:val="clear" w:color="auto" w:fill="auto"/>
            <w:noWrap/>
            <w:vAlign w:val="center"/>
            <w:hideMark/>
          </w:tcPr>
          <w:p w14:paraId="0ACB5AE3"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lastRenderedPageBreak/>
              <w:t>∆</w:t>
            </w:r>
            <w:r w:rsidRPr="00DA24C9">
              <w:rPr>
                <w:rFonts w:eastAsia="Times New Roman"/>
                <w:color w:val="000000"/>
              </w:rPr>
              <w:t>χ</w:t>
            </w:r>
          </w:p>
        </w:tc>
        <w:tc>
          <w:tcPr>
            <w:tcW w:w="1083" w:type="pct"/>
            <w:vAlign w:val="center"/>
          </w:tcPr>
          <w:p w14:paraId="366A755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D24009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0.572</w:t>
            </w:r>
          </w:p>
        </w:tc>
        <w:tc>
          <w:tcPr>
            <w:tcW w:w="1083" w:type="pct"/>
            <w:shd w:val="clear" w:color="auto" w:fill="auto"/>
            <w:noWrap/>
            <w:vAlign w:val="center"/>
            <w:hideMark/>
          </w:tcPr>
          <w:p w14:paraId="5936877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0.450</w:t>
            </w:r>
          </w:p>
        </w:tc>
      </w:tr>
      <w:tr w:rsidR="00D7113F" w:rsidRPr="00771C52" w14:paraId="6B4C2E42" w14:textId="77777777" w:rsidTr="00493741">
        <w:trPr>
          <w:trHeight w:val="320"/>
        </w:trPr>
        <w:tc>
          <w:tcPr>
            <w:tcW w:w="1751" w:type="pct"/>
            <w:shd w:val="clear" w:color="auto" w:fill="auto"/>
            <w:noWrap/>
            <w:vAlign w:val="center"/>
            <w:hideMark/>
          </w:tcPr>
          <w:p w14:paraId="1BF4A3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 x Soil K</w:t>
            </w:r>
            <w:r w:rsidRPr="00DA24C9">
              <w:rPr>
                <w:rFonts w:eastAsia="Times New Roman"/>
                <w:color w:val="000000"/>
                <w:vertAlign w:val="subscript"/>
              </w:rPr>
              <w:t>+µ</w:t>
            </w:r>
          </w:p>
        </w:tc>
        <w:tc>
          <w:tcPr>
            <w:tcW w:w="1083" w:type="pct"/>
            <w:vAlign w:val="center"/>
          </w:tcPr>
          <w:p w14:paraId="1332BEE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1CD2484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0.515</w:t>
            </w:r>
          </w:p>
        </w:tc>
        <w:tc>
          <w:tcPr>
            <w:tcW w:w="1083" w:type="pct"/>
            <w:shd w:val="clear" w:color="auto" w:fill="auto"/>
            <w:noWrap/>
            <w:vAlign w:val="center"/>
            <w:hideMark/>
          </w:tcPr>
          <w:p w14:paraId="4A2AE97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0.473</w:t>
            </w:r>
          </w:p>
        </w:tc>
      </w:tr>
      <w:tr w:rsidR="00D7113F" w:rsidRPr="00771C52" w14:paraId="4BE3B1B4" w14:textId="77777777" w:rsidTr="00493741">
        <w:trPr>
          <w:trHeight w:val="320"/>
        </w:trPr>
        <w:tc>
          <w:tcPr>
            <w:tcW w:w="1751" w:type="pct"/>
            <w:shd w:val="clear" w:color="auto" w:fill="auto"/>
            <w:noWrap/>
            <w:vAlign w:val="center"/>
            <w:hideMark/>
          </w:tcPr>
          <w:p w14:paraId="64978F9D"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lang w:val="es-ES"/>
              </w:rPr>
              <w:t>LMA</w:t>
            </w:r>
          </w:p>
        </w:tc>
        <w:tc>
          <w:tcPr>
            <w:tcW w:w="1083" w:type="pct"/>
            <w:vAlign w:val="center"/>
          </w:tcPr>
          <w:p w14:paraId="256D5AC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F3FFE2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4.423</w:t>
            </w:r>
          </w:p>
        </w:tc>
        <w:tc>
          <w:tcPr>
            <w:tcW w:w="1083" w:type="pct"/>
            <w:shd w:val="clear" w:color="auto" w:fill="auto"/>
            <w:noWrap/>
            <w:vAlign w:val="center"/>
            <w:hideMark/>
          </w:tcPr>
          <w:p w14:paraId="0505D5B2"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0.035</w:t>
            </w:r>
          </w:p>
        </w:tc>
      </w:tr>
      <w:tr w:rsidR="00D7113F" w:rsidRPr="00771C52" w14:paraId="7780C6A5" w14:textId="77777777" w:rsidTr="00493741">
        <w:trPr>
          <w:trHeight w:val="320"/>
        </w:trPr>
        <w:tc>
          <w:tcPr>
            <w:tcW w:w="1751" w:type="pct"/>
            <w:shd w:val="clear" w:color="auto" w:fill="auto"/>
            <w:noWrap/>
            <w:vAlign w:val="center"/>
            <w:hideMark/>
          </w:tcPr>
          <w:p w14:paraId="79252E63"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rPr>
              <w:t>χ</w:t>
            </w:r>
          </w:p>
        </w:tc>
        <w:tc>
          <w:tcPr>
            <w:tcW w:w="1083" w:type="pct"/>
            <w:vAlign w:val="center"/>
          </w:tcPr>
          <w:p w14:paraId="227190A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9C7979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0.094</w:t>
            </w:r>
          </w:p>
        </w:tc>
        <w:tc>
          <w:tcPr>
            <w:tcW w:w="1083" w:type="pct"/>
            <w:shd w:val="clear" w:color="auto" w:fill="auto"/>
            <w:noWrap/>
            <w:vAlign w:val="center"/>
            <w:hideMark/>
          </w:tcPr>
          <w:p w14:paraId="79100AF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0.759</w:t>
            </w:r>
          </w:p>
        </w:tc>
      </w:tr>
      <w:tr w:rsidR="00D7113F" w:rsidRPr="00771C52" w14:paraId="713A69B8" w14:textId="77777777" w:rsidTr="00493741">
        <w:trPr>
          <w:trHeight w:val="320"/>
        </w:trPr>
        <w:tc>
          <w:tcPr>
            <w:tcW w:w="1751" w:type="pct"/>
            <w:shd w:val="clear" w:color="auto" w:fill="auto"/>
            <w:noWrap/>
            <w:vAlign w:val="center"/>
            <w:hideMark/>
          </w:tcPr>
          <w:p w14:paraId="225194F7"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LMA x </w:t>
            </w:r>
            <w:r w:rsidRPr="001B44B1">
              <w:rPr>
                <w:rFonts w:eastAsia="Times New Roman"/>
                <w:color w:val="000000"/>
              </w:rPr>
              <w:t>∆</w:t>
            </w:r>
            <w:r w:rsidRPr="00DA24C9">
              <w:rPr>
                <w:rFonts w:eastAsia="Times New Roman"/>
                <w:color w:val="000000"/>
              </w:rPr>
              <w:t>χ</w:t>
            </w:r>
          </w:p>
        </w:tc>
        <w:tc>
          <w:tcPr>
            <w:tcW w:w="1083" w:type="pct"/>
            <w:vAlign w:val="center"/>
          </w:tcPr>
          <w:p w14:paraId="2ECC864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748DEC8"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1.196</w:t>
            </w:r>
          </w:p>
        </w:tc>
        <w:tc>
          <w:tcPr>
            <w:tcW w:w="1083" w:type="pct"/>
            <w:shd w:val="clear" w:color="auto" w:fill="auto"/>
            <w:noWrap/>
            <w:vAlign w:val="center"/>
            <w:hideMark/>
          </w:tcPr>
          <w:p w14:paraId="4197A24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0.274</w:t>
            </w:r>
          </w:p>
        </w:tc>
      </w:tr>
      <w:tr w:rsidR="00D7113F" w:rsidRPr="00771C52" w14:paraId="032115BF" w14:textId="77777777" w:rsidTr="00493741">
        <w:trPr>
          <w:trHeight w:val="320"/>
        </w:trPr>
        <w:tc>
          <w:tcPr>
            <w:tcW w:w="1751" w:type="pct"/>
            <w:tcBorders>
              <w:bottom w:val="single" w:sz="4" w:space="0" w:color="auto"/>
            </w:tcBorders>
            <w:shd w:val="clear" w:color="auto" w:fill="auto"/>
            <w:noWrap/>
            <w:vAlign w:val="center"/>
            <w:hideMark/>
          </w:tcPr>
          <w:p w14:paraId="68F69A72"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 xml:space="preserve">AGB x </w:t>
            </w:r>
            <w:r w:rsidRPr="001B44B1">
              <w:rPr>
                <w:rFonts w:eastAsia="Times New Roman"/>
                <w:color w:val="000000"/>
              </w:rPr>
              <w:t>∆</w:t>
            </w:r>
            <w:r w:rsidRPr="00DA24C9">
              <w:rPr>
                <w:rFonts w:eastAsia="Times New Roman"/>
                <w:color w:val="000000"/>
              </w:rPr>
              <w:t xml:space="preserve">LMA x </w:t>
            </w:r>
            <w:r w:rsidRPr="001B44B1">
              <w:rPr>
                <w:rFonts w:eastAsia="Times New Roman"/>
                <w:color w:val="000000"/>
              </w:rPr>
              <w:t>∆</w:t>
            </w:r>
            <w:r w:rsidRPr="00DA24C9">
              <w:rPr>
                <w:rFonts w:eastAsia="Times New Roman"/>
                <w:color w:val="000000"/>
              </w:rPr>
              <w:t>χ</w:t>
            </w:r>
          </w:p>
        </w:tc>
        <w:tc>
          <w:tcPr>
            <w:tcW w:w="1083" w:type="pct"/>
            <w:tcBorders>
              <w:bottom w:val="single" w:sz="4" w:space="0" w:color="auto"/>
            </w:tcBorders>
            <w:vAlign w:val="center"/>
          </w:tcPr>
          <w:p w14:paraId="5790091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bottom w:val="single" w:sz="4" w:space="0" w:color="auto"/>
            </w:tcBorders>
            <w:shd w:val="clear" w:color="auto" w:fill="auto"/>
            <w:noWrap/>
            <w:vAlign w:val="center"/>
            <w:hideMark/>
          </w:tcPr>
          <w:p w14:paraId="4BBA877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2.539</w:t>
            </w:r>
          </w:p>
        </w:tc>
        <w:tc>
          <w:tcPr>
            <w:tcW w:w="1083" w:type="pct"/>
            <w:tcBorders>
              <w:bottom w:val="single" w:sz="4" w:space="0" w:color="auto"/>
            </w:tcBorders>
            <w:shd w:val="clear" w:color="auto" w:fill="auto"/>
            <w:noWrap/>
            <w:vAlign w:val="center"/>
            <w:hideMark/>
          </w:tcPr>
          <w:p w14:paraId="4DEC73B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0.111</w:t>
            </w:r>
          </w:p>
        </w:tc>
      </w:tr>
    </w:tbl>
    <w:p w14:paraId="317CCD69" w14:textId="5A43BB5D" w:rsidR="00AE1760" w:rsidRPr="00DA24C9" w:rsidRDefault="00AE1760" w:rsidP="00DA24C9">
      <w:pPr>
        <w:spacing w:line="480" w:lineRule="auto"/>
        <w:contextualSpacing/>
      </w:pPr>
      <w:r w:rsidRPr="00DA24C9">
        <w:t xml:space="preserve">* P-values &lt; 0.05 are bolded and &lt; 0.1 are italicized. </w:t>
      </w:r>
      <w:r w:rsidR="00E05F61" w:rsidRPr="00DA24C9">
        <w:t xml:space="preserve">Sample size is 310. </w:t>
      </w:r>
      <w:r w:rsidRPr="00DA24C9">
        <w:t xml:space="preserve">Key: </w:t>
      </w:r>
      <w:r w:rsidRPr="00DA24C9">
        <w:rPr>
          <w:rFonts w:eastAsia="Times New Roman"/>
          <w:color w:val="000000"/>
        </w:rPr>
        <w:t>χ = ratio of intercellular to extracellular CO</w:t>
      </w:r>
      <w:r w:rsidRPr="00DA24C9">
        <w:rPr>
          <w:rFonts w:eastAsia="Times New Roman"/>
          <w:color w:val="000000"/>
          <w:vertAlign w:val="subscript"/>
        </w:rPr>
        <w:t>2</w:t>
      </w:r>
      <w:r w:rsidRPr="00DA24C9">
        <w:rPr>
          <w:rFonts w:eastAsia="Times New Roman"/>
          <w:color w:val="000000"/>
        </w:rPr>
        <w:t xml:space="preserve"> concentration</w:t>
      </w:r>
      <w:r w:rsidRPr="00DA24C9">
        <w:t xml:space="preserve">, </w:t>
      </w:r>
      <w:proofErr w:type="spellStart"/>
      <w:r w:rsidRPr="00DA24C9">
        <w:rPr>
          <w:i/>
          <w:iCs/>
        </w:rPr>
        <w:t>M</w:t>
      </w:r>
      <w:r w:rsidRPr="00DA24C9">
        <w:rPr>
          <w:vertAlign w:val="subscript"/>
        </w:rPr>
        <w:t>area</w:t>
      </w:r>
      <w:proofErr w:type="spellEnd"/>
      <w:r w:rsidRPr="00DA24C9">
        <w:t xml:space="preserve"> = leaf mass per leaf area.</w:t>
      </w:r>
    </w:p>
    <w:p w14:paraId="414EB420" w14:textId="77777777" w:rsidR="00827B83" w:rsidRPr="00DA24C9" w:rsidRDefault="00827B83" w:rsidP="00DA24C9">
      <w:pPr>
        <w:spacing w:line="480" w:lineRule="auto"/>
        <w:contextualSpacing/>
      </w:pPr>
    </w:p>
    <w:p w14:paraId="576C0A1B" w14:textId="34DC28B1" w:rsidR="00745361" w:rsidRPr="001B44B1" w:rsidRDefault="000D3DDB" w:rsidP="00DA24C9">
      <w:pPr>
        <w:spacing w:line="480" w:lineRule="auto"/>
        <w:contextualSpacing/>
        <w:rPr>
          <w:rFonts w:eastAsia="Times New Roman"/>
          <w:b/>
          <w:bCs/>
          <w:color w:val="000000"/>
        </w:rPr>
      </w:pPr>
      <w:r w:rsidRPr="001B44B1">
        <w:rPr>
          <w:rFonts w:eastAsia="Times New Roman"/>
          <w:b/>
          <w:bCs/>
          <w:color w:val="000000"/>
        </w:rPr>
        <w:t>Table 6.</w:t>
      </w:r>
      <w:r w:rsidR="002106E3" w:rsidRPr="00DA24C9">
        <w:rPr>
          <w:rFonts w:eastAsia="Times New Roman"/>
          <w:b/>
          <w:bCs/>
          <w:color w:val="000000"/>
        </w:rPr>
        <w:t xml:space="preserve"> </w:t>
      </w:r>
      <w:r w:rsidR="002106E3" w:rsidRPr="00DA24C9">
        <w:rPr>
          <w:rFonts w:eastAsia="Times New Roman"/>
          <w:color w:val="000000"/>
        </w:rPr>
        <w:t xml:space="preserve">Results from Tukey’s HSD test for comparisons of means and slopes </w:t>
      </w:r>
      <w:r w:rsidR="007A06B9" w:rsidRPr="00DA24C9">
        <w:rPr>
          <w:rFonts w:eastAsia="Times New Roman"/>
          <w:color w:val="000000"/>
        </w:rPr>
        <w:t>of</w:t>
      </w:r>
      <w:r w:rsidR="002106E3" w:rsidRPr="00DA24C9">
        <w:rPr>
          <w:rFonts w:eastAsia="Times New Roman"/>
          <w:color w:val="000000"/>
        </w:rPr>
        <w:t xml:space="preserve"> the ∆</w:t>
      </w:r>
      <w:proofErr w:type="spellStart"/>
      <w:r w:rsidR="002106E3" w:rsidRPr="00DA24C9">
        <w:rPr>
          <w:rFonts w:eastAsia="Times New Roman"/>
          <w:i/>
          <w:iCs/>
          <w:color w:val="000000"/>
        </w:rPr>
        <w:t>N</w:t>
      </w:r>
      <w:r w:rsidR="002106E3" w:rsidRPr="00DA24C9">
        <w:rPr>
          <w:rFonts w:eastAsia="Times New Roman"/>
          <w:color w:val="000000"/>
          <w:vertAlign w:val="subscript"/>
        </w:rPr>
        <w:t>area</w:t>
      </w:r>
      <w:proofErr w:type="spellEnd"/>
      <w:r w:rsidR="002106E3" w:rsidRPr="00DA24C9">
        <w:rPr>
          <w:rFonts w:eastAsia="Times New Roman"/>
          <w:b/>
          <w:bCs/>
          <w:color w:val="000000"/>
        </w:rPr>
        <w:t xml:space="preserve"> </w:t>
      </w:r>
      <w:r w:rsidR="002106E3" w:rsidRPr="00DA24C9">
        <w:rPr>
          <w:rFonts w:eastAsia="Times New Roman"/>
          <w:color w:val="000000"/>
        </w:rPr>
        <w:t xml:space="preserve">linear mixed effects </w:t>
      </w:r>
      <w:proofErr w:type="gramStart"/>
      <w:r w:rsidR="002106E3" w:rsidRPr="00DA24C9">
        <w:rPr>
          <w:rFonts w:eastAsia="Times New Roman"/>
          <w:color w:val="000000"/>
        </w:rPr>
        <w:t>model</w:t>
      </w:r>
      <w:r w:rsidR="002106E3" w:rsidRPr="00DA24C9">
        <w:rPr>
          <w:rFonts w:eastAsia="Times New Roman"/>
          <w:color w:val="000000"/>
        </w:rPr>
        <w:t>.*</w:t>
      </w:r>
      <w:proofErr w:type="gramEnd"/>
    </w:p>
    <w:tbl>
      <w:tblPr>
        <w:tblW w:w="5003" w:type="pct"/>
        <w:tblLook w:val="04A0" w:firstRow="1" w:lastRow="0" w:firstColumn="1" w:lastColumn="0" w:noHBand="0" w:noVBand="1"/>
      </w:tblPr>
      <w:tblGrid>
        <w:gridCol w:w="1440"/>
        <w:gridCol w:w="3868"/>
        <w:gridCol w:w="2029"/>
        <w:gridCol w:w="2029"/>
      </w:tblGrid>
      <w:tr w:rsidR="00A07568" w:rsidRPr="00771C52" w14:paraId="42921227" w14:textId="77777777" w:rsidTr="00DA24C9">
        <w:trPr>
          <w:trHeight w:val="320"/>
        </w:trPr>
        <w:tc>
          <w:tcPr>
            <w:tcW w:w="769" w:type="pct"/>
            <w:tcBorders>
              <w:top w:val="single" w:sz="4" w:space="0" w:color="auto"/>
              <w:bottom w:val="single" w:sz="4" w:space="0" w:color="auto"/>
            </w:tcBorders>
            <w:shd w:val="clear" w:color="auto" w:fill="auto"/>
            <w:noWrap/>
            <w:vAlign w:val="center"/>
            <w:hideMark/>
          </w:tcPr>
          <w:p w14:paraId="0A3EFA96" w14:textId="77777777" w:rsidR="00A07568" w:rsidRPr="00DA24C9" w:rsidRDefault="00A07568" w:rsidP="00DA24C9">
            <w:pPr>
              <w:spacing w:line="480" w:lineRule="auto"/>
              <w:contextualSpacing/>
              <w:jc w:val="center"/>
              <w:rPr>
                <w:rFonts w:eastAsia="Times New Roman"/>
                <w:b/>
                <w:bCs/>
                <w:color w:val="000000"/>
              </w:rPr>
            </w:pPr>
          </w:p>
        </w:tc>
        <w:tc>
          <w:tcPr>
            <w:tcW w:w="2065" w:type="pct"/>
            <w:tcBorders>
              <w:top w:val="single" w:sz="4" w:space="0" w:color="auto"/>
              <w:bottom w:val="single" w:sz="4" w:space="0" w:color="auto"/>
            </w:tcBorders>
            <w:shd w:val="clear" w:color="auto" w:fill="auto"/>
            <w:noWrap/>
            <w:vAlign w:val="center"/>
            <w:hideMark/>
          </w:tcPr>
          <w:p w14:paraId="2D20085D" w14:textId="010CE178"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1083" w:type="pct"/>
            <w:tcBorders>
              <w:top w:val="single" w:sz="4" w:space="0" w:color="auto"/>
              <w:bottom w:val="single" w:sz="4" w:space="0" w:color="auto"/>
            </w:tcBorders>
            <w:shd w:val="clear" w:color="auto" w:fill="auto"/>
            <w:noWrap/>
            <w:vAlign w:val="center"/>
            <w:hideMark/>
          </w:tcPr>
          <w:p w14:paraId="40ED9048" w14:textId="67C69F42"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Intercept</w:t>
            </w:r>
          </w:p>
        </w:tc>
        <w:tc>
          <w:tcPr>
            <w:tcW w:w="1083" w:type="pct"/>
            <w:tcBorders>
              <w:top w:val="single" w:sz="4" w:space="0" w:color="auto"/>
              <w:bottom w:val="single" w:sz="4" w:space="0" w:color="auto"/>
            </w:tcBorders>
            <w:shd w:val="clear" w:color="auto" w:fill="auto"/>
            <w:noWrap/>
            <w:vAlign w:val="center"/>
            <w:hideMark/>
          </w:tcPr>
          <w:p w14:paraId="74C4F258" w14:textId="77777777" w:rsidR="00A07568" w:rsidRPr="00DA24C9" w:rsidRDefault="00A07568"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07568" w:rsidRPr="00771C52" w14:paraId="598D5C88" w14:textId="77777777" w:rsidTr="00DA24C9">
        <w:trPr>
          <w:trHeight w:val="320"/>
        </w:trPr>
        <w:tc>
          <w:tcPr>
            <w:tcW w:w="769" w:type="pct"/>
            <w:tcBorders>
              <w:top w:val="single" w:sz="4" w:space="0" w:color="auto"/>
            </w:tcBorders>
            <w:shd w:val="clear" w:color="auto" w:fill="auto"/>
            <w:noWrap/>
            <w:vAlign w:val="center"/>
            <w:hideMark/>
          </w:tcPr>
          <w:p w14:paraId="78CF497E" w14:textId="1E903C73"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00A07568" w:rsidRPr="00DA24C9">
              <w:rPr>
                <w:rFonts w:eastAsia="Times New Roman"/>
                <w:color w:val="000000"/>
              </w:rPr>
              <w:t xml:space="preserve"> = </w:t>
            </w:r>
            <w:r w:rsidR="00A07568" w:rsidRPr="00DA24C9">
              <w:rPr>
                <w:rFonts w:eastAsia="Times New Roman"/>
                <w:color w:val="000000"/>
              </w:rPr>
              <w:t>-25</w:t>
            </w:r>
          </w:p>
        </w:tc>
        <w:tc>
          <w:tcPr>
            <w:tcW w:w="2065" w:type="pct"/>
            <w:tcBorders>
              <w:top w:val="single" w:sz="4" w:space="0" w:color="auto"/>
            </w:tcBorders>
            <w:shd w:val="clear" w:color="auto" w:fill="auto"/>
            <w:noWrap/>
            <w:vAlign w:val="center"/>
            <w:hideMark/>
          </w:tcPr>
          <w:p w14:paraId="4343531F" w14:textId="52FB7141"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 xml:space="preserve">0.003 </w:t>
            </w:r>
            <w:r w:rsidRPr="00DA24C9">
              <w:rPr>
                <w:rFonts w:eastAsia="Times New Roman"/>
                <w:color w:val="000000"/>
              </w:rPr>
              <w:t>± 0.023</w:t>
            </w:r>
          </w:p>
        </w:tc>
        <w:tc>
          <w:tcPr>
            <w:tcW w:w="1083" w:type="pct"/>
            <w:tcBorders>
              <w:top w:val="single" w:sz="4" w:space="0" w:color="auto"/>
            </w:tcBorders>
            <w:shd w:val="clear" w:color="auto" w:fill="auto"/>
            <w:noWrap/>
            <w:vAlign w:val="center"/>
            <w:hideMark/>
          </w:tcPr>
          <w:p w14:paraId="08D898EB" w14:textId="685FF535"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-5.5 ± 6.02</w:t>
            </w:r>
          </w:p>
        </w:tc>
        <w:tc>
          <w:tcPr>
            <w:tcW w:w="1083" w:type="pct"/>
            <w:tcBorders>
              <w:top w:val="single" w:sz="4" w:space="0" w:color="auto"/>
            </w:tcBorders>
            <w:shd w:val="clear" w:color="auto" w:fill="auto"/>
            <w:noWrap/>
            <w:vAlign w:val="center"/>
            <w:hideMark/>
          </w:tcPr>
          <w:p w14:paraId="786F1BE0" w14:textId="214A00D4"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0.913</w:t>
            </w:r>
          </w:p>
        </w:tc>
      </w:tr>
      <w:tr w:rsidR="00A07568" w:rsidRPr="00771C52" w14:paraId="11D1C872" w14:textId="77777777" w:rsidTr="00DA24C9">
        <w:trPr>
          <w:trHeight w:val="320"/>
        </w:trPr>
        <w:tc>
          <w:tcPr>
            <w:tcW w:w="769" w:type="pct"/>
            <w:shd w:val="clear" w:color="auto" w:fill="auto"/>
            <w:noWrap/>
            <w:vAlign w:val="center"/>
            <w:hideMark/>
          </w:tcPr>
          <w:p w14:paraId="1F23A680" w14:textId="472D732B"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0</w:t>
            </w:r>
          </w:p>
        </w:tc>
        <w:tc>
          <w:tcPr>
            <w:tcW w:w="2065" w:type="pct"/>
            <w:shd w:val="clear" w:color="auto" w:fill="auto"/>
            <w:noWrap/>
            <w:vAlign w:val="center"/>
            <w:hideMark/>
          </w:tcPr>
          <w:p w14:paraId="35B72EDA" w14:textId="090CD561"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-0.027 ± 0.016</w:t>
            </w:r>
          </w:p>
        </w:tc>
        <w:tc>
          <w:tcPr>
            <w:tcW w:w="1083" w:type="pct"/>
            <w:shd w:val="clear" w:color="auto" w:fill="auto"/>
            <w:noWrap/>
            <w:vAlign w:val="center"/>
            <w:hideMark/>
          </w:tcPr>
          <w:p w14:paraId="4F8D3D6E" w14:textId="74BCE2B5"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17.2 ± 5.69</w:t>
            </w:r>
          </w:p>
        </w:tc>
        <w:tc>
          <w:tcPr>
            <w:tcW w:w="1083" w:type="pct"/>
            <w:shd w:val="clear" w:color="auto" w:fill="auto"/>
            <w:noWrap/>
            <w:vAlign w:val="center"/>
            <w:hideMark/>
          </w:tcPr>
          <w:p w14:paraId="787A95CD" w14:textId="507C611D" w:rsidR="00A07568" w:rsidRPr="00DA24C9" w:rsidRDefault="00A07568" w:rsidP="00DA24C9">
            <w:pPr>
              <w:spacing w:line="480" w:lineRule="auto"/>
              <w:contextualSpacing/>
              <w:jc w:val="center"/>
              <w:rPr>
                <w:rFonts w:eastAsia="Times New Roman"/>
                <w:i/>
                <w:iCs/>
                <w:color w:val="000000"/>
              </w:rPr>
            </w:pPr>
            <w:r w:rsidRPr="00DA24C9">
              <w:rPr>
                <w:rFonts w:eastAsia="Times New Roman"/>
                <w:i/>
                <w:iCs/>
                <w:color w:val="000000"/>
              </w:rPr>
              <w:t>0.091</w:t>
            </w:r>
          </w:p>
        </w:tc>
      </w:tr>
      <w:tr w:rsidR="00A07568" w:rsidRPr="00771C52" w14:paraId="53D720EC" w14:textId="77777777" w:rsidTr="00DA24C9">
        <w:trPr>
          <w:trHeight w:val="320"/>
        </w:trPr>
        <w:tc>
          <w:tcPr>
            <w:tcW w:w="769" w:type="pct"/>
            <w:tcBorders>
              <w:bottom w:val="single" w:sz="4" w:space="0" w:color="auto"/>
            </w:tcBorders>
            <w:shd w:val="clear" w:color="auto" w:fill="auto"/>
            <w:noWrap/>
            <w:vAlign w:val="center"/>
            <w:hideMark/>
          </w:tcPr>
          <w:p w14:paraId="38037157" w14:textId="0C1E0770"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25</w:t>
            </w:r>
          </w:p>
        </w:tc>
        <w:tc>
          <w:tcPr>
            <w:tcW w:w="2065" w:type="pct"/>
            <w:tcBorders>
              <w:bottom w:val="single" w:sz="4" w:space="0" w:color="auto"/>
            </w:tcBorders>
            <w:shd w:val="clear" w:color="auto" w:fill="auto"/>
            <w:noWrap/>
            <w:vAlign w:val="center"/>
            <w:hideMark/>
          </w:tcPr>
          <w:p w14:paraId="771FEBB9" w14:textId="2360B1AB"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 xml:space="preserve">-0.056 </w:t>
            </w:r>
            <w:r w:rsidRPr="00DA24C9">
              <w:rPr>
                <w:rFonts w:eastAsia="Times New Roman"/>
                <w:color w:val="000000"/>
              </w:rPr>
              <w:t xml:space="preserve">± </w:t>
            </w:r>
            <w:r w:rsidRPr="00DA24C9">
              <w:rPr>
                <w:rFonts w:eastAsia="Times New Roman"/>
                <w:color w:val="000000"/>
              </w:rPr>
              <w:t>0.028</w:t>
            </w:r>
          </w:p>
        </w:tc>
        <w:tc>
          <w:tcPr>
            <w:tcW w:w="1083" w:type="pct"/>
            <w:tcBorders>
              <w:bottom w:val="single" w:sz="4" w:space="0" w:color="auto"/>
            </w:tcBorders>
            <w:shd w:val="clear" w:color="auto" w:fill="auto"/>
            <w:noWrap/>
            <w:vAlign w:val="center"/>
            <w:hideMark/>
          </w:tcPr>
          <w:p w14:paraId="1EA2FF3C" w14:textId="31E5EB1F"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39.9 ± 6.29</w:t>
            </w:r>
          </w:p>
        </w:tc>
        <w:tc>
          <w:tcPr>
            <w:tcW w:w="1083" w:type="pct"/>
            <w:tcBorders>
              <w:bottom w:val="single" w:sz="4" w:space="0" w:color="auto"/>
            </w:tcBorders>
            <w:shd w:val="clear" w:color="auto" w:fill="auto"/>
            <w:noWrap/>
            <w:vAlign w:val="center"/>
            <w:hideMark/>
          </w:tcPr>
          <w:p w14:paraId="6E267158" w14:textId="0630E694"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0.048</w:t>
            </w:r>
          </w:p>
        </w:tc>
      </w:tr>
    </w:tbl>
    <w:p w14:paraId="042E41A9" w14:textId="63DE2190" w:rsidR="000D3DDB" w:rsidRPr="00DA24C9" w:rsidRDefault="000D3DDB" w:rsidP="00DA24C9">
      <w:pPr>
        <w:spacing w:line="480" w:lineRule="auto"/>
        <w:contextualSpacing/>
      </w:pPr>
      <w:r w:rsidRPr="00DA24C9">
        <w:t>* P-values &lt; 0.05 are bolded and &lt; 0.1 are italicized.</w:t>
      </w:r>
    </w:p>
    <w:p w14:paraId="4ABC9BB1" w14:textId="77777777" w:rsidR="00A07568" w:rsidRPr="001B44B1" w:rsidRDefault="00A07568" w:rsidP="00DA24C9">
      <w:pPr>
        <w:spacing w:line="480" w:lineRule="auto"/>
        <w:contextualSpacing/>
        <w:rPr>
          <w:rFonts w:eastAsia="Times New Roman"/>
          <w:b/>
          <w:bCs/>
          <w:color w:val="000000"/>
        </w:rPr>
      </w:pPr>
    </w:p>
    <w:p w14:paraId="50FDEBA5" w14:textId="17AB33CE" w:rsidR="00745361" w:rsidRPr="001B44B1" w:rsidRDefault="00381A62" w:rsidP="00DA24C9">
      <w:pPr>
        <w:spacing w:line="480" w:lineRule="auto"/>
        <w:contextualSpacing/>
        <w:rPr>
          <w:rFonts w:eastAsia="Times New Roman"/>
          <w:b/>
          <w:bCs/>
          <w:color w:val="000000"/>
        </w:rPr>
      </w:pPr>
      <w:commentRangeStart w:id="18"/>
      <w:r w:rsidRPr="00DA24C9">
        <w:rPr>
          <w:rFonts w:eastAsia="Times New Roman"/>
          <w:b/>
          <w:bCs/>
          <w:noProof/>
          <w:color w:val="00000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commentRangeEnd w:id="18"/>
      <w:r w:rsidR="00CD0265">
        <w:rPr>
          <w:rStyle w:val="CommentReference"/>
        </w:rPr>
        <w:commentReference w:id="18"/>
      </w:r>
    </w:p>
    <w:p w14:paraId="49DE11F7" w14:textId="77777777" w:rsidR="007F34AF" w:rsidRPr="00DA24C9" w:rsidRDefault="008F486F" w:rsidP="00DA24C9">
      <w:pPr>
        <w:pStyle w:val="Caption"/>
        <w:spacing w:line="480" w:lineRule="auto"/>
        <w:contextualSpacing/>
        <w:rPr>
          <w:b w:val="0"/>
          <w:bCs w:val="0"/>
          <w:color w:val="000000" w:themeColor="text1"/>
          <w:sz w:val="24"/>
          <w:szCs w:val="24"/>
        </w:rPr>
      </w:pPr>
      <w:r w:rsidRPr="00DA24C9">
        <w:rPr>
          <w:b w:val="0"/>
          <w:bCs w:val="0"/>
          <w:color w:val="000000"/>
          <w:sz w:val="24"/>
          <w:szCs w:val="24"/>
        </w:rPr>
        <w:t xml:space="preserve">Figure 6.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 at high LMA (</w:t>
      </w:r>
      <w:r w:rsidR="00152D8D" w:rsidRPr="00DA24C9">
        <w:rPr>
          <w:b w:val="0"/>
          <w:bCs w:val="0"/>
          <w:i/>
          <w:iCs/>
          <w:color w:val="000000"/>
          <w:sz w:val="24"/>
          <w:szCs w:val="24"/>
        </w:rPr>
        <w:t xml:space="preserve">p </w:t>
      </w:r>
      <w:r w:rsidR="00152D8D" w:rsidRPr="00DA24C9">
        <w:rPr>
          <w:b w:val="0"/>
          <w:bCs w:val="0"/>
          <w:color w:val="000000"/>
          <w:sz w:val="24"/>
          <w:szCs w:val="24"/>
        </w:rPr>
        <w:t>= 0.048</w:t>
      </w:r>
      <w:r w:rsidR="00753733" w:rsidRPr="00DA24C9">
        <w:rPr>
          <w:b w:val="0"/>
          <w:bCs w:val="0"/>
          <w:color w:val="000000"/>
          <w:sz w:val="24"/>
          <w:szCs w:val="24"/>
        </w:rPr>
        <w:t xml:space="preserve">; </w:t>
      </w:r>
      <w:r w:rsidR="00E26DE7" w:rsidRPr="00DA24C9">
        <w:rPr>
          <w:b w:val="0"/>
          <w:bCs w:val="0"/>
          <w:color w:val="000000"/>
          <w:sz w:val="24"/>
          <w:szCs w:val="24"/>
        </w:rPr>
        <w:t>red line), medium LMA (</w:t>
      </w:r>
      <w:r w:rsidR="00152D8D" w:rsidRPr="00DA24C9">
        <w:rPr>
          <w:b w:val="0"/>
          <w:bCs w:val="0"/>
          <w:i/>
          <w:iCs/>
          <w:color w:val="000000"/>
          <w:sz w:val="24"/>
          <w:szCs w:val="24"/>
        </w:rPr>
        <w:t>p</w:t>
      </w:r>
      <w:r w:rsidR="00152D8D" w:rsidRPr="00DA24C9">
        <w:rPr>
          <w:b w:val="0"/>
          <w:bCs w:val="0"/>
          <w:color w:val="000000"/>
          <w:sz w:val="24"/>
          <w:szCs w:val="24"/>
        </w:rPr>
        <w:t xml:space="preserve"> = 0.091</w:t>
      </w:r>
      <w:r w:rsidR="00753733" w:rsidRPr="00DA24C9">
        <w:rPr>
          <w:b w:val="0"/>
          <w:bCs w:val="0"/>
          <w:color w:val="000000"/>
          <w:sz w:val="24"/>
          <w:szCs w:val="24"/>
        </w:rPr>
        <w:t xml:space="preserve">; </w:t>
      </w:r>
      <w:r w:rsidR="00E26DE7" w:rsidRPr="00DA24C9">
        <w:rPr>
          <w:b w:val="0"/>
          <w:bCs w:val="0"/>
          <w:color w:val="000000"/>
          <w:sz w:val="24"/>
          <w:szCs w:val="24"/>
        </w:rPr>
        <w:t>purple line), and low LMA (</w:t>
      </w:r>
      <w:r w:rsidR="00152D8D" w:rsidRPr="00DA24C9">
        <w:rPr>
          <w:b w:val="0"/>
          <w:bCs w:val="0"/>
          <w:i/>
          <w:iCs/>
          <w:color w:val="000000"/>
          <w:sz w:val="24"/>
          <w:szCs w:val="24"/>
        </w:rPr>
        <w:t xml:space="preserve">p </w:t>
      </w:r>
      <w:r w:rsidR="00152D8D" w:rsidRPr="00DA24C9">
        <w:rPr>
          <w:b w:val="0"/>
          <w:bCs w:val="0"/>
          <w:color w:val="000000"/>
          <w:sz w:val="24"/>
          <w:szCs w:val="24"/>
        </w:rPr>
        <w:t>= 0.913</w:t>
      </w:r>
      <w:r w:rsidR="00753733" w:rsidRPr="00DA24C9">
        <w:rPr>
          <w:b w:val="0"/>
          <w:bCs w:val="0"/>
          <w:color w:val="000000"/>
          <w:sz w:val="24"/>
          <w:szCs w:val="24"/>
        </w:rPr>
        <w:t xml:space="preserve">; </w:t>
      </w:r>
      <w:r w:rsidR="00E26DE7" w:rsidRPr="00DA24C9">
        <w:rPr>
          <w:b w:val="0"/>
          <w:bCs w:val="0"/>
          <w:color w:val="000000"/>
          <w:sz w:val="24"/>
          <w:szCs w:val="24"/>
        </w:rPr>
        <w:t>blue line</w:t>
      </w:r>
      <w:r w:rsidR="00152D8D" w:rsidRPr="00DA24C9">
        <w:rPr>
          <w:b w:val="0"/>
          <w:bCs w:val="0"/>
          <w:color w:val="000000"/>
          <w:sz w:val="24"/>
          <w:szCs w:val="24"/>
        </w:rPr>
        <w:t>; Table 6</w:t>
      </w:r>
      <w:r w:rsidR="00E26DE7" w:rsidRPr="00DA24C9">
        <w:rPr>
          <w:b w:val="0"/>
          <w:bCs w:val="0"/>
          <w:color w:val="000000"/>
          <w:sz w:val="24"/>
          <w:szCs w:val="24"/>
        </w:rPr>
        <w:t>).</w:t>
      </w:r>
      <w:r w:rsidR="007A1692" w:rsidRPr="00DA24C9">
        <w:rPr>
          <w:color w:val="000000"/>
          <w:sz w:val="24"/>
          <w:szCs w:val="24"/>
        </w:rPr>
        <w:t xml:space="preserve"> </w:t>
      </w:r>
      <w:r w:rsidR="007F34AF" w:rsidRPr="00DA24C9">
        <w:rPr>
          <w:b w:val="0"/>
          <w:bCs w:val="0"/>
          <w:color w:val="000000" w:themeColor="text1"/>
          <w:sz w:val="24"/>
          <w:szCs w:val="24"/>
        </w:rPr>
        <w:t>Solid lines represent a significant relationship and dashed lines represent a non-significant relationship.</w:t>
      </w:r>
    </w:p>
    <w:p w14:paraId="78443806" w14:textId="67641CED" w:rsidR="008F486F" w:rsidRPr="001B44B1" w:rsidRDefault="008F486F" w:rsidP="00DA24C9">
      <w:pPr>
        <w:spacing w:line="480" w:lineRule="auto"/>
        <w:contextualSpacing/>
        <w:rPr>
          <w:rFonts w:eastAsia="Times New Roman"/>
          <w:b/>
          <w:bCs/>
          <w:color w:val="000000"/>
        </w:rPr>
      </w:pPr>
    </w:p>
    <w:p w14:paraId="7FA27FE8" w14:textId="6896B254" w:rsidR="00361685" w:rsidRPr="001B44B1" w:rsidRDefault="00361685" w:rsidP="00DA24C9">
      <w:pPr>
        <w:spacing w:line="480" w:lineRule="auto"/>
        <w:contextualSpacing/>
        <w:rPr>
          <w:rFonts w:eastAsia="Times New Roman"/>
        </w:rPr>
      </w:pPr>
      <w:r w:rsidRPr="001B44B1">
        <w:rPr>
          <w:rFonts w:eastAsia="Times New Roman"/>
          <w:b/>
          <w:bCs/>
          <w:color w:val="000000"/>
        </w:rPr>
        <w:t>Discussion</w:t>
      </w:r>
    </w:p>
    <w:p w14:paraId="14567134" w14:textId="77777777" w:rsidR="006A278F" w:rsidRPr="001B44B1" w:rsidRDefault="006A278F" w:rsidP="00DA24C9">
      <w:pPr>
        <w:spacing w:line="480" w:lineRule="auto"/>
        <w:contextualSpacing/>
      </w:pPr>
    </w:p>
    <w:sectPr w:rsidR="006A278F" w:rsidRPr="001B44B1" w:rsidSect="00B05AC4">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isa" w:date="2021-04-28T17:44:00Z" w:initials="RM">
    <w:p w14:paraId="218DBC3D" w14:textId="60E4F8BD" w:rsidR="00724D3E" w:rsidRDefault="00724D3E">
      <w:pPr>
        <w:pStyle w:val="CommentText"/>
      </w:pPr>
      <w:r>
        <w:rPr>
          <w:rStyle w:val="CommentReference"/>
        </w:rPr>
        <w:annotationRef/>
      </w:r>
      <w:r>
        <w:t>Not sure these hypotheses match up exactly with all the analyses done</w:t>
      </w:r>
    </w:p>
  </w:comment>
  <w:comment w:id="6" w:author="Nick Smith" w:date="2021-05-17T14:19:00Z" w:initials="NGS">
    <w:p w14:paraId="318C0F33" w14:textId="7CEF1219" w:rsidR="00724D3E" w:rsidRDefault="00724D3E">
      <w:pPr>
        <w:pStyle w:val="CommentText"/>
      </w:pPr>
      <w:r>
        <w:rPr>
          <w:rStyle w:val="CommentReference"/>
        </w:rPr>
        <w:annotationRef/>
      </w:r>
      <w:r>
        <w:t>Need to move legend inside plotted area</w:t>
      </w:r>
    </w:p>
  </w:comment>
  <w:comment w:id="7" w:author="Nick Smith" w:date="2021-05-17T14:32:00Z" w:initials="NGS">
    <w:p w14:paraId="451C202F" w14:textId="1DADFD0A" w:rsidR="00724D3E" w:rsidRDefault="00724D3E">
      <w:pPr>
        <w:pStyle w:val="CommentText"/>
      </w:pPr>
      <w:r>
        <w:rPr>
          <w:rStyle w:val="CommentReference"/>
        </w:rPr>
        <w:annotationRef/>
      </w:r>
      <w:r>
        <w:t>Fix x-axis to this</w:t>
      </w:r>
    </w:p>
  </w:comment>
  <w:comment w:id="8" w:author="Nick Smith" w:date="2021-05-17T14:39:00Z" w:initials="NGS">
    <w:p w14:paraId="530DDC19" w14:textId="757E3DB3" w:rsidR="00724D3E" w:rsidRDefault="00724D3E">
      <w:pPr>
        <w:pStyle w:val="CommentText"/>
      </w:pPr>
      <w:r>
        <w:rPr>
          <w:rStyle w:val="CommentReference"/>
        </w:rPr>
        <w:annotationRef/>
      </w:r>
      <w:r>
        <w:t>Inset legend needs changed to reflect new setup</w:t>
      </w:r>
    </w:p>
  </w:comment>
  <w:comment w:id="9" w:author="Nick Smith" w:date="2021-05-17T14:58:00Z" w:initials="NGS">
    <w:p w14:paraId="31924FA5" w14:textId="02B98227" w:rsidR="00724D3E" w:rsidRDefault="00724D3E">
      <w:pPr>
        <w:pStyle w:val="CommentText"/>
      </w:pPr>
      <w:r>
        <w:rPr>
          <w:rStyle w:val="CommentReference"/>
        </w:rPr>
        <w:annotationRef/>
      </w:r>
      <w:r>
        <w:t>fix</w:t>
      </w:r>
    </w:p>
  </w:comment>
  <w:comment w:id="10" w:author="Nick Smith" w:date="2021-05-18T12:38:00Z" w:initials="NGS">
    <w:p w14:paraId="236DCC83" w14:textId="29802F1E" w:rsidR="00724D3E" w:rsidRDefault="00724D3E">
      <w:pPr>
        <w:pStyle w:val="CommentText"/>
      </w:pPr>
      <w:r>
        <w:rPr>
          <w:rStyle w:val="CommentReference"/>
        </w:rPr>
        <w:annotationRef/>
      </w:r>
      <w:proofErr w:type="spellStart"/>
      <w:proofErr w:type="gramStart"/>
      <w:r>
        <w:t>lets</w:t>
      </w:r>
      <w:proofErr w:type="spellEnd"/>
      <w:proofErr w:type="gramEnd"/>
      <w:r>
        <w:t xml:space="preserve"> focus on AGB rather than LAI</w:t>
      </w:r>
    </w:p>
  </w:comment>
  <w:comment w:id="11" w:author="Nick Smith" w:date="2021-05-17T16:44:00Z" w:initials="NGS">
    <w:p w14:paraId="0C4222F9" w14:textId="755B06A7" w:rsidR="00724D3E" w:rsidRDefault="00724D3E">
      <w:pPr>
        <w:pStyle w:val="CommentText"/>
      </w:pPr>
      <w:r>
        <w:rPr>
          <w:rStyle w:val="CommentReference"/>
        </w:rPr>
        <w:annotationRef/>
      </w:r>
      <w:r>
        <w:t>needs adjusted</w:t>
      </w:r>
    </w:p>
  </w:comment>
  <w:comment w:id="12" w:author="Nick Smith" w:date="2021-05-17T16:45:00Z" w:initials="NGS">
    <w:p w14:paraId="2A27E695" w14:textId="74DC067F" w:rsidR="00724D3E" w:rsidRDefault="00724D3E">
      <w:pPr>
        <w:pStyle w:val="CommentText"/>
      </w:pPr>
      <w:r>
        <w:rPr>
          <w:rStyle w:val="CommentReference"/>
        </w:rPr>
        <w:annotationRef/>
      </w:r>
      <w:r>
        <w:rPr>
          <w:noProof/>
        </w:rPr>
        <w:t>Should present soil N x soil P for Fig 1a, possible with Tukey lettering</w:t>
      </w:r>
    </w:p>
  </w:comment>
  <w:comment w:id="13" w:author="Nick Smith" w:date="2021-05-18T12:46:00Z" w:initials="NGS">
    <w:p w14:paraId="6BCD6627" w14:textId="0EC1BEEF" w:rsidR="00724D3E" w:rsidRDefault="00724D3E">
      <w:pPr>
        <w:pStyle w:val="CommentText"/>
      </w:pPr>
      <w:r>
        <w:rPr>
          <w:rStyle w:val="CommentReference"/>
        </w:rPr>
        <w:annotationRef/>
      </w:r>
      <w:r>
        <w:t>Remove panel B and add all soil treatments to panel A</w:t>
      </w:r>
    </w:p>
  </w:comment>
  <w:comment w:id="18" w:author="Nick Smith" w:date="2021-05-18T13:51:00Z" w:initials="NGS">
    <w:p w14:paraId="19C2C475" w14:textId="41078B87" w:rsidR="00CD0265" w:rsidRDefault="00CD0265">
      <w:pPr>
        <w:pStyle w:val="CommentText"/>
      </w:pPr>
      <w:r>
        <w:rPr>
          <w:rStyle w:val="CommentReference"/>
        </w:rPr>
        <w:annotationRef/>
      </w:r>
      <w:r>
        <w:t>Make figure more square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236DCC83" w15:done="0"/>
  <w15:commentEx w15:paraId="0C4222F9" w15:done="0"/>
  <w15:commentEx w15:paraId="2A27E695" w15:done="0"/>
  <w15:commentEx w15:paraId="6BCD6627" w15:done="0"/>
  <w15:commentEx w15:paraId="19C2C4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236DCC83" w16cid:durableId="244E33C0"/>
  <w16cid:commentId w16cid:paraId="0C4222F9" w16cid:durableId="244D1C03"/>
  <w16cid:commentId w16cid:paraId="2A27E695" w16cid:durableId="244D1C13"/>
  <w16cid:commentId w16cid:paraId="6BCD6627" w16cid:durableId="244E3598"/>
  <w16cid:commentId w16cid:paraId="19C2C475" w16cid:durableId="244E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1A998" w14:textId="77777777" w:rsidR="00CB52ED" w:rsidRDefault="00CB52ED" w:rsidP="001B44B1">
      <w:r>
        <w:separator/>
      </w:r>
    </w:p>
  </w:endnote>
  <w:endnote w:type="continuationSeparator" w:id="0">
    <w:p w14:paraId="4D2774DD" w14:textId="77777777" w:rsidR="00CB52ED" w:rsidRDefault="00CB52ED"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724D3E" w:rsidRDefault="00724D3E"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724D3E" w:rsidRDefault="00724D3E"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724D3E" w:rsidRDefault="00724D3E"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724D3E" w:rsidRDefault="00724D3E"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DC209" w14:textId="77777777" w:rsidR="00CB52ED" w:rsidRDefault="00CB52ED" w:rsidP="001B44B1">
      <w:r>
        <w:separator/>
      </w:r>
    </w:p>
  </w:footnote>
  <w:footnote w:type="continuationSeparator" w:id="0">
    <w:p w14:paraId="428F7C58" w14:textId="77777777" w:rsidR="00CB52ED" w:rsidRDefault="00CB52ED"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0F0BE3"/>
    <w:rsid w:val="00102B2A"/>
    <w:rsid w:val="001042EA"/>
    <w:rsid w:val="00111AFB"/>
    <w:rsid w:val="0013288D"/>
    <w:rsid w:val="00135FBB"/>
    <w:rsid w:val="0014366E"/>
    <w:rsid w:val="00150B42"/>
    <w:rsid w:val="00152D8D"/>
    <w:rsid w:val="00175A1E"/>
    <w:rsid w:val="001A2607"/>
    <w:rsid w:val="001B0EE0"/>
    <w:rsid w:val="001B44B1"/>
    <w:rsid w:val="001B6B10"/>
    <w:rsid w:val="001C5C13"/>
    <w:rsid w:val="001D0DC9"/>
    <w:rsid w:val="001E6174"/>
    <w:rsid w:val="001F7DFE"/>
    <w:rsid w:val="002019BC"/>
    <w:rsid w:val="002106E3"/>
    <w:rsid w:val="00226FA7"/>
    <w:rsid w:val="0023259A"/>
    <w:rsid w:val="002327DA"/>
    <w:rsid w:val="00250A39"/>
    <w:rsid w:val="00254541"/>
    <w:rsid w:val="00280238"/>
    <w:rsid w:val="002A405B"/>
    <w:rsid w:val="002A727E"/>
    <w:rsid w:val="002B2CF0"/>
    <w:rsid w:val="002B429E"/>
    <w:rsid w:val="002B7732"/>
    <w:rsid w:val="002D5EE3"/>
    <w:rsid w:val="002E41FB"/>
    <w:rsid w:val="00300607"/>
    <w:rsid w:val="00356386"/>
    <w:rsid w:val="00361685"/>
    <w:rsid w:val="003640DC"/>
    <w:rsid w:val="00381A62"/>
    <w:rsid w:val="00383758"/>
    <w:rsid w:val="003A1D1C"/>
    <w:rsid w:val="003A1E67"/>
    <w:rsid w:val="003A755A"/>
    <w:rsid w:val="003B0716"/>
    <w:rsid w:val="003B4314"/>
    <w:rsid w:val="003C476D"/>
    <w:rsid w:val="003D1A31"/>
    <w:rsid w:val="003E3A22"/>
    <w:rsid w:val="003E3DED"/>
    <w:rsid w:val="003F3A2E"/>
    <w:rsid w:val="003F70DB"/>
    <w:rsid w:val="00403672"/>
    <w:rsid w:val="00406371"/>
    <w:rsid w:val="004460F8"/>
    <w:rsid w:val="0045053D"/>
    <w:rsid w:val="004554C8"/>
    <w:rsid w:val="004661AC"/>
    <w:rsid w:val="00471979"/>
    <w:rsid w:val="00482CAA"/>
    <w:rsid w:val="00493741"/>
    <w:rsid w:val="0049730B"/>
    <w:rsid w:val="004B1332"/>
    <w:rsid w:val="004B6018"/>
    <w:rsid w:val="004C3644"/>
    <w:rsid w:val="004D1F45"/>
    <w:rsid w:val="004D217C"/>
    <w:rsid w:val="004E0353"/>
    <w:rsid w:val="004E1503"/>
    <w:rsid w:val="004E69E5"/>
    <w:rsid w:val="004E72F0"/>
    <w:rsid w:val="004F2CA3"/>
    <w:rsid w:val="005024F9"/>
    <w:rsid w:val="00533C21"/>
    <w:rsid w:val="005A731B"/>
    <w:rsid w:val="005C1F8E"/>
    <w:rsid w:val="005F0AFC"/>
    <w:rsid w:val="00604C4C"/>
    <w:rsid w:val="00640580"/>
    <w:rsid w:val="00656DF5"/>
    <w:rsid w:val="00672CC1"/>
    <w:rsid w:val="006A1708"/>
    <w:rsid w:val="006A278F"/>
    <w:rsid w:val="006A3045"/>
    <w:rsid w:val="006E17D6"/>
    <w:rsid w:val="00716334"/>
    <w:rsid w:val="00724D3E"/>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D3D72"/>
    <w:rsid w:val="007F1A75"/>
    <w:rsid w:val="007F34AF"/>
    <w:rsid w:val="007F6543"/>
    <w:rsid w:val="007F6C75"/>
    <w:rsid w:val="008010AC"/>
    <w:rsid w:val="00801487"/>
    <w:rsid w:val="00827B83"/>
    <w:rsid w:val="00832B95"/>
    <w:rsid w:val="008531D1"/>
    <w:rsid w:val="00880F5C"/>
    <w:rsid w:val="00884269"/>
    <w:rsid w:val="00884696"/>
    <w:rsid w:val="00884CEC"/>
    <w:rsid w:val="00890194"/>
    <w:rsid w:val="00893A76"/>
    <w:rsid w:val="0089659F"/>
    <w:rsid w:val="008A5EC2"/>
    <w:rsid w:val="008A7A58"/>
    <w:rsid w:val="008B04B8"/>
    <w:rsid w:val="008C4664"/>
    <w:rsid w:val="008E3C9D"/>
    <w:rsid w:val="008F486F"/>
    <w:rsid w:val="00921E26"/>
    <w:rsid w:val="0092235C"/>
    <w:rsid w:val="00930A47"/>
    <w:rsid w:val="00934623"/>
    <w:rsid w:val="009347FA"/>
    <w:rsid w:val="009361C5"/>
    <w:rsid w:val="00951F0E"/>
    <w:rsid w:val="00961478"/>
    <w:rsid w:val="009734F0"/>
    <w:rsid w:val="00992D65"/>
    <w:rsid w:val="009B768F"/>
    <w:rsid w:val="009B7AC8"/>
    <w:rsid w:val="009C694B"/>
    <w:rsid w:val="009D2AEB"/>
    <w:rsid w:val="009D3535"/>
    <w:rsid w:val="009F343C"/>
    <w:rsid w:val="00A07568"/>
    <w:rsid w:val="00A15679"/>
    <w:rsid w:val="00A23605"/>
    <w:rsid w:val="00A24A5B"/>
    <w:rsid w:val="00A24EFB"/>
    <w:rsid w:val="00A25309"/>
    <w:rsid w:val="00A365F1"/>
    <w:rsid w:val="00A85915"/>
    <w:rsid w:val="00A93E29"/>
    <w:rsid w:val="00A975A3"/>
    <w:rsid w:val="00AB6E48"/>
    <w:rsid w:val="00AD69EA"/>
    <w:rsid w:val="00AE1760"/>
    <w:rsid w:val="00AF12A2"/>
    <w:rsid w:val="00B024FB"/>
    <w:rsid w:val="00B05AC4"/>
    <w:rsid w:val="00B16B03"/>
    <w:rsid w:val="00B262CF"/>
    <w:rsid w:val="00B40B96"/>
    <w:rsid w:val="00B47C59"/>
    <w:rsid w:val="00B76E6C"/>
    <w:rsid w:val="00BA58FF"/>
    <w:rsid w:val="00BD7C1B"/>
    <w:rsid w:val="00BF1133"/>
    <w:rsid w:val="00BF4DED"/>
    <w:rsid w:val="00C22725"/>
    <w:rsid w:val="00C41EA2"/>
    <w:rsid w:val="00C64CEB"/>
    <w:rsid w:val="00C71FEE"/>
    <w:rsid w:val="00CA27A5"/>
    <w:rsid w:val="00CA64B3"/>
    <w:rsid w:val="00CA6CFC"/>
    <w:rsid w:val="00CB52ED"/>
    <w:rsid w:val="00CB5801"/>
    <w:rsid w:val="00CC076E"/>
    <w:rsid w:val="00CC0CAA"/>
    <w:rsid w:val="00CC3A73"/>
    <w:rsid w:val="00CD0265"/>
    <w:rsid w:val="00CD0AB6"/>
    <w:rsid w:val="00CD6729"/>
    <w:rsid w:val="00CE3D9E"/>
    <w:rsid w:val="00CF0686"/>
    <w:rsid w:val="00D06FFF"/>
    <w:rsid w:val="00D10DE1"/>
    <w:rsid w:val="00D16F1C"/>
    <w:rsid w:val="00D60C62"/>
    <w:rsid w:val="00D61309"/>
    <w:rsid w:val="00D65202"/>
    <w:rsid w:val="00D7113F"/>
    <w:rsid w:val="00D860B0"/>
    <w:rsid w:val="00DA1940"/>
    <w:rsid w:val="00DA24C9"/>
    <w:rsid w:val="00DA3E12"/>
    <w:rsid w:val="00DB48ED"/>
    <w:rsid w:val="00DB5402"/>
    <w:rsid w:val="00E009DE"/>
    <w:rsid w:val="00E05F61"/>
    <w:rsid w:val="00E26DE7"/>
    <w:rsid w:val="00E3357A"/>
    <w:rsid w:val="00E4356B"/>
    <w:rsid w:val="00E509F6"/>
    <w:rsid w:val="00E55919"/>
    <w:rsid w:val="00E752D7"/>
    <w:rsid w:val="00E82934"/>
    <w:rsid w:val="00E8456C"/>
    <w:rsid w:val="00E90291"/>
    <w:rsid w:val="00E95F37"/>
    <w:rsid w:val="00EB6190"/>
    <w:rsid w:val="00EE6CB1"/>
    <w:rsid w:val="00EF2641"/>
    <w:rsid w:val="00EF4F1D"/>
    <w:rsid w:val="00EF60BF"/>
    <w:rsid w:val="00F178AB"/>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FEDDD-1DB7-1E4F-88AC-864715664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30442</Words>
  <Characters>173526</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203561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5</cp:revision>
  <dcterms:created xsi:type="dcterms:W3CDTF">2021-05-18T19:05:00Z</dcterms:created>
  <dcterms:modified xsi:type="dcterms:W3CDTF">2021-05-18T19:21:00Z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