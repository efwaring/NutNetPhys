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4B5693E0"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w:t>
      </w:r>
      <w:del w:id="0" w:author="Risa" w:date="2021-12-01T14:41:00Z">
        <w:r w:rsidR="007A6CA7" w:rsidRPr="00771C52" w:rsidDel="00E81570">
          <w:rPr>
            <w:rFonts w:eastAsia="Times New Roman"/>
            <w:color w:val="000000"/>
          </w:rPr>
          <w:delText xml:space="preserve">E. </w:delText>
        </w:r>
      </w:del>
      <w:r w:rsidR="007A6CA7" w:rsidRPr="00771C52">
        <w:rPr>
          <w:rFonts w:eastAsia="Times New Roman"/>
          <w:color w:val="000000"/>
        </w:rPr>
        <w:t>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1" w:name="OLE_LINK246"/>
      <w:bookmarkStart w:id="2" w:name="OLE_LINK247"/>
      <w:proofErr w:type="spellStart"/>
      <w:r w:rsidRPr="00EA24F1">
        <w:rPr>
          <w:rFonts w:eastAsia="Times New Roman"/>
        </w:rPr>
        <w:t>Silwood</w:t>
      </w:r>
      <w:proofErr w:type="spellEnd"/>
      <w:r w:rsidRPr="00EA24F1">
        <w:rPr>
          <w:rFonts w:eastAsia="Times New Roman"/>
        </w:rPr>
        <w:t xml:space="preserve"> Park Campus, </w:t>
      </w:r>
      <w:bookmarkStart w:id="3" w:name="OLE_LINK315"/>
      <w:bookmarkStart w:id="4" w:name="OLE_LINK316"/>
      <w:r w:rsidRPr="00EA24F1">
        <w:rPr>
          <w:rFonts w:eastAsia="Times New Roman"/>
        </w:rPr>
        <w:t xml:space="preserve">Ascot </w:t>
      </w:r>
      <w:bookmarkEnd w:id="3"/>
      <w:bookmarkEnd w:id="4"/>
      <w:r w:rsidRPr="00EA24F1">
        <w:rPr>
          <w:rFonts w:eastAsia="Times New Roman"/>
        </w:rPr>
        <w:t>SL5 7PY, UK</w:t>
      </w:r>
      <w:bookmarkEnd w:id="1"/>
      <w:bookmarkEnd w:id="2"/>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5" w:name="OLE_LINK356"/>
      <w:bookmarkStart w:id="6" w:name="OLE_LINK357"/>
      <w:r w:rsidRPr="00EA24F1">
        <w:rPr>
          <w:rFonts w:eastAsia="Times New Roman"/>
        </w:rPr>
        <w:t>Macquarie University</w:t>
      </w:r>
      <w:bookmarkEnd w:id="5"/>
      <w:bookmarkEnd w:id="6"/>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7" w:name="OLE_LINK242"/>
      <w:bookmarkStart w:id="8" w:name="OLE_LINK243"/>
      <w:bookmarkStart w:id="9" w:name="OLE_LINK361"/>
      <w:bookmarkStart w:id="10" w:name="OLE_LINK362"/>
      <w:r w:rsidRPr="00E81570">
        <w:rPr>
          <w:rFonts w:eastAsia="Times New Roman"/>
        </w:rPr>
        <w:t>Ministry of Education Key Laboratory for Earth System Modelling, Department of Earth System Science</w:t>
      </w:r>
      <w:bookmarkEnd w:id="7"/>
      <w:bookmarkEnd w:id="8"/>
      <w:bookmarkEnd w:id="9"/>
      <w:bookmarkEnd w:id="10"/>
      <w:r w:rsidRPr="00E81570">
        <w:rPr>
          <w:rFonts w:eastAsia="Times New Roman"/>
        </w:rPr>
        <w:t xml:space="preserve">, </w:t>
      </w:r>
      <w:bookmarkStart w:id="11" w:name="OLE_LINK240"/>
      <w:bookmarkStart w:id="12" w:name="OLE_LINK241"/>
      <w:bookmarkStart w:id="13" w:name="OLE_LINK360"/>
      <w:r w:rsidRPr="00E81570">
        <w:rPr>
          <w:rFonts w:eastAsia="Times New Roman"/>
        </w:rPr>
        <w:t>Tsinghua University</w:t>
      </w:r>
      <w:bookmarkEnd w:id="11"/>
      <w:bookmarkEnd w:id="12"/>
      <w:bookmarkEnd w:id="13"/>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068F51DA"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increases 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climate are 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 xml:space="preserve">he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is strongest when plants increase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 xml:space="preserve">. That is, in cases where plants use added soil nitrogen to </w:t>
      </w:r>
      <w:r w:rsidR="008C53AA">
        <w:rPr>
          <w:rFonts w:eastAsia="Times New Roman"/>
          <w:color w:val="000000"/>
        </w:rPr>
        <w:t>increase biomass</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primarily the product of climate and leaf structure</w:t>
      </w:r>
      <w:r w:rsidR="00B83AB1">
        <w:rPr>
          <w:rFonts w:eastAsia="Times New Roman"/>
          <w:color w:val="000000"/>
        </w:rPr>
        <w:t>;</w:t>
      </w:r>
      <w:r w:rsidRPr="00771C52">
        <w:rPr>
          <w:rFonts w:eastAsia="Times New Roman"/>
          <w:color w:val="000000"/>
        </w:rPr>
        <w:t xml:space="preserve"> </w:t>
      </w:r>
      <w:r w:rsidR="00B83AB1">
        <w:rPr>
          <w:rFonts w:eastAsia="Times New Roman"/>
          <w:color w:val="000000"/>
        </w:rPr>
        <w:t>w</w:t>
      </w:r>
      <w:r w:rsidRPr="00771C52">
        <w:rPr>
          <w:rFonts w:eastAsia="Times New Roman"/>
          <w:color w:val="000000"/>
        </w:rPr>
        <w:t xml:space="preserve">hereas a positive relationship between soil and leaf nitrogen is observed when added nitrogen is not used for growth. These dynamics will be important to </w:t>
      </w:r>
      <w:r w:rsidR="00B83AB1">
        <w:rPr>
          <w:rFonts w:eastAsia="Times New Roman"/>
          <w:color w:val="000000"/>
        </w:rPr>
        <w:t>consider</w:t>
      </w:r>
      <w:r w:rsidR="00B83AB1" w:rsidRPr="00771C52">
        <w:rPr>
          <w:rFonts w:eastAsia="Times New Roman"/>
          <w:color w:val="000000"/>
        </w:rPr>
        <w:t xml:space="preserve"> </w:t>
      </w:r>
      <w:r w:rsidRPr="00771C52">
        <w:rPr>
          <w:rFonts w:eastAsia="Times New Roman"/>
          <w:color w:val="000000"/>
        </w:rPr>
        <w:t>in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1C92C405"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 xml:space="preserve">nstraints are </w:t>
      </w:r>
      <w:r w:rsidR="00D678C0">
        <w:rPr>
          <w:rFonts w:eastAsia="Times New Roman"/>
          <w:color w:val="000000"/>
        </w:rPr>
        <w:t>imposed</w:t>
      </w:r>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62B881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697B622B"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w:t>
      </w:r>
      <w:r w:rsidR="00EC110E">
        <w:rPr>
          <w:rFonts w:eastAsia="Times New Roman"/>
          <w:color w:val="000000"/>
        </w:rPr>
        <w:lastRenderedPageBreak/>
        <w:t>Additionally, data from a</w:t>
      </w:r>
      <w:r w:rsidR="00472FC8">
        <w:rPr>
          <w:rFonts w:eastAsia="Times New Roman"/>
          <w:color w:val="000000"/>
        </w:rPr>
        <w:t xml:space="preserve"> globally distributed experiment</w:t>
      </w:r>
      <w:r w:rsidR="00EC110E">
        <w:rPr>
          <w:rFonts w:eastAsia="Times New Roman"/>
          <w:color w:val="000000"/>
        </w:rPr>
        <w:t xml:space="preserve"> was found to show this positive relationship as inferred from an increase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with added soil nitrogen, but no change in leaf mass per area</w:t>
      </w:r>
      <w:r w:rsidR="00472FC8">
        <w:rPr>
          <w:rFonts w:eastAsia="Times New Roman"/>
          <w:color w:val="000000"/>
        </w:rPr>
        <w:t xml:space="preserve"> </w:t>
      </w:r>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w:t>
      </w:r>
      <w:r w:rsidR="00403D54">
        <w:rPr>
          <w:rFonts w:eastAsia="Times New Roman"/>
          <w:color w:val="000000"/>
        </w:rPr>
        <w:t>posit</w:t>
      </w:r>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r w:rsidR="00403D54">
        <w:t>this positive correlation 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a wasteful process in the sense that the extra Rub</w:t>
      </w:r>
      <w:r w:rsidR="00C4492C">
        <w:rPr>
          <w:rFonts w:eastAsia="Times New Roman"/>
          <w:color w:val="000000"/>
        </w:rPr>
        <w:t>i</w:t>
      </w:r>
      <w:r w:rsidRPr="001B44B1">
        <w:rPr>
          <w:rFonts w:eastAsia="Times New Roman"/>
          <w:color w:val="000000"/>
        </w:rPr>
        <w:t xml:space="preserve">sco would not increase photosynthesis unless it was 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539FF387"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However, we focus here on aboveground biomass as a proxy for structural allocation to test our theory</w:t>
      </w:r>
      <w:r w:rsidR="00475F5D">
        <w:rPr>
          <w:rFonts w:eastAsia="Times New Roman"/>
          <w:color w:val="000000"/>
        </w:rPr>
        <w:t>.</w:t>
      </w:r>
    </w:p>
    <w:p w14:paraId="04461849" w14:textId="1E9864F0"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to test these ideas about 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lastRenderedPageBreak/>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230DDA3B"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8">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86E69B2"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724617E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of different species</w:t>
      </w:r>
      <w:r w:rsidRPr="00771C52">
        <w:rPr>
          <w:rFonts w:eastAsia="Times New Roman"/>
          <w:color w:val="000000"/>
        </w:rPr>
        <w:t xml:space="preserve"> per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proofErr w:type="gramStart"/>
      <w:r w:rsidRPr="00771C52">
        <w:rPr>
          <w:rFonts w:eastAsia="Times New Roman"/>
          <w:color w:val="000000"/>
        </w:rP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1F96F847"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commentRangeStart w:id="14"/>
      <w:r w:rsidRPr="00771C52">
        <w:rPr>
          <w:rFonts w:eastAsia="Times New Roman"/>
          <w:color w:val="000000"/>
        </w:rPr>
        <w:t>For use in our analyses, we selected individuals with χ values between 0</w:t>
      </w:r>
      <w:del w:id="15" w:author="Risa" w:date="2021-12-01T15:14:00Z">
        <w:r w:rsidRPr="00771C52" w:rsidDel="00E27931">
          <w:rPr>
            <w:rFonts w:eastAsia="Times New Roman"/>
            <w:color w:val="000000"/>
          </w:rPr>
          <w:delText>.2</w:delText>
        </w:r>
      </w:del>
      <w:r w:rsidRPr="00771C52">
        <w:rPr>
          <w:rFonts w:eastAsia="Times New Roman"/>
          <w:color w:val="000000"/>
        </w:rPr>
        <w:t xml:space="preserve"> and </w:t>
      </w:r>
      <w:ins w:id="16" w:author="Risa" w:date="2021-12-01T15:14:00Z">
        <w:r w:rsidR="00E27931">
          <w:rPr>
            <w:rFonts w:eastAsia="Times New Roman"/>
            <w:color w:val="000000"/>
          </w:rPr>
          <w:t>1,</w:t>
        </w:r>
      </w:ins>
      <w:del w:id="17" w:author="Risa" w:date="2021-12-01T15:14:00Z">
        <w:r w:rsidRPr="00771C52" w:rsidDel="00E27931">
          <w:rPr>
            <w:rFonts w:eastAsia="Times New Roman"/>
            <w:color w:val="000000"/>
          </w:rPr>
          <w:delText>0.95</w:delText>
        </w:r>
        <w:commentRangeEnd w:id="14"/>
        <w:r w:rsidR="003B5012" w:rsidDel="00E27931">
          <w:rPr>
            <w:rStyle w:val="CommentReference"/>
          </w:rPr>
          <w:commentReference w:id="14"/>
        </w:r>
        <w:r w:rsidR="00743A75" w:rsidDel="00E27931">
          <w:rPr>
            <w:rFonts w:eastAsia="Times New Roman"/>
            <w:color w:val="000000"/>
          </w:rPr>
          <w:delText>,</w:delText>
        </w:r>
      </w:del>
      <w:r w:rsidR="00743A75">
        <w:rPr>
          <w:rFonts w:eastAsia="Times New Roman"/>
          <w:color w:val="000000"/>
        </w:rPr>
        <w:t xml:space="preserve"> which were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del w:id="18" w:author="Risa" w:date="2021-12-01T15:12:00Z">
        <w:r w:rsidRPr="00771C52" w:rsidDel="003B5012">
          <w:rPr>
            <w:rFonts w:eastAsia="Times New Roman"/>
            <w:color w:val="000000"/>
          </w:rPr>
          <w:delText xml:space="preserve">2048 </w:delText>
        </w:r>
      </w:del>
      <w:ins w:id="19" w:author="Risa" w:date="2021-12-01T15:12:00Z">
        <w:r w:rsidR="003B5012">
          <w:rPr>
            <w:rFonts w:eastAsia="Times New Roman"/>
            <w:color w:val="000000"/>
          </w:rPr>
          <w:t>2129</w:t>
        </w:r>
        <w:r w:rsidR="003B5012" w:rsidRPr="00771C52">
          <w:rPr>
            <w:rFonts w:eastAsia="Times New Roman"/>
            <w:color w:val="000000"/>
          </w:rPr>
          <w:t xml:space="preserve"> </w:t>
        </w:r>
      </w:ins>
      <w:r w:rsidRPr="00771C52">
        <w:rPr>
          <w:rFonts w:eastAsia="Times New Roman"/>
          <w:color w:val="000000"/>
        </w:rPr>
        <w:t xml:space="preserve">individuals from </w:t>
      </w:r>
      <w:del w:id="20" w:author="Risa" w:date="2021-12-01T15:13:00Z">
        <w:r w:rsidRPr="00771C52" w:rsidDel="003B5012">
          <w:rPr>
            <w:rFonts w:eastAsia="Times New Roman"/>
            <w:color w:val="000000"/>
          </w:rPr>
          <w:delText xml:space="preserve">195 </w:delText>
        </w:r>
      </w:del>
      <w:ins w:id="21" w:author="Risa" w:date="2021-12-01T15:13:00Z">
        <w:r w:rsidR="003B5012">
          <w:rPr>
            <w:rFonts w:eastAsia="Times New Roman"/>
            <w:color w:val="000000"/>
          </w:rPr>
          <w:t>208</w:t>
        </w:r>
        <w:r w:rsidR="003B5012" w:rsidRPr="00771C52">
          <w:rPr>
            <w:rFonts w:eastAsia="Times New Roman"/>
            <w:color w:val="000000"/>
          </w:rPr>
          <w:t xml:space="preserve"> </w:t>
        </w:r>
      </w:ins>
      <w:r w:rsidRPr="00771C52">
        <w:rPr>
          <w:rFonts w:eastAsia="Times New Roman"/>
          <w:color w:val="000000"/>
        </w:rPr>
        <w:t>species at 2</w:t>
      </w:r>
      <w:ins w:id="22" w:author="Risa" w:date="2021-12-01T15:14:00Z">
        <w:r w:rsidR="003B5012">
          <w:rPr>
            <w:rFonts w:eastAsia="Times New Roman"/>
            <w:color w:val="000000"/>
          </w:rPr>
          <w:t>6</w:t>
        </w:r>
      </w:ins>
      <w:del w:id="23" w:author="Risa" w:date="2021-12-01T15:14:00Z">
        <w:r w:rsidRPr="00771C52" w:rsidDel="003B5012">
          <w:rPr>
            <w:rFonts w:eastAsia="Times New Roman"/>
            <w:color w:val="000000"/>
          </w:rPr>
          <w:delText>2</w:delText>
        </w:r>
      </w:del>
      <w:r w:rsidRPr="00771C52">
        <w:rPr>
          <w:rFonts w:eastAsia="Times New Roman"/>
          <w:color w:val="000000"/>
        </w:rPr>
        <w:t xml:space="preserve"> sites (</w:t>
      </w:r>
      <w:commentRangeStart w:id="24"/>
      <w:r w:rsidRPr="00771C52">
        <w:rPr>
          <w:rFonts w:eastAsia="Times New Roman"/>
          <w:color w:val="000000"/>
        </w:rPr>
        <w:t>Figure 2</w:t>
      </w:r>
      <w:commentRangeEnd w:id="24"/>
      <w:r w:rsidR="00E27931">
        <w:rPr>
          <w:rStyle w:val="CommentReference"/>
        </w:rPr>
        <w:commentReference w:id="24"/>
      </w:r>
      <w:r w:rsidRPr="00771C52">
        <w:rPr>
          <w:rFonts w:eastAsia="Times New Roman"/>
          <w:color w:val="000000"/>
        </w:rPr>
        <w:t>).</w:t>
      </w:r>
    </w:p>
    <w:p w14:paraId="32B16E36" w14:textId="0618073F"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69BB8353" w:rsidR="00361685" w:rsidRPr="00771C52" w:rsidRDefault="00361685" w:rsidP="00B05AC4">
      <w:pPr>
        <w:spacing w:line="480" w:lineRule="auto"/>
        <w:contextualSpacing/>
        <w:rPr>
          <w:rFonts w:eastAsia="Times New Roman"/>
        </w:rPr>
      </w:pPr>
      <w:r w:rsidRPr="00771C52">
        <w:rPr>
          <w:rFonts w:eastAsia="Times New Roman"/>
          <w:color w:val="000000"/>
        </w:rPr>
        <w:tab/>
        <w:t>The latitude and longitude of each site 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w:t>
      </w:r>
      <w:r w:rsidRPr="00771C52">
        <w:rPr>
          <w:rFonts w:eastAsia="Times New Roman"/>
          <w:color w:val="000000"/>
        </w:rPr>
        <w:lastRenderedPageBreak/>
        <w:t>site from monthly, 1901–2015, 0.5° resolution data provided by the Climatic Research Unit (CRU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p>
    <w:p w14:paraId="7D260EED" w14:textId="77777777" w:rsidR="00361685" w:rsidRPr="00771C52" w:rsidRDefault="00361685" w:rsidP="00B05AC4">
      <w:pPr>
        <w:spacing w:line="480" w:lineRule="auto"/>
        <w:contextualSpacing/>
        <w:rPr>
          <w:rFonts w:eastAsia="Times New Roman"/>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w:t>
      </w:r>
      <w:proofErr w:type="gramStart"/>
      <w:r w:rsidRPr="00771C52">
        <w:rPr>
          <w:rFonts w:eastAsia="Times New Roman"/>
          <w:color w:val="000000"/>
        </w:rPr>
        <w:t>climate</w:t>
      </w:r>
      <w:proofErr w:type="gramEnd"/>
      <w:r w:rsidRPr="00771C52">
        <w:rPr>
          <w:rFonts w:eastAsia="Times New Roman"/>
          <w:color w:val="000000"/>
        </w:rPr>
        <w:t xml:space="preserv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6BD1B6EA"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6</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676312CF"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7</w:t>
            </w:r>
            <w:r w:rsidRPr="00771C52">
              <w:rPr>
                <w:rFonts w:eastAsia="Times New Roman"/>
                <w:color w:val="000000"/>
              </w:rPr>
              <w:t>)</w:t>
            </w:r>
          </w:p>
        </w:tc>
      </w:tr>
    </w:tbl>
    <w:p w14:paraId="4377A504" w14:textId="04204B01" w:rsidR="00361685" w:rsidRPr="003B5012" w:rsidRDefault="00361685" w:rsidP="00B05AC4">
      <w:pPr>
        <w:spacing w:line="480" w:lineRule="auto"/>
        <w:contextualSpacing/>
        <w:rPr>
          <w:rFonts w:eastAsia="Times New Roman"/>
          <w:lang w:val="es-ES"/>
          <w:rPrChange w:id="25" w:author="Risa" w:date="2021-12-01T15:09:00Z">
            <w:rPr>
              <w:rFonts w:eastAsia="Times New Roman"/>
            </w:rPr>
          </w:rPrChange>
        </w:rPr>
      </w:pPr>
      <w:r w:rsidRPr="00771C52">
        <w:rPr>
          <w:rFonts w:eastAsia="Times New Roman"/>
          <w:color w:val="000000"/>
        </w:rPr>
        <w:lastRenderedPageBreak/>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Specifically, these models used measured χ and climate variables to calculate predicted optimal maximum rates of Rubisco 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9659F">
        <w:rPr>
          <w:rFonts w:eastAsia="Times New Roman"/>
          <w:color w:val="000000"/>
        </w:rPr>
        <w:t xml:space="preserve"> </w:t>
      </w:r>
      <w:r w:rsidR="0089659F">
        <w:rPr>
          <w:rFonts w:eastAsia="Times New Roman"/>
          <w:color w:val="000000"/>
        </w:rPr>
        <w:fldChar w:fldCharType="begin" w:fldLock="1"/>
      </w:r>
      <w:r w:rsidR="0078503B">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w:instrText>
      </w:r>
      <w:r w:rsidR="0078503B" w:rsidRPr="00D616B4">
        <w:rPr>
          <w:rFonts w:eastAsia="Times New Roman"/>
          <w:color w:val="000000"/>
        </w:rPr>
        <w:instrText>n could not be explained by variation in cell wall nitrogen.","autho</w:instrText>
      </w:r>
      <w:r w:rsidR="0078503B" w:rsidRPr="003B5012">
        <w:rPr>
          <w:rFonts w:eastAsia="Times New Roman"/>
          <w:color w:val="000000"/>
          <w:lang w:val="es-ES"/>
          <w:rPrChange w:id="26" w:author="Risa" w:date="2021-12-01T15:09:00Z">
            <w:rPr>
              <w:rFonts w:eastAsia="Times New Roman"/>
              <w:color w:val="000000"/>
            </w:rPr>
          </w:rPrChange>
        </w:rPr>
        <w:instrText>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89659F">
        <w:rPr>
          <w:rFonts w:eastAsia="Times New Roman"/>
          <w:color w:val="000000"/>
        </w:rPr>
        <w:fldChar w:fldCharType="separate"/>
      </w:r>
      <w:r w:rsidR="0089659F" w:rsidRPr="003B5012">
        <w:rPr>
          <w:rFonts w:eastAsia="Times New Roman"/>
          <w:noProof/>
          <w:color w:val="000000"/>
          <w:lang w:val="es-ES"/>
          <w:rPrChange w:id="27" w:author="Risa" w:date="2021-12-01T15:09:00Z">
            <w:rPr>
              <w:rFonts w:eastAsia="Times New Roman"/>
              <w:noProof/>
              <w:color w:val="000000"/>
            </w:rPr>
          </w:rPrChange>
        </w:rPr>
        <w:t>(2009)</w:t>
      </w:r>
      <w:r w:rsidR="0089659F">
        <w:rPr>
          <w:rFonts w:eastAsia="Times New Roman"/>
          <w:color w:val="000000"/>
        </w:rPr>
        <w:fldChar w:fldCharType="end"/>
      </w:r>
      <w:r w:rsidRPr="003B5012">
        <w:rPr>
          <w:rFonts w:eastAsia="Times New Roman"/>
          <w:color w:val="000000"/>
          <w:lang w:val="es-ES"/>
          <w:rPrChange w:id="28" w:author="Risa" w:date="2021-12-01T15:09:00Z">
            <w:rPr>
              <w:rFonts w:eastAsia="Times New Roman"/>
              <w:color w:val="000000"/>
            </w:rPr>
          </w:rPrChang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3B5012" w:rsidRDefault="00C22725" w:rsidP="00B05AC4">
            <w:pPr>
              <w:spacing w:line="480" w:lineRule="auto"/>
              <w:contextualSpacing/>
              <w:rPr>
                <w:rFonts w:eastAsia="Times New Roman"/>
                <w:i/>
                <w:iCs/>
                <w:color w:val="000000"/>
                <w:lang w:val="es-ES"/>
                <w:rPrChange w:id="29" w:author="Risa" w:date="2021-12-01T15:09:00Z">
                  <w:rPr>
                    <w:rFonts w:eastAsia="Times New Roman"/>
                    <w:i/>
                    <w:iCs/>
                    <w:color w:val="000000"/>
                  </w:rPr>
                </w:rPrChange>
              </w:rPr>
            </w:pPr>
            <w:proofErr w:type="spellStart"/>
            <w:r w:rsidRPr="003B5012">
              <w:rPr>
                <w:rFonts w:eastAsia="Times New Roman"/>
                <w:i/>
                <w:iCs/>
                <w:color w:val="000000"/>
                <w:lang w:val="es-ES"/>
                <w:rPrChange w:id="30" w:author="Risa" w:date="2021-12-01T15:09:00Z">
                  <w:rPr>
                    <w:rFonts w:eastAsia="Times New Roman"/>
                    <w:i/>
                    <w:iCs/>
                    <w:color w:val="000000"/>
                  </w:rPr>
                </w:rPrChange>
              </w:rPr>
              <w:t>N</w:t>
            </w:r>
            <w:r w:rsidRPr="003B5012">
              <w:rPr>
                <w:rFonts w:eastAsia="Times New Roman"/>
                <w:color w:val="000000"/>
                <w:vertAlign w:val="subscript"/>
                <w:lang w:val="es-ES"/>
                <w:rPrChange w:id="31" w:author="Risa" w:date="2021-12-01T15:09:00Z">
                  <w:rPr>
                    <w:rFonts w:eastAsia="Times New Roman"/>
                    <w:color w:val="000000"/>
                    <w:vertAlign w:val="subscript"/>
                  </w:rPr>
                </w:rPrChange>
              </w:rPr>
              <w:t>Rubisco</w:t>
            </w:r>
            <w:proofErr w:type="spellEnd"/>
            <w:r w:rsidR="00C64CEB" w:rsidRPr="003B5012">
              <w:rPr>
                <w:rFonts w:eastAsia="Times New Roman"/>
                <w:color w:val="000000"/>
                <w:lang w:val="es-ES"/>
                <w:rPrChange w:id="32" w:author="Risa" w:date="2021-12-01T15:09:00Z">
                  <w:rPr>
                    <w:rFonts w:eastAsia="Times New Roman"/>
                    <w:color w:val="000000"/>
                  </w:rPr>
                </w:rPrChange>
              </w:rPr>
              <w:t xml:space="preserve"> </w:t>
            </w:r>
            <w:r w:rsidRPr="003B5012">
              <w:rPr>
                <w:rFonts w:eastAsia="Times New Roman"/>
                <w:color w:val="000000"/>
                <w:lang w:val="es-ES"/>
                <w:rPrChange w:id="33" w:author="Risa" w:date="2021-12-01T15:09:00Z">
                  <w:rPr>
                    <w:rFonts w:eastAsia="Times New Roman"/>
                    <w:color w:val="000000"/>
                  </w:rPr>
                </w:rPrChange>
              </w:rPr>
              <w:t xml:space="preserve">= </w:t>
            </w:r>
            <w:r w:rsidR="00B83AB1" w:rsidRPr="003B5012">
              <w:rPr>
                <w:rFonts w:eastAsia="Times New Roman"/>
                <w:color w:val="000000"/>
                <w:lang w:val="es-ES"/>
                <w:rPrChange w:id="34" w:author="Risa" w:date="2021-12-01T15:09:00Z">
                  <w:rPr>
                    <w:rFonts w:eastAsia="Times New Roman"/>
                    <w:color w:val="000000"/>
                  </w:rPr>
                </w:rPrChange>
              </w:rPr>
              <w:t>(</w:t>
            </w:r>
            <w:r w:rsidRPr="003B5012">
              <w:rPr>
                <w:rFonts w:eastAsia="Times New Roman"/>
                <w:i/>
                <w:iCs/>
                <w:color w:val="000000"/>
                <w:lang w:val="es-ES"/>
                <w:rPrChange w:id="35" w:author="Risa" w:date="2021-12-01T15:09:00Z">
                  <w:rPr>
                    <w:rFonts w:eastAsia="Times New Roman"/>
                    <w:i/>
                    <w:iCs/>
                    <w:color w:val="000000"/>
                  </w:rPr>
                </w:rPrChange>
              </w:rPr>
              <w:t>V</w:t>
            </w:r>
            <w:r w:rsidRPr="003B5012">
              <w:rPr>
                <w:rFonts w:eastAsia="Times New Roman"/>
                <w:color w:val="000000"/>
                <w:vertAlign w:val="subscript"/>
                <w:lang w:val="es-ES"/>
                <w:rPrChange w:id="36" w:author="Risa" w:date="2021-12-01T15:09:00Z">
                  <w:rPr>
                    <w:rFonts w:eastAsia="Times New Roman"/>
                    <w:color w:val="000000"/>
                    <w:vertAlign w:val="subscript"/>
                  </w:rPr>
                </w:rPrChange>
              </w:rPr>
              <w:t>cmax,25</w:t>
            </w:r>
            <w:proofErr w:type="gramStart"/>
            <w:r w:rsidRPr="003B5012">
              <w:rPr>
                <w:rFonts w:eastAsia="Times New Roman"/>
                <w:i/>
                <w:iCs/>
                <w:color w:val="000000"/>
                <w:lang w:val="es-ES"/>
                <w:rPrChange w:id="37" w:author="Risa" w:date="2021-12-01T15:09:00Z">
                  <w:rPr>
                    <w:rFonts w:eastAsia="Times New Roman"/>
                    <w:i/>
                    <w:iCs/>
                    <w:color w:val="000000"/>
                  </w:rPr>
                </w:rPrChange>
              </w:rPr>
              <w:t>M</w:t>
            </w:r>
            <w:r w:rsidRPr="003B5012">
              <w:rPr>
                <w:rFonts w:eastAsia="Times New Roman"/>
                <w:color w:val="000000"/>
                <w:vertAlign w:val="subscript"/>
                <w:lang w:val="es-ES"/>
                <w:rPrChange w:id="38" w:author="Risa" w:date="2021-12-01T15:09:00Z">
                  <w:rPr>
                    <w:rFonts w:eastAsia="Times New Roman"/>
                    <w:color w:val="000000"/>
                    <w:vertAlign w:val="subscript"/>
                  </w:rPr>
                </w:rPrChange>
              </w:rPr>
              <w:t>r</w:t>
            </w:r>
            <w:r w:rsidRPr="003B5012">
              <w:rPr>
                <w:rFonts w:eastAsia="Times New Roman"/>
                <w:i/>
                <w:iCs/>
                <w:color w:val="000000"/>
                <w:lang w:val="es-ES"/>
                <w:rPrChange w:id="39" w:author="Risa" w:date="2021-12-01T15:09:00Z">
                  <w:rPr>
                    <w:rFonts w:eastAsia="Times New Roman"/>
                    <w:i/>
                    <w:iCs/>
                    <w:color w:val="000000"/>
                  </w:rPr>
                </w:rPrChange>
              </w:rPr>
              <w:t>M</w:t>
            </w:r>
            <w:r w:rsidRPr="003B5012">
              <w:rPr>
                <w:rFonts w:eastAsia="Times New Roman"/>
                <w:color w:val="000000"/>
                <w:vertAlign w:val="subscript"/>
                <w:lang w:val="es-ES"/>
                <w:rPrChange w:id="40" w:author="Risa" w:date="2021-12-01T15:09:00Z">
                  <w:rPr>
                    <w:rFonts w:eastAsia="Times New Roman"/>
                    <w:color w:val="000000"/>
                    <w:vertAlign w:val="subscript"/>
                  </w:rPr>
                </w:rPrChange>
              </w:rPr>
              <w:t>n</w:t>
            </w:r>
            <w:r w:rsidRPr="003B5012">
              <w:rPr>
                <w:rFonts w:eastAsia="Times New Roman"/>
                <w:color w:val="000000"/>
                <w:lang w:val="es-ES"/>
                <w:rPrChange w:id="41" w:author="Risa" w:date="2021-12-01T15:09:00Z">
                  <w:rPr>
                    <w:rFonts w:eastAsia="Times New Roman"/>
                    <w:color w:val="000000"/>
                  </w:rPr>
                </w:rPrChange>
              </w:rPr>
              <w:t>[</w:t>
            </w:r>
            <w:proofErr w:type="spellStart"/>
            <w:proofErr w:type="gramEnd"/>
            <w:r w:rsidRPr="003B5012">
              <w:rPr>
                <w:rFonts w:eastAsia="Times New Roman"/>
                <w:i/>
                <w:iCs/>
                <w:color w:val="000000"/>
                <w:lang w:val="es-ES"/>
                <w:rPrChange w:id="42" w:author="Risa" w:date="2021-12-01T15:09:00Z">
                  <w:rPr>
                    <w:rFonts w:eastAsia="Times New Roman"/>
                    <w:i/>
                    <w:iCs/>
                    <w:color w:val="000000"/>
                  </w:rPr>
                </w:rPrChange>
              </w:rPr>
              <w:t>N</w:t>
            </w:r>
            <w:r w:rsidRPr="003B5012">
              <w:rPr>
                <w:rFonts w:eastAsia="Times New Roman"/>
                <w:color w:val="000000"/>
                <w:vertAlign w:val="subscript"/>
                <w:lang w:val="es-ES"/>
                <w:rPrChange w:id="43" w:author="Risa" w:date="2021-12-01T15:09:00Z">
                  <w:rPr>
                    <w:rFonts w:eastAsia="Times New Roman"/>
                    <w:color w:val="000000"/>
                    <w:vertAlign w:val="subscript"/>
                  </w:rPr>
                </w:rPrChange>
              </w:rPr>
              <w:t>r</w:t>
            </w:r>
            <w:proofErr w:type="spellEnd"/>
            <w:r w:rsidRPr="003B5012">
              <w:rPr>
                <w:rFonts w:eastAsia="Times New Roman"/>
                <w:color w:val="000000"/>
                <w:lang w:val="es-ES"/>
                <w:rPrChange w:id="44" w:author="Risa" w:date="2021-12-01T15:09:00Z">
                  <w:rPr>
                    <w:rFonts w:eastAsia="Times New Roman"/>
                    <w:color w:val="000000"/>
                  </w:rPr>
                </w:rPrChange>
              </w:rPr>
              <w:t>]</w:t>
            </w:r>
            <w:r w:rsidR="00B83AB1" w:rsidRPr="003B5012">
              <w:rPr>
                <w:rFonts w:eastAsia="Times New Roman"/>
                <w:color w:val="000000"/>
                <w:lang w:val="es-ES"/>
                <w:rPrChange w:id="45" w:author="Risa" w:date="2021-12-01T15:09:00Z">
                  <w:rPr>
                    <w:rFonts w:eastAsia="Times New Roman"/>
                    <w:color w:val="000000"/>
                  </w:rPr>
                </w:rPrChange>
              </w:rPr>
              <w:t>)</w:t>
            </w:r>
            <w:r w:rsidRPr="003B5012">
              <w:rPr>
                <w:rFonts w:eastAsia="Times New Roman"/>
                <w:color w:val="000000"/>
                <w:lang w:val="es-ES"/>
                <w:rPrChange w:id="46" w:author="Risa" w:date="2021-12-01T15:09:00Z">
                  <w:rPr>
                    <w:rFonts w:eastAsia="Times New Roman"/>
                    <w:color w:val="000000"/>
                  </w:rPr>
                </w:rPrChange>
              </w:rPr>
              <w:t xml:space="preserve"> / </w:t>
            </w:r>
            <w:r w:rsidR="00B83AB1" w:rsidRPr="003B5012">
              <w:rPr>
                <w:rFonts w:eastAsia="Times New Roman"/>
                <w:color w:val="000000"/>
                <w:lang w:val="es-ES"/>
                <w:rPrChange w:id="47" w:author="Risa" w:date="2021-12-01T15:09:00Z">
                  <w:rPr>
                    <w:rFonts w:eastAsia="Times New Roman"/>
                    <w:color w:val="000000"/>
                  </w:rPr>
                </w:rPrChange>
              </w:rPr>
              <w:t>(</w:t>
            </w:r>
            <w:proofErr w:type="spellStart"/>
            <w:r w:rsidRPr="003B5012">
              <w:rPr>
                <w:rFonts w:eastAsia="Times New Roman"/>
                <w:i/>
                <w:iCs/>
                <w:color w:val="000000"/>
                <w:lang w:val="es-ES"/>
                <w:rPrChange w:id="48" w:author="Risa" w:date="2021-12-01T15:09:00Z">
                  <w:rPr>
                    <w:rFonts w:eastAsia="Times New Roman"/>
                    <w:i/>
                    <w:iCs/>
                    <w:color w:val="000000"/>
                  </w:rPr>
                </w:rPrChange>
              </w:rPr>
              <w:t>k</w:t>
            </w:r>
            <w:r w:rsidRPr="003B5012">
              <w:rPr>
                <w:rFonts w:eastAsia="Times New Roman"/>
                <w:color w:val="000000"/>
                <w:vertAlign w:val="subscript"/>
                <w:lang w:val="es-ES"/>
                <w:rPrChange w:id="49" w:author="Risa" w:date="2021-12-01T15:09:00Z">
                  <w:rPr>
                    <w:rFonts w:eastAsia="Times New Roman"/>
                    <w:color w:val="000000"/>
                    <w:vertAlign w:val="subscript"/>
                  </w:rPr>
                </w:rPrChange>
              </w:rPr>
              <w:t>cat,r</w:t>
            </w:r>
            <w:r w:rsidRPr="003B5012">
              <w:rPr>
                <w:rFonts w:eastAsia="Times New Roman"/>
                <w:i/>
                <w:iCs/>
                <w:color w:val="000000"/>
                <w:lang w:val="es-ES"/>
                <w:rPrChange w:id="50" w:author="Risa" w:date="2021-12-01T15:09:00Z">
                  <w:rPr>
                    <w:rFonts w:eastAsia="Times New Roman"/>
                    <w:i/>
                    <w:iCs/>
                    <w:color w:val="000000"/>
                  </w:rPr>
                </w:rPrChange>
              </w:rPr>
              <w:t>n</w:t>
            </w:r>
            <w:r w:rsidRPr="003B5012">
              <w:rPr>
                <w:rFonts w:eastAsia="Times New Roman"/>
                <w:color w:val="000000"/>
                <w:vertAlign w:val="subscript"/>
                <w:lang w:val="es-ES"/>
                <w:rPrChange w:id="51" w:author="Risa" w:date="2021-12-01T15:09:00Z">
                  <w:rPr>
                    <w:rFonts w:eastAsia="Times New Roman"/>
                    <w:color w:val="000000"/>
                    <w:vertAlign w:val="subscript"/>
                  </w:rPr>
                </w:rPrChange>
              </w:rPr>
              <w:t>r</w:t>
            </w:r>
            <w:proofErr w:type="spellEnd"/>
            <w:r w:rsidR="00B83AB1" w:rsidRPr="003B5012">
              <w:rPr>
                <w:rFonts w:eastAsia="Times New Roman"/>
                <w:color w:val="000000"/>
                <w:lang w:val="es-ES"/>
                <w:rPrChange w:id="52" w:author="Risa" w:date="2021-12-01T15:09:00Z">
                  <w:rPr>
                    <w:rFonts w:eastAsia="Times New Roman"/>
                    <w:color w:val="000000"/>
                  </w:rPr>
                </w:rPrChange>
              </w:rPr>
              <w:t>)</w:t>
            </w:r>
          </w:p>
        </w:tc>
        <w:tc>
          <w:tcPr>
            <w:tcW w:w="4675" w:type="dxa"/>
          </w:tcPr>
          <w:p w14:paraId="2617D4AC" w14:textId="5ED58D4D" w:rsidR="00C22725" w:rsidRPr="003B5012" w:rsidRDefault="00C22725" w:rsidP="00B05AC4">
            <w:pPr>
              <w:spacing w:line="480" w:lineRule="auto"/>
              <w:contextualSpacing/>
              <w:jc w:val="right"/>
              <w:rPr>
                <w:rFonts w:eastAsia="Times New Roman"/>
                <w:color w:val="000000"/>
                <w:lang w:val="es-ES"/>
                <w:rPrChange w:id="53" w:author="Risa" w:date="2021-12-01T15:09:00Z">
                  <w:rPr>
                    <w:rFonts w:eastAsia="Times New Roman"/>
                    <w:color w:val="000000"/>
                  </w:rPr>
                </w:rPrChange>
              </w:rPr>
            </w:pPr>
            <w:r w:rsidRPr="003B5012">
              <w:rPr>
                <w:rFonts w:eastAsia="Times New Roman"/>
                <w:color w:val="000000"/>
                <w:lang w:val="es-ES"/>
                <w:rPrChange w:id="54" w:author="Risa" w:date="2021-12-01T15:09:00Z">
                  <w:rPr>
                    <w:rFonts w:eastAsia="Times New Roman"/>
                    <w:color w:val="000000"/>
                  </w:rPr>
                </w:rPrChange>
              </w:rPr>
              <w:t>(</w:t>
            </w:r>
            <w:r w:rsidR="008A5EC2" w:rsidRPr="003B5012">
              <w:rPr>
                <w:rFonts w:eastAsia="Times New Roman"/>
                <w:color w:val="000000"/>
                <w:lang w:val="es-ES"/>
                <w:rPrChange w:id="55" w:author="Risa" w:date="2021-12-01T15:09:00Z">
                  <w:rPr>
                    <w:rFonts w:eastAsia="Times New Roman"/>
                    <w:color w:val="000000"/>
                  </w:rPr>
                </w:rPrChange>
              </w:rPr>
              <w:t>8</w:t>
            </w:r>
            <w:r w:rsidRPr="003B5012">
              <w:rPr>
                <w:rFonts w:eastAsia="Times New Roman"/>
                <w:color w:val="000000"/>
                <w:lang w:val="es-ES"/>
                <w:rPrChange w:id="56" w:author="Risa" w:date="2021-12-01T15:09:00Z">
                  <w:rPr>
                    <w:rFonts w:eastAsia="Times New Roman"/>
                    <w:color w:val="000000"/>
                  </w:rPr>
                </w:rPrChange>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 xml:space="preserve">(mol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(mol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67869ACE"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Pr>
                <w:rFonts w:eastAsia="Times New Roman"/>
                <w:color w:val="000000"/>
              </w:rPr>
              <w:t>9</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082944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0</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(mol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116FB4FC"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8A5EC2" w:rsidRPr="00771C52">
              <w:rPr>
                <w:rFonts w:eastAsia="Times New Roman"/>
                <w:color w:val="000000"/>
              </w:rPr>
              <w:t>1</w:t>
            </w:r>
            <w:r w:rsidR="008A5EC2">
              <w:rPr>
                <w:rFonts w:eastAsia="Times New Roman"/>
                <w:color w:val="000000"/>
              </w:rPr>
              <w:t>1</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15E4ADE9"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treatment type average </w:t>
      </w:r>
      <w:proofErr w:type="spellStart"/>
      <w:r w:rsidRPr="00771C52">
        <w:rPr>
          <w:rFonts w:eastAsia="Times New Roman"/>
          <w:i/>
          <w:iCs/>
          <w:color w:val="000000"/>
        </w:rPr>
        <w:lastRenderedPageBreak/>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plots at all sites. Within </w:t>
      </w:r>
      <w:r w:rsidR="00C50265">
        <w:rPr>
          <w:rFonts w:eastAsia="Times New Roman"/>
          <w:color w:val="000000"/>
        </w:rPr>
        <w:t>each</w:t>
      </w:r>
      <w:r w:rsidRPr="00771C52">
        <w:rPr>
          <w:rFonts w:eastAsia="Times New Roman"/>
          <w:color w:val="000000"/>
        </w:rPr>
        <w:t xml:space="preserve"> P by K</w:t>
      </w:r>
      <w:r w:rsidRPr="00771C52">
        <w:rPr>
          <w:rFonts w:eastAsia="Times New Roman"/>
          <w:color w:val="000000"/>
          <w:vertAlign w:val="subscript"/>
        </w:rPr>
        <w:t>+µ</w:t>
      </w:r>
      <w:r w:rsidRPr="00771C52">
        <w:rPr>
          <w:rFonts w:eastAsia="Times New Roman"/>
          <w:color w:val="000000"/>
        </w:rPr>
        <w:t xml:space="preserve"> treatment</w:t>
      </w:r>
      <w:r w:rsidR="00C50265">
        <w:rPr>
          <w:rFonts w:eastAsia="Times New Roman"/>
          <w:color w:val="000000"/>
        </w:rPr>
        <w:t xml:space="preserve"> combination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χ (∆χ;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times higher than the </w:t>
      </w:r>
      <w:r w:rsidR="007B0E7E">
        <w:rPr>
          <w:rFonts w:eastAsia="Times New Roman"/>
          <w:color w:val="000000"/>
        </w:rPr>
        <w:t>mean absolute deviation</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10942D94"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120067C"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Leaf nitrogen on an area basis (</w:t>
      </w:r>
      <w:proofErr w:type="spellStart"/>
      <w:r w:rsidR="00CA64B3">
        <w:rPr>
          <w:rFonts w:eastAsia="Times New Roman"/>
          <w:i/>
          <w:color w:val="000000"/>
        </w:rPr>
        <w:t>N</w:t>
      </w:r>
      <w:r w:rsidR="00CA64B3">
        <w:rPr>
          <w:rFonts w:eastAsia="Times New Roman"/>
          <w:color w:val="000000"/>
          <w:vertAlign w:val="subscript"/>
        </w:rPr>
        <w:t>area</w:t>
      </w:r>
      <w:proofErr w:type="spellEnd"/>
      <w:r w:rsidR="00CA64B3">
        <w:rPr>
          <w:rFonts w:eastAsia="Times New Roman"/>
          <w:color w:val="000000"/>
        </w:rPr>
        <w:t xml:space="preserve">) was </w:t>
      </w:r>
      <w:ins w:id="57" w:author="Risa" w:date="2021-12-09T15:18:00Z">
        <w:r w:rsidR="007C457D" w:rsidRPr="007C457D">
          <w:rPr>
            <w:rFonts w:eastAsia="Times New Roman"/>
            <w:color w:val="000000"/>
            <w:rPrChange w:id="58" w:author="Risa" w:date="2021-12-09T15:18:00Z">
              <w:rPr>
                <w:rFonts w:eastAsia="Times New Roman"/>
                <w:color w:val="000000"/>
                <w:highlight w:val="yellow"/>
              </w:rPr>
            </w:rPrChange>
          </w:rPr>
          <w:t>2</w:t>
        </w:r>
      </w:ins>
      <w:ins w:id="59" w:author="Risa" w:date="2021-12-09T17:19:00Z">
        <w:r w:rsidR="005239A5">
          <w:rPr>
            <w:rFonts w:eastAsia="Times New Roman"/>
            <w:color w:val="000000"/>
          </w:rPr>
          <w:t>8</w:t>
        </w:r>
      </w:ins>
      <w:del w:id="60" w:author="Risa" w:date="2021-12-09T15:18:00Z">
        <w:r w:rsidR="00CA64B3" w:rsidRPr="007C457D" w:rsidDel="007C457D">
          <w:rPr>
            <w:rFonts w:eastAsia="Times New Roman"/>
            <w:color w:val="000000"/>
          </w:rPr>
          <w:delText>12</w:delText>
        </w:r>
      </w:del>
      <w:r w:rsidR="00CA64B3" w:rsidRPr="007C457D">
        <w:rPr>
          <w:rFonts w:eastAsia="Times New Roman"/>
          <w:color w:val="000000"/>
        </w:rPr>
        <w:t>.</w:t>
      </w:r>
      <w:ins w:id="61" w:author="Risa" w:date="2021-12-09T15:18:00Z">
        <w:r w:rsidR="007C457D" w:rsidRPr="007C457D">
          <w:rPr>
            <w:rFonts w:eastAsia="Times New Roman"/>
            <w:color w:val="000000"/>
            <w:rPrChange w:id="62" w:author="Risa" w:date="2021-12-09T15:18:00Z">
              <w:rPr>
                <w:rFonts w:eastAsia="Times New Roman"/>
                <w:color w:val="000000"/>
                <w:highlight w:val="yellow"/>
              </w:rPr>
            </w:rPrChange>
          </w:rPr>
          <w:t>6</w:t>
        </w:r>
      </w:ins>
      <w:del w:id="63" w:author="Risa" w:date="2021-12-09T15:18:00Z">
        <w:r w:rsidR="00CA64B3" w:rsidRPr="007C457D" w:rsidDel="007C457D">
          <w:rPr>
            <w:rFonts w:eastAsia="Times New Roman"/>
            <w:color w:val="000000"/>
          </w:rPr>
          <w:delText>7</w:delText>
        </w:r>
      </w:del>
      <w:r w:rsidR="00CA64B3" w:rsidRPr="007C457D">
        <w:rPr>
          <w:rFonts w:eastAsia="Times New Roman"/>
          <w:color w:val="000000"/>
        </w:rPr>
        <w:t xml:space="preserve">% </w:t>
      </w:r>
      <w:r w:rsidR="00CA64B3">
        <w:rPr>
          <w:rFonts w:eastAsia="Times New Roman"/>
          <w:color w:val="000000"/>
        </w:rPr>
        <w:t xml:space="preserve">greater </w:t>
      </w:r>
      <w:r w:rsidR="008F7D04">
        <w:rPr>
          <w:rFonts w:eastAsia="Times New Roman"/>
          <w:color w:val="000000"/>
        </w:rPr>
        <w:t>in plots receiving nitrogen compared to plots not receiving nitrogen</w:t>
      </w:r>
      <w:r w:rsidR="00CA64B3">
        <w:rPr>
          <w:rFonts w:eastAsia="Times New Roman"/>
          <w:color w:val="000000"/>
        </w:rPr>
        <w:t xml:space="preserve"> (</w:t>
      </w:r>
      <w:r w:rsidR="00CA64B3" w:rsidRPr="00771C52">
        <w:rPr>
          <w:rFonts w:eastAsia="Times New Roman"/>
          <w:i/>
          <w:iCs/>
          <w:color w:val="000000"/>
        </w:rPr>
        <w:t xml:space="preserve">p </w:t>
      </w:r>
      <w:r w:rsidR="00CA64B3" w:rsidRPr="00771C52">
        <w:rPr>
          <w:rFonts w:eastAsia="Times New Roman"/>
          <w:color w:val="000000"/>
        </w:rPr>
        <w:t>&lt; 0.001</w:t>
      </w:r>
      <w:r w:rsidR="00CA64B3">
        <w:rPr>
          <w:rFonts w:eastAsia="Times New Roman"/>
          <w:color w:val="000000"/>
        </w:rPr>
        <w:t xml:space="preserve">; </w:t>
      </w:r>
      <w:r w:rsidR="00CA64B3" w:rsidRPr="00771C52">
        <w:rPr>
          <w:rFonts w:eastAsia="Times New Roman"/>
          <w:color w:val="000000"/>
        </w:rPr>
        <w:t xml:space="preserve">Table </w:t>
      </w:r>
      <w:r w:rsidR="00DD3527">
        <w:rPr>
          <w:rFonts w:eastAsia="Times New Roman"/>
          <w:color w:val="000000"/>
        </w:rPr>
        <w:t>2</w:t>
      </w:r>
      <w:r w:rsidR="00CA64B3">
        <w:rPr>
          <w:rFonts w:eastAsia="Times New Roman"/>
          <w:color w:val="000000"/>
        </w:rPr>
        <w:t>).</w:t>
      </w:r>
      <w:r w:rsidR="00CA64B3">
        <w:rPr>
          <w:rFonts w:eastAsia="Times New Roman"/>
          <w:i/>
          <w:color w:val="000000"/>
        </w:rPr>
        <w:t xml:space="preserve"> </w:t>
      </w:r>
      <w:r w:rsidR="003E3DED">
        <w:rPr>
          <w:rFonts w:eastAsia="Times New Roman"/>
          <w:color w:val="000000"/>
        </w:rPr>
        <w:t>There was a</w:t>
      </w:r>
      <w:r w:rsidR="00D65202">
        <w:rPr>
          <w:rFonts w:eastAsia="Times New Roman"/>
          <w:color w:val="000000"/>
        </w:rPr>
        <w:t xml:space="preserve">n interaction between soil N treatment and soil P treatment </w:t>
      </w:r>
      <w:r w:rsidR="00D65202" w:rsidRPr="00771C52">
        <w:rPr>
          <w:rFonts w:eastAsia="Times New Roman"/>
          <w:color w:val="000000"/>
        </w:rPr>
        <w:t>(</w:t>
      </w:r>
      <w:r w:rsidR="00D65202" w:rsidRPr="00771C52">
        <w:rPr>
          <w:rFonts w:eastAsia="Times New Roman"/>
          <w:i/>
          <w:iCs/>
          <w:color w:val="000000"/>
        </w:rPr>
        <w:t xml:space="preserve">p </w:t>
      </w:r>
      <w:ins w:id="64" w:author="Risa" w:date="2021-12-09T17:19:00Z">
        <w:r w:rsidR="00F56091">
          <w:rPr>
            <w:rFonts w:eastAsia="Times New Roman"/>
            <w:i/>
            <w:iCs/>
            <w:color w:val="000000"/>
          </w:rPr>
          <w:t xml:space="preserve">= </w:t>
        </w:r>
      </w:ins>
      <w:del w:id="65" w:author="Risa" w:date="2021-12-01T15:19:00Z">
        <w:r w:rsidR="00D65202" w:rsidRPr="00771C52" w:rsidDel="001609E7">
          <w:rPr>
            <w:rFonts w:eastAsia="Times New Roman"/>
            <w:color w:val="000000"/>
          </w:rPr>
          <w:delText xml:space="preserve">&lt; </w:delText>
        </w:r>
      </w:del>
      <w:r w:rsidR="00D65202" w:rsidRPr="00771C52">
        <w:rPr>
          <w:rFonts w:eastAsia="Times New Roman"/>
          <w:color w:val="000000"/>
        </w:rPr>
        <w:t>0.00</w:t>
      </w:r>
      <w:ins w:id="66" w:author="Risa" w:date="2021-12-01T15:19:00Z">
        <w:r w:rsidR="001609E7">
          <w:rPr>
            <w:rFonts w:eastAsia="Times New Roman"/>
            <w:color w:val="000000"/>
          </w:rPr>
          <w:t>2</w:t>
        </w:r>
      </w:ins>
      <w:del w:id="67" w:author="Risa" w:date="2021-12-01T15:19:00Z">
        <w:r w:rsidR="00D65202" w:rsidRPr="00771C52" w:rsidDel="001609E7">
          <w:rPr>
            <w:rFonts w:eastAsia="Times New Roman"/>
            <w:color w:val="000000"/>
          </w:rPr>
          <w:delText>1</w:delText>
        </w:r>
      </w:del>
      <w:r w:rsidR="00D65202">
        <w:rPr>
          <w:rFonts w:eastAsia="Times New Roman"/>
          <w:color w:val="000000"/>
        </w:rPr>
        <w:t xml:space="preserve">; </w:t>
      </w:r>
      <w:r w:rsidR="00D65202" w:rsidRPr="00771C52">
        <w:rPr>
          <w:rFonts w:eastAsia="Times New Roman"/>
          <w:color w:val="000000"/>
        </w:rPr>
        <w:t xml:space="preserve">Table </w:t>
      </w:r>
      <w:r w:rsidR="00DD3527">
        <w:rPr>
          <w:rFonts w:eastAsia="Times New Roman"/>
          <w:color w:val="000000"/>
        </w:rPr>
        <w:t>2</w:t>
      </w:r>
      <w:r w:rsidR="00D65202">
        <w:rPr>
          <w:rFonts w:eastAsia="Times New Roman"/>
          <w:color w:val="000000"/>
        </w:rPr>
        <w:t>)</w:t>
      </w:r>
      <w:r w:rsidR="003E3DED">
        <w:rPr>
          <w:rFonts w:eastAsia="Times New Roman"/>
          <w:color w:val="000000"/>
        </w:rPr>
        <w:t xml:space="preserve">, but post-hoc Tukey’s tests confirmed </w:t>
      </w:r>
      <w:r w:rsidR="003E3DED">
        <w:rPr>
          <w:rFonts w:eastAsia="Times New Roman"/>
          <w:color w:val="000000"/>
        </w:rPr>
        <w:lastRenderedPageBreak/>
        <w:t>that soil N</w:t>
      </w:r>
      <w:r w:rsidR="00BE49D6">
        <w:rPr>
          <w:rFonts w:eastAsia="Times New Roman"/>
          <w:color w:val="000000"/>
        </w:rPr>
        <w:t xml:space="preserve"> addition</w:t>
      </w:r>
      <w:r w:rsidR="003E3DED">
        <w:rPr>
          <w:rFonts w:eastAsia="Times New Roman"/>
          <w:color w:val="000000"/>
        </w:rPr>
        <w:t xml:space="preserve"> positively impacted </w:t>
      </w:r>
      <w:proofErr w:type="spellStart"/>
      <w:r w:rsidR="003E3DED">
        <w:rPr>
          <w:rFonts w:eastAsia="Times New Roman"/>
          <w:i/>
          <w:color w:val="000000"/>
        </w:rPr>
        <w:t>N</w:t>
      </w:r>
      <w:r w:rsidR="003E3DED">
        <w:rPr>
          <w:rFonts w:eastAsia="Times New Roman"/>
          <w:color w:val="000000"/>
          <w:vertAlign w:val="subscript"/>
        </w:rPr>
        <w:t>area</w:t>
      </w:r>
      <w:proofErr w:type="spellEnd"/>
      <w:r w:rsidR="003E3DED">
        <w:rPr>
          <w:rFonts w:eastAsia="Times New Roman"/>
          <w:color w:val="000000"/>
        </w:rPr>
        <w:t xml:space="preserve"> in both </w:t>
      </w:r>
      <w:r w:rsidR="00BE49D6">
        <w:rPr>
          <w:rFonts w:eastAsia="Times New Roman"/>
          <w:color w:val="000000"/>
        </w:rPr>
        <w:t>plots that did not receive P</w:t>
      </w:r>
      <w:r w:rsidR="003E3DED">
        <w:rPr>
          <w:rFonts w:eastAsia="Times New Roman"/>
          <w:color w:val="000000"/>
        </w:rPr>
        <w:t xml:space="preserve"> (</w:t>
      </w:r>
      <w:ins w:id="68" w:author="Risa" w:date="2021-12-09T17:19:00Z">
        <w:r w:rsidR="00F56091">
          <w:rPr>
            <w:rFonts w:eastAsia="Times New Roman"/>
            <w:color w:val="000000"/>
          </w:rPr>
          <w:t>35</w:t>
        </w:r>
      </w:ins>
      <w:ins w:id="69" w:author="Risa" w:date="2021-12-09T15:19:00Z">
        <w:r w:rsidR="007C457D" w:rsidRPr="00BA6936">
          <w:rPr>
            <w:rFonts w:eastAsia="Times New Roman"/>
            <w:color w:val="000000"/>
            <w:rPrChange w:id="70" w:author="Risa" w:date="2021-12-09T15:19:00Z">
              <w:rPr>
                <w:rFonts w:eastAsia="Times New Roman"/>
                <w:color w:val="000000"/>
                <w:highlight w:val="yellow"/>
              </w:rPr>
            </w:rPrChange>
          </w:rPr>
          <w:t>.</w:t>
        </w:r>
      </w:ins>
      <w:del w:id="71" w:author="Risa" w:date="2021-12-09T15:19:00Z">
        <w:r w:rsidR="003E3DED" w:rsidRPr="00BA6936" w:rsidDel="007C457D">
          <w:rPr>
            <w:rFonts w:eastAsia="Times New Roman"/>
            <w:color w:val="000000"/>
          </w:rPr>
          <w:delText>15.</w:delText>
        </w:r>
      </w:del>
      <w:ins w:id="72" w:author="Risa" w:date="2021-12-09T17:19:00Z">
        <w:r w:rsidR="00F56091">
          <w:rPr>
            <w:rFonts w:eastAsia="Times New Roman"/>
            <w:color w:val="000000"/>
          </w:rPr>
          <w:t>2</w:t>
        </w:r>
      </w:ins>
      <w:del w:id="73" w:author="Risa" w:date="2021-12-09T15:19:00Z">
        <w:r w:rsidR="003E3DED" w:rsidRPr="00BA6936" w:rsidDel="007C457D">
          <w:rPr>
            <w:rFonts w:eastAsia="Times New Roman"/>
            <w:color w:val="000000"/>
          </w:rPr>
          <w:delText>1</w:delText>
        </w:r>
      </w:del>
      <w:r w:rsidR="003E3DED" w:rsidRPr="00BA6936">
        <w:rPr>
          <w:rFonts w:eastAsia="Times New Roman"/>
          <w:color w:val="000000"/>
        </w:rPr>
        <w:t>%</w:t>
      </w:r>
      <w:r w:rsidR="003E3DED">
        <w:rPr>
          <w:rFonts w:eastAsia="Times New Roman"/>
          <w:color w:val="000000"/>
        </w:rPr>
        <w:t xml:space="preserve"> increase) and </w:t>
      </w:r>
      <w:r w:rsidR="00BE49D6">
        <w:rPr>
          <w:rFonts w:eastAsia="Times New Roman"/>
          <w:color w:val="000000"/>
        </w:rPr>
        <w:t>plots that received P</w:t>
      </w:r>
      <w:r w:rsidR="003E3DED">
        <w:rPr>
          <w:rFonts w:eastAsia="Times New Roman"/>
          <w:color w:val="000000"/>
        </w:rPr>
        <w:t xml:space="preserve"> (</w:t>
      </w:r>
      <w:ins w:id="74" w:author="Risa" w:date="2021-12-09T17:20:00Z">
        <w:r w:rsidR="00F56091">
          <w:rPr>
            <w:rFonts w:eastAsia="Times New Roman"/>
            <w:color w:val="000000"/>
          </w:rPr>
          <w:t>22</w:t>
        </w:r>
      </w:ins>
      <w:ins w:id="75" w:author="Risa" w:date="2021-12-09T15:19:00Z">
        <w:r w:rsidR="007C457D" w:rsidRPr="00BA6936">
          <w:rPr>
            <w:rFonts w:eastAsia="Times New Roman"/>
            <w:color w:val="000000"/>
            <w:rPrChange w:id="76" w:author="Risa" w:date="2021-12-09T15:20:00Z">
              <w:rPr>
                <w:rFonts w:eastAsia="Times New Roman"/>
                <w:color w:val="000000"/>
                <w:highlight w:val="yellow"/>
              </w:rPr>
            </w:rPrChange>
          </w:rPr>
          <w:t>.</w:t>
        </w:r>
      </w:ins>
      <w:ins w:id="77" w:author="Risa" w:date="2021-12-09T17:20:00Z">
        <w:r w:rsidR="00F56091">
          <w:rPr>
            <w:rFonts w:eastAsia="Times New Roman"/>
            <w:color w:val="000000"/>
          </w:rPr>
          <w:t>5</w:t>
        </w:r>
      </w:ins>
      <w:del w:id="78" w:author="Risa" w:date="2021-12-09T15:19:00Z">
        <w:r w:rsidR="003E3DED" w:rsidRPr="00BA6936" w:rsidDel="007C457D">
          <w:rPr>
            <w:rFonts w:eastAsia="Times New Roman"/>
            <w:color w:val="000000"/>
          </w:rPr>
          <w:delText>10.2</w:delText>
        </w:r>
      </w:del>
      <w:r w:rsidR="003E3DED" w:rsidRPr="00BA6936">
        <w:rPr>
          <w:rFonts w:eastAsia="Times New Roman"/>
          <w:color w:val="000000"/>
        </w:rPr>
        <w:t>%</w:t>
      </w:r>
      <w:r w:rsidR="003E3DED">
        <w:rPr>
          <w:rFonts w:eastAsia="Times New Roman"/>
          <w:color w:val="000000"/>
        </w:rPr>
        <w:t xml:space="preserve"> increase</w:t>
      </w:r>
      <w:r w:rsidR="00BE49D6">
        <w:rPr>
          <w:rFonts w:eastAsia="Times New Roman"/>
          <w:color w:val="000000"/>
        </w:rPr>
        <w:t xml:space="preserve">; </w:t>
      </w:r>
      <w:commentRangeStart w:id="79"/>
      <w:r w:rsidR="003E3DED" w:rsidRPr="00F56091">
        <w:rPr>
          <w:rFonts w:eastAsia="Times New Roman"/>
          <w:i/>
          <w:color w:val="000000"/>
          <w:highlight w:val="yellow"/>
          <w:rPrChange w:id="80" w:author="Risa" w:date="2021-12-09T17:20:00Z">
            <w:rPr>
              <w:rFonts w:eastAsia="Times New Roman"/>
              <w:i/>
              <w:color w:val="000000"/>
            </w:rPr>
          </w:rPrChange>
        </w:rPr>
        <w:t>p</w:t>
      </w:r>
      <w:r w:rsidR="003E3DED" w:rsidRPr="00F56091">
        <w:rPr>
          <w:rFonts w:eastAsia="Times New Roman"/>
          <w:color w:val="000000"/>
          <w:highlight w:val="yellow"/>
          <w:rPrChange w:id="81" w:author="Risa" w:date="2021-12-09T17:20:00Z">
            <w:rPr>
              <w:rFonts w:eastAsia="Times New Roman"/>
              <w:color w:val="000000"/>
            </w:rPr>
          </w:rPrChange>
        </w:rPr>
        <w:t xml:space="preserve"> &lt;0.0</w:t>
      </w:r>
      <w:ins w:id="82" w:author="Risa" w:date="2021-12-09T10:28:00Z">
        <w:r w:rsidR="008E0762" w:rsidRPr="00F56091">
          <w:rPr>
            <w:rFonts w:eastAsia="Times New Roman"/>
            <w:color w:val="000000"/>
            <w:highlight w:val="yellow"/>
            <w:rPrChange w:id="83" w:author="Risa" w:date="2021-12-09T17:20:00Z">
              <w:rPr>
                <w:rFonts w:eastAsia="Times New Roman"/>
                <w:color w:val="000000"/>
              </w:rPr>
            </w:rPrChange>
          </w:rPr>
          <w:t>5</w:t>
        </w:r>
      </w:ins>
      <w:del w:id="84" w:author="Risa" w:date="2021-12-09T10:28:00Z">
        <w:r w:rsidR="003E3DED" w:rsidDel="008E0762">
          <w:rPr>
            <w:rFonts w:eastAsia="Times New Roman"/>
            <w:color w:val="000000"/>
          </w:rPr>
          <w:delText>01</w:delText>
        </w:r>
      </w:del>
      <w:r w:rsidR="003E3DED">
        <w:rPr>
          <w:rFonts w:eastAsia="Times New Roman"/>
          <w:color w:val="000000"/>
        </w:rPr>
        <w:t xml:space="preserve"> </w:t>
      </w:r>
      <w:commentRangeEnd w:id="79"/>
      <w:r w:rsidR="00A90041">
        <w:rPr>
          <w:rStyle w:val="CommentReference"/>
        </w:rPr>
        <w:commentReference w:id="79"/>
      </w:r>
      <w:r w:rsidR="003E3DED">
        <w:rPr>
          <w:rFonts w:eastAsia="Times New Roman"/>
          <w:color w:val="000000"/>
        </w:rPr>
        <w:t>in both cases</w:t>
      </w:r>
      <w:r w:rsidR="001F281E">
        <w:rPr>
          <w:rFonts w:eastAsia="Times New Roman"/>
          <w:color w:val="000000"/>
        </w:rPr>
        <w:t>; Figure 2</w:t>
      </w:r>
      <w:r w:rsidR="003E3DED">
        <w:rPr>
          <w:rFonts w:eastAsia="Times New Roman"/>
          <w:color w:val="000000"/>
        </w:rPr>
        <w:t>).</w:t>
      </w:r>
      <w:r w:rsidR="00D65202">
        <w:rPr>
          <w:rFonts w:eastAsia="Times New Roman"/>
          <w:color w:val="000000"/>
        </w:rPr>
        <w:t xml:space="preserve"> </w:t>
      </w:r>
      <w:r w:rsidR="00E3357A">
        <w:rPr>
          <w:rFonts w:eastAsia="Times New Roman"/>
          <w:color w:val="000000"/>
        </w:rPr>
        <w:t xml:space="preserve">Despite the </w:t>
      </w:r>
      <w:r w:rsidR="00934623">
        <w:rPr>
          <w:rFonts w:eastAsia="Times New Roman"/>
          <w:color w:val="000000"/>
        </w:rPr>
        <w:t xml:space="preserve">statistically </w:t>
      </w:r>
      <w:r w:rsidR="00E3357A">
        <w:rPr>
          <w:rFonts w:eastAsia="Times New Roman"/>
          <w:color w:val="000000"/>
        </w:rPr>
        <w:t xml:space="preserve">significant impact of soil </w:t>
      </w:r>
      <w:r w:rsidR="003E3DED">
        <w:rPr>
          <w:rFonts w:eastAsia="Times New Roman"/>
          <w:color w:val="000000"/>
        </w:rPr>
        <w:t xml:space="preserve">nitrogen </w:t>
      </w:r>
      <w:r w:rsidR="00E3357A">
        <w:rPr>
          <w:rFonts w:eastAsia="Times New Roman"/>
          <w:color w:val="000000"/>
        </w:rPr>
        <w:t>treatments</w:t>
      </w:r>
      <w:r w:rsidR="00BE49D6">
        <w:rPr>
          <w:rFonts w:eastAsia="Times New Roman"/>
          <w:color w:val="000000"/>
        </w:rPr>
        <w:t xml:space="preserve"> on </w:t>
      </w:r>
      <w:proofErr w:type="spellStart"/>
      <w:r w:rsidR="00BE49D6">
        <w:rPr>
          <w:rFonts w:eastAsia="Times New Roman"/>
          <w:i/>
          <w:color w:val="000000"/>
        </w:rPr>
        <w:t>N</w:t>
      </w:r>
      <w:r w:rsidR="00BE49D6">
        <w:rPr>
          <w:rFonts w:eastAsia="Times New Roman"/>
          <w:color w:val="000000"/>
          <w:vertAlign w:val="subscript"/>
        </w:rPr>
        <w:t>area</w:t>
      </w:r>
      <w:proofErr w:type="spellEnd"/>
      <w:r w:rsidR="0014366E" w:rsidRPr="00771C52">
        <w:rPr>
          <w:rFonts w:eastAsia="Times New Roman"/>
          <w:color w:val="000000"/>
        </w:rPr>
        <w:t>,</w:t>
      </w:r>
      <w:r w:rsidR="00CA64B3">
        <w:rPr>
          <w:rFonts w:eastAsia="Times New Roman"/>
          <w:color w:val="000000"/>
        </w:rPr>
        <w:t xml:space="preserve"> </w:t>
      </w:r>
      <w:r w:rsidR="00CA64B3">
        <w:rPr>
          <w:rFonts w:eastAsia="Times New Roman"/>
          <w:color w:val="000000"/>
          <w:lang w:val="el-GR"/>
        </w:rPr>
        <w:t>χ</w:t>
      </w:r>
      <w:r w:rsidR="00CA64B3">
        <w:rPr>
          <w:rFonts w:eastAsia="Times New Roman"/>
          <w:color w:val="000000"/>
        </w:rPr>
        <w:t xml:space="preserve"> (</w:t>
      </w:r>
      <w:ins w:id="85" w:author="Risa" w:date="2021-12-09T17:20:00Z">
        <w:r w:rsidR="00F56091">
          <w:rPr>
            <w:rFonts w:eastAsia="Times New Roman"/>
            <w:color w:val="000000"/>
          </w:rPr>
          <w:t>5</w:t>
        </w:r>
      </w:ins>
      <w:ins w:id="86" w:author="Risa" w:date="2021-12-09T17:22:00Z">
        <w:r w:rsidR="00F56091">
          <w:rPr>
            <w:rFonts w:eastAsia="Times New Roman"/>
            <w:color w:val="000000"/>
          </w:rPr>
          <w:t>.3</w:t>
        </w:r>
      </w:ins>
      <w:del w:id="87" w:author="Risa" w:date="2021-12-01T15:20:00Z">
        <w:r w:rsidR="00CA64B3" w:rsidRPr="000A7AF1" w:rsidDel="001609E7">
          <w:rPr>
            <w:rFonts w:eastAsia="Times New Roman"/>
            <w:color w:val="000000"/>
          </w:rPr>
          <w:delText>6</w:delText>
        </w:r>
      </w:del>
      <w:r w:rsidR="00CA64B3" w:rsidRPr="000A7AF1">
        <w:rPr>
          <w:rFonts w:eastAsia="Times New Roman"/>
          <w:color w:val="000000"/>
        </w:rPr>
        <w:t>%),</w:t>
      </w:r>
      <w:r w:rsidR="0014366E" w:rsidRPr="000A7AF1">
        <w:rPr>
          <w:rFonts w:eastAsia="Times New Roman"/>
          <w:color w:val="000000"/>
        </w:rPr>
        <w:t xml:space="preserve"> </w:t>
      </w:r>
      <w:proofErr w:type="spellStart"/>
      <w:r w:rsidR="008010AC" w:rsidRPr="000A7AF1">
        <w:rPr>
          <w:rFonts w:eastAsia="Times New Roman"/>
          <w:i/>
          <w:iCs/>
          <w:color w:val="000000"/>
        </w:rPr>
        <w:t>M</w:t>
      </w:r>
      <w:r w:rsidR="008010AC" w:rsidRPr="000A7AF1">
        <w:rPr>
          <w:rFonts w:eastAsia="Times New Roman"/>
          <w:color w:val="000000"/>
          <w:vertAlign w:val="subscript"/>
        </w:rPr>
        <w:t>area</w:t>
      </w:r>
      <w:proofErr w:type="spellEnd"/>
      <w:r w:rsidR="008010AC" w:rsidRPr="000A7AF1">
        <w:rPr>
          <w:rFonts w:eastAsia="Times New Roman"/>
          <w:color w:val="000000"/>
        </w:rPr>
        <w:t xml:space="preserve"> </w:t>
      </w:r>
      <w:r w:rsidR="00E3357A" w:rsidRPr="000A7AF1">
        <w:rPr>
          <w:rFonts w:eastAsia="Times New Roman"/>
          <w:color w:val="000000"/>
        </w:rPr>
        <w:t>(</w:t>
      </w:r>
      <w:ins w:id="88" w:author="Risa" w:date="2021-12-01T15:20:00Z">
        <w:r w:rsidR="001609E7" w:rsidRPr="000A7AF1">
          <w:rPr>
            <w:rFonts w:eastAsia="Times New Roman"/>
            <w:color w:val="000000"/>
          </w:rPr>
          <w:t>4</w:t>
        </w:r>
      </w:ins>
      <w:ins w:id="89" w:author="Risa" w:date="2021-12-09T17:21:00Z">
        <w:r w:rsidR="00F56091">
          <w:rPr>
            <w:rFonts w:eastAsia="Times New Roman"/>
            <w:color w:val="000000"/>
          </w:rPr>
          <w:t>4</w:t>
        </w:r>
      </w:ins>
      <w:ins w:id="90" w:author="Risa" w:date="2021-12-01T15:24:00Z">
        <w:r w:rsidR="002C4254" w:rsidRPr="000A7AF1">
          <w:rPr>
            <w:rFonts w:eastAsia="Times New Roman"/>
            <w:color w:val="000000"/>
          </w:rPr>
          <w:t>.</w:t>
        </w:r>
      </w:ins>
      <w:ins w:id="91" w:author="Risa" w:date="2021-12-09T17:21:00Z">
        <w:r w:rsidR="00F56091">
          <w:rPr>
            <w:rFonts w:eastAsia="Times New Roman"/>
            <w:color w:val="000000"/>
          </w:rPr>
          <w:t>4</w:t>
        </w:r>
      </w:ins>
      <w:del w:id="92" w:author="Risa" w:date="2021-12-01T15:20:00Z">
        <w:r w:rsidR="00CA64B3" w:rsidRPr="000A7AF1" w:rsidDel="001609E7">
          <w:rPr>
            <w:rFonts w:eastAsia="Times New Roman"/>
            <w:color w:val="000000"/>
          </w:rPr>
          <w:delText>53</w:delText>
        </w:r>
      </w:del>
      <w:r w:rsidR="00E3357A" w:rsidRPr="000A7AF1">
        <w:rPr>
          <w:rFonts w:eastAsia="Times New Roman"/>
          <w:color w:val="000000"/>
        </w:rPr>
        <w:t>%)</w:t>
      </w:r>
      <w:r w:rsidR="00CA64B3" w:rsidRPr="000A7AF1">
        <w:rPr>
          <w:rFonts w:eastAsia="Times New Roman"/>
          <w:color w:val="000000"/>
        </w:rPr>
        <w:t>,</w:t>
      </w:r>
      <w:r w:rsidR="00E3357A" w:rsidRPr="000A7AF1">
        <w:rPr>
          <w:rFonts w:eastAsia="Times New Roman"/>
          <w:color w:val="000000"/>
        </w:rPr>
        <w:t xml:space="preserve"> and climate (</w:t>
      </w:r>
      <w:proofErr w:type="spellStart"/>
      <w:r w:rsidR="00E3357A" w:rsidRPr="000A7AF1">
        <w:rPr>
          <w:rFonts w:eastAsia="Times New Roman"/>
          <w:i/>
          <w:iCs/>
          <w:color w:val="000000"/>
        </w:rPr>
        <w:t>T</w:t>
      </w:r>
      <w:r w:rsidR="00E3357A" w:rsidRPr="000A7AF1">
        <w:rPr>
          <w:rFonts w:eastAsia="Times New Roman"/>
          <w:color w:val="000000"/>
          <w:vertAlign w:val="subscript"/>
        </w:rPr>
        <w:t>g</w:t>
      </w:r>
      <w:proofErr w:type="spellEnd"/>
      <w:r w:rsidR="00E3357A" w:rsidRPr="000A7AF1">
        <w:rPr>
          <w:rFonts w:eastAsia="Times New Roman"/>
          <w:color w:val="000000"/>
        </w:rPr>
        <w:t xml:space="preserve"> = </w:t>
      </w:r>
      <w:ins w:id="93" w:author="Risa" w:date="2021-12-09T17:22:00Z">
        <w:r w:rsidR="00F56091">
          <w:rPr>
            <w:rFonts w:eastAsia="Times New Roman"/>
            <w:color w:val="000000"/>
          </w:rPr>
          <w:t>4.9</w:t>
        </w:r>
      </w:ins>
      <w:del w:id="94" w:author="Risa" w:date="2021-12-01T15:20:00Z">
        <w:r w:rsidR="00CA64B3" w:rsidRPr="000A7AF1" w:rsidDel="001609E7">
          <w:rPr>
            <w:rFonts w:eastAsia="Times New Roman"/>
            <w:color w:val="000000"/>
          </w:rPr>
          <w:delText>7</w:delText>
        </w:r>
      </w:del>
      <w:r w:rsidR="00E3357A" w:rsidRPr="000A7AF1">
        <w:rPr>
          <w:rFonts w:eastAsia="Times New Roman"/>
          <w:color w:val="000000"/>
        </w:rPr>
        <w:t xml:space="preserve">%, </w:t>
      </w:r>
      <w:r w:rsidR="00E3357A" w:rsidRPr="000A7AF1">
        <w:rPr>
          <w:rFonts w:eastAsia="Times New Roman"/>
          <w:i/>
          <w:iCs/>
          <w:color w:val="000000"/>
        </w:rPr>
        <w:t>I</w:t>
      </w:r>
      <w:r w:rsidR="00E3357A" w:rsidRPr="000A7AF1">
        <w:rPr>
          <w:rFonts w:eastAsia="Times New Roman"/>
          <w:color w:val="000000"/>
          <w:vertAlign w:val="subscript"/>
        </w:rPr>
        <w:t>g</w:t>
      </w:r>
      <w:r w:rsidR="00E3357A" w:rsidRPr="000A7AF1">
        <w:rPr>
          <w:rFonts w:eastAsia="Times New Roman"/>
          <w:color w:val="000000"/>
        </w:rPr>
        <w:t xml:space="preserve"> = </w:t>
      </w:r>
      <w:r w:rsidR="00CA64B3" w:rsidRPr="000A7AF1">
        <w:rPr>
          <w:rFonts w:eastAsia="Times New Roman"/>
          <w:color w:val="000000"/>
        </w:rPr>
        <w:t>2</w:t>
      </w:r>
      <w:ins w:id="95" w:author="Risa" w:date="2021-12-09T17:22:00Z">
        <w:r w:rsidR="00F56091">
          <w:rPr>
            <w:rFonts w:eastAsia="Times New Roman"/>
            <w:color w:val="000000"/>
          </w:rPr>
          <w:t>2.8</w:t>
        </w:r>
      </w:ins>
      <w:del w:id="96" w:author="Risa" w:date="2021-12-01T15:20:00Z">
        <w:r w:rsidR="00CA64B3" w:rsidRPr="000A7AF1" w:rsidDel="001609E7">
          <w:rPr>
            <w:rFonts w:eastAsia="Times New Roman"/>
            <w:color w:val="000000"/>
          </w:rPr>
          <w:delText>0</w:delText>
        </w:r>
      </w:del>
      <w:r w:rsidR="00E3357A" w:rsidRPr="000A7AF1">
        <w:rPr>
          <w:rFonts w:eastAsia="Times New Roman"/>
          <w:color w:val="000000"/>
        </w:rPr>
        <w:t>%)</w:t>
      </w:r>
      <w:r w:rsidR="00E3357A">
        <w:rPr>
          <w:rFonts w:eastAsia="Times New Roman"/>
          <w:color w:val="000000"/>
        </w:rPr>
        <w:t xml:space="preserve"> </w:t>
      </w:r>
      <w:r w:rsidR="008010AC" w:rsidRPr="00771C52">
        <w:rPr>
          <w:rFonts w:eastAsia="Times New Roman"/>
          <w:color w:val="000000"/>
        </w:rPr>
        <w:t>had</w:t>
      </w:r>
      <w:r w:rsidR="00B83AB1">
        <w:rPr>
          <w:rFonts w:eastAsia="Times New Roman"/>
          <w:color w:val="000000"/>
        </w:rPr>
        <w:t xml:space="preserve"> substantially</w:t>
      </w:r>
      <w:r w:rsidR="008010AC" w:rsidRPr="00771C52">
        <w:rPr>
          <w:rFonts w:eastAsia="Times New Roman"/>
          <w:color w:val="000000"/>
        </w:rPr>
        <w:t xml:space="preserve"> high</w:t>
      </w:r>
      <w:r w:rsidR="00D860B0" w:rsidRPr="00771C52">
        <w:rPr>
          <w:rFonts w:eastAsia="Times New Roman"/>
          <w:color w:val="000000"/>
        </w:rPr>
        <w:t>er</w:t>
      </w:r>
      <w:r w:rsidR="008010AC" w:rsidRPr="00771C52">
        <w:rPr>
          <w:rFonts w:eastAsia="Times New Roman"/>
          <w:color w:val="000000"/>
        </w:rPr>
        <w:t xml:space="preserve"> relative importance in the model </w:t>
      </w:r>
      <w:r w:rsidR="00E3357A">
        <w:rPr>
          <w:rFonts w:eastAsia="Times New Roman"/>
          <w:color w:val="000000"/>
        </w:rPr>
        <w:t>than</w:t>
      </w:r>
      <w:r w:rsidR="008010AC" w:rsidRPr="00771C52">
        <w:rPr>
          <w:rFonts w:eastAsia="Times New Roman"/>
          <w:color w:val="000000"/>
        </w:rPr>
        <w:t xml:space="preserve"> </w:t>
      </w:r>
      <w:r w:rsidR="002B429E" w:rsidRPr="00771C52">
        <w:rPr>
          <w:rFonts w:eastAsia="Times New Roman"/>
          <w:color w:val="000000"/>
        </w:rPr>
        <w:t>s</w:t>
      </w:r>
      <w:r w:rsidR="008010AC" w:rsidRPr="00771C52">
        <w:rPr>
          <w:rFonts w:eastAsia="Times New Roman"/>
          <w:color w:val="000000"/>
        </w:rPr>
        <w:t xml:space="preserve">oil </w:t>
      </w:r>
      <w:r w:rsidR="00E3357A">
        <w:rPr>
          <w:rFonts w:eastAsia="Times New Roman"/>
          <w:color w:val="000000"/>
        </w:rPr>
        <w:t>treatments</w:t>
      </w:r>
      <w:r w:rsidR="008010AC" w:rsidRPr="00771C52">
        <w:rPr>
          <w:rFonts w:eastAsia="Times New Roman"/>
          <w:color w:val="000000"/>
        </w:rPr>
        <w:t xml:space="preserve"> (</w:t>
      </w:r>
      <w:r w:rsidR="00E3357A">
        <w:rPr>
          <w:rFonts w:eastAsia="Times New Roman"/>
          <w:color w:val="000000"/>
        </w:rPr>
        <w:t>&lt;</w:t>
      </w:r>
      <w:ins w:id="97" w:author="Risa" w:date="2021-12-01T15:22:00Z">
        <w:r w:rsidR="001609E7">
          <w:rPr>
            <w:rFonts w:eastAsia="Times New Roman"/>
            <w:color w:val="000000"/>
          </w:rPr>
          <w:t>1</w:t>
        </w:r>
      </w:ins>
      <w:del w:id="98" w:author="Risa" w:date="2021-12-01T15:22:00Z">
        <w:r w:rsidR="004D1F45" w:rsidDel="001609E7">
          <w:rPr>
            <w:rFonts w:eastAsia="Times New Roman"/>
            <w:color w:val="000000"/>
          </w:rPr>
          <w:delText>2</w:delText>
        </w:r>
      </w:del>
      <w:r w:rsidR="008010AC" w:rsidRPr="00771C52">
        <w:rPr>
          <w:rFonts w:eastAsia="Times New Roman"/>
          <w:color w:val="000000"/>
        </w:rPr>
        <w:t>%</w:t>
      </w:r>
      <w:r w:rsidR="00E3357A">
        <w:rPr>
          <w:rFonts w:eastAsia="Times New Roman"/>
          <w:color w:val="000000"/>
        </w:rPr>
        <w:t xml:space="preserve"> </w:t>
      </w:r>
      <w:r w:rsidR="004D1F45">
        <w:rPr>
          <w:rFonts w:eastAsia="Times New Roman"/>
          <w:color w:val="000000"/>
        </w:rPr>
        <w:t>combined</w:t>
      </w:r>
      <w:r w:rsidR="009D2AEB" w:rsidRPr="00771C52">
        <w:rPr>
          <w:rFonts w:eastAsia="Times New Roman"/>
          <w:color w:val="000000"/>
        </w:rPr>
        <w:t>;</w:t>
      </w:r>
      <w:r w:rsidR="008010AC" w:rsidRPr="00771C52">
        <w:rPr>
          <w:rFonts w:eastAsia="Times New Roman"/>
          <w:color w:val="000000"/>
        </w:rPr>
        <w:t xml:space="preserve"> Table </w:t>
      </w:r>
      <w:r w:rsidR="00DD3527">
        <w:rPr>
          <w:rFonts w:eastAsia="Times New Roman"/>
          <w:color w:val="000000"/>
        </w:rPr>
        <w:t>2</w:t>
      </w:r>
      <w:r w:rsidR="00DD3527" w:rsidRPr="00771C52">
        <w:rPr>
          <w:rFonts w:eastAsia="Times New Roman"/>
          <w:color w:val="000000"/>
        </w:rPr>
        <w:t xml:space="preserve"> </w:t>
      </w:r>
      <w:r w:rsidRPr="00771C52">
        <w:rPr>
          <w:rFonts w:eastAsia="Times New Roman"/>
          <w:color w:val="000000"/>
        </w:rPr>
        <w:t xml:space="preserve">and Figure </w:t>
      </w:r>
      <w:r w:rsidR="001F281E">
        <w:rPr>
          <w:rFonts w:eastAsia="Times New Roman"/>
          <w:color w:val="000000"/>
        </w:rPr>
        <w:t>3</w:t>
      </w:r>
      <w:r w:rsidR="008010AC" w:rsidRPr="00771C52">
        <w:rPr>
          <w:rFonts w:eastAsia="Times New Roman"/>
          <w:color w:val="000000"/>
        </w:rPr>
        <w:t>).</w:t>
      </w:r>
      <w:r w:rsidR="00CA64B3">
        <w:rPr>
          <w:rFonts w:eastAsia="Times New Roman"/>
          <w:color w:val="000000"/>
        </w:rPr>
        <w:t xml:space="preserve"> The</w:t>
      </w:r>
      <w:r w:rsidR="0054351D">
        <w:rPr>
          <w:rFonts w:eastAsia="Times New Roman"/>
          <w:color w:val="000000"/>
        </w:rPr>
        <w:t xml:space="preserve"> positive</w:t>
      </w:r>
      <w:r w:rsidR="00CA64B3">
        <w:rPr>
          <w:rFonts w:eastAsia="Times New Roman"/>
          <w:color w:val="000000"/>
        </w:rPr>
        <w:t xml:space="preserve"> </w:t>
      </w:r>
      <w:proofErr w:type="spellStart"/>
      <w:r w:rsidR="00CA64B3">
        <w:rPr>
          <w:rFonts w:eastAsia="Times New Roman"/>
          <w:i/>
          <w:color w:val="000000"/>
        </w:rPr>
        <w:t>N</w:t>
      </w:r>
      <w:r w:rsidR="00CA64B3">
        <w:rPr>
          <w:rFonts w:eastAsia="Times New Roman"/>
          <w:color w:val="000000"/>
          <w:vertAlign w:val="subscript"/>
        </w:rPr>
        <w:t>area</w:t>
      </w:r>
      <w:r w:rsidR="00CA64B3">
        <w:rPr>
          <w:rFonts w:eastAsia="Times New Roman"/>
          <w:color w:val="000000"/>
        </w:rPr>
        <w:t>-</w:t>
      </w:r>
      <w:r w:rsidR="00CA64B3">
        <w:rPr>
          <w:rFonts w:eastAsia="Times New Roman"/>
          <w:i/>
          <w:color w:val="000000"/>
        </w:rPr>
        <w:t>M</w:t>
      </w:r>
      <w:r w:rsidR="00CA64B3">
        <w:rPr>
          <w:rFonts w:eastAsia="Times New Roman"/>
          <w:color w:val="000000"/>
          <w:vertAlign w:val="subscript"/>
        </w:rPr>
        <w:t>area</w:t>
      </w:r>
      <w:proofErr w:type="spellEnd"/>
      <w:r w:rsidR="00CA64B3">
        <w:rPr>
          <w:rFonts w:eastAsia="Times New Roman"/>
          <w:color w:val="000000"/>
        </w:rPr>
        <w:t xml:space="preserve"> correlation</w:t>
      </w:r>
      <w:r w:rsidR="0089382F">
        <w:rPr>
          <w:rFonts w:eastAsia="Times New Roman"/>
          <w:color w:val="000000"/>
        </w:rPr>
        <w:t xml:space="preserve"> (Table 2)</w:t>
      </w:r>
      <w:r w:rsidR="00CA64B3">
        <w:rPr>
          <w:rFonts w:eastAsia="Times New Roman"/>
          <w:color w:val="000000"/>
        </w:rPr>
        <w:t xml:space="preserve"> was not surprising given equation 1. The direction</w:t>
      </w:r>
      <w:r w:rsidR="00893A76">
        <w:rPr>
          <w:rFonts w:eastAsia="Times New Roman"/>
          <w:color w:val="000000"/>
        </w:rPr>
        <w:t>ality</w:t>
      </w:r>
      <w:r w:rsidR="00CA64B3">
        <w:rPr>
          <w:rFonts w:eastAsia="Times New Roman"/>
          <w:color w:val="000000"/>
        </w:rPr>
        <w:t xml:space="preserve"> of the </w:t>
      </w:r>
      <w:r w:rsidR="00CA64B3">
        <w:rPr>
          <w:rFonts w:eastAsia="Times New Roman"/>
          <w:color w:val="000000"/>
          <w:lang w:val="el-GR"/>
        </w:rPr>
        <w:t>χ</w:t>
      </w:r>
      <w:r w:rsidR="00CA64B3">
        <w:rPr>
          <w:rFonts w:eastAsia="Times New Roman"/>
          <w:color w:val="000000"/>
        </w:rPr>
        <w:t xml:space="preserve"> (negative), </w:t>
      </w:r>
      <w:proofErr w:type="spellStart"/>
      <w:r w:rsidR="00CA64B3">
        <w:rPr>
          <w:rFonts w:eastAsia="Times New Roman"/>
          <w:i/>
          <w:color w:val="000000"/>
        </w:rPr>
        <w:t>T</w:t>
      </w:r>
      <w:r w:rsidR="00CA64B3">
        <w:rPr>
          <w:rFonts w:eastAsia="Times New Roman"/>
          <w:color w:val="000000"/>
          <w:vertAlign w:val="subscript"/>
        </w:rPr>
        <w:t>g</w:t>
      </w:r>
      <w:proofErr w:type="spellEnd"/>
      <w:r w:rsidR="00CA64B3">
        <w:rPr>
          <w:rFonts w:eastAsia="Times New Roman"/>
          <w:color w:val="000000"/>
        </w:rPr>
        <w:t xml:space="preserve"> (negative), and </w:t>
      </w:r>
      <w:r w:rsidR="00CA64B3">
        <w:rPr>
          <w:rFonts w:eastAsia="Times New Roman"/>
          <w:i/>
          <w:color w:val="000000"/>
        </w:rPr>
        <w:t>I</w:t>
      </w:r>
      <w:r w:rsidR="00CA64B3">
        <w:rPr>
          <w:rFonts w:eastAsia="Times New Roman"/>
          <w:color w:val="000000"/>
          <w:vertAlign w:val="subscript"/>
        </w:rPr>
        <w:t>g</w:t>
      </w:r>
      <w:r w:rsidR="00CA64B3">
        <w:rPr>
          <w:rFonts w:eastAsia="Times New Roman"/>
          <w:color w:val="000000"/>
        </w:rPr>
        <w:t xml:space="preserve"> (positive) slopes (Table </w:t>
      </w:r>
      <w:r w:rsidR="00DD3527">
        <w:rPr>
          <w:rFonts w:eastAsia="Times New Roman"/>
          <w:color w:val="000000"/>
        </w:rPr>
        <w:t>2</w:t>
      </w:r>
      <w:r w:rsidR="00CA64B3">
        <w:rPr>
          <w:rFonts w:eastAsia="Times New Roman"/>
          <w:color w:val="000000"/>
        </w:rPr>
        <w:t xml:space="preserve">) </w:t>
      </w:r>
      <w:r w:rsidR="00F81611">
        <w:rPr>
          <w:rFonts w:eastAsia="Times New Roman"/>
          <w:color w:val="000000"/>
        </w:rPr>
        <w:t xml:space="preserve">follows </w:t>
      </w:r>
      <w:r w:rsidR="00CA64B3">
        <w:rPr>
          <w:rFonts w:eastAsia="Times New Roman"/>
          <w:color w:val="000000"/>
        </w:rPr>
        <w:t xml:space="preserve">from theoretical expectations. Note that </w:t>
      </w:r>
      <w:r w:rsidR="00893A76">
        <w:rPr>
          <w:rFonts w:eastAsia="Times New Roman"/>
          <w:color w:val="000000"/>
        </w:rPr>
        <w:t>despite its importance</w:t>
      </w:r>
      <w:r w:rsidR="00604C4C">
        <w:rPr>
          <w:rFonts w:eastAsia="Times New Roman"/>
          <w:color w:val="000000"/>
        </w:rPr>
        <w:t xml:space="preserve"> </w:t>
      </w:r>
      <w:r w:rsidR="00893A76">
        <w:rPr>
          <w:rFonts w:eastAsia="Times New Roman"/>
          <w:color w:val="000000"/>
        </w:rPr>
        <w:t xml:space="preserve">in the model, the </w:t>
      </w:r>
      <w:proofErr w:type="spellStart"/>
      <w:r w:rsidR="00893A76">
        <w:rPr>
          <w:rFonts w:eastAsia="Times New Roman"/>
          <w:i/>
          <w:color w:val="000000"/>
        </w:rPr>
        <w:t>N</w:t>
      </w:r>
      <w:r w:rsidR="00893A76">
        <w:rPr>
          <w:rFonts w:eastAsia="Times New Roman"/>
          <w:color w:val="000000"/>
          <w:vertAlign w:val="subscript"/>
        </w:rPr>
        <w:t>area</w:t>
      </w:r>
      <w:proofErr w:type="spellEnd"/>
      <w:r w:rsidR="00893A76">
        <w:rPr>
          <w:rFonts w:eastAsia="Times New Roman"/>
          <w:color w:val="000000"/>
        </w:rPr>
        <w:t>-</w:t>
      </w:r>
      <w:r w:rsidR="00893A76">
        <w:rPr>
          <w:rFonts w:eastAsia="Times New Roman"/>
          <w:i/>
          <w:color w:val="000000"/>
        </w:rPr>
        <w:t>I</w:t>
      </w:r>
      <w:r w:rsidR="00893A76">
        <w:rPr>
          <w:rFonts w:eastAsia="Times New Roman"/>
          <w:color w:val="000000"/>
          <w:vertAlign w:val="subscript"/>
        </w:rPr>
        <w:t>g</w:t>
      </w:r>
      <w:r w:rsidR="00893A76">
        <w:rPr>
          <w:rFonts w:eastAsia="Times New Roman"/>
          <w:color w:val="000000"/>
        </w:rPr>
        <w:t xml:space="preserve"> </w:t>
      </w:r>
      <w:r w:rsidR="0089382F">
        <w:rPr>
          <w:rFonts w:eastAsia="Times New Roman"/>
          <w:color w:val="000000"/>
        </w:rPr>
        <w:t xml:space="preserve">slope </w:t>
      </w:r>
      <w:r w:rsidR="00893A76">
        <w:rPr>
          <w:rFonts w:eastAsia="Times New Roman"/>
          <w:color w:val="000000"/>
        </w:rPr>
        <w:t>was not</w:t>
      </w:r>
      <w:r w:rsidR="003E3DED">
        <w:rPr>
          <w:rFonts w:eastAsia="Times New Roman"/>
          <w:color w:val="000000"/>
        </w:rPr>
        <w:t xml:space="preserve"> </w:t>
      </w:r>
      <w:r w:rsidR="00893A76">
        <w:rPr>
          <w:rFonts w:eastAsia="Times New Roman"/>
          <w:color w:val="000000"/>
        </w:rPr>
        <w:t>significant</w:t>
      </w:r>
      <w:r w:rsidR="00604C4C">
        <w:rPr>
          <w:rFonts w:eastAsia="Times New Roman"/>
          <w:color w:val="000000"/>
        </w:rPr>
        <w:t>ly different from 0</w:t>
      </w:r>
      <w:r w:rsidR="00893A76">
        <w:rPr>
          <w:rFonts w:eastAsia="Times New Roman"/>
          <w:color w:val="000000"/>
        </w:rPr>
        <w:t xml:space="preserve"> (Table </w:t>
      </w:r>
      <w:r w:rsidR="00DD3527">
        <w:rPr>
          <w:rFonts w:eastAsia="Times New Roman"/>
          <w:color w:val="000000"/>
        </w:rPr>
        <w:t>2</w:t>
      </w:r>
      <w:r w:rsidR="00893A76">
        <w:rPr>
          <w:rFonts w:eastAsia="Times New Roman"/>
          <w:color w:val="000000"/>
        </w:rPr>
        <w:t xml:space="preserve">). Our analysis also found that </w:t>
      </w:r>
      <w:r w:rsidR="00280238">
        <w:rPr>
          <w:rFonts w:eastAsia="Times New Roman"/>
          <w:color w:val="000000"/>
        </w:rPr>
        <w:t>species capable of symbiotic associations with nitrogen</w:t>
      </w:r>
      <w:r w:rsidR="00BE49D6">
        <w:rPr>
          <w:rFonts w:eastAsia="Times New Roman"/>
          <w:color w:val="000000"/>
        </w:rPr>
        <w:t>-</w:t>
      </w:r>
      <w:r w:rsidR="00280238">
        <w:rPr>
          <w:rFonts w:eastAsia="Times New Roman"/>
          <w:color w:val="000000"/>
        </w:rPr>
        <w:t xml:space="preserve">fixing bacteria had </w:t>
      </w:r>
      <w:ins w:id="99" w:author="Risa" w:date="2021-12-09T17:24:00Z">
        <w:r w:rsidR="00386522">
          <w:rPr>
            <w:rFonts w:eastAsia="Times New Roman"/>
            <w:color w:val="000000"/>
          </w:rPr>
          <w:t>102.2</w:t>
        </w:r>
      </w:ins>
      <w:del w:id="100" w:author="Risa" w:date="2021-12-09T15:20:00Z">
        <w:r w:rsidR="00280238" w:rsidRPr="00BA6936" w:rsidDel="00BA6936">
          <w:rPr>
            <w:rFonts w:eastAsia="Times New Roman"/>
            <w:color w:val="000000"/>
          </w:rPr>
          <w:delText>44</w:delText>
        </w:r>
      </w:del>
      <w:del w:id="101" w:author="Risa" w:date="2021-12-09T17:24:00Z">
        <w:r w:rsidR="00280238" w:rsidRPr="00BA6936" w:rsidDel="00386522">
          <w:rPr>
            <w:rFonts w:eastAsia="Times New Roman"/>
            <w:color w:val="000000"/>
          </w:rPr>
          <w:delText>.</w:delText>
        </w:r>
      </w:del>
      <w:del w:id="102" w:author="Risa" w:date="2021-12-09T15:20:00Z">
        <w:r w:rsidR="00280238" w:rsidRPr="00BA6936" w:rsidDel="00BA6936">
          <w:rPr>
            <w:rFonts w:eastAsia="Times New Roman"/>
            <w:color w:val="000000"/>
          </w:rPr>
          <w:delText>7</w:delText>
        </w:r>
      </w:del>
      <w:r w:rsidR="00280238" w:rsidRPr="00BA6936">
        <w:rPr>
          <w:rFonts w:eastAsia="Times New Roman"/>
          <w:color w:val="000000"/>
        </w:rPr>
        <w:t>%</w:t>
      </w:r>
      <w:r w:rsidR="00280238">
        <w:rPr>
          <w:rFonts w:eastAsia="Times New Roman"/>
          <w:color w:val="000000"/>
        </w:rPr>
        <w:t xml:space="preserve">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species without such associations (</w:t>
      </w:r>
      <w:r w:rsidR="00280238">
        <w:rPr>
          <w:rFonts w:eastAsia="Times New Roman"/>
          <w:i/>
          <w:color w:val="000000"/>
        </w:rPr>
        <w:t>p</w:t>
      </w:r>
      <w:r w:rsidR="00280238">
        <w:rPr>
          <w:rFonts w:eastAsia="Times New Roman"/>
          <w:color w:val="000000"/>
        </w:rPr>
        <w:t xml:space="preserve"> &lt; 0. 001; Table </w:t>
      </w:r>
      <w:r w:rsidR="00DD3527">
        <w:rPr>
          <w:rFonts w:eastAsia="Times New Roman"/>
          <w:color w:val="000000"/>
        </w:rPr>
        <w:t>2</w:t>
      </w:r>
      <w:r w:rsidR="00280238">
        <w:rPr>
          <w:rFonts w:eastAsia="Times New Roman"/>
          <w:color w:val="000000"/>
        </w:rPr>
        <w:t>). We also found that C</w:t>
      </w:r>
      <w:r w:rsidR="00280238">
        <w:rPr>
          <w:rFonts w:eastAsia="Times New Roman"/>
          <w:color w:val="000000"/>
          <w:vertAlign w:val="subscript"/>
        </w:rPr>
        <w:t>3</w:t>
      </w:r>
      <w:r w:rsidR="00280238">
        <w:rPr>
          <w:rFonts w:eastAsia="Times New Roman"/>
          <w:color w:val="000000"/>
        </w:rPr>
        <w:t xml:space="preserve"> plants had </w:t>
      </w:r>
      <w:ins w:id="103" w:author="Risa" w:date="2021-12-09T17:24:00Z">
        <w:r w:rsidR="00386522">
          <w:rPr>
            <w:rFonts w:eastAsia="Times New Roman"/>
            <w:color w:val="000000"/>
          </w:rPr>
          <w:t>51.6</w:t>
        </w:r>
      </w:ins>
      <w:del w:id="104" w:author="Risa" w:date="2021-12-09T15:20:00Z">
        <w:r w:rsidR="00280238" w:rsidRPr="00BA6936" w:rsidDel="00BA6936">
          <w:rPr>
            <w:rFonts w:eastAsia="Times New Roman"/>
            <w:color w:val="000000"/>
          </w:rPr>
          <w:delText>30</w:delText>
        </w:r>
      </w:del>
      <w:r w:rsidR="00280238" w:rsidRPr="00BA6936">
        <w:rPr>
          <w:rFonts w:eastAsia="Times New Roman"/>
          <w:color w:val="000000"/>
        </w:rPr>
        <w:t>%</w:t>
      </w:r>
      <w:r w:rsidR="00280238">
        <w:rPr>
          <w:rFonts w:eastAsia="Times New Roman"/>
          <w:color w:val="000000"/>
        </w:rPr>
        <w:t xml:space="preserve"> higher </w:t>
      </w:r>
      <w:proofErr w:type="spellStart"/>
      <w:r w:rsidR="00280238">
        <w:rPr>
          <w:rFonts w:eastAsia="Times New Roman"/>
          <w:i/>
          <w:color w:val="000000"/>
        </w:rPr>
        <w:t>N</w:t>
      </w:r>
      <w:r w:rsidR="00280238">
        <w:rPr>
          <w:rFonts w:eastAsia="Times New Roman"/>
          <w:color w:val="000000"/>
          <w:vertAlign w:val="subscript"/>
        </w:rPr>
        <w:t>area</w:t>
      </w:r>
      <w:proofErr w:type="spellEnd"/>
      <w:r w:rsidR="00280238">
        <w:rPr>
          <w:rFonts w:eastAsia="Times New Roman"/>
          <w:color w:val="000000"/>
        </w:rPr>
        <w:t xml:space="preserve"> than C</w:t>
      </w:r>
      <w:r w:rsidR="00280238">
        <w:rPr>
          <w:rFonts w:eastAsia="Times New Roman"/>
          <w:color w:val="000000"/>
          <w:vertAlign w:val="subscript"/>
        </w:rPr>
        <w:t>4</w:t>
      </w:r>
      <w:r w:rsidR="00280238">
        <w:rPr>
          <w:rFonts w:eastAsia="Times New Roman"/>
          <w:color w:val="000000"/>
        </w:rPr>
        <w:t xml:space="preserve"> plants (</w:t>
      </w:r>
      <w:r w:rsidR="00280238">
        <w:rPr>
          <w:rFonts w:eastAsia="Times New Roman"/>
          <w:i/>
          <w:color w:val="000000"/>
        </w:rPr>
        <w:t>p</w:t>
      </w:r>
      <w:r w:rsidR="00280238">
        <w:rPr>
          <w:rFonts w:eastAsia="Times New Roman"/>
          <w:color w:val="000000"/>
        </w:rPr>
        <w:t xml:space="preserve"> &lt; 0. 001; Table 1). Both nitrogen fixation </w:t>
      </w:r>
      <w:r w:rsidR="00280238" w:rsidRPr="00B307DE">
        <w:rPr>
          <w:rFonts w:eastAsia="Times New Roman"/>
          <w:color w:val="000000"/>
        </w:rPr>
        <w:t>capacity (</w:t>
      </w:r>
      <w:ins w:id="105" w:author="Risa" w:date="2021-12-09T17:25:00Z">
        <w:r w:rsidR="00E776DC">
          <w:rPr>
            <w:rFonts w:eastAsia="Times New Roman"/>
            <w:color w:val="000000"/>
          </w:rPr>
          <w:t>3.3</w:t>
        </w:r>
      </w:ins>
      <w:del w:id="106" w:author="Risa" w:date="2021-12-01T15:23:00Z">
        <w:r w:rsidR="00280238" w:rsidRPr="00B307DE" w:rsidDel="001609E7">
          <w:rPr>
            <w:rFonts w:eastAsia="Times New Roman"/>
            <w:color w:val="000000"/>
          </w:rPr>
          <w:delText>5.4</w:delText>
        </w:r>
      </w:del>
      <w:r w:rsidR="00280238" w:rsidRPr="00B307DE">
        <w:rPr>
          <w:rFonts w:eastAsia="Times New Roman"/>
          <w:color w:val="000000"/>
        </w:rPr>
        <w:t>%) and photosynthesis type (</w:t>
      </w:r>
      <w:ins w:id="107" w:author="Risa" w:date="2021-12-09T17:25:00Z">
        <w:r w:rsidR="00E776DC">
          <w:rPr>
            <w:rFonts w:eastAsia="Times New Roman"/>
            <w:color w:val="000000"/>
          </w:rPr>
          <w:t>3.9</w:t>
        </w:r>
      </w:ins>
      <w:del w:id="108" w:author="Risa" w:date="2021-12-01T15:23:00Z">
        <w:r w:rsidR="00280238" w:rsidRPr="00B307DE" w:rsidDel="001609E7">
          <w:rPr>
            <w:rFonts w:eastAsia="Times New Roman"/>
            <w:color w:val="000000"/>
          </w:rPr>
          <w:delText>3.7</w:delText>
        </w:r>
      </w:del>
      <w:r w:rsidR="00280238" w:rsidRPr="00B307DE">
        <w:rPr>
          <w:rFonts w:eastAsia="Times New Roman"/>
          <w:color w:val="000000"/>
        </w:rPr>
        <w:t>%)</w:t>
      </w:r>
      <w:r w:rsidR="00280238">
        <w:rPr>
          <w:rFonts w:eastAsia="Times New Roman"/>
          <w:color w:val="000000"/>
        </w:rPr>
        <w:t xml:space="preserve"> were more important predictors in our model than the soil treatments</w:t>
      </w:r>
      <w:r w:rsidR="00604C4C">
        <w:rPr>
          <w:rFonts w:eastAsia="Times New Roman"/>
          <w:color w:val="000000"/>
        </w:rPr>
        <w:t xml:space="preserve"> (Table </w:t>
      </w:r>
      <w:r w:rsidR="00DD3527">
        <w:rPr>
          <w:rFonts w:eastAsia="Times New Roman"/>
          <w:color w:val="000000"/>
        </w:rPr>
        <w:t>2</w:t>
      </w:r>
      <w:r w:rsidR="00604C4C">
        <w:rPr>
          <w:rFonts w:eastAsia="Times New Roman"/>
          <w:color w:val="000000"/>
        </w:rPr>
        <w:t>)</w:t>
      </w:r>
      <w:r w:rsidR="00280238">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F43C87" w:rsidRDefault="005B6195" w:rsidP="00AC49CC">
      <w:pPr>
        <w:spacing w:line="480" w:lineRule="auto"/>
        <w:rPr>
          <w:rPrChange w:id="109" w:author="Risa" w:date="2021-12-01T14:56:00Z">
            <w:rPr>
              <w:sz w:val="20"/>
              <w:szCs w:val="20"/>
            </w:rPr>
          </w:rPrChange>
        </w:rPr>
      </w:pPr>
      <w:r w:rsidRPr="00F43C87">
        <w:rPr>
          <w:b/>
          <w:bCs/>
          <w:rPrChange w:id="110" w:author="Risa" w:date="2021-12-01T14:56:00Z">
            <w:rPr>
              <w:b/>
              <w:bCs/>
              <w:sz w:val="20"/>
              <w:szCs w:val="20"/>
            </w:rPr>
          </w:rPrChange>
        </w:rPr>
        <w:lastRenderedPageBreak/>
        <w:t xml:space="preserve">Table </w:t>
      </w:r>
      <w:r w:rsidR="00DD3527" w:rsidRPr="00F43C87">
        <w:rPr>
          <w:b/>
          <w:bCs/>
          <w:rPrChange w:id="111" w:author="Risa" w:date="2021-12-01T14:56:00Z">
            <w:rPr>
              <w:b/>
              <w:bCs/>
              <w:sz w:val="20"/>
              <w:szCs w:val="20"/>
            </w:rPr>
          </w:rPrChange>
        </w:rPr>
        <w:t>2</w:t>
      </w:r>
      <w:r w:rsidRPr="00F43C87">
        <w:rPr>
          <w:b/>
          <w:bCs/>
          <w:rPrChange w:id="112" w:author="Risa" w:date="2021-12-01T14:56:00Z">
            <w:rPr>
              <w:b/>
              <w:bCs/>
              <w:sz w:val="20"/>
              <w:szCs w:val="20"/>
            </w:rPr>
          </w:rPrChange>
        </w:rPr>
        <w:t>.</w:t>
      </w:r>
      <w:r w:rsidRPr="00F43C87">
        <w:rPr>
          <w:rPrChange w:id="113" w:author="Risa" w:date="2021-12-01T14:56:00Z">
            <w:rPr>
              <w:sz w:val="20"/>
              <w:szCs w:val="20"/>
            </w:rPr>
          </w:rPrChange>
        </w:rPr>
        <w:t xml:space="preserve"> Regression coefficients for linear mixed effects model with ln </w:t>
      </w:r>
      <w:proofErr w:type="spellStart"/>
      <w:r w:rsidRPr="00F43C87">
        <w:rPr>
          <w:i/>
          <w:iCs/>
          <w:rPrChange w:id="114" w:author="Risa" w:date="2021-12-01T14:56:00Z">
            <w:rPr>
              <w:i/>
              <w:iCs/>
              <w:sz w:val="20"/>
              <w:szCs w:val="20"/>
            </w:rPr>
          </w:rPrChange>
        </w:rPr>
        <w:t>N</w:t>
      </w:r>
      <w:r w:rsidRPr="00F43C87">
        <w:rPr>
          <w:vertAlign w:val="subscript"/>
          <w:rPrChange w:id="115" w:author="Risa" w:date="2021-12-01T14:56:00Z">
            <w:rPr>
              <w:sz w:val="20"/>
              <w:szCs w:val="20"/>
              <w:vertAlign w:val="subscript"/>
            </w:rPr>
          </w:rPrChange>
        </w:rPr>
        <w:t>area</w:t>
      </w:r>
      <w:proofErr w:type="spellEnd"/>
      <w:r w:rsidRPr="00F43C87">
        <w:rPr>
          <w:rPrChange w:id="116" w:author="Risa" w:date="2021-12-01T14:56:00Z">
            <w:rPr>
              <w:sz w:val="20"/>
              <w:szCs w:val="20"/>
            </w:rPr>
          </w:rPrChange>
        </w:rPr>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768"/>
        <w:gridCol w:w="1274"/>
        <w:gridCol w:w="1993"/>
        <w:gridCol w:w="1359"/>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2940E12C" w:rsidR="005B6195" w:rsidRPr="001A720B" w:rsidRDefault="002D469B" w:rsidP="00CB7CF7">
            <w:pPr>
              <w:jc w:val="center"/>
              <w:rPr>
                <w:rFonts w:eastAsia="Times New Roman"/>
                <w:color w:val="000000"/>
                <w:sz w:val="20"/>
                <w:szCs w:val="20"/>
              </w:rPr>
            </w:pPr>
            <w:ins w:id="117" w:author="Risa" w:date="2021-12-01T14:47:00Z">
              <w:r>
                <w:rPr>
                  <w:color w:val="000000"/>
                  <w:sz w:val="20"/>
                  <w:szCs w:val="20"/>
                </w:rPr>
                <w:t>1.3</w:t>
              </w:r>
            </w:ins>
            <w:ins w:id="118" w:author="Risa" w:date="2021-12-01T14:48:00Z">
              <w:r>
                <w:rPr>
                  <w:color w:val="000000"/>
                  <w:sz w:val="20"/>
                  <w:szCs w:val="20"/>
                </w:rPr>
                <w:t>0</w:t>
              </w:r>
            </w:ins>
            <w:del w:id="119" w:author="Risa" w:date="2021-12-01T14:47:00Z">
              <w:r w:rsidR="005B6195" w:rsidDel="002D469B">
                <w:rPr>
                  <w:color w:val="000000"/>
                  <w:sz w:val="20"/>
                  <w:szCs w:val="20"/>
                </w:rPr>
                <w:delText>0.98</w:delText>
              </w:r>
            </w:del>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74AE6979" w:rsidR="002D469B" w:rsidRPr="002D469B" w:rsidRDefault="005B6195" w:rsidP="00CB7CF7">
            <w:pPr>
              <w:jc w:val="center"/>
              <w:rPr>
                <w:color w:val="000000"/>
                <w:sz w:val="20"/>
                <w:szCs w:val="20"/>
                <w:rPrChange w:id="120" w:author="Risa" w:date="2021-12-01T14:46:00Z">
                  <w:rPr>
                    <w:rFonts w:eastAsia="Times New Roman"/>
                    <w:color w:val="000000"/>
                    <w:sz w:val="20"/>
                    <w:szCs w:val="20"/>
                  </w:rPr>
                </w:rPrChange>
              </w:rPr>
            </w:pPr>
            <w:r w:rsidRPr="001A720B">
              <w:rPr>
                <w:color w:val="000000"/>
                <w:sz w:val="20"/>
                <w:szCs w:val="20"/>
              </w:rPr>
              <w:t>0.</w:t>
            </w:r>
            <w:ins w:id="121" w:author="Risa" w:date="2021-12-09T17:06:00Z">
              <w:r w:rsidR="00DE1890">
                <w:rPr>
                  <w:color w:val="000000"/>
                  <w:sz w:val="20"/>
                  <w:szCs w:val="20"/>
                </w:rPr>
                <w:t>184</w:t>
              </w:r>
            </w:ins>
            <w:del w:id="122" w:author="Risa" w:date="2021-12-01T14:46:00Z">
              <w:r w:rsidRPr="001A720B" w:rsidDel="002D469B">
                <w:rPr>
                  <w:color w:val="000000"/>
                  <w:sz w:val="20"/>
                  <w:szCs w:val="20"/>
                </w:rPr>
                <w:delText>72</w:delText>
              </w:r>
              <w:r w:rsidDel="002D469B">
                <w:rPr>
                  <w:color w:val="000000"/>
                  <w:sz w:val="20"/>
                  <w:szCs w:val="20"/>
                </w:rPr>
                <w:delText>8</w:delText>
              </w:r>
            </w:del>
          </w:p>
        </w:tc>
        <w:tc>
          <w:tcPr>
            <w:tcW w:w="1050" w:type="pct"/>
            <w:tcBorders>
              <w:top w:val="nil"/>
              <w:left w:val="nil"/>
              <w:bottom w:val="nil"/>
              <w:right w:val="nil"/>
            </w:tcBorders>
            <w:shd w:val="clear" w:color="auto" w:fill="auto"/>
            <w:noWrap/>
            <w:vAlign w:val="center"/>
            <w:hideMark/>
          </w:tcPr>
          <w:p w14:paraId="3E611600" w14:textId="4E830268" w:rsidR="005B6195" w:rsidRPr="001A720B" w:rsidRDefault="005B6195" w:rsidP="00CB7CF7">
            <w:pPr>
              <w:jc w:val="center"/>
              <w:rPr>
                <w:rFonts w:eastAsia="Times New Roman"/>
                <w:color w:val="000000"/>
                <w:sz w:val="20"/>
                <w:szCs w:val="20"/>
              </w:rPr>
            </w:pPr>
            <w:r w:rsidRPr="001A720B">
              <w:rPr>
                <w:color w:val="000000"/>
                <w:sz w:val="20"/>
                <w:szCs w:val="20"/>
              </w:rPr>
              <w:t>0.</w:t>
            </w:r>
            <w:ins w:id="123" w:author="Risa" w:date="2021-12-09T17:04:00Z">
              <w:r w:rsidR="00CA09B3">
                <w:rPr>
                  <w:color w:val="000000"/>
                  <w:sz w:val="20"/>
                  <w:szCs w:val="20"/>
                </w:rPr>
                <w:t>56</w:t>
              </w:r>
            </w:ins>
            <w:del w:id="124" w:author="Risa" w:date="2021-12-01T14:48:00Z">
              <w:r w:rsidRPr="001A720B" w:rsidDel="002D469B">
                <w:rPr>
                  <w:color w:val="000000"/>
                  <w:sz w:val="20"/>
                  <w:szCs w:val="20"/>
                </w:rPr>
                <w:delText>1</w:delText>
              </w:r>
              <w:r w:rsidDel="002D469B">
                <w:rPr>
                  <w:color w:val="000000"/>
                  <w:sz w:val="20"/>
                  <w:szCs w:val="20"/>
                </w:rPr>
                <w:delText>4</w:delText>
              </w:r>
            </w:del>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4B7081A5" w:rsidR="005B6195" w:rsidRPr="001A720B" w:rsidRDefault="005B6195" w:rsidP="00CB7CF7">
            <w:pPr>
              <w:jc w:val="center"/>
              <w:rPr>
                <w:rFonts w:eastAsia="Times New Roman"/>
                <w:color w:val="000000"/>
                <w:sz w:val="20"/>
                <w:szCs w:val="20"/>
              </w:rPr>
            </w:pPr>
            <w:r w:rsidRPr="001A720B">
              <w:rPr>
                <w:color w:val="000000"/>
                <w:sz w:val="20"/>
                <w:szCs w:val="20"/>
              </w:rPr>
              <w:t>0.</w:t>
            </w:r>
            <w:ins w:id="125" w:author="Risa" w:date="2021-12-09T17:05:00Z">
              <w:r w:rsidR="00DE1890">
                <w:rPr>
                  <w:color w:val="000000"/>
                  <w:sz w:val="20"/>
                  <w:szCs w:val="20"/>
                </w:rPr>
                <w:t>141</w:t>
              </w:r>
            </w:ins>
            <w:del w:id="126" w:author="Risa" w:date="2021-12-01T14:47:00Z">
              <w:r w:rsidRPr="001A720B" w:rsidDel="002D469B">
                <w:rPr>
                  <w:color w:val="000000"/>
                  <w:sz w:val="20"/>
                  <w:szCs w:val="20"/>
                </w:rPr>
                <w:delText>48</w:delText>
              </w:r>
              <w:r w:rsidDel="002D469B">
                <w:rPr>
                  <w:color w:val="000000"/>
                  <w:sz w:val="20"/>
                  <w:szCs w:val="20"/>
                </w:rPr>
                <w:delText>3</w:delText>
              </w:r>
            </w:del>
          </w:p>
        </w:tc>
        <w:tc>
          <w:tcPr>
            <w:tcW w:w="1050" w:type="pct"/>
            <w:tcBorders>
              <w:top w:val="nil"/>
              <w:left w:val="nil"/>
              <w:bottom w:val="nil"/>
              <w:right w:val="nil"/>
            </w:tcBorders>
            <w:shd w:val="clear" w:color="auto" w:fill="auto"/>
            <w:noWrap/>
            <w:vAlign w:val="center"/>
            <w:hideMark/>
          </w:tcPr>
          <w:p w14:paraId="1FF68B41" w14:textId="6F2E93D4" w:rsidR="005B6195" w:rsidRPr="001A720B" w:rsidRDefault="005B6195" w:rsidP="00CB7CF7">
            <w:pPr>
              <w:jc w:val="center"/>
              <w:rPr>
                <w:rFonts w:eastAsia="Times New Roman"/>
                <w:color w:val="000000"/>
                <w:sz w:val="20"/>
                <w:szCs w:val="20"/>
              </w:rPr>
            </w:pPr>
            <w:r w:rsidRPr="001A720B">
              <w:rPr>
                <w:color w:val="000000"/>
                <w:sz w:val="20"/>
                <w:szCs w:val="20"/>
              </w:rPr>
              <w:t>0.</w:t>
            </w:r>
            <w:ins w:id="127" w:author="Risa" w:date="2021-12-09T17:04:00Z">
              <w:r w:rsidR="00CA09B3">
                <w:rPr>
                  <w:color w:val="000000"/>
                  <w:sz w:val="20"/>
                  <w:szCs w:val="20"/>
                </w:rPr>
                <w:t>59</w:t>
              </w:r>
            </w:ins>
            <w:del w:id="128" w:author="Risa" w:date="2021-12-01T14:48:00Z">
              <w:r w:rsidRPr="001A720B" w:rsidDel="002D469B">
                <w:rPr>
                  <w:color w:val="000000"/>
                  <w:sz w:val="20"/>
                  <w:szCs w:val="20"/>
                </w:rPr>
                <w:delText>1</w:delText>
              </w:r>
              <w:r w:rsidDel="002D469B">
                <w:rPr>
                  <w:color w:val="000000"/>
                  <w:sz w:val="20"/>
                  <w:szCs w:val="20"/>
                </w:rPr>
                <w:delText>4</w:delText>
              </w:r>
            </w:del>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6962A7AC" w:rsidR="005B6195" w:rsidRPr="001A720B" w:rsidRDefault="005B6195" w:rsidP="00CB7CF7">
            <w:pPr>
              <w:jc w:val="center"/>
              <w:rPr>
                <w:rFonts w:eastAsia="Times New Roman"/>
                <w:color w:val="000000"/>
                <w:sz w:val="20"/>
                <w:szCs w:val="20"/>
              </w:rPr>
            </w:pPr>
            <w:r w:rsidRPr="001A720B">
              <w:rPr>
                <w:color w:val="000000"/>
                <w:sz w:val="20"/>
                <w:szCs w:val="20"/>
              </w:rPr>
              <w:t>-0.</w:t>
            </w:r>
            <w:ins w:id="129" w:author="Risa" w:date="2021-12-01T14:45:00Z">
              <w:r w:rsidR="00106CD7">
                <w:rPr>
                  <w:color w:val="000000"/>
                  <w:sz w:val="20"/>
                  <w:szCs w:val="20"/>
                </w:rPr>
                <w:t>0</w:t>
              </w:r>
            </w:ins>
            <w:ins w:id="130" w:author="Risa" w:date="2021-12-09T17:10:00Z">
              <w:r w:rsidR="00BF23F2">
                <w:rPr>
                  <w:color w:val="000000"/>
                  <w:sz w:val="20"/>
                  <w:szCs w:val="20"/>
                </w:rPr>
                <w:t>22</w:t>
              </w:r>
            </w:ins>
            <w:del w:id="131" w:author="Risa" w:date="2021-12-01T14:45:00Z">
              <w:r w:rsidRPr="001A720B" w:rsidDel="00106CD7">
                <w:rPr>
                  <w:color w:val="000000"/>
                  <w:sz w:val="20"/>
                  <w:szCs w:val="20"/>
                </w:rPr>
                <w:delText>0</w:delText>
              </w:r>
              <w:r w:rsidDel="00106CD7">
                <w:rPr>
                  <w:color w:val="000000"/>
                  <w:sz w:val="20"/>
                  <w:szCs w:val="20"/>
                </w:rPr>
                <w:delText>40</w:delText>
              </w:r>
            </w:del>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7BB97F3D" w:rsidR="005B6195" w:rsidRPr="001A720B" w:rsidRDefault="00CA09B3" w:rsidP="00CB7CF7">
            <w:pPr>
              <w:jc w:val="center"/>
              <w:rPr>
                <w:rFonts w:eastAsia="Times New Roman"/>
                <w:color w:val="000000"/>
                <w:sz w:val="20"/>
                <w:szCs w:val="20"/>
              </w:rPr>
            </w:pPr>
            <w:ins w:id="132" w:author="Risa" w:date="2021-12-09T17:04:00Z">
              <w:r>
                <w:rPr>
                  <w:rFonts w:eastAsia="Times New Roman"/>
                  <w:color w:val="000000"/>
                  <w:sz w:val="20"/>
                  <w:szCs w:val="20"/>
                </w:rPr>
                <w:t>4.92</w:t>
              </w:r>
            </w:ins>
            <w:del w:id="133" w:author="Risa" w:date="2021-12-01T14:48:00Z">
              <w:r w:rsidR="005B6195" w:rsidDel="002D469B">
                <w:rPr>
                  <w:rFonts w:eastAsia="Times New Roman"/>
                  <w:color w:val="000000"/>
                  <w:sz w:val="20"/>
                  <w:szCs w:val="20"/>
                </w:rPr>
                <w:delText>7.37</w:delText>
              </w:r>
            </w:del>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9BE38"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ins w:id="134" w:author="Risa" w:date="2021-12-09T17:10:00Z">
              <w:r w:rsidR="00BF23F2">
                <w:rPr>
                  <w:rFonts w:eastAsia="Times New Roman"/>
                  <w:color w:val="000000"/>
                  <w:sz w:val="20"/>
                  <w:szCs w:val="20"/>
                </w:rPr>
                <w:t>36</w:t>
              </w:r>
            </w:ins>
            <w:del w:id="135" w:author="Risa" w:date="2021-12-01T14:45:00Z">
              <w:r w:rsidDel="002D469B">
                <w:rPr>
                  <w:rFonts w:eastAsia="Times New Roman"/>
                  <w:color w:val="000000"/>
                  <w:sz w:val="20"/>
                  <w:szCs w:val="20"/>
                </w:rPr>
                <w:delText>20</w:delText>
              </w:r>
            </w:del>
            <w:r>
              <w:rPr>
                <w:rFonts w:eastAsia="Times New Roman"/>
                <w:color w:val="000000"/>
                <w:sz w:val="20"/>
                <w:szCs w:val="20"/>
              </w:rPr>
              <w:t xml:space="preserve"> ± </w:t>
            </w:r>
            <w:r w:rsidRPr="00D9114B">
              <w:rPr>
                <w:rFonts w:eastAsia="Times New Roman"/>
                <w:color w:val="000000"/>
                <w:sz w:val="20"/>
                <w:szCs w:val="20"/>
              </w:rPr>
              <w:t>0.</w:t>
            </w:r>
            <w:ins w:id="136" w:author="Risa" w:date="2021-12-09T17:10:00Z">
              <w:r w:rsidR="00BF23F2">
                <w:rPr>
                  <w:rFonts w:eastAsia="Times New Roman"/>
                  <w:color w:val="000000"/>
                  <w:sz w:val="20"/>
                  <w:szCs w:val="20"/>
                </w:rPr>
                <w:t>036</w:t>
              </w:r>
            </w:ins>
            <w:del w:id="137" w:author="Risa" w:date="2021-12-09T17:10:00Z">
              <w:r w:rsidDel="00BF23F2">
                <w:rPr>
                  <w:rFonts w:eastAsia="Times New Roman"/>
                  <w:color w:val="000000"/>
                  <w:sz w:val="20"/>
                  <w:szCs w:val="20"/>
                </w:rPr>
                <w:delText>1</w:delText>
              </w:r>
            </w:del>
            <w:del w:id="138" w:author="Risa" w:date="2021-12-01T14:45:00Z">
              <w:r w:rsidDel="002D469B">
                <w:rPr>
                  <w:rFonts w:eastAsia="Times New Roman"/>
                  <w:color w:val="000000"/>
                  <w:sz w:val="20"/>
                  <w:szCs w:val="20"/>
                </w:rPr>
                <w:delText>43</w:delText>
              </w:r>
            </w:del>
          </w:p>
        </w:tc>
        <w:tc>
          <w:tcPr>
            <w:tcW w:w="809" w:type="pct"/>
            <w:tcBorders>
              <w:top w:val="nil"/>
              <w:left w:val="nil"/>
              <w:bottom w:val="nil"/>
              <w:right w:val="nil"/>
            </w:tcBorders>
            <w:shd w:val="clear" w:color="auto" w:fill="auto"/>
            <w:noWrap/>
            <w:vAlign w:val="center"/>
            <w:hideMark/>
          </w:tcPr>
          <w:p w14:paraId="3FA20B9A" w14:textId="20B4590E" w:rsidR="005B6195" w:rsidRPr="001A720B" w:rsidRDefault="005B6195" w:rsidP="00CB7CF7">
            <w:pPr>
              <w:jc w:val="center"/>
              <w:rPr>
                <w:rFonts w:eastAsia="Times New Roman"/>
                <w:color w:val="000000"/>
                <w:sz w:val="20"/>
                <w:szCs w:val="20"/>
              </w:rPr>
            </w:pPr>
            <w:r w:rsidRPr="001A720B">
              <w:rPr>
                <w:color w:val="000000"/>
                <w:sz w:val="20"/>
                <w:szCs w:val="20"/>
              </w:rPr>
              <w:t>0.</w:t>
            </w:r>
            <w:ins w:id="139" w:author="Risa" w:date="2021-12-09T17:05:00Z">
              <w:r w:rsidR="00DE1890">
                <w:rPr>
                  <w:color w:val="000000"/>
                  <w:sz w:val="20"/>
                  <w:szCs w:val="20"/>
                </w:rPr>
                <w:t>325</w:t>
              </w:r>
            </w:ins>
            <w:del w:id="140" w:author="Risa" w:date="2021-12-01T14:47:00Z">
              <w:r w:rsidDel="002D469B">
                <w:rPr>
                  <w:color w:val="000000"/>
                  <w:sz w:val="20"/>
                  <w:szCs w:val="20"/>
                </w:rPr>
                <w:delText>889</w:delText>
              </w:r>
            </w:del>
          </w:p>
        </w:tc>
        <w:tc>
          <w:tcPr>
            <w:tcW w:w="1050" w:type="pct"/>
            <w:tcBorders>
              <w:top w:val="nil"/>
              <w:left w:val="nil"/>
              <w:bottom w:val="nil"/>
              <w:right w:val="nil"/>
            </w:tcBorders>
            <w:shd w:val="clear" w:color="auto" w:fill="auto"/>
            <w:noWrap/>
            <w:vAlign w:val="center"/>
            <w:hideMark/>
          </w:tcPr>
          <w:p w14:paraId="46A3F986" w14:textId="6EA75872" w:rsidR="005B6195" w:rsidRPr="001A720B" w:rsidRDefault="005B6195" w:rsidP="00CB7CF7">
            <w:pPr>
              <w:jc w:val="center"/>
              <w:rPr>
                <w:rFonts w:eastAsia="Times New Roman"/>
                <w:color w:val="000000"/>
                <w:sz w:val="20"/>
                <w:szCs w:val="20"/>
              </w:rPr>
            </w:pPr>
            <w:r>
              <w:rPr>
                <w:color w:val="000000"/>
                <w:sz w:val="20"/>
                <w:szCs w:val="20"/>
              </w:rPr>
              <w:t>2</w:t>
            </w:r>
            <w:ins w:id="141" w:author="Risa" w:date="2021-12-09T17:04:00Z">
              <w:r w:rsidR="00CA09B3">
                <w:rPr>
                  <w:color w:val="000000"/>
                  <w:sz w:val="20"/>
                  <w:szCs w:val="20"/>
                </w:rPr>
                <w:t>2.79</w:t>
              </w:r>
            </w:ins>
            <w:del w:id="142" w:author="Risa" w:date="2021-12-01T14:48:00Z">
              <w:r w:rsidDel="002D469B">
                <w:rPr>
                  <w:color w:val="000000"/>
                  <w:sz w:val="20"/>
                  <w:szCs w:val="20"/>
                </w:rPr>
                <w:delText>0.26</w:delText>
              </w:r>
            </w:del>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1D473904" w:rsidR="005B6195" w:rsidRPr="00D9114B" w:rsidRDefault="005B6195" w:rsidP="00CB7CF7">
            <w:pPr>
              <w:jc w:val="center"/>
              <w:rPr>
                <w:color w:val="000000"/>
                <w:sz w:val="20"/>
                <w:szCs w:val="20"/>
              </w:rPr>
            </w:pPr>
            <w:r w:rsidRPr="00D9114B">
              <w:rPr>
                <w:color w:val="000000"/>
                <w:sz w:val="20"/>
                <w:szCs w:val="20"/>
              </w:rPr>
              <w:t>0.9</w:t>
            </w:r>
            <w:ins w:id="143" w:author="Risa" w:date="2021-12-09T17:10:00Z">
              <w:r w:rsidR="00BF23F2">
                <w:rPr>
                  <w:color w:val="000000"/>
                  <w:sz w:val="20"/>
                  <w:szCs w:val="20"/>
                </w:rPr>
                <w:t>07</w:t>
              </w:r>
            </w:ins>
            <w:del w:id="144" w:author="Risa" w:date="2021-12-01T14:45:00Z">
              <w:r w:rsidRPr="00D9114B" w:rsidDel="002D469B">
                <w:rPr>
                  <w:color w:val="000000"/>
                  <w:sz w:val="20"/>
                  <w:szCs w:val="20"/>
                </w:rPr>
                <w:delText>3</w:delText>
              </w:r>
              <w:r w:rsidDel="002D469B">
                <w:rPr>
                  <w:color w:val="000000"/>
                  <w:sz w:val="20"/>
                  <w:szCs w:val="20"/>
                </w:rPr>
                <w:delText>7</w:delText>
              </w:r>
            </w:del>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ins w:id="145" w:author="Risa" w:date="2021-12-01T14:46:00Z">
              <w:r w:rsidR="002D469B">
                <w:rPr>
                  <w:rFonts w:eastAsia="Times New Roman"/>
                  <w:color w:val="000000"/>
                  <w:sz w:val="20"/>
                  <w:szCs w:val="20"/>
                </w:rPr>
                <w:t>1</w:t>
              </w:r>
            </w:ins>
            <w:ins w:id="146" w:author="Risa" w:date="2021-12-09T17:10:00Z">
              <w:r w:rsidR="00BF23F2">
                <w:rPr>
                  <w:rFonts w:eastAsia="Times New Roman"/>
                  <w:color w:val="000000"/>
                  <w:sz w:val="20"/>
                  <w:szCs w:val="20"/>
                </w:rPr>
                <w:t>4</w:t>
              </w:r>
            </w:ins>
            <w:del w:id="147" w:author="Risa" w:date="2021-12-01T14:46:00Z">
              <w:r w:rsidRPr="00D9114B" w:rsidDel="002D469B">
                <w:rPr>
                  <w:rFonts w:eastAsia="Times New Roman"/>
                  <w:color w:val="000000"/>
                  <w:sz w:val="20"/>
                  <w:szCs w:val="20"/>
                </w:rPr>
                <w:delText>0</w:delText>
              </w:r>
              <w:r w:rsidDel="002D469B">
                <w:rPr>
                  <w:rFonts w:eastAsia="Times New Roman"/>
                  <w:color w:val="000000"/>
                  <w:sz w:val="20"/>
                  <w:szCs w:val="20"/>
                </w:rPr>
                <w:delText>8</w:delText>
              </w:r>
            </w:del>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543A4E25" w:rsidR="005B6195" w:rsidRPr="001A720B" w:rsidRDefault="002D469B" w:rsidP="00CB7CF7">
            <w:pPr>
              <w:jc w:val="center"/>
              <w:rPr>
                <w:rFonts w:eastAsia="Times New Roman"/>
                <w:color w:val="000000"/>
                <w:sz w:val="20"/>
                <w:szCs w:val="20"/>
              </w:rPr>
            </w:pPr>
            <w:ins w:id="148" w:author="Risa" w:date="2021-12-01T14:48:00Z">
              <w:r>
                <w:rPr>
                  <w:color w:val="000000"/>
                  <w:sz w:val="20"/>
                  <w:szCs w:val="20"/>
                </w:rPr>
                <w:t>4</w:t>
              </w:r>
            </w:ins>
            <w:ins w:id="149" w:author="Risa" w:date="2021-12-09T17:04:00Z">
              <w:r w:rsidR="00CA09B3">
                <w:rPr>
                  <w:color w:val="000000"/>
                  <w:sz w:val="20"/>
                  <w:szCs w:val="20"/>
                </w:rPr>
                <w:t>4.4</w:t>
              </w:r>
            </w:ins>
            <w:ins w:id="150" w:author="Risa" w:date="2021-12-09T17:21:00Z">
              <w:r w:rsidR="00F56091">
                <w:rPr>
                  <w:color w:val="000000"/>
                  <w:sz w:val="20"/>
                  <w:szCs w:val="20"/>
                </w:rPr>
                <w:t>4</w:t>
              </w:r>
            </w:ins>
            <w:del w:id="151" w:author="Risa" w:date="2021-12-01T14:48:00Z">
              <w:r w:rsidR="005B6195" w:rsidRPr="001A720B" w:rsidDel="002D469B">
                <w:rPr>
                  <w:color w:val="000000"/>
                  <w:sz w:val="20"/>
                  <w:szCs w:val="20"/>
                </w:rPr>
                <w:delText>53</w:delText>
              </w:r>
              <w:r w:rsidR="005B6195" w:rsidDel="002D469B">
                <w:rPr>
                  <w:color w:val="000000"/>
                  <w:sz w:val="20"/>
                  <w:szCs w:val="20"/>
                </w:rPr>
                <w:delText>.55</w:delText>
              </w:r>
            </w:del>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3FA9D77A" w:rsidR="005B6195" w:rsidRPr="001A720B" w:rsidRDefault="005B6195" w:rsidP="00CB7CF7">
            <w:pPr>
              <w:jc w:val="center"/>
              <w:rPr>
                <w:rFonts w:eastAsia="Times New Roman"/>
                <w:color w:val="000000"/>
                <w:sz w:val="20"/>
                <w:szCs w:val="20"/>
              </w:rPr>
            </w:pPr>
            <w:r w:rsidRPr="001A720B">
              <w:rPr>
                <w:color w:val="000000"/>
                <w:sz w:val="20"/>
                <w:szCs w:val="20"/>
              </w:rPr>
              <w:t>-0.</w:t>
            </w:r>
            <w:ins w:id="152" w:author="Risa" w:date="2021-12-01T14:46:00Z">
              <w:r w:rsidR="002D469B">
                <w:rPr>
                  <w:color w:val="000000"/>
                  <w:sz w:val="20"/>
                  <w:szCs w:val="20"/>
                </w:rPr>
                <w:t>1</w:t>
              </w:r>
            </w:ins>
            <w:ins w:id="153" w:author="Risa" w:date="2021-12-09T17:10:00Z">
              <w:r w:rsidR="00BF23F2">
                <w:rPr>
                  <w:color w:val="000000"/>
                  <w:sz w:val="20"/>
                  <w:szCs w:val="20"/>
                </w:rPr>
                <w:t>41</w:t>
              </w:r>
            </w:ins>
            <w:del w:id="154" w:author="Risa" w:date="2021-12-01T14:46:00Z">
              <w:r w:rsidRPr="001A720B" w:rsidDel="002D469B">
                <w:rPr>
                  <w:color w:val="000000"/>
                  <w:sz w:val="20"/>
                  <w:szCs w:val="20"/>
                </w:rPr>
                <w:delText>2</w:delText>
              </w:r>
              <w:r w:rsidDel="002D469B">
                <w:rPr>
                  <w:color w:val="000000"/>
                  <w:sz w:val="20"/>
                  <w:szCs w:val="20"/>
                </w:rPr>
                <w:delText>95</w:delText>
              </w:r>
            </w:del>
            <w:r>
              <w:rPr>
                <w:color w:val="000000"/>
                <w:sz w:val="20"/>
                <w:szCs w:val="20"/>
              </w:rPr>
              <w:t xml:space="preserve"> </w:t>
            </w:r>
            <w:r>
              <w:rPr>
                <w:rFonts w:eastAsia="Times New Roman"/>
                <w:color w:val="000000"/>
                <w:sz w:val="20"/>
                <w:szCs w:val="20"/>
              </w:rPr>
              <w:t>± 0.</w:t>
            </w:r>
            <w:ins w:id="155" w:author="Risa" w:date="2021-12-01T14:46:00Z">
              <w:r w:rsidR="002D469B">
                <w:rPr>
                  <w:rFonts w:eastAsia="Times New Roman"/>
                  <w:color w:val="000000"/>
                  <w:sz w:val="20"/>
                  <w:szCs w:val="20"/>
                </w:rPr>
                <w:t>09</w:t>
              </w:r>
            </w:ins>
            <w:ins w:id="156" w:author="Risa" w:date="2021-12-09T17:10:00Z">
              <w:r w:rsidR="00BF23F2">
                <w:rPr>
                  <w:rFonts w:eastAsia="Times New Roman"/>
                  <w:color w:val="000000"/>
                  <w:sz w:val="20"/>
                  <w:szCs w:val="20"/>
                </w:rPr>
                <w:t>7</w:t>
              </w:r>
            </w:ins>
            <w:del w:id="157" w:author="Risa" w:date="2021-12-01T14:46:00Z">
              <w:r w:rsidDel="002D469B">
                <w:rPr>
                  <w:rFonts w:eastAsia="Times New Roman"/>
                  <w:color w:val="000000"/>
                  <w:sz w:val="20"/>
                  <w:szCs w:val="20"/>
                </w:rPr>
                <w:delText>120</w:delText>
              </w:r>
            </w:del>
          </w:p>
        </w:tc>
        <w:tc>
          <w:tcPr>
            <w:tcW w:w="809" w:type="pct"/>
            <w:tcBorders>
              <w:top w:val="nil"/>
              <w:left w:val="nil"/>
              <w:bottom w:val="nil"/>
              <w:right w:val="nil"/>
            </w:tcBorders>
            <w:shd w:val="clear" w:color="auto" w:fill="auto"/>
            <w:noWrap/>
            <w:vAlign w:val="center"/>
            <w:hideMark/>
          </w:tcPr>
          <w:p w14:paraId="05D6F2CE" w14:textId="05FCA042" w:rsidR="005B6195" w:rsidRPr="002D469B" w:rsidRDefault="005B6195" w:rsidP="00CB7CF7">
            <w:pPr>
              <w:jc w:val="center"/>
              <w:rPr>
                <w:rFonts w:eastAsia="Times New Roman"/>
                <w:color w:val="000000"/>
                <w:sz w:val="20"/>
                <w:szCs w:val="20"/>
                <w:rPrChange w:id="158" w:author="Risa" w:date="2021-12-01T14:47:00Z">
                  <w:rPr>
                    <w:rFonts w:eastAsia="Times New Roman"/>
                    <w:b/>
                    <w:bCs/>
                    <w:color w:val="000000"/>
                    <w:sz w:val="20"/>
                    <w:szCs w:val="20"/>
                  </w:rPr>
                </w:rPrChange>
              </w:rPr>
            </w:pPr>
            <w:r w:rsidRPr="002D469B">
              <w:rPr>
                <w:color w:val="000000"/>
                <w:sz w:val="20"/>
                <w:szCs w:val="20"/>
                <w:rPrChange w:id="159" w:author="Risa" w:date="2021-12-01T14:47:00Z">
                  <w:rPr>
                    <w:b/>
                    <w:bCs/>
                    <w:color w:val="000000"/>
                    <w:sz w:val="20"/>
                    <w:szCs w:val="20"/>
                  </w:rPr>
                </w:rPrChange>
              </w:rPr>
              <w:t>0.</w:t>
            </w:r>
            <w:ins w:id="160" w:author="Risa" w:date="2021-12-09T17:05:00Z">
              <w:r w:rsidR="00DE1890">
                <w:rPr>
                  <w:color w:val="000000"/>
                  <w:sz w:val="20"/>
                  <w:szCs w:val="20"/>
                </w:rPr>
                <w:t>143</w:t>
              </w:r>
            </w:ins>
            <w:del w:id="161" w:author="Risa" w:date="2021-12-01T14:47:00Z">
              <w:r w:rsidRPr="002D469B" w:rsidDel="002D469B">
                <w:rPr>
                  <w:color w:val="000000"/>
                  <w:sz w:val="20"/>
                  <w:szCs w:val="20"/>
                  <w:rPrChange w:id="162" w:author="Risa" w:date="2021-12-01T14:47:00Z">
                    <w:rPr>
                      <w:b/>
                      <w:bCs/>
                      <w:color w:val="000000"/>
                      <w:sz w:val="20"/>
                      <w:szCs w:val="20"/>
                    </w:rPr>
                  </w:rPrChange>
                </w:rPr>
                <w:delText>014</w:delText>
              </w:r>
            </w:del>
          </w:p>
        </w:tc>
        <w:tc>
          <w:tcPr>
            <w:tcW w:w="1050" w:type="pct"/>
            <w:tcBorders>
              <w:top w:val="nil"/>
              <w:left w:val="nil"/>
              <w:bottom w:val="nil"/>
              <w:right w:val="nil"/>
            </w:tcBorders>
            <w:shd w:val="clear" w:color="auto" w:fill="auto"/>
            <w:noWrap/>
            <w:vAlign w:val="center"/>
            <w:hideMark/>
          </w:tcPr>
          <w:p w14:paraId="222D7F89" w14:textId="65A7C990" w:rsidR="005B6195" w:rsidRPr="001A720B" w:rsidRDefault="00CA09B3" w:rsidP="00CB7CF7">
            <w:pPr>
              <w:jc w:val="center"/>
              <w:rPr>
                <w:rFonts w:eastAsia="Times New Roman"/>
                <w:color w:val="000000"/>
                <w:sz w:val="20"/>
                <w:szCs w:val="20"/>
              </w:rPr>
            </w:pPr>
            <w:ins w:id="163" w:author="Risa" w:date="2021-12-09T17:04:00Z">
              <w:r>
                <w:rPr>
                  <w:color w:val="000000"/>
                  <w:sz w:val="20"/>
                  <w:szCs w:val="20"/>
                </w:rPr>
                <w:t>5.33</w:t>
              </w:r>
            </w:ins>
            <w:del w:id="164" w:author="Risa" w:date="2021-12-01T14:48:00Z">
              <w:r w:rsidR="005B6195" w:rsidDel="002D469B">
                <w:rPr>
                  <w:color w:val="000000"/>
                  <w:sz w:val="20"/>
                  <w:szCs w:val="20"/>
                </w:rPr>
                <w:delText>6.08</w:delText>
              </w:r>
            </w:del>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623DC2CE" w:rsidR="005B6195" w:rsidRPr="001A720B" w:rsidRDefault="00CA09B3" w:rsidP="00CB7CF7">
            <w:pPr>
              <w:jc w:val="center"/>
              <w:rPr>
                <w:rFonts w:eastAsia="Times New Roman"/>
                <w:color w:val="000000"/>
                <w:sz w:val="20"/>
                <w:szCs w:val="20"/>
              </w:rPr>
            </w:pPr>
            <w:ins w:id="165" w:author="Risa" w:date="2021-12-09T17:04:00Z">
              <w:r>
                <w:rPr>
                  <w:color w:val="000000"/>
                  <w:sz w:val="20"/>
                  <w:szCs w:val="20"/>
                </w:rPr>
                <w:t>3.26</w:t>
              </w:r>
            </w:ins>
            <w:del w:id="166" w:author="Risa" w:date="2021-12-01T14:48:00Z">
              <w:r w:rsidR="005B6195" w:rsidRPr="001A720B" w:rsidDel="002D469B">
                <w:rPr>
                  <w:color w:val="000000"/>
                  <w:sz w:val="20"/>
                  <w:szCs w:val="20"/>
                </w:rPr>
                <w:delText>5</w:delText>
              </w:r>
              <w:r w:rsidR="005B6195" w:rsidDel="002D469B">
                <w:rPr>
                  <w:color w:val="000000"/>
                  <w:sz w:val="20"/>
                  <w:szCs w:val="20"/>
                </w:rPr>
                <w:delText>.42</w:delText>
              </w:r>
            </w:del>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710A7A93" w:rsidR="005B6195" w:rsidRPr="001A720B" w:rsidRDefault="005B6195" w:rsidP="00CB7CF7">
            <w:pPr>
              <w:jc w:val="center"/>
              <w:rPr>
                <w:rFonts w:eastAsia="Times New Roman"/>
                <w:color w:val="000000"/>
                <w:sz w:val="20"/>
                <w:szCs w:val="20"/>
              </w:rPr>
            </w:pPr>
            <w:r>
              <w:rPr>
                <w:rFonts w:eastAsia="Times New Roman"/>
                <w:color w:val="000000"/>
                <w:sz w:val="20"/>
                <w:szCs w:val="20"/>
              </w:rPr>
              <w:t>3.</w:t>
            </w:r>
            <w:ins w:id="167" w:author="Risa" w:date="2021-12-09T17:04:00Z">
              <w:r w:rsidR="00CA09B3">
                <w:rPr>
                  <w:rFonts w:eastAsia="Times New Roman"/>
                  <w:color w:val="000000"/>
                  <w:sz w:val="20"/>
                  <w:szCs w:val="20"/>
                </w:rPr>
                <w:t>87</w:t>
              </w:r>
            </w:ins>
            <w:del w:id="168" w:author="Risa" w:date="2021-12-01T14:48:00Z">
              <w:r w:rsidDel="002D469B">
                <w:rPr>
                  <w:rFonts w:eastAsia="Times New Roman"/>
                  <w:color w:val="000000"/>
                  <w:sz w:val="20"/>
                  <w:szCs w:val="20"/>
                </w:rPr>
                <w:delText>69</w:delText>
              </w:r>
            </w:del>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3372A01C"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ins w:id="169" w:author="Risa" w:date="2021-12-01T14:47:00Z">
              <w:r w:rsidR="002D469B">
                <w:rPr>
                  <w:b/>
                  <w:bCs/>
                  <w:color w:val="000000"/>
                  <w:sz w:val="20"/>
                  <w:szCs w:val="20"/>
                </w:rPr>
                <w:t>2</w:t>
              </w:r>
            </w:ins>
            <w:del w:id="170" w:author="Risa" w:date="2021-12-01T14:47:00Z">
              <w:r w:rsidRPr="001A720B" w:rsidDel="002D469B">
                <w:rPr>
                  <w:b/>
                  <w:bCs/>
                  <w:color w:val="000000"/>
                  <w:sz w:val="20"/>
                  <w:szCs w:val="20"/>
                </w:rPr>
                <w:delText>3</w:delText>
              </w:r>
            </w:del>
          </w:p>
        </w:tc>
        <w:tc>
          <w:tcPr>
            <w:tcW w:w="1050" w:type="pct"/>
            <w:tcBorders>
              <w:top w:val="nil"/>
              <w:left w:val="nil"/>
              <w:right w:val="nil"/>
            </w:tcBorders>
            <w:shd w:val="clear" w:color="auto" w:fill="auto"/>
            <w:noWrap/>
            <w:vAlign w:val="center"/>
          </w:tcPr>
          <w:p w14:paraId="234868C0" w14:textId="5EE3550B" w:rsidR="005B6195" w:rsidRPr="00D9114B" w:rsidRDefault="005B6195" w:rsidP="00CB7CF7">
            <w:pPr>
              <w:jc w:val="center"/>
              <w:rPr>
                <w:rFonts w:eastAsia="Times New Roman"/>
                <w:color w:val="000000"/>
                <w:sz w:val="20"/>
                <w:szCs w:val="20"/>
              </w:rPr>
            </w:pPr>
            <w:r w:rsidRPr="00D9114B">
              <w:rPr>
                <w:color w:val="000000"/>
                <w:sz w:val="20"/>
                <w:szCs w:val="20"/>
              </w:rPr>
              <w:t>0.</w:t>
            </w:r>
            <w:ins w:id="171" w:author="Risa" w:date="2021-12-09T17:04:00Z">
              <w:r w:rsidR="00CA09B3">
                <w:rPr>
                  <w:color w:val="000000"/>
                  <w:sz w:val="20"/>
                  <w:szCs w:val="20"/>
                </w:rPr>
                <w:t>30</w:t>
              </w:r>
            </w:ins>
            <w:del w:id="172" w:author="Risa" w:date="2021-12-01T14:48:00Z">
              <w:r w:rsidRPr="00D9114B" w:rsidDel="002D469B">
                <w:rPr>
                  <w:color w:val="000000"/>
                  <w:sz w:val="20"/>
                  <w:szCs w:val="20"/>
                </w:rPr>
                <w:delText>1</w:delText>
              </w:r>
              <w:r w:rsidDel="002D469B">
                <w:rPr>
                  <w:color w:val="000000"/>
                  <w:sz w:val="20"/>
                  <w:szCs w:val="20"/>
                </w:rPr>
                <w:delText>4</w:delText>
              </w:r>
            </w:del>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7500CDA8" w:rsidR="005B6195" w:rsidRPr="001A720B" w:rsidRDefault="005B6195" w:rsidP="00CB7CF7">
            <w:pPr>
              <w:jc w:val="center"/>
              <w:rPr>
                <w:rFonts w:eastAsia="Times New Roman"/>
                <w:color w:val="000000"/>
                <w:sz w:val="20"/>
                <w:szCs w:val="20"/>
              </w:rPr>
            </w:pPr>
            <w:r w:rsidRPr="001A720B">
              <w:rPr>
                <w:color w:val="000000"/>
                <w:sz w:val="20"/>
                <w:szCs w:val="20"/>
              </w:rPr>
              <w:t>0.</w:t>
            </w:r>
            <w:ins w:id="173" w:author="Risa" w:date="2021-12-09T17:05:00Z">
              <w:r w:rsidR="00DE1890">
                <w:rPr>
                  <w:color w:val="000000"/>
                  <w:sz w:val="20"/>
                  <w:szCs w:val="20"/>
                </w:rPr>
                <w:t>382</w:t>
              </w:r>
            </w:ins>
            <w:del w:id="174" w:author="Risa" w:date="2021-12-09T17:05:00Z">
              <w:r w:rsidRPr="001A720B" w:rsidDel="00DE1890">
                <w:rPr>
                  <w:color w:val="000000"/>
                  <w:sz w:val="20"/>
                  <w:szCs w:val="20"/>
                </w:rPr>
                <w:delText>5</w:delText>
              </w:r>
            </w:del>
            <w:del w:id="175" w:author="Risa" w:date="2021-12-01T14:47:00Z">
              <w:r w:rsidDel="002D469B">
                <w:rPr>
                  <w:color w:val="000000"/>
                  <w:sz w:val="20"/>
                  <w:szCs w:val="20"/>
                </w:rPr>
                <w:delText>82</w:delText>
              </w:r>
            </w:del>
          </w:p>
        </w:tc>
        <w:tc>
          <w:tcPr>
            <w:tcW w:w="1050" w:type="pct"/>
            <w:tcBorders>
              <w:left w:val="nil"/>
              <w:right w:val="nil"/>
            </w:tcBorders>
            <w:shd w:val="clear" w:color="auto" w:fill="auto"/>
            <w:noWrap/>
            <w:vAlign w:val="center"/>
          </w:tcPr>
          <w:p w14:paraId="0E0AEC28" w14:textId="5C3AD914" w:rsidR="005B6195" w:rsidRPr="00D9114B" w:rsidRDefault="005B6195" w:rsidP="00CB7CF7">
            <w:pPr>
              <w:jc w:val="center"/>
              <w:rPr>
                <w:rFonts w:eastAsia="Times New Roman"/>
                <w:color w:val="000000"/>
                <w:sz w:val="20"/>
                <w:szCs w:val="20"/>
              </w:rPr>
            </w:pPr>
            <w:r w:rsidRPr="00D9114B">
              <w:rPr>
                <w:color w:val="000000"/>
                <w:sz w:val="20"/>
                <w:szCs w:val="20"/>
              </w:rPr>
              <w:t>0.</w:t>
            </w:r>
            <w:ins w:id="176" w:author="Risa" w:date="2021-12-09T17:04:00Z">
              <w:r w:rsidR="00CA09B3">
                <w:rPr>
                  <w:color w:val="000000"/>
                  <w:sz w:val="20"/>
                  <w:szCs w:val="20"/>
                </w:rPr>
                <w:t>38</w:t>
              </w:r>
            </w:ins>
            <w:del w:id="177" w:author="Risa" w:date="2021-12-01T14:48:00Z">
              <w:r w:rsidRPr="00D9114B" w:rsidDel="002D469B">
                <w:rPr>
                  <w:color w:val="000000"/>
                  <w:sz w:val="20"/>
                  <w:szCs w:val="20"/>
                </w:rPr>
                <w:delText>1</w:delText>
              </w:r>
              <w:r w:rsidDel="002D469B">
                <w:rPr>
                  <w:color w:val="000000"/>
                  <w:sz w:val="20"/>
                  <w:szCs w:val="20"/>
                </w:rPr>
                <w:delText>5</w:delText>
              </w:r>
            </w:del>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58726532" w:rsidR="005B6195" w:rsidRPr="001A720B" w:rsidRDefault="005B6195" w:rsidP="00CB7CF7">
            <w:pPr>
              <w:jc w:val="center"/>
              <w:rPr>
                <w:rFonts w:eastAsia="Times New Roman"/>
                <w:color w:val="000000"/>
                <w:sz w:val="20"/>
                <w:szCs w:val="20"/>
              </w:rPr>
            </w:pPr>
            <w:r w:rsidRPr="001A720B">
              <w:rPr>
                <w:color w:val="000000"/>
                <w:sz w:val="20"/>
                <w:szCs w:val="20"/>
              </w:rPr>
              <w:t>0.</w:t>
            </w:r>
            <w:ins w:id="178" w:author="Risa" w:date="2021-12-01T14:47:00Z">
              <w:r w:rsidR="002D469B">
                <w:rPr>
                  <w:color w:val="000000"/>
                  <w:sz w:val="20"/>
                  <w:szCs w:val="20"/>
                </w:rPr>
                <w:t>9</w:t>
              </w:r>
            </w:ins>
            <w:ins w:id="179" w:author="Risa" w:date="2021-12-09T17:05:00Z">
              <w:r w:rsidR="00DE1890">
                <w:rPr>
                  <w:color w:val="000000"/>
                  <w:sz w:val="20"/>
                  <w:szCs w:val="20"/>
                </w:rPr>
                <w:t>80</w:t>
              </w:r>
            </w:ins>
            <w:del w:id="180" w:author="Risa" w:date="2021-12-01T14:47:00Z">
              <w:r w:rsidRPr="001A720B" w:rsidDel="002D469B">
                <w:rPr>
                  <w:color w:val="000000"/>
                  <w:sz w:val="20"/>
                  <w:szCs w:val="20"/>
                </w:rPr>
                <w:delText>76</w:delText>
              </w:r>
              <w:r w:rsidDel="002D469B">
                <w:rPr>
                  <w:color w:val="000000"/>
                  <w:sz w:val="20"/>
                  <w:szCs w:val="20"/>
                </w:rPr>
                <w:delText>6</w:delText>
              </w:r>
            </w:del>
          </w:p>
        </w:tc>
        <w:tc>
          <w:tcPr>
            <w:tcW w:w="1050" w:type="pct"/>
            <w:tcBorders>
              <w:left w:val="nil"/>
              <w:right w:val="nil"/>
            </w:tcBorders>
            <w:shd w:val="clear" w:color="auto" w:fill="auto"/>
            <w:noWrap/>
            <w:vAlign w:val="center"/>
          </w:tcPr>
          <w:p w14:paraId="38FAFF1A" w14:textId="214AD0A0" w:rsidR="005B6195" w:rsidRPr="00D9114B" w:rsidRDefault="005B6195" w:rsidP="00CB7CF7">
            <w:pPr>
              <w:jc w:val="center"/>
              <w:rPr>
                <w:color w:val="000000"/>
                <w:sz w:val="20"/>
                <w:szCs w:val="20"/>
              </w:rPr>
            </w:pPr>
            <w:r w:rsidRPr="00D9114B">
              <w:rPr>
                <w:color w:val="000000"/>
                <w:sz w:val="20"/>
                <w:szCs w:val="20"/>
              </w:rPr>
              <w:t>0.</w:t>
            </w:r>
            <w:ins w:id="181" w:author="Risa" w:date="2021-12-09T17:05:00Z">
              <w:r w:rsidR="00CA09B3">
                <w:rPr>
                  <w:color w:val="000000"/>
                  <w:sz w:val="20"/>
                  <w:szCs w:val="20"/>
                </w:rPr>
                <w:t>23</w:t>
              </w:r>
            </w:ins>
            <w:del w:id="182" w:author="Risa" w:date="2021-12-01T14:48:00Z">
              <w:r w:rsidRPr="00D9114B" w:rsidDel="002D469B">
                <w:rPr>
                  <w:color w:val="000000"/>
                  <w:sz w:val="20"/>
                  <w:szCs w:val="20"/>
                </w:rPr>
                <w:delText>0</w:delText>
              </w:r>
              <w:r w:rsidDel="002D469B">
                <w:rPr>
                  <w:color w:val="000000"/>
                  <w:sz w:val="20"/>
                  <w:szCs w:val="20"/>
                </w:rPr>
                <w:delText>6</w:delText>
              </w:r>
            </w:del>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79F06B49" w:rsidR="005B6195" w:rsidRPr="001A720B" w:rsidRDefault="005B6195" w:rsidP="00CB7CF7">
            <w:pPr>
              <w:jc w:val="center"/>
              <w:rPr>
                <w:rFonts w:eastAsia="Times New Roman"/>
                <w:color w:val="000000"/>
                <w:sz w:val="20"/>
                <w:szCs w:val="20"/>
              </w:rPr>
            </w:pPr>
            <w:r w:rsidRPr="001A720B">
              <w:rPr>
                <w:color w:val="000000"/>
                <w:sz w:val="20"/>
                <w:szCs w:val="20"/>
              </w:rPr>
              <w:t>0.</w:t>
            </w:r>
            <w:ins w:id="183" w:author="Risa" w:date="2021-12-09T17:05:00Z">
              <w:r w:rsidR="00DE1890">
                <w:rPr>
                  <w:color w:val="000000"/>
                  <w:sz w:val="20"/>
                  <w:szCs w:val="20"/>
                </w:rPr>
                <w:t>997</w:t>
              </w:r>
            </w:ins>
            <w:del w:id="184" w:author="Risa" w:date="2021-12-01T14:47:00Z">
              <w:r w:rsidRPr="001A720B" w:rsidDel="002D469B">
                <w:rPr>
                  <w:color w:val="000000"/>
                  <w:sz w:val="20"/>
                  <w:szCs w:val="20"/>
                </w:rPr>
                <w:delText>89</w:delText>
              </w:r>
              <w:r w:rsidDel="002D469B">
                <w:rPr>
                  <w:color w:val="000000"/>
                  <w:sz w:val="20"/>
                  <w:szCs w:val="20"/>
                </w:rPr>
                <w:delText>1</w:delText>
              </w:r>
            </w:del>
          </w:p>
        </w:tc>
        <w:tc>
          <w:tcPr>
            <w:tcW w:w="1050" w:type="pct"/>
            <w:tcBorders>
              <w:left w:val="nil"/>
              <w:bottom w:val="single" w:sz="4" w:space="0" w:color="auto"/>
              <w:right w:val="nil"/>
            </w:tcBorders>
            <w:shd w:val="clear" w:color="auto" w:fill="auto"/>
            <w:noWrap/>
            <w:vAlign w:val="center"/>
          </w:tcPr>
          <w:p w14:paraId="02D9A5D8" w14:textId="3AFDAAAF" w:rsidR="005B6195" w:rsidRPr="00D9114B" w:rsidRDefault="005B6195" w:rsidP="00CB7CF7">
            <w:pPr>
              <w:jc w:val="center"/>
              <w:rPr>
                <w:rFonts w:eastAsia="Times New Roman"/>
                <w:color w:val="000000"/>
                <w:sz w:val="20"/>
                <w:szCs w:val="20"/>
              </w:rPr>
            </w:pPr>
            <w:r w:rsidRPr="00D9114B">
              <w:rPr>
                <w:color w:val="000000"/>
                <w:sz w:val="20"/>
                <w:szCs w:val="20"/>
              </w:rPr>
              <w:t>0.</w:t>
            </w:r>
            <w:ins w:id="185" w:author="Risa" w:date="2021-12-01T14:49:00Z">
              <w:r w:rsidR="002D469B">
                <w:rPr>
                  <w:color w:val="000000"/>
                  <w:sz w:val="20"/>
                  <w:szCs w:val="20"/>
                </w:rPr>
                <w:t>1</w:t>
              </w:r>
            </w:ins>
            <w:ins w:id="186" w:author="Risa" w:date="2021-12-09T17:05:00Z">
              <w:r w:rsidR="00CA09B3">
                <w:rPr>
                  <w:color w:val="000000"/>
                  <w:sz w:val="20"/>
                  <w:szCs w:val="20"/>
                </w:rPr>
                <w:t>8</w:t>
              </w:r>
            </w:ins>
            <w:del w:id="187" w:author="Risa" w:date="2021-12-01T14:49:00Z">
              <w:r w:rsidDel="002D469B">
                <w:rPr>
                  <w:color w:val="000000"/>
                  <w:sz w:val="20"/>
                  <w:szCs w:val="20"/>
                </w:rPr>
                <w:delText>07</w:delText>
              </w:r>
            </w:del>
            <w:r>
              <w:rPr>
                <w:color w:val="000000"/>
                <w:sz w:val="20"/>
                <w:szCs w:val="20"/>
              </w:rPr>
              <w:t>%</w:t>
            </w:r>
          </w:p>
        </w:tc>
      </w:tr>
    </w:tbl>
    <w:p w14:paraId="2F5CEB86" w14:textId="23106FC0" w:rsidR="005B6195" w:rsidRPr="00F43C87" w:rsidRDefault="005B6195" w:rsidP="00AC49CC">
      <w:pPr>
        <w:spacing w:line="480" w:lineRule="auto"/>
        <w:rPr>
          <w:rPrChange w:id="188" w:author="Risa" w:date="2021-12-01T14:56:00Z">
            <w:rPr>
              <w:sz w:val="20"/>
              <w:szCs w:val="20"/>
            </w:rPr>
          </w:rPrChange>
        </w:rPr>
      </w:pPr>
      <w:r w:rsidRPr="00F43C87">
        <w:rPr>
          <w:rPrChange w:id="189" w:author="Risa" w:date="2021-12-01T14:56:00Z">
            <w:rPr>
              <w:sz w:val="20"/>
              <w:szCs w:val="20"/>
            </w:rPr>
          </w:rPrChange>
        </w:rPr>
        <w:t>*P-values &lt; 0.05 are bolded and &lt; 0.1 are italicized. Sample size is 1,</w:t>
      </w:r>
      <w:del w:id="190" w:author="Risa" w:date="2021-12-09T17:11:00Z">
        <w:r w:rsidRPr="00F43C87" w:rsidDel="00F9454E">
          <w:rPr>
            <w:rPrChange w:id="191" w:author="Risa" w:date="2021-12-01T14:56:00Z">
              <w:rPr>
                <w:sz w:val="20"/>
                <w:szCs w:val="20"/>
              </w:rPr>
            </w:rPrChange>
          </w:rPr>
          <w:delText>8</w:delText>
        </w:r>
      </w:del>
      <w:ins w:id="192" w:author="Risa" w:date="2021-12-09T17:11:00Z">
        <w:r w:rsidR="00F9454E">
          <w:t>561</w:t>
        </w:r>
      </w:ins>
      <w:del w:id="193" w:author="Risa" w:date="2021-12-01T16:20:00Z">
        <w:r w:rsidRPr="00F43C87" w:rsidDel="00F23922">
          <w:rPr>
            <w:rPrChange w:id="194" w:author="Risa" w:date="2021-12-01T14:56:00Z">
              <w:rPr>
                <w:sz w:val="20"/>
                <w:szCs w:val="20"/>
              </w:rPr>
            </w:rPrChange>
          </w:rPr>
          <w:delText>1</w:delText>
        </w:r>
      </w:del>
      <w:ins w:id="195" w:author="Risa" w:date="2021-12-09T10:30:00Z">
        <w:r w:rsidR="0089222A">
          <w:t>.</w:t>
        </w:r>
      </w:ins>
      <w:del w:id="196" w:author="Risa" w:date="2021-12-01T16:20:00Z">
        <w:r w:rsidRPr="00F43C87" w:rsidDel="00F23922">
          <w:rPr>
            <w:rPrChange w:id="197" w:author="Risa" w:date="2021-12-01T14:56:00Z">
              <w:rPr>
                <w:sz w:val="20"/>
                <w:szCs w:val="20"/>
              </w:rPr>
            </w:rPrChange>
          </w:rPr>
          <w:delText>2.</w:delText>
        </w:r>
      </w:del>
      <w:r w:rsidRPr="00F43C87">
        <w:rPr>
          <w:rPrChange w:id="198" w:author="Risa" w:date="2021-12-01T14:56:00Z">
            <w:rPr>
              <w:sz w:val="20"/>
              <w:szCs w:val="20"/>
            </w:rPr>
          </w:rPrChange>
        </w:rPr>
        <w:t xml:space="preserve"> Key: </w:t>
      </w:r>
      <w:r w:rsidRPr="00F43C87">
        <w:rPr>
          <w:rFonts w:eastAsia="Times New Roman"/>
          <w:color w:val="000000"/>
          <w:rPrChange w:id="199" w:author="Risa" w:date="2021-12-01T14:56:00Z">
            <w:rPr>
              <w:rFonts w:eastAsia="Times New Roman"/>
              <w:color w:val="000000"/>
              <w:sz w:val="20"/>
              <w:szCs w:val="20"/>
            </w:rPr>
          </w:rPrChange>
        </w:rPr>
        <w:t>χ = ratio of intercellular to extracellular CO</w:t>
      </w:r>
      <w:r w:rsidRPr="00F43C87">
        <w:rPr>
          <w:rFonts w:eastAsia="Times New Roman"/>
          <w:color w:val="000000"/>
          <w:vertAlign w:val="subscript"/>
          <w:rPrChange w:id="200" w:author="Risa" w:date="2021-12-01T14:56:00Z">
            <w:rPr>
              <w:rFonts w:eastAsia="Times New Roman"/>
              <w:color w:val="000000"/>
              <w:sz w:val="20"/>
              <w:szCs w:val="20"/>
              <w:vertAlign w:val="subscript"/>
            </w:rPr>
          </w:rPrChange>
        </w:rPr>
        <w:t>2</w:t>
      </w:r>
      <w:r w:rsidRPr="00F43C87">
        <w:rPr>
          <w:rFonts w:eastAsia="Times New Roman"/>
          <w:color w:val="000000"/>
          <w:rPrChange w:id="201" w:author="Risa" w:date="2021-12-01T14:56:00Z">
            <w:rPr>
              <w:rFonts w:eastAsia="Times New Roman"/>
              <w:color w:val="000000"/>
              <w:sz w:val="20"/>
              <w:szCs w:val="20"/>
            </w:rPr>
          </w:rPrChange>
        </w:rPr>
        <w:t xml:space="preserve"> concentration</w:t>
      </w:r>
      <w:r w:rsidRPr="00F43C87">
        <w:rPr>
          <w:rPrChange w:id="202" w:author="Risa" w:date="2021-12-01T14:56:00Z">
            <w:rPr>
              <w:sz w:val="20"/>
              <w:szCs w:val="20"/>
            </w:rPr>
          </w:rPrChange>
        </w:rPr>
        <w:t xml:space="preserve">, </w:t>
      </w:r>
      <w:r w:rsidRPr="00F43C87">
        <w:rPr>
          <w:i/>
          <w:iCs/>
          <w:rPrChange w:id="203" w:author="Risa" w:date="2021-12-01T14:56:00Z">
            <w:rPr>
              <w:i/>
              <w:iCs/>
              <w:sz w:val="20"/>
              <w:szCs w:val="20"/>
            </w:rPr>
          </w:rPrChange>
        </w:rPr>
        <w:t>I</w:t>
      </w:r>
      <w:r w:rsidRPr="00F43C87">
        <w:rPr>
          <w:vertAlign w:val="subscript"/>
          <w:rPrChange w:id="204" w:author="Risa" w:date="2021-12-01T14:56:00Z">
            <w:rPr>
              <w:sz w:val="20"/>
              <w:szCs w:val="20"/>
              <w:vertAlign w:val="subscript"/>
            </w:rPr>
          </w:rPrChange>
        </w:rPr>
        <w:t>g</w:t>
      </w:r>
      <w:r w:rsidRPr="00F43C87">
        <w:rPr>
          <w:rPrChange w:id="205" w:author="Risa" w:date="2021-12-01T14:56:00Z">
            <w:rPr>
              <w:sz w:val="20"/>
              <w:szCs w:val="20"/>
            </w:rPr>
          </w:rPrChange>
        </w:rPr>
        <w:t xml:space="preserve"> = photosynthetically active radiation,</w:t>
      </w:r>
      <w:r w:rsidRPr="00F43C87">
        <w:rPr>
          <w:i/>
          <w:iCs/>
          <w:rPrChange w:id="206" w:author="Risa" w:date="2021-12-01T14:56:00Z">
            <w:rPr>
              <w:i/>
              <w:iCs/>
              <w:sz w:val="20"/>
              <w:szCs w:val="20"/>
            </w:rPr>
          </w:rPrChange>
        </w:rPr>
        <w:t xml:space="preserve"> </w:t>
      </w:r>
      <w:proofErr w:type="spellStart"/>
      <w:r w:rsidRPr="00F43C87">
        <w:rPr>
          <w:i/>
          <w:iCs/>
          <w:rPrChange w:id="207" w:author="Risa" w:date="2021-12-01T14:56:00Z">
            <w:rPr>
              <w:i/>
              <w:iCs/>
              <w:sz w:val="20"/>
              <w:szCs w:val="20"/>
            </w:rPr>
          </w:rPrChange>
        </w:rPr>
        <w:t>M</w:t>
      </w:r>
      <w:r w:rsidRPr="00F43C87">
        <w:rPr>
          <w:vertAlign w:val="subscript"/>
          <w:rPrChange w:id="208" w:author="Risa" w:date="2021-12-01T14:56:00Z">
            <w:rPr>
              <w:sz w:val="20"/>
              <w:szCs w:val="20"/>
              <w:vertAlign w:val="subscript"/>
            </w:rPr>
          </w:rPrChange>
        </w:rPr>
        <w:t>area</w:t>
      </w:r>
      <w:proofErr w:type="spellEnd"/>
      <w:r w:rsidRPr="00F43C87">
        <w:rPr>
          <w:rPrChange w:id="209" w:author="Risa" w:date="2021-12-01T14:56:00Z">
            <w:rPr>
              <w:sz w:val="20"/>
              <w:szCs w:val="20"/>
            </w:rPr>
          </w:rPrChange>
        </w:rPr>
        <w:t xml:space="preserve"> = leaf mass per leaf area, </w:t>
      </w:r>
      <w:proofErr w:type="spellStart"/>
      <w:r w:rsidRPr="00F43C87">
        <w:rPr>
          <w:i/>
          <w:iCs/>
          <w:rPrChange w:id="210" w:author="Risa" w:date="2021-12-01T14:56:00Z">
            <w:rPr>
              <w:i/>
              <w:iCs/>
              <w:sz w:val="20"/>
              <w:szCs w:val="20"/>
            </w:rPr>
          </w:rPrChange>
        </w:rPr>
        <w:t>T</w:t>
      </w:r>
      <w:r w:rsidRPr="00F43C87">
        <w:rPr>
          <w:vertAlign w:val="subscript"/>
          <w:rPrChange w:id="211" w:author="Risa" w:date="2021-12-01T14:56:00Z">
            <w:rPr>
              <w:sz w:val="20"/>
              <w:szCs w:val="20"/>
              <w:vertAlign w:val="subscript"/>
            </w:rPr>
          </w:rPrChange>
        </w:rPr>
        <w:t>g</w:t>
      </w:r>
      <w:proofErr w:type="spellEnd"/>
      <w:r w:rsidRPr="00F43C87">
        <w:rPr>
          <w:rPrChange w:id="212" w:author="Risa" w:date="2021-12-01T14:56:00Z">
            <w:rPr>
              <w:sz w:val="20"/>
              <w:szCs w:val="20"/>
            </w:rPr>
          </w:rPrChange>
        </w:rPr>
        <w:t xml:space="preserve"> = temperature.</w:t>
      </w:r>
      <w:r w:rsidR="00BE49D6" w:rsidRPr="00F43C87">
        <w:rPr>
          <w:rPrChange w:id="213" w:author="Risa" w:date="2021-12-01T14:56:00Z">
            <w:rPr>
              <w:sz w:val="20"/>
              <w:szCs w:val="20"/>
            </w:rPr>
          </w:rPrChange>
        </w:rPr>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462D0609" w:rsidR="00042F1B" w:rsidRPr="008531D1" w:rsidRDefault="003A75EC" w:rsidP="00B05AC4">
      <w:pPr>
        <w:spacing w:line="480" w:lineRule="auto"/>
        <w:contextualSpacing/>
        <w:textAlignment w:val="baseline"/>
        <w:rPr>
          <w:rFonts w:eastAsia="Times New Roman"/>
          <w:color w:val="000000"/>
        </w:rPr>
      </w:pPr>
      <w:ins w:id="214" w:author="Risa" w:date="2021-12-09T16:59:00Z">
        <w:r>
          <w:rPr>
            <w:rFonts w:eastAsia="Times New Roman"/>
            <w:noProof/>
            <w:color w:val="000000"/>
          </w:rPr>
          <w:drawing>
            <wp:inline distT="0" distB="0" distL="0" distR="0" wp14:anchorId="6817C828" wp14:editId="13CFB81B">
              <wp:extent cx="5943600" cy="368681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del w:id="215" w:author="Risa" w:date="2021-12-01T14:50:00Z">
        <w:r w:rsidR="005B6195" w:rsidDel="006B183B">
          <w:rPr>
            <w:rFonts w:eastAsia="Times New Roman"/>
            <w:noProof/>
            <w:color w:val="000000"/>
          </w:rPr>
          <w:drawing>
            <wp:inline distT="0" distB="0" distL="0" distR="0" wp14:anchorId="0D4F6BD8" wp14:editId="484D6694">
              <wp:extent cx="5943600" cy="3687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rea_plot.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del>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458DEDB8" w:rsidR="00772303" w:rsidRDefault="003A75EC" w:rsidP="00B05AC4">
      <w:pPr>
        <w:spacing w:line="480" w:lineRule="auto"/>
        <w:contextualSpacing/>
        <w:textAlignment w:val="baseline"/>
        <w:rPr>
          <w:rFonts w:eastAsia="Times New Roman"/>
          <w:b/>
          <w:color w:val="000000"/>
        </w:rPr>
      </w:pPr>
      <w:ins w:id="216" w:author="Risa" w:date="2021-12-09T16:59:00Z">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del w:id="217" w:author="Risa" w:date="2021-12-01T14:50:00Z">
        <w:r w:rsidR="005A5C5B" w:rsidDel="006B183B">
          <w:rPr>
            <w:rFonts w:eastAsia="Times New Roman"/>
            <w:b/>
            <w:noProof/>
            <w:color w:val="000000"/>
          </w:rPr>
          <w:drawing>
            <wp:inline distT="0" distB="0" distL="0" distR="0" wp14:anchorId="33AC528E" wp14:editId="70E5895A">
              <wp:extent cx="5943600" cy="368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del>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commentRangeStart w:id="218"/>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commentRangeEnd w:id="218"/>
      <w:proofErr w:type="spellEnd"/>
      <w:r w:rsidR="00AB631C">
        <w:rPr>
          <w:rStyle w:val="CommentReference"/>
        </w:rPr>
        <w:commentReference w:id="218"/>
      </w:r>
    </w:p>
    <w:p w14:paraId="4974AEA6" w14:textId="06F599C0"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and a </w:t>
      </w:r>
      <w:r w:rsidRPr="00900356">
        <w:rPr>
          <w:rFonts w:eastAsia="Times New Roman"/>
          <w:color w:val="000000"/>
          <w:highlight w:val="yellow"/>
          <w:rPrChange w:id="219" w:author="Risa" w:date="2021-12-09T15:24:00Z">
            <w:rPr>
              <w:rFonts w:eastAsia="Times New Roman"/>
              <w:color w:val="000000"/>
            </w:rPr>
          </w:rPrChange>
        </w:rPr>
        <w:t>high relative importance in the model (</w:t>
      </w:r>
      <w:ins w:id="220" w:author="Risa" w:date="2021-12-01T15:25:00Z">
        <w:r w:rsidR="00AB631C" w:rsidRPr="00900356">
          <w:rPr>
            <w:rFonts w:eastAsia="Times New Roman"/>
            <w:color w:val="000000"/>
            <w:highlight w:val="yellow"/>
            <w:rPrChange w:id="221" w:author="Risa" w:date="2021-12-09T15:24:00Z">
              <w:rPr>
                <w:rFonts w:eastAsia="Times New Roman"/>
                <w:color w:val="000000"/>
              </w:rPr>
            </w:rPrChange>
          </w:rPr>
          <w:t>1</w:t>
        </w:r>
      </w:ins>
      <w:ins w:id="222" w:author="Risa" w:date="2021-12-09T17:28:00Z">
        <w:r w:rsidR="008B2AAF">
          <w:rPr>
            <w:rFonts w:eastAsia="Times New Roman"/>
            <w:color w:val="000000"/>
            <w:highlight w:val="yellow"/>
          </w:rPr>
          <w:t>0</w:t>
        </w:r>
      </w:ins>
      <w:ins w:id="223" w:author="Risa" w:date="2021-12-01T15:25:00Z">
        <w:r w:rsidR="00AB631C" w:rsidRPr="00900356">
          <w:rPr>
            <w:rFonts w:eastAsia="Times New Roman"/>
            <w:color w:val="000000"/>
            <w:highlight w:val="yellow"/>
            <w:rPrChange w:id="224" w:author="Risa" w:date="2021-12-09T15:24:00Z">
              <w:rPr>
                <w:rFonts w:eastAsia="Times New Roman"/>
                <w:color w:val="000000"/>
              </w:rPr>
            </w:rPrChange>
          </w:rPr>
          <w:t>.</w:t>
        </w:r>
      </w:ins>
      <w:ins w:id="225" w:author="Risa" w:date="2021-12-09T17:28:00Z">
        <w:r w:rsidR="008B2AAF">
          <w:rPr>
            <w:rFonts w:eastAsia="Times New Roman"/>
            <w:color w:val="000000"/>
            <w:highlight w:val="yellow"/>
          </w:rPr>
          <w:t>9</w:t>
        </w:r>
      </w:ins>
      <w:del w:id="226" w:author="Risa" w:date="2021-12-01T15:25:00Z">
        <w:r w:rsidRPr="00900356" w:rsidDel="00AB631C">
          <w:rPr>
            <w:rFonts w:eastAsia="Times New Roman"/>
            <w:color w:val="000000"/>
            <w:highlight w:val="yellow"/>
            <w:rPrChange w:id="227" w:author="Risa" w:date="2021-12-09T15:24:00Z">
              <w:rPr>
                <w:rFonts w:eastAsia="Times New Roman"/>
                <w:color w:val="000000"/>
              </w:rPr>
            </w:rPrChange>
          </w:rPr>
          <w:delText>23</w:delText>
        </w:r>
      </w:del>
      <w:r w:rsidRPr="00900356">
        <w:rPr>
          <w:rFonts w:eastAsia="Times New Roman"/>
          <w:color w:val="000000"/>
          <w:highlight w:val="yellow"/>
          <w:rPrChange w:id="228" w:author="Risa" w:date="2021-12-09T15:24:00Z">
            <w:rPr>
              <w:rFonts w:eastAsia="Times New Roman"/>
              <w:color w:val="000000"/>
            </w:rPr>
          </w:rPrChange>
        </w:rPr>
        <w:t xml:space="preserve">% and </w:t>
      </w:r>
      <w:ins w:id="229" w:author="Risa" w:date="2021-12-09T17:28:00Z">
        <w:r w:rsidR="008B2AAF">
          <w:rPr>
            <w:rFonts w:eastAsia="Times New Roman"/>
            <w:color w:val="000000"/>
            <w:highlight w:val="yellow"/>
          </w:rPr>
          <w:t>8.9</w:t>
        </w:r>
      </w:ins>
      <w:del w:id="230" w:author="Risa" w:date="2021-12-01T15:25:00Z">
        <w:r w:rsidRPr="00900356" w:rsidDel="00AB631C">
          <w:rPr>
            <w:rFonts w:eastAsia="Times New Roman"/>
            <w:color w:val="000000"/>
            <w:highlight w:val="yellow"/>
            <w:rPrChange w:id="231" w:author="Risa" w:date="2021-12-09T15:24:00Z">
              <w:rPr>
                <w:rFonts w:eastAsia="Times New Roman"/>
                <w:color w:val="000000"/>
              </w:rPr>
            </w:rPrChange>
          </w:rPr>
          <w:delText>38</w:delText>
        </w:r>
      </w:del>
      <w:r w:rsidRPr="00900356">
        <w:rPr>
          <w:rFonts w:eastAsia="Times New Roman"/>
          <w:color w:val="000000"/>
          <w:highlight w:val="yellow"/>
          <w:rPrChange w:id="232" w:author="Risa" w:date="2021-12-09T15:24:00Z">
            <w:rPr>
              <w:rFonts w:eastAsia="Times New Roman"/>
              <w:color w:val="000000"/>
            </w:rPr>
          </w:rPrChange>
        </w:rPr>
        <w:t>%</w:t>
      </w:r>
      <w:r w:rsidR="000F0BE3" w:rsidRPr="00900356">
        <w:rPr>
          <w:rFonts w:eastAsia="Times New Roman"/>
          <w:color w:val="000000"/>
          <w:highlight w:val="yellow"/>
          <w:rPrChange w:id="233" w:author="Risa" w:date="2021-12-09T15:24:00Z">
            <w:rPr>
              <w:rFonts w:eastAsia="Times New Roman"/>
              <w:color w:val="000000"/>
            </w:rPr>
          </w:rPrChange>
        </w:rPr>
        <w:t>, respectively</w:t>
      </w:r>
      <w:r w:rsidR="004661AC" w:rsidRPr="00900356">
        <w:rPr>
          <w:rFonts w:eastAsia="Times New Roman"/>
          <w:color w:val="000000"/>
          <w:highlight w:val="yellow"/>
          <w:rPrChange w:id="234" w:author="Risa" w:date="2021-12-09T15:24:00Z">
            <w:rPr>
              <w:rFonts w:eastAsia="Times New Roman"/>
              <w:color w:val="000000"/>
            </w:rPr>
          </w:rPrChange>
        </w:rPr>
        <w:t>;</w:t>
      </w:r>
      <w:r w:rsidRPr="00900356">
        <w:rPr>
          <w:rFonts w:eastAsia="Times New Roman"/>
          <w:color w:val="000000"/>
          <w:highlight w:val="yellow"/>
          <w:rPrChange w:id="235" w:author="Risa" w:date="2021-12-09T15:24:00Z">
            <w:rPr>
              <w:rFonts w:eastAsia="Times New Roman"/>
              <w:color w:val="000000"/>
            </w:rPr>
          </w:rPrChange>
        </w:rPr>
        <w:t xml:space="preserve"> Table </w:t>
      </w:r>
      <w:r w:rsidR="00DD3527" w:rsidRPr="00900356">
        <w:rPr>
          <w:rFonts w:eastAsia="Times New Roman"/>
          <w:color w:val="000000"/>
          <w:highlight w:val="yellow"/>
          <w:rPrChange w:id="236" w:author="Risa" w:date="2021-12-09T15:24:00Z">
            <w:rPr>
              <w:rFonts w:eastAsia="Times New Roman"/>
              <w:color w:val="000000"/>
            </w:rPr>
          </w:rPrChange>
        </w:rPr>
        <w:t xml:space="preserve">3 </w:t>
      </w:r>
      <w:r w:rsidRPr="00900356">
        <w:rPr>
          <w:rFonts w:eastAsia="Times New Roman"/>
          <w:color w:val="000000"/>
          <w:highlight w:val="yellow"/>
          <w:rPrChange w:id="237" w:author="Risa" w:date="2021-12-09T15:24:00Z">
            <w:rPr>
              <w:rFonts w:eastAsia="Times New Roman"/>
              <w:color w:val="000000"/>
            </w:rPr>
          </w:rPrChange>
        </w:rPr>
        <w:t xml:space="preserve">and Figure </w:t>
      </w:r>
      <w:r w:rsidR="00AC49CC" w:rsidRPr="00900356">
        <w:rPr>
          <w:rFonts w:eastAsia="Times New Roman"/>
          <w:color w:val="000000"/>
          <w:highlight w:val="yellow"/>
          <w:rPrChange w:id="238" w:author="Risa" w:date="2021-12-09T15:24:00Z">
            <w:rPr>
              <w:rFonts w:eastAsia="Times New Roman"/>
              <w:color w:val="000000"/>
            </w:rPr>
          </w:rPrChange>
        </w:rPr>
        <w:t>5</w:t>
      </w:r>
      <w:r w:rsidRPr="00900356">
        <w:rPr>
          <w:rFonts w:eastAsia="Times New Roman"/>
          <w:color w:val="000000"/>
          <w:highlight w:val="yellow"/>
          <w:rPrChange w:id="239" w:author="Risa" w:date="2021-12-09T15:24:00Z">
            <w:rPr>
              <w:rFonts w:eastAsia="Times New Roman"/>
              <w:color w:val="000000"/>
            </w:rPr>
          </w:rPrChange>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aboveground climate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ins w:id="240" w:author="Risa" w:date="2021-12-01T16:14:00Z">
        <w:r w:rsidR="008F39A5" w:rsidRPr="00900356">
          <w:rPr>
            <w:rFonts w:eastAsia="Times New Roman"/>
            <w:i/>
            <w:iCs/>
            <w:color w:val="000000"/>
          </w:rPr>
          <w:t xml:space="preserve">p </w:t>
        </w:r>
        <w:r w:rsidR="008F39A5" w:rsidRPr="00900356">
          <w:rPr>
            <w:rFonts w:eastAsia="Times New Roman"/>
            <w:color w:val="000000"/>
          </w:rPr>
          <w:t>&lt; 0.001</w:t>
        </w:r>
      </w:ins>
      <w:del w:id="241" w:author="Risa" w:date="2021-12-01T16:14:00Z">
        <w:r w:rsidR="004661AC" w:rsidRPr="00900356" w:rsidDel="008F39A5">
          <w:rPr>
            <w:rFonts w:eastAsia="Times New Roman"/>
            <w:i/>
            <w:iCs/>
            <w:color w:val="000000"/>
          </w:rPr>
          <w:delText>p</w:delText>
        </w:r>
        <w:r w:rsidR="004661AC" w:rsidRPr="00900356" w:rsidDel="008F39A5">
          <w:rPr>
            <w:rFonts w:eastAsia="Times New Roman"/>
            <w:color w:val="000000"/>
          </w:rPr>
          <w:delText xml:space="preserve"> </w:delText>
        </w:r>
      </w:del>
      <w:del w:id="242" w:author="Risa" w:date="2021-12-01T15:26:00Z">
        <w:r w:rsidR="004661AC" w:rsidRPr="00900356" w:rsidDel="00AB631C">
          <w:rPr>
            <w:rFonts w:eastAsia="Times New Roman"/>
            <w:color w:val="000000"/>
          </w:rPr>
          <w:delText>&lt; 0.001</w:delText>
        </w:r>
      </w:del>
      <w:r w:rsidR="004661AC" w:rsidRPr="00900356">
        <w:rPr>
          <w:rFonts w:eastAsia="Times New Roman"/>
          <w:color w:val="000000"/>
        </w:rPr>
        <w:t>), photosynthetic pathway (</w:t>
      </w:r>
      <w:ins w:id="243" w:author="Risa" w:date="2021-12-01T16:14:00Z">
        <w:r w:rsidR="008F39A5" w:rsidRPr="00900356">
          <w:rPr>
            <w:rFonts w:eastAsia="Times New Roman"/>
            <w:i/>
            <w:iCs/>
            <w:color w:val="000000"/>
          </w:rPr>
          <w:t xml:space="preserve">p </w:t>
        </w:r>
        <w:r w:rsidR="008F39A5" w:rsidRPr="00900356">
          <w:rPr>
            <w:rFonts w:eastAsia="Times New Roman"/>
            <w:color w:val="000000"/>
          </w:rPr>
          <w:t>&lt; 0.001</w:t>
        </w:r>
      </w:ins>
      <w:del w:id="244" w:author="Risa" w:date="2021-12-01T16:14:00Z">
        <w:r w:rsidR="004661AC" w:rsidRPr="00900356" w:rsidDel="008F39A5">
          <w:rPr>
            <w:rFonts w:eastAsia="Times New Roman"/>
            <w:i/>
            <w:iCs/>
            <w:color w:val="000000"/>
          </w:rPr>
          <w:delText xml:space="preserve">p </w:delText>
        </w:r>
      </w:del>
      <w:del w:id="245" w:author="Risa" w:date="2021-12-01T15:26:00Z">
        <w:r w:rsidR="004661AC" w:rsidRPr="00900356" w:rsidDel="00AB631C">
          <w:rPr>
            <w:rFonts w:eastAsia="Times New Roman"/>
            <w:color w:val="000000"/>
          </w:rPr>
          <w:delText>&lt; 0.001</w:delText>
        </w:r>
      </w:del>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ins w:id="246" w:author="Risa" w:date="2021-12-09T17:29:00Z">
        <w:r w:rsidR="008B2AAF">
          <w:rPr>
            <w:rFonts w:eastAsia="Times New Roman"/>
            <w:color w:val="000000"/>
          </w:rPr>
          <w:t>= 0.004</w:t>
        </w:r>
      </w:ins>
      <w:del w:id="247" w:author="Risa" w:date="2021-12-09T17:29:00Z">
        <w:r w:rsidR="004B6018" w:rsidRPr="00900356" w:rsidDel="008B2AAF">
          <w:rPr>
            <w:rFonts w:eastAsia="Times New Roman"/>
            <w:color w:val="000000"/>
          </w:rPr>
          <w:delText>&lt;</w:delText>
        </w:r>
        <w:r w:rsidR="004661AC" w:rsidRPr="00900356" w:rsidDel="008B2AAF">
          <w:rPr>
            <w:rFonts w:eastAsia="Times New Roman"/>
            <w:color w:val="000000"/>
          </w:rPr>
          <w:delText xml:space="preserve"> 0.0</w:delText>
        </w:r>
        <w:r w:rsidR="004B6018" w:rsidRPr="00900356" w:rsidDel="008B2AAF">
          <w:rPr>
            <w:rFonts w:eastAsia="Times New Roman"/>
            <w:color w:val="000000"/>
          </w:rPr>
          <w:delText>5</w:delText>
        </w:r>
      </w:del>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ins w:id="248" w:author="Risa" w:date="2021-12-09T17:30:00Z">
        <w:r w:rsidR="008B2AAF">
          <w:rPr>
            <w:rFonts w:eastAsia="Times New Roman"/>
            <w:color w:val="000000"/>
          </w:rPr>
          <w:t>8.52</w:t>
        </w:r>
      </w:ins>
      <w:del w:id="249" w:author="Risa" w:date="2021-12-09T17:29:00Z">
        <w:r w:rsidR="004554C8" w:rsidRPr="00900356" w:rsidDel="008B2AAF">
          <w:rPr>
            <w:rFonts w:eastAsia="Times New Roman"/>
            <w:color w:val="000000"/>
          </w:rPr>
          <w:delText>1</w:delText>
        </w:r>
      </w:del>
      <w:del w:id="250" w:author="Risa" w:date="2021-12-01T15:27:00Z">
        <w:r w:rsidR="004554C8" w:rsidRPr="00900356" w:rsidDel="00AB631C">
          <w:rPr>
            <w:rFonts w:eastAsia="Times New Roman"/>
            <w:color w:val="000000"/>
          </w:rPr>
          <w:delText>6.8</w:delText>
        </w:r>
      </w:del>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ins w:id="251" w:author="Risa" w:date="2021-12-09T17:30:00Z">
        <w:r w:rsidR="00DC57BB">
          <w:rPr>
            <w:rFonts w:eastAsia="Times New Roman"/>
            <w:color w:val="000000"/>
          </w:rPr>
          <w:t>1.5</w:t>
        </w:r>
      </w:ins>
      <w:del w:id="252" w:author="Risa" w:date="2021-12-01T15:28:00Z">
        <w:r w:rsidR="00A56E03" w:rsidRPr="00900356" w:rsidDel="00AB631C">
          <w:rPr>
            <w:rFonts w:eastAsia="Times New Roman"/>
            <w:color w:val="000000"/>
          </w:rPr>
          <w:delText>9</w:delText>
        </w:r>
      </w:del>
      <w:r w:rsidR="004554C8" w:rsidRPr="00900356">
        <w:rPr>
          <w:rFonts w:eastAsia="Times New Roman"/>
          <w:color w:val="000000"/>
        </w:rPr>
        <w:t xml:space="preserve">% and </w:t>
      </w:r>
      <w:ins w:id="253" w:author="Risa" w:date="2021-12-09T17:31:00Z">
        <w:r w:rsidR="00DC57BB">
          <w:rPr>
            <w:rFonts w:eastAsia="Times New Roman"/>
            <w:color w:val="000000"/>
          </w:rPr>
          <w:t>4</w:t>
        </w:r>
      </w:ins>
      <w:del w:id="254" w:author="Risa" w:date="2021-12-01T15:28:00Z">
        <w:r w:rsidR="004661AC" w:rsidRPr="00900356" w:rsidDel="00AB631C">
          <w:rPr>
            <w:rFonts w:eastAsia="Times New Roman"/>
            <w:color w:val="000000"/>
          </w:rPr>
          <w:delText>4</w:delText>
        </w:r>
      </w:del>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F43C87" w:rsidRDefault="00AC49CC" w:rsidP="00AC49CC">
      <w:pPr>
        <w:spacing w:line="480" w:lineRule="auto"/>
        <w:rPr>
          <w:rPrChange w:id="255" w:author="Risa" w:date="2021-12-01T14:56:00Z">
            <w:rPr>
              <w:sz w:val="20"/>
              <w:szCs w:val="20"/>
            </w:rPr>
          </w:rPrChange>
        </w:rPr>
      </w:pPr>
      <w:r w:rsidRPr="00F43C87">
        <w:rPr>
          <w:b/>
          <w:bCs/>
          <w:rPrChange w:id="256" w:author="Risa" w:date="2021-12-01T14:56:00Z">
            <w:rPr>
              <w:b/>
              <w:bCs/>
              <w:sz w:val="20"/>
              <w:szCs w:val="20"/>
            </w:rPr>
          </w:rPrChange>
        </w:rPr>
        <w:lastRenderedPageBreak/>
        <w:t xml:space="preserve">Table </w:t>
      </w:r>
      <w:r w:rsidR="00DD3527" w:rsidRPr="00F43C87">
        <w:rPr>
          <w:b/>
          <w:bCs/>
          <w:rPrChange w:id="257" w:author="Risa" w:date="2021-12-01T14:56:00Z">
            <w:rPr>
              <w:b/>
              <w:bCs/>
              <w:sz w:val="20"/>
              <w:szCs w:val="20"/>
            </w:rPr>
          </w:rPrChange>
        </w:rPr>
        <w:t>3</w:t>
      </w:r>
      <w:r w:rsidRPr="00F43C87">
        <w:rPr>
          <w:b/>
          <w:bCs/>
          <w:rPrChange w:id="258" w:author="Risa" w:date="2021-12-01T14:56:00Z">
            <w:rPr>
              <w:b/>
              <w:bCs/>
              <w:sz w:val="20"/>
              <w:szCs w:val="20"/>
            </w:rPr>
          </w:rPrChange>
        </w:rPr>
        <w:t>.</w:t>
      </w:r>
      <w:r w:rsidRPr="00F43C87">
        <w:rPr>
          <w:rPrChange w:id="259" w:author="Risa" w:date="2021-12-01T14:56:00Z">
            <w:rPr>
              <w:sz w:val="20"/>
              <w:szCs w:val="20"/>
            </w:rPr>
          </w:rPrChange>
        </w:rPr>
        <w:t xml:space="preserve"> Regression coefficients for linear mixed effects model with </w:t>
      </w:r>
      <w:proofErr w:type="spellStart"/>
      <w:r w:rsidRPr="00F43C87">
        <w:rPr>
          <w:i/>
          <w:iCs/>
          <w:rPrChange w:id="260" w:author="Risa" w:date="2021-12-01T14:56:00Z">
            <w:rPr>
              <w:i/>
              <w:iCs/>
              <w:sz w:val="20"/>
              <w:szCs w:val="20"/>
            </w:rPr>
          </w:rPrChange>
        </w:rPr>
        <w:t>N</w:t>
      </w:r>
      <w:r w:rsidRPr="00F43C87">
        <w:rPr>
          <w:vertAlign w:val="subscript"/>
          <w:rPrChange w:id="261" w:author="Risa" w:date="2021-12-01T14:56:00Z">
            <w:rPr>
              <w:sz w:val="20"/>
              <w:szCs w:val="20"/>
              <w:vertAlign w:val="subscript"/>
            </w:rPr>
          </w:rPrChange>
        </w:rPr>
        <w:t>area</w:t>
      </w:r>
      <w:proofErr w:type="spellEnd"/>
      <w:r w:rsidRPr="00F43C87">
        <w:rPr>
          <w:rPrChange w:id="262" w:author="Risa" w:date="2021-12-01T14:56:00Z">
            <w:rPr>
              <w:sz w:val="20"/>
              <w:szCs w:val="20"/>
            </w:rPr>
          </w:rPrChange>
        </w:rPr>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1"/>
        <w:gridCol w:w="1826"/>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1C673A1B"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ins w:id="263" w:author="Risa" w:date="2021-12-09T17:12:00Z">
              <w:r w:rsidR="005A20AC">
                <w:rPr>
                  <w:rFonts w:eastAsia="Times New Roman"/>
                  <w:color w:val="000000"/>
                  <w:sz w:val="20"/>
                  <w:szCs w:val="20"/>
                </w:rPr>
                <w:t>075</w:t>
              </w:r>
            </w:ins>
            <w:del w:id="264" w:author="Risa" w:date="2021-12-01T14:51:00Z">
              <w:r w:rsidRPr="001A720B" w:rsidDel="006B183B">
                <w:rPr>
                  <w:rFonts w:eastAsia="Times New Roman"/>
                  <w:color w:val="000000"/>
                  <w:sz w:val="20"/>
                  <w:szCs w:val="20"/>
                </w:rPr>
                <w:delText>5</w:delText>
              </w:r>
              <w:r w:rsidDel="006B183B">
                <w:rPr>
                  <w:rFonts w:eastAsia="Times New Roman"/>
                  <w:color w:val="000000"/>
                  <w:sz w:val="20"/>
                  <w:szCs w:val="20"/>
                </w:rPr>
                <w:delText>20</w:delText>
              </w:r>
            </w:del>
            <w:r>
              <w:rPr>
                <w:rFonts w:eastAsia="Times New Roman"/>
                <w:color w:val="000000"/>
                <w:sz w:val="20"/>
                <w:szCs w:val="20"/>
              </w:rPr>
              <w:t xml:space="preserve"> ± </w:t>
            </w:r>
            <w:r w:rsidRPr="00A406C6">
              <w:rPr>
                <w:rFonts w:eastAsia="Times New Roman"/>
                <w:color w:val="000000"/>
                <w:sz w:val="20"/>
                <w:szCs w:val="20"/>
              </w:rPr>
              <w:t>0.0</w:t>
            </w:r>
            <w:ins w:id="265" w:author="Risa" w:date="2021-12-09T17:12:00Z">
              <w:r w:rsidR="005A20AC">
                <w:rPr>
                  <w:rFonts w:eastAsia="Times New Roman"/>
                  <w:color w:val="000000"/>
                  <w:sz w:val="20"/>
                  <w:szCs w:val="20"/>
                </w:rPr>
                <w:t>33</w:t>
              </w:r>
            </w:ins>
            <w:del w:id="266" w:author="Risa" w:date="2021-12-01T14:51:00Z">
              <w:r w:rsidDel="006B183B">
                <w:rPr>
                  <w:rFonts w:eastAsia="Times New Roman"/>
                  <w:color w:val="000000"/>
                  <w:sz w:val="20"/>
                  <w:szCs w:val="20"/>
                </w:rPr>
                <w:delText>91</w:delText>
              </w:r>
            </w:del>
          </w:p>
        </w:tc>
        <w:tc>
          <w:tcPr>
            <w:tcW w:w="774" w:type="pct"/>
            <w:tcBorders>
              <w:top w:val="single" w:sz="4" w:space="0" w:color="auto"/>
              <w:left w:val="nil"/>
              <w:bottom w:val="nil"/>
              <w:right w:val="nil"/>
            </w:tcBorders>
            <w:shd w:val="clear" w:color="auto" w:fill="auto"/>
            <w:noWrap/>
            <w:vAlign w:val="center"/>
            <w:hideMark/>
          </w:tcPr>
          <w:p w14:paraId="2F850F38" w14:textId="6460BF81" w:rsidR="00AC49CC" w:rsidRPr="005A20AC" w:rsidRDefault="00AC49CC" w:rsidP="00237CD4">
            <w:pPr>
              <w:jc w:val="center"/>
              <w:rPr>
                <w:rFonts w:eastAsia="Times New Roman"/>
                <w:b/>
                <w:bCs/>
                <w:color w:val="000000"/>
                <w:sz w:val="20"/>
                <w:szCs w:val="20"/>
              </w:rPr>
            </w:pPr>
            <w:del w:id="267" w:author="Risa" w:date="2021-12-09T17:12:00Z">
              <w:r w:rsidRPr="005A20AC" w:rsidDel="005A20AC">
                <w:rPr>
                  <w:b/>
                  <w:bCs/>
                  <w:color w:val="000000"/>
                  <w:sz w:val="20"/>
                  <w:szCs w:val="20"/>
                </w:rPr>
                <w:delText xml:space="preserve">&lt; </w:delText>
              </w:r>
            </w:del>
            <w:r w:rsidRPr="005A20AC">
              <w:rPr>
                <w:b/>
                <w:bCs/>
                <w:color w:val="000000"/>
                <w:sz w:val="20"/>
                <w:szCs w:val="20"/>
              </w:rPr>
              <w:t>0.0</w:t>
            </w:r>
            <w:ins w:id="268" w:author="Risa" w:date="2021-12-09T17:12:00Z">
              <w:r w:rsidR="005A20AC" w:rsidRPr="005A20AC">
                <w:rPr>
                  <w:b/>
                  <w:bCs/>
                  <w:color w:val="000000"/>
                  <w:sz w:val="20"/>
                  <w:szCs w:val="20"/>
                </w:rPr>
                <w:t>21</w:t>
              </w:r>
            </w:ins>
            <w:del w:id="269" w:author="Risa" w:date="2021-12-09T17:12:00Z">
              <w:r w:rsidRPr="005A20AC" w:rsidDel="005A20AC">
                <w:rPr>
                  <w:b/>
                  <w:bCs/>
                  <w:color w:val="000000"/>
                  <w:sz w:val="20"/>
                  <w:szCs w:val="20"/>
                </w:rPr>
                <w:delText>01</w:delText>
              </w:r>
            </w:del>
          </w:p>
        </w:tc>
        <w:tc>
          <w:tcPr>
            <w:tcW w:w="1050" w:type="pct"/>
            <w:tcBorders>
              <w:top w:val="single" w:sz="4" w:space="0" w:color="auto"/>
              <w:left w:val="nil"/>
              <w:bottom w:val="nil"/>
              <w:right w:val="nil"/>
            </w:tcBorders>
            <w:shd w:val="clear" w:color="auto" w:fill="auto"/>
            <w:noWrap/>
            <w:vAlign w:val="center"/>
            <w:hideMark/>
          </w:tcPr>
          <w:p w14:paraId="1EA594F0" w14:textId="721D6446" w:rsidR="00AC49CC" w:rsidRPr="001A720B" w:rsidRDefault="00C03813" w:rsidP="00237CD4">
            <w:pPr>
              <w:jc w:val="center"/>
              <w:rPr>
                <w:rFonts w:eastAsia="Times New Roman"/>
                <w:color w:val="000000"/>
                <w:sz w:val="20"/>
                <w:szCs w:val="20"/>
              </w:rPr>
            </w:pPr>
            <w:ins w:id="270" w:author="Risa" w:date="2021-12-01T14:53:00Z">
              <w:r>
                <w:rPr>
                  <w:rFonts w:eastAsia="Times New Roman"/>
                  <w:color w:val="000000"/>
                  <w:sz w:val="20"/>
                  <w:szCs w:val="20"/>
                </w:rPr>
                <w:t>1</w:t>
              </w:r>
            </w:ins>
            <w:ins w:id="271" w:author="Risa" w:date="2021-12-09T17:13:00Z">
              <w:r w:rsidR="005A20AC">
                <w:rPr>
                  <w:rFonts w:eastAsia="Times New Roman"/>
                  <w:color w:val="000000"/>
                  <w:sz w:val="20"/>
                  <w:szCs w:val="20"/>
                </w:rPr>
                <w:t>0</w:t>
              </w:r>
            </w:ins>
            <w:ins w:id="272" w:author="Risa" w:date="2021-12-01T14:53:00Z">
              <w:r>
                <w:rPr>
                  <w:rFonts w:eastAsia="Times New Roman"/>
                  <w:color w:val="000000"/>
                  <w:sz w:val="20"/>
                  <w:szCs w:val="20"/>
                </w:rPr>
                <w:t>.</w:t>
              </w:r>
            </w:ins>
            <w:ins w:id="273" w:author="Risa" w:date="2021-12-09T17:13:00Z">
              <w:r w:rsidR="005A20AC">
                <w:rPr>
                  <w:rFonts w:eastAsia="Times New Roman"/>
                  <w:color w:val="000000"/>
                  <w:sz w:val="20"/>
                  <w:szCs w:val="20"/>
                </w:rPr>
                <w:t>91</w:t>
              </w:r>
            </w:ins>
            <w:del w:id="274" w:author="Risa" w:date="2021-12-01T14:53:00Z">
              <w:r w:rsidR="00AC49CC" w:rsidRPr="001A720B" w:rsidDel="00C03813">
                <w:rPr>
                  <w:rFonts w:eastAsia="Times New Roman"/>
                  <w:color w:val="000000"/>
                  <w:sz w:val="20"/>
                  <w:szCs w:val="20"/>
                </w:rPr>
                <w:delText>23</w:delText>
              </w:r>
              <w:r w:rsidR="00AC49CC" w:rsidDel="00C03813">
                <w:rPr>
                  <w:rFonts w:eastAsia="Times New Roman"/>
                  <w:color w:val="000000"/>
                  <w:sz w:val="20"/>
                  <w:szCs w:val="20"/>
                </w:rPr>
                <w:delText>.25</w:delText>
              </w:r>
            </w:del>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3579390B"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ins w:id="275" w:author="Risa" w:date="2021-12-09T17:12:00Z">
              <w:r w:rsidR="005A20AC">
                <w:rPr>
                  <w:rFonts w:eastAsia="Times New Roman"/>
                  <w:color w:val="000000"/>
                  <w:sz w:val="20"/>
                  <w:szCs w:val="20"/>
                </w:rPr>
                <w:t>14</w:t>
              </w:r>
            </w:ins>
            <w:del w:id="276" w:author="Risa" w:date="2021-12-01T14:51:00Z">
              <w:r w:rsidRPr="001A720B" w:rsidDel="006B183B">
                <w:rPr>
                  <w:rFonts w:eastAsia="Times New Roman"/>
                  <w:color w:val="000000"/>
                  <w:sz w:val="20"/>
                  <w:szCs w:val="20"/>
                </w:rPr>
                <w:delText>5</w:delText>
              </w:r>
              <w:r w:rsidDel="006B183B">
                <w:rPr>
                  <w:rFonts w:eastAsia="Times New Roman"/>
                  <w:color w:val="000000"/>
                  <w:sz w:val="20"/>
                  <w:szCs w:val="20"/>
                </w:rPr>
                <w:delText>2</w:delText>
              </w:r>
            </w:del>
            <w:r>
              <w:rPr>
                <w:rFonts w:eastAsia="Times New Roman"/>
                <w:color w:val="000000"/>
                <w:sz w:val="20"/>
                <w:szCs w:val="20"/>
              </w:rPr>
              <w:t xml:space="preserve"> ± </w:t>
            </w:r>
            <w:r w:rsidRPr="009A03C5">
              <w:rPr>
                <w:rFonts w:eastAsia="Times New Roman"/>
                <w:color w:val="000000"/>
                <w:sz w:val="20"/>
                <w:szCs w:val="20"/>
              </w:rPr>
              <w:t>0.0</w:t>
            </w:r>
            <w:ins w:id="277" w:author="Risa" w:date="2021-12-01T14:51:00Z">
              <w:r w:rsidR="006B183B">
                <w:rPr>
                  <w:rFonts w:eastAsia="Times New Roman"/>
                  <w:color w:val="000000"/>
                  <w:sz w:val="20"/>
                  <w:szCs w:val="20"/>
                </w:rPr>
                <w:t>1</w:t>
              </w:r>
            </w:ins>
            <w:ins w:id="278" w:author="Risa" w:date="2021-12-09T17:12:00Z">
              <w:r w:rsidR="005A20AC">
                <w:rPr>
                  <w:rFonts w:eastAsia="Times New Roman"/>
                  <w:color w:val="000000"/>
                  <w:sz w:val="20"/>
                  <w:szCs w:val="20"/>
                </w:rPr>
                <w:t>4</w:t>
              </w:r>
            </w:ins>
            <w:del w:id="279" w:author="Risa" w:date="2021-12-01T14:51:00Z">
              <w:r w:rsidRPr="009A03C5" w:rsidDel="006B183B">
                <w:rPr>
                  <w:rFonts w:eastAsia="Times New Roman"/>
                  <w:color w:val="000000"/>
                  <w:sz w:val="20"/>
                  <w:szCs w:val="20"/>
                </w:rPr>
                <w:delText>09</w:delText>
              </w:r>
            </w:del>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2B11AF15" w:rsidR="00AC49CC" w:rsidRPr="001A720B" w:rsidRDefault="005A20AC" w:rsidP="00237CD4">
            <w:pPr>
              <w:jc w:val="center"/>
              <w:rPr>
                <w:rFonts w:eastAsia="Times New Roman"/>
                <w:color w:val="000000"/>
                <w:sz w:val="20"/>
                <w:szCs w:val="20"/>
              </w:rPr>
            </w:pPr>
            <w:ins w:id="280" w:author="Risa" w:date="2021-12-09T17:13:00Z">
              <w:r>
                <w:rPr>
                  <w:rFonts w:eastAsia="Times New Roman"/>
                  <w:color w:val="000000"/>
                  <w:sz w:val="20"/>
                  <w:szCs w:val="20"/>
                </w:rPr>
                <w:t>8.89</w:t>
              </w:r>
            </w:ins>
            <w:del w:id="281" w:author="Risa" w:date="2021-12-01T14:53:00Z">
              <w:r w:rsidR="00AC49CC" w:rsidRPr="001A720B" w:rsidDel="00C03813">
                <w:rPr>
                  <w:rFonts w:eastAsia="Times New Roman"/>
                  <w:color w:val="000000"/>
                  <w:sz w:val="20"/>
                  <w:szCs w:val="20"/>
                </w:rPr>
                <w:delText>3</w:delText>
              </w:r>
              <w:r w:rsidR="00AC49CC" w:rsidDel="00C03813">
                <w:rPr>
                  <w:rFonts w:eastAsia="Times New Roman"/>
                  <w:color w:val="000000"/>
                  <w:sz w:val="20"/>
                  <w:szCs w:val="20"/>
                </w:rPr>
                <w:delText>7.10</w:delText>
              </w:r>
            </w:del>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0ABCC418" w:rsidR="00AC49CC" w:rsidRPr="001A720B" w:rsidRDefault="005A20AC" w:rsidP="00237CD4">
            <w:pPr>
              <w:jc w:val="center"/>
              <w:rPr>
                <w:rFonts w:eastAsia="Times New Roman"/>
                <w:color w:val="000000"/>
                <w:sz w:val="20"/>
                <w:szCs w:val="20"/>
              </w:rPr>
            </w:pPr>
            <w:ins w:id="282" w:author="Risa" w:date="2021-12-09T17:13:00Z">
              <w:r>
                <w:rPr>
                  <w:rFonts w:eastAsia="Times New Roman"/>
                  <w:color w:val="000000"/>
                  <w:sz w:val="20"/>
                  <w:szCs w:val="20"/>
                </w:rPr>
                <w:t>9.66</w:t>
              </w:r>
            </w:ins>
            <w:del w:id="283" w:author="Risa" w:date="2021-12-01T14:53:00Z">
              <w:r w:rsidR="00AC49CC" w:rsidRPr="001A720B" w:rsidDel="00C03813">
                <w:rPr>
                  <w:rFonts w:eastAsia="Times New Roman"/>
                  <w:color w:val="000000"/>
                  <w:sz w:val="20"/>
                  <w:szCs w:val="20"/>
                </w:rPr>
                <w:delText>5</w:delText>
              </w:r>
              <w:r w:rsidR="00AC49CC" w:rsidDel="00C03813">
                <w:rPr>
                  <w:rFonts w:eastAsia="Times New Roman"/>
                  <w:color w:val="000000"/>
                  <w:sz w:val="20"/>
                  <w:szCs w:val="20"/>
                </w:rPr>
                <w:delText>.23</w:delText>
              </w:r>
            </w:del>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6C33D22A" w:rsidR="00C46102" w:rsidRPr="001A720B" w:rsidRDefault="00C46102" w:rsidP="00C46102">
            <w:pPr>
              <w:jc w:val="center"/>
              <w:rPr>
                <w:rFonts w:eastAsia="Times New Roman"/>
                <w:color w:val="000000"/>
                <w:sz w:val="20"/>
                <w:szCs w:val="20"/>
              </w:rPr>
            </w:pPr>
            <w:ins w:id="284" w:author="Risa" w:date="2021-12-01T16:13:00Z">
              <w:r w:rsidRPr="00375933">
                <w:rPr>
                  <w:color w:val="000000"/>
                  <w:sz w:val="20"/>
                  <w:szCs w:val="20"/>
                </w:rPr>
                <w:t>0.</w:t>
              </w:r>
            </w:ins>
            <w:ins w:id="285" w:author="Risa" w:date="2021-12-09T17:12:00Z">
              <w:r w:rsidR="005A20AC">
                <w:rPr>
                  <w:color w:val="000000"/>
                  <w:sz w:val="20"/>
                  <w:szCs w:val="20"/>
                </w:rPr>
                <w:t>158</w:t>
              </w:r>
            </w:ins>
            <w:del w:id="286" w:author="Risa" w:date="2021-12-01T14:51:00Z">
              <w:r w:rsidRPr="001A720B" w:rsidDel="006B183B">
                <w:rPr>
                  <w:rFonts w:eastAsia="Times New Roman"/>
                  <w:color w:val="000000"/>
                  <w:sz w:val="20"/>
                  <w:szCs w:val="20"/>
                </w:rPr>
                <w:delText>0.7</w:delText>
              </w:r>
              <w:r w:rsidDel="006B183B">
                <w:rPr>
                  <w:rFonts w:eastAsia="Times New Roman"/>
                  <w:color w:val="000000"/>
                  <w:sz w:val="20"/>
                  <w:szCs w:val="20"/>
                </w:rPr>
                <w:delText>19</w:delText>
              </w:r>
            </w:del>
          </w:p>
        </w:tc>
        <w:tc>
          <w:tcPr>
            <w:tcW w:w="1050" w:type="pct"/>
            <w:tcBorders>
              <w:top w:val="nil"/>
              <w:left w:val="nil"/>
              <w:bottom w:val="nil"/>
              <w:right w:val="nil"/>
            </w:tcBorders>
            <w:shd w:val="clear" w:color="auto" w:fill="auto"/>
            <w:noWrap/>
            <w:vAlign w:val="center"/>
            <w:hideMark/>
          </w:tcPr>
          <w:p w14:paraId="702B5A17" w14:textId="0C292170" w:rsidR="00C46102" w:rsidRPr="001A720B" w:rsidRDefault="005A20AC" w:rsidP="00C46102">
            <w:pPr>
              <w:jc w:val="center"/>
              <w:rPr>
                <w:rFonts w:eastAsia="Times New Roman"/>
                <w:color w:val="000000"/>
                <w:sz w:val="20"/>
                <w:szCs w:val="20"/>
              </w:rPr>
            </w:pPr>
            <w:ins w:id="287" w:author="Risa" w:date="2021-12-09T17:13:00Z">
              <w:r>
                <w:rPr>
                  <w:rFonts w:eastAsia="Times New Roman"/>
                  <w:color w:val="000000"/>
                  <w:sz w:val="20"/>
                  <w:szCs w:val="20"/>
                </w:rPr>
                <w:t>6.48</w:t>
              </w:r>
            </w:ins>
            <w:del w:id="288" w:author="Risa" w:date="2021-12-01T14:53:00Z">
              <w:r w:rsidR="00C46102" w:rsidDel="00C03813">
                <w:rPr>
                  <w:rFonts w:eastAsia="Times New Roman"/>
                  <w:color w:val="000000"/>
                  <w:sz w:val="20"/>
                  <w:szCs w:val="20"/>
                </w:rPr>
                <w:delText>3.82</w:delText>
              </w:r>
            </w:del>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23040922" w:rsidR="00C46102" w:rsidRPr="001A720B" w:rsidRDefault="00C46102" w:rsidP="00C46102">
            <w:pPr>
              <w:jc w:val="center"/>
              <w:rPr>
                <w:rFonts w:eastAsia="Times New Roman"/>
                <w:color w:val="000000"/>
                <w:sz w:val="20"/>
                <w:szCs w:val="20"/>
              </w:rPr>
            </w:pPr>
            <w:ins w:id="289" w:author="Risa" w:date="2021-12-01T16:13:00Z">
              <w:r w:rsidRPr="00375933">
                <w:rPr>
                  <w:color w:val="000000"/>
                  <w:sz w:val="20"/>
                  <w:szCs w:val="20"/>
                </w:rPr>
                <w:t>0.</w:t>
              </w:r>
            </w:ins>
            <w:ins w:id="290" w:author="Risa" w:date="2021-12-09T17:13:00Z">
              <w:r w:rsidR="005A20AC">
                <w:rPr>
                  <w:color w:val="000000"/>
                  <w:sz w:val="20"/>
                  <w:szCs w:val="20"/>
                </w:rPr>
                <w:t>150</w:t>
              </w:r>
            </w:ins>
            <w:del w:id="291" w:author="Risa" w:date="2021-12-01T14:52:00Z">
              <w:r w:rsidRPr="001A720B" w:rsidDel="006B183B">
                <w:rPr>
                  <w:rFonts w:eastAsia="Times New Roman"/>
                  <w:color w:val="000000"/>
                  <w:sz w:val="20"/>
                  <w:szCs w:val="20"/>
                </w:rPr>
                <w:delText>0.</w:delText>
              </w:r>
              <w:r w:rsidDel="006B183B">
                <w:rPr>
                  <w:rFonts w:eastAsia="Times New Roman"/>
                  <w:color w:val="000000"/>
                  <w:sz w:val="20"/>
                  <w:szCs w:val="20"/>
                </w:rPr>
                <w:delText>506</w:delText>
              </w:r>
            </w:del>
          </w:p>
        </w:tc>
        <w:tc>
          <w:tcPr>
            <w:tcW w:w="1050" w:type="pct"/>
            <w:tcBorders>
              <w:top w:val="nil"/>
              <w:left w:val="nil"/>
              <w:bottom w:val="nil"/>
              <w:right w:val="nil"/>
            </w:tcBorders>
            <w:shd w:val="clear" w:color="auto" w:fill="auto"/>
            <w:noWrap/>
            <w:vAlign w:val="center"/>
            <w:hideMark/>
          </w:tcPr>
          <w:p w14:paraId="3EEDE6CE" w14:textId="531E9C05" w:rsidR="00C46102" w:rsidRPr="001A720B" w:rsidRDefault="005A20AC" w:rsidP="00C46102">
            <w:pPr>
              <w:jc w:val="center"/>
              <w:rPr>
                <w:rFonts w:eastAsia="Times New Roman"/>
                <w:color w:val="000000"/>
                <w:sz w:val="20"/>
                <w:szCs w:val="20"/>
              </w:rPr>
            </w:pPr>
            <w:ins w:id="292" w:author="Risa" w:date="2021-12-09T17:13:00Z">
              <w:r>
                <w:rPr>
                  <w:rFonts w:eastAsia="Times New Roman"/>
                  <w:color w:val="000000"/>
                  <w:sz w:val="20"/>
                  <w:szCs w:val="20"/>
                </w:rPr>
                <w:t>6.21</w:t>
              </w:r>
            </w:ins>
            <w:del w:id="293" w:author="Risa" w:date="2021-12-01T14:53:00Z">
              <w:r w:rsidR="00C46102" w:rsidDel="00C03813">
                <w:rPr>
                  <w:rFonts w:eastAsia="Times New Roman"/>
                  <w:color w:val="000000"/>
                  <w:sz w:val="20"/>
                  <w:szCs w:val="20"/>
                </w:rPr>
                <w:delText>3.53</w:delText>
              </w:r>
            </w:del>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69896FDD" w:rsidR="00C46102" w:rsidRPr="00C51621" w:rsidRDefault="00C46102" w:rsidP="00C46102">
            <w:pPr>
              <w:jc w:val="center"/>
              <w:rPr>
                <w:rFonts w:eastAsia="Times New Roman"/>
                <w:color w:val="000000"/>
                <w:sz w:val="20"/>
                <w:szCs w:val="20"/>
                <w:rPrChange w:id="294" w:author="Risa" w:date="2021-12-01T14:52:00Z">
                  <w:rPr>
                    <w:rFonts w:eastAsia="Times New Roman"/>
                    <w:b/>
                    <w:bCs/>
                    <w:color w:val="000000"/>
                    <w:sz w:val="20"/>
                    <w:szCs w:val="20"/>
                  </w:rPr>
                </w:rPrChange>
              </w:rPr>
            </w:pPr>
            <w:ins w:id="295" w:author="Risa" w:date="2021-12-01T16:13:00Z">
              <w:r w:rsidRPr="001A720B">
                <w:rPr>
                  <w:b/>
                  <w:bCs/>
                  <w:color w:val="000000"/>
                  <w:sz w:val="20"/>
                  <w:szCs w:val="20"/>
                </w:rPr>
                <w:t>&lt; 0.001</w:t>
              </w:r>
            </w:ins>
            <w:del w:id="296" w:author="Risa" w:date="2021-12-01T14:52:00Z">
              <w:r w:rsidRPr="00C51621" w:rsidDel="006B183B">
                <w:rPr>
                  <w:color w:val="000000"/>
                  <w:sz w:val="20"/>
                  <w:szCs w:val="20"/>
                  <w:rPrChange w:id="297" w:author="Risa" w:date="2021-12-01T14:52:00Z">
                    <w:rPr>
                      <w:b/>
                      <w:bCs/>
                      <w:color w:val="000000"/>
                      <w:sz w:val="20"/>
                      <w:szCs w:val="20"/>
                    </w:rPr>
                  </w:rPrChange>
                </w:rPr>
                <w:delText>&lt; 0.001</w:delText>
              </w:r>
            </w:del>
          </w:p>
        </w:tc>
        <w:tc>
          <w:tcPr>
            <w:tcW w:w="1050" w:type="pct"/>
            <w:tcBorders>
              <w:top w:val="nil"/>
              <w:left w:val="nil"/>
              <w:bottom w:val="nil"/>
              <w:right w:val="nil"/>
            </w:tcBorders>
            <w:shd w:val="clear" w:color="auto" w:fill="auto"/>
            <w:noWrap/>
            <w:vAlign w:val="center"/>
            <w:hideMark/>
          </w:tcPr>
          <w:p w14:paraId="12DB3581" w14:textId="5B02CBB0" w:rsidR="00C46102" w:rsidRPr="001A720B" w:rsidRDefault="005A20AC" w:rsidP="00C46102">
            <w:pPr>
              <w:jc w:val="center"/>
              <w:rPr>
                <w:rFonts w:eastAsia="Times New Roman"/>
                <w:color w:val="000000"/>
                <w:sz w:val="20"/>
                <w:szCs w:val="20"/>
              </w:rPr>
            </w:pPr>
            <w:ins w:id="298" w:author="Risa" w:date="2021-12-09T17:14:00Z">
              <w:r>
                <w:rPr>
                  <w:rFonts w:eastAsia="Times New Roman"/>
                  <w:color w:val="000000"/>
                  <w:sz w:val="20"/>
                  <w:szCs w:val="20"/>
                </w:rPr>
                <w:t>4.00</w:t>
              </w:r>
            </w:ins>
            <w:del w:id="299" w:author="Risa" w:date="2021-12-01T14:53:00Z">
              <w:r w:rsidR="00C46102" w:rsidDel="00C03813">
                <w:rPr>
                  <w:rFonts w:eastAsia="Times New Roman"/>
                  <w:color w:val="000000"/>
                  <w:sz w:val="20"/>
                  <w:szCs w:val="20"/>
                </w:rPr>
                <w:delText>4.42</w:delText>
              </w:r>
            </w:del>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787496FA" w:rsidR="00C46102" w:rsidRPr="00C51621" w:rsidRDefault="00C46102" w:rsidP="00C46102">
            <w:pPr>
              <w:jc w:val="center"/>
              <w:rPr>
                <w:rFonts w:eastAsia="Times New Roman"/>
                <w:color w:val="000000"/>
                <w:sz w:val="20"/>
                <w:szCs w:val="20"/>
                <w:rPrChange w:id="300" w:author="Risa" w:date="2021-12-01T14:52:00Z">
                  <w:rPr>
                    <w:rFonts w:eastAsia="Times New Roman"/>
                    <w:b/>
                    <w:bCs/>
                    <w:color w:val="000000"/>
                    <w:sz w:val="20"/>
                    <w:szCs w:val="20"/>
                  </w:rPr>
                </w:rPrChange>
              </w:rPr>
            </w:pPr>
            <w:ins w:id="301" w:author="Risa" w:date="2021-12-01T16:13:00Z">
              <w:r w:rsidRPr="001A720B">
                <w:rPr>
                  <w:b/>
                  <w:bCs/>
                  <w:color w:val="000000"/>
                  <w:sz w:val="20"/>
                  <w:szCs w:val="20"/>
                </w:rPr>
                <w:t>&lt; 0.001</w:t>
              </w:r>
            </w:ins>
            <w:del w:id="302" w:author="Risa" w:date="2021-12-01T14:52:00Z">
              <w:r w:rsidRPr="00C51621" w:rsidDel="006B183B">
                <w:rPr>
                  <w:color w:val="000000"/>
                  <w:sz w:val="20"/>
                  <w:szCs w:val="20"/>
                  <w:rPrChange w:id="303" w:author="Risa" w:date="2021-12-01T14:52:00Z">
                    <w:rPr>
                      <w:b/>
                      <w:bCs/>
                      <w:color w:val="000000"/>
                      <w:sz w:val="20"/>
                      <w:szCs w:val="20"/>
                    </w:rPr>
                  </w:rPrChange>
                </w:rPr>
                <w:delText>&lt; 0.001</w:delText>
              </w:r>
            </w:del>
          </w:p>
        </w:tc>
        <w:tc>
          <w:tcPr>
            <w:tcW w:w="1050" w:type="pct"/>
            <w:tcBorders>
              <w:top w:val="nil"/>
              <w:left w:val="nil"/>
              <w:bottom w:val="nil"/>
              <w:right w:val="nil"/>
            </w:tcBorders>
            <w:shd w:val="clear" w:color="auto" w:fill="auto"/>
            <w:noWrap/>
            <w:vAlign w:val="center"/>
            <w:hideMark/>
          </w:tcPr>
          <w:p w14:paraId="0B2BCF2C" w14:textId="27D56CB8" w:rsidR="00C46102" w:rsidRPr="001A720B" w:rsidRDefault="005A20AC" w:rsidP="00C46102">
            <w:pPr>
              <w:jc w:val="center"/>
              <w:rPr>
                <w:rFonts w:eastAsia="Times New Roman"/>
                <w:color w:val="000000"/>
                <w:sz w:val="20"/>
                <w:szCs w:val="20"/>
              </w:rPr>
            </w:pPr>
            <w:ins w:id="304" w:author="Risa" w:date="2021-12-09T17:14:00Z">
              <w:r>
                <w:rPr>
                  <w:rFonts w:eastAsia="Times New Roman"/>
                  <w:color w:val="000000"/>
                  <w:sz w:val="20"/>
                  <w:szCs w:val="20"/>
                </w:rPr>
                <w:t>1.51</w:t>
              </w:r>
            </w:ins>
            <w:del w:id="305" w:author="Risa" w:date="2021-12-01T14:53:00Z">
              <w:r w:rsidR="00C46102" w:rsidDel="00C03813">
                <w:rPr>
                  <w:rFonts w:eastAsia="Times New Roman"/>
                  <w:color w:val="000000"/>
                  <w:sz w:val="20"/>
                  <w:szCs w:val="20"/>
                </w:rPr>
                <w:delText>8.93</w:delText>
              </w:r>
            </w:del>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57EBE24D"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ins w:id="306" w:author="Risa" w:date="2021-12-09T17:13:00Z">
              <w:r w:rsidR="005A20AC">
                <w:rPr>
                  <w:rFonts w:eastAsia="Times New Roman"/>
                  <w:b/>
                  <w:bCs/>
                  <w:color w:val="000000"/>
                  <w:sz w:val="20"/>
                  <w:szCs w:val="20"/>
                </w:rPr>
                <w:t>4</w:t>
              </w:r>
            </w:ins>
            <w:del w:id="307" w:author="Risa" w:date="2021-12-01T14:52:00Z">
              <w:r w:rsidRPr="00654C83" w:rsidDel="006B183B">
                <w:rPr>
                  <w:rFonts w:eastAsia="Times New Roman"/>
                  <w:b/>
                  <w:bCs/>
                  <w:color w:val="000000"/>
                  <w:sz w:val="20"/>
                  <w:szCs w:val="20"/>
                </w:rPr>
                <w:delText>3</w:delText>
              </w:r>
            </w:del>
          </w:p>
        </w:tc>
        <w:tc>
          <w:tcPr>
            <w:tcW w:w="1050" w:type="pct"/>
            <w:tcBorders>
              <w:top w:val="nil"/>
              <w:left w:val="nil"/>
              <w:right w:val="nil"/>
            </w:tcBorders>
            <w:shd w:val="clear" w:color="auto" w:fill="auto"/>
            <w:noWrap/>
            <w:vAlign w:val="center"/>
            <w:hideMark/>
          </w:tcPr>
          <w:p w14:paraId="3DC3AF8C" w14:textId="6C8CDAFA" w:rsidR="00AC49CC" w:rsidRPr="001A720B" w:rsidRDefault="005A20AC" w:rsidP="00237CD4">
            <w:pPr>
              <w:jc w:val="center"/>
              <w:rPr>
                <w:rFonts w:eastAsia="Times New Roman"/>
                <w:color w:val="000000"/>
                <w:sz w:val="20"/>
                <w:szCs w:val="20"/>
              </w:rPr>
            </w:pPr>
            <w:ins w:id="308" w:author="Risa" w:date="2021-12-09T17:14:00Z">
              <w:r>
                <w:rPr>
                  <w:rFonts w:eastAsia="Times New Roman"/>
                  <w:color w:val="000000"/>
                  <w:sz w:val="20"/>
                  <w:szCs w:val="20"/>
                </w:rPr>
                <w:t>2.60</w:t>
              </w:r>
            </w:ins>
            <w:del w:id="309" w:author="Risa" w:date="2021-12-01T14:53:00Z">
              <w:r w:rsidR="00AC49CC" w:rsidDel="00C03813">
                <w:rPr>
                  <w:rFonts w:eastAsia="Times New Roman"/>
                  <w:color w:val="000000"/>
                  <w:sz w:val="20"/>
                  <w:szCs w:val="20"/>
                </w:rPr>
                <w:delText>1.28</w:delText>
              </w:r>
            </w:del>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1F7114F7"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ins w:id="310" w:author="Risa" w:date="2021-12-09T17:13:00Z">
              <w:r w:rsidR="005A20AC">
                <w:rPr>
                  <w:rFonts w:eastAsia="Times New Roman"/>
                  <w:color w:val="000000"/>
                  <w:sz w:val="20"/>
                  <w:szCs w:val="20"/>
                </w:rPr>
                <w:t>383</w:t>
              </w:r>
            </w:ins>
            <w:del w:id="311" w:author="Risa" w:date="2021-12-09T17:13:00Z">
              <w:r w:rsidDel="005A20AC">
                <w:rPr>
                  <w:rFonts w:eastAsia="Times New Roman"/>
                  <w:color w:val="000000"/>
                  <w:sz w:val="20"/>
                  <w:szCs w:val="20"/>
                </w:rPr>
                <w:delText>5</w:delText>
              </w:r>
            </w:del>
            <w:del w:id="312" w:author="Risa" w:date="2021-12-01T14:52:00Z">
              <w:r w:rsidDel="006B183B">
                <w:rPr>
                  <w:rFonts w:eastAsia="Times New Roman"/>
                  <w:color w:val="000000"/>
                  <w:sz w:val="20"/>
                  <w:szCs w:val="20"/>
                </w:rPr>
                <w:delText>96</w:delText>
              </w:r>
            </w:del>
          </w:p>
        </w:tc>
        <w:tc>
          <w:tcPr>
            <w:tcW w:w="1050" w:type="pct"/>
            <w:tcBorders>
              <w:left w:val="nil"/>
              <w:right w:val="nil"/>
            </w:tcBorders>
            <w:shd w:val="clear" w:color="auto" w:fill="auto"/>
            <w:noWrap/>
            <w:vAlign w:val="center"/>
            <w:hideMark/>
          </w:tcPr>
          <w:p w14:paraId="090B17E9" w14:textId="20FAF24E" w:rsidR="00AC49CC" w:rsidRPr="001A720B" w:rsidRDefault="005A20AC" w:rsidP="00237CD4">
            <w:pPr>
              <w:jc w:val="center"/>
              <w:rPr>
                <w:rFonts w:eastAsia="Times New Roman"/>
                <w:color w:val="000000"/>
                <w:sz w:val="20"/>
                <w:szCs w:val="20"/>
              </w:rPr>
            </w:pPr>
            <w:ins w:id="313" w:author="Risa" w:date="2021-12-09T17:14:00Z">
              <w:r>
                <w:rPr>
                  <w:rFonts w:eastAsia="Times New Roman"/>
                  <w:color w:val="000000"/>
                  <w:sz w:val="20"/>
                  <w:szCs w:val="20"/>
                </w:rPr>
                <w:t>2.53</w:t>
              </w:r>
            </w:ins>
            <w:del w:id="314" w:author="Risa" w:date="2021-12-01T14:53:00Z">
              <w:r w:rsidR="00AC49CC" w:rsidDel="00C03813">
                <w:rPr>
                  <w:rFonts w:eastAsia="Times New Roman"/>
                  <w:color w:val="000000"/>
                  <w:sz w:val="20"/>
                  <w:szCs w:val="20"/>
                </w:rPr>
                <w:delText>1.19</w:delText>
              </w:r>
            </w:del>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6AF0C0F2"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ins w:id="315" w:author="Risa" w:date="2021-12-01T14:52:00Z">
              <w:r w:rsidR="006B183B">
                <w:rPr>
                  <w:rFonts w:eastAsia="Times New Roman"/>
                  <w:color w:val="000000"/>
                  <w:sz w:val="20"/>
                  <w:szCs w:val="20"/>
                </w:rPr>
                <w:t>9</w:t>
              </w:r>
            </w:ins>
            <w:ins w:id="316" w:author="Risa" w:date="2021-12-09T17:13:00Z">
              <w:r w:rsidR="005A20AC">
                <w:rPr>
                  <w:rFonts w:eastAsia="Times New Roman"/>
                  <w:color w:val="000000"/>
                  <w:sz w:val="20"/>
                  <w:szCs w:val="20"/>
                </w:rPr>
                <w:t>49</w:t>
              </w:r>
            </w:ins>
            <w:del w:id="317" w:author="Risa" w:date="2021-12-01T14:52:00Z">
              <w:r w:rsidDel="006B183B">
                <w:rPr>
                  <w:rFonts w:eastAsia="Times New Roman"/>
                  <w:color w:val="000000"/>
                  <w:sz w:val="20"/>
                  <w:szCs w:val="20"/>
                </w:rPr>
                <w:delText>803</w:delText>
              </w:r>
            </w:del>
          </w:p>
        </w:tc>
        <w:tc>
          <w:tcPr>
            <w:tcW w:w="1050" w:type="pct"/>
            <w:tcBorders>
              <w:left w:val="nil"/>
              <w:right w:val="nil"/>
            </w:tcBorders>
            <w:shd w:val="clear" w:color="auto" w:fill="auto"/>
            <w:noWrap/>
            <w:vAlign w:val="center"/>
            <w:hideMark/>
          </w:tcPr>
          <w:p w14:paraId="3B86C4D4" w14:textId="30808094" w:rsidR="00AC49CC" w:rsidRPr="001A720B" w:rsidRDefault="00C03813" w:rsidP="00237CD4">
            <w:pPr>
              <w:jc w:val="center"/>
              <w:rPr>
                <w:rFonts w:eastAsia="Times New Roman"/>
                <w:color w:val="000000"/>
                <w:sz w:val="20"/>
                <w:szCs w:val="20"/>
              </w:rPr>
            </w:pPr>
            <w:ins w:id="318" w:author="Risa" w:date="2021-12-01T14:53:00Z">
              <w:r>
                <w:rPr>
                  <w:rFonts w:eastAsia="Times New Roman"/>
                  <w:color w:val="000000"/>
                  <w:sz w:val="20"/>
                  <w:szCs w:val="20"/>
                </w:rPr>
                <w:t>2.</w:t>
              </w:r>
            </w:ins>
            <w:ins w:id="319" w:author="Risa" w:date="2021-12-09T17:14:00Z">
              <w:r w:rsidR="005A20AC">
                <w:rPr>
                  <w:rFonts w:eastAsia="Times New Roman"/>
                  <w:color w:val="000000"/>
                  <w:sz w:val="20"/>
                  <w:szCs w:val="20"/>
                </w:rPr>
                <w:t>14</w:t>
              </w:r>
            </w:ins>
            <w:del w:id="320" w:author="Risa" w:date="2021-12-01T14:53:00Z">
              <w:r w:rsidR="00AC49CC" w:rsidDel="00C03813">
                <w:rPr>
                  <w:rFonts w:eastAsia="Times New Roman"/>
                  <w:color w:val="000000"/>
                  <w:sz w:val="20"/>
                  <w:szCs w:val="20"/>
                </w:rPr>
                <w:delText>1.11</w:delText>
              </w:r>
            </w:del>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1376C402"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ins w:id="321" w:author="Risa" w:date="2021-12-09T17:13:00Z">
              <w:r w:rsidR="005A20AC">
                <w:rPr>
                  <w:rFonts w:eastAsia="Times New Roman"/>
                  <w:color w:val="000000"/>
                  <w:sz w:val="20"/>
                  <w:szCs w:val="20"/>
                </w:rPr>
                <w:t>845</w:t>
              </w:r>
            </w:ins>
            <w:del w:id="322" w:author="Risa" w:date="2021-12-09T17:13:00Z">
              <w:r w:rsidDel="005A20AC">
                <w:rPr>
                  <w:rFonts w:eastAsia="Times New Roman"/>
                  <w:color w:val="000000"/>
                  <w:sz w:val="20"/>
                  <w:szCs w:val="20"/>
                </w:rPr>
                <w:delText>9</w:delText>
              </w:r>
            </w:del>
            <w:del w:id="323" w:author="Risa" w:date="2021-12-01T14:52:00Z">
              <w:r w:rsidDel="006B183B">
                <w:rPr>
                  <w:rFonts w:eastAsia="Times New Roman"/>
                  <w:color w:val="000000"/>
                  <w:sz w:val="20"/>
                  <w:szCs w:val="20"/>
                </w:rPr>
                <w:delText>81</w:delText>
              </w:r>
            </w:del>
          </w:p>
        </w:tc>
        <w:tc>
          <w:tcPr>
            <w:tcW w:w="1050" w:type="pct"/>
            <w:tcBorders>
              <w:left w:val="nil"/>
              <w:bottom w:val="single" w:sz="4" w:space="0" w:color="auto"/>
              <w:right w:val="nil"/>
            </w:tcBorders>
            <w:shd w:val="clear" w:color="auto" w:fill="auto"/>
            <w:noWrap/>
            <w:vAlign w:val="center"/>
            <w:hideMark/>
          </w:tcPr>
          <w:p w14:paraId="046B23B7" w14:textId="259CA671" w:rsidR="00AC49CC" w:rsidRPr="001A720B" w:rsidRDefault="00C03813" w:rsidP="00237CD4">
            <w:pPr>
              <w:jc w:val="center"/>
              <w:rPr>
                <w:rFonts w:eastAsia="Times New Roman"/>
                <w:color w:val="000000"/>
                <w:sz w:val="20"/>
                <w:szCs w:val="20"/>
              </w:rPr>
            </w:pPr>
            <w:ins w:id="324" w:author="Risa" w:date="2021-12-01T14:53:00Z">
              <w:r>
                <w:rPr>
                  <w:rFonts w:eastAsia="Times New Roman"/>
                  <w:color w:val="000000"/>
                  <w:sz w:val="20"/>
                  <w:szCs w:val="20"/>
                </w:rPr>
                <w:t>1.</w:t>
              </w:r>
            </w:ins>
            <w:ins w:id="325" w:author="Risa" w:date="2021-12-09T17:14:00Z">
              <w:r w:rsidR="005A20AC">
                <w:rPr>
                  <w:rFonts w:eastAsia="Times New Roman"/>
                  <w:color w:val="000000"/>
                  <w:sz w:val="20"/>
                  <w:szCs w:val="20"/>
                </w:rPr>
                <w:t>25</w:t>
              </w:r>
            </w:ins>
            <w:del w:id="326" w:author="Risa" w:date="2021-12-01T14:53:00Z">
              <w:r w:rsidR="00AC49CC" w:rsidDel="00C03813">
                <w:rPr>
                  <w:rFonts w:eastAsia="Times New Roman"/>
                  <w:color w:val="000000"/>
                  <w:sz w:val="20"/>
                  <w:szCs w:val="20"/>
                </w:rPr>
                <w:delText>0.60</w:delText>
              </w:r>
            </w:del>
            <w:r w:rsidR="00AC49CC">
              <w:rPr>
                <w:rFonts w:eastAsia="Times New Roman"/>
                <w:color w:val="000000"/>
                <w:sz w:val="20"/>
                <w:szCs w:val="20"/>
              </w:rPr>
              <w:t>%</w:t>
            </w:r>
          </w:p>
        </w:tc>
      </w:tr>
    </w:tbl>
    <w:p w14:paraId="6818B953" w14:textId="70BD48E6" w:rsidR="00AC49CC" w:rsidRPr="00F43C87" w:rsidRDefault="00AC49CC" w:rsidP="00DA24C9">
      <w:pPr>
        <w:spacing w:line="480" w:lineRule="auto"/>
        <w:contextualSpacing/>
        <w:rPr>
          <w:rPrChange w:id="327" w:author="Risa" w:date="2021-12-01T14:57:00Z">
            <w:rPr>
              <w:sz w:val="20"/>
              <w:szCs w:val="20"/>
            </w:rPr>
          </w:rPrChange>
        </w:rPr>
      </w:pPr>
      <w:r w:rsidRPr="00F43C87">
        <w:rPr>
          <w:rPrChange w:id="328" w:author="Risa" w:date="2021-12-01T14:57:00Z">
            <w:rPr>
              <w:sz w:val="20"/>
              <w:szCs w:val="20"/>
            </w:rPr>
          </w:rPrChange>
        </w:rPr>
        <w:t>* P-values &lt; 0.05 are bolded and &lt; 0.1 are italicized. Sample size is 1,</w:t>
      </w:r>
      <w:ins w:id="329" w:author="Risa" w:date="2021-12-09T17:15:00Z">
        <w:r w:rsidR="00C45C87">
          <w:t>548</w:t>
        </w:r>
      </w:ins>
      <w:del w:id="330" w:author="Risa" w:date="2021-12-09T17:15:00Z">
        <w:r w:rsidRPr="00F43C87" w:rsidDel="00C45C87">
          <w:rPr>
            <w:rPrChange w:id="331" w:author="Risa" w:date="2021-12-01T14:57:00Z">
              <w:rPr>
                <w:sz w:val="20"/>
                <w:szCs w:val="20"/>
              </w:rPr>
            </w:rPrChange>
          </w:rPr>
          <w:delText>8</w:delText>
        </w:r>
      </w:del>
      <w:del w:id="332" w:author="Risa" w:date="2021-12-01T16:18:00Z">
        <w:r w:rsidRPr="00F43C87" w:rsidDel="00F23922">
          <w:rPr>
            <w:rPrChange w:id="333" w:author="Risa" w:date="2021-12-01T14:57:00Z">
              <w:rPr>
                <w:sz w:val="20"/>
                <w:szCs w:val="20"/>
              </w:rPr>
            </w:rPrChange>
          </w:rPr>
          <w:delText>1</w:delText>
        </w:r>
      </w:del>
      <w:ins w:id="334" w:author="Risa" w:date="2021-12-09T10:30:00Z">
        <w:r w:rsidR="00A672A9">
          <w:t>.</w:t>
        </w:r>
      </w:ins>
      <w:del w:id="335" w:author="Risa" w:date="2021-12-01T16:18:00Z">
        <w:r w:rsidRPr="00F43C87" w:rsidDel="00F23922">
          <w:rPr>
            <w:rPrChange w:id="336" w:author="Risa" w:date="2021-12-01T14:57:00Z">
              <w:rPr>
                <w:sz w:val="20"/>
                <w:szCs w:val="20"/>
              </w:rPr>
            </w:rPrChange>
          </w:rPr>
          <w:delText>2.</w:delText>
        </w:r>
      </w:del>
      <w:r w:rsidRPr="00F43C87">
        <w:rPr>
          <w:rPrChange w:id="337" w:author="Risa" w:date="2021-12-01T14:57:00Z">
            <w:rPr>
              <w:sz w:val="20"/>
              <w:szCs w:val="20"/>
            </w:rPr>
          </w:rPrChange>
        </w:rPr>
        <w:t xml:space="preserve"> Key: </w:t>
      </w:r>
      <w:proofErr w:type="spellStart"/>
      <w:r w:rsidRPr="00F43C87">
        <w:rPr>
          <w:rFonts w:eastAsia="Times New Roman"/>
          <w:i/>
          <w:iCs/>
          <w:color w:val="000000"/>
          <w:rPrChange w:id="338" w:author="Risa" w:date="2021-12-01T14:57:00Z">
            <w:rPr>
              <w:rFonts w:eastAsia="Times New Roman"/>
              <w:i/>
              <w:iCs/>
              <w:color w:val="000000"/>
              <w:sz w:val="20"/>
              <w:szCs w:val="20"/>
            </w:rPr>
          </w:rPrChange>
        </w:rPr>
        <w:t>N</w:t>
      </w:r>
      <w:r w:rsidRPr="00F43C87">
        <w:rPr>
          <w:rFonts w:eastAsia="Times New Roman"/>
          <w:color w:val="000000"/>
          <w:vertAlign w:val="subscript"/>
          <w:rPrChange w:id="339" w:author="Risa" w:date="2021-12-01T14:57:00Z">
            <w:rPr>
              <w:rFonts w:eastAsia="Times New Roman"/>
              <w:color w:val="000000"/>
              <w:sz w:val="20"/>
              <w:szCs w:val="20"/>
              <w:vertAlign w:val="subscript"/>
            </w:rPr>
          </w:rPrChange>
        </w:rPr>
        <w:t>photo</w:t>
      </w:r>
      <w:proofErr w:type="spellEnd"/>
      <w:r w:rsidRPr="00F43C87">
        <w:rPr>
          <w:rFonts w:eastAsia="Times New Roman"/>
          <w:color w:val="000000"/>
          <w:rPrChange w:id="340" w:author="Risa" w:date="2021-12-01T14:57:00Z">
            <w:rPr>
              <w:rFonts w:eastAsia="Times New Roman"/>
              <w:color w:val="000000"/>
              <w:sz w:val="20"/>
              <w:szCs w:val="20"/>
            </w:rPr>
          </w:rPrChange>
        </w:rPr>
        <w:t xml:space="preserve"> = leaf N used for photosynthesis</w:t>
      </w:r>
      <w:r w:rsidRPr="00F43C87">
        <w:rPr>
          <w:rPrChange w:id="341" w:author="Risa" w:date="2021-12-01T14:57:00Z">
            <w:rPr>
              <w:sz w:val="20"/>
              <w:szCs w:val="20"/>
            </w:rPr>
          </w:rPrChange>
        </w:rPr>
        <w:t xml:space="preserve">, </w:t>
      </w:r>
      <w:proofErr w:type="spellStart"/>
      <w:r w:rsidRPr="00F43C87">
        <w:rPr>
          <w:i/>
          <w:iCs/>
          <w:rPrChange w:id="342" w:author="Risa" w:date="2021-12-01T14:57:00Z">
            <w:rPr>
              <w:i/>
              <w:iCs/>
              <w:sz w:val="20"/>
              <w:szCs w:val="20"/>
            </w:rPr>
          </w:rPrChange>
        </w:rPr>
        <w:t>N</w:t>
      </w:r>
      <w:r w:rsidRPr="00F43C87">
        <w:rPr>
          <w:vertAlign w:val="subscript"/>
          <w:rPrChange w:id="343" w:author="Risa" w:date="2021-12-01T14:57:00Z">
            <w:rPr>
              <w:sz w:val="20"/>
              <w:szCs w:val="20"/>
              <w:vertAlign w:val="subscript"/>
            </w:rPr>
          </w:rPrChange>
        </w:rPr>
        <w:t>structure</w:t>
      </w:r>
      <w:proofErr w:type="spellEnd"/>
      <w:r w:rsidRPr="00F43C87">
        <w:rPr>
          <w:rPrChange w:id="344" w:author="Risa" w:date="2021-12-01T14:57:00Z">
            <w:rPr>
              <w:sz w:val="20"/>
              <w:szCs w:val="20"/>
            </w:rPr>
          </w:rPrChange>
        </w:rPr>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541229E9" w:rsidR="00077C60" w:rsidRPr="008531D1" w:rsidRDefault="003A75EC" w:rsidP="00DA24C9">
      <w:pPr>
        <w:spacing w:line="480" w:lineRule="auto"/>
        <w:contextualSpacing/>
        <w:rPr>
          <w:rFonts w:eastAsia="Times New Roman"/>
          <w:b/>
          <w:bCs/>
          <w:color w:val="000000"/>
        </w:rPr>
      </w:pPr>
      <w:ins w:id="345" w:author="Risa" w:date="2021-12-09T16:59:00Z">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del w:id="346" w:author="Risa" w:date="2021-12-01T14:55:00Z">
        <w:r w:rsidR="00567E4F" w:rsidDel="00F43C87">
          <w:rPr>
            <w:rFonts w:eastAsia="Times New Roman"/>
            <w:b/>
            <w:bCs/>
            <w:noProof/>
            <w:color w:val="000000"/>
          </w:rPr>
          <w:drawing>
            <wp:inline distT="0" distB="0" distL="0" distR="0" wp14:anchorId="0D5A1381" wp14:editId="57DEB16D">
              <wp:extent cx="5943600" cy="3687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del>
    </w:p>
    <w:p w14:paraId="7F39E84C" w14:textId="3E5F04CF"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ins w:id="347" w:author="Risa" w:date="2021-12-01T14:57:00Z">
        <w:r w:rsidR="00F43C87">
          <w:rPr>
            <w:rFonts w:eastAsia="Times New Roman"/>
            <w:color w:val="000000"/>
          </w:rPr>
          <w:t>3</w:t>
        </w:r>
      </w:ins>
      <w:del w:id="348" w:author="Risa" w:date="2021-12-01T14:57:00Z">
        <w:r w:rsidR="00BF1133" w:rsidRPr="00DA24C9" w:rsidDel="00F43C87">
          <w:rPr>
            <w:rFonts w:eastAsia="Times New Roman"/>
            <w:color w:val="000000"/>
          </w:rPr>
          <w:delText>2</w:delText>
        </w:r>
      </w:del>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ins w:id="349" w:author="Risa" w:date="2021-12-09T17:15:00Z">
        <w:r w:rsidR="00F71EB3">
          <w:rPr>
            <w:rFonts w:eastAsia="Times New Roman"/>
            <w:color w:val="000000"/>
          </w:rPr>
          <w:t>= 0.021</w:t>
        </w:r>
      </w:ins>
      <w:del w:id="350" w:author="Risa" w:date="2021-12-09T17:15:00Z">
        <w:r w:rsidR="00BF1133" w:rsidRPr="00DA24C9" w:rsidDel="00F71EB3">
          <w:rPr>
            <w:rFonts w:eastAsia="Times New Roman"/>
            <w:color w:val="000000"/>
          </w:rPr>
          <w:delText>&lt; 0.001</w:delText>
        </w:r>
      </w:del>
      <w:r w:rsidR="00BF1133" w:rsidRPr="00DA24C9">
        <w:rPr>
          <w:rFonts w:eastAsia="Times New Roman"/>
          <w:color w:val="000000"/>
        </w:rPr>
        <w:t xml:space="preserve">; Table </w:t>
      </w:r>
      <w:ins w:id="351" w:author="Risa" w:date="2021-12-01T14:57:00Z">
        <w:r w:rsidR="00F43C87">
          <w:rPr>
            <w:rFonts w:eastAsia="Times New Roman"/>
            <w:color w:val="000000"/>
          </w:rPr>
          <w:t>3</w:t>
        </w:r>
      </w:ins>
      <w:del w:id="352" w:author="Risa" w:date="2021-12-01T14:57:00Z">
        <w:r w:rsidR="00BF1133" w:rsidRPr="00DA24C9" w:rsidDel="00F43C87">
          <w:rPr>
            <w:rFonts w:eastAsia="Times New Roman"/>
            <w:color w:val="000000"/>
          </w:rPr>
          <w:delText>2</w:delText>
        </w:r>
      </w:del>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301A5ED1" w:rsidR="00AC49CC" w:rsidRPr="00AC49CC" w:rsidRDefault="003A75EC" w:rsidP="00DA24C9">
      <w:pPr>
        <w:spacing w:line="480" w:lineRule="auto"/>
        <w:contextualSpacing/>
        <w:rPr>
          <w:rFonts w:eastAsia="Times New Roman"/>
          <w:bCs/>
          <w:color w:val="000000"/>
        </w:rPr>
      </w:pPr>
      <w:ins w:id="353" w:author="Risa" w:date="2021-12-09T17:02:00Z">
        <w:r>
          <w:rPr>
            <w:rFonts w:eastAsia="Times New Roman"/>
            <w:bCs/>
            <w:noProof/>
            <w:color w:val="000000"/>
          </w:rPr>
          <w:drawing>
            <wp:inline distT="0" distB="0" distL="0" distR="0" wp14:anchorId="67A28EFD" wp14:editId="79F1492B">
              <wp:extent cx="5943600" cy="3686810"/>
              <wp:effectExtent l="0" t="0" r="0" b="0"/>
              <wp:docPr id="18" name="Picture 18"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able, treemap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del w:id="354" w:author="Risa" w:date="2021-12-01T14:57:00Z">
        <w:r w:rsidR="00AC49CC" w:rsidDel="00F43C87">
          <w:rPr>
            <w:rFonts w:eastAsia="Times New Roman"/>
            <w:bCs/>
            <w:noProof/>
            <w:color w:val="000000"/>
          </w:rPr>
          <w:drawing>
            <wp:inline distT="0" distB="0" distL="0" distR="0" wp14:anchorId="4BFB7A48" wp14:editId="7EB45788">
              <wp:extent cx="5943600" cy="3687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ea_pred_treemap.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del>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4164BD2F"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 and P</w:t>
      </w:r>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r w:rsidR="00C46345">
        <w:rPr>
          <w:rFonts w:eastAsia="Times New Roman"/>
          <w:color w:val="000000"/>
        </w:rPr>
        <w:t xml:space="preserve">), and there was a marginally significant positive effect of </w:t>
      </w:r>
      <w:r w:rsidR="00750DAC" w:rsidRPr="00771C52">
        <w:rPr>
          <w:rFonts w:eastAsia="Times New Roman"/>
          <w:color w:val="000000"/>
        </w:rPr>
        <w:t>s</w:t>
      </w:r>
      <w:r w:rsidR="00AF12A2" w:rsidRPr="00771C52">
        <w:rPr>
          <w:rFonts w:eastAsia="Times New Roman"/>
          <w:color w:val="000000"/>
        </w:rPr>
        <w:t xml:space="preserve">oil </w:t>
      </w:r>
      <w:r w:rsidR="00AF12A2" w:rsidRPr="00DA24C9">
        <w:rPr>
          <w:rFonts w:eastAsia="Times New Roman"/>
          <w:color w:val="000000"/>
        </w:rPr>
        <w:t>K</w:t>
      </w:r>
      <w:r w:rsidR="00AF12A2" w:rsidRPr="00DA24C9">
        <w:rPr>
          <w:rFonts w:eastAsia="Times New Roman"/>
          <w:color w:val="000000"/>
          <w:vertAlign w:val="subscript"/>
        </w:rPr>
        <w:t>+µ</w:t>
      </w:r>
      <w:r w:rsidR="00C46345">
        <w:rPr>
          <w:rFonts w:eastAsia="Times New Roman"/>
          <w:color w:val="000000"/>
        </w:rPr>
        <w:t xml:space="preserve"> addition</w:t>
      </w:r>
      <w:r w:rsidR="00AF12A2" w:rsidRPr="001B44B1">
        <w:rPr>
          <w:rFonts w:eastAsia="Times New Roman"/>
          <w:color w:val="000000"/>
        </w:rPr>
        <w:t xml:space="preserve"> </w:t>
      </w:r>
      <w:r w:rsidR="00C46345">
        <w:rPr>
          <w:rFonts w:eastAsia="Times New Roman"/>
          <w:color w:val="000000"/>
        </w:rPr>
        <w:t>(</w:t>
      </w:r>
      <w:r w:rsidR="00AF12A2" w:rsidRPr="001B44B1">
        <w:rPr>
          <w:rFonts w:eastAsia="Times New Roman"/>
          <w:i/>
          <w:iCs/>
          <w:color w:val="000000"/>
        </w:rPr>
        <w:t xml:space="preserve">p </w:t>
      </w:r>
      <w:r w:rsidR="00AF12A2" w:rsidRPr="001B44B1">
        <w:rPr>
          <w:rFonts w:eastAsia="Times New Roman"/>
          <w:color w:val="000000"/>
        </w:rPr>
        <w:t>= 0.098)</w:t>
      </w:r>
      <w:r w:rsidR="00C46345">
        <w:rPr>
          <w:rFonts w:eastAsia="Times New Roman"/>
          <w:color w:val="000000"/>
        </w:rPr>
        <w:t xml:space="preserve">. There was also </w:t>
      </w:r>
      <w:r w:rsidR="00A12B99">
        <w:rPr>
          <w:rFonts w:eastAsia="Times New Roman"/>
          <w:color w:val="000000"/>
        </w:rPr>
        <w:t>an</w:t>
      </w:r>
      <w:r w:rsidR="0013288D" w:rsidRPr="00771C52">
        <w:rPr>
          <w:rFonts w:eastAsia="Times New Roman"/>
          <w:color w:val="000000"/>
        </w:rPr>
        <w:t xml:space="preserve"> interaction between </w:t>
      </w:r>
      <w:r w:rsidR="00750DAC" w:rsidRPr="00771C52">
        <w:rPr>
          <w:rFonts w:eastAsia="Times New Roman"/>
          <w:color w:val="000000"/>
        </w:rPr>
        <w:t>s</w:t>
      </w:r>
      <w:r w:rsidR="0013288D" w:rsidRPr="00771C52">
        <w:rPr>
          <w:rFonts w:eastAsia="Times New Roman"/>
          <w:color w:val="000000"/>
        </w:rPr>
        <w:t xml:space="preserve">oil N and </w:t>
      </w:r>
      <w:r w:rsidR="00750DAC" w:rsidRPr="00771C52">
        <w:rPr>
          <w:rFonts w:eastAsia="Times New Roman"/>
          <w:color w:val="000000"/>
        </w:rPr>
        <w:t>s</w:t>
      </w:r>
      <w:r w:rsidR="0013288D" w:rsidRPr="00771C52">
        <w:rPr>
          <w:rFonts w:eastAsia="Times New Roman"/>
          <w:color w:val="000000"/>
        </w:rPr>
        <w:t xml:space="preserve">oil </w:t>
      </w:r>
      <w:r w:rsidR="00AF12A2" w:rsidRPr="00771C52">
        <w:rPr>
          <w:rFonts w:eastAsia="Times New Roman"/>
          <w:color w:val="000000"/>
        </w:rPr>
        <w:t>K</w:t>
      </w:r>
      <w:r w:rsidR="00482CAA" w:rsidRPr="00771C52">
        <w:rPr>
          <w:rFonts w:eastAsia="Times New Roman"/>
          <w:color w:val="000000"/>
          <w:vertAlign w:val="subscript"/>
        </w:rPr>
        <w:t>+µ</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 0.019; Table </w:t>
      </w:r>
      <w:r w:rsidR="00DD3527">
        <w:rPr>
          <w:rFonts w:eastAsia="Times New Roman"/>
          <w:color w:val="000000"/>
        </w:rPr>
        <w:t>4</w:t>
      </w:r>
      <w:r w:rsidR="00DD3527" w:rsidRPr="00771C52">
        <w:rPr>
          <w:rFonts w:eastAsia="Times New Roman"/>
          <w:color w:val="000000"/>
        </w:rPr>
        <w:t xml:space="preserve"> </w:t>
      </w:r>
      <w:r w:rsidR="00AF12A2" w:rsidRPr="00771C52">
        <w:rPr>
          <w:rFonts w:eastAsia="Times New Roman"/>
          <w:color w:val="000000"/>
        </w:rPr>
        <w:t xml:space="preserve">and Figure </w:t>
      </w:r>
      <w:r w:rsidR="00BD6E25">
        <w:rPr>
          <w:rFonts w:eastAsia="Times New Roman"/>
          <w:color w:val="000000"/>
        </w:rPr>
        <w:t>6</w:t>
      </w:r>
      <w:r w:rsidR="00AF12A2" w:rsidRPr="00771C52">
        <w:rPr>
          <w:rFonts w:eastAsia="Times New Roman"/>
          <w:color w:val="000000"/>
        </w:rPr>
        <w:t>).</w:t>
      </w:r>
      <w:r w:rsidR="0023259A">
        <w:rPr>
          <w:rFonts w:eastAsia="Times New Roman"/>
          <w:color w:val="000000"/>
        </w:rPr>
        <w:t xml:space="preserve"> </w:t>
      </w:r>
      <w:r w:rsidR="00533C21">
        <w:rPr>
          <w:rFonts w:eastAsia="Times New Roman"/>
          <w:color w:val="000000"/>
        </w:rPr>
        <w:t>On average, added soil N increased AGB by 4.1%, but post-hoc Tukey’s test revealed that this stimulation was only significant in added K</w:t>
      </w:r>
      <w:r w:rsidR="00533C21">
        <w:rPr>
          <w:rFonts w:eastAsia="Times New Roman"/>
          <w:color w:val="000000"/>
          <w:vertAlign w:val="subscript"/>
        </w:rPr>
        <w:t>+µ</w:t>
      </w:r>
      <w:r w:rsidR="00533C21">
        <w:rPr>
          <w:rFonts w:eastAsia="Times New Roman"/>
          <w:color w:val="000000"/>
        </w:rPr>
        <w:t xml:space="preserve"> plots, where added soil N increased AGB by 5.5%</w:t>
      </w:r>
      <w:r w:rsidR="00DA1940" w:rsidRPr="00771C52">
        <w:rPr>
          <w:rFonts w:eastAsia="Times New Roman"/>
          <w:color w:val="000000"/>
        </w:rPr>
        <w:t xml:space="preserve"> (Figure </w:t>
      </w:r>
      <w:r w:rsidR="00BD6E25">
        <w:rPr>
          <w:rFonts w:eastAsia="Times New Roman"/>
          <w:color w:val="000000"/>
        </w:rPr>
        <w:t>6</w:t>
      </w:r>
      <w:r w:rsidR="00DA1940" w:rsidRPr="00771C52">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F43C87" w:rsidRDefault="00111025" w:rsidP="00111025">
      <w:pPr>
        <w:spacing w:line="480" w:lineRule="auto"/>
        <w:rPr>
          <w:b/>
          <w:bCs/>
          <w:rPrChange w:id="355" w:author="Risa" w:date="2021-12-01T14:57:00Z">
            <w:rPr>
              <w:b/>
              <w:bCs/>
              <w:sz w:val="20"/>
              <w:szCs w:val="20"/>
            </w:rPr>
          </w:rPrChange>
        </w:rPr>
      </w:pPr>
      <w:r w:rsidRPr="00F43C87">
        <w:rPr>
          <w:b/>
          <w:bCs/>
          <w:rPrChange w:id="356" w:author="Risa" w:date="2021-12-01T14:57:00Z">
            <w:rPr>
              <w:b/>
              <w:bCs/>
              <w:sz w:val="20"/>
              <w:szCs w:val="20"/>
            </w:rPr>
          </w:rPrChange>
        </w:rPr>
        <w:lastRenderedPageBreak/>
        <w:t xml:space="preserve">Table </w:t>
      </w:r>
      <w:r w:rsidR="00DD3527" w:rsidRPr="00F43C87">
        <w:rPr>
          <w:b/>
          <w:bCs/>
          <w:rPrChange w:id="357" w:author="Risa" w:date="2021-12-01T14:57:00Z">
            <w:rPr>
              <w:b/>
              <w:bCs/>
              <w:sz w:val="20"/>
              <w:szCs w:val="20"/>
            </w:rPr>
          </w:rPrChange>
        </w:rPr>
        <w:t>4</w:t>
      </w:r>
      <w:r w:rsidRPr="00F43C87">
        <w:rPr>
          <w:b/>
          <w:bCs/>
          <w:rPrChange w:id="358" w:author="Risa" w:date="2021-12-01T14:57:00Z">
            <w:rPr>
              <w:b/>
              <w:bCs/>
              <w:sz w:val="20"/>
              <w:szCs w:val="20"/>
            </w:rPr>
          </w:rPrChange>
        </w:rPr>
        <w:t xml:space="preserve">. </w:t>
      </w:r>
      <w:r w:rsidRPr="00F43C87">
        <w:rPr>
          <w:rPrChange w:id="359" w:author="Risa" w:date="2021-12-01T14:57:00Z">
            <w:rPr>
              <w:sz w:val="20"/>
              <w:szCs w:val="20"/>
            </w:rPr>
          </w:rPrChange>
        </w:rPr>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755C4151" w:rsidR="00111025" w:rsidRPr="001A720B" w:rsidRDefault="00111025" w:rsidP="00237CD4">
            <w:pPr>
              <w:jc w:val="center"/>
              <w:rPr>
                <w:rFonts w:eastAsia="Times New Roman"/>
                <w:color w:val="000000"/>
                <w:sz w:val="20"/>
                <w:szCs w:val="20"/>
              </w:rPr>
            </w:pPr>
            <w:r>
              <w:rPr>
                <w:rFonts w:eastAsia="Times New Roman"/>
                <w:color w:val="000000"/>
                <w:sz w:val="20"/>
                <w:szCs w:val="20"/>
              </w:rPr>
              <w:t>49.65</w:t>
            </w:r>
            <w:ins w:id="360" w:author="Risa" w:date="2021-12-01T14:59:00Z">
              <w:r w:rsidR="001B4836">
                <w:rPr>
                  <w:rFonts w:eastAsia="Times New Roman"/>
                  <w:color w:val="000000"/>
                  <w:sz w:val="20"/>
                  <w:szCs w:val="20"/>
                </w:rPr>
                <w:t>7</w:t>
              </w:r>
            </w:ins>
            <w:del w:id="361" w:author="Risa" w:date="2021-12-01T14:59:00Z">
              <w:r w:rsidDel="001B4836">
                <w:rPr>
                  <w:rFonts w:eastAsia="Times New Roman"/>
                  <w:color w:val="000000"/>
                  <w:sz w:val="20"/>
                  <w:szCs w:val="20"/>
                </w:rPr>
                <w:delText>7</w:delText>
              </w:r>
            </w:del>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37.955</w:t>
            </w:r>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2.739</w:t>
            </w:r>
          </w:p>
        </w:tc>
        <w:tc>
          <w:tcPr>
            <w:tcW w:w="1237" w:type="pct"/>
            <w:tcBorders>
              <w:top w:val="nil"/>
              <w:left w:val="nil"/>
              <w:bottom w:val="nil"/>
              <w:right w:val="nil"/>
            </w:tcBorders>
            <w:shd w:val="clear" w:color="auto" w:fill="auto"/>
            <w:noWrap/>
            <w:vAlign w:val="center"/>
            <w:hideMark/>
          </w:tcPr>
          <w:p w14:paraId="25003A2E" w14:textId="77777777" w:rsidR="00111025" w:rsidRPr="00E107C3" w:rsidRDefault="00111025" w:rsidP="00237CD4">
            <w:pPr>
              <w:jc w:val="center"/>
              <w:rPr>
                <w:rFonts w:eastAsia="Times New Roman"/>
                <w:i/>
                <w:iCs/>
                <w:color w:val="000000"/>
                <w:sz w:val="20"/>
                <w:szCs w:val="20"/>
              </w:rPr>
            </w:pPr>
            <w:r w:rsidRPr="00E107C3">
              <w:rPr>
                <w:rFonts w:eastAsia="Times New Roman"/>
                <w:i/>
                <w:iCs/>
                <w:color w:val="000000"/>
                <w:sz w:val="20"/>
                <w:szCs w:val="20"/>
              </w:rPr>
              <w:t>0.098</w:t>
            </w:r>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0.010</w:t>
            </w:r>
          </w:p>
        </w:tc>
        <w:tc>
          <w:tcPr>
            <w:tcW w:w="1237" w:type="pct"/>
            <w:tcBorders>
              <w:top w:val="nil"/>
              <w:left w:val="nil"/>
              <w:right w:val="nil"/>
            </w:tcBorders>
            <w:shd w:val="clear" w:color="auto" w:fill="auto"/>
            <w:noWrap/>
            <w:vAlign w:val="center"/>
            <w:hideMark/>
          </w:tcPr>
          <w:p w14:paraId="34A4B9C1" w14:textId="77777777"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0.919</w:t>
            </w:r>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5.532</w:t>
            </w:r>
          </w:p>
        </w:tc>
        <w:tc>
          <w:tcPr>
            <w:tcW w:w="1237" w:type="pct"/>
            <w:tcBorders>
              <w:left w:val="nil"/>
              <w:right w:val="nil"/>
            </w:tcBorders>
            <w:shd w:val="clear" w:color="auto" w:fill="auto"/>
            <w:noWrap/>
            <w:vAlign w:val="center"/>
            <w:hideMark/>
          </w:tcPr>
          <w:p w14:paraId="29BD01AD" w14:textId="77777777" w:rsidR="00111025" w:rsidRPr="00E107C3" w:rsidRDefault="00111025" w:rsidP="00237CD4">
            <w:pPr>
              <w:jc w:val="center"/>
              <w:rPr>
                <w:rFonts w:eastAsia="Times New Roman"/>
                <w:b/>
                <w:bCs/>
                <w:color w:val="000000"/>
                <w:sz w:val="20"/>
                <w:szCs w:val="20"/>
              </w:rPr>
            </w:pPr>
            <w:r w:rsidRPr="00E107C3">
              <w:rPr>
                <w:rFonts w:eastAsia="Times New Roman"/>
                <w:b/>
                <w:bCs/>
                <w:color w:val="000000"/>
                <w:sz w:val="20"/>
                <w:szCs w:val="20"/>
              </w:rPr>
              <w:t>0.019</w:t>
            </w:r>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0.378</w:t>
            </w:r>
          </w:p>
        </w:tc>
        <w:tc>
          <w:tcPr>
            <w:tcW w:w="1237" w:type="pct"/>
            <w:tcBorders>
              <w:left w:val="nil"/>
              <w:right w:val="nil"/>
            </w:tcBorders>
            <w:shd w:val="clear" w:color="auto" w:fill="auto"/>
            <w:noWrap/>
            <w:vAlign w:val="center"/>
            <w:hideMark/>
          </w:tcPr>
          <w:p w14:paraId="24AE6908"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0.538</w:t>
            </w:r>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0.087</w:t>
            </w:r>
          </w:p>
        </w:tc>
        <w:tc>
          <w:tcPr>
            <w:tcW w:w="1237" w:type="pct"/>
            <w:tcBorders>
              <w:left w:val="nil"/>
              <w:bottom w:val="single" w:sz="4" w:space="0" w:color="auto"/>
              <w:right w:val="nil"/>
            </w:tcBorders>
            <w:shd w:val="clear" w:color="auto" w:fill="auto"/>
            <w:noWrap/>
            <w:vAlign w:val="center"/>
            <w:hideMark/>
          </w:tcPr>
          <w:p w14:paraId="61D52D7C" w14:textId="77777777" w:rsidR="00111025" w:rsidRPr="001A720B" w:rsidRDefault="00111025" w:rsidP="00237CD4">
            <w:pPr>
              <w:jc w:val="center"/>
              <w:rPr>
                <w:rFonts w:eastAsia="Times New Roman"/>
                <w:color w:val="000000"/>
                <w:sz w:val="20"/>
                <w:szCs w:val="20"/>
              </w:rPr>
            </w:pPr>
            <w:r>
              <w:rPr>
                <w:rFonts w:eastAsia="Times New Roman"/>
                <w:color w:val="000000"/>
                <w:sz w:val="20"/>
                <w:szCs w:val="20"/>
              </w:rPr>
              <w:t>0.767</w:t>
            </w:r>
          </w:p>
        </w:tc>
      </w:tr>
    </w:tbl>
    <w:p w14:paraId="4798DBDC" w14:textId="2155D603" w:rsidR="004E69E5" w:rsidRPr="00F43C87" w:rsidRDefault="00111025" w:rsidP="00DA24C9">
      <w:pPr>
        <w:spacing w:line="480" w:lineRule="auto"/>
        <w:contextualSpacing/>
        <w:rPr>
          <w:rPrChange w:id="362" w:author="Risa" w:date="2021-12-01T14:57:00Z">
            <w:rPr>
              <w:sz w:val="20"/>
              <w:szCs w:val="20"/>
            </w:rPr>
          </w:rPrChange>
        </w:rPr>
      </w:pPr>
      <w:r w:rsidRPr="00F43C87">
        <w:rPr>
          <w:rPrChange w:id="363" w:author="Risa" w:date="2021-12-01T14:57:00Z">
            <w:rPr>
              <w:sz w:val="20"/>
              <w:szCs w:val="20"/>
            </w:rPr>
          </w:rPrChange>
        </w:rPr>
        <w:t>* P-values &lt; 0.05 are bolded and &lt; 0.1 are italicized. Sample size is 763.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1284A9C5" w:rsidR="00111025" w:rsidRPr="00414E8D" w:rsidRDefault="00D20FF2" w:rsidP="00DA24C9">
      <w:pPr>
        <w:spacing w:line="480" w:lineRule="auto"/>
        <w:contextualSpacing/>
        <w:rPr>
          <w:rFonts w:eastAsia="Times New Roman"/>
          <w:bCs/>
          <w:color w:val="000000"/>
        </w:rPr>
      </w:pPr>
      <w:ins w:id="364" w:author="Risa" w:date="2021-12-09T17:02:00Z">
        <w:r>
          <w:rPr>
            <w:rFonts w:eastAsia="Times New Roman"/>
            <w:bCs/>
            <w:noProof/>
            <w:color w:val="000000"/>
          </w:rPr>
          <w:drawing>
            <wp:inline distT="0" distB="0" distL="0" distR="0" wp14:anchorId="34162F5B" wp14:editId="0B119B1B">
              <wp:extent cx="5943600" cy="368681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ins>
      <w:del w:id="365" w:author="Risa" w:date="2021-12-01T15:00:00Z">
        <w:r w:rsidR="00111025" w:rsidRPr="00414E8D" w:rsidDel="00414E8D">
          <w:rPr>
            <w:rFonts w:eastAsia="Times New Roman"/>
            <w:bCs/>
            <w:noProof/>
            <w:color w:val="000000"/>
          </w:rPr>
          <w:drawing>
            <wp:inline distT="0" distB="0" distL="0" distR="0" wp14:anchorId="038B8AEA" wp14:editId="06719A26">
              <wp:extent cx="5943600" cy="3687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943600" cy="3687445"/>
                      </a:xfrm>
                      <a:prstGeom prst="rect">
                        <a:avLst/>
                      </a:prstGeom>
                    </pic:spPr>
                  </pic:pic>
                </a:graphicData>
              </a:graphic>
            </wp:inline>
          </w:drawing>
        </w:r>
      </w:del>
    </w:p>
    <w:p w14:paraId="0A28555D" w14:textId="4780CBF0"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Lettering above each box indicates </w:t>
      </w:r>
      <w:r w:rsidR="008459F2" w:rsidRPr="00414E8D">
        <w:rPr>
          <w:rFonts w:eastAsia="Times New Roman"/>
          <w:color w:val="000000"/>
        </w:rPr>
        <w:t>statistically different groups based on post-hoc Tukey's tests (</w:t>
      </w:r>
      <w:r w:rsidR="008459F2" w:rsidRPr="00414E8D">
        <w:rPr>
          <w:rFonts w:eastAsia="Times New Roman"/>
          <w:color w:val="000000"/>
          <w:lang w:val="el-GR"/>
        </w:rPr>
        <w:t>α</w:t>
      </w:r>
      <w:r w:rsidR="008459F2" w:rsidRPr="00414E8D">
        <w:rPr>
          <w:rFonts w:eastAsia="Times New Roman"/>
          <w:color w:val="000000"/>
        </w:rPr>
        <w:t>=0.05) within and across P and K</w:t>
      </w:r>
      <w:r w:rsidR="008459F2" w:rsidRPr="00414E8D">
        <w:rPr>
          <w:rFonts w:eastAsia="Times New Roman"/>
          <w:color w:val="000000"/>
          <w:vertAlign w:val="subscript"/>
        </w:rPr>
        <w:t>+µ</w:t>
      </w:r>
      <w:r w:rsidR="008459F2" w:rsidRPr="00414E8D">
        <w:rPr>
          <w:rFonts w:eastAsia="Times New Roman"/>
          <w:color w:val="000000"/>
        </w:rPr>
        <w:t xml:space="preserve"> treatment combinations</w:t>
      </w:r>
      <w:r w:rsidR="00772303" w:rsidRPr="00414E8D">
        <w:rPr>
          <w:rFonts w:eastAsia="Times New Roman"/>
          <w:color w:val="000000"/>
        </w:rPr>
        <w:t>.</w:t>
      </w:r>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691ED61A"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 a significant interaction between 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10DE1" w:rsidRPr="00DA24C9">
        <w:rPr>
          <w:rFonts w:eastAsia="Times New Roman"/>
          <w:color w:val="000000"/>
        </w:rPr>
        <w:t xml:space="preserve"> </w:t>
      </w:r>
      <w:r w:rsidR="00D10DE1" w:rsidRPr="001B44B1">
        <w:rPr>
          <w:rFonts w:eastAsia="Times New Roman"/>
          <w:color w:val="000000"/>
        </w:rPr>
        <w:t xml:space="preserve">and </w:t>
      </w:r>
      <w:r w:rsidR="00A93E29">
        <w:rPr>
          <w:rFonts w:eastAsia="Times New Roman"/>
          <w:color w:val="000000"/>
        </w:rPr>
        <w:t>the response of AGB to added soil N</w:t>
      </w:r>
      <w:r w:rsidR="00D10DE1" w:rsidRPr="001B44B1">
        <w:rPr>
          <w:rFonts w:eastAsia="Times New Roman"/>
          <w:color w:val="000000"/>
        </w:rPr>
        <w:t xml:space="preserve"> </w:t>
      </w:r>
      <w:r w:rsidR="00A93E29">
        <w:rPr>
          <w:rFonts w:eastAsia="Times New Roman"/>
          <w:color w:val="000000"/>
        </w:rPr>
        <w:t>(</w:t>
      </w:r>
      <w:r w:rsidR="00D10DE1" w:rsidRPr="001B44B1">
        <w:rPr>
          <w:rFonts w:eastAsia="Times New Roman"/>
          <w:color w:val="000000"/>
        </w:rPr>
        <w:t>∆</w:t>
      </w:r>
      <w:r w:rsidR="00D10DE1" w:rsidRPr="00DA24C9">
        <w:rPr>
          <w:rFonts w:eastAsia="Times New Roman"/>
          <w:color w:val="000000"/>
        </w:rPr>
        <w:t>AGB</w:t>
      </w:r>
      <w:r w:rsidR="00A93E29">
        <w:rPr>
          <w:rFonts w:eastAsia="Times New Roman"/>
          <w:color w:val="000000"/>
        </w:rPr>
        <w:t>; %)</w:t>
      </w:r>
      <w:r w:rsidR="00880F5C">
        <w:rPr>
          <w:rFonts w:eastAsia="Times New Roman"/>
          <w:color w:val="000000"/>
        </w:rPr>
        <w:t xml:space="preserve"> on </w:t>
      </w:r>
      <w:r w:rsidR="00880F5C">
        <w:rPr>
          <w:rFonts w:eastAsia="Times New Roman"/>
          <w:bCs/>
          <w:color w:val="000000"/>
        </w:rPr>
        <w:t>t</w:t>
      </w:r>
      <w:r w:rsidR="00880F5C" w:rsidRPr="00D92A04">
        <w:rPr>
          <w:rFonts w:eastAsia="Times New Roman"/>
          <w:bCs/>
          <w:color w:val="000000"/>
        </w:rPr>
        <w:t>he</w:t>
      </w:r>
      <w:r w:rsidR="00880F5C">
        <w:rPr>
          <w:rFonts w:eastAsia="Times New Roman"/>
          <w:color w:val="000000"/>
        </w:rPr>
        <w:t xml:space="preserve"> response of </w:t>
      </w:r>
      <w:proofErr w:type="spellStart"/>
      <w:r w:rsidR="00880F5C">
        <w:rPr>
          <w:rFonts w:eastAsia="Times New Roman"/>
          <w:i/>
          <w:color w:val="000000"/>
        </w:rPr>
        <w:t>N</w:t>
      </w:r>
      <w:r w:rsidR="00880F5C">
        <w:rPr>
          <w:rFonts w:eastAsia="Times New Roman"/>
          <w:color w:val="000000"/>
          <w:vertAlign w:val="subscript"/>
        </w:rPr>
        <w:t>area</w:t>
      </w:r>
      <w:proofErr w:type="spellEnd"/>
      <w:r w:rsidR="00880F5C">
        <w:rPr>
          <w:rFonts w:eastAsia="Times New Roman"/>
          <w:color w:val="000000"/>
        </w:rPr>
        <w:t xml:space="preserve"> to added soil 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w:t>
      </w:r>
      <w:r w:rsidR="00880F5C" w:rsidRPr="00880F5C" w:rsidDel="00880F5C">
        <w:rPr>
          <w:rFonts w:eastAsia="Times New Roman"/>
          <w:color w:val="000000"/>
        </w:rPr>
        <w:t xml:space="preserve"> </w:t>
      </w:r>
      <w:r w:rsidR="00D10DE1" w:rsidRPr="001B44B1">
        <w:rPr>
          <w:rFonts w:eastAsia="Times New Roman"/>
          <w:color w:val="000000"/>
        </w:rPr>
        <w:t>(</w:t>
      </w:r>
      <w:r w:rsidR="00D10DE1" w:rsidRPr="001B44B1">
        <w:rPr>
          <w:rFonts w:eastAsia="Times New Roman"/>
          <w:i/>
          <w:iCs/>
          <w:color w:val="000000"/>
        </w:rPr>
        <w:t xml:space="preserve">p </w:t>
      </w:r>
      <w:r w:rsidR="00D10DE1" w:rsidRPr="001B44B1">
        <w:rPr>
          <w:rFonts w:eastAsia="Times New Roman"/>
          <w:color w:val="000000"/>
        </w:rPr>
        <w:t>= 0.035; Table 5).</w:t>
      </w:r>
      <w:r w:rsidR="00880F5C">
        <w:rPr>
          <w:rFonts w:eastAsia="Times New Roman"/>
          <w:color w:val="000000"/>
        </w:rPr>
        <w:t xml:space="preserve"> This interaction indicated that the slope of the relationship between </w:t>
      </w:r>
      <w:r w:rsidR="00880F5C" w:rsidRPr="001B44B1">
        <w:rPr>
          <w:rFonts w:eastAsia="Times New Roman"/>
          <w:color w:val="000000"/>
        </w:rPr>
        <w:t>∆</w:t>
      </w:r>
      <w:proofErr w:type="spellStart"/>
      <w:r w:rsidR="00880F5C" w:rsidRPr="001B44B1">
        <w:rPr>
          <w:rFonts w:eastAsia="Times New Roman"/>
          <w:i/>
          <w:iCs/>
          <w:color w:val="000000"/>
        </w:rPr>
        <w:t>N</w:t>
      </w:r>
      <w:r w:rsidR="00880F5C" w:rsidRPr="00771C52">
        <w:rPr>
          <w:rFonts w:eastAsia="Times New Roman"/>
          <w:color w:val="000000"/>
          <w:vertAlign w:val="subscript"/>
        </w:rPr>
        <w:t>area</w:t>
      </w:r>
      <w:proofErr w:type="spellEnd"/>
      <w:r w:rsidR="00880F5C">
        <w:rPr>
          <w:rFonts w:eastAsia="Times New Roman"/>
          <w:color w:val="000000"/>
        </w:rPr>
        <w:t xml:space="preserve"> and ∆AGB decreased as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increased, such that the slope was indistinguishable from 0 at low </w:t>
      </w:r>
      <w:r w:rsidR="00880F5C" w:rsidRPr="00771C52">
        <w:rPr>
          <w:rFonts w:eastAsia="Times New Roman"/>
          <w:color w:val="000000"/>
        </w:rPr>
        <w:t>∆</w:t>
      </w:r>
      <w:proofErr w:type="spellStart"/>
      <w:proofErr w:type="gram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but</w:t>
      </w:r>
      <w:proofErr w:type="gramEnd"/>
      <w:r w:rsidR="00880F5C">
        <w:rPr>
          <w:rFonts w:eastAsia="Times New Roman"/>
          <w:color w:val="000000"/>
        </w:rPr>
        <w:t xml:space="preserve"> became significantly negative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(Table 6 and Figure </w:t>
      </w:r>
      <w:r w:rsidR="00BD3DF0">
        <w:rPr>
          <w:rFonts w:eastAsia="Times New Roman"/>
          <w:color w:val="000000"/>
        </w:rPr>
        <w:t>7</w:t>
      </w:r>
      <w:r w:rsidR="00880F5C">
        <w:rPr>
          <w:rFonts w:eastAsia="Times New Roman"/>
          <w:color w:val="000000"/>
        </w:rPr>
        <w:t xml:space="preserve">). </w:t>
      </w:r>
      <w:r w:rsidR="002A727E">
        <w:rPr>
          <w:rFonts w:eastAsia="Times New Roman"/>
          <w:color w:val="000000"/>
        </w:rPr>
        <w:t xml:space="preserve">Our post-hoc tests indicated that negative </w:t>
      </w:r>
      <w:r w:rsidR="002A727E" w:rsidRPr="001B44B1">
        <w:rPr>
          <w:rFonts w:eastAsia="Times New Roman"/>
          <w:color w:val="000000"/>
        </w:rPr>
        <w:t>∆</w:t>
      </w:r>
      <w:proofErr w:type="spellStart"/>
      <w:r w:rsidR="002A727E" w:rsidRPr="001B44B1">
        <w:rPr>
          <w:rFonts w:eastAsia="Times New Roman"/>
          <w:i/>
          <w:iCs/>
          <w:color w:val="000000"/>
        </w:rPr>
        <w:t>N</w:t>
      </w:r>
      <w:r w:rsidR="002A727E" w:rsidRPr="00771C52">
        <w:rPr>
          <w:rFonts w:eastAsia="Times New Roman"/>
          <w:color w:val="000000"/>
          <w:vertAlign w:val="subscript"/>
        </w:rPr>
        <w:t>area</w:t>
      </w:r>
      <w:proofErr w:type="spellEnd"/>
      <w:r w:rsidR="002A727E">
        <w:rPr>
          <w:rFonts w:eastAsia="Times New Roman"/>
          <w:color w:val="000000"/>
        </w:rPr>
        <w:t>-∆AGB slopes were at least marginally (</w:t>
      </w:r>
      <w:r w:rsidR="002A727E">
        <w:rPr>
          <w:rFonts w:eastAsia="Times New Roman"/>
          <w:i/>
          <w:color w:val="000000"/>
        </w:rPr>
        <w:t xml:space="preserve">p </w:t>
      </w:r>
      <w:r w:rsidR="002A727E">
        <w:rPr>
          <w:rFonts w:eastAsia="Times New Roman"/>
          <w:color w:val="000000"/>
        </w:rPr>
        <w:t>&lt;0.1) negative at ∆</w:t>
      </w:r>
      <w:proofErr w:type="spellStart"/>
      <w:r w:rsidR="002A727E">
        <w:rPr>
          <w:rFonts w:eastAsia="Times New Roman"/>
          <w:i/>
          <w:color w:val="000000"/>
        </w:rPr>
        <w:t>M</w:t>
      </w:r>
      <w:r w:rsidR="002A727E">
        <w:rPr>
          <w:rFonts w:eastAsia="Times New Roman"/>
          <w:color w:val="000000"/>
          <w:vertAlign w:val="subscript"/>
        </w:rPr>
        <w:t>area</w:t>
      </w:r>
      <w:proofErr w:type="spellEnd"/>
      <w:r w:rsidR="002A727E">
        <w:rPr>
          <w:rFonts w:eastAsia="Times New Roman"/>
          <w:color w:val="000000"/>
          <w:vertAlign w:val="subscript"/>
        </w:rPr>
        <w:t xml:space="preserve"> </w:t>
      </w:r>
      <w:r w:rsidR="002A727E">
        <w:rPr>
          <w:rFonts w:eastAsia="Times New Roman"/>
          <w:color w:val="000000"/>
        </w:rPr>
        <w:t xml:space="preserve">values greater than or equal to zero.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proofErr w:type="gram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w:t>
      </w:r>
      <w:proofErr w:type="gramEnd"/>
      <w:r w:rsidR="00D06FFF">
        <w:rPr>
          <w:rFonts w:eastAsia="Times New Roman"/>
          <w:color w:val="000000"/>
        </w:rPr>
        <w:t xml:space="preserve">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5F08920A"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was significantly impacted by soil P (</w:t>
      </w:r>
      <w:r w:rsidRPr="00771C52">
        <w:rPr>
          <w:rFonts w:eastAsia="Times New Roman"/>
          <w:i/>
          <w:iCs/>
          <w:color w:val="000000"/>
        </w:rPr>
        <w:t xml:space="preserve">p </w:t>
      </w:r>
      <w:r w:rsidRPr="00771C52">
        <w:rPr>
          <w:rFonts w:eastAsia="Times New Roman"/>
          <w:color w:val="000000"/>
        </w:rPr>
        <w:t>= 0.005),</w:t>
      </w:r>
      <w:r>
        <w:rPr>
          <w:rFonts w:eastAsia="Times New Roman"/>
          <w:color w:val="000000"/>
        </w:rPr>
        <w:t xml:space="preserve"> where </w:t>
      </w:r>
      <w:r w:rsidRPr="001B44B1">
        <w:rPr>
          <w:rFonts w:eastAsia="Times New Roman"/>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was greater in ambient P (16.7%) than </w:t>
      </w:r>
      <w:r w:rsidR="00CC4281">
        <w:rPr>
          <w:rFonts w:eastAsia="Times New Roman"/>
          <w:color w:val="000000"/>
        </w:rPr>
        <w:t>plots with added</w:t>
      </w:r>
      <w:r>
        <w:rPr>
          <w:rFonts w:eastAsia="Times New Roman"/>
          <w:color w:val="000000"/>
        </w:rPr>
        <w:t xml:space="preserve"> P (7.0%) plots</w:t>
      </w:r>
      <w:r w:rsidR="00C71FEE">
        <w:rPr>
          <w:rFonts w:eastAsia="Times New Roman"/>
          <w:color w:val="000000"/>
        </w:rPr>
        <w:t>, confirming results from the first model presented above</w:t>
      </w:r>
      <w:r>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F60BAA" w:rsidRDefault="005D276D" w:rsidP="005D276D">
      <w:pPr>
        <w:spacing w:line="480" w:lineRule="auto"/>
        <w:rPr>
          <w:b/>
          <w:bCs/>
          <w:vertAlign w:val="subscript"/>
          <w:rPrChange w:id="366" w:author="Risa" w:date="2021-12-01T15:00:00Z">
            <w:rPr>
              <w:b/>
              <w:bCs/>
              <w:sz w:val="20"/>
              <w:szCs w:val="20"/>
              <w:vertAlign w:val="subscript"/>
            </w:rPr>
          </w:rPrChange>
        </w:rPr>
      </w:pPr>
      <w:r w:rsidRPr="00F60BAA">
        <w:rPr>
          <w:b/>
          <w:bCs/>
          <w:rPrChange w:id="367" w:author="Risa" w:date="2021-12-01T15:00:00Z">
            <w:rPr>
              <w:b/>
              <w:bCs/>
              <w:sz w:val="20"/>
              <w:szCs w:val="20"/>
            </w:rPr>
          </w:rPrChange>
        </w:rPr>
        <w:lastRenderedPageBreak/>
        <w:t xml:space="preserve">Table 5. </w:t>
      </w:r>
      <w:proofErr w:type="spellStart"/>
      <w:r w:rsidRPr="00F60BAA">
        <w:rPr>
          <w:rFonts w:eastAsia="Times New Roman"/>
          <w:color w:val="000000"/>
          <w:rPrChange w:id="368" w:author="Risa" w:date="2021-12-01T15:00:00Z">
            <w:rPr>
              <w:rFonts w:eastAsia="Times New Roman"/>
              <w:color w:val="000000"/>
              <w:sz w:val="20"/>
              <w:szCs w:val="20"/>
            </w:rPr>
          </w:rPrChange>
        </w:rPr>
        <w:t>Anova</w:t>
      </w:r>
      <w:proofErr w:type="spellEnd"/>
      <w:r w:rsidRPr="00F60BAA">
        <w:rPr>
          <w:rFonts w:eastAsia="Times New Roman"/>
          <w:color w:val="000000"/>
          <w:rPrChange w:id="369" w:author="Risa" w:date="2021-12-01T15:00:00Z">
            <w:rPr>
              <w:rFonts w:eastAsia="Times New Roman"/>
              <w:color w:val="000000"/>
              <w:sz w:val="20"/>
              <w:szCs w:val="20"/>
            </w:rPr>
          </w:rPrChange>
        </w:rPr>
        <w:t xml:space="preserve"> results for the linear mixed effects model with ∆</w:t>
      </w:r>
      <w:proofErr w:type="spellStart"/>
      <w:r w:rsidRPr="00F60BAA">
        <w:rPr>
          <w:rFonts w:eastAsia="Times New Roman"/>
          <w:i/>
          <w:iCs/>
          <w:color w:val="000000"/>
          <w:rPrChange w:id="370" w:author="Risa" w:date="2021-12-01T15:00:00Z">
            <w:rPr>
              <w:rFonts w:eastAsia="Times New Roman"/>
              <w:i/>
              <w:iCs/>
              <w:color w:val="000000"/>
              <w:sz w:val="20"/>
              <w:szCs w:val="20"/>
            </w:rPr>
          </w:rPrChange>
        </w:rPr>
        <w:t>N</w:t>
      </w:r>
      <w:r w:rsidRPr="00F60BAA">
        <w:rPr>
          <w:rFonts w:eastAsia="Times New Roman"/>
          <w:color w:val="000000"/>
          <w:vertAlign w:val="subscript"/>
          <w:rPrChange w:id="371" w:author="Risa" w:date="2021-12-01T15:00:00Z">
            <w:rPr>
              <w:rFonts w:eastAsia="Times New Roman"/>
              <w:color w:val="000000"/>
              <w:sz w:val="20"/>
              <w:szCs w:val="20"/>
              <w:vertAlign w:val="subscript"/>
            </w:rPr>
          </w:rPrChange>
        </w:rPr>
        <w:t>area</w:t>
      </w:r>
      <w:proofErr w:type="spellEnd"/>
      <w:r w:rsidRPr="00F60BAA">
        <w:rPr>
          <w:rFonts w:eastAsia="Times New Roman"/>
          <w:color w:val="000000"/>
          <w:rPrChange w:id="372" w:author="Risa" w:date="2021-12-01T15:00:00Z">
            <w:rPr>
              <w:rFonts w:eastAsia="Times New Roman"/>
              <w:color w:val="000000"/>
              <w:sz w:val="20"/>
              <w:szCs w:val="20"/>
            </w:rPr>
          </w:rPrChange>
        </w:rPr>
        <w:t xml:space="preserve"> as the dependent variable and ∆AGB, ∆χ, and ∆</w:t>
      </w:r>
      <w:proofErr w:type="spellStart"/>
      <w:r w:rsidRPr="00F60BAA">
        <w:rPr>
          <w:rFonts w:eastAsia="Times New Roman"/>
          <w:i/>
          <w:iCs/>
          <w:color w:val="000000"/>
          <w:rPrChange w:id="373" w:author="Risa" w:date="2021-12-01T15:00:00Z">
            <w:rPr>
              <w:rFonts w:eastAsia="Times New Roman"/>
              <w:i/>
              <w:iCs/>
              <w:color w:val="000000"/>
              <w:sz w:val="20"/>
              <w:szCs w:val="20"/>
            </w:rPr>
          </w:rPrChange>
        </w:rPr>
        <w:t>M</w:t>
      </w:r>
      <w:r w:rsidRPr="00F60BAA">
        <w:rPr>
          <w:rFonts w:eastAsia="Times New Roman"/>
          <w:color w:val="000000"/>
          <w:vertAlign w:val="subscript"/>
          <w:rPrChange w:id="374" w:author="Risa" w:date="2021-12-01T15:00:00Z">
            <w:rPr>
              <w:rFonts w:eastAsia="Times New Roman"/>
              <w:color w:val="000000"/>
              <w:sz w:val="20"/>
              <w:szCs w:val="20"/>
              <w:vertAlign w:val="subscript"/>
            </w:rPr>
          </w:rPrChange>
        </w:rPr>
        <w:t>area</w:t>
      </w:r>
      <w:proofErr w:type="spellEnd"/>
      <w:r w:rsidRPr="00F60BAA">
        <w:rPr>
          <w:rFonts w:eastAsia="Times New Roman"/>
          <w:color w:val="000000"/>
          <w:rPrChange w:id="375" w:author="Risa" w:date="2021-12-01T15:00:00Z">
            <w:rPr>
              <w:rFonts w:eastAsia="Times New Roman"/>
              <w:color w:val="000000"/>
              <w:sz w:val="20"/>
              <w:szCs w:val="20"/>
            </w:rPr>
          </w:rPrChange>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49AAA2C5" w:rsidR="005D276D" w:rsidRPr="00457DA7" w:rsidRDefault="00F60BAA" w:rsidP="00237CD4">
            <w:pPr>
              <w:jc w:val="center"/>
              <w:rPr>
                <w:rFonts w:eastAsia="Times New Roman"/>
                <w:color w:val="000000"/>
                <w:sz w:val="20"/>
                <w:szCs w:val="20"/>
              </w:rPr>
            </w:pPr>
            <w:ins w:id="376" w:author="Risa" w:date="2021-12-01T15:01:00Z">
              <w:r>
                <w:rPr>
                  <w:rFonts w:eastAsia="Times New Roman"/>
                  <w:color w:val="000000"/>
                  <w:sz w:val="20"/>
                  <w:szCs w:val="20"/>
                </w:rPr>
                <w:t>0.942</w:t>
              </w:r>
            </w:ins>
            <w:del w:id="377" w:author="Risa" w:date="2021-12-01T15:01:00Z">
              <w:r w:rsidR="005D276D" w:rsidRPr="00457DA7" w:rsidDel="00F60BAA">
                <w:rPr>
                  <w:rFonts w:eastAsia="Times New Roman"/>
                  <w:color w:val="000000"/>
                  <w:sz w:val="20"/>
                  <w:szCs w:val="20"/>
                </w:rPr>
                <w:delText>1.900</w:delText>
              </w:r>
            </w:del>
          </w:p>
        </w:tc>
        <w:tc>
          <w:tcPr>
            <w:tcW w:w="1083" w:type="pct"/>
            <w:tcBorders>
              <w:top w:val="single" w:sz="4" w:space="0" w:color="auto"/>
            </w:tcBorders>
            <w:shd w:val="clear" w:color="auto" w:fill="auto"/>
            <w:noWrap/>
            <w:vAlign w:val="center"/>
            <w:hideMark/>
          </w:tcPr>
          <w:p w14:paraId="0E9D8D9F" w14:textId="6F8254F8"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78" w:author="Risa" w:date="2021-12-01T15:03:00Z">
              <w:r w:rsidR="00F60BAA">
                <w:rPr>
                  <w:rFonts w:eastAsia="Times New Roman"/>
                  <w:color w:val="000000"/>
                  <w:sz w:val="20"/>
                  <w:szCs w:val="20"/>
                </w:rPr>
                <w:t>332</w:t>
              </w:r>
            </w:ins>
            <w:del w:id="379" w:author="Risa" w:date="2021-12-01T15:03:00Z">
              <w:r w:rsidRPr="00457DA7" w:rsidDel="00F60BAA">
                <w:rPr>
                  <w:rFonts w:eastAsia="Times New Roman"/>
                  <w:color w:val="000000"/>
                  <w:sz w:val="20"/>
                  <w:szCs w:val="20"/>
                </w:rPr>
                <w:delText>168</w:delText>
              </w:r>
            </w:del>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50418EC4" w:rsidR="005D276D" w:rsidRPr="00457DA7" w:rsidRDefault="00F60BAA" w:rsidP="00237CD4">
            <w:pPr>
              <w:jc w:val="center"/>
              <w:rPr>
                <w:rFonts w:eastAsia="Times New Roman"/>
                <w:color w:val="000000"/>
                <w:sz w:val="20"/>
                <w:szCs w:val="20"/>
              </w:rPr>
            </w:pPr>
            <w:ins w:id="380" w:author="Risa" w:date="2021-12-01T15:01:00Z">
              <w:r>
                <w:rPr>
                  <w:rFonts w:eastAsia="Times New Roman"/>
                  <w:color w:val="000000"/>
                  <w:sz w:val="20"/>
                  <w:szCs w:val="20"/>
                </w:rPr>
                <w:t>9.491</w:t>
              </w:r>
            </w:ins>
            <w:del w:id="381" w:author="Risa" w:date="2021-12-01T15:01:00Z">
              <w:r w:rsidR="005D276D" w:rsidRPr="00457DA7" w:rsidDel="00F60BAA">
                <w:rPr>
                  <w:rFonts w:eastAsia="Times New Roman"/>
                  <w:color w:val="000000"/>
                  <w:sz w:val="20"/>
                  <w:szCs w:val="20"/>
                </w:rPr>
                <w:delText>7.957</w:delText>
              </w:r>
            </w:del>
          </w:p>
        </w:tc>
        <w:tc>
          <w:tcPr>
            <w:tcW w:w="1083" w:type="pct"/>
            <w:shd w:val="clear" w:color="auto" w:fill="auto"/>
            <w:noWrap/>
            <w:vAlign w:val="center"/>
            <w:hideMark/>
          </w:tcPr>
          <w:p w14:paraId="6DDB38EE" w14:textId="408FD55F"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ins w:id="382" w:author="Risa" w:date="2021-12-01T15:03:00Z">
              <w:r w:rsidR="00F60BAA">
                <w:rPr>
                  <w:rFonts w:eastAsia="Times New Roman"/>
                  <w:b/>
                  <w:color w:val="000000"/>
                  <w:sz w:val="20"/>
                  <w:szCs w:val="20"/>
                </w:rPr>
                <w:t>2</w:t>
              </w:r>
            </w:ins>
            <w:del w:id="383" w:author="Risa" w:date="2021-12-01T15:03:00Z">
              <w:r w:rsidRPr="00E81570" w:rsidDel="00F60BAA">
                <w:rPr>
                  <w:rFonts w:eastAsia="Times New Roman"/>
                  <w:b/>
                  <w:color w:val="000000"/>
                  <w:sz w:val="20"/>
                  <w:szCs w:val="20"/>
                </w:rPr>
                <w:delText>5</w:delText>
              </w:r>
            </w:del>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47D53F9"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0.1</w:t>
            </w:r>
            <w:ins w:id="384" w:author="Risa" w:date="2021-12-01T15:01:00Z">
              <w:r w:rsidR="00F60BAA">
                <w:rPr>
                  <w:rFonts w:eastAsia="Times New Roman"/>
                  <w:color w:val="000000"/>
                  <w:sz w:val="20"/>
                  <w:szCs w:val="20"/>
                </w:rPr>
                <w:t>22</w:t>
              </w:r>
            </w:ins>
            <w:del w:id="385" w:author="Risa" w:date="2021-12-01T15:01:00Z">
              <w:r w:rsidRPr="00457DA7" w:rsidDel="00F60BAA">
                <w:rPr>
                  <w:rFonts w:eastAsia="Times New Roman"/>
                  <w:color w:val="000000"/>
                  <w:sz w:val="20"/>
                  <w:szCs w:val="20"/>
                </w:rPr>
                <w:delText>91</w:delText>
              </w:r>
            </w:del>
          </w:p>
        </w:tc>
        <w:tc>
          <w:tcPr>
            <w:tcW w:w="1083" w:type="pct"/>
            <w:shd w:val="clear" w:color="auto" w:fill="auto"/>
            <w:noWrap/>
            <w:vAlign w:val="center"/>
            <w:hideMark/>
          </w:tcPr>
          <w:p w14:paraId="25DC88A4" w14:textId="7F6639B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86" w:author="Risa" w:date="2021-12-01T15:03:00Z">
              <w:r w:rsidR="00F60BAA">
                <w:rPr>
                  <w:rFonts w:eastAsia="Times New Roman"/>
                  <w:color w:val="000000"/>
                  <w:sz w:val="20"/>
                  <w:szCs w:val="20"/>
                </w:rPr>
                <w:t>727</w:t>
              </w:r>
            </w:ins>
            <w:del w:id="387" w:author="Risa" w:date="2021-12-01T15:03:00Z">
              <w:r w:rsidRPr="00457DA7" w:rsidDel="00F60BAA">
                <w:rPr>
                  <w:rFonts w:eastAsia="Times New Roman"/>
                  <w:color w:val="000000"/>
                  <w:sz w:val="20"/>
                  <w:szCs w:val="20"/>
                </w:rPr>
                <w:delText>662</w:delText>
              </w:r>
            </w:del>
          </w:p>
        </w:tc>
      </w:tr>
      <w:tr w:rsidR="005D276D" w:rsidRPr="00457DA7" w14:paraId="303C16A5" w14:textId="77777777" w:rsidTr="00237CD4">
        <w:trPr>
          <w:trHeight w:val="320"/>
        </w:trPr>
        <w:tc>
          <w:tcPr>
            <w:tcW w:w="1750" w:type="pct"/>
            <w:shd w:val="clear" w:color="auto" w:fill="auto"/>
            <w:noWrap/>
            <w:vAlign w:val="center"/>
            <w:hideMark/>
          </w:tcPr>
          <w:p w14:paraId="0302FA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C3/C4</w:t>
            </w:r>
          </w:p>
        </w:tc>
        <w:tc>
          <w:tcPr>
            <w:tcW w:w="1083" w:type="pct"/>
            <w:vAlign w:val="center"/>
          </w:tcPr>
          <w:p w14:paraId="2442E9C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6105C8E" w14:textId="4BE31DA7" w:rsidR="005D276D" w:rsidRPr="00F60BAA" w:rsidRDefault="00F60BAA" w:rsidP="00237CD4">
            <w:pPr>
              <w:jc w:val="center"/>
              <w:rPr>
                <w:rFonts w:eastAsia="Times New Roman"/>
                <w:color w:val="000000"/>
                <w:sz w:val="20"/>
                <w:szCs w:val="20"/>
              </w:rPr>
            </w:pPr>
            <w:ins w:id="388" w:author="Risa" w:date="2021-12-01T15:01:00Z">
              <w:r w:rsidRPr="00F60BAA">
                <w:rPr>
                  <w:rFonts w:eastAsia="Times New Roman"/>
                  <w:color w:val="000000"/>
                  <w:sz w:val="20"/>
                  <w:szCs w:val="20"/>
                </w:rPr>
                <w:t>0.001</w:t>
              </w:r>
            </w:ins>
            <w:del w:id="389" w:author="Risa" w:date="2021-12-01T15:01:00Z">
              <w:r w:rsidR="005D276D" w:rsidRPr="00F60BAA" w:rsidDel="00F60BAA">
                <w:rPr>
                  <w:rFonts w:eastAsia="Times New Roman"/>
                  <w:color w:val="000000"/>
                  <w:sz w:val="20"/>
                  <w:szCs w:val="20"/>
                </w:rPr>
                <w:delText>0.175</w:delText>
              </w:r>
            </w:del>
          </w:p>
        </w:tc>
        <w:tc>
          <w:tcPr>
            <w:tcW w:w="1083" w:type="pct"/>
            <w:shd w:val="clear" w:color="auto" w:fill="auto"/>
            <w:noWrap/>
            <w:vAlign w:val="center"/>
            <w:hideMark/>
          </w:tcPr>
          <w:p w14:paraId="2CBB8077" w14:textId="35600A20"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90" w:author="Risa" w:date="2021-12-01T15:03:00Z">
              <w:r w:rsidR="00F60BAA">
                <w:rPr>
                  <w:rFonts w:eastAsia="Times New Roman"/>
                  <w:color w:val="000000"/>
                  <w:sz w:val="20"/>
                  <w:szCs w:val="20"/>
                </w:rPr>
                <w:t>981</w:t>
              </w:r>
            </w:ins>
            <w:del w:id="391" w:author="Risa" w:date="2021-12-01T15:03:00Z">
              <w:r w:rsidRPr="00457DA7" w:rsidDel="00F60BAA">
                <w:rPr>
                  <w:rFonts w:eastAsia="Times New Roman"/>
                  <w:color w:val="000000"/>
                  <w:sz w:val="20"/>
                  <w:szCs w:val="20"/>
                </w:rPr>
                <w:delText>676</w:delText>
              </w:r>
            </w:del>
          </w:p>
        </w:tc>
      </w:tr>
      <w:tr w:rsidR="005D276D" w:rsidRPr="00457DA7" w14:paraId="15A78D2C" w14:textId="77777777" w:rsidTr="00237CD4">
        <w:trPr>
          <w:trHeight w:val="320"/>
        </w:trPr>
        <w:tc>
          <w:tcPr>
            <w:tcW w:w="1750" w:type="pct"/>
            <w:shd w:val="clear" w:color="auto" w:fill="auto"/>
            <w:noWrap/>
            <w:vAlign w:val="center"/>
            <w:hideMark/>
          </w:tcPr>
          <w:p w14:paraId="0C3D8160"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N fixer</w:t>
            </w:r>
          </w:p>
        </w:tc>
        <w:tc>
          <w:tcPr>
            <w:tcW w:w="1083" w:type="pct"/>
            <w:vAlign w:val="center"/>
          </w:tcPr>
          <w:p w14:paraId="2E98F3A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CC814DA" w14:textId="1AA796D4" w:rsidR="005D276D" w:rsidRPr="00457DA7" w:rsidRDefault="00F60BAA" w:rsidP="00237CD4">
            <w:pPr>
              <w:jc w:val="center"/>
              <w:rPr>
                <w:rFonts w:eastAsia="Times New Roman"/>
                <w:color w:val="000000"/>
                <w:sz w:val="20"/>
                <w:szCs w:val="20"/>
              </w:rPr>
            </w:pPr>
            <w:ins w:id="392" w:author="Risa" w:date="2021-12-01T15:01:00Z">
              <w:r>
                <w:rPr>
                  <w:rFonts w:eastAsia="Times New Roman"/>
                  <w:color w:val="000000"/>
                  <w:sz w:val="20"/>
                  <w:szCs w:val="20"/>
                </w:rPr>
                <w:t>1.322</w:t>
              </w:r>
            </w:ins>
            <w:del w:id="393" w:author="Risa" w:date="2021-12-01T15:01:00Z">
              <w:r w:rsidR="005D276D" w:rsidRPr="00457DA7" w:rsidDel="00F60BAA">
                <w:rPr>
                  <w:rFonts w:eastAsia="Times New Roman"/>
                  <w:color w:val="000000"/>
                  <w:sz w:val="20"/>
                  <w:szCs w:val="20"/>
                </w:rPr>
                <w:delText>2.036</w:delText>
              </w:r>
            </w:del>
          </w:p>
        </w:tc>
        <w:tc>
          <w:tcPr>
            <w:tcW w:w="1083" w:type="pct"/>
            <w:shd w:val="clear" w:color="auto" w:fill="auto"/>
            <w:noWrap/>
            <w:vAlign w:val="center"/>
            <w:hideMark/>
          </w:tcPr>
          <w:p w14:paraId="62D4B819" w14:textId="17AC54CF"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394" w:author="Risa" w:date="2021-12-01T15:03:00Z">
              <w:r w:rsidR="00F60BAA">
                <w:rPr>
                  <w:rFonts w:eastAsia="Times New Roman"/>
                  <w:color w:val="000000"/>
                  <w:sz w:val="20"/>
                  <w:szCs w:val="20"/>
                </w:rPr>
                <w:t>250</w:t>
              </w:r>
            </w:ins>
            <w:del w:id="395" w:author="Risa" w:date="2021-12-01T15:03:00Z">
              <w:r w:rsidRPr="00457DA7" w:rsidDel="00F60BAA">
                <w:rPr>
                  <w:rFonts w:eastAsia="Times New Roman"/>
                  <w:color w:val="000000"/>
                  <w:sz w:val="20"/>
                  <w:szCs w:val="20"/>
                </w:rPr>
                <w:delText>154</w:delText>
              </w:r>
            </w:del>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65A49D9D" w:rsidR="005D276D" w:rsidRPr="00457DA7" w:rsidRDefault="00F60BAA" w:rsidP="00237CD4">
            <w:pPr>
              <w:jc w:val="center"/>
              <w:rPr>
                <w:rFonts w:eastAsia="Times New Roman"/>
                <w:color w:val="000000"/>
                <w:sz w:val="20"/>
                <w:szCs w:val="20"/>
              </w:rPr>
            </w:pPr>
            <w:ins w:id="396" w:author="Risa" w:date="2021-12-01T15:01:00Z">
              <w:r>
                <w:rPr>
                  <w:rFonts w:eastAsia="Times New Roman"/>
                  <w:color w:val="000000"/>
                  <w:sz w:val="20"/>
                  <w:szCs w:val="20"/>
                </w:rPr>
                <w:t>108.6</w:t>
              </w:r>
            </w:ins>
            <w:ins w:id="397" w:author="Risa" w:date="2021-12-01T15:02:00Z">
              <w:r>
                <w:rPr>
                  <w:rFonts w:eastAsia="Times New Roman"/>
                  <w:color w:val="000000"/>
                  <w:sz w:val="20"/>
                  <w:szCs w:val="20"/>
                </w:rPr>
                <w:t>14</w:t>
              </w:r>
            </w:ins>
            <w:del w:id="398" w:author="Risa" w:date="2021-12-01T15:01:00Z">
              <w:r w:rsidR="005D276D" w:rsidRPr="00457DA7" w:rsidDel="00F60BAA">
                <w:rPr>
                  <w:rFonts w:eastAsia="Times New Roman"/>
                  <w:color w:val="000000"/>
                  <w:sz w:val="20"/>
                  <w:szCs w:val="20"/>
                </w:rPr>
                <w:delText>92.327</w:delText>
              </w:r>
            </w:del>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293EB2F3" w14:textId="77777777" w:rsidTr="00237CD4">
        <w:trPr>
          <w:trHeight w:val="320"/>
        </w:trPr>
        <w:tc>
          <w:tcPr>
            <w:tcW w:w="1750" w:type="pct"/>
            <w:shd w:val="clear" w:color="auto" w:fill="auto"/>
            <w:noWrap/>
            <w:vAlign w:val="center"/>
            <w:hideMark/>
          </w:tcPr>
          <w:p w14:paraId="5117C986"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189AECC7"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A7A52A2" w14:textId="5D67CE8A" w:rsidR="005D276D" w:rsidRPr="00457DA7" w:rsidRDefault="00F60BAA" w:rsidP="00237CD4">
            <w:pPr>
              <w:jc w:val="center"/>
              <w:rPr>
                <w:rFonts w:eastAsia="Times New Roman"/>
                <w:color w:val="000000"/>
                <w:sz w:val="20"/>
                <w:szCs w:val="20"/>
              </w:rPr>
            </w:pPr>
            <w:ins w:id="399" w:author="Risa" w:date="2021-12-01T15:02:00Z">
              <w:r>
                <w:rPr>
                  <w:rFonts w:eastAsia="Times New Roman"/>
                  <w:color w:val="000000"/>
                  <w:sz w:val="20"/>
                  <w:szCs w:val="20"/>
                </w:rPr>
                <w:t>1.071</w:t>
              </w:r>
            </w:ins>
            <w:del w:id="400" w:author="Risa" w:date="2021-12-01T15:02:00Z">
              <w:r w:rsidR="005D276D" w:rsidRPr="00457DA7" w:rsidDel="00F60BAA">
                <w:rPr>
                  <w:rFonts w:eastAsia="Times New Roman"/>
                  <w:color w:val="000000"/>
                  <w:sz w:val="20"/>
                  <w:szCs w:val="20"/>
                </w:rPr>
                <w:delText>0.572</w:delText>
              </w:r>
            </w:del>
          </w:p>
        </w:tc>
        <w:tc>
          <w:tcPr>
            <w:tcW w:w="1083" w:type="pct"/>
            <w:shd w:val="clear" w:color="auto" w:fill="auto"/>
            <w:noWrap/>
            <w:vAlign w:val="center"/>
            <w:hideMark/>
          </w:tcPr>
          <w:p w14:paraId="11C0B725" w14:textId="3C5FAD7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401" w:author="Risa" w:date="2021-12-01T15:03:00Z">
              <w:r w:rsidR="00F60BAA">
                <w:rPr>
                  <w:rFonts w:eastAsia="Times New Roman"/>
                  <w:color w:val="000000"/>
                  <w:sz w:val="20"/>
                  <w:szCs w:val="20"/>
                </w:rPr>
                <w:t>3</w:t>
              </w:r>
              <w:r w:rsidR="00602177">
                <w:rPr>
                  <w:rFonts w:eastAsia="Times New Roman"/>
                  <w:color w:val="000000"/>
                  <w:sz w:val="20"/>
                  <w:szCs w:val="20"/>
                </w:rPr>
                <w:t>01</w:t>
              </w:r>
            </w:ins>
            <w:del w:id="402" w:author="Risa" w:date="2021-12-01T15:03:00Z">
              <w:r w:rsidRPr="00457DA7" w:rsidDel="00F60BAA">
                <w:rPr>
                  <w:rFonts w:eastAsia="Times New Roman"/>
                  <w:color w:val="000000"/>
                  <w:sz w:val="20"/>
                  <w:szCs w:val="20"/>
                </w:rPr>
                <w:delText>450</w:delText>
              </w:r>
            </w:del>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14D26CD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403" w:author="Risa" w:date="2021-12-01T15:02:00Z">
              <w:r w:rsidR="00F60BAA">
                <w:rPr>
                  <w:rFonts w:eastAsia="Times New Roman"/>
                  <w:color w:val="000000"/>
                  <w:sz w:val="20"/>
                  <w:szCs w:val="20"/>
                </w:rPr>
                <w:t>368</w:t>
              </w:r>
            </w:ins>
            <w:del w:id="404" w:author="Risa" w:date="2021-12-01T15:02:00Z">
              <w:r w:rsidRPr="00457DA7" w:rsidDel="00F60BAA">
                <w:rPr>
                  <w:rFonts w:eastAsia="Times New Roman"/>
                  <w:color w:val="000000"/>
                  <w:sz w:val="20"/>
                  <w:szCs w:val="20"/>
                </w:rPr>
                <w:delText>515</w:delText>
              </w:r>
            </w:del>
          </w:p>
        </w:tc>
        <w:tc>
          <w:tcPr>
            <w:tcW w:w="1083" w:type="pct"/>
            <w:shd w:val="clear" w:color="auto" w:fill="auto"/>
            <w:noWrap/>
            <w:vAlign w:val="center"/>
            <w:hideMark/>
          </w:tcPr>
          <w:p w14:paraId="5BC9673C" w14:textId="4399DCBE"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405" w:author="Risa" w:date="2021-12-01T15:03:00Z">
              <w:r w:rsidR="00602177">
                <w:rPr>
                  <w:rFonts w:eastAsia="Times New Roman"/>
                  <w:color w:val="000000"/>
                  <w:sz w:val="20"/>
                  <w:szCs w:val="20"/>
                </w:rPr>
                <w:t>544</w:t>
              </w:r>
            </w:ins>
            <w:del w:id="406" w:author="Risa" w:date="2021-12-01T15:03:00Z">
              <w:r w:rsidRPr="00457DA7" w:rsidDel="00602177">
                <w:rPr>
                  <w:rFonts w:eastAsia="Times New Roman"/>
                  <w:color w:val="000000"/>
                  <w:sz w:val="20"/>
                  <w:szCs w:val="20"/>
                </w:rPr>
                <w:delText>473</w:delText>
              </w:r>
            </w:del>
          </w:p>
        </w:tc>
      </w:tr>
      <w:tr w:rsidR="005D276D" w:rsidRPr="00457DA7" w14:paraId="74BE0764" w14:textId="77777777" w:rsidTr="00237CD4">
        <w:trPr>
          <w:trHeight w:val="320"/>
        </w:trPr>
        <w:tc>
          <w:tcPr>
            <w:tcW w:w="1750" w:type="pct"/>
            <w:shd w:val="clear" w:color="auto" w:fill="auto"/>
            <w:noWrap/>
            <w:vAlign w:val="center"/>
            <w:hideMark/>
          </w:tcPr>
          <w:p w14:paraId="4E8F51D4" w14:textId="3771FEDE"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ins w:id="407" w:author="Risa" w:date="2021-12-09T15:50:00Z">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ins>
            <w:del w:id="408" w:author="Risa" w:date="2021-12-09T15:50:00Z">
              <w:r w:rsidRPr="00457DA7" w:rsidDel="00936D50">
                <w:rPr>
                  <w:rFonts w:eastAsia="Times New Roman"/>
                  <w:color w:val="000000"/>
                  <w:sz w:val="20"/>
                  <w:szCs w:val="20"/>
                  <w:lang w:val="es-ES"/>
                </w:rPr>
                <w:delText>LMA</w:delText>
              </w:r>
            </w:del>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5B713874" w:rsidR="005D276D" w:rsidRPr="00457DA7" w:rsidRDefault="00F60BAA" w:rsidP="00237CD4">
            <w:pPr>
              <w:jc w:val="center"/>
              <w:rPr>
                <w:rFonts w:eastAsia="Times New Roman"/>
                <w:color w:val="000000"/>
                <w:sz w:val="20"/>
                <w:szCs w:val="20"/>
              </w:rPr>
            </w:pPr>
            <w:ins w:id="409" w:author="Risa" w:date="2021-12-01T15:02:00Z">
              <w:r>
                <w:rPr>
                  <w:rFonts w:eastAsia="Times New Roman"/>
                  <w:color w:val="000000"/>
                  <w:sz w:val="20"/>
                  <w:szCs w:val="20"/>
                </w:rPr>
                <w:t>1.923</w:t>
              </w:r>
            </w:ins>
            <w:del w:id="410" w:author="Risa" w:date="2021-12-01T15:02:00Z">
              <w:r w:rsidR="005D276D" w:rsidRPr="00457DA7" w:rsidDel="00F60BAA">
                <w:rPr>
                  <w:rFonts w:eastAsia="Times New Roman"/>
                  <w:color w:val="000000"/>
                  <w:sz w:val="20"/>
                  <w:szCs w:val="20"/>
                </w:rPr>
                <w:delText>4.423</w:delText>
              </w:r>
            </w:del>
          </w:p>
        </w:tc>
        <w:tc>
          <w:tcPr>
            <w:tcW w:w="1083" w:type="pct"/>
            <w:shd w:val="clear" w:color="auto" w:fill="auto"/>
            <w:noWrap/>
            <w:vAlign w:val="center"/>
            <w:hideMark/>
          </w:tcPr>
          <w:p w14:paraId="49A25C5C" w14:textId="0D5536E1" w:rsidR="005D276D" w:rsidRPr="00602177" w:rsidRDefault="005D276D" w:rsidP="00237CD4">
            <w:pPr>
              <w:jc w:val="center"/>
              <w:rPr>
                <w:rFonts w:eastAsia="Times New Roman"/>
                <w:bCs/>
                <w:color w:val="000000"/>
                <w:sz w:val="20"/>
                <w:szCs w:val="20"/>
                <w:rPrChange w:id="411" w:author="Risa" w:date="2021-12-01T15:03:00Z">
                  <w:rPr>
                    <w:rFonts w:eastAsia="Times New Roman"/>
                    <w:b/>
                    <w:color w:val="000000"/>
                    <w:sz w:val="20"/>
                    <w:szCs w:val="20"/>
                  </w:rPr>
                </w:rPrChange>
              </w:rPr>
            </w:pPr>
            <w:r w:rsidRPr="00602177">
              <w:rPr>
                <w:rFonts w:eastAsia="Times New Roman"/>
                <w:bCs/>
                <w:color w:val="000000"/>
                <w:sz w:val="20"/>
                <w:szCs w:val="20"/>
                <w:rPrChange w:id="412" w:author="Risa" w:date="2021-12-01T15:03:00Z">
                  <w:rPr>
                    <w:rFonts w:eastAsia="Times New Roman"/>
                    <w:b/>
                    <w:color w:val="000000"/>
                    <w:sz w:val="20"/>
                    <w:szCs w:val="20"/>
                  </w:rPr>
                </w:rPrChange>
              </w:rPr>
              <w:t>0.</w:t>
            </w:r>
            <w:ins w:id="413" w:author="Risa" w:date="2021-12-01T15:03:00Z">
              <w:r w:rsidR="00602177" w:rsidRPr="00602177">
                <w:rPr>
                  <w:rFonts w:eastAsia="Times New Roman"/>
                  <w:bCs/>
                  <w:color w:val="000000"/>
                  <w:sz w:val="20"/>
                  <w:szCs w:val="20"/>
                  <w:rPrChange w:id="414" w:author="Risa" w:date="2021-12-01T15:03:00Z">
                    <w:rPr>
                      <w:rFonts w:eastAsia="Times New Roman"/>
                      <w:b/>
                      <w:color w:val="000000"/>
                      <w:sz w:val="20"/>
                      <w:szCs w:val="20"/>
                    </w:rPr>
                  </w:rPrChange>
                </w:rPr>
                <w:t>166</w:t>
              </w:r>
            </w:ins>
            <w:del w:id="415" w:author="Risa" w:date="2021-12-01T15:03:00Z">
              <w:r w:rsidRPr="00602177" w:rsidDel="00602177">
                <w:rPr>
                  <w:rFonts w:eastAsia="Times New Roman"/>
                  <w:bCs/>
                  <w:color w:val="000000"/>
                  <w:sz w:val="20"/>
                  <w:szCs w:val="20"/>
                  <w:rPrChange w:id="416" w:author="Risa" w:date="2021-12-01T15:03:00Z">
                    <w:rPr>
                      <w:rFonts w:eastAsia="Times New Roman"/>
                      <w:b/>
                      <w:color w:val="000000"/>
                      <w:sz w:val="20"/>
                      <w:szCs w:val="20"/>
                    </w:rPr>
                  </w:rPrChange>
                </w:rPr>
                <w:delText>035</w:delText>
              </w:r>
            </w:del>
          </w:p>
        </w:tc>
      </w:tr>
      <w:tr w:rsidR="005D276D" w:rsidRPr="00457DA7" w14:paraId="386A2922" w14:textId="77777777" w:rsidTr="00237CD4">
        <w:trPr>
          <w:trHeight w:val="320"/>
        </w:trPr>
        <w:tc>
          <w:tcPr>
            <w:tcW w:w="1750" w:type="pct"/>
            <w:shd w:val="clear" w:color="auto" w:fill="auto"/>
            <w:noWrap/>
            <w:vAlign w:val="center"/>
            <w:hideMark/>
          </w:tcPr>
          <w:p w14:paraId="392E7C97" w14:textId="7777777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476E9109"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77BEDA7C" w14:textId="6946A340"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417" w:author="Risa" w:date="2021-12-01T15:02:00Z">
              <w:r w:rsidR="00F60BAA">
                <w:rPr>
                  <w:rFonts w:eastAsia="Times New Roman"/>
                  <w:color w:val="000000"/>
                  <w:sz w:val="20"/>
                  <w:szCs w:val="20"/>
                </w:rPr>
                <w:t>232</w:t>
              </w:r>
            </w:ins>
            <w:del w:id="418" w:author="Risa" w:date="2021-12-01T15:02:00Z">
              <w:r w:rsidRPr="00457DA7" w:rsidDel="00F60BAA">
                <w:rPr>
                  <w:rFonts w:eastAsia="Times New Roman"/>
                  <w:color w:val="000000"/>
                  <w:sz w:val="20"/>
                  <w:szCs w:val="20"/>
                </w:rPr>
                <w:delText>094</w:delText>
              </w:r>
            </w:del>
          </w:p>
        </w:tc>
        <w:tc>
          <w:tcPr>
            <w:tcW w:w="1083" w:type="pct"/>
            <w:shd w:val="clear" w:color="auto" w:fill="auto"/>
            <w:noWrap/>
            <w:vAlign w:val="center"/>
            <w:hideMark/>
          </w:tcPr>
          <w:p w14:paraId="6FD0CD8A" w14:textId="06DB2189"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419" w:author="Risa" w:date="2021-12-01T15:03:00Z">
              <w:r w:rsidR="00602177">
                <w:rPr>
                  <w:rFonts w:eastAsia="Times New Roman"/>
                  <w:color w:val="000000"/>
                  <w:sz w:val="20"/>
                  <w:szCs w:val="20"/>
                </w:rPr>
                <w:t>630</w:t>
              </w:r>
            </w:ins>
            <w:del w:id="420" w:author="Risa" w:date="2021-12-01T15:03:00Z">
              <w:r w:rsidRPr="00457DA7" w:rsidDel="00602177">
                <w:rPr>
                  <w:rFonts w:eastAsia="Times New Roman"/>
                  <w:color w:val="000000"/>
                  <w:sz w:val="20"/>
                  <w:szCs w:val="20"/>
                </w:rPr>
                <w:delText>759</w:delText>
              </w:r>
            </w:del>
          </w:p>
        </w:tc>
      </w:tr>
      <w:tr w:rsidR="005D276D" w:rsidRPr="00457DA7" w14:paraId="6F30A4BE" w14:textId="77777777" w:rsidTr="00237CD4">
        <w:trPr>
          <w:trHeight w:val="320"/>
        </w:trPr>
        <w:tc>
          <w:tcPr>
            <w:tcW w:w="1750" w:type="pct"/>
            <w:shd w:val="clear" w:color="auto" w:fill="auto"/>
            <w:noWrap/>
            <w:vAlign w:val="center"/>
            <w:hideMark/>
          </w:tcPr>
          <w:p w14:paraId="5BB8DCE2" w14:textId="70A563E7" w:rsidR="005D276D" w:rsidRPr="00457DA7" w:rsidRDefault="005D276D" w:rsidP="00237CD4">
            <w:pPr>
              <w:rPr>
                <w:rFonts w:eastAsia="Times New Roman"/>
                <w:color w:val="000000"/>
                <w:sz w:val="20"/>
                <w:szCs w:val="20"/>
                <w:lang w:val="es-ES"/>
              </w:rPr>
            </w:pPr>
            <w:r w:rsidRPr="00024346">
              <w:rPr>
                <w:rFonts w:eastAsia="Times New Roman"/>
                <w:color w:val="000000"/>
              </w:rPr>
              <w:t>∆</w:t>
            </w:r>
            <w:proofErr w:type="spellStart"/>
            <w:r w:rsidR="003A39A3">
              <w:rPr>
                <w:rFonts w:eastAsia="Times New Roman"/>
                <w:i/>
                <w:color w:val="000000"/>
                <w:sz w:val="20"/>
                <w:szCs w:val="20"/>
              </w:rPr>
              <w:t>M</w:t>
            </w:r>
            <w:r w:rsidR="003A39A3">
              <w:rPr>
                <w:rFonts w:eastAsia="Times New Roman"/>
                <w:color w:val="000000"/>
                <w:sz w:val="20"/>
                <w:szCs w:val="20"/>
                <w:vertAlign w:val="subscript"/>
              </w:rPr>
              <w:t>area</w:t>
            </w:r>
            <w:proofErr w:type="spellEnd"/>
            <w:r w:rsidR="003A39A3">
              <w:rPr>
                <w:rFonts w:eastAsia="Times New Roman"/>
                <w:color w:val="000000"/>
                <w:sz w:val="20"/>
                <w:szCs w:val="20"/>
                <w:vertAlign w:val="subscript"/>
              </w:rPr>
              <w:t xml:space="preserve"> </w:t>
            </w:r>
            <w:r w:rsidRPr="00457DA7">
              <w:rPr>
                <w:rFonts w:eastAsia="Times New Roman"/>
                <w:color w:val="000000"/>
                <w:sz w:val="20"/>
                <w:szCs w:val="20"/>
                <w:lang w:val="es-ES"/>
              </w:rPr>
              <w:t xml:space="preserve">x </w:t>
            </w:r>
            <w:r w:rsidRPr="00024346">
              <w:rPr>
                <w:rFonts w:eastAsia="Times New Roman"/>
                <w:color w:val="000000"/>
              </w:rPr>
              <w:t>∆</w:t>
            </w:r>
            <w:r w:rsidRPr="001A720B">
              <w:rPr>
                <w:rFonts w:eastAsia="Times New Roman"/>
                <w:color w:val="000000"/>
                <w:sz w:val="20"/>
                <w:szCs w:val="20"/>
              </w:rPr>
              <w:t>χ</w:t>
            </w:r>
          </w:p>
        </w:tc>
        <w:tc>
          <w:tcPr>
            <w:tcW w:w="1083" w:type="pct"/>
            <w:vAlign w:val="center"/>
          </w:tcPr>
          <w:p w14:paraId="5DFEBA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4B1F0A" w14:textId="6C8C1A1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ins w:id="421" w:author="Risa" w:date="2021-12-01T15:02:00Z">
              <w:r w:rsidR="00F60BAA">
                <w:rPr>
                  <w:rFonts w:eastAsia="Times New Roman"/>
                  <w:color w:val="000000"/>
                  <w:sz w:val="20"/>
                  <w:szCs w:val="20"/>
                </w:rPr>
                <w:t>924</w:t>
              </w:r>
            </w:ins>
            <w:del w:id="422" w:author="Risa" w:date="2021-12-01T15:02:00Z">
              <w:r w:rsidRPr="00457DA7" w:rsidDel="00F60BAA">
                <w:rPr>
                  <w:rFonts w:eastAsia="Times New Roman"/>
                  <w:color w:val="000000"/>
                  <w:sz w:val="20"/>
                  <w:szCs w:val="20"/>
                </w:rPr>
                <w:delText>196</w:delText>
              </w:r>
            </w:del>
          </w:p>
        </w:tc>
        <w:tc>
          <w:tcPr>
            <w:tcW w:w="1083" w:type="pct"/>
            <w:shd w:val="clear" w:color="auto" w:fill="auto"/>
            <w:noWrap/>
            <w:vAlign w:val="center"/>
            <w:hideMark/>
          </w:tcPr>
          <w:p w14:paraId="2CF286F8" w14:textId="32C8393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ins w:id="423" w:author="Risa" w:date="2021-12-01T15:03:00Z">
              <w:r w:rsidR="00602177">
                <w:rPr>
                  <w:rFonts w:eastAsia="Times New Roman"/>
                  <w:color w:val="000000"/>
                  <w:sz w:val="20"/>
                  <w:szCs w:val="20"/>
                </w:rPr>
                <w:t>165</w:t>
              </w:r>
            </w:ins>
            <w:del w:id="424" w:author="Risa" w:date="2021-12-01T15:03:00Z">
              <w:r w:rsidRPr="00457DA7" w:rsidDel="00602177">
                <w:rPr>
                  <w:rFonts w:eastAsia="Times New Roman"/>
                  <w:color w:val="000000"/>
                  <w:sz w:val="20"/>
                  <w:szCs w:val="20"/>
                </w:rPr>
                <w:delText>274</w:delText>
              </w:r>
            </w:del>
          </w:p>
        </w:tc>
      </w:tr>
      <w:tr w:rsidR="005D276D" w:rsidRPr="00457DA7" w14:paraId="6FD8D423" w14:textId="77777777" w:rsidTr="00237CD4">
        <w:trPr>
          <w:trHeight w:val="320"/>
        </w:trPr>
        <w:tc>
          <w:tcPr>
            <w:tcW w:w="1750" w:type="pct"/>
            <w:tcBorders>
              <w:bottom w:val="single" w:sz="4" w:space="0" w:color="auto"/>
            </w:tcBorders>
            <w:shd w:val="clear" w:color="auto" w:fill="auto"/>
            <w:noWrap/>
            <w:vAlign w:val="center"/>
            <w:hideMark/>
          </w:tcPr>
          <w:p w14:paraId="382D0642" w14:textId="13F67E32"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 xml:space="preserve">AGB x </w:t>
            </w:r>
            <w:r w:rsidRPr="00024346">
              <w:rPr>
                <w:rFonts w:eastAsia="Times New Roman"/>
                <w:color w:val="000000"/>
              </w:rPr>
              <w:t>∆</w:t>
            </w:r>
            <w:proofErr w:type="spellStart"/>
            <w:r w:rsidR="003A39A3">
              <w:rPr>
                <w:rFonts w:eastAsia="Times New Roman"/>
                <w:i/>
                <w:color w:val="000000"/>
                <w:sz w:val="20"/>
                <w:szCs w:val="20"/>
              </w:rPr>
              <w:t>M</w:t>
            </w:r>
            <w:r w:rsidR="003A39A3">
              <w:rPr>
                <w:rFonts w:eastAsia="Times New Roman"/>
                <w:color w:val="000000"/>
                <w:sz w:val="20"/>
                <w:szCs w:val="20"/>
                <w:vertAlign w:val="subscript"/>
              </w:rPr>
              <w:t>area</w:t>
            </w:r>
            <w:proofErr w:type="spellEnd"/>
            <w:r w:rsidR="003A39A3">
              <w:rPr>
                <w:rFonts w:eastAsia="Times New Roman"/>
                <w:color w:val="000000"/>
                <w:sz w:val="20"/>
                <w:szCs w:val="20"/>
              </w:rPr>
              <w:t xml:space="preserve"> </w:t>
            </w:r>
            <w:r w:rsidRPr="00457DA7">
              <w:rPr>
                <w:rFonts w:eastAsia="Times New Roman"/>
                <w:color w:val="000000"/>
                <w:sz w:val="20"/>
                <w:szCs w:val="20"/>
              </w:rPr>
              <w:t xml:space="preserve">x </w:t>
            </w:r>
            <w:r w:rsidRPr="00024346">
              <w:rPr>
                <w:rFonts w:eastAsia="Times New Roman"/>
                <w:color w:val="000000"/>
              </w:rPr>
              <w:t>∆</w:t>
            </w:r>
            <w:r w:rsidRPr="001A720B">
              <w:rPr>
                <w:rFonts w:eastAsia="Times New Roman"/>
                <w:color w:val="000000"/>
                <w:sz w:val="20"/>
                <w:szCs w:val="20"/>
              </w:rPr>
              <w:t>χ</w:t>
            </w:r>
          </w:p>
        </w:tc>
        <w:tc>
          <w:tcPr>
            <w:tcW w:w="1083" w:type="pct"/>
            <w:tcBorders>
              <w:bottom w:val="single" w:sz="4" w:space="0" w:color="auto"/>
            </w:tcBorders>
            <w:vAlign w:val="center"/>
          </w:tcPr>
          <w:p w14:paraId="3255E7EC"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bottom w:val="single" w:sz="4" w:space="0" w:color="auto"/>
            </w:tcBorders>
            <w:shd w:val="clear" w:color="auto" w:fill="auto"/>
            <w:noWrap/>
            <w:vAlign w:val="center"/>
            <w:hideMark/>
          </w:tcPr>
          <w:p w14:paraId="24AF0953" w14:textId="49D48B18" w:rsidR="005D276D" w:rsidRPr="00457DA7" w:rsidRDefault="00F60BAA" w:rsidP="00237CD4">
            <w:pPr>
              <w:jc w:val="center"/>
              <w:rPr>
                <w:rFonts w:eastAsia="Times New Roman"/>
                <w:color w:val="000000"/>
                <w:sz w:val="20"/>
                <w:szCs w:val="20"/>
              </w:rPr>
            </w:pPr>
            <w:ins w:id="425" w:author="Risa" w:date="2021-12-01T15:02:00Z">
              <w:r>
                <w:rPr>
                  <w:rFonts w:eastAsia="Times New Roman"/>
                  <w:color w:val="000000"/>
                  <w:sz w:val="20"/>
                  <w:szCs w:val="20"/>
                </w:rPr>
                <w:t>6.595</w:t>
              </w:r>
            </w:ins>
            <w:del w:id="426" w:author="Risa" w:date="2021-12-01T15:02:00Z">
              <w:r w:rsidR="005D276D" w:rsidRPr="00457DA7" w:rsidDel="00F60BAA">
                <w:rPr>
                  <w:rFonts w:eastAsia="Times New Roman"/>
                  <w:color w:val="000000"/>
                  <w:sz w:val="20"/>
                  <w:szCs w:val="20"/>
                </w:rPr>
                <w:delText>2.539</w:delText>
              </w:r>
            </w:del>
          </w:p>
        </w:tc>
        <w:tc>
          <w:tcPr>
            <w:tcW w:w="1083" w:type="pct"/>
            <w:tcBorders>
              <w:bottom w:val="single" w:sz="4" w:space="0" w:color="auto"/>
            </w:tcBorders>
            <w:shd w:val="clear" w:color="auto" w:fill="auto"/>
            <w:noWrap/>
            <w:vAlign w:val="center"/>
            <w:hideMark/>
          </w:tcPr>
          <w:p w14:paraId="6A057EA8" w14:textId="5BD607D5" w:rsidR="005D276D" w:rsidRPr="00602177" w:rsidRDefault="005D276D" w:rsidP="00237CD4">
            <w:pPr>
              <w:jc w:val="center"/>
              <w:rPr>
                <w:rFonts w:eastAsia="Times New Roman"/>
                <w:i/>
                <w:iCs/>
                <w:color w:val="000000"/>
                <w:sz w:val="20"/>
                <w:szCs w:val="20"/>
                <w:rPrChange w:id="427" w:author="Risa" w:date="2021-12-01T15:04:00Z">
                  <w:rPr>
                    <w:rFonts w:eastAsia="Times New Roman"/>
                    <w:color w:val="000000"/>
                    <w:sz w:val="20"/>
                    <w:szCs w:val="20"/>
                  </w:rPr>
                </w:rPrChange>
              </w:rPr>
            </w:pPr>
            <w:r w:rsidRPr="00602177">
              <w:rPr>
                <w:rFonts w:eastAsia="Times New Roman"/>
                <w:i/>
                <w:iCs/>
                <w:color w:val="000000"/>
                <w:sz w:val="20"/>
                <w:szCs w:val="20"/>
                <w:rPrChange w:id="428" w:author="Risa" w:date="2021-12-01T15:04:00Z">
                  <w:rPr>
                    <w:rFonts w:eastAsia="Times New Roman"/>
                    <w:color w:val="000000"/>
                    <w:sz w:val="20"/>
                    <w:szCs w:val="20"/>
                  </w:rPr>
                </w:rPrChange>
              </w:rPr>
              <w:t>0.</w:t>
            </w:r>
            <w:ins w:id="429" w:author="Risa" w:date="2021-12-01T15:03:00Z">
              <w:r w:rsidR="00602177" w:rsidRPr="00602177">
                <w:rPr>
                  <w:rFonts w:eastAsia="Times New Roman"/>
                  <w:i/>
                  <w:iCs/>
                  <w:color w:val="000000"/>
                  <w:sz w:val="20"/>
                  <w:szCs w:val="20"/>
                  <w:rPrChange w:id="430" w:author="Risa" w:date="2021-12-01T15:04:00Z">
                    <w:rPr>
                      <w:rFonts w:eastAsia="Times New Roman"/>
                      <w:color w:val="000000"/>
                      <w:sz w:val="20"/>
                      <w:szCs w:val="20"/>
                    </w:rPr>
                  </w:rPrChange>
                </w:rPr>
                <w:t>010</w:t>
              </w:r>
            </w:ins>
            <w:del w:id="431" w:author="Risa" w:date="2021-12-01T15:03:00Z">
              <w:r w:rsidRPr="00602177" w:rsidDel="00602177">
                <w:rPr>
                  <w:rFonts w:eastAsia="Times New Roman"/>
                  <w:i/>
                  <w:iCs/>
                  <w:color w:val="000000"/>
                  <w:sz w:val="20"/>
                  <w:szCs w:val="20"/>
                  <w:rPrChange w:id="432" w:author="Risa" w:date="2021-12-01T15:04:00Z">
                    <w:rPr>
                      <w:rFonts w:eastAsia="Times New Roman"/>
                      <w:color w:val="000000"/>
                      <w:sz w:val="20"/>
                      <w:szCs w:val="20"/>
                    </w:rPr>
                  </w:rPrChange>
                </w:rPr>
                <w:delText>111</w:delText>
              </w:r>
            </w:del>
          </w:p>
        </w:tc>
      </w:tr>
    </w:tbl>
    <w:p w14:paraId="317CCD69" w14:textId="1D5019EC" w:rsidR="00AE1760" w:rsidRPr="00F60BAA" w:rsidRDefault="005D276D" w:rsidP="00DA24C9">
      <w:pPr>
        <w:spacing w:line="480" w:lineRule="auto"/>
        <w:contextualSpacing/>
      </w:pPr>
      <w:r w:rsidRPr="00F60BAA">
        <w:rPr>
          <w:rPrChange w:id="433" w:author="Risa" w:date="2021-12-01T15:00:00Z">
            <w:rPr>
              <w:sz w:val="20"/>
              <w:szCs w:val="20"/>
            </w:rPr>
          </w:rPrChange>
        </w:rPr>
        <w:t xml:space="preserve">* P-values &lt; 0.05 are bolded and &lt; 0.1 are italicized. Sample size is </w:t>
      </w:r>
      <w:ins w:id="434" w:author="Risa" w:date="2021-12-01T16:24:00Z">
        <w:r w:rsidR="00771C32" w:rsidRPr="00771C32">
          <w:t>165</w:t>
        </w:r>
      </w:ins>
      <w:commentRangeStart w:id="435"/>
      <w:del w:id="436" w:author="Risa" w:date="2021-12-01T16:24:00Z">
        <w:r w:rsidRPr="00F60BAA" w:rsidDel="00771C32">
          <w:rPr>
            <w:rPrChange w:id="437" w:author="Risa" w:date="2021-12-01T15:00:00Z">
              <w:rPr>
                <w:sz w:val="20"/>
                <w:szCs w:val="20"/>
              </w:rPr>
            </w:rPrChange>
          </w:rPr>
          <w:delText>310</w:delText>
        </w:r>
        <w:commentRangeEnd w:id="435"/>
        <w:r w:rsidR="00F60BAA" w:rsidDel="00771C32">
          <w:rPr>
            <w:rStyle w:val="CommentReference"/>
          </w:rPr>
          <w:commentReference w:id="435"/>
        </w:r>
      </w:del>
      <w:r w:rsidRPr="00F60BAA">
        <w:rPr>
          <w:rPrChange w:id="438" w:author="Risa" w:date="2021-12-01T15:00:00Z">
            <w:rPr>
              <w:sz w:val="20"/>
              <w:szCs w:val="20"/>
            </w:rPr>
          </w:rPrChange>
        </w:rPr>
        <w:t xml:space="preserve">. Key: </w:t>
      </w:r>
      <w:r w:rsidRPr="00F60BAA">
        <w:rPr>
          <w:rFonts w:eastAsia="Times New Roman"/>
          <w:color w:val="000000"/>
          <w:rPrChange w:id="439" w:author="Risa" w:date="2021-12-01T15:00:00Z">
            <w:rPr>
              <w:rFonts w:eastAsia="Times New Roman"/>
              <w:color w:val="000000"/>
              <w:sz w:val="20"/>
              <w:szCs w:val="20"/>
            </w:rPr>
          </w:rPrChange>
        </w:rPr>
        <w:t>χ = ratio of intercellular to extracellular CO</w:t>
      </w:r>
      <w:r w:rsidRPr="00F60BAA">
        <w:rPr>
          <w:rFonts w:eastAsia="Times New Roman"/>
          <w:color w:val="000000"/>
          <w:vertAlign w:val="subscript"/>
          <w:rPrChange w:id="440" w:author="Risa" w:date="2021-12-01T15:00:00Z">
            <w:rPr>
              <w:rFonts w:eastAsia="Times New Roman"/>
              <w:color w:val="000000"/>
              <w:sz w:val="20"/>
              <w:szCs w:val="20"/>
              <w:vertAlign w:val="subscript"/>
            </w:rPr>
          </w:rPrChange>
        </w:rPr>
        <w:t>2</w:t>
      </w:r>
      <w:r w:rsidRPr="00F60BAA">
        <w:rPr>
          <w:rFonts w:eastAsia="Times New Roman"/>
          <w:color w:val="000000"/>
          <w:rPrChange w:id="441" w:author="Risa" w:date="2021-12-01T15:00:00Z">
            <w:rPr>
              <w:rFonts w:eastAsia="Times New Roman"/>
              <w:color w:val="000000"/>
              <w:sz w:val="20"/>
              <w:szCs w:val="20"/>
            </w:rPr>
          </w:rPrChange>
        </w:rPr>
        <w:t xml:space="preserve"> concentration</w:t>
      </w:r>
      <w:r w:rsidRPr="00F60BAA">
        <w:rPr>
          <w:rPrChange w:id="442" w:author="Risa" w:date="2021-12-01T15:00:00Z">
            <w:rPr>
              <w:sz w:val="20"/>
              <w:szCs w:val="20"/>
            </w:rPr>
          </w:rPrChange>
        </w:rPr>
        <w:t xml:space="preserve">, </w:t>
      </w:r>
      <w:proofErr w:type="spellStart"/>
      <w:r w:rsidRPr="00F60BAA">
        <w:rPr>
          <w:i/>
          <w:iCs/>
          <w:rPrChange w:id="443" w:author="Risa" w:date="2021-12-01T15:00:00Z">
            <w:rPr>
              <w:i/>
              <w:iCs/>
              <w:sz w:val="20"/>
              <w:szCs w:val="20"/>
            </w:rPr>
          </w:rPrChange>
        </w:rPr>
        <w:t>M</w:t>
      </w:r>
      <w:r w:rsidRPr="00F60BAA">
        <w:rPr>
          <w:vertAlign w:val="subscript"/>
          <w:rPrChange w:id="444" w:author="Risa" w:date="2021-12-01T15:00:00Z">
            <w:rPr>
              <w:sz w:val="20"/>
              <w:szCs w:val="20"/>
              <w:vertAlign w:val="subscript"/>
            </w:rPr>
          </w:rPrChange>
        </w:rPr>
        <w:t>area</w:t>
      </w:r>
      <w:proofErr w:type="spellEnd"/>
      <w:r w:rsidRPr="00F60BAA">
        <w:rPr>
          <w:rPrChange w:id="445" w:author="Risa" w:date="2021-12-01T15:00:00Z">
            <w:rPr>
              <w:sz w:val="20"/>
              <w:szCs w:val="20"/>
            </w:rPr>
          </w:rPrChange>
        </w:rPr>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commentRangeStart w:id="446"/>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966EAC" w:rsidRDefault="0070307F"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top w:val="single" w:sz="4" w:space="0" w:color="auto"/>
            </w:tcBorders>
            <w:shd w:val="clear" w:color="auto" w:fill="auto"/>
            <w:noWrap/>
            <w:vAlign w:val="center"/>
            <w:hideMark/>
          </w:tcPr>
          <w:p w14:paraId="2020611A"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0.003 </w:t>
            </w:r>
            <w:r w:rsidRPr="002A3446">
              <w:rPr>
                <w:rFonts w:eastAsia="Times New Roman"/>
                <w:color w:val="000000"/>
                <w:sz w:val="20"/>
                <w:szCs w:val="20"/>
              </w:rPr>
              <w:t>±</w:t>
            </w:r>
            <w:r>
              <w:rPr>
                <w:rFonts w:eastAsia="Times New Roman"/>
                <w:color w:val="000000"/>
                <w:sz w:val="20"/>
                <w:szCs w:val="20"/>
              </w:rPr>
              <w:t xml:space="preserve"> 0.023</w:t>
            </w:r>
          </w:p>
        </w:tc>
        <w:tc>
          <w:tcPr>
            <w:tcW w:w="1083" w:type="pct"/>
            <w:tcBorders>
              <w:top w:val="single" w:sz="4" w:space="0" w:color="auto"/>
            </w:tcBorders>
            <w:shd w:val="clear" w:color="auto" w:fill="auto"/>
            <w:noWrap/>
            <w:vAlign w:val="center"/>
            <w:hideMark/>
          </w:tcPr>
          <w:p w14:paraId="1539E356"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-5.5 </w:t>
            </w:r>
            <w:r w:rsidRPr="002A3446">
              <w:rPr>
                <w:rFonts w:eastAsia="Times New Roman"/>
                <w:color w:val="000000"/>
                <w:sz w:val="20"/>
                <w:szCs w:val="20"/>
              </w:rPr>
              <w:t>±</w:t>
            </w:r>
            <w:r>
              <w:rPr>
                <w:rFonts w:eastAsia="Times New Roman"/>
                <w:color w:val="000000"/>
                <w:sz w:val="20"/>
                <w:szCs w:val="20"/>
              </w:rPr>
              <w:t xml:space="preserve"> 6.02</w:t>
            </w:r>
          </w:p>
        </w:tc>
        <w:tc>
          <w:tcPr>
            <w:tcW w:w="1083" w:type="pct"/>
            <w:tcBorders>
              <w:top w:val="single" w:sz="4" w:space="0" w:color="auto"/>
            </w:tcBorders>
            <w:shd w:val="clear" w:color="auto" w:fill="auto"/>
            <w:noWrap/>
            <w:vAlign w:val="center"/>
            <w:hideMark/>
          </w:tcPr>
          <w:p w14:paraId="68D3194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0.913</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-0.027 </w:t>
            </w:r>
            <w:r w:rsidRPr="002A3446">
              <w:rPr>
                <w:rFonts w:eastAsia="Times New Roman"/>
                <w:color w:val="000000"/>
                <w:sz w:val="20"/>
                <w:szCs w:val="20"/>
              </w:rPr>
              <w:t>±</w:t>
            </w:r>
            <w:r>
              <w:rPr>
                <w:rFonts w:eastAsia="Times New Roman"/>
                <w:color w:val="000000"/>
                <w:sz w:val="20"/>
                <w:szCs w:val="20"/>
              </w:rPr>
              <w:t xml:space="preserve"> 0.016</w:t>
            </w:r>
          </w:p>
        </w:tc>
        <w:tc>
          <w:tcPr>
            <w:tcW w:w="1083" w:type="pct"/>
            <w:shd w:val="clear" w:color="auto" w:fill="auto"/>
            <w:noWrap/>
            <w:vAlign w:val="center"/>
            <w:hideMark/>
          </w:tcPr>
          <w:p w14:paraId="6EE918BD"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17.2 </w:t>
            </w:r>
            <w:r w:rsidRPr="002A3446">
              <w:rPr>
                <w:rFonts w:eastAsia="Times New Roman"/>
                <w:color w:val="000000"/>
                <w:sz w:val="20"/>
                <w:szCs w:val="20"/>
              </w:rPr>
              <w:t>±</w:t>
            </w:r>
            <w:r>
              <w:rPr>
                <w:rFonts w:eastAsia="Times New Roman"/>
                <w:color w:val="000000"/>
                <w:sz w:val="20"/>
                <w:szCs w:val="20"/>
              </w:rPr>
              <w:t xml:space="preserve"> 5.69</w:t>
            </w:r>
          </w:p>
        </w:tc>
        <w:tc>
          <w:tcPr>
            <w:tcW w:w="1083" w:type="pct"/>
            <w:shd w:val="clear" w:color="auto" w:fill="auto"/>
            <w:noWrap/>
            <w:vAlign w:val="center"/>
            <w:hideMark/>
          </w:tcPr>
          <w:p w14:paraId="7F6707F0" w14:textId="77777777" w:rsidR="0070307F" w:rsidRPr="003C3A87" w:rsidRDefault="0070307F" w:rsidP="00237CD4">
            <w:pPr>
              <w:jc w:val="center"/>
              <w:rPr>
                <w:rFonts w:eastAsia="Times New Roman"/>
                <w:i/>
                <w:iCs/>
                <w:color w:val="000000"/>
                <w:sz w:val="20"/>
                <w:szCs w:val="20"/>
              </w:rPr>
            </w:pPr>
            <w:r w:rsidRPr="003C3A87">
              <w:rPr>
                <w:rFonts w:eastAsia="Times New Roman"/>
                <w:i/>
                <w:iCs/>
                <w:color w:val="000000"/>
                <w:sz w:val="20"/>
                <w:szCs w:val="20"/>
              </w:rPr>
              <w:t>0.091</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p>
        </w:tc>
        <w:tc>
          <w:tcPr>
            <w:tcW w:w="2065" w:type="pct"/>
            <w:tcBorders>
              <w:bottom w:val="single" w:sz="4" w:space="0" w:color="auto"/>
            </w:tcBorders>
            <w:shd w:val="clear" w:color="auto" w:fill="auto"/>
            <w:noWrap/>
            <w:vAlign w:val="center"/>
            <w:hideMark/>
          </w:tcPr>
          <w:p w14:paraId="2336C1E2"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-0.056 </w:t>
            </w:r>
            <w:r w:rsidRPr="002A3446">
              <w:rPr>
                <w:rFonts w:eastAsia="Times New Roman"/>
                <w:color w:val="000000"/>
                <w:sz w:val="20"/>
                <w:szCs w:val="20"/>
              </w:rPr>
              <w:t xml:space="preserve">± </w:t>
            </w:r>
            <w:r>
              <w:rPr>
                <w:rFonts w:eastAsia="Times New Roman"/>
                <w:color w:val="000000"/>
                <w:sz w:val="20"/>
                <w:szCs w:val="20"/>
              </w:rPr>
              <w:t>0.028</w:t>
            </w:r>
          </w:p>
        </w:tc>
        <w:tc>
          <w:tcPr>
            <w:tcW w:w="1083" w:type="pct"/>
            <w:tcBorders>
              <w:bottom w:val="single" w:sz="4" w:space="0" w:color="auto"/>
            </w:tcBorders>
            <w:shd w:val="clear" w:color="auto" w:fill="auto"/>
            <w:noWrap/>
            <w:vAlign w:val="center"/>
            <w:hideMark/>
          </w:tcPr>
          <w:p w14:paraId="06B8B2A1" w14:textId="77777777" w:rsidR="0070307F" w:rsidRPr="00457DA7" w:rsidRDefault="0070307F" w:rsidP="00237CD4">
            <w:pPr>
              <w:jc w:val="center"/>
              <w:rPr>
                <w:rFonts w:eastAsia="Times New Roman"/>
                <w:color w:val="000000"/>
                <w:sz w:val="20"/>
                <w:szCs w:val="20"/>
              </w:rPr>
            </w:pPr>
            <w:r>
              <w:rPr>
                <w:rFonts w:eastAsia="Times New Roman"/>
                <w:color w:val="000000"/>
                <w:sz w:val="20"/>
                <w:szCs w:val="20"/>
              </w:rPr>
              <w:t xml:space="preserve">39.9 </w:t>
            </w:r>
            <w:r w:rsidRPr="002A3446">
              <w:rPr>
                <w:rFonts w:eastAsia="Times New Roman"/>
                <w:color w:val="000000"/>
                <w:sz w:val="20"/>
                <w:szCs w:val="20"/>
              </w:rPr>
              <w:t>±</w:t>
            </w:r>
            <w:r>
              <w:rPr>
                <w:rFonts w:eastAsia="Times New Roman"/>
                <w:color w:val="000000"/>
                <w:sz w:val="20"/>
                <w:szCs w:val="20"/>
              </w:rPr>
              <w:t xml:space="preserve"> 6.29</w:t>
            </w:r>
          </w:p>
        </w:tc>
        <w:tc>
          <w:tcPr>
            <w:tcW w:w="1083" w:type="pct"/>
            <w:tcBorders>
              <w:bottom w:val="single" w:sz="4" w:space="0" w:color="auto"/>
            </w:tcBorders>
            <w:shd w:val="clear" w:color="auto" w:fill="auto"/>
            <w:noWrap/>
            <w:vAlign w:val="center"/>
            <w:hideMark/>
          </w:tcPr>
          <w:p w14:paraId="76A96E73" w14:textId="77777777" w:rsidR="0070307F" w:rsidRPr="003C3A87" w:rsidRDefault="0070307F" w:rsidP="00237CD4">
            <w:pPr>
              <w:jc w:val="center"/>
              <w:rPr>
                <w:rFonts w:eastAsia="Times New Roman"/>
                <w:b/>
                <w:bCs/>
                <w:color w:val="000000"/>
                <w:sz w:val="20"/>
                <w:szCs w:val="20"/>
              </w:rPr>
            </w:pPr>
            <w:r w:rsidRPr="003C3A87">
              <w:rPr>
                <w:rFonts w:eastAsia="Times New Roman"/>
                <w:b/>
                <w:bCs/>
                <w:color w:val="000000"/>
                <w:sz w:val="20"/>
                <w:szCs w:val="20"/>
              </w:rPr>
              <w:t>0.048</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commentRangeEnd w:id="446"/>
      <w:r w:rsidR="00565219">
        <w:rPr>
          <w:rStyle w:val="CommentReference"/>
        </w:rPr>
        <w:commentReference w:id="446"/>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634BE62A" w:rsidR="00745361" w:rsidRPr="001B44B1" w:rsidRDefault="000B42B7" w:rsidP="00DA24C9">
      <w:pPr>
        <w:spacing w:line="480" w:lineRule="auto"/>
        <w:contextualSpacing/>
        <w:rPr>
          <w:rFonts w:eastAsia="Times New Roman"/>
          <w:b/>
          <w:bCs/>
          <w:color w:val="000000"/>
        </w:rPr>
      </w:pPr>
      <w:ins w:id="447" w:author="Risa" w:date="2021-12-01T15:04:00Z">
        <w:r>
          <w:rPr>
            <w:rFonts w:eastAsia="Times New Roman"/>
            <w:b/>
            <w:bCs/>
            <w:noProof/>
            <w:color w:val="000000"/>
          </w:rPr>
          <w:drawing>
            <wp:inline distT="0" distB="0" distL="0" distR="0" wp14:anchorId="312AB5A6" wp14:editId="66EC2BA7">
              <wp:extent cx="5943600" cy="2475865"/>
              <wp:effectExtent l="0" t="0" r="0" b="63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475865"/>
                      </a:xfrm>
                      <a:prstGeom prst="rect">
                        <a:avLst/>
                      </a:prstGeom>
                    </pic:spPr>
                  </pic:pic>
                </a:graphicData>
              </a:graphic>
            </wp:inline>
          </w:drawing>
        </w:r>
      </w:ins>
      <w:del w:id="448" w:author="Risa" w:date="2021-12-01T15:04:00Z">
        <w:r w:rsidR="00FB2742" w:rsidDel="000B42B7">
          <w:rPr>
            <w:rFonts w:eastAsia="Times New Roman"/>
            <w:b/>
            <w:bCs/>
            <w:noProof/>
            <w:color w:val="000000"/>
          </w:rPr>
          <w:drawing>
            <wp:inline distT="0" distB="0" distL="0" distR="0" wp14:anchorId="6151246F" wp14:editId="71C9B485">
              <wp:extent cx="5943600" cy="5122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943600" cy="5122545"/>
                      </a:xfrm>
                      <a:prstGeom prst="rect">
                        <a:avLst/>
                      </a:prstGeom>
                    </pic:spPr>
                  </pic:pic>
                </a:graphicData>
              </a:graphic>
            </wp:inline>
          </w:drawing>
        </w:r>
      </w:del>
    </w:p>
    <w:p w14:paraId="78443806" w14:textId="550E674C" w:rsidR="008F486F" w:rsidRPr="001B44B1" w:rsidRDefault="008F486F" w:rsidP="00E438A9">
      <w:pPr>
        <w:pStyle w:val="Caption"/>
        <w:spacing w:line="480" w:lineRule="auto"/>
        <w:contextualSpacing/>
        <w:rPr>
          <w:b w:val="0"/>
          <w:bCs w:val="0"/>
          <w:color w:val="000000"/>
        </w:rPr>
      </w:pPr>
      <w:r w:rsidRPr="0070307F">
        <w:rPr>
          <w:bCs w:val="0"/>
          <w:color w:val="000000"/>
          <w:sz w:val="24"/>
          <w:szCs w:val="24"/>
        </w:rPr>
        <w:t xml:space="preserve">Figure </w:t>
      </w:r>
      <w:r w:rsidR="0070307F">
        <w:rPr>
          <w:bCs w:val="0"/>
          <w:color w:val="000000"/>
          <w:sz w:val="24"/>
          <w:szCs w:val="24"/>
        </w:rPr>
        <w:t>7</w:t>
      </w:r>
      <w:r w:rsidRPr="0070307F">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0.048;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DA24C9">
        <w:rPr>
          <w:b w:val="0"/>
          <w:bCs w:val="0"/>
          <w:i/>
          <w:iCs/>
          <w:color w:val="000000"/>
          <w:sz w:val="24"/>
          <w:szCs w:val="24"/>
        </w:rPr>
        <w:t>p</w:t>
      </w:r>
      <w:r w:rsidR="00B25CDC" w:rsidRPr="00DA24C9">
        <w:rPr>
          <w:b w:val="0"/>
          <w:bCs w:val="0"/>
          <w:color w:val="000000"/>
          <w:sz w:val="24"/>
          <w:szCs w:val="24"/>
        </w:rPr>
        <w:t xml:space="preserve"> = 0.091;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DA24C9">
        <w:rPr>
          <w:b w:val="0"/>
          <w:bCs w:val="0"/>
          <w:i/>
          <w:iCs/>
          <w:color w:val="000000"/>
          <w:sz w:val="24"/>
          <w:szCs w:val="24"/>
        </w:rPr>
        <w:t xml:space="preserve">p </w:t>
      </w:r>
      <w:r w:rsidR="00B25CDC" w:rsidRPr="00DA24C9">
        <w:rPr>
          <w:b w:val="0"/>
          <w:bCs w:val="0"/>
          <w:color w:val="000000"/>
          <w:sz w:val="24"/>
          <w:szCs w:val="24"/>
        </w:rPr>
        <w:t xml:space="preserve">= 0.913;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Solid lines represent a 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0.05)</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0.05)</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commentRangeStart w:id="449"/>
      <w:r w:rsidRPr="001B44B1">
        <w:rPr>
          <w:rFonts w:eastAsia="Times New Roman"/>
          <w:b/>
          <w:bCs/>
          <w:color w:val="000000"/>
        </w:rPr>
        <w:lastRenderedPageBreak/>
        <w:t>Discussion</w:t>
      </w:r>
      <w:commentRangeEnd w:id="449"/>
      <w:r w:rsidR="00C46345">
        <w:rPr>
          <w:rStyle w:val="CommentReference"/>
        </w:rPr>
        <w:commentReference w:id="449"/>
      </w:r>
    </w:p>
    <w:p w14:paraId="14567134" w14:textId="5F9AD1B1"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r w:rsidR="0056386C">
        <w:t xml:space="preserve">aboveground climate and light </w:t>
      </w:r>
      <w:r w:rsidR="0056386C">
        <w:fldChar w:fldCharType="begin" w:fldLock="1"/>
      </w:r>
      <w:r w:rsidR="0056386C">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2019)"},"properties":{"noteIndex":0},"schema":"https://github.com/citation-style-language/schema/raw/master/csl-citation.json"}</w:instrText>
      </w:r>
      <w:r w:rsidR="0056386C">
        <w:fldChar w:fldCharType="separate"/>
      </w:r>
      <w:r w:rsidR="0056386C" w:rsidRPr="0056386C">
        <w:rPr>
          <w:noProof/>
        </w:rPr>
        <w:t xml:space="preserve">(Reich &amp; Oleksyn, 2004; Borer </w:t>
      </w:r>
      <w:r w:rsidR="0056386C" w:rsidRPr="0056386C">
        <w:rPr>
          <w:i/>
          <w:noProof/>
        </w:rPr>
        <w:t>et al.</w:t>
      </w:r>
      <w:r w:rsidR="0056386C" w:rsidRPr="0056386C">
        <w:rPr>
          <w:noProof/>
        </w:rPr>
        <w:t xml:space="preserve">, 2013; Dong </w:t>
      </w:r>
      <w:r w:rsidR="0056386C" w:rsidRPr="0056386C">
        <w:rPr>
          <w:i/>
          <w:noProof/>
        </w:rPr>
        <w:t>et al.</w:t>
      </w:r>
      <w:r w:rsidR="0056386C" w:rsidRPr="0056386C">
        <w:rPr>
          <w:noProof/>
        </w:rPr>
        <w:t xml:space="preserve">, 2017; Firn </w:t>
      </w:r>
      <w:r w:rsidR="0056386C" w:rsidRPr="0056386C">
        <w:rPr>
          <w:i/>
          <w:noProof/>
        </w:rPr>
        <w:t>et al.</w:t>
      </w:r>
      <w:r w:rsidR="0056386C" w:rsidRPr="0056386C">
        <w:rPr>
          <w:noProof/>
        </w:rPr>
        <w:t>, 2019)</w:t>
      </w:r>
      <w:r w:rsidR="0056386C">
        <w:fldChar w:fldCharType="end"/>
      </w:r>
      <w:r w:rsidR="000D0F58">
        <w:t>. Some even suggest that leaf nitrogen</w:t>
      </w:r>
      <w:r w:rsidR="00292985">
        <w:t xml:space="preserve"> can be accurately predicted </w:t>
      </w:r>
      <w:r w:rsidR="009A5B56">
        <w:t>from aboveground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r w:rsidR="0028100D">
        <w:t xml:space="preserve">aboveground </w:t>
      </w:r>
      <w:r w:rsidR="006B5806">
        <w:t>climate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2F170144"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p>
    <w:p w14:paraId="392AF6E4" w14:textId="107E800B"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with a relative importance value of 54%.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6%)</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6A54D1FF"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9%</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can also 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6D13667E"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 possibly due to the positive correlation between temperature and light in our dataset (r</w:t>
      </w:r>
      <w:r w:rsidR="00E213DA">
        <w:rPr>
          <w:vertAlign w:val="superscript"/>
        </w:rPr>
        <w:t>2</w:t>
      </w:r>
      <w:r w:rsidR="00E213DA">
        <w:t xml:space="preserve"> = 0.29) and the contrasting effect of each variable on </w:t>
      </w:r>
      <w:proofErr w:type="spellStart"/>
      <w:r w:rsidR="00E213DA">
        <w:rPr>
          <w:i/>
        </w:rPr>
        <w:t>N</w:t>
      </w:r>
      <w:r w:rsidR="00E213DA">
        <w:rPr>
          <w:vertAlign w:val="subscript"/>
        </w:rPr>
        <w:t>area</w:t>
      </w:r>
      <w:proofErr w:type="spellEnd"/>
      <w:r w:rsidR="00E213DA">
        <w:t>.</w:t>
      </w:r>
    </w:p>
    <w:p w14:paraId="0246FBE8" w14:textId="530904BE" w:rsidR="007E26DC" w:rsidRPr="00D332E5" w:rsidRDefault="00296CCE" w:rsidP="000D0F58">
      <w:pPr>
        <w:spacing w:line="480" w:lineRule="auto"/>
        <w:ind w:firstLine="720"/>
        <w:contextualSpacing/>
      </w:pPr>
      <w:r>
        <w:t xml:space="preserve">Our second approach also supported the greater importance of non-soil variables for predicting </w:t>
      </w:r>
      <w:proofErr w:type="spellStart"/>
      <w:r>
        <w:rPr>
          <w:i/>
        </w:rPr>
        <w:t>N</w:t>
      </w:r>
      <w:r>
        <w:rPr>
          <w:vertAlign w:val="subscript"/>
        </w:rPr>
        <w:t>area</w:t>
      </w:r>
      <w:proofErr w:type="spellEnd"/>
      <w:r>
        <w:t xml:space="preserve"> than soil nutrient treatments.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xml:space="preserve">, 2019; Smith &amp; Keenan, 2020; Scott &amp; Smith, </w:t>
      </w:r>
      <w:r w:rsidR="0007174C" w:rsidRPr="0007174C">
        <w:rPr>
          <w:noProof/>
        </w:rPr>
        <w:lastRenderedPageBreak/>
        <w:t>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strongly correlated with </w:t>
      </w:r>
      <w:proofErr w:type="spellStart"/>
      <w:r>
        <w:rPr>
          <w:i/>
        </w:rPr>
        <w:t>N</w:t>
      </w:r>
      <w:r>
        <w:rPr>
          <w:vertAlign w:val="subscript"/>
        </w:rPr>
        <w:t>area</w:t>
      </w:r>
      <w:proofErr w:type="spellEnd"/>
      <w:r>
        <w:t xml:space="preserve"> and an important predictor in our model (relative importance = 23%).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~60% of the variability in measured </w:t>
      </w:r>
      <w:proofErr w:type="spellStart"/>
      <w:r w:rsidR="00D332E5">
        <w:rPr>
          <w:i/>
        </w:rPr>
        <w:t>N</w:t>
      </w:r>
      <w:r w:rsidR="00D332E5">
        <w:rPr>
          <w:vertAlign w:val="subscript"/>
        </w:rPr>
        <w:t>area</w:t>
      </w:r>
      <w:proofErr w:type="spellEnd"/>
      <w:r w:rsidR="00D332E5">
        <w:t>. However, a non-negli</w:t>
      </w:r>
      <w:r w:rsidR="00A67554">
        <w:t>gible</w:t>
      </w:r>
      <w:r w:rsidR="004F40BE">
        <w:t xml:space="preserve"> and</w:t>
      </w:r>
      <w:r w:rsidR="00A67554">
        <w:t xml:space="preserve"> addition</w:t>
      </w:r>
      <w:r w:rsidR="004F40BE">
        <w:t>al</w:t>
      </w:r>
      <w:r w:rsidR="00A67554">
        <w:t xml:space="preserve"> </w:t>
      </w:r>
      <w:r w:rsidR="00BB26B3">
        <w:t>13</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5BE4509E" w:rsidR="0028100D" w:rsidRPr="0028100D" w:rsidRDefault="0028100D" w:rsidP="00DA24C9">
      <w:pPr>
        <w:spacing w:line="480" w:lineRule="auto"/>
        <w:contextualSpacing/>
        <w:rPr>
          <w:i/>
        </w:rPr>
      </w:pPr>
      <w:r>
        <w:rPr>
          <w:i/>
        </w:rPr>
        <w:t xml:space="preserve">The </w:t>
      </w:r>
      <w:proofErr w:type="spellStart"/>
      <w:r>
        <w:rPr>
          <w:i/>
        </w:rPr>
        <w:t>N</w:t>
      </w:r>
      <w:r>
        <w:rPr>
          <w:i/>
          <w:vertAlign w:val="subscript"/>
        </w:rPr>
        <w:t>area</w:t>
      </w:r>
      <w:proofErr w:type="spellEnd"/>
      <w:r>
        <w:rPr>
          <w:i/>
        </w:rPr>
        <w:t xml:space="preserve"> response to soil nitrogen is dependent on relative allocation to leaves and biomass </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73BAC30E"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confirmed that the change in biomass in response to a change in soil nitrogen was negatively correlated to </w:t>
      </w:r>
      <w:r w:rsidR="000C26ED">
        <w:lastRenderedPageBreak/>
        <w:t xml:space="preserve">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only occurs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6C5B6490" w14:textId="4AEFF215" w:rsidR="004732A7" w:rsidRPr="00E81570" w:rsidRDefault="004732A7" w:rsidP="00E81570">
      <w:pPr>
        <w:spacing w:line="480" w:lineRule="auto"/>
        <w:contextualSpacing/>
        <w:rPr>
          <w:i/>
        </w:rPr>
      </w:pPr>
      <w:r>
        <w:rPr>
          <w:i/>
        </w:rPr>
        <w:t>Conclusions</w:t>
      </w:r>
    </w:p>
    <w:p w14:paraId="6168DDE3" w14:textId="5ED9E2A6"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465750">
        <w:rPr>
          <w:noProof/>
        </w:rPr>
        <w:t xml:space="preserve">(Wright </w:t>
      </w:r>
      <w:r w:rsidR="00465750" w:rsidRPr="00465750">
        <w:rPr>
          <w:i/>
          <w:noProof/>
        </w:rPr>
        <w:t>et al.</w:t>
      </w:r>
      <w:r w:rsidR="00465750" w:rsidRPr="00465750">
        <w:rPr>
          <w:noProof/>
        </w:rPr>
        <w:t xml:space="preserve">, 2003; Maire </w:t>
      </w:r>
      <w:r w:rsidR="00465750" w:rsidRPr="00465750">
        <w:rPr>
          <w:i/>
          <w:noProof/>
        </w:rPr>
        <w:t>et al.</w:t>
      </w:r>
      <w:r w:rsidR="00465750" w:rsidRPr="00465750">
        <w:rPr>
          <w:noProof/>
        </w:rPr>
        <w:t xml:space="preserve">, 2015; Onoda </w:t>
      </w:r>
      <w:r w:rsidR="00465750" w:rsidRPr="00465750">
        <w:rPr>
          <w:i/>
          <w:noProof/>
        </w:rPr>
        <w:t>et al.</w:t>
      </w:r>
      <w:r w:rsidR="00465750" w:rsidRPr="00465750">
        <w:rPr>
          <w:noProof/>
        </w:rPr>
        <w:t xml:space="preserve">, 2017; Paillassa </w:t>
      </w:r>
      <w:r w:rsidR="00465750" w:rsidRPr="00465750">
        <w:rPr>
          <w:i/>
          <w:noProof/>
        </w:rPr>
        <w:t>et al.</w:t>
      </w:r>
      <w:r w:rsidR="00465750" w:rsidRPr="00465750">
        <w:rPr>
          <w:noProof/>
        </w:rPr>
        <w:t>, 2020)</w:t>
      </w:r>
      <w:r w:rsidR="00465750">
        <w:fldChar w:fldCharType="end"/>
      </w:r>
      <w:r w:rsidR="00A54421">
        <w:t>. However, our results show that the biomass response to changing soil nitrogen plays a critical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w:t>
      </w:r>
      <w:r w:rsidR="000E40F2">
        <w:lastRenderedPageBreak/>
        <w:t xml:space="preserve">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450"/>
      <w:r>
        <w:rPr>
          <w:b/>
        </w:rPr>
        <w:t>Acknowledgements</w:t>
      </w:r>
      <w:commentRangeEnd w:id="450"/>
      <w:r w:rsidR="00DD7DE1">
        <w:rPr>
          <w:rStyle w:val="CommentReference"/>
        </w:rPr>
        <w:commentReference w:id="450"/>
      </w:r>
    </w:p>
    <w:p w14:paraId="617E933C" w14:textId="00B23711" w:rsidR="009A5B56" w:rsidRPr="009A5B56" w:rsidRDefault="009A5B56" w:rsidP="00DA24C9">
      <w:pPr>
        <w:spacing w:line="480" w:lineRule="auto"/>
        <w:contextualSpacing/>
      </w:pPr>
      <w:r>
        <w:t>NGS acknowledges funding support from</w:t>
      </w:r>
      <w:r w:rsidR="00F33193">
        <w:t xml:space="preserve"> the NSF (</w:t>
      </w:r>
      <w:r w:rsidR="00F33193" w:rsidRPr="00F33193">
        <w:t>DEB-2045968</w:t>
      </w:r>
      <w:r w:rsidR="00F33193">
        <w:t>) and</w:t>
      </w:r>
      <w:r>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59050D11" w14:textId="3225A5B6" w:rsidR="0056386C" w:rsidRPr="0056386C" w:rsidRDefault="009A5B56" w:rsidP="0056386C">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56386C" w:rsidRPr="0056386C">
        <w:rPr>
          <w:noProof/>
        </w:rPr>
        <w:t xml:space="preserve">Adams MA, Turnbull TL, Sprent JI, Buchmann N (2016) Legumes are different: Leaf nitrogen, photosynthesis, and water use efficiency. </w:t>
      </w:r>
      <w:r w:rsidR="0056386C" w:rsidRPr="0056386C">
        <w:rPr>
          <w:i/>
          <w:iCs/>
          <w:noProof/>
        </w:rPr>
        <w:t>Proceedings of the National Academy of Sciences</w:t>
      </w:r>
      <w:r w:rsidR="0056386C" w:rsidRPr="0056386C">
        <w:rPr>
          <w:noProof/>
        </w:rPr>
        <w:t xml:space="preserve">, </w:t>
      </w:r>
      <w:r w:rsidR="0056386C" w:rsidRPr="0056386C">
        <w:rPr>
          <w:b/>
          <w:bCs/>
          <w:noProof/>
        </w:rPr>
        <w:t>113</w:t>
      </w:r>
      <w:r w:rsidR="0056386C" w:rsidRPr="0056386C">
        <w:rPr>
          <w:noProof/>
        </w:rPr>
        <w:t>, 4098 LP – 4103.</w:t>
      </w:r>
    </w:p>
    <w:p w14:paraId="31D32F8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Ali AA, Xu C, Rogers A et al. (2015) Global</w:t>
      </w:r>
      <w:r w:rsidRPr="0056386C">
        <w:rPr>
          <w:rFonts w:ascii="Cambria Math" w:hAnsi="Cambria Math" w:cs="Cambria Math"/>
          <w:noProof/>
        </w:rPr>
        <w:t>‐</w:t>
      </w:r>
      <w:r w:rsidRPr="0056386C">
        <w:rPr>
          <w:noProof/>
        </w:rPr>
        <w:t xml:space="preserve">scale environmental control of plant photosynthetic capacity. </w:t>
      </w:r>
      <w:r w:rsidRPr="0056386C">
        <w:rPr>
          <w:i/>
          <w:iCs/>
          <w:noProof/>
        </w:rPr>
        <w:t>Ecological Applications</w:t>
      </w:r>
      <w:r w:rsidRPr="0056386C">
        <w:rPr>
          <w:noProof/>
        </w:rPr>
        <w:t xml:space="preserve">, </w:t>
      </w:r>
      <w:r w:rsidRPr="0056386C">
        <w:rPr>
          <w:b/>
          <w:bCs/>
          <w:noProof/>
        </w:rPr>
        <w:t>25</w:t>
      </w:r>
      <w:r w:rsidRPr="0056386C">
        <w:rPr>
          <w:noProof/>
        </w:rPr>
        <w:t>, 2349–2365.</w:t>
      </w:r>
    </w:p>
    <w:p w14:paraId="0DD211AD"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Bates D, Maechler M, Bolker B, Walker S (2015) Fitting Linear Mixed-Effects Models Using lme4. </w:t>
      </w:r>
      <w:r w:rsidRPr="0056386C">
        <w:rPr>
          <w:i/>
          <w:iCs/>
          <w:noProof/>
        </w:rPr>
        <w:t>Journal of Statistical Software</w:t>
      </w:r>
      <w:r w:rsidRPr="0056386C">
        <w:rPr>
          <w:noProof/>
        </w:rPr>
        <w:t xml:space="preserve">, </w:t>
      </w:r>
      <w:r w:rsidRPr="0056386C">
        <w:rPr>
          <w:b/>
          <w:bCs/>
          <w:noProof/>
        </w:rPr>
        <w:t>67</w:t>
      </w:r>
      <w:r w:rsidRPr="0056386C">
        <w:rPr>
          <w:noProof/>
        </w:rPr>
        <w:t>, 1–48.</w:t>
      </w:r>
    </w:p>
    <w:p w14:paraId="4EFCDAF6"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Boardman NK (1977) Comparative photosynthesis of sun and shade plants. </w:t>
      </w:r>
      <w:r w:rsidRPr="0056386C">
        <w:rPr>
          <w:i/>
          <w:iCs/>
          <w:noProof/>
        </w:rPr>
        <w:t>Annual review of plant physiology</w:t>
      </w:r>
      <w:r w:rsidRPr="0056386C">
        <w:rPr>
          <w:noProof/>
        </w:rPr>
        <w:t xml:space="preserve">, </w:t>
      </w:r>
      <w:r w:rsidRPr="0056386C">
        <w:rPr>
          <w:b/>
          <w:bCs/>
          <w:noProof/>
        </w:rPr>
        <w:t>28</w:t>
      </w:r>
      <w:r w:rsidRPr="0056386C">
        <w:rPr>
          <w:noProof/>
        </w:rPr>
        <w:t>, 355–377.</w:t>
      </w:r>
    </w:p>
    <w:p w14:paraId="5568E34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Borer ET, Bracken MES, Seabloom EW et al. (2013) Global biogeography of autotroph chemistry: is insolation a driving force? </w:t>
      </w:r>
      <w:r w:rsidRPr="0056386C">
        <w:rPr>
          <w:i/>
          <w:iCs/>
          <w:noProof/>
        </w:rPr>
        <w:t>Oikos</w:t>
      </w:r>
      <w:r w:rsidRPr="0056386C">
        <w:rPr>
          <w:noProof/>
        </w:rPr>
        <w:t xml:space="preserve">, </w:t>
      </w:r>
      <w:r w:rsidRPr="0056386C">
        <w:rPr>
          <w:b/>
          <w:bCs/>
          <w:noProof/>
        </w:rPr>
        <w:t>122</w:t>
      </w:r>
      <w:r w:rsidRPr="0056386C">
        <w:rPr>
          <w:noProof/>
        </w:rPr>
        <w:t>, 1121–1130.</w:t>
      </w:r>
    </w:p>
    <w:p w14:paraId="33E45225"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Borer ET, Harpole WS, Adler PB, Lind EM, Orrock JL, Seabloom EW, Smith MD (2014) Finding generality in ecology: a model for globally distributed experiments. </w:t>
      </w:r>
      <w:r w:rsidRPr="0056386C">
        <w:rPr>
          <w:i/>
          <w:iCs/>
          <w:noProof/>
        </w:rPr>
        <w:t xml:space="preserve">Methods in </w:t>
      </w:r>
      <w:r w:rsidRPr="0056386C">
        <w:rPr>
          <w:i/>
          <w:iCs/>
          <w:noProof/>
        </w:rPr>
        <w:lastRenderedPageBreak/>
        <w:t>Ecology and Evolution</w:t>
      </w:r>
      <w:r w:rsidRPr="0056386C">
        <w:rPr>
          <w:noProof/>
        </w:rPr>
        <w:t xml:space="preserve">, </w:t>
      </w:r>
      <w:r w:rsidRPr="0056386C">
        <w:rPr>
          <w:b/>
          <w:bCs/>
          <w:noProof/>
        </w:rPr>
        <w:t>5</w:t>
      </w:r>
      <w:r w:rsidRPr="0056386C">
        <w:rPr>
          <w:noProof/>
        </w:rPr>
        <w:t>, 65–73.</w:t>
      </w:r>
    </w:p>
    <w:p w14:paraId="59301B2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Boyd RA, Gandin A, Cousins AB (2015) Temperature responses of C4 photosynthesis: biochemical analysis of Rubisco, phosphoenolpyruvate carboxylase, and carbonic anhydrase in Setaria viridis. </w:t>
      </w:r>
      <w:r w:rsidRPr="0056386C">
        <w:rPr>
          <w:i/>
          <w:iCs/>
          <w:noProof/>
        </w:rPr>
        <w:t>Plant Physiology</w:t>
      </w:r>
      <w:r w:rsidRPr="0056386C">
        <w:rPr>
          <w:noProof/>
        </w:rPr>
        <w:t xml:space="preserve">, </w:t>
      </w:r>
      <w:r w:rsidRPr="0056386C">
        <w:rPr>
          <w:b/>
          <w:bCs/>
          <w:noProof/>
        </w:rPr>
        <w:t>169</w:t>
      </w:r>
      <w:r w:rsidRPr="0056386C">
        <w:rPr>
          <w:noProof/>
        </w:rPr>
        <w:t>, 1850–1861.</w:t>
      </w:r>
    </w:p>
    <w:p w14:paraId="258D719E"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Dong N, Prentice IC, Evans BJ, Caddy-Retalic S, Lowe AJ, Wright IJ (2017) Leaf nitrogen from first principles: field evidence for adaptive variation with climate. </w:t>
      </w:r>
      <w:r w:rsidRPr="0056386C">
        <w:rPr>
          <w:i/>
          <w:iCs/>
          <w:noProof/>
        </w:rPr>
        <w:t>Biogeosciences</w:t>
      </w:r>
      <w:r w:rsidRPr="0056386C">
        <w:rPr>
          <w:noProof/>
        </w:rPr>
        <w:t xml:space="preserve">, </w:t>
      </w:r>
      <w:r w:rsidRPr="0056386C">
        <w:rPr>
          <w:b/>
          <w:bCs/>
          <w:noProof/>
        </w:rPr>
        <w:t>14</w:t>
      </w:r>
      <w:r w:rsidRPr="0056386C">
        <w:rPr>
          <w:noProof/>
        </w:rPr>
        <w:t>, 481–495.</w:t>
      </w:r>
    </w:p>
    <w:p w14:paraId="3E4C8FD1"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Evans JR (1989) Photosynthesis and nitrogen relationships in leaves of C</w:t>
      </w:r>
      <w:r w:rsidRPr="0056386C">
        <w:rPr>
          <w:noProof/>
          <w:vertAlign w:val="subscript"/>
        </w:rPr>
        <w:t>3</w:t>
      </w:r>
      <w:r w:rsidRPr="0056386C">
        <w:rPr>
          <w:noProof/>
        </w:rPr>
        <w:t xml:space="preserve"> plants. </w:t>
      </w:r>
      <w:r w:rsidRPr="0056386C">
        <w:rPr>
          <w:i/>
          <w:iCs/>
          <w:noProof/>
        </w:rPr>
        <w:t>Oecologia</w:t>
      </w:r>
      <w:r w:rsidRPr="0056386C">
        <w:rPr>
          <w:noProof/>
        </w:rPr>
        <w:t xml:space="preserve">, </w:t>
      </w:r>
      <w:r w:rsidRPr="0056386C">
        <w:rPr>
          <w:b/>
          <w:bCs/>
          <w:noProof/>
        </w:rPr>
        <w:t>78</w:t>
      </w:r>
      <w:r w:rsidRPr="0056386C">
        <w:rPr>
          <w:noProof/>
        </w:rPr>
        <w:t>, 9–19.</w:t>
      </w:r>
    </w:p>
    <w:p w14:paraId="1A36217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Evans JR, Clarke VC (2019) The nitrogen cost of photosynthesis. </w:t>
      </w:r>
      <w:r w:rsidRPr="0056386C">
        <w:rPr>
          <w:i/>
          <w:iCs/>
          <w:noProof/>
        </w:rPr>
        <w:t>Journal of Experimental Botany</w:t>
      </w:r>
      <w:r w:rsidRPr="0056386C">
        <w:rPr>
          <w:noProof/>
        </w:rPr>
        <w:t xml:space="preserve">, </w:t>
      </w:r>
      <w:r w:rsidRPr="0056386C">
        <w:rPr>
          <w:b/>
          <w:bCs/>
          <w:noProof/>
        </w:rPr>
        <w:t>70</w:t>
      </w:r>
      <w:r w:rsidRPr="0056386C">
        <w:rPr>
          <w:noProof/>
        </w:rPr>
        <w:t>, 7–15.</w:t>
      </w:r>
    </w:p>
    <w:p w14:paraId="29AE923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Evans JR, Seemann JR (1989) The allocation of protein nitrogen in the photosynthetic apparatus: costs, consequences, and control. </w:t>
      </w:r>
      <w:r w:rsidRPr="0056386C">
        <w:rPr>
          <w:i/>
          <w:iCs/>
          <w:noProof/>
        </w:rPr>
        <w:t>Photosynthesis</w:t>
      </w:r>
      <w:r w:rsidRPr="0056386C">
        <w:rPr>
          <w:noProof/>
        </w:rPr>
        <w:t xml:space="preserve">, </w:t>
      </w:r>
      <w:r w:rsidRPr="0056386C">
        <w:rPr>
          <w:b/>
          <w:bCs/>
          <w:noProof/>
        </w:rPr>
        <w:t>8</w:t>
      </w:r>
      <w:r w:rsidRPr="0056386C">
        <w:rPr>
          <w:noProof/>
        </w:rPr>
        <w:t>, 183–205.</w:t>
      </w:r>
    </w:p>
    <w:p w14:paraId="292C4CD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Farquhar GD, Ehleringer JR, Hubick KT (1989) Carbon Isotope Discrimination and Photosynthesis. </w:t>
      </w:r>
      <w:r w:rsidRPr="0056386C">
        <w:rPr>
          <w:i/>
          <w:iCs/>
          <w:noProof/>
        </w:rPr>
        <w:t>Annual Review of Plant Physiology and Plant Molecular Biology</w:t>
      </w:r>
      <w:r w:rsidRPr="0056386C">
        <w:rPr>
          <w:noProof/>
        </w:rPr>
        <w:t xml:space="preserve">, </w:t>
      </w:r>
      <w:r w:rsidRPr="0056386C">
        <w:rPr>
          <w:b/>
          <w:bCs/>
          <w:noProof/>
        </w:rPr>
        <w:t>40</w:t>
      </w:r>
      <w:r w:rsidRPr="0056386C">
        <w:rPr>
          <w:noProof/>
        </w:rPr>
        <w:t>, 503–537.</w:t>
      </w:r>
    </w:p>
    <w:p w14:paraId="238C3CB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Fay PA, Prober SM, Harpole WS et al. (2015) Grassland productivity limited by multiple nutrients. </w:t>
      </w:r>
      <w:r w:rsidRPr="0056386C">
        <w:rPr>
          <w:i/>
          <w:iCs/>
          <w:noProof/>
        </w:rPr>
        <w:t>Nature Plants</w:t>
      </w:r>
      <w:r w:rsidRPr="0056386C">
        <w:rPr>
          <w:noProof/>
        </w:rPr>
        <w:t xml:space="preserve">, </w:t>
      </w:r>
      <w:r w:rsidRPr="0056386C">
        <w:rPr>
          <w:b/>
          <w:bCs/>
          <w:noProof/>
        </w:rPr>
        <w:t>1</w:t>
      </w:r>
      <w:r w:rsidRPr="0056386C">
        <w:rPr>
          <w:noProof/>
        </w:rPr>
        <w:t>, 15080.</w:t>
      </w:r>
    </w:p>
    <w:p w14:paraId="560291FF"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Firn J, McGree JM, Harvey E et al. (2019) Leaf nutrients, not specific leaf area, are consistent indicators of elevated nutrient inputs. </w:t>
      </w:r>
      <w:r w:rsidRPr="0056386C">
        <w:rPr>
          <w:i/>
          <w:iCs/>
          <w:noProof/>
        </w:rPr>
        <w:t>Nature Ecology &amp; Evolution</w:t>
      </w:r>
      <w:r w:rsidRPr="0056386C">
        <w:rPr>
          <w:noProof/>
        </w:rPr>
        <w:t xml:space="preserve">, </w:t>
      </w:r>
      <w:r w:rsidRPr="0056386C">
        <w:rPr>
          <w:b/>
          <w:bCs/>
          <w:noProof/>
        </w:rPr>
        <w:t>3</w:t>
      </w:r>
      <w:r w:rsidRPr="0056386C">
        <w:rPr>
          <w:noProof/>
        </w:rPr>
        <w:t>, 400–406.</w:t>
      </w:r>
    </w:p>
    <w:p w14:paraId="3BA7C91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Fox J, Weisberg S (2019) An R Companion to Applied Regression, Third Edition. </w:t>
      </w:r>
      <w:r w:rsidRPr="0056386C">
        <w:rPr>
          <w:i/>
          <w:iCs/>
          <w:noProof/>
        </w:rPr>
        <w:t>Sage</w:t>
      </w:r>
      <w:r w:rsidRPr="0056386C">
        <w:rPr>
          <w:noProof/>
        </w:rPr>
        <w:t>.</w:t>
      </w:r>
    </w:p>
    <w:p w14:paraId="2EDA4EF3"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Franklin O, Johansson J, Dewar RC, Dieckmann U, McMurtrie RE, Brännström Å, Dybzinski R (2012) Modeling carbon allocation in trees: a search for principles. </w:t>
      </w:r>
      <w:r w:rsidRPr="0056386C">
        <w:rPr>
          <w:i/>
          <w:iCs/>
          <w:noProof/>
        </w:rPr>
        <w:t>Tree Physiology</w:t>
      </w:r>
      <w:r w:rsidRPr="0056386C">
        <w:rPr>
          <w:noProof/>
        </w:rPr>
        <w:t xml:space="preserve">, </w:t>
      </w:r>
      <w:r w:rsidRPr="0056386C">
        <w:rPr>
          <w:b/>
          <w:bCs/>
          <w:noProof/>
        </w:rPr>
        <w:t>32</w:t>
      </w:r>
      <w:r w:rsidRPr="0056386C">
        <w:rPr>
          <w:noProof/>
        </w:rPr>
        <w:t xml:space="preserve">, </w:t>
      </w:r>
      <w:r w:rsidRPr="0056386C">
        <w:rPr>
          <w:noProof/>
        </w:rPr>
        <w:lastRenderedPageBreak/>
        <w:t>648–666.</w:t>
      </w:r>
    </w:p>
    <w:p w14:paraId="081380B8"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Franklin O, Harrison SP, Dewar R et al. (2020) Organizing principles for vegetation dynamics. </w:t>
      </w:r>
      <w:r w:rsidRPr="0056386C">
        <w:rPr>
          <w:i/>
          <w:iCs/>
          <w:noProof/>
        </w:rPr>
        <w:t>Nature Plants</w:t>
      </w:r>
      <w:r w:rsidRPr="0056386C">
        <w:rPr>
          <w:noProof/>
        </w:rPr>
        <w:t xml:space="preserve">, </w:t>
      </w:r>
      <w:r w:rsidRPr="0056386C">
        <w:rPr>
          <w:b/>
          <w:bCs/>
          <w:noProof/>
        </w:rPr>
        <w:t>6</w:t>
      </w:r>
      <w:r w:rsidRPr="0056386C">
        <w:rPr>
          <w:noProof/>
        </w:rPr>
        <w:t>, 444–453.</w:t>
      </w:r>
    </w:p>
    <w:p w14:paraId="6F3DCE6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Fujikake H, Yamazaki A, Ohtake N et al. (2003) Quick and reversible inhibition of soybean root nodule growth by nitrate involves a decrease in sucrose supply to nodules. </w:t>
      </w:r>
      <w:r w:rsidRPr="0056386C">
        <w:rPr>
          <w:i/>
          <w:iCs/>
          <w:noProof/>
        </w:rPr>
        <w:t>Journal of Experimental Botany</w:t>
      </w:r>
      <w:r w:rsidRPr="0056386C">
        <w:rPr>
          <w:noProof/>
        </w:rPr>
        <w:t xml:space="preserve">, </w:t>
      </w:r>
      <w:r w:rsidRPr="0056386C">
        <w:rPr>
          <w:b/>
          <w:bCs/>
          <w:noProof/>
        </w:rPr>
        <w:t>54</w:t>
      </w:r>
      <w:r w:rsidRPr="0056386C">
        <w:rPr>
          <w:noProof/>
        </w:rPr>
        <w:t>, 1379–1388.</w:t>
      </w:r>
    </w:p>
    <w:p w14:paraId="31247B7F"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Galloway JN, Dentener FJ, Capone DG et al. (2004) Nitrogen Cycles: Past, Present, and Future. </w:t>
      </w:r>
      <w:r w:rsidRPr="0056386C">
        <w:rPr>
          <w:i/>
          <w:iCs/>
          <w:noProof/>
        </w:rPr>
        <w:t>Biogeochemistry</w:t>
      </w:r>
      <w:r w:rsidRPr="0056386C">
        <w:rPr>
          <w:noProof/>
        </w:rPr>
        <w:t xml:space="preserve">, </w:t>
      </w:r>
      <w:r w:rsidRPr="0056386C">
        <w:rPr>
          <w:b/>
          <w:bCs/>
          <w:noProof/>
        </w:rPr>
        <w:t>70</w:t>
      </w:r>
      <w:r w:rsidRPr="0056386C">
        <w:rPr>
          <w:noProof/>
        </w:rPr>
        <w:t>, 153–226.</w:t>
      </w:r>
    </w:p>
    <w:p w14:paraId="5FA2799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Galloway JN, Townsend AR, Erisman JW et al. (2008) Transformation of the Nitrogen Cycle: Recent Trends, Questions, and Potential Solutions. </w:t>
      </w:r>
      <w:r w:rsidRPr="0056386C">
        <w:rPr>
          <w:i/>
          <w:iCs/>
          <w:noProof/>
        </w:rPr>
        <w:t>Science</w:t>
      </w:r>
      <w:r w:rsidRPr="0056386C">
        <w:rPr>
          <w:noProof/>
        </w:rPr>
        <w:t xml:space="preserve">, </w:t>
      </w:r>
      <w:r w:rsidRPr="0056386C">
        <w:rPr>
          <w:b/>
          <w:bCs/>
          <w:noProof/>
        </w:rPr>
        <w:t>320</w:t>
      </w:r>
      <w:r w:rsidRPr="0056386C">
        <w:rPr>
          <w:noProof/>
        </w:rPr>
        <w:t>, 889–892.</w:t>
      </w:r>
    </w:p>
    <w:p w14:paraId="771FC0D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Ghimire B, Riley WJ, Koven CD, Kattge J, Rogers A, Reich PB, Wright IJ (2017) A global trait-based approach to estimate leaf nitrogen functional allocation from observations. </w:t>
      </w:r>
      <w:r w:rsidRPr="0056386C">
        <w:rPr>
          <w:i/>
          <w:iCs/>
          <w:noProof/>
        </w:rPr>
        <w:t>Ecological Applications</w:t>
      </w:r>
      <w:r w:rsidRPr="0056386C">
        <w:rPr>
          <w:noProof/>
        </w:rPr>
        <w:t xml:space="preserve">, </w:t>
      </w:r>
      <w:r w:rsidRPr="0056386C">
        <w:rPr>
          <w:b/>
          <w:bCs/>
          <w:noProof/>
        </w:rPr>
        <w:t>27</w:t>
      </w:r>
      <w:r w:rsidRPr="0056386C">
        <w:rPr>
          <w:noProof/>
        </w:rPr>
        <w:t>, 1421–1434.</w:t>
      </w:r>
    </w:p>
    <w:p w14:paraId="1835E54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Gibson AH, Harper JE (1985) Nitrate Effect on Nodulation of Soybean by Bradyrhizobium japonicum1. </w:t>
      </w:r>
      <w:r w:rsidRPr="0056386C">
        <w:rPr>
          <w:i/>
          <w:iCs/>
          <w:noProof/>
        </w:rPr>
        <w:t>Crop Science</w:t>
      </w:r>
      <w:r w:rsidRPr="0056386C">
        <w:rPr>
          <w:noProof/>
        </w:rPr>
        <w:t xml:space="preserve">, </w:t>
      </w:r>
      <w:r w:rsidRPr="0056386C">
        <w:rPr>
          <w:b/>
          <w:bCs/>
          <w:noProof/>
        </w:rPr>
        <w:t>25</w:t>
      </w:r>
      <w:r w:rsidRPr="0056386C">
        <w:rPr>
          <w:noProof/>
        </w:rPr>
        <w:t>, cropsci1985.0011183X002500030015x.</w:t>
      </w:r>
    </w:p>
    <w:p w14:paraId="66A9A14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Grömping U (2006) Relative importance for linear regression in R: the package relaimpo. </w:t>
      </w:r>
      <w:r w:rsidRPr="0056386C">
        <w:rPr>
          <w:i/>
          <w:iCs/>
          <w:noProof/>
        </w:rPr>
        <w:t>Journal of statistical software</w:t>
      </w:r>
      <w:r w:rsidRPr="0056386C">
        <w:rPr>
          <w:noProof/>
        </w:rPr>
        <w:t xml:space="preserve">, </w:t>
      </w:r>
      <w:r w:rsidRPr="0056386C">
        <w:rPr>
          <w:b/>
          <w:bCs/>
          <w:noProof/>
        </w:rPr>
        <w:t>17</w:t>
      </w:r>
      <w:r w:rsidRPr="0056386C">
        <w:rPr>
          <w:noProof/>
        </w:rPr>
        <w:t>, 1–27.</w:t>
      </w:r>
    </w:p>
    <w:p w14:paraId="149DA58C"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Harpole WS, Sullivan LL, Lind EM et al. (2017) Out of the shadows: multiple nutrient limitations drive relationships among biomass, light and plant diversity. </w:t>
      </w:r>
      <w:r w:rsidRPr="0056386C">
        <w:rPr>
          <w:i/>
          <w:iCs/>
          <w:noProof/>
        </w:rPr>
        <w:t>Functional ecology</w:t>
      </w:r>
      <w:r w:rsidRPr="0056386C">
        <w:rPr>
          <w:noProof/>
        </w:rPr>
        <w:t xml:space="preserve">, </w:t>
      </w:r>
      <w:r w:rsidRPr="0056386C">
        <w:rPr>
          <w:b/>
          <w:bCs/>
          <w:noProof/>
        </w:rPr>
        <w:t>31</w:t>
      </w:r>
      <w:r w:rsidRPr="0056386C">
        <w:rPr>
          <w:noProof/>
        </w:rPr>
        <w:t>, 1839–1846.</w:t>
      </w:r>
    </w:p>
    <w:p w14:paraId="7EE4A387"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Harris I, Jones PD, Osborn TJ, Lister DH (2014) Updated high-resolution grids of monthly climatic observations – the CRU TS3.10 Dataset. </w:t>
      </w:r>
      <w:r w:rsidRPr="0056386C">
        <w:rPr>
          <w:i/>
          <w:iCs/>
          <w:noProof/>
        </w:rPr>
        <w:t>International Journal of Climatology</w:t>
      </w:r>
      <w:r w:rsidRPr="0056386C">
        <w:rPr>
          <w:noProof/>
        </w:rPr>
        <w:t xml:space="preserve">, </w:t>
      </w:r>
      <w:r w:rsidRPr="0056386C">
        <w:rPr>
          <w:b/>
          <w:bCs/>
          <w:noProof/>
        </w:rPr>
        <w:t>34</w:t>
      </w:r>
      <w:r w:rsidRPr="0056386C">
        <w:rPr>
          <w:noProof/>
        </w:rPr>
        <w:t>, 623–642.</w:t>
      </w:r>
    </w:p>
    <w:p w14:paraId="246270AC"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lastRenderedPageBreak/>
        <w:t xml:space="preserve">Harrison MT, Edwards EJ, Farquhar GD, Nicotra AB, Evans JR (2009) Nitrogen in cell walls of sclerophyllous leaves accounts for little of the variation in photosynthetic nitrogen-use efficiency. </w:t>
      </w:r>
      <w:r w:rsidRPr="0056386C">
        <w:rPr>
          <w:i/>
          <w:iCs/>
          <w:noProof/>
        </w:rPr>
        <w:t>Plant, Cell &amp; Environment</w:t>
      </w:r>
      <w:r w:rsidRPr="0056386C">
        <w:rPr>
          <w:noProof/>
        </w:rPr>
        <w:t xml:space="preserve">, </w:t>
      </w:r>
      <w:r w:rsidRPr="0056386C">
        <w:rPr>
          <w:b/>
          <w:bCs/>
          <w:noProof/>
        </w:rPr>
        <w:t>32</w:t>
      </w:r>
      <w:r w:rsidRPr="0056386C">
        <w:rPr>
          <w:noProof/>
        </w:rPr>
        <w:t>, 259–270.</w:t>
      </w:r>
    </w:p>
    <w:p w14:paraId="6F894F6C"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Harrison SP, Cramer W, Franklin O et al. (2021) Eco-evolutionary optimality as a means to improve vegetation and land-surface models. </w:t>
      </w:r>
      <w:r w:rsidRPr="0056386C">
        <w:rPr>
          <w:i/>
          <w:iCs/>
          <w:noProof/>
        </w:rPr>
        <w:t>New Phytologist</w:t>
      </w:r>
      <w:r w:rsidRPr="0056386C">
        <w:rPr>
          <w:noProof/>
        </w:rPr>
        <w:t xml:space="preserve">, </w:t>
      </w:r>
      <w:r w:rsidRPr="0056386C">
        <w:rPr>
          <w:b/>
          <w:bCs/>
          <w:noProof/>
        </w:rPr>
        <w:t>23</w:t>
      </w:r>
      <w:r w:rsidRPr="0056386C">
        <w:rPr>
          <w:noProof/>
        </w:rPr>
        <w:t>, 2125–2141.</w:t>
      </w:r>
    </w:p>
    <w:p w14:paraId="01B8D361"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56386C">
        <w:rPr>
          <w:i/>
          <w:iCs/>
          <w:noProof/>
        </w:rPr>
        <w:t>Journal of Arid Environments</w:t>
      </w:r>
      <w:r w:rsidRPr="0056386C">
        <w:rPr>
          <w:noProof/>
        </w:rPr>
        <w:t xml:space="preserve">, </w:t>
      </w:r>
      <w:r w:rsidRPr="0056386C">
        <w:rPr>
          <w:b/>
          <w:bCs/>
          <w:noProof/>
        </w:rPr>
        <w:t>156</w:t>
      </w:r>
      <w:r w:rsidRPr="0056386C">
        <w:rPr>
          <w:noProof/>
        </w:rPr>
        <w:t>, 1–8.</w:t>
      </w:r>
    </w:p>
    <w:p w14:paraId="2A91EE81"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Hungate BA, Dukes JS, Shaw MR, Luo Y, Field CB (2003) Nitrogen and Climate Change. </w:t>
      </w:r>
      <w:r w:rsidRPr="0056386C">
        <w:rPr>
          <w:i/>
          <w:iCs/>
          <w:noProof/>
        </w:rPr>
        <w:t>Science</w:t>
      </w:r>
      <w:r w:rsidRPr="0056386C">
        <w:rPr>
          <w:noProof/>
        </w:rPr>
        <w:t xml:space="preserve">, </w:t>
      </w:r>
      <w:r w:rsidRPr="0056386C">
        <w:rPr>
          <w:b/>
          <w:bCs/>
          <w:noProof/>
        </w:rPr>
        <w:t>302</w:t>
      </w:r>
      <w:r w:rsidRPr="0056386C">
        <w:rPr>
          <w:noProof/>
        </w:rPr>
        <w:t>, 1512 LP – 1513.</w:t>
      </w:r>
    </w:p>
    <w:p w14:paraId="3B77A288"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Kattge J, Knorr W, Raddatz T, Wirth C (2009) Quantifying photosynthetic capacity and its relationship to leaf nitrogen content for global-scale terrestrial biosphere models. </w:t>
      </w:r>
      <w:r w:rsidRPr="0056386C">
        <w:rPr>
          <w:i/>
          <w:iCs/>
          <w:noProof/>
        </w:rPr>
        <w:t>Global Change Biol.</w:t>
      </w:r>
      <w:r w:rsidRPr="0056386C">
        <w:rPr>
          <w:noProof/>
        </w:rPr>
        <w:t xml:space="preserve">, </w:t>
      </w:r>
      <w:r w:rsidRPr="0056386C">
        <w:rPr>
          <w:b/>
          <w:bCs/>
          <w:noProof/>
        </w:rPr>
        <w:t>15</w:t>
      </w:r>
      <w:r w:rsidRPr="0056386C">
        <w:rPr>
          <w:noProof/>
        </w:rPr>
        <w:t>, 976.</w:t>
      </w:r>
    </w:p>
    <w:p w14:paraId="77A319D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LeBauer DS, Treseder KK (2008) Nitrogen limitation of net primary productivity in terrestrial ecosystems is globally distributed. </w:t>
      </w:r>
      <w:r w:rsidRPr="0056386C">
        <w:rPr>
          <w:i/>
          <w:iCs/>
          <w:noProof/>
        </w:rPr>
        <w:t>Ecology</w:t>
      </w:r>
      <w:r w:rsidRPr="0056386C">
        <w:rPr>
          <w:noProof/>
        </w:rPr>
        <w:t xml:space="preserve">, </w:t>
      </w:r>
      <w:r w:rsidRPr="0056386C">
        <w:rPr>
          <w:b/>
          <w:bCs/>
          <w:noProof/>
        </w:rPr>
        <w:t>89</w:t>
      </w:r>
      <w:r w:rsidRPr="0056386C">
        <w:rPr>
          <w:noProof/>
        </w:rPr>
        <w:t>, 371–379.</w:t>
      </w:r>
    </w:p>
    <w:p w14:paraId="47223BA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Lenth R (2018) emmeans: Estimated Marginal Means, aka Least-Squares Means.</w:t>
      </w:r>
    </w:p>
    <w:p w14:paraId="0757F9BF"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Li W, Zhang H, Huang G, Liu R, Wu H, Zhao C, McDowell NG (2020) Effects of nitrogen enrichment on tree carbon allocation: A global synthesis. </w:t>
      </w:r>
      <w:r w:rsidRPr="0056386C">
        <w:rPr>
          <w:i/>
          <w:iCs/>
          <w:noProof/>
        </w:rPr>
        <w:t>Global Ecology and Biogeography</w:t>
      </w:r>
      <w:r w:rsidRPr="0056386C">
        <w:rPr>
          <w:noProof/>
        </w:rPr>
        <w:t xml:space="preserve">, </w:t>
      </w:r>
      <w:r w:rsidRPr="0056386C">
        <w:rPr>
          <w:b/>
          <w:bCs/>
          <w:noProof/>
        </w:rPr>
        <w:t>29</w:t>
      </w:r>
      <w:r w:rsidRPr="0056386C">
        <w:rPr>
          <w:noProof/>
        </w:rPr>
        <w:t>, 573–589.</w:t>
      </w:r>
    </w:p>
    <w:p w14:paraId="5514DA12"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Liang X, Zhang T, Lu X et al. (2020) Global response patterns of plant photosynthesis to nitrogen addition: A meta</w:t>
      </w:r>
      <w:r w:rsidRPr="0056386C">
        <w:rPr>
          <w:rFonts w:ascii="Cambria Math" w:hAnsi="Cambria Math" w:cs="Cambria Math"/>
          <w:noProof/>
        </w:rPr>
        <w:t>‐</w:t>
      </w:r>
      <w:r w:rsidRPr="0056386C">
        <w:rPr>
          <w:noProof/>
        </w:rPr>
        <w:t xml:space="preserve">analysis. </w:t>
      </w:r>
      <w:r w:rsidRPr="0056386C">
        <w:rPr>
          <w:i/>
          <w:iCs/>
          <w:noProof/>
        </w:rPr>
        <w:t>Global Change Biology</w:t>
      </w:r>
      <w:r w:rsidRPr="0056386C">
        <w:rPr>
          <w:noProof/>
        </w:rPr>
        <w:t xml:space="preserve">, </w:t>
      </w:r>
      <w:r w:rsidRPr="0056386C">
        <w:rPr>
          <w:b/>
          <w:bCs/>
          <w:noProof/>
        </w:rPr>
        <w:t>26</w:t>
      </w:r>
      <w:r w:rsidRPr="0056386C">
        <w:rPr>
          <w:noProof/>
        </w:rPr>
        <w:t>, 3585–3600.</w:t>
      </w:r>
    </w:p>
    <w:p w14:paraId="1BFEBB8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Lindeman RH, Merenda P, Gold R (1979) </w:t>
      </w:r>
      <w:r w:rsidRPr="0056386C">
        <w:rPr>
          <w:i/>
          <w:iCs/>
          <w:noProof/>
        </w:rPr>
        <w:t>Introduction to bivariate and multivariate analysis</w:t>
      </w:r>
      <w:r w:rsidRPr="0056386C">
        <w:rPr>
          <w:noProof/>
        </w:rPr>
        <w:t xml:space="preserve">. </w:t>
      </w:r>
      <w:r w:rsidRPr="0056386C">
        <w:rPr>
          <w:noProof/>
        </w:rPr>
        <w:lastRenderedPageBreak/>
        <w:t>Scott Foresman &amp; Co.</w:t>
      </w:r>
    </w:p>
    <w:p w14:paraId="166D25D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Maire V, Wright IJ, Prentice IC et al. (2015) Global effects of soil and climate on leaf photosynthetic traits and rates. </w:t>
      </w:r>
      <w:r w:rsidRPr="0056386C">
        <w:rPr>
          <w:i/>
          <w:iCs/>
          <w:noProof/>
        </w:rPr>
        <w:t>Global Ecology and Biogeography</w:t>
      </w:r>
      <w:r w:rsidRPr="0056386C">
        <w:rPr>
          <w:noProof/>
        </w:rPr>
        <w:t xml:space="preserve">, </w:t>
      </w:r>
      <w:r w:rsidRPr="0056386C">
        <w:rPr>
          <w:b/>
          <w:bCs/>
          <w:noProof/>
        </w:rPr>
        <w:t>24</w:t>
      </w:r>
      <w:r w:rsidRPr="0056386C">
        <w:rPr>
          <w:noProof/>
        </w:rPr>
        <w:t>, 706–717.</w:t>
      </w:r>
    </w:p>
    <w:p w14:paraId="7450EC3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Niinemets Ü, Tenhunen JD (1997) A model separating leaf structural and physiological effects on carbon gain along light gradients for the shade-tolerant species Acer saccharum. </w:t>
      </w:r>
      <w:r w:rsidRPr="0056386C">
        <w:rPr>
          <w:i/>
          <w:iCs/>
          <w:noProof/>
        </w:rPr>
        <w:t>Plant, Cell &amp; Environment</w:t>
      </w:r>
      <w:r w:rsidRPr="0056386C">
        <w:rPr>
          <w:noProof/>
        </w:rPr>
        <w:t xml:space="preserve">, </w:t>
      </w:r>
      <w:r w:rsidRPr="0056386C">
        <w:rPr>
          <w:b/>
          <w:bCs/>
          <w:noProof/>
        </w:rPr>
        <w:t>20</w:t>
      </w:r>
      <w:r w:rsidRPr="0056386C">
        <w:rPr>
          <w:noProof/>
        </w:rPr>
        <w:t>, 845–866.</w:t>
      </w:r>
    </w:p>
    <w:p w14:paraId="5F81D3CA"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Niinemets Ü, Keenan TF, Hallik L (2015) A worldwide analysis of within-canopy variations in leaf structural, chemical and physiological traits across plant functional types. </w:t>
      </w:r>
      <w:r w:rsidRPr="0056386C">
        <w:rPr>
          <w:i/>
          <w:iCs/>
          <w:noProof/>
        </w:rPr>
        <w:t>New Phytologist</w:t>
      </w:r>
      <w:r w:rsidRPr="0056386C">
        <w:rPr>
          <w:noProof/>
        </w:rPr>
        <w:t xml:space="preserve">, </w:t>
      </w:r>
      <w:r w:rsidRPr="0056386C">
        <w:rPr>
          <w:b/>
          <w:bCs/>
          <w:noProof/>
        </w:rPr>
        <w:t>205</w:t>
      </w:r>
      <w:r w:rsidRPr="0056386C">
        <w:rPr>
          <w:noProof/>
        </w:rPr>
        <w:t>, 973–993.</w:t>
      </w:r>
    </w:p>
    <w:p w14:paraId="12A6CB05"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Onoda Y, Wright IJ, Evans JR et al. (2017) Physiological and structural tradeoffs underlying the leaf economics spectrum. </w:t>
      </w:r>
      <w:r w:rsidRPr="0056386C">
        <w:rPr>
          <w:i/>
          <w:iCs/>
          <w:noProof/>
        </w:rPr>
        <w:t>New Phytologist</w:t>
      </w:r>
      <w:r w:rsidRPr="0056386C">
        <w:rPr>
          <w:noProof/>
        </w:rPr>
        <w:t xml:space="preserve">, </w:t>
      </w:r>
      <w:r w:rsidRPr="0056386C">
        <w:rPr>
          <w:b/>
          <w:bCs/>
          <w:noProof/>
        </w:rPr>
        <w:t>241</w:t>
      </w:r>
      <w:r w:rsidRPr="0056386C">
        <w:rPr>
          <w:noProof/>
        </w:rPr>
        <w:t>, 1447–1463.</w:t>
      </w:r>
    </w:p>
    <w:p w14:paraId="23C7421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Paillassa J, Wright IJ, Prentice IC et al. (2020) When and where soil is important to modify the carbon and water economy of leaves. </w:t>
      </w:r>
      <w:r w:rsidRPr="0056386C">
        <w:rPr>
          <w:i/>
          <w:iCs/>
          <w:noProof/>
        </w:rPr>
        <w:t>New Phytologist</w:t>
      </w:r>
      <w:r w:rsidRPr="0056386C">
        <w:rPr>
          <w:noProof/>
        </w:rPr>
        <w:t>.</w:t>
      </w:r>
    </w:p>
    <w:p w14:paraId="2E3FBDA2"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Peng Y, Bloomfield KJ, Prentice IC (2020) A theory of plant function helps to explain leaf-trait and productivity responses to elevation. </w:t>
      </w:r>
      <w:r w:rsidRPr="0056386C">
        <w:rPr>
          <w:i/>
          <w:iCs/>
          <w:noProof/>
        </w:rPr>
        <w:t>New Phytologist</w:t>
      </w:r>
      <w:r w:rsidRPr="0056386C">
        <w:rPr>
          <w:noProof/>
        </w:rPr>
        <w:t xml:space="preserve">, </w:t>
      </w:r>
      <w:r w:rsidRPr="0056386C">
        <w:rPr>
          <w:b/>
          <w:bCs/>
          <w:noProof/>
        </w:rPr>
        <w:t>226</w:t>
      </w:r>
      <w:r w:rsidRPr="0056386C">
        <w:rPr>
          <w:noProof/>
        </w:rPr>
        <w:t>, 1274–1284.</w:t>
      </w:r>
    </w:p>
    <w:p w14:paraId="5E5AAFB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Peng Y, Bloomfield KJ, Cernusak LA, Domingues TF, Colin Prentice I (2021) Global climate and nutrient controls of photosynthetic capacity. </w:t>
      </w:r>
      <w:r w:rsidRPr="0056386C">
        <w:rPr>
          <w:i/>
          <w:iCs/>
          <w:noProof/>
        </w:rPr>
        <w:t>Communications Biology</w:t>
      </w:r>
      <w:r w:rsidRPr="0056386C">
        <w:rPr>
          <w:noProof/>
        </w:rPr>
        <w:t xml:space="preserve">, </w:t>
      </w:r>
      <w:r w:rsidRPr="0056386C">
        <w:rPr>
          <w:b/>
          <w:bCs/>
          <w:noProof/>
        </w:rPr>
        <w:t>4</w:t>
      </w:r>
      <w:r w:rsidRPr="0056386C">
        <w:rPr>
          <w:noProof/>
        </w:rPr>
        <w:t>, 462.</w:t>
      </w:r>
    </w:p>
    <w:p w14:paraId="5812E9D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Perkowski EA, Waring EF, Smith NG (2021) Root mass carbon costs to acquire nitrogen are determined by nitrogen and light availability in two species with different nitrogen acquisition strategies. </w:t>
      </w:r>
      <w:r w:rsidRPr="0056386C">
        <w:rPr>
          <w:i/>
          <w:iCs/>
          <w:noProof/>
        </w:rPr>
        <w:t>Journal of Experimental Botany</w:t>
      </w:r>
      <w:r w:rsidRPr="0056386C">
        <w:rPr>
          <w:noProof/>
        </w:rPr>
        <w:t>.</w:t>
      </w:r>
    </w:p>
    <w:p w14:paraId="68A20DC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Prentice IC, Dong N, Gleason SM, Maire V, Wright IJ (2014) Balancing the costs of carbon gain and water transport: testing a new theoretical framework for plant functional ecology. </w:t>
      </w:r>
      <w:r w:rsidRPr="0056386C">
        <w:rPr>
          <w:i/>
          <w:iCs/>
          <w:noProof/>
        </w:rPr>
        <w:t>Ecology Letters</w:t>
      </w:r>
      <w:r w:rsidRPr="0056386C">
        <w:rPr>
          <w:noProof/>
        </w:rPr>
        <w:t xml:space="preserve">, </w:t>
      </w:r>
      <w:r w:rsidRPr="0056386C">
        <w:rPr>
          <w:b/>
          <w:bCs/>
          <w:noProof/>
        </w:rPr>
        <w:t>17</w:t>
      </w:r>
      <w:r w:rsidRPr="0056386C">
        <w:rPr>
          <w:noProof/>
        </w:rPr>
        <w:t>, 82–91.</w:t>
      </w:r>
    </w:p>
    <w:p w14:paraId="2BF7BDB3"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lastRenderedPageBreak/>
        <w:t>R Core Team (2019) R: A Language and Environment for Statistical Computing.</w:t>
      </w:r>
    </w:p>
    <w:p w14:paraId="5A354229"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Reich PB, Oleksyn J (2004) Global patterns of plant leaf N and P in relation to temperature and latitude. </w:t>
      </w:r>
      <w:r w:rsidRPr="0056386C">
        <w:rPr>
          <w:i/>
          <w:iCs/>
          <w:noProof/>
        </w:rPr>
        <w:t>Proceedings of the National Academy of Sciences of the United States of America</w:t>
      </w:r>
      <w:r w:rsidRPr="0056386C">
        <w:rPr>
          <w:noProof/>
        </w:rPr>
        <w:t xml:space="preserve">, </w:t>
      </w:r>
      <w:r w:rsidRPr="0056386C">
        <w:rPr>
          <w:b/>
          <w:bCs/>
          <w:noProof/>
        </w:rPr>
        <w:t>101</w:t>
      </w:r>
      <w:r w:rsidRPr="0056386C">
        <w:rPr>
          <w:noProof/>
        </w:rPr>
        <w:t>, 11001–11006.</w:t>
      </w:r>
    </w:p>
    <w:p w14:paraId="4837F955"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Rogers A, Serbin SP, Ely KS, Sloan VL, Wullschleger SD (2017) Terrestrial biosphere models underestimate photosynthetic capacity and CO2 assimilation in the Arctic. </w:t>
      </w:r>
      <w:r w:rsidRPr="0056386C">
        <w:rPr>
          <w:i/>
          <w:iCs/>
          <w:noProof/>
        </w:rPr>
        <w:t>New Phytologist</w:t>
      </w:r>
      <w:r w:rsidRPr="0056386C">
        <w:rPr>
          <w:noProof/>
        </w:rPr>
        <w:t xml:space="preserve">, </w:t>
      </w:r>
      <w:r w:rsidRPr="0056386C">
        <w:rPr>
          <w:b/>
          <w:bCs/>
          <w:noProof/>
        </w:rPr>
        <w:t>216</w:t>
      </w:r>
      <w:r w:rsidRPr="0056386C">
        <w:rPr>
          <w:noProof/>
        </w:rPr>
        <w:t>, 1090–1103.</w:t>
      </w:r>
    </w:p>
    <w:p w14:paraId="266514F0"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Sage RF, Pearcy RW (1987) The nitrogen use efficiency of C3 and C4 plants: II. Leaf nitrogen effects on the gas exchange characteristics of Chenopodium album (L.) and Amaranthus retroflexus (L.). </w:t>
      </w:r>
      <w:r w:rsidRPr="0056386C">
        <w:rPr>
          <w:i/>
          <w:iCs/>
          <w:noProof/>
        </w:rPr>
        <w:t>Plant physiology</w:t>
      </w:r>
      <w:r w:rsidRPr="0056386C">
        <w:rPr>
          <w:noProof/>
        </w:rPr>
        <w:t xml:space="preserve">, </w:t>
      </w:r>
      <w:r w:rsidRPr="0056386C">
        <w:rPr>
          <w:b/>
          <w:bCs/>
          <w:noProof/>
        </w:rPr>
        <w:t>84</w:t>
      </w:r>
      <w:r w:rsidRPr="0056386C">
        <w:rPr>
          <w:noProof/>
        </w:rPr>
        <w:t>, 959–963.</w:t>
      </w:r>
    </w:p>
    <w:p w14:paraId="0EE0F39D"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Scott HG, Smith NG (2021) A model of C4 photosynthetic acclimation based on least-cost optimality theory suitable for Earth System Model incorporation. </w:t>
      </w:r>
      <w:r w:rsidRPr="0056386C">
        <w:rPr>
          <w:i/>
          <w:iCs/>
          <w:noProof/>
        </w:rPr>
        <w:t>Earth and Space Science Open Archive ESSOAr</w:t>
      </w:r>
      <w:r w:rsidRPr="0056386C">
        <w:rPr>
          <w:noProof/>
        </w:rPr>
        <w:t>.</w:t>
      </w:r>
    </w:p>
    <w:p w14:paraId="66EE78E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Smith NG, Dukes JS (2013) Plant respiration and photosynthesis in global</w:t>
      </w:r>
      <w:r w:rsidRPr="0056386C">
        <w:rPr>
          <w:rFonts w:ascii="Cambria Math" w:hAnsi="Cambria Math" w:cs="Cambria Math"/>
          <w:noProof/>
        </w:rPr>
        <w:t>‐</w:t>
      </w:r>
      <w:r w:rsidRPr="0056386C">
        <w:rPr>
          <w:noProof/>
        </w:rPr>
        <w:t>scale models: incorporating acclimation to temperature and CO</w:t>
      </w:r>
      <w:r w:rsidRPr="0056386C">
        <w:rPr>
          <w:noProof/>
          <w:vertAlign w:val="subscript"/>
        </w:rPr>
        <w:t>2</w:t>
      </w:r>
      <w:r w:rsidRPr="0056386C">
        <w:rPr>
          <w:noProof/>
        </w:rPr>
        <w:t xml:space="preserve">. </w:t>
      </w:r>
      <w:r w:rsidRPr="0056386C">
        <w:rPr>
          <w:i/>
          <w:iCs/>
          <w:noProof/>
        </w:rPr>
        <w:t>Global Change Biology</w:t>
      </w:r>
      <w:r w:rsidRPr="0056386C">
        <w:rPr>
          <w:noProof/>
        </w:rPr>
        <w:t xml:space="preserve">, </w:t>
      </w:r>
      <w:r w:rsidRPr="0056386C">
        <w:rPr>
          <w:b/>
          <w:bCs/>
          <w:noProof/>
        </w:rPr>
        <w:t>19</w:t>
      </w:r>
      <w:r w:rsidRPr="0056386C">
        <w:rPr>
          <w:noProof/>
        </w:rPr>
        <w:t>, 45–63.</w:t>
      </w:r>
    </w:p>
    <w:p w14:paraId="65A0BF22"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Smith NG, Dukes JS (2018) Drivers of leaf carbon exchange capacity across biomes at the continental scale. </w:t>
      </w:r>
      <w:r w:rsidRPr="0056386C">
        <w:rPr>
          <w:i/>
          <w:iCs/>
          <w:noProof/>
        </w:rPr>
        <w:t>Ecology</w:t>
      </w:r>
      <w:r w:rsidRPr="0056386C">
        <w:rPr>
          <w:noProof/>
        </w:rPr>
        <w:t xml:space="preserve">, </w:t>
      </w:r>
      <w:r w:rsidRPr="0056386C">
        <w:rPr>
          <w:b/>
          <w:bCs/>
          <w:noProof/>
        </w:rPr>
        <w:t>99</w:t>
      </w:r>
      <w:r w:rsidRPr="0056386C">
        <w:rPr>
          <w:noProof/>
        </w:rPr>
        <w:t>, 1610–1620.</w:t>
      </w:r>
    </w:p>
    <w:p w14:paraId="62D1624D"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Smith NG, Keenan TF (2020) Mechanisms underlying leaf photosynthetic acclimation to warming and elevated CO2 as inferred from least-cost optimality theory. </w:t>
      </w:r>
      <w:r w:rsidRPr="0056386C">
        <w:rPr>
          <w:i/>
          <w:iCs/>
          <w:noProof/>
        </w:rPr>
        <w:t>Global Change Biology</w:t>
      </w:r>
      <w:r w:rsidRPr="0056386C">
        <w:rPr>
          <w:noProof/>
        </w:rPr>
        <w:t xml:space="preserve">, </w:t>
      </w:r>
      <w:r w:rsidRPr="0056386C">
        <w:rPr>
          <w:b/>
          <w:bCs/>
          <w:noProof/>
        </w:rPr>
        <w:t>26</w:t>
      </w:r>
      <w:r w:rsidRPr="0056386C">
        <w:rPr>
          <w:noProof/>
        </w:rPr>
        <w:t>, 5202–5216.</w:t>
      </w:r>
    </w:p>
    <w:p w14:paraId="15B513D8"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Smith NG, Keenan TF, Prentice IC et al. (2019) Global photosynthetic capacity is optimized to the environment. </w:t>
      </w:r>
      <w:r w:rsidRPr="0056386C">
        <w:rPr>
          <w:i/>
          <w:iCs/>
          <w:noProof/>
        </w:rPr>
        <w:t>Ecology Letters</w:t>
      </w:r>
      <w:r w:rsidRPr="0056386C">
        <w:rPr>
          <w:noProof/>
        </w:rPr>
        <w:t xml:space="preserve">, </w:t>
      </w:r>
      <w:r w:rsidRPr="0056386C">
        <w:rPr>
          <w:b/>
          <w:bCs/>
          <w:noProof/>
        </w:rPr>
        <w:t>22</w:t>
      </w:r>
      <w:r w:rsidRPr="0056386C">
        <w:rPr>
          <w:noProof/>
        </w:rPr>
        <w:t>, 506–517.</w:t>
      </w:r>
    </w:p>
    <w:p w14:paraId="5EC70036"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Terrer C, Vicca S, Stocker BD et al. (2018) Ecosystem responses to elevated CO</w:t>
      </w:r>
      <w:r w:rsidRPr="0056386C">
        <w:rPr>
          <w:noProof/>
          <w:vertAlign w:val="subscript"/>
        </w:rPr>
        <w:t>2</w:t>
      </w:r>
      <w:r w:rsidRPr="0056386C">
        <w:rPr>
          <w:noProof/>
        </w:rPr>
        <w:t xml:space="preserve"> governed by </w:t>
      </w:r>
      <w:r w:rsidRPr="0056386C">
        <w:rPr>
          <w:noProof/>
        </w:rPr>
        <w:lastRenderedPageBreak/>
        <w:t xml:space="preserve">plant–soil interactions and the cost of nitrogen acquisition. </w:t>
      </w:r>
      <w:r w:rsidRPr="0056386C">
        <w:rPr>
          <w:i/>
          <w:iCs/>
          <w:noProof/>
        </w:rPr>
        <w:t>New Phytologist</w:t>
      </w:r>
      <w:r w:rsidRPr="0056386C">
        <w:rPr>
          <w:noProof/>
        </w:rPr>
        <w:t xml:space="preserve">, </w:t>
      </w:r>
      <w:r w:rsidRPr="0056386C">
        <w:rPr>
          <w:b/>
          <w:bCs/>
          <w:noProof/>
        </w:rPr>
        <w:t>217</w:t>
      </w:r>
      <w:r w:rsidRPr="0056386C">
        <w:rPr>
          <w:noProof/>
        </w:rPr>
        <w:t>, 507–522.</w:t>
      </w:r>
    </w:p>
    <w:p w14:paraId="1360010B"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Thomas RQ, Brookshire EN, Gerber S (2015) Nitrogen limitation on land: how can it occur in Earth system models? </w:t>
      </w:r>
      <w:r w:rsidRPr="0056386C">
        <w:rPr>
          <w:i/>
          <w:iCs/>
          <w:noProof/>
        </w:rPr>
        <w:t>Global change biology</w:t>
      </w:r>
      <w:r w:rsidRPr="0056386C">
        <w:rPr>
          <w:noProof/>
        </w:rPr>
        <w:t xml:space="preserve">, </w:t>
      </w:r>
      <w:r w:rsidRPr="0056386C">
        <w:rPr>
          <w:b/>
          <w:bCs/>
          <w:noProof/>
        </w:rPr>
        <w:t>21</w:t>
      </w:r>
      <w:r w:rsidRPr="0056386C">
        <w:rPr>
          <w:noProof/>
        </w:rPr>
        <w:t>, 1777–1793.</w:t>
      </w:r>
    </w:p>
    <w:p w14:paraId="6514CC46"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Thornton PE, Lamarque J-F, Rosenbloom NA, Mahowald NM (2007) Influence of carbon-nitrogen cycle coupling on land model response to CO2 fertilization and climate variability. </w:t>
      </w:r>
      <w:r w:rsidRPr="0056386C">
        <w:rPr>
          <w:i/>
          <w:iCs/>
          <w:noProof/>
        </w:rPr>
        <w:t>Global Biogeochemical Cycles</w:t>
      </w:r>
      <w:r w:rsidRPr="0056386C">
        <w:rPr>
          <w:noProof/>
        </w:rPr>
        <w:t xml:space="preserve">, </w:t>
      </w:r>
      <w:r w:rsidRPr="0056386C">
        <w:rPr>
          <w:b/>
          <w:bCs/>
          <w:noProof/>
        </w:rPr>
        <w:t>21</w:t>
      </w:r>
      <w:r w:rsidRPr="0056386C">
        <w:rPr>
          <w:noProof/>
        </w:rPr>
        <w:t>, GB4018.</w:t>
      </w:r>
    </w:p>
    <w:p w14:paraId="69ED8BFE"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Vitousek PM, Aber JD, Howarth RW et al. (1997) Human alteration of the global nitrogen cycle: sources and consequences. </w:t>
      </w:r>
      <w:r w:rsidRPr="0056386C">
        <w:rPr>
          <w:i/>
          <w:iCs/>
          <w:noProof/>
        </w:rPr>
        <w:t>Ecological applications</w:t>
      </w:r>
      <w:r w:rsidRPr="0056386C">
        <w:rPr>
          <w:noProof/>
        </w:rPr>
        <w:t xml:space="preserve">, </w:t>
      </w:r>
      <w:r w:rsidRPr="0056386C">
        <w:rPr>
          <w:b/>
          <w:bCs/>
          <w:noProof/>
        </w:rPr>
        <w:t>7</w:t>
      </w:r>
      <w:r w:rsidRPr="0056386C">
        <w:rPr>
          <w:noProof/>
        </w:rPr>
        <w:t>, 737–750.</w:t>
      </w:r>
    </w:p>
    <w:p w14:paraId="5920850F"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Walker AP, Beckerman AP, Gu L et al. (2014) The relationship of leaf photosynthetic traits – Vcmax and Jmax – to leaf nitrogen, leaf phosphorus, and specific leaf area: a meta-analysis and modeling study. </w:t>
      </w:r>
      <w:r w:rsidRPr="0056386C">
        <w:rPr>
          <w:i/>
          <w:iCs/>
          <w:noProof/>
        </w:rPr>
        <w:t>Ecology and Evolution</w:t>
      </w:r>
      <w:r w:rsidRPr="0056386C">
        <w:rPr>
          <w:noProof/>
        </w:rPr>
        <w:t xml:space="preserve">, </w:t>
      </w:r>
      <w:r w:rsidRPr="0056386C">
        <w:rPr>
          <w:b/>
          <w:bCs/>
          <w:noProof/>
        </w:rPr>
        <w:t>4</w:t>
      </w:r>
      <w:r w:rsidRPr="0056386C">
        <w:rPr>
          <w:noProof/>
        </w:rPr>
        <w:t>, 3218–3235.</w:t>
      </w:r>
    </w:p>
    <w:p w14:paraId="4F9D7EF8"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Wang H, Prentice IC, Keenan TF et al. (2017) Towards a universal model for carbon dioxide uptake by plants. </w:t>
      </w:r>
      <w:r w:rsidRPr="0056386C">
        <w:rPr>
          <w:i/>
          <w:iCs/>
          <w:noProof/>
        </w:rPr>
        <w:t>Nature Plants</w:t>
      </w:r>
      <w:r w:rsidRPr="0056386C">
        <w:rPr>
          <w:noProof/>
        </w:rPr>
        <w:t xml:space="preserve">, </w:t>
      </w:r>
      <w:r w:rsidRPr="0056386C">
        <w:rPr>
          <w:b/>
          <w:bCs/>
          <w:noProof/>
        </w:rPr>
        <w:t>3</w:t>
      </w:r>
      <w:r w:rsidRPr="0056386C">
        <w:rPr>
          <w:noProof/>
        </w:rPr>
        <w:t>, 734–741.</w:t>
      </w:r>
    </w:p>
    <w:p w14:paraId="681CC6DC"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Wang H, Atkin OK, Keenan TF et al. (2020) Acclimation of leaf respiration consistent with optimal photosynthetic capacity. </w:t>
      </w:r>
      <w:r w:rsidRPr="0056386C">
        <w:rPr>
          <w:i/>
          <w:iCs/>
          <w:noProof/>
        </w:rPr>
        <w:t>Global Change Biology</w:t>
      </w:r>
      <w:r w:rsidRPr="0056386C">
        <w:rPr>
          <w:noProof/>
        </w:rPr>
        <w:t xml:space="preserve">, </w:t>
      </w:r>
      <w:r w:rsidRPr="0056386C">
        <w:rPr>
          <w:b/>
          <w:bCs/>
          <w:noProof/>
        </w:rPr>
        <w:t>26</w:t>
      </w:r>
      <w:r w:rsidRPr="0056386C">
        <w:rPr>
          <w:noProof/>
        </w:rPr>
        <w:t>, 2573–2583.</w:t>
      </w:r>
    </w:p>
    <w:p w14:paraId="3305CCCD"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Wang H, Colin Prentice I, Wright IJ, Qiao S, Xu X, Kikuzawa K, Stenseth NC (2021) Leaf economics explained by optimality principles. </w:t>
      </w:r>
      <w:r w:rsidRPr="0056386C">
        <w:rPr>
          <w:i/>
          <w:iCs/>
          <w:noProof/>
        </w:rPr>
        <w:t>bioRxiv</w:t>
      </w:r>
      <w:r w:rsidRPr="0056386C">
        <w:rPr>
          <w:noProof/>
        </w:rPr>
        <w:t>, 2021.02.07.430028.</w:t>
      </w:r>
    </w:p>
    <w:p w14:paraId="008E9703"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Wieder WR, Cleveland CC, Smith WK, Todd-Brown K (2015) Future productivity and carbon storage limited by terrestrial nutrient availability. </w:t>
      </w:r>
      <w:r w:rsidRPr="0056386C">
        <w:rPr>
          <w:i/>
          <w:iCs/>
          <w:noProof/>
        </w:rPr>
        <w:t>Nature Geoscience</w:t>
      </w:r>
      <w:r w:rsidRPr="0056386C">
        <w:rPr>
          <w:noProof/>
        </w:rPr>
        <w:t xml:space="preserve">, </w:t>
      </w:r>
      <w:r w:rsidRPr="0056386C">
        <w:rPr>
          <w:b/>
          <w:bCs/>
          <w:noProof/>
        </w:rPr>
        <w:t>8</w:t>
      </w:r>
      <w:r w:rsidRPr="0056386C">
        <w:rPr>
          <w:noProof/>
        </w:rPr>
        <w:t>, 441.</w:t>
      </w:r>
    </w:p>
    <w:p w14:paraId="79440CF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Wieder WR, Lawrence DM, Fisher RA et al. (2019) Beyond static benchmarking: Using experimental manipulations to evaluate land model assumptions. </w:t>
      </w:r>
      <w:r w:rsidRPr="0056386C">
        <w:rPr>
          <w:i/>
          <w:iCs/>
          <w:noProof/>
        </w:rPr>
        <w:t>Global Biogeochemical Cycles</w:t>
      </w:r>
      <w:r w:rsidRPr="0056386C">
        <w:rPr>
          <w:noProof/>
        </w:rPr>
        <w:t xml:space="preserve">, </w:t>
      </w:r>
      <w:r w:rsidRPr="0056386C">
        <w:rPr>
          <w:b/>
          <w:bCs/>
          <w:noProof/>
        </w:rPr>
        <w:t>33</w:t>
      </w:r>
      <w:r w:rsidRPr="0056386C">
        <w:rPr>
          <w:noProof/>
        </w:rPr>
        <w:t>, 2018GB006141.</w:t>
      </w:r>
    </w:p>
    <w:p w14:paraId="42B1D5B1"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Wright IJ, Reich PB, Westoby M (2003) Least-cost input mixtures of water and nitrogen for </w:t>
      </w:r>
      <w:r w:rsidRPr="0056386C">
        <w:rPr>
          <w:noProof/>
        </w:rPr>
        <w:lastRenderedPageBreak/>
        <w:t xml:space="preserve">photosynthesis. </w:t>
      </w:r>
      <w:r w:rsidRPr="0056386C">
        <w:rPr>
          <w:i/>
          <w:iCs/>
          <w:noProof/>
        </w:rPr>
        <w:t>The American Naturalist</w:t>
      </w:r>
      <w:r w:rsidRPr="0056386C">
        <w:rPr>
          <w:noProof/>
        </w:rPr>
        <w:t xml:space="preserve">, </w:t>
      </w:r>
      <w:r w:rsidRPr="0056386C">
        <w:rPr>
          <w:b/>
          <w:bCs/>
          <w:noProof/>
        </w:rPr>
        <w:t>161</w:t>
      </w:r>
      <w:r w:rsidRPr="0056386C">
        <w:rPr>
          <w:noProof/>
        </w:rPr>
        <w:t>, 98–111.</w:t>
      </w:r>
    </w:p>
    <w:p w14:paraId="3B5FBFA4"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Yuan Z, Liu W, Niu S, Wan S (2007) Plant Nitrogen Dynamics and Nitrogen-use Strategies under Altered Nitrogen Seasonality and Competition. </w:t>
      </w:r>
      <w:r w:rsidRPr="0056386C">
        <w:rPr>
          <w:i/>
          <w:iCs/>
          <w:noProof/>
        </w:rPr>
        <w:t>Annals of Botany</w:t>
      </w:r>
      <w:r w:rsidRPr="0056386C">
        <w:rPr>
          <w:noProof/>
        </w:rPr>
        <w:t xml:space="preserve">, </w:t>
      </w:r>
      <w:r w:rsidRPr="0056386C">
        <w:rPr>
          <w:b/>
          <w:bCs/>
          <w:noProof/>
        </w:rPr>
        <w:t>100</w:t>
      </w:r>
      <w:r w:rsidRPr="0056386C">
        <w:rPr>
          <w:noProof/>
        </w:rPr>
        <w:t>, 821–830.</w:t>
      </w:r>
    </w:p>
    <w:p w14:paraId="6347D656"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Zaehle S, Medlyn BE, De Kauwe MG et al. (2014) Evaluation of 11 terrestrial carbon–nitrogen cycle models against observations from two temperate Free-Air CO2 Enrichment studies. </w:t>
      </w:r>
      <w:r w:rsidRPr="0056386C">
        <w:rPr>
          <w:i/>
          <w:iCs/>
          <w:noProof/>
        </w:rPr>
        <w:t>New Phytologist</w:t>
      </w:r>
      <w:r w:rsidRPr="0056386C">
        <w:rPr>
          <w:noProof/>
        </w:rPr>
        <w:t xml:space="preserve">, </w:t>
      </w:r>
      <w:r w:rsidRPr="0056386C">
        <w:rPr>
          <w:b/>
          <w:bCs/>
          <w:noProof/>
        </w:rPr>
        <w:t>202</w:t>
      </w:r>
      <w:r w:rsidRPr="0056386C">
        <w:rPr>
          <w:noProof/>
        </w:rPr>
        <w:t>, 803–822.</w:t>
      </w:r>
    </w:p>
    <w:p w14:paraId="55F68053" w14:textId="77777777" w:rsidR="0056386C" w:rsidRPr="0056386C" w:rsidRDefault="0056386C" w:rsidP="0056386C">
      <w:pPr>
        <w:widowControl w:val="0"/>
        <w:autoSpaceDE w:val="0"/>
        <w:autoSpaceDN w:val="0"/>
        <w:adjustRightInd w:val="0"/>
        <w:spacing w:line="480" w:lineRule="auto"/>
        <w:ind w:left="480" w:hanging="480"/>
        <w:rPr>
          <w:noProof/>
        </w:rPr>
      </w:pPr>
      <w:r w:rsidRPr="0056386C">
        <w:rPr>
          <w:noProof/>
        </w:rPr>
        <w:t xml:space="preserve">Zhu Q, Riley WJ, Tang J, Collier N, Hoffman FM, Yang X, Bisht G (2019) Representing Nitrogen, Phosphorus, and Carbon Interactions in the E3SM Land Model: Development and Global Benchmarking. </w:t>
      </w:r>
      <w:r w:rsidRPr="0056386C">
        <w:rPr>
          <w:i/>
          <w:iCs/>
          <w:noProof/>
        </w:rPr>
        <w:t>Journal of Advances in Modeling Earth Systems</w:t>
      </w:r>
      <w:r w:rsidRPr="0056386C">
        <w:rPr>
          <w:noProof/>
        </w:rPr>
        <w:t xml:space="preserve">, </w:t>
      </w:r>
      <w:r w:rsidRPr="0056386C">
        <w:rPr>
          <w:b/>
          <w:bCs/>
          <w:noProof/>
        </w:rPr>
        <w:t>11</w:t>
      </w:r>
      <w:r w:rsidRPr="0056386C">
        <w:rPr>
          <w:noProof/>
        </w:rPr>
        <w:t>, 2238–2258.</w:t>
      </w:r>
    </w:p>
    <w:p w14:paraId="09938461" w14:textId="06774DB8" w:rsidR="009A5B56" w:rsidRPr="009A5B56" w:rsidRDefault="009A5B56" w:rsidP="0056386C">
      <w:pPr>
        <w:widowControl w:val="0"/>
        <w:autoSpaceDE w:val="0"/>
        <w:autoSpaceDN w:val="0"/>
        <w:adjustRightInd w:val="0"/>
        <w:spacing w:line="480" w:lineRule="auto"/>
        <w:ind w:left="480" w:hanging="480"/>
      </w:pPr>
      <w:r>
        <w:fldChar w:fldCharType="end"/>
      </w:r>
    </w:p>
    <w:sectPr w:rsidR="009A5B56" w:rsidRPr="009A5B56" w:rsidSect="00B05AC4">
      <w:footerReference w:type="even" r:id="rId25"/>
      <w:footerReference w:type="default" r:id="rId2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Risa" w:date="2021-12-01T15:11:00Z" w:initials="RM">
    <w:p w14:paraId="6CC520E0" w14:textId="6DE25B5E" w:rsidR="003B5012" w:rsidRDefault="003B5012">
      <w:pPr>
        <w:pStyle w:val="CommentText"/>
      </w:pPr>
      <w:r>
        <w:rPr>
          <w:rStyle w:val="CommentReference"/>
        </w:rPr>
        <w:annotationRef/>
      </w:r>
      <w:r>
        <w:t>Changed to exclude chi of 0 or 1</w:t>
      </w:r>
    </w:p>
  </w:comment>
  <w:comment w:id="24" w:author="Risa" w:date="2021-12-01T15:15:00Z" w:initials="RM">
    <w:p w14:paraId="7F71F271" w14:textId="743E4FD8" w:rsidR="00E27931" w:rsidRDefault="00E27931">
      <w:pPr>
        <w:pStyle w:val="CommentText"/>
      </w:pPr>
      <w:r>
        <w:rPr>
          <w:rStyle w:val="CommentReference"/>
        </w:rPr>
        <w:annotationRef/>
      </w:r>
      <w:r>
        <w:t>Not sure if this is</w:t>
      </w:r>
      <w:r w:rsidR="00D616B4">
        <w:t xml:space="preserve"> the</w:t>
      </w:r>
      <w:r>
        <w:t xml:space="preserve"> right figure</w:t>
      </w:r>
      <w:r w:rsidR="00D616B4">
        <w:t xml:space="preserve"> reference</w:t>
      </w:r>
      <w:r>
        <w:t>?</w:t>
      </w:r>
    </w:p>
  </w:comment>
  <w:comment w:id="79" w:author="Risa" w:date="2021-12-09T17:26:00Z" w:initials="RM">
    <w:p w14:paraId="1E09FE43" w14:textId="4DD2A201" w:rsidR="00A90041" w:rsidRDefault="00A90041">
      <w:pPr>
        <w:pStyle w:val="CommentText"/>
      </w:pPr>
      <w:r>
        <w:rPr>
          <w:rStyle w:val="CommentReference"/>
        </w:rPr>
        <w:annotationRef/>
      </w:r>
      <w:r>
        <w:t>Not sure where this number comes from</w:t>
      </w:r>
    </w:p>
  </w:comment>
  <w:comment w:id="218" w:author="Risa" w:date="2021-12-01T15:26:00Z" w:initials="RM">
    <w:p w14:paraId="28C71D02" w14:textId="3F272C85" w:rsidR="00AB631C" w:rsidRDefault="00AB631C">
      <w:pPr>
        <w:pStyle w:val="CommentText"/>
      </w:pPr>
      <w:r>
        <w:rPr>
          <w:rStyle w:val="CommentReference"/>
        </w:rPr>
        <w:annotationRef/>
      </w:r>
      <w:r>
        <w:t>Lots of changes in this model</w:t>
      </w:r>
      <w:r w:rsidR="004850EF">
        <w:t xml:space="preserve"> because of some mistakes in the original analysis (C4s were given C3 model results), change to chi subset, and differences in q0 (old C3 model used q0 = 0.25, old C4 model used q0 response curve, new model uses q0 = 0.257)</w:t>
      </w:r>
    </w:p>
  </w:comment>
  <w:comment w:id="435" w:author="Risa" w:date="2021-12-01T15:00:00Z" w:initials="RM">
    <w:p w14:paraId="5C59C264" w14:textId="3E0BC29F" w:rsidR="00F60BAA" w:rsidRDefault="00F60BAA">
      <w:pPr>
        <w:pStyle w:val="CommentText"/>
      </w:pPr>
      <w:r>
        <w:rPr>
          <w:rStyle w:val="CommentReference"/>
        </w:rPr>
        <w:annotationRef/>
      </w:r>
      <w:r>
        <w:t>Double check</w:t>
      </w:r>
    </w:p>
  </w:comment>
  <w:comment w:id="446" w:author="Risa" w:date="2021-12-01T15:05:00Z" w:initials="RM">
    <w:p w14:paraId="316E74B5" w14:textId="0CF59004" w:rsidR="00565219" w:rsidRDefault="00565219">
      <w:pPr>
        <w:pStyle w:val="CommentText"/>
      </w:pPr>
      <w:r>
        <w:rPr>
          <w:rStyle w:val="CommentReference"/>
        </w:rPr>
        <w:annotationRef/>
      </w:r>
      <w:r>
        <w:t>Update</w:t>
      </w:r>
    </w:p>
  </w:comment>
  <w:comment w:id="449" w:author="Nick Smith" w:date="2021-10-07T16:05:00Z" w:initials="NGS">
    <w:p w14:paraId="39556F6B" w14:textId="77777777" w:rsidR="0056386C" w:rsidRDefault="0056386C">
      <w:pPr>
        <w:pStyle w:val="CommentText"/>
      </w:pPr>
      <w:r>
        <w:rPr>
          <w:rStyle w:val="CommentReference"/>
        </w:rPr>
        <w:annotationRef/>
      </w:r>
      <w:r>
        <w:t>Limitations:</w:t>
      </w:r>
    </w:p>
    <w:p w14:paraId="345FDF78" w14:textId="77777777" w:rsidR="0056386C" w:rsidRDefault="0056386C" w:rsidP="00C46345">
      <w:pPr>
        <w:pStyle w:val="CommentText"/>
        <w:numPr>
          <w:ilvl w:val="0"/>
          <w:numId w:val="9"/>
        </w:numPr>
      </w:pPr>
      <w:r>
        <w:t xml:space="preserve"> Categorical soil N, continuous would be better as we don’t know background N</w:t>
      </w:r>
    </w:p>
    <w:p w14:paraId="6D685F99" w14:textId="60FBBBC8" w:rsidR="0056386C" w:rsidRDefault="0056386C" w:rsidP="00C46345">
      <w:pPr>
        <w:pStyle w:val="CommentText"/>
        <w:numPr>
          <w:ilvl w:val="0"/>
          <w:numId w:val="9"/>
        </w:numPr>
      </w:pPr>
    </w:p>
  </w:comment>
  <w:comment w:id="450" w:author="Nick Smith" w:date="2021-06-28T12:09:00Z" w:initials="NGS">
    <w:p w14:paraId="539C3587" w14:textId="5DE6C9A2" w:rsidR="0056386C" w:rsidRDefault="0056386C">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C520E0" w15:done="0"/>
  <w15:commentEx w15:paraId="7F71F271" w15:done="0"/>
  <w15:commentEx w15:paraId="1E09FE43" w15:done="0"/>
  <w15:commentEx w15:paraId="28C71D02" w15:done="0"/>
  <w15:commentEx w15:paraId="5C59C264" w15:done="0"/>
  <w15:commentEx w15:paraId="316E74B5" w15:done="0"/>
  <w15:commentEx w15:paraId="6D685F99"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20F09" w16cex:dateUtc="2021-12-01T20:11:00Z"/>
  <w16cex:commentExtensible w16cex:durableId="25520FFC" w16cex:dateUtc="2021-12-01T20:15:00Z"/>
  <w16cex:commentExtensible w16cex:durableId="255CBAD9" w16cex:dateUtc="2021-12-09T22:26:00Z"/>
  <w16cex:commentExtensible w16cex:durableId="25521297" w16cex:dateUtc="2021-12-01T20:26:00Z"/>
  <w16cex:commentExtensible w16cex:durableId="25520C8A" w16cex:dateUtc="2021-12-01T20:00:00Z"/>
  <w16cex:commentExtensible w16cex:durableId="25520DCC" w16cex:dateUtc="2021-12-01T20:05:00Z"/>
  <w16cex:commentExtensible w16cex:durableId="25099963" w16cex:dateUtc="2021-10-07T20:05:00Z"/>
  <w16cex:commentExtensible w16cex:durableId="24843A82" w16cex:dateUtc="2021-06-28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C520E0" w16cid:durableId="25520F09"/>
  <w16cid:commentId w16cid:paraId="7F71F271" w16cid:durableId="25520FFC"/>
  <w16cid:commentId w16cid:paraId="1E09FE43" w16cid:durableId="255CBAD9"/>
  <w16cid:commentId w16cid:paraId="28C71D02" w16cid:durableId="25521297"/>
  <w16cid:commentId w16cid:paraId="5C59C264" w16cid:durableId="25520C8A"/>
  <w16cid:commentId w16cid:paraId="316E74B5" w16cid:durableId="25520DCC"/>
  <w16cid:commentId w16cid:paraId="6D685F99" w16cid:durableId="25099963"/>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85253" w14:textId="77777777" w:rsidR="009327B1" w:rsidRDefault="009327B1" w:rsidP="001B44B1">
      <w:r>
        <w:separator/>
      </w:r>
    </w:p>
  </w:endnote>
  <w:endnote w:type="continuationSeparator" w:id="0">
    <w:p w14:paraId="589AA396" w14:textId="77777777" w:rsidR="009327B1" w:rsidRDefault="009327B1"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74780687"/>
      <w:docPartObj>
        <w:docPartGallery w:val="Page Numbers (Bottom of Page)"/>
        <w:docPartUnique/>
      </w:docPartObj>
    </w:sdtPr>
    <w:sdtEndPr>
      <w:rPr>
        <w:rStyle w:val="PageNumber"/>
      </w:rPr>
    </w:sdtEndPr>
    <w:sdtContent>
      <w:p w14:paraId="3164C6C6" w14:textId="327FB48A" w:rsidR="0056386C" w:rsidRDefault="0056386C"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56386C" w:rsidRDefault="0056386C"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9242791"/>
      <w:docPartObj>
        <w:docPartGallery w:val="Page Numbers (Bottom of Page)"/>
        <w:docPartUnique/>
      </w:docPartObj>
    </w:sdtPr>
    <w:sdtEndPr>
      <w:rPr>
        <w:rStyle w:val="PageNumber"/>
      </w:rPr>
    </w:sdtEndPr>
    <w:sdtContent>
      <w:p w14:paraId="26B0195A" w14:textId="011C7121" w:rsidR="0056386C" w:rsidRDefault="0056386C"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56386C" w:rsidRDefault="0056386C"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C2155" w14:textId="77777777" w:rsidR="009327B1" w:rsidRDefault="009327B1" w:rsidP="001B44B1">
      <w:r>
        <w:separator/>
      </w:r>
    </w:p>
  </w:footnote>
  <w:footnote w:type="continuationSeparator" w:id="0">
    <w:p w14:paraId="3EF728CD" w14:textId="77777777" w:rsidR="009327B1" w:rsidRDefault="009327B1"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hideGrammaticalErrors/>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42F1B"/>
    <w:rsid w:val="00053B82"/>
    <w:rsid w:val="00060D75"/>
    <w:rsid w:val="0007174C"/>
    <w:rsid w:val="00074719"/>
    <w:rsid w:val="00077C60"/>
    <w:rsid w:val="0008438C"/>
    <w:rsid w:val="00096AFD"/>
    <w:rsid w:val="000A7AF1"/>
    <w:rsid w:val="000B15CA"/>
    <w:rsid w:val="000B42B7"/>
    <w:rsid w:val="000C0A8A"/>
    <w:rsid w:val="000C26ED"/>
    <w:rsid w:val="000C4651"/>
    <w:rsid w:val="000C583D"/>
    <w:rsid w:val="000D0F58"/>
    <w:rsid w:val="000D10B1"/>
    <w:rsid w:val="000D3DDB"/>
    <w:rsid w:val="000E2A8E"/>
    <w:rsid w:val="000E40F2"/>
    <w:rsid w:val="000F0BE3"/>
    <w:rsid w:val="00102B2A"/>
    <w:rsid w:val="001042EA"/>
    <w:rsid w:val="00105704"/>
    <w:rsid w:val="00106CD7"/>
    <w:rsid w:val="00111025"/>
    <w:rsid w:val="00111AFB"/>
    <w:rsid w:val="0013288D"/>
    <w:rsid w:val="00135FBB"/>
    <w:rsid w:val="00143637"/>
    <w:rsid w:val="0014366E"/>
    <w:rsid w:val="00145D3D"/>
    <w:rsid w:val="00150B42"/>
    <w:rsid w:val="00152D8D"/>
    <w:rsid w:val="001578C1"/>
    <w:rsid w:val="001609E7"/>
    <w:rsid w:val="00165EAE"/>
    <w:rsid w:val="00175A1E"/>
    <w:rsid w:val="00175B3C"/>
    <w:rsid w:val="001A1A51"/>
    <w:rsid w:val="001A2607"/>
    <w:rsid w:val="001B0EE0"/>
    <w:rsid w:val="001B44B1"/>
    <w:rsid w:val="001B4836"/>
    <w:rsid w:val="001B6B10"/>
    <w:rsid w:val="001C2672"/>
    <w:rsid w:val="001C5C13"/>
    <w:rsid w:val="001D0C18"/>
    <w:rsid w:val="001D0DC9"/>
    <w:rsid w:val="001D2A99"/>
    <w:rsid w:val="001D5E19"/>
    <w:rsid w:val="001E6174"/>
    <w:rsid w:val="001F281E"/>
    <w:rsid w:val="001F3BE9"/>
    <w:rsid w:val="001F7DFE"/>
    <w:rsid w:val="002019BC"/>
    <w:rsid w:val="002106E3"/>
    <w:rsid w:val="002269FF"/>
    <w:rsid w:val="00226FA7"/>
    <w:rsid w:val="0023259A"/>
    <w:rsid w:val="002327DA"/>
    <w:rsid w:val="00236DDA"/>
    <w:rsid w:val="00237CD4"/>
    <w:rsid w:val="00241405"/>
    <w:rsid w:val="002436D6"/>
    <w:rsid w:val="00250A39"/>
    <w:rsid w:val="00254541"/>
    <w:rsid w:val="00277E14"/>
    <w:rsid w:val="00280238"/>
    <w:rsid w:val="00280797"/>
    <w:rsid w:val="0028100D"/>
    <w:rsid w:val="002815EB"/>
    <w:rsid w:val="00292985"/>
    <w:rsid w:val="0029320F"/>
    <w:rsid w:val="00296CCE"/>
    <w:rsid w:val="002A1086"/>
    <w:rsid w:val="002A405B"/>
    <w:rsid w:val="002A727E"/>
    <w:rsid w:val="002B1DD3"/>
    <w:rsid w:val="002B2CF0"/>
    <w:rsid w:val="002B429E"/>
    <w:rsid w:val="002B7732"/>
    <w:rsid w:val="002C18EF"/>
    <w:rsid w:val="002C4254"/>
    <w:rsid w:val="002D469B"/>
    <w:rsid w:val="002D5EE3"/>
    <w:rsid w:val="002E0B6F"/>
    <w:rsid w:val="002E41FB"/>
    <w:rsid w:val="002F0AAC"/>
    <w:rsid w:val="002F4BFB"/>
    <w:rsid w:val="00300607"/>
    <w:rsid w:val="00321077"/>
    <w:rsid w:val="003428DC"/>
    <w:rsid w:val="00342D03"/>
    <w:rsid w:val="00354D81"/>
    <w:rsid w:val="003551AA"/>
    <w:rsid w:val="00356386"/>
    <w:rsid w:val="00361685"/>
    <w:rsid w:val="003640DC"/>
    <w:rsid w:val="003704D1"/>
    <w:rsid w:val="00381A62"/>
    <w:rsid w:val="00383758"/>
    <w:rsid w:val="00386522"/>
    <w:rsid w:val="003A1D1C"/>
    <w:rsid w:val="003A1E67"/>
    <w:rsid w:val="003A2059"/>
    <w:rsid w:val="003A39A3"/>
    <w:rsid w:val="003A6444"/>
    <w:rsid w:val="003A755A"/>
    <w:rsid w:val="003A75EC"/>
    <w:rsid w:val="003B0716"/>
    <w:rsid w:val="003B11E5"/>
    <w:rsid w:val="003B4314"/>
    <w:rsid w:val="003B5012"/>
    <w:rsid w:val="003C476D"/>
    <w:rsid w:val="003D09AF"/>
    <w:rsid w:val="003D1A31"/>
    <w:rsid w:val="003E3A22"/>
    <w:rsid w:val="003E3DED"/>
    <w:rsid w:val="003F3A2E"/>
    <w:rsid w:val="003F70DB"/>
    <w:rsid w:val="00403672"/>
    <w:rsid w:val="00403D54"/>
    <w:rsid w:val="00406371"/>
    <w:rsid w:val="004106F9"/>
    <w:rsid w:val="00413299"/>
    <w:rsid w:val="00414E8D"/>
    <w:rsid w:val="004167AF"/>
    <w:rsid w:val="0042072E"/>
    <w:rsid w:val="004460F8"/>
    <w:rsid w:val="0045053D"/>
    <w:rsid w:val="00454773"/>
    <w:rsid w:val="004554C8"/>
    <w:rsid w:val="00464810"/>
    <w:rsid w:val="00465750"/>
    <w:rsid w:val="004661AC"/>
    <w:rsid w:val="00471979"/>
    <w:rsid w:val="00472FC8"/>
    <w:rsid w:val="004732A7"/>
    <w:rsid w:val="00475F5D"/>
    <w:rsid w:val="00482CAA"/>
    <w:rsid w:val="004850EF"/>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1460F"/>
    <w:rsid w:val="005223F0"/>
    <w:rsid w:val="00522C0C"/>
    <w:rsid w:val="005239A5"/>
    <w:rsid w:val="00533C21"/>
    <w:rsid w:val="00536B03"/>
    <w:rsid w:val="0053714C"/>
    <w:rsid w:val="00540377"/>
    <w:rsid w:val="0054351D"/>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C0A02"/>
    <w:rsid w:val="005C1F8E"/>
    <w:rsid w:val="005C508E"/>
    <w:rsid w:val="005D276D"/>
    <w:rsid w:val="005D42F3"/>
    <w:rsid w:val="005D7DD2"/>
    <w:rsid w:val="005F0AFC"/>
    <w:rsid w:val="00601147"/>
    <w:rsid w:val="00602177"/>
    <w:rsid w:val="00604C4C"/>
    <w:rsid w:val="00622DF9"/>
    <w:rsid w:val="0063040B"/>
    <w:rsid w:val="00640580"/>
    <w:rsid w:val="00640D61"/>
    <w:rsid w:val="00643107"/>
    <w:rsid w:val="00656DF5"/>
    <w:rsid w:val="006618FD"/>
    <w:rsid w:val="0066451D"/>
    <w:rsid w:val="006664CE"/>
    <w:rsid w:val="00666A51"/>
    <w:rsid w:val="00672CC1"/>
    <w:rsid w:val="00696E90"/>
    <w:rsid w:val="006A07A0"/>
    <w:rsid w:val="006A1708"/>
    <w:rsid w:val="006A278F"/>
    <w:rsid w:val="006A3045"/>
    <w:rsid w:val="006B183B"/>
    <w:rsid w:val="006B5806"/>
    <w:rsid w:val="006C5E55"/>
    <w:rsid w:val="006D7E9A"/>
    <w:rsid w:val="006E17D6"/>
    <w:rsid w:val="006E4C71"/>
    <w:rsid w:val="006E60EB"/>
    <w:rsid w:val="0070307F"/>
    <w:rsid w:val="00710F28"/>
    <w:rsid w:val="00712244"/>
    <w:rsid w:val="00716334"/>
    <w:rsid w:val="00724D3E"/>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6C11"/>
    <w:rsid w:val="007A06B9"/>
    <w:rsid w:val="007A12F1"/>
    <w:rsid w:val="007A1692"/>
    <w:rsid w:val="007A6CA7"/>
    <w:rsid w:val="007B0E7E"/>
    <w:rsid w:val="007B4434"/>
    <w:rsid w:val="007B4DDA"/>
    <w:rsid w:val="007C457D"/>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5C7E"/>
    <w:rsid w:val="008371D2"/>
    <w:rsid w:val="00840038"/>
    <w:rsid w:val="008459F2"/>
    <w:rsid w:val="008531D1"/>
    <w:rsid w:val="00864535"/>
    <w:rsid w:val="00880F5C"/>
    <w:rsid w:val="0088369D"/>
    <w:rsid w:val="00883F77"/>
    <w:rsid w:val="00884269"/>
    <w:rsid w:val="00884696"/>
    <w:rsid w:val="00884CEC"/>
    <w:rsid w:val="00890194"/>
    <w:rsid w:val="0089222A"/>
    <w:rsid w:val="0089382F"/>
    <w:rsid w:val="00893A76"/>
    <w:rsid w:val="0089527B"/>
    <w:rsid w:val="0089659F"/>
    <w:rsid w:val="008A5EC2"/>
    <w:rsid w:val="008A6771"/>
    <w:rsid w:val="008A70F6"/>
    <w:rsid w:val="008A7A58"/>
    <w:rsid w:val="008B04B8"/>
    <w:rsid w:val="008B2AAF"/>
    <w:rsid w:val="008C4664"/>
    <w:rsid w:val="008C53AA"/>
    <w:rsid w:val="008C5C8B"/>
    <w:rsid w:val="008C7A1E"/>
    <w:rsid w:val="008D2402"/>
    <w:rsid w:val="008E0762"/>
    <w:rsid w:val="008E3C9D"/>
    <w:rsid w:val="008E671F"/>
    <w:rsid w:val="008E7B36"/>
    <w:rsid w:val="008F39A5"/>
    <w:rsid w:val="008F481E"/>
    <w:rsid w:val="008F486F"/>
    <w:rsid w:val="008F7D04"/>
    <w:rsid w:val="00900356"/>
    <w:rsid w:val="00921E26"/>
    <w:rsid w:val="0092235C"/>
    <w:rsid w:val="00930A47"/>
    <w:rsid w:val="009327B1"/>
    <w:rsid w:val="00933841"/>
    <w:rsid w:val="00934597"/>
    <w:rsid w:val="00934623"/>
    <w:rsid w:val="009347FA"/>
    <w:rsid w:val="009361C5"/>
    <w:rsid w:val="00936697"/>
    <w:rsid w:val="00936D50"/>
    <w:rsid w:val="00941572"/>
    <w:rsid w:val="00951F0E"/>
    <w:rsid w:val="00953EF0"/>
    <w:rsid w:val="00960E74"/>
    <w:rsid w:val="00961478"/>
    <w:rsid w:val="00962F49"/>
    <w:rsid w:val="00967D5A"/>
    <w:rsid w:val="00971CEF"/>
    <w:rsid w:val="009734F0"/>
    <w:rsid w:val="009877F7"/>
    <w:rsid w:val="00992D65"/>
    <w:rsid w:val="009A5B56"/>
    <w:rsid w:val="009B768F"/>
    <w:rsid w:val="009B7AC8"/>
    <w:rsid w:val="009C694B"/>
    <w:rsid w:val="009D2AEB"/>
    <w:rsid w:val="009D3535"/>
    <w:rsid w:val="009F1CFE"/>
    <w:rsid w:val="009F343C"/>
    <w:rsid w:val="009F5C18"/>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72A9"/>
    <w:rsid w:val="00A67554"/>
    <w:rsid w:val="00A72C40"/>
    <w:rsid w:val="00A841EA"/>
    <w:rsid w:val="00A85915"/>
    <w:rsid w:val="00A90041"/>
    <w:rsid w:val="00A93E29"/>
    <w:rsid w:val="00A975A3"/>
    <w:rsid w:val="00AB631C"/>
    <w:rsid w:val="00AB6E48"/>
    <w:rsid w:val="00AB7D42"/>
    <w:rsid w:val="00AC3CF2"/>
    <w:rsid w:val="00AC49CC"/>
    <w:rsid w:val="00AD2B85"/>
    <w:rsid w:val="00AD38D7"/>
    <w:rsid w:val="00AD5AF4"/>
    <w:rsid w:val="00AD69EA"/>
    <w:rsid w:val="00AE040E"/>
    <w:rsid w:val="00AE0C5E"/>
    <w:rsid w:val="00AE1760"/>
    <w:rsid w:val="00AF12A2"/>
    <w:rsid w:val="00B024FB"/>
    <w:rsid w:val="00B05AC4"/>
    <w:rsid w:val="00B128CC"/>
    <w:rsid w:val="00B16B03"/>
    <w:rsid w:val="00B20AE0"/>
    <w:rsid w:val="00B22FE1"/>
    <w:rsid w:val="00B25CDC"/>
    <w:rsid w:val="00B262CF"/>
    <w:rsid w:val="00B307DE"/>
    <w:rsid w:val="00B40B96"/>
    <w:rsid w:val="00B41FE2"/>
    <w:rsid w:val="00B42B31"/>
    <w:rsid w:val="00B47C59"/>
    <w:rsid w:val="00B50149"/>
    <w:rsid w:val="00B766A8"/>
    <w:rsid w:val="00B76E6C"/>
    <w:rsid w:val="00B83AB1"/>
    <w:rsid w:val="00BA58FF"/>
    <w:rsid w:val="00BA6936"/>
    <w:rsid w:val="00BB26B3"/>
    <w:rsid w:val="00BB2DE6"/>
    <w:rsid w:val="00BB64EC"/>
    <w:rsid w:val="00BB749D"/>
    <w:rsid w:val="00BC7659"/>
    <w:rsid w:val="00BD3DF0"/>
    <w:rsid w:val="00BD6E25"/>
    <w:rsid w:val="00BD7C1B"/>
    <w:rsid w:val="00BE49D6"/>
    <w:rsid w:val="00BE61C3"/>
    <w:rsid w:val="00BE7786"/>
    <w:rsid w:val="00BF1133"/>
    <w:rsid w:val="00BF1177"/>
    <w:rsid w:val="00BF23F2"/>
    <w:rsid w:val="00BF387F"/>
    <w:rsid w:val="00BF4DED"/>
    <w:rsid w:val="00C03813"/>
    <w:rsid w:val="00C22725"/>
    <w:rsid w:val="00C3639F"/>
    <w:rsid w:val="00C40D76"/>
    <w:rsid w:val="00C41EA2"/>
    <w:rsid w:val="00C4492C"/>
    <w:rsid w:val="00C45C87"/>
    <w:rsid w:val="00C46102"/>
    <w:rsid w:val="00C46345"/>
    <w:rsid w:val="00C50265"/>
    <w:rsid w:val="00C51621"/>
    <w:rsid w:val="00C530D5"/>
    <w:rsid w:val="00C60A64"/>
    <w:rsid w:val="00C64CEB"/>
    <w:rsid w:val="00C71459"/>
    <w:rsid w:val="00C71FEE"/>
    <w:rsid w:val="00C93A3A"/>
    <w:rsid w:val="00CA02E8"/>
    <w:rsid w:val="00CA09B3"/>
    <w:rsid w:val="00CA27A5"/>
    <w:rsid w:val="00CA3207"/>
    <w:rsid w:val="00CA5FB8"/>
    <w:rsid w:val="00CA64B3"/>
    <w:rsid w:val="00CA6CFC"/>
    <w:rsid w:val="00CB5801"/>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57BB"/>
    <w:rsid w:val="00DC5A2D"/>
    <w:rsid w:val="00DC7E5B"/>
    <w:rsid w:val="00DD3527"/>
    <w:rsid w:val="00DD7DE1"/>
    <w:rsid w:val="00DE1890"/>
    <w:rsid w:val="00E009DE"/>
    <w:rsid w:val="00E019F3"/>
    <w:rsid w:val="00E05F61"/>
    <w:rsid w:val="00E111C4"/>
    <w:rsid w:val="00E213DA"/>
    <w:rsid w:val="00E24E01"/>
    <w:rsid w:val="00E2660B"/>
    <w:rsid w:val="00E26DE7"/>
    <w:rsid w:val="00E26FD9"/>
    <w:rsid w:val="00E27931"/>
    <w:rsid w:val="00E3357A"/>
    <w:rsid w:val="00E339EE"/>
    <w:rsid w:val="00E4356B"/>
    <w:rsid w:val="00E438A9"/>
    <w:rsid w:val="00E509F6"/>
    <w:rsid w:val="00E52179"/>
    <w:rsid w:val="00E55919"/>
    <w:rsid w:val="00E56A09"/>
    <w:rsid w:val="00E67E69"/>
    <w:rsid w:val="00E7312B"/>
    <w:rsid w:val="00E752D7"/>
    <w:rsid w:val="00E767F8"/>
    <w:rsid w:val="00E77008"/>
    <w:rsid w:val="00E776DC"/>
    <w:rsid w:val="00E814EA"/>
    <w:rsid w:val="00E81570"/>
    <w:rsid w:val="00E82934"/>
    <w:rsid w:val="00E8456C"/>
    <w:rsid w:val="00E90291"/>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13E07"/>
    <w:rsid w:val="00F178AB"/>
    <w:rsid w:val="00F17CC7"/>
    <w:rsid w:val="00F23922"/>
    <w:rsid w:val="00F25545"/>
    <w:rsid w:val="00F30405"/>
    <w:rsid w:val="00F33193"/>
    <w:rsid w:val="00F36E49"/>
    <w:rsid w:val="00F43C87"/>
    <w:rsid w:val="00F476C2"/>
    <w:rsid w:val="00F56091"/>
    <w:rsid w:val="00F5638C"/>
    <w:rsid w:val="00F60312"/>
    <w:rsid w:val="00F60BAA"/>
    <w:rsid w:val="00F71EB3"/>
    <w:rsid w:val="00F81611"/>
    <w:rsid w:val="00F838D9"/>
    <w:rsid w:val="00F86558"/>
    <w:rsid w:val="00F9151E"/>
    <w:rsid w:val="00F9454E"/>
    <w:rsid w:val="00FA4E60"/>
    <w:rsid w:val="00FB2742"/>
    <w:rsid w:val="00FB380F"/>
    <w:rsid w:val="00FC770E"/>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57042-AB4D-E147-976B-BF037DF46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43</Pages>
  <Words>70783</Words>
  <Characters>403467</Characters>
  <Application>Microsoft Office Word</Application>
  <DocSecurity>0</DocSecurity>
  <Lines>3362</Lines>
  <Paragraphs>946</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Risa</cp:lastModifiedBy>
  <cp:revision>67</cp:revision>
  <dcterms:created xsi:type="dcterms:W3CDTF">2021-12-01T19:40:00Z</dcterms:created>
  <dcterms:modified xsi:type="dcterms:W3CDTF">2021-12-09T22:31:00Z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