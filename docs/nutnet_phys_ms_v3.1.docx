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4B5693E0"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w:t>
      </w:r>
      <w:del w:id="0" w:author="Risa" w:date="2021-12-01T14:41:00Z">
        <w:r w:rsidR="007A6CA7" w:rsidRPr="00771C52" w:rsidDel="00E81570">
          <w:rPr>
            <w:rFonts w:eastAsia="Times New Roman"/>
            <w:color w:val="000000"/>
          </w:rPr>
          <w:delText xml:space="preserve">E. </w:delText>
        </w:r>
      </w:del>
      <w:r w:rsidR="007A6CA7" w:rsidRPr="00771C52">
        <w:rPr>
          <w:rFonts w:eastAsia="Times New Roman"/>
          <w:color w:val="000000"/>
        </w:rPr>
        <w:t>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1" w:name="OLE_LINK246"/>
      <w:bookmarkStart w:id="2" w:name="OLE_LINK247"/>
      <w:proofErr w:type="spellStart"/>
      <w:r w:rsidRPr="00EA24F1">
        <w:rPr>
          <w:rFonts w:eastAsia="Times New Roman"/>
        </w:rPr>
        <w:t>Silwood</w:t>
      </w:r>
      <w:proofErr w:type="spellEnd"/>
      <w:r w:rsidRPr="00EA24F1">
        <w:rPr>
          <w:rFonts w:eastAsia="Times New Roman"/>
        </w:rPr>
        <w:t xml:space="preserve"> Park Campus, </w:t>
      </w:r>
      <w:bookmarkStart w:id="3" w:name="OLE_LINK315"/>
      <w:bookmarkStart w:id="4" w:name="OLE_LINK316"/>
      <w:r w:rsidRPr="00EA24F1">
        <w:rPr>
          <w:rFonts w:eastAsia="Times New Roman"/>
        </w:rPr>
        <w:t xml:space="preserve">Ascot </w:t>
      </w:r>
      <w:bookmarkEnd w:id="3"/>
      <w:bookmarkEnd w:id="4"/>
      <w:r w:rsidRPr="00EA24F1">
        <w:rPr>
          <w:rFonts w:eastAsia="Times New Roman"/>
        </w:rPr>
        <w:t>SL5 7PY, UK</w:t>
      </w:r>
      <w:bookmarkEnd w:id="1"/>
      <w:bookmarkEnd w:id="2"/>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5" w:name="OLE_LINK356"/>
      <w:bookmarkStart w:id="6" w:name="OLE_LINK357"/>
      <w:r w:rsidRPr="00EA24F1">
        <w:rPr>
          <w:rFonts w:eastAsia="Times New Roman"/>
        </w:rPr>
        <w:t>Macquarie University</w:t>
      </w:r>
      <w:bookmarkEnd w:id="5"/>
      <w:bookmarkEnd w:id="6"/>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7" w:name="OLE_LINK242"/>
      <w:bookmarkStart w:id="8" w:name="OLE_LINK243"/>
      <w:bookmarkStart w:id="9" w:name="OLE_LINK361"/>
      <w:bookmarkStart w:id="10" w:name="OLE_LINK362"/>
      <w:r w:rsidRPr="00E81570">
        <w:rPr>
          <w:rFonts w:eastAsia="Times New Roman"/>
        </w:rPr>
        <w:t>Ministry of Education Key Laboratory for Earth System Modelling, Department of Earth System Science</w:t>
      </w:r>
      <w:bookmarkEnd w:id="7"/>
      <w:bookmarkEnd w:id="8"/>
      <w:bookmarkEnd w:id="9"/>
      <w:bookmarkEnd w:id="10"/>
      <w:r w:rsidRPr="00E81570">
        <w:rPr>
          <w:rFonts w:eastAsia="Times New Roman"/>
        </w:rPr>
        <w:t xml:space="preserve">, </w:t>
      </w:r>
      <w:bookmarkStart w:id="11" w:name="OLE_LINK240"/>
      <w:bookmarkStart w:id="12" w:name="OLE_LINK241"/>
      <w:bookmarkStart w:id="13" w:name="OLE_LINK360"/>
      <w:r w:rsidRPr="00E81570">
        <w:rPr>
          <w:rFonts w:eastAsia="Times New Roman"/>
        </w:rPr>
        <w:t>Tsinghua University</w:t>
      </w:r>
      <w:bookmarkEnd w:id="11"/>
      <w:bookmarkEnd w:id="12"/>
      <w:bookmarkEnd w:id="13"/>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068F51DA"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 xml:space="preserve">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w:t>
      </w:r>
      <w:r w:rsidR="00B83AB1">
        <w:rPr>
          <w:rFonts w:eastAsia="Times New Roman"/>
          <w:color w:val="000000"/>
        </w:rPr>
        <w:t>;</w:t>
      </w:r>
      <w:r w:rsidRPr="00771C52">
        <w:rPr>
          <w:rFonts w:eastAsia="Times New Roman"/>
          <w:color w:val="000000"/>
        </w:rPr>
        <w:t xml:space="preserve"> </w:t>
      </w:r>
      <w:r w:rsidR="00B83AB1">
        <w:rPr>
          <w:rFonts w:eastAsia="Times New Roman"/>
          <w:color w:val="000000"/>
        </w:rPr>
        <w:t>w</w:t>
      </w:r>
      <w:r w:rsidRPr="00771C52">
        <w:rPr>
          <w:rFonts w:eastAsia="Times New Roman"/>
          <w:color w:val="000000"/>
        </w:rPr>
        <w:t xml:space="preserve">hereas a positive relationship between soil and leaf nitrogen is observed when added nitrogen is not used for growth. These dynamics will be important to </w:t>
      </w:r>
      <w:r w:rsidR="00B83AB1">
        <w:rPr>
          <w:rFonts w:eastAsia="Times New Roman"/>
          <w:color w:val="000000"/>
        </w:rPr>
        <w:t>consider</w:t>
      </w:r>
      <w:r w:rsidR="00B83AB1" w:rsidRPr="00771C52">
        <w:rPr>
          <w:rFonts w:eastAsia="Times New Roman"/>
          <w:color w:val="000000"/>
        </w:rPr>
        <w:t xml:space="preserve"> </w:t>
      </w:r>
      <w:r w:rsidRPr="00771C52">
        <w:rPr>
          <w:rFonts w:eastAsia="Times New Roman"/>
          <w:color w:val="000000"/>
        </w:rPr>
        <w:t>in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62B881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97B622B"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r w:rsidR="00EC110E">
        <w:rPr>
          <w:rFonts w:eastAsia="Times New Roman"/>
          <w:color w:val="000000"/>
        </w:rPr>
        <w:lastRenderedPageBreak/>
        <w:t>Additionally, data from a</w:t>
      </w:r>
      <w:r w:rsidR="00472FC8">
        <w:rPr>
          <w:rFonts w:eastAsia="Times New Roman"/>
          <w:color w:val="000000"/>
        </w:rPr>
        <w:t xml:space="preserve"> globally distributed experiment</w:t>
      </w:r>
      <w:r w:rsidR="00EC110E">
        <w:rPr>
          <w:rFonts w:eastAsia="Times New Roman"/>
          <w:color w:val="000000"/>
        </w:rPr>
        <w:t xml:space="preserve"> was found to show this positive relationship as inferred from an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with added soil nitrogen, but no change in leaf mass per area</w:t>
      </w:r>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r w:rsidR="00403D54">
        <w:rPr>
          <w:rFonts w:eastAsia="Times New Roman"/>
          <w:color w:val="000000"/>
        </w:rPr>
        <w:t>posit</w:t>
      </w:r>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r w:rsidR="00403D54">
        <w:t>this positive correlation 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a wasteful process in the sense that the extra Rub</w:t>
      </w:r>
      <w:r w:rsidR="00C4492C">
        <w:rPr>
          <w:rFonts w:eastAsia="Times New Roman"/>
          <w:color w:val="000000"/>
        </w:rPr>
        <w:t>i</w:t>
      </w:r>
      <w:r w:rsidRPr="001B44B1">
        <w:rPr>
          <w:rFonts w:eastAsia="Times New Roman"/>
          <w:color w:val="000000"/>
        </w:rPr>
        <w:t xml:space="preserve">sco would not increase photosynthesis unless it was 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539FF387"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1E9864F0"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to test these ideas about 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proofErr w:type="gramStart"/>
      <w:r w:rsidRPr="00771C52">
        <w:rPr>
          <w:rFonts w:eastAsia="Times New Roman"/>
          <w:color w:val="00000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1F96F847"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commentRangeStart w:id="14"/>
      <w:r w:rsidRPr="00771C52">
        <w:rPr>
          <w:rFonts w:eastAsia="Times New Roman"/>
          <w:color w:val="000000"/>
        </w:rPr>
        <w:t>For use in our analyses, we selected individuals with χ values between 0</w:t>
      </w:r>
      <w:del w:id="15" w:author="Risa" w:date="2021-12-01T15:14:00Z">
        <w:r w:rsidRPr="00771C52" w:rsidDel="00E27931">
          <w:rPr>
            <w:rFonts w:eastAsia="Times New Roman"/>
            <w:color w:val="000000"/>
          </w:rPr>
          <w:delText>.2</w:delText>
        </w:r>
      </w:del>
      <w:r w:rsidRPr="00771C52">
        <w:rPr>
          <w:rFonts w:eastAsia="Times New Roman"/>
          <w:color w:val="000000"/>
        </w:rPr>
        <w:t xml:space="preserve"> and </w:t>
      </w:r>
      <w:ins w:id="16" w:author="Risa" w:date="2021-12-01T15:14:00Z">
        <w:r w:rsidR="00E27931">
          <w:rPr>
            <w:rFonts w:eastAsia="Times New Roman"/>
            <w:color w:val="000000"/>
          </w:rPr>
          <w:t>1,</w:t>
        </w:r>
      </w:ins>
      <w:del w:id="17" w:author="Risa" w:date="2021-12-01T15:14:00Z">
        <w:r w:rsidRPr="00771C52" w:rsidDel="00E27931">
          <w:rPr>
            <w:rFonts w:eastAsia="Times New Roman"/>
            <w:color w:val="000000"/>
          </w:rPr>
          <w:delText>0.95</w:delText>
        </w:r>
        <w:commentRangeEnd w:id="14"/>
        <w:r w:rsidR="003B5012" w:rsidDel="00E27931">
          <w:rPr>
            <w:rStyle w:val="CommentReference"/>
          </w:rPr>
          <w:commentReference w:id="14"/>
        </w:r>
        <w:r w:rsidR="00743A75" w:rsidDel="00E27931">
          <w:rPr>
            <w:rFonts w:eastAsia="Times New Roman"/>
            <w:color w:val="000000"/>
          </w:rPr>
          <w:delText>,</w:delText>
        </w:r>
      </w:del>
      <w:r w:rsidR="00743A75">
        <w:rPr>
          <w:rFonts w:eastAsia="Times New Roman"/>
          <w:color w:val="000000"/>
        </w:rPr>
        <w:t xml:space="preserve"> which were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del w:id="18" w:author="Risa" w:date="2021-12-01T15:12:00Z">
        <w:r w:rsidRPr="00771C52" w:rsidDel="003B5012">
          <w:rPr>
            <w:rFonts w:eastAsia="Times New Roman"/>
            <w:color w:val="000000"/>
          </w:rPr>
          <w:delText xml:space="preserve">2048 </w:delText>
        </w:r>
      </w:del>
      <w:ins w:id="19" w:author="Risa" w:date="2021-12-01T15:12:00Z">
        <w:r w:rsidR="003B5012">
          <w:rPr>
            <w:rFonts w:eastAsia="Times New Roman"/>
            <w:color w:val="000000"/>
          </w:rPr>
          <w:t>2129</w:t>
        </w:r>
        <w:r w:rsidR="003B5012" w:rsidRPr="00771C52">
          <w:rPr>
            <w:rFonts w:eastAsia="Times New Roman"/>
            <w:color w:val="000000"/>
          </w:rPr>
          <w:t xml:space="preserve"> </w:t>
        </w:r>
      </w:ins>
      <w:r w:rsidRPr="00771C52">
        <w:rPr>
          <w:rFonts w:eastAsia="Times New Roman"/>
          <w:color w:val="000000"/>
        </w:rPr>
        <w:t xml:space="preserve">individuals from </w:t>
      </w:r>
      <w:del w:id="20" w:author="Risa" w:date="2021-12-01T15:13:00Z">
        <w:r w:rsidRPr="00771C52" w:rsidDel="003B5012">
          <w:rPr>
            <w:rFonts w:eastAsia="Times New Roman"/>
            <w:color w:val="000000"/>
          </w:rPr>
          <w:delText xml:space="preserve">195 </w:delText>
        </w:r>
      </w:del>
      <w:ins w:id="21" w:author="Risa" w:date="2021-12-01T15:13:00Z">
        <w:r w:rsidR="003B5012">
          <w:rPr>
            <w:rFonts w:eastAsia="Times New Roman"/>
            <w:color w:val="000000"/>
          </w:rPr>
          <w:t>208</w:t>
        </w:r>
        <w:r w:rsidR="003B5012" w:rsidRPr="00771C52">
          <w:rPr>
            <w:rFonts w:eastAsia="Times New Roman"/>
            <w:color w:val="000000"/>
          </w:rPr>
          <w:t xml:space="preserve"> </w:t>
        </w:r>
      </w:ins>
      <w:r w:rsidRPr="00771C52">
        <w:rPr>
          <w:rFonts w:eastAsia="Times New Roman"/>
          <w:color w:val="000000"/>
        </w:rPr>
        <w:t>species at 2</w:t>
      </w:r>
      <w:ins w:id="22" w:author="Risa" w:date="2021-12-01T15:14:00Z">
        <w:r w:rsidR="003B5012">
          <w:rPr>
            <w:rFonts w:eastAsia="Times New Roman"/>
            <w:color w:val="000000"/>
          </w:rPr>
          <w:t>6</w:t>
        </w:r>
      </w:ins>
      <w:del w:id="23" w:author="Risa" w:date="2021-12-01T15:14:00Z">
        <w:r w:rsidRPr="00771C52" w:rsidDel="003B5012">
          <w:rPr>
            <w:rFonts w:eastAsia="Times New Roman"/>
            <w:color w:val="000000"/>
          </w:rPr>
          <w:delText>2</w:delText>
        </w:r>
      </w:del>
      <w:r w:rsidRPr="00771C52">
        <w:rPr>
          <w:rFonts w:eastAsia="Times New Roman"/>
          <w:color w:val="000000"/>
        </w:rPr>
        <w:t xml:space="preserve"> sites (</w:t>
      </w:r>
      <w:commentRangeStart w:id="24"/>
      <w:r w:rsidRPr="00771C52">
        <w:rPr>
          <w:rFonts w:eastAsia="Times New Roman"/>
          <w:color w:val="000000"/>
        </w:rPr>
        <w:t>Figure 2</w:t>
      </w:r>
      <w:commentRangeEnd w:id="24"/>
      <w:r w:rsidR="00E27931">
        <w:rPr>
          <w:rStyle w:val="CommentReference"/>
        </w:rPr>
        <w:commentReference w:id="24"/>
      </w:r>
      <w:r w:rsidRPr="00771C52">
        <w:rPr>
          <w:rFonts w:eastAsia="Times New Roman"/>
          <w:color w:val="000000"/>
        </w:rPr>
        <w:t>).</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w:t>
      </w:r>
      <w:r w:rsidRPr="00771C52">
        <w:rPr>
          <w:rFonts w:eastAsia="Times New Roman"/>
          <w:color w:val="000000"/>
        </w:rPr>
        <w:lastRenderedPageBreak/>
        <w:t>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w:t>
      </w:r>
      <w:proofErr w:type="gramStart"/>
      <w:r w:rsidRPr="00771C52">
        <w:rPr>
          <w:rFonts w:eastAsia="Times New Roman"/>
          <w:color w:val="000000"/>
        </w:rPr>
        <w:t>climate</w:t>
      </w:r>
      <w:proofErr w:type="gramEnd"/>
      <w:r w:rsidRPr="00771C52">
        <w:rPr>
          <w:rFonts w:eastAsia="Times New Roman"/>
          <w:color w:val="000000"/>
        </w:rPr>
        <w:t xml:space="preserv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4204B01" w:rsidR="00361685" w:rsidRPr="003B5012" w:rsidRDefault="00361685" w:rsidP="00B05AC4">
      <w:pPr>
        <w:spacing w:line="480" w:lineRule="auto"/>
        <w:contextualSpacing/>
        <w:rPr>
          <w:rFonts w:eastAsia="Times New Roman"/>
          <w:lang w:val="es-ES"/>
          <w:rPrChange w:id="25" w:author="Risa" w:date="2021-12-01T15:09:00Z">
            <w:rPr>
              <w:rFonts w:eastAsia="Times New Roman"/>
            </w:rPr>
          </w:rPrChange>
        </w:rPr>
      </w:pPr>
      <w:r w:rsidRPr="00771C52">
        <w:rPr>
          <w:rFonts w:eastAsia="Times New Roman"/>
          <w:color w:val="000000"/>
        </w:rPr>
        <w:lastRenderedPageBreak/>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w:instrText>
      </w:r>
      <w:r w:rsidR="0078503B" w:rsidRPr="00D616B4">
        <w:rPr>
          <w:rFonts w:eastAsia="Times New Roman"/>
          <w:color w:val="000000"/>
        </w:rPr>
        <w:instrText>n could not be explained by variation in cell wall nitrogen.","autho</w:instrText>
      </w:r>
      <w:r w:rsidR="0078503B" w:rsidRPr="003B5012">
        <w:rPr>
          <w:rFonts w:eastAsia="Times New Roman"/>
          <w:color w:val="000000"/>
          <w:lang w:val="es-ES"/>
          <w:rPrChange w:id="26" w:author="Risa" w:date="2021-12-01T15:09:00Z">
            <w:rPr>
              <w:rFonts w:eastAsia="Times New Roman"/>
              <w:color w:val="000000"/>
            </w:rPr>
          </w:rPrChange>
        </w:rPr>
        <w:instrText>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3B5012">
        <w:rPr>
          <w:rFonts w:eastAsia="Times New Roman"/>
          <w:noProof/>
          <w:color w:val="000000"/>
          <w:lang w:val="es-ES"/>
          <w:rPrChange w:id="27" w:author="Risa" w:date="2021-12-01T15:09:00Z">
            <w:rPr>
              <w:rFonts w:eastAsia="Times New Roman"/>
              <w:noProof/>
              <w:color w:val="000000"/>
            </w:rPr>
          </w:rPrChange>
        </w:rPr>
        <w:t>(2009)</w:t>
      </w:r>
      <w:r w:rsidR="0089659F">
        <w:rPr>
          <w:rFonts w:eastAsia="Times New Roman"/>
          <w:color w:val="000000"/>
        </w:rPr>
        <w:fldChar w:fldCharType="end"/>
      </w:r>
      <w:r w:rsidRPr="003B5012">
        <w:rPr>
          <w:rFonts w:eastAsia="Times New Roman"/>
          <w:color w:val="000000"/>
          <w:lang w:val="es-ES"/>
          <w:rPrChange w:id="28" w:author="Risa" w:date="2021-12-01T15:09:00Z">
            <w:rPr>
              <w:rFonts w:eastAsia="Times New Roman"/>
              <w:color w:val="000000"/>
            </w:rPr>
          </w:rPrChang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3B5012" w:rsidRDefault="00C22725" w:rsidP="00B05AC4">
            <w:pPr>
              <w:spacing w:line="480" w:lineRule="auto"/>
              <w:contextualSpacing/>
              <w:rPr>
                <w:rFonts w:eastAsia="Times New Roman"/>
                <w:i/>
                <w:iCs/>
                <w:color w:val="000000"/>
                <w:lang w:val="es-ES"/>
                <w:rPrChange w:id="29" w:author="Risa" w:date="2021-12-01T15:09:00Z">
                  <w:rPr>
                    <w:rFonts w:eastAsia="Times New Roman"/>
                    <w:i/>
                    <w:iCs/>
                    <w:color w:val="000000"/>
                  </w:rPr>
                </w:rPrChange>
              </w:rPr>
            </w:pPr>
            <w:proofErr w:type="spellStart"/>
            <w:r w:rsidRPr="003B5012">
              <w:rPr>
                <w:rFonts w:eastAsia="Times New Roman"/>
                <w:i/>
                <w:iCs/>
                <w:color w:val="000000"/>
                <w:lang w:val="es-ES"/>
                <w:rPrChange w:id="30" w:author="Risa" w:date="2021-12-01T15:09:00Z">
                  <w:rPr>
                    <w:rFonts w:eastAsia="Times New Roman"/>
                    <w:i/>
                    <w:iCs/>
                    <w:color w:val="000000"/>
                  </w:rPr>
                </w:rPrChange>
              </w:rPr>
              <w:t>N</w:t>
            </w:r>
            <w:r w:rsidRPr="003B5012">
              <w:rPr>
                <w:rFonts w:eastAsia="Times New Roman"/>
                <w:color w:val="000000"/>
                <w:vertAlign w:val="subscript"/>
                <w:lang w:val="es-ES"/>
                <w:rPrChange w:id="31" w:author="Risa" w:date="2021-12-01T15:09:00Z">
                  <w:rPr>
                    <w:rFonts w:eastAsia="Times New Roman"/>
                    <w:color w:val="000000"/>
                    <w:vertAlign w:val="subscript"/>
                  </w:rPr>
                </w:rPrChange>
              </w:rPr>
              <w:t>Rubisco</w:t>
            </w:r>
            <w:proofErr w:type="spellEnd"/>
            <w:r w:rsidR="00C64CEB" w:rsidRPr="003B5012">
              <w:rPr>
                <w:rFonts w:eastAsia="Times New Roman"/>
                <w:color w:val="000000"/>
                <w:lang w:val="es-ES"/>
                <w:rPrChange w:id="32" w:author="Risa" w:date="2021-12-01T15:09:00Z">
                  <w:rPr>
                    <w:rFonts w:eastAsia="Times New Roman"/>
                    <w:color w:val="000000"/>
                  </w:rPr>
                </w:rPrChange>
              </w:rPr>
              <w:t xml:space="preserve"> </w:t>
            </w:r>
            <w:r w:rsidRPr="003B5012">
              <w:rPr>
                <w:rFonts w:eastAsia="Times New Roman"/>
                <w:color w:val="000000"/>
                <w:lang w:val="es-ES"/>
                <w:rPrChange w:id="33" w:author="Risa" w:date="2021-12-01T15:09:00Z">
                  <w:rPr>
                    <w:rFonts w:eastAsia="Times New Roman"/>
                    <w:color w:val="000000"/>
                  </w:rPr>
                </w:rPrChange>
              </w:rPr>
              <w:t xml:space="preserve">= </w:t>
            </w:r>
            <w:r w:rsidR="00B83AB1" w:rsidRPr="003B5012">
              <w:rPr>
                <w:rFonts w:eastAsia="Times New Roman"/>
                <w:color w:val="000000"/>
                <w:lang w:val="es-ES"/>
                <w:rPrChange w:id="34" w:author="Risa" w:date="2021-12-01T15:09:00Z">
                  <w:rPr>
                    <w:rFonts w:eastAsia="Times New Roman"/>
                    <w:color w:val="000000"/>
                  </w:rPr>
                </w:rPrChange>
              </w:rPr>
              <w:t>(</w:t>
            </w:r>
            <w:r w:rsidRPr="003B5012">
              <w:rPr>
                <w:rFonts w:eastAsia="Times New Roman"/>
                <w:i/>
                <w:iCs/>
                <w:color w:val="000000"/>
                <w:lang w:val="es-ES"/>
                <w:rPrChange w:id="35" w:author="Risa" w:date="2021-12-01T15:09:00Z">
                  <w:rPr>
                    <w:rFonts w:eastAsia="Times New Roman"/>
                    <w:i/>
                    <w:iCs/>
                    <w:color w:val="000000"/>
                  </w:rPr>
                </w:rPrChange>
              </w:rPr>
              <w:t>V</w:t>
            </w:r>
            <w:r w:rsidRPr="003B5012">
              <w:rPr>
                <w:rFonts w:eastAsia="Times New Roman"/>
                <w:color w:val="000000"/>
                <w:vertAlign w:val="subscript"/>
                <w:lang w:val="es-ES"/>
                <w:rPrChange w:id="36" w:author="Risa" w:date="2021-12-01T15:09:00Z">
                  <w:rPr>
                    <w:rFonts w:eastAsia="Times New Roman"/>
                    <w:color w:val="000000"/>
                    <w:vertAlign w:val="subscript"/>
                  </w:rPr>
                </w:rPrChange>
              </w:rPr>
              <w:t>cmax,25</w:t>
            </w:r>
            <w:proofErr w:type="gramStart"/>
            <w:r w:rsidRPr="003B5012">
              <w:rPr>
                <w:rFonts w:eastAsia="Times New Roman"/>
                <w:i/>
                <w:iCs/>
                <w:color w:val="000000"/>
                <w:lang w:val="es-ES"/>
                <w:rPrChange w:id="37" w:author="Risa" w:date="2021-12-01T15:09:00Z">
                  <w:rPr>
                    <w:rFonts w:eastAsia="Times New Roman"/>
                    <w:i/>
                    <w:iCs/>
                    <w:color w:val="000000"/>
                  </w:rPr>
                </w:rPrChange>
              </w:rPr>
              <w:t>M</w:t>
            </w:r>
            <w:r w:rsidRPr="003B5012">
              <w:rPr>
                <w:rFonts w:eastAsia="Times New Roman"/>
                <w:color w:val="000000"/>
                <w:vertAlign w:val="subscript"/>
                <w:lang w:val="es-ES"/>
                <w:rPrChange w:id="38" w:author="Risa" w:date="2021-12-01T15:09:00Z">
                  <w:rPr>
                    <w:rFonts w:eastAsia="Times New Roman"/>
                    <w:color w:val="000000"/>
                    <w:vertAlign w:val="subscript"/>
                  </w:rPr>
                </w:rPrChange>
              </w:rPr>
              <w:t>r</w:t>
            </w:r>
            <w:r w:rsidRPr="003B5012">
              <w:rPr>
                <w:rFonts w:eastAsia="Times New Roman"/>
                <w:i/>
                <w:iCs/>
                <w:color w:val="000000"/>
                <w:lang w:val="es-ES"/>
                <w:rPrChange w:id="39" w:author="Risa" w:date="2021-12-01T15:09:00Z">
                  <w:rPr>
                    <w:rFonts w:eastAsia="Times New Roman"/>
                    <w:i/>
                    <w:iCs/>
                    <w:color w:val="000000"/>
                  </w:rPr>
                </w:rPrChange>
              </w:rPr>
              <w:t>M</w:t>
            </w:r>
            <w:r w:rsidRPr="003B5012">
              <w:rPr>
                <w:rFonts w:eastAsia="Times New Roman"/>
                <w:color w:val="000000"/>
                <w:vertAlign w:val="subscript"/>
                <w:lang w:val="es-ES"/>
                <w:rPrChange w:id="40" w:author="Risa" w:date="2021-12-01T15:09:00Z">
                  <w:rPr>
                    <w:rFonts w:eastAsia="Times New Roman"/>
                    <w:color w:val="000000"/>
                    <w:vertAlign w:val="subscript"/>
                  </w:rPr>
                </w:rPrChange>
              </w:rPr>
              <w:t>n</w:t>
            </w:r>
            <w:r w:rsidRPr="003B5012">
              <w:rPr>
                <w:rFonts w:eastAsia="Times New Roman"/>
                <w:color w:val="000000"/>
                <w:lang w:val="es-ES"/>
                <w:rPrChange w:id="41" w:author="Risa" w:date="2021-12-01T15:09:00Z">
                  <w:rPr>
                    <w:rFonts w:eastAsia="Times New Roman"/>
                    <w:color w:val="000000"/>
                  </w:rPr>
                </w:rPrChange>
              </w:rPr>
              <w:t>[</w:t>
            </w:r>
            <w:proofErr w:type="spellStart"/>
            <w:proofErr w:type="gramEnd"/>
            <w:r w:rsidRPr="003B5012">
              <w:rPr>
                <w:rFonts w:eastAsia="Times New Roman"/>
                <w:i/>
                <w:iCs/>
                <w:color w:val="000000"/>
                <w:lang w:val="es-ES"/>
                <w:rPrChange w:id="42" w:author="Risa" w:date="2021-12-01T15:09:00Z">
                  <w:rPr>
                    <w:rFonts w:eastAsia="Times New Roman"/>
                    <w:i/>
                    <w:iCs/>
                    <w:color w:val="000000"/>
                  </w:rPr>
                </w:rPrChange>
              </w:rPr>
              <w:t>N</w:t>
            </w:r>
            <w:r w:rsidRPr="003B5012">
              <w:rPr>
                <w:rFonts w:eastAsia="Times New Roman"/>
                <w:color w:val="000000"/>
                <w:vertAlign w:val="subscript"/>
                <w:lang w:val="es-ES"/>
                <w:rPrChange w:id="43" w:author="Risa" w:date="2021-12-01T15:09:00Z">
                  <w:rPr>
                    <w:rFonts w:eastAsia="Times New Roman"/>
                    <w:color w:val="000000"/>
                    <w:vertAlign w:val="subscript"/>
                  </w:rPr>
                </w:rPrChange>
              </w:rPr>
              <w:t>r</w:t>
            </w:r>
            <w:proofErr w:type="spellEnd"/>
            <w:r w:rsidRPr="003B5012">
              <w:rPr>
                <w:rFonts w:eastAsia="Times New Roman"/>
                <w:color w:val="000000"/>
                <w:lang w:val="es-ES"/>
                <w:rPrChange w:id="44" w:author="Risa" w:date="2021-12-01T15:09:00Z">
                  <w:rPr>
                    <w:rFonts w:eastAsia="Times New Roman"/>
                    <w:color w:val="000000"/>
                  </w:rPr>
                </w:rPrChange>
              </w:rPr>
              <w:t>]</w:t>
            </w:r>
            <w:r w:rsidR="00B83AB1" w:rsidRPr="003B5012">
              <w:rPr>
                <w:rFonts w:eastAsia="Times New Roman"/>
                <w:color w:val="000000"/>
                <w:lang w:val="es-ES"/>
                <w:rPrChange w:id="45" w:author="Risa" w:date="2021-12-01T15:09:00Z">
                  <w:rPr>
                    <w:rFonts w:eastAsia="Times New Roman"/>
                    <w:color w:val="000000"/>
                  </w:rPr>
                </w:rPrChange>
              </w:rPr>
              <w:t>)</w:t>
            </w:r>
            <w:r w:rsidRPr="003B5012">
              <w:rPr>
                <w:rFonts w:eastAsia="Times New Roman"/>
                <w:color w:val="000000"/>
                <w:lang w:val="es-ES"/>
                <w:rPrChange w:id="46" w:author="Risa" w:date="2021-12-01T15:09:00Z">
                  <w:rPr>
                    <w:rFonts w:eastAsia="Times New Roman"/>
                    <w:color w:val="000000"/>
                  </w:rPr>
                </w:rPrChange>
              </w:rPr>
              <w:t xml:space="preserve"> / </w:t>
            </w:r>
            <w:r w:rsidR="00B83AB1" w:rsidRPr="003B5012">
              <w:rPr>
                <w:rFonts w:eastAsia="Times New Roman"/>
                <w:color w:val="000000"/>
                <w:lang w:val="es-ES"/>
                <w:rPrChange w:id="47" w:author="Risa" w:date="2021-12-01T15:09:00Z">
                  <w:rPr>
                    <w:rFonts w:eastAsia="Times New Roman"/>
                    <w:color w:val="000000"/>
                  </w:rPr>
                </w:rPrChange>
              </w:rPr>
              <w:t>(</w:t>
            </w:r>
            <w:proofErr w:type="spellStart"/>
            <w:r w:rsidRPr="003B5012">
              <w:rPr>
                <w:rFonts w:eastAsia="Times New Roman"/>
                <w:i/>
                <w:iCs/>
                <w:color w:val="000000"/>
                <w:lang w:val="es-ES"/>
                <w:rPrChange w:id="48" w:author="Risa" w:date="2021-12-01T15:09:00Z">
                  <w:rPr>
                    <w:rFonts w:eastAsia="Times New Roman"/>
                    <w:i/>
                    <w:iCs/>
                    <w:color w:val="000000"/>
                  </w:rPr>
                </w:rPrChange>
              </w:rPr>
              <w:t>k</w:t>
            </w:r>
            <w:r w:rsidRPr="003B5012">
              <w:rPr>
                <w:rFonts w:eastAsia="Times New Roman"/>
                <w:color w:val="000000"/>
                <w:vertAlign w:val="subscript"/>
                <w:lang w:val="es-ES"/>
                <w:rPrChange w:id="49" w:author="Risa" w:date="2021-12-01T15:09:00Z">
                  <w:rPr>
                    <w:rFonts w:eastAsia="Times New Roman"/>
                    <w:color w:val="000000"/>
                    <w:vertAlign w:val="subscript"/>
                  </w:rPr>
                </w:rPrChange>
              </w:rPr>
              <w:t>cat,r</w:t>
            </w:r>
            <w:r w:rsidRPr="003B5012">
              <w:rPr>
                <w:rFonts w:eastAsia="Times New Roman"/>
                <w:i/>
                <w:iCs/>
                <w:color w:val="000000"/>
                <w:lang w:val="es-ES"/>
                <w:rPrChange w:id="50" w:author="Risa" w:date="2021-12-01T15:09:00Z">
                  <w:rPr>
                    <w:rFonts w:eastAsia="Times New Roman"/>
                    <w:i/>
                    <w:iCs/>
                    <w:color w:val="000000"/>
                  </w:rPr>
                </w:rPrChange>
              </w:rPr>
              <w:t>n</w:t>
            </w:r>
            <w:r w:rsidRPr="003B5012">
              <w:rPr>
                <w:rFonts w:eastAsia="Times New Roman"/>
                <w:color w:val="000000"/>
                <w:vertAlign w:val="subscript"/>
                <w:lang w:val="es-ES"/>
                <w:rPrChange w:id="51" w:author="Risa" w:date="2021-12-01T15:09:00Z">
                  <w:rPr>
                    <w:rFonts w:eastAsia="Times New Roman"/>
                    <w:color w:val="000000"/>
                    <w:vertAlign w:val="subscript"/>
                  </w:rPr>
                </w:rPrChange>
              </w:rPr>
              <w:t>r</w:t>
            </w:r>
            <w:proofErr w:type="spellEnd"/>
            <w:r w:rsidR="00B83AB1" w:rsidRPr="003B5012">
              <w:rPr>
                <w:rFonts w:eastAsia="Times New Roman"/>
                <w:color w:val="000000"/>
                <w:lang w:val="es-ES"/>
                <w:rPrChange w:id="52" w:author="Risa" w:date="2021-12-01T15:09:00Z">
                  <w:rPr>
                    <w:rFonts w:eastAsia="Times New Roman"/>
                    <w:color w:val="000000"/>
                  </w:rPr>
                </w:rPrChange>
              </w:rPr>
              <w:t>)</w:t>
            </w:r>
          </w:p>
        </w:tc>
        <w:tc>
          <w:tcPr>
            <w:tcW w:w="4675" w:type="dxa"/>
          </w:tcPr>
          <w:p w14:paraId="2617D4AC" w14:textId="5ED58D4D" w:rsidR="00C22725" w:rsidRPr="003B5012" w:rsidRDefault="00C22725" w:rsidP="00B05AC4">
            <w:pPr>
              <w:spacing w:line="480" w:lineRule="auto"/>
              <w:contextualSpacing/>
              <w:jc w:val="right"/>
              <w:rPr>
                <w:rFonts w:eastAsia="Times New Roman"/>
                <w:color w:val="000000"/>
                <w:lang w:val="es-ES"/>
                <w:rPrChange w:id="53" w:author="Risa" w:date="2021-12-01T15:09:00Z">
                  <w:rPr>
                    <w:rFonts w:eastAsia="Times New Roman"/>
                    <w:color w:val="000000"/>
                  </w:rPr>
                </w:rPrChange>
              </w:rPr>
            </w:pPr>
            <w:r w:rsidRPr="003B5012">
              <w:rPr>
                <w:rFonts w:eastAsia="Times New Roman"/>
                <w:color w:val="000000"/>
                <w:lang w:val="es-ES"/>
                <w:rPrChange w:id="54" w:author="Risa" w:date="2021-12-01T15:09:00Z">
                  <w:rPr>
                    <w:rFonts w:eastAsia="Times New Roman"/>
                    <w:color w:val="000000"/>
                  </w:rPr>
                </w:rPrChange>
              </w:rPr>
              <w:t>(</w:t>
            </w:r>
            <w:r w:rsidR="008A5EC2" w:rsidRPr="003B5012">
              <w:rPr>
                <w:rFonts w:eastAsia="Times New Roman"/>
                <w:color w:val="000000"/>
                <w:lang w:val="es-ES"/>
                <w:rPrChange w:id="55" w:author="Risa" w:date="2021-12-01T15:09:00Z">
                  <w:rPr>
                    <w:rFonts w:eastAsia="Times New Roman"/>
                    <w:color w:val="000000"/>
                  </w:rPr>
                </w:rPrChange>
              </w:rPr>
              <w:t>8</w:t>
            </w:r>
            <w:r w:rsidRPr="003B5012">
              <w:rPr>
                <w:rFonts w:eastAsia="Times New Roman"/>
                <w:color w:val="000000"/>
                <w:lang w:val="es-ES"/>
                <w:rPrChange w:id="56" w:author="Risa" w:date="2021-12-01T15:09:00Z">
                  <w:rPr>
                    <w:rFonts w:eastAsia="Times New Roman"/>
                    <w:color w:val="000000"/>
                  </w:rPr>
                </w:rPrChange>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5E4ADE9"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treatment type average </w:t>
      </w:r>
      <w:proofErr w:type="spellStart"/>
      <w:r w:rsidRPr="00771C52">
        <w:rPr>
          <w:rFonts w:eastAsia="Times New Roman"/>
          <w:i/>
          <w:iCs/>
          <w:color w:val="000000"/>
        </w:rPr>
        <w:lastRenderedPageBreak/>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plots at all sites. Within </w:t>
      </w:r>
      <w:r w:rsidR="00C50265">
        <w:rPr>
          <w:rFonts w:eastAsia="Times New Roman"/>
          <w:color w:val="000000"/>
        </w:rPr>
        <w:t>each</w:t>
      </w:r>
      <w:r w:rsidRPr="00771C52">
        <w:rPr>
          <w:rFonts w:eastAsia="Times New Roman"/>
          <w:color w:val="000000"/>
        </w:rPr>
        <w:t xml:space="preserve"> P by K</w:t>
      </w:r>
      <w:r w:rsidRPr="00771C52">
        <w:rPr>
          <w:rFonts w:eastAsia="Times New Roman"/>
          <w:color w:val="000000"/>
          <w:vertAlign w:val="subscript"/>
        </w:rPr>
        <w:t>+µ</w:t>
      </w:r>
      <w:r w:rsidRPr="00771C52">
        <w:rPr>
          <w:rFonts w:eastAsia="Times New Roman"/>
          <w:color w:val="000000"/>
        </w:rPr>
        <w:t xml:space="preserve"> treatment</w:t>
      </w:r>
      <w:r w:rsidR="00C50265">
        <w:rPr>
          <w:rFonts w:eastAsia="Times New Roman"/>
          <w:color w:val="000000"/>
        </w:rPr>
        <w:t xml:space="preserve"> combination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10942D94"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05619CFF"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xml:space="preserve">) was </w:t>
      </w:r>
      <w:ins w:id="57" w:author="Risa" w:date="2021-12-09T15:18:00Z">
        <w:r w:rsidR="007C457D" w:rsidRPr="007C457D">
          <w:rPr>
            <w:rFonts w:eastAsia="Times New Roman"/>
            <w:color w:val="000000"/>
            <w:rPrChange w:id="58" w:author="Risa" w:date="2021-12-09T15:18:00Z">
              <w:rPr>
                <w:rFonts w:eastAsia="Times New Roman"/>
                <w:color w:val="000000"/>
                <w:highlight w:val="yellow"/>
              </w:rPr>
            </w:rPrChange>
          </w:rPr>
          <w:t>22</w:t>
        </w:r>
      </w:ins>
      <w:del w:id="59" w:author="Risa" w:date="2021-12-09T15:18:00Z">
        <w:r w:rsidR="00CA64B3" w:rsidRPr="007C457D" w:rsidDel="007C457D">
          <w:rPr>
            <w:rFonts w:eastAsia="Times New Roman"/>
            <w:color w:val="000000"/>
          </w:rPr>
          <w:delText>12</w:delText>
        </w:r>
      </w:del>
      <w:r w:rsidR="00CA64B3" w:rsidRPr="007C457D">
        <w:rPr>
          <w:rFonts w:eastAsia="Times New Roman"/>
          <w:color w:val="000000"/>
        </w:rPr>
        <w:t>.</w:t>
      </w:r>
      <w:ins w:id="60" w:author="Risa" w:date="2021-12-09T15:18:00Z">
        <w:r w:rsidR="007C457D" w:rsidRPr="007C457D">
          <w:rPr>
            <w:rFonts w:eastAsia="Times New Roman"/>
            <w:color w:val="000000"/>
            <w:rPrChange w:id="61" w:author="Risa" w:date="2021-12-09T15:18:00Z">
              <w:rPr>
                <w:rFonts w:eastAsia="Times New Roman"/>
                <w:color w:val="000000"/>
                <w:highlight w:val="yellow"/>
              </w:rPr>
            </w:rPrChange>
          </w:rPr>
          <w:t>6</w:t>
        </w:r>
      </w:ins>
      <w:del w:id="62" w:author="Risa" w:date="2021-12-09T15:18:00Z">
        <w:r w:rsidR="00CA64B3" w:rsidRPr="007C457D" w:rsidDel="007C457D">
          <w:rPr>
            <w:rFonts w:eastAsia="Times New Roman"/>
            <w:color w:val="000000"/>
          </w:rPr>
          <w:delText>7</w:delText>
        </w:r>
      </w:del>
      <w:r w:rsidR="00CA64B3" w:rsidRPr="007C457D">
        <w:rPr>
          <w:rFonts w:eastAsia="Times New Roman"/>
          <w:color w:val="000000"/>
        </w:rPr>
        <w:t xml:space="preserve">% </w:t>
      </w:r>
      <w:r w:rsidR="00CA64B3">
        <w:rPr>
          <w:rFonts w:eastAsia="Times New Roman"/>
          <w:color w:val="000000"/>
        </w:rPr>
        <w:t xml:space="preserve">greater </w:t>
      </w:r>
      <w:r w:rsidR="008F7D04">
        <w:rPr>
          <w:rFonts w:eastAsia="Times New Roman"/>
          <w:color w:val="000000"/>
        </w:rPr>
        <w:t>in plots receiving nitrogen compared to plots not receiving nitrogen</w:t>
      </w:r>
      <w:r w:rsidR="00CA64B3">
        <w:rPr>
          <w:rFonts w:eastAsia="Times New Roman"/>
          <w:color w:val="000000"/>
        </w:rPr>
        <w:t xml:space="preserve">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del w:id="63" w:author="Risa" w:date="2021-12-01T15:19:00Z">
        <w:r w:rsidR="00D65202" w:rsidRPr="00771C52" w:rsidDel="001609E7">
          <w:rPr>
            <w:rFonts w:eastAsia="Times New Roman"/>
            <w:color w:val="000000"/>
          </w:rPr>
          <w:delText xml:space="preserve">&lt; </w:delText>
        </w:r>
      </w:del>
      <w:r w:rsidR="00D65202" w:rsidRPr="00771C52">
        <w:rPr>
          <w:rFonts w:eastAsia="Times New Roman"/>
          <w:color w:val="000000"/>
        </w:rPr>
        <w:t>0.00</w:t>
      </w:r>
      <w:ins w:id="64" w:author="Risa" w:date="2021-12-01T15:19:00Z">
        <w:r w:rsidR="001609E7">
          <w:rPr>
            <w:rFonts w:eastAsia="Times New Roman"/>
            <w:color w:val="000000"/>
          </w:rPr>
          <w:t>2</w:t>
        </w:r>
      </w:ins>
      <w:del w:id="65" w:author="Risa" w:date="2021-12-01T15:19:00Z">
        <w:r w:rsidR="00D65202" w:rsidRPr="00771C52" w:rsidDel="001609E7">
          <w:rPr>
            <w:rFonts w:eastAsia="Times New Roman"/>
            <w:color w:val="000000"/>
          </w:rPr>
          <w:delText>1</w:delText>
        </w:r>
      </w:del>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w:t>
      </w:r>
      <w:r w:rsidR="003E3DED">
        <w:rPr>
          <w:rFonts w:eastAsia="Times New Roman"/>
          <w:color w:val="000000"/>
        </w:rPr>
        <w:lastRenderedPageBreak/>
        <w:t>that soil N</w:t>
      </w:r>
      <w:r w:rsidR="00BE49D6">
        <w:rPr>
          <w:rFonts w:eastAsia="Times New Roman"/>
          <w:color w:val="000000"/>
        </w:rPr>
        <w:t xml:space="preserve"> addition</w:t>
      </w:r>
      <w:r w:rsidR="003E3DED">
        <w:rPr>
          <w:rFonts w:eastAsia="Times New Roman"/>
          <w:color w:val="000000"/>
        </w:rPr>
        <w:t xml:space="preserve">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w:t>
      </w:r>
      <w:r w:rsidR="00BE49D6">
        <w:rPr>
          <w:rFonts w:eastAsia="Times New Roman"/>
          <w:color w:val="000000"/>
        </w:rPr>
        <w:t>plots that did not receive P</w:t>
      </w:r>
      <w:r w:rsidR="003E3DED">
        <w:rPr>
          <w:rFonts w:eastAsia="Times New Roman"/>
          <w:color w:val="000000"/>
        </w:rPr>
        <w:t xml:space="preserve"> (</w:t>
      </w:r>
      <w:ins w:id="66" w:author="Risa" w:date="2021-12-09T15:19:00Z">
        <w:r w:rsidR="007C457D" w:rsidRPr="00BA6936">
          <w:rPr>
            <w:rFonts w:eastAsia="Times New Roman"/>
            <w:color w:val="000000"/>
            <w:rPrChange w:id="67" w:author="Risa" w:date="2021-12-09T15:19:00Z">
              <w:rPr>
                <w:rFonts w:eastAsia="Times New Roman"/>
                <w:color w:val="000000"/>
                <w:highlight w:val="yellow"/>
              </w:rPr>
            </w:rPrChange>
          </w:rPr>
          <w:t>27.</w:t>
        </w:r>
      </w:ins>
      <w:del w:id="68" w:author="Risa" w:date="2021-12-09T15:19:00Z">
        <w:r w:rsidR="003E3DED" w:rsidRPr="00BA6936" w:rsidDel="007C457D">
          <w:rPr>
            <w:rFonts w:eastAsia="Times New Roman"/>
            <w:color w:val="000000"/>
          </w:rPr>
          <w:delText>15.</w:delText>
        </w:r>
      </w:del>
      <w:ins w:id="69" w:author="Risa" w:date="2021-12-09T15:19:00Z">
        <w:r w:rsidR="007C457D" w:rsidRPr="00BA6936">
          <w:rPr>
            <w:rFonts w:eastAsia="Times New Roman"/>
            <w:color w:val="000000"/>
            <w:rPrChange w:id="70" w:author="Risa" w:date="2021-12-09T15:19:00Z">
              <w:rPr>
                <w:rFonts w:eastAsia="Times New Roman"/>
                <w:color w:val="000000"/>
                <w:highlight w:val="yellow"/>
              </w:rPr>
            </w:rPrChange>
          </w:rPr>
          <w:t>6</w:t>
        </w:r>
      </w:ins>
      <w:del w:id="71" w:author="Risa" w:date="2021-12-09T15:19:00Z">
        <w:r w:rsidR="003E3DED" w:rsidRPr="00BA6936" w:rsidDel="007C457D">
          <w:rPr>
            <w:rFonts w:eastAsia="Times New Roman"/>
            <w:color w:val="000000"/>
          </w:rPr>
          <w:delText>1</w:delText>
        </w:r>
      </w:del>
      <w:r w:rsidR="003E3DED" w:rsidRPr="00BA6936">
        <w:rPr>
          <w:rFonts w:eastAsia="Times New Roman"/>
          <w:color w:val="000000"/>
        </w:rPr>
        <w:t>%</w:t>
      </w:r>
      <w:r w:rsidR="003E3DED">
        <w:rPr>
          <w:rFonts w:eastAsia="Times New Roman"/>
          <w:color w:val="000000"/>
        </w:rPr>
        <w:t xml:space="preserve"> increase) and </w:t>
      </w:r>
      <w:r w:rsidR="00BE49D6">
        <w:rPr>
          <w:rFonts w:eastAsia="Times New Roman"/>
          <w:color w:val="000000"/>
        </w:rPr>
        <w:t>plots that received P</w:t>
      </w:r>
      <w:r w:rsidR="003E3DED">
        <w:rPr>
          <w:rFonts w:eastAsia="Times New Roman"/>
          <w:color w:val="000000"/>
        </w:rPr>
        <w:t xml:space="preserve"> (</w:t>
      </w:r>
      <w:ins w:id="72" w:author="Risa" w:date="2021-12-09T15:19:00Z">
        <w:r w:rsidR="007C457D" w:rsidRPr="00BA6936">
          <w:rPr>
            <w:rFonts w:eastAsia="Times New Roman"/>
            <w:color w:val="000000"/>
            <w:rPrChange w:id="73" w:author="Risa" w:date="2021-12-09T15:20:00Z">
              <w:rPr>
                <w:rFonts w:eastAsia="Times New Roman"/>
                <w:color w:val="000000"/>
                <w:highlight w:val="yellow"/>
              </w:rPr>
            </w:rPrChange>
          </w:rPr>
          <w:t>17.9</w:t>
        </w:r>
      </w:ins>
      <w:del w:id="74" w:author="Risa" w:date="2021-12-09T15:19:00Z">
        <w:r w:rsidR="003E3DED" w:rsidRPr="00BA6936" w:rsidDel="007C457D">
          <w:rPr>
            <w:rFonts w:eastAsia="Times New Roman"/>
            <w:color w:val="000000"/>
          </w:rPr>
          <w:delText>10.2</w:delText>
        </w:r>
      </w:del>
      <w:r w:rsidR="003E3DED" w:rsidRPr="00BA6936">
        <w:rPr>
          <w:rFonts w:eastAsia="Times New Roman"/>
          <w:color w:val="000000"/>
        </w:rPr>
        <w:t>%</w:t>
      </w:r>
      <w:r w:rsidR="003E3DED">
        <w:rPr>
          <w:rFonts w:eastAsia="Times New Roman"/>
          <w:color w:val="000000"/>
        </w:rPr>
        <w:t xml:space="preserve"> increase</w:t>
      </w:r>
      <w:r w:rsidR="00BE49D6">
        <w:rPr>
          <w:rFonts w:eastAsia="Times New Roman"/>
          <w:color w:val="000000"/>
        </w:rPr>
        <w:t xml:space="preserve">; </w:t>
      </w:r>
      <w:r w:rsidR="003E3DED">
        <w:rPr>
          <w:rFonts w:eastAsia="Times New Roman"/>
          <w:i/>
          <w:color w:val="000000"/>
        </w:rPr>
        <w:t>p</w:t>
      </w:r>
      <w:r w:rsidR="003E3DED">
        <w:rPr>
          <w:rFonts w:eastAsia="Times New Roman"/>
          <w:color w:val="000000"/>
        </w:rPr>
        <w:t xml:space="preserve"> &lt;0.0</w:t>
      </w:r>
      <w:ins w:id="75" w:author="Risa" w:date="2021-12-09T10:28:00Z">
        <w:r w:rsidR="008E0762">
          <w:rPr>
            <w:rFonts w:eastAsia="Times New Roman"/>
            <w:color w:val="000000"/>
          </w:rPr>
          <w:t>5</w:t>
        </w:r>
      </w:ins>
      <w:del w:id="76" w:author="Risa" w:date="2021-12-09T10:28:00Z">
        <w:r w:rsidR="003E3DED" w:rsidDel="008E0762">
          <w:rPr>
            <w:rFonts w:eastAsia="Times New Roman"/>
            <w:color w:val="000000"/>
          </w:rPr>
          <w:delText>01</w:delText>
        </w:r>
      </w:del>
      <w:r w:rsidR="003E3DED">
        <w:rPr>
          <w:rFonts w:eastAsia="Times New Roman"/>
          <w:color w:val="000000"/>
        </w:rPr>
        <w:t xml:space="preserve">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BE49D6">
        <w:rPr>
          <w:rFonts w:eastAsia="Times New Roman"/>
          <w:color w:val="000000"/>
        </w:rPr>
        <w:t xml:space="preserve"> on </w:t>
      </w:r>
      <w:proofErr w:type="spellStart"/>
      <w:r w:rsidR="00BE49D6">
        <w:rPr>
          <w:rFonts w:eastAsia="Times New Roman"/>
          <w:i/>
          <w:color w:val="000000"/>
        </w:rPr>
        <w:t>N</w:t>
      </w:r>
      <w:r w:rsidR="00BE49D6">
        <w:rPr>
          <w:rFonts w:eastAsia="Times New Roman"/>
          <w:color w:val="000000"/>
          <w:vertAlign w:val="subscript"/>
        </w:rPr>
        <w:t>area</w:t>
      </w:r>
      <w:proofErr w:type="spellEnd"/>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w:t>
      </w:r>
      <w:ins w:id="77" w:author="Risa" w:date="2021-12-09T15:05:00Z">
        <w:r w:rsidR="000A7AF1" w:rsidRPr="000A7AF1">
          <w:rPr>
            <w:rFonts w:eastAsia="Times New Roman"/>
            <w:color w:val="000000"/>
            <w:rPrChange w:id="78" w:author="Risa" w:date="2021-12-09T15:06:00Z">
              <w:rPr>
                <w:rFonts w:eastAsia="Times New Roman"/>
                <w:color w:val="000000"/>
                <w:highlight w:val="yellow"/>
              </w:rPr>
            </w:rPrChange>
          </w:rPr>
          <w:t>4</w:t>
        </w:r>
      </w:ins>
      <w:del w:id="79" w:author="Risa" w:date="2021-12-01T15:20:00Z">
        <w:r w:rsidR="00CA64B3" w:rsidRPr="000A7AF1" w:rsidDel="001609E7">
          <w:rPr>
            <w:rFonts w:eastAsia="Times New Roman"/>
            <w:color w:val="000000"/>
          </w:rPr>
          <w:delText>6</w:delText>
        </w:r>
      </w:del>
      <w:r w:rsidR="00CA64B3" w:rsidRPr="000A7AF1">
        <w:rPr>
          <w:rFonts w:eastAsia="Times New Roman"/>
          <w:color w:val="000000"/>
        </w:rPr>
        <w:t>%),</w:t>
      </w:r>
      <w:r w:rsidR="0014366E" w:rsidRPr="000A7AF1">
        <w:rPr>
          <w:rFonts w:eastAsia="Times New Roman"/>
          <w:color w:val="000000"/>
        </w:rPr>
        <w:t xml:space="preserve"> </w:t>
      </w:r>
      <w:proofErr w:type="spellStart"/>
      <w:r w:rsidR="008010AC" w:rsidRPr="000A7AF1">
        <w:rPr>
          <w:rFonts w:eastAsia="Times New Roman"/>
          <w:i/>
          <w:iCs/>
          <w:color w:val="000000"/>
        </w:rPr>
        <w:t>M</w:t>
      </w:r>
      <w:r w:rsidR="008010AC" w:rsidRPr="000A7AF1">
        <w:rPr>
          <w:rFonts w:eastAsia="Times New Roman"/>
          <w:color w:val="000000"/>
          <w:vertAlign w:val="subscript"/>
        </w:rPr>
        <w:t>area</w:t>
      </w:r>
      <w:proofErr w:type="spellEnd"/>
      <w:r w:rsidR="008010AC" w:rsidRPr="000A7AF1">
        <w:rPr>
          <w:rFonts w:eastAsia="Times New Roman"/>
          <w:color w:val="000000"/>
        </w:rPr>
        <w:t xml:space="preserve"> </w:t>
      </w:r>
      <w:r w:rsidR="00E3357A" w:rsidRPr="000A7AF1">
        <w:rPr>
          <w:rFonts w:eastAsia="Times New Roman"/>
          <w:color w:val="000000"/>
        </w:rPr>
        <w:t>(</w:t>
      </w:r>
      <w:ins w:id="80" w:author="Risa" w:date="2021-12-01T15:20:00Z">
        <w:r w:rsidR="001609E7" w:rsidRPr="000A7AF1">
          <w:rPr>
            <w:rFonts w:eastAsia="Times New Roman"/>
            <w:color w:val="000000"/>
          </w:rPr>
          <w:t>47</w:t>
        </w:r>
      </w:ins>
      <w:ins w:id="81" w:author="Risa" w:date="2021-12-01T15:24:00Z">
        <w:r w:rsidR="002C4254" w:rsidRPr="000A7AF1">
          <w:rPr>
            <w:rFonts w:eastAsia="Times New Roman"/>
            <w:color w:val="000000"/>
          </w:rPr>
          <w:t>.5</w:t>
        </w:r>
      </w:ins>
      <w:del w:id="82" w:author="Risa" w:date="2021-12-01T15:20:00Z">
        <w:r w:rsidR="00CA64B3" w:rsidRPr="000A7AF1" w:rsidDel="001609E7">
          <w:rPr>
            <w:rFonts w:eastAsia="Times New Roman"/>
            <w:color w:val="000000"/>
          </w:rPr>
          <w:delText>53</w:delText>
        </w:r>
      </w:del>
      <w:r w:rsidR="00E3357A" w:rsidRPr="000A7AF1">
        <w:rPr>
          <w:rFonts w:eastAsia="Times New Roman"/>
          <w:color w:val="000000"/>
        </w:rPr>
        <w:t>%)</w:t>
      </w:r>
      <w:r w:rsidR="00CA64B3" w:rsidRPr="000A7AF1">
        <w:rPr>
          <w:rFonts w:eastAsia="Times New Roman"/>
          <w:color w:val="000000"/>
        </w:rPr>
        <w:t>,</w:t>
      </w:r>
      <w:r w:rsidR="00E3357A" w:rsidRPr="000A7AF1">
        <w:rPr>
          <w:rFonts w:eastAsia="Times New Roman"/>
          <w:color w:val="000000"/>
        </w:rPr>
        <w:t xml:space="preserve"> and climate (</w:t>
      </w:r>
      <w:proofErr w:type="spellStart"/>
      <w:r w:rsidR="00E3357A" w:rsidRPr="000A7AF1">
        <w:rPr>
          <w:rFonts w:eastAsia="Times New Roman"/>
          <w:i/>
          <w:iCs/>
          <w:color w:val="000000"/>
        </w:rPr>
        <w:t>T</w:t>
      </w:r>
      <w:r w:rsidR="00E3357A" w:rsidRPr="000A7AF1">
        <w:rPr>
          <w:rFonts w:eastAsia="Times New Roman"/>
          <w:color w:val="000000"/>
          <w:vertAlign w:val="subscript"/>
        </w:rPr>
        <w:t>g</w:t>
      </w:r>
      <w:proofErr w:type="spellEnd"/>
      <w:r w:rsidR="00E3357A" w:rsidRPr="000A7AF1">
        <w:rPr>
          <w:rFonts w:eastAsia="Times New Roman"/>
          <w:color w:val="000000"/>
        </w:rPr>
        <w:t xml:space="preserve"> = </w:t>
      </w:r>
      <w:ins w:id="83" w:author="Risa" w:date="2021-12-01T15:20:00Z">
        <w:r w:rsidR="001609E7" w:rsidRPr="000A7AF1">
          <w:rPr>
            <w:rFonts w:eastAsia="Times New Roman"/>
            <w:color w:val="000000"/>
          </w:rPr>
          <w:t>3</w:t>
        </w:r>
      </w:ins>
      <w:ins w:id="84" w:author="Risa" w:date="2021-12-01T15:24:00Z">
        <w:r w:rsidR="002C4254" w:rsidRPr="000A7AF1">
          <w:rPr>
            <w:rFonts w:eastAsia="Times New Roman"/>
            <w:color w:val="000000"/>
          </w:rPr>
          <w:t>.2</w:t>
        </w:r>
      </w:ins>
      <w:del w:id="85" w:author="Risa" w:date="2021-12-01T15:20:00Z">
        <w:r w:rsidR="00CA64B3" w:rsidRPr="000A7AF1" w:rsidDel="001609E7">
          <w:rPr>
            <w:rFonts w:eastAsia="Times New Roman"/>
            <w:color w:val="000000"/>
          </w:rPr>
          <w:delText>7</w:delText>
        </w:r>
      </w:del>
      <w:r w:rsidR="00E3357A" w:rsidRPr="000A7AF1">
        <w:rPr>
          <w:rFonts w:eastAsia="Times New Roman"/>
          <w:color w:val="000000"/>
        </w:rPr>
        <w:t xml:space="preserve">%, </w:t>
      </w:r>
      <w:r w:rsidR="00E3357A" w:rsidRPr="000A7AF1">
        <w:rPr>
          <w:rFonts w:eastAsia="Times New Roman"/>
          <w:i/>
          <w:iCs/>
          <w:color w:val="000000"/>
        </w:rPr>
        <w:t>I</w:t>
      </w:r>
      <w:r w:rsidR="00E3357A" w:rsidRPr="000A7AF1">
        <w:rPr>
          <w:rFonts w:eastAsia="Times New Roman"/>
          <w:color w:val="000000"/>
          <w:vertAlign w:val="subscript"/>
        </w:rPr>
        <w:t>g</w:t>
      </w:r>
      <w:r w:rsidR="00E3357A" w:rsidRPr="000A7AF1">
        <w:rPr>
          <w:rFonts w:eastAsia="Times New Roman"/>
          <w:color w:val="000000"/>
        </w:rPr>
        <w:t xml:space="preserve"> = </w:t>
      </w:r>
      <w:r w:rsidR="00CA64B3" w:rsidRPr="000A7AF1">
        <w:rPr>
          <w:rFonts w:eastAsia="Times New Roman"/>
          <w:color w:val="000000"/>
        </w:rPr>
        <w:t>2</w:t>
      </w:r>
      <w:ins w:id="86" w:author="Risa" w:date="2021-12-01T15:20:00Z">
        <w:r w:rsidR="001609E7" w:rsidRPr="000A7AF1">
          <w:rPr>
            <w:rFonts w:eastAsia="Times New Roman"/>
            <w:color w:val="000000"/>
          </w:rPr>
          <w:t>7</w:t>
        </w:r>
      </w:ins>
      <w:ins w:id="87" w:author="Risa" w:date="2021-12-01T15:24:00Z">
        <w:r w:rsidR="002C4254" w:rsidRPr="000A7AF1">
          <w:rPr>
            <w:rFonts w:eastAsia="Times New Roman"/>
            <w:color w:val="000000"/>
          </w:rPr>
          <w:t>.5</w:t>
        </w:r>
      </w:ins>
      <w:del w:id="88" w:author="Risa" w:date="2021-12-01T15:20:00Z">
        <w:r w:rsidR="00CA64B3" w:rsidRPr="000A7AF1" w:rsidDel="001609E7">
          <w:rPr>
            <w:rFonts w:eastAsia="Times New Roman"/>
            <w:color w:val="000000"/>
          </w:rPr>
          <w:delText>0</w:delText>
        </w:r>
      </w:del>
      <w:r w:rsidR="00E3357A" w:rsidRPr="000A7AF1">
        <w:rPr>
          <w:rFonts w:eastAsia="Times New Roman"/>
          <w:color w:val="000000"/>
        </w:rPr>
        <w:t>%)</w:t>
      </w:r>
      <w:r w:rsidR="00E3357A">
        <w:rPr>
          <w:rFonts w:eastAsia="Times New Roman"/>
          <w:color w:val="000000"/>
        </w:rPr>
        <w:t xml:space="preserve"> </w:t>
      </w:r>
      <w:r w:rsidR="008010AC" w:rsidRPr="00771C52">
        <w:rPr>
          <w:rFonts w:eastAsia="Times New Roman"/>
          <w:color w:val="000000"/>
        </w:rPr>
        <w:t>had</w:t>
      </w:r>
      <w:r w:rsidR="00B83AB1">
        <w:rPr>
          <w:rFonts w:eastAsia="Times New Roman"/>
          <w:color w:val="000000"/>
        </w:rPr>
        <w:t xml:space="preserve"> substantially</w:t>
      </w:r>
      <w:r w:rsidR="008010AC" w:rsidRPr="00771C52">
        <w:rPr>
          <w:rFonts w:eastAsia="Times New Roman"/>
          <w:color w:val="000000"/>
        </w:rPr>
        <w:t xml:space="preserve">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ins w:id="89" w:author="Risa" w:date="2021-12-01T15:22:00Z">
        <w:r w:rsidR="001609E7">
          <w:rPr>
            <w:rFonts w:eastAsia="Times New Roman"/>
            <w:color w:val="000000"/>
          </w:rPr>
          <w:t>1</w:t>
        </w:r>
      </w:ins>
      <w:del w:id="90" w:author="Risa" w:date="2021-12-01T15:22:00Z">
        <w:r w:rsidR="004D1F45" w:rsidDel="001609E7">
          <w:rPr>
            <w:rFonts w:eastAsia="Times New Roman"/>
            <w:color w:val="000000"/>
          </w:rPr>
          <w:delText>2</w:delText>
        </w:r>
      </w:del>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w:t>
      </w:r>
      <w:r w:rsidR="0054351D">
        <w:rPr>
          <w:rFonts w:eastAsia="Times New Roman"/>
          <w:color w:val="000000"/>
        </w:rPr>
        <w:t xml:space="preserve"> positive</w:t>
      </w:r>
      <w:r w:rsidR="00CA64B3">
        <w:rPr>
          <w:rFonts w:eastAsia="Times New Roman"/>
          <w:color w:val="000000"/>
        </w:rPr>
        <w:t xml:space="preserv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w:t>
      </w:r>
      <w:r w:rsidR="0089382F">
        <w:rPr>
          <w:rFonts w:eastAsia="Times New Roman"/>
          <w:color w:val="000000"/>
        </w:rPr>
        <w:t xml:space="preserve"> (Table 2)</w:t>
      </w:r>
      <w:r w:rsidR="00CA64B3">
        <w:rPr>
          <w:rFonts w:eastAsia="Times New Roman"/>
          <w:color w:val="000000"/>
        </w:rPr>
        <w:t xml:space="preserve">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w:t>
      </w:r>
      <w:r w:rsidR="00F81611">
        <w:rPr>
          <w:rFonts w:eastAsia="Times New Roman"/>
          <w:color w:val="000000"/>
        </w:rPr>
        <w:t xml:space="preserve">follows </w:t>
      </w:r>
      <w:r w:rsidR="00CA64B3">
        <w:rPr>
          <w:rFonts w:eastAsia="Times New Roman"/>
          <w:color w:val="000000"/>
        </w:rPr>
        <w:t xml:space="preserve">from theoretical expectations. Note that </w:t>
      </w:r>
      <w:r w:rsidR="00893A76">
        <w:rPr>
          <w:rFonts w:eastAsia="Times New Roman"/>
          <w:color w:val="000000"/>
        </w:rPr>
        <w:t>despite its importance</w:t>
      </w:r>
      <w:r w:rsidR="00604C4C">
        <w:rPr>
          <w:rFonts w:eastAsia="Times New Roman"/>
          <w:color w:val="000000"/>
        </w:rPr>
        <w:t xml:space="preserve"> </w:t>
      </w:r>
      <w:r w:rsidR="00893A76">
        <w:rPr>
          <w:rFonts w:eastAsia="Times New Roman"/>
          <w:color w:val="000000"/>
        </w:rPr>
        <w:t xml:space="preserve">in the model,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t>
      </w:r>
      <w:r w:rsidR="0089382F">
        <w:rPr>
          <w:rFonts w:eastAsia="Times New Roman"/>
          <w:color w:val="000000"/>
        </w:rPr>
        <w:t xml:space="preserve">slope </w:t>
      </w:r>
      <w:r w:rsidR="00893A76">
        <w:rPr>
          <w:rFonts w:eastAsia="Times New Roman"/>
          <w:color w:val="000000"/>
        </w:rPr>
        <w:t>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species capable of symbiotic associations with nitrogen</w:t>
      </w:r>
      <w:r w:rsidR="00BE49D6">
        <w:rPr>
          <w:rFonts w:eastAsia="Times New Roman"/>
          <w:color w:val="000000"/>
        </w:rPr>
        <w:t>-</w:t>
      </w:r>
      <w:r w:rsidR="00280238">
        <w:rPr>
          <w:rFonts w:eastAsia="Times New Roman"/>
          <w:color w:val="000000"/>
        </w:rPr>
        <w:t xml:space="preserve">fixing bacteria had </w:t>
      </w:r>
      <w:ins w:id="91" w:author="Risa" w:date="2021-12-09T15:20:00Z">
        <w:r w:rsidR="00BA6936" w:rsidRPr="00BA6936">
          <w:rPr>
            <w:rFonts w:eastAsia="Times New Roman"/>
            <w:color w:val="000000"/>
            <w:rPrChange w:id="92" w:author="Risa" w:date="2021-12-09T15:20:00Z">
              <w:rPr>
                <w:rFonts w:eastAsia="Times New Roman"/>
                <w:color w:val="000000"/>
                <w:highlight w:val="yellow"/>
              </w:rPr>
            </w:rPrChange>
          </w:rPr>
          <w:t>77</w:t>
        </w:r>
      </w:ins>
      <w:del w:id="93" w:author="Risa" w:date="2021-12-09T15:20:00Z">
        <w:r w:rsidR="00280238" w:rsidRPr="00BA6936" w:rsidDel="00BA6936">
          <w:rPr>
            <w:rFonts w:eastAsia="Times New Roman"/>
            <w:color w:val="000000"/>
          </w:rPr>
          <w:delText>44</w:delText>
        </w:r>
      </w:del>
      <w:r w:rsidR="00280238" w:rsidRPr="00BA6936">
        <w:rPr>
          <w:rFonts w:eastAsia="Times New Roman"/>
          <w:color w:val="000000"/>
        </w:rPr>
        <w:t>.</w:t>
      </w:r>
      <w:ins w:id="94" w:author="Risa" w:date="2021-12-09T15:20:00Z">
        <w:r w:rsidR="00BA6936" w:rsidRPr="00BA6936">
          <w:rPr>
            <w:rFonts w:eastAsia="Times New Roman"/>
            <w:color w:val="000000"/>
            <w:rPrChange w:id="95" w:author="Risa" w:date="2021-12-09T15:20:00Z">
              <w:rPr>
                <w:rFonts w:eastAsia="Times New Roman"/>
                <w:color w:val="000000"/>
                <w:highlight w:val="yellow"/>
              </w:rPr>
            </w:rPrChange>
          </w:rPr>
          <w:t>3</w:t>
        </w:r>
      </w:ins>
      <w:del w:id="96" w:author="Risa" w:date="2021-12-09T15:20:00Z">
        <w:r w:rsidR="00280238" w:rsidRPr="00BA6936" w:rsidDel="00BA6936">
          <w:rPr>
            <w:rFonts w:eastAsia="Times New Roman"/>
            <w:color w:val="000000"/>
          </w:rPr>
          <w:delText>7</w:delText>
        </w:r>
      </w:del>
      <w:r w:rsidR="00280238" w:rsidRPr="00BA6936">
        <w:rPr>
          <w:rFonts w:eastAsia="Times New Roman"/>
          <w:color w:val="000000"/>
        </w:rPr>
        <w:t>%</w:t>
      </w:r>
      <w:r w:rsidR="00280238">
        <w:rPr>
          <w:rFonts w:eastAsia="Times New Roman"/>
          <w:color w:val="000000"/>
        </w:rPr>
        <w:t xml:space="preserve">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w:t>
      </w:r>
      <w:ins w:id="97" w:author="Risa" w:date="2021-12-09T15:20:00Z">
        <w:r w:rsidR="00BA6936" w:rsidRPr="00BA6936">
          <w:rPr>
            <w:rFonts w:eastAsia="Times New Roman"/>
            <w:color w:val="000000"/>
            <w:rPrChange w:id="98" w:author="Risa" w:date="2021-12-09T15:20:00Z">
              <w:rPr>
                <w:rFonts w:eastAsia="Times New Roman"/>
                <w:color w:val="000000"/>
                <w:highlight w:val="yellow"/>
              </w:rPr>
            </w:rPrChange>
          </w:rPr>
          <w:t>45.4</w:t>
        </w:r>
      </w:ins>
      <w:del w:id="99" w:author="Risa" w:date="2021-12-09T15:20:00Z">
        <w:r w:rsidR="00280238" w:rsidRPr="00BA6936" w:rsidDel="00BA6936">
          <w:rPr>
            <w:rFonts w:eastAsia="Times New Roman"/>
            <w:color w:val="000000"/>
          </w:rPr>
          <w:delText>30</w:delText>
        </w:r>
      </w:del>
      <w:r w:rsidR="00280238" w:rsidRPr="00BA6936">
        <w:rPr>
          <w:rFonts w:eastAsia="Times New Roman"/>
          <w:color w:val="000000"/>
        </w:rPr>
        <w:t>%</w:t>
      </w:r>
      <w:r w:rsidR="00280238">
        <w:rPr>
          <w:rFonts w:eastAsia="Times New Roman"/>
          <w:color w:val="000000"/>
        </w:rPr>
        <w:t xml:space="preserve">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w:t>
      </w:r>
      <w:r w:rsidR="00280238" w:rsidRPr="00B307DE">
        <w:rPr>
          <w:rFonts w:eastAsia="Times New Roman"/>
          <w:color w:val="000000"/>
        </w:rPr>
        <w:t>capacity (</w:t>
      </w:r>
      <w:ins w:id="100" w:author="Risa" w:date="2021-12-01T15:24:00Z">
        <w:r w:rsidR="002C4254" w:rsidRPr="00B307DE">
          <w:rPr>
            <w:rFonts w:eastAsia="Times New Roman"/>
            <w:color w:val="000000"/>
          </w:rPr>
          <w:t>4</w:t>
        </w:r>
      </w:ins>
      <w:ins w:id="101" w:author="Risa" w:date="2021-12-09T15:06:00Z">
        <w:r w:rsidR="000A7AF1" w:rsidRPr="00B307DE">
          <w:rPr>
            <w:rFonts w:eastAsia="Times New Roman"/>
            <w:color w:val="000000"/>
            <w:rPrChange w:id="102" w:author="Risa" w:date="2021-12-09T15:07:00Z">
              <w:rPr>
                <w:rFonts w:eastAsia="Times New Roman"/>
                <w:color w:val="000000"/>
                <w:highlight w:val="yellow"/>
              </w:rPr>
            </w:rPrChange>
          </w:rPr>
          <w:t>.2</w:t>
        </w:r>
      </w:ins>
      <w:del w:id="103" w:author="Risa" w:date="2021-12-01T15:23:00Z">
        <w:r w:rsidR="00280238" w:rsidRPr="00B307DE" w:rsidDel="001609E7">
          <w:rPr>
            <w:rFonts w:eastAsia="Times New Roman"/>
            <w:color w:val="000000"/>
          </w:rPr>
          <w:delText>5.4</w:delText>
        </w:r>
      </w:del>
      <w:r w:rsidR="00280238" w:rsidRPr="00B307DE">
        <w:rPr>
          <w:rFonts w:eastAsia="Times New Roman"/>
          <w:color w:val="000000"/>
        </w:rPr>
        <w:t>%) and photosynthesis type (</w:t>
      </w:r>
      <w:ins w:id="104" w:author="Risa" w:date="2021-12-01T15:23:00Z">
        <w:r w:rsidR="001609E7" w:rsidRPr="00B307DE">
          <w:rPr>
            <w:rFonts w:eastAsia="Times New Roman"/>
            <w:color w:val="000000"/>
          </w:rPr>
          <w:t>4</w:t>
        </w:r>
      </w:ins>
      <w:del w:id="105" w:author="Risa" w:date="2021-12-01T15:23:00Z">
        <w:r w:rsidR="00280238" w:rsidRPr="00B307DE" w:rsidDel="001609E7">
          <w:rPr>
            <w:rFonts w:eastAsia="Times New Roman"/>
            <w:color w:val="000000"/>
          </w:rPr>
          <w:delText>3.7</w:delText>
        </w:r>
      </w:del>
      <w:r w:rsidR="00280238" w:rsidRPr="00B307DE">
        <w:rPr>
          <w:rFonts w:eastAsia="Times New Roman"/>
          <w:color w:val="000000"/>
        </w:rPr>
        <w:t>%)</w:t>
      </w:r>
      <w:r w:rsidR="00280238">
        <w:rPr>
          <w:rFonts w:eastAsia="Times New Roman"/>
          <w:color w:val="000000"/>
        </w:rPr>
        <w:t xml:space="preserve">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F43C87" w:rsidRDefault="005B6195" w:rsidP="00AC49CC">
      <w:pPr>
        <w:spacing w:line="480" w:lineRule="auto"/>
        <w:rPr>
          <w:rPrChange w:id="106" w:author="Risa" w:date="2021-12-01T14:56:00Z">
            <w:rPr>
              <w:sz w:val="20"/>
              <w:szCs w:val="20"/>
            </w:rPr>
          </w:rPrChange>
        </w:rPr>
      </w:pPr>
      <w:r w:rsidRPr="00F43C87">
        <w:rPr>
          <w:b/>
          <w:bCs/>
          <w:rPrChange w:id="107" w:author="Risa" w:date="2021-12-01T14:56:00Z">
            <w:rPr>
              <w:b/>
              <w:bCs/>
              <w:sz w:val="20"/>
              <w:szCs w:val="20"/>
            </w:rPr>
          </w:rPrChange>
        </w:rPr>
        <w:lastRenderedPageBreak/>
        <w:t xml:space="preserve">Table </w:t>
      </w:r>
      <w:r w:rsidR="00DD3527" w:rsidRPr="00F43C87">
        <w:rPr>
          <w:b/>
          <w:bCs/>
          <w:rPrChange w:id="108" w:author="Risa" w:date="2021-12-01T14:56:00Z">
            <w:rPr>
              <w:b/>
              <w:bCs/>
              <w:sz w:val="20"/>
              <w:szCs w:val="20"/>
            </w:rPr>
          </w:rPrChange>
        </w:rPr>
        <w:t>2</w:t>
      </w:r>
      <w:r w:rsidRPr="00F43C87">
        <w:rPr>
          <w:b/>
          <w:bCs/>
          <w:rPrChange w:id="109" w:author="Risa" w:date="2021-12-01T14:56:00Z">
            <w:rPr>
              <w:b/>
              <w:bCs/>
              <w:sz w:val="20"/>
              <w:szCs w:val="20"/>
            </w:rPr>
          </w:rPrChange>
        </w:rPr>
        <w:t>.</w:t>
      </w:r>
      <w:r w:rsidRPr="00F43C87">
        <w:rPr>
          <w:rPrChange w:id="110" w:author="Risa" w:date="2021-12-01T14:56:00Z">
            <w:rPr>
              <w:sz w:val="20"/>
              <w:szCs w:val="20"/>
            </w:rPr>
          </w:rPrChange>
        </w:rPr>
        <w:t xml:space="preserve"> Regression coefficients for linear mixed effects model with ln </w:t>
      </w:r>
      <w:proofErr w:type="spellStart"/>
      <w:r w:rsidRPr="00F43C87">
        <w:rPr>
          <w:i/>
          <w:iCs/>
          <w:rPrChange w:id="111" w:author="Risa" w:date="2021-12-01T14:56:00Z">
            <w:rPr>
              <w:i/>
              <w:iCs/>
              <w:sz w:val="20"/>
              <w:szCs w:val="20"/>
            </w:rPr>
          </w:rPrChange>
        </w:rPr>
        <w:t>N</w:t>
      </w:r>
      <w:r w:rsidRPr="00F43C87">
        <w:rPr>
          <w:vertAlign w:val="subscript"/>
          <w:rPrChange w:id="112" w:author="Risa" w:date="2021-12-01T14:56:00Z">
            <w:rPr>
              <w:sz w:val="20"/>
              <w:szCs w:val="20"/>
              <w:vertAlign w:val="subscript"/>
            </w:rPr>
          </w:rPrChange>
        </w:rPr>
        <w:t>area</w:t>
      </w:r>
      <w:proofErr w:type="spellEnd"/>
      <w:r w:rsidRPr="00F43C87">
        <w:rPr>
          <w:rPrChange w:id="113" w:author="Risa" w:date="2021-12-01T14:56:00Z">
            <w:rPr>
              <w:sz w:val="20"/>
              <w:szCs w:val="20"/>
            </w:rPr>
          </w:rPrChange>
        </w:rPr>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768"/>
        <w:gridCol w:w="1274"/>
        <w:gridCol w:w="1993"/>
        <w:gridCol w:w="1359"/>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2940E12C" w:rsidR="005B6195" w:rsidRPr="001A720B" w:rsidRDefault="002D469B" w:rsidP="00CB7CF7">
            <w:pPr>
              <w:jc w:val="center"/>
              <w:rPr>
                <w:rFonts w:eastAsia="Times New Roman"/>
                <w:color w:val="000000"/>
                <w:sz w:val="20"/>
                <w:szCs w:val="20"/>
              </w:rPr>
            </w:pPr>
            <w:ins w:id="114" w:author="Risa" w:date="2021-12-01T14:47:00Z">
              <w:r>
                <w:rPr>
                  <w:color w:val="000000"/>
                  <w:sz w:val="20"/>
                  <w:szCs w:val="20"/>
                </w:rPr>
                <w:t>1.3</w:t>
              </w:r>
            </w:ins>
            <w:ins w:id="115" w:author="Risa" w:date="2021-12-01T14:48:00Z">
              <w:r>
                <w:rPr>
                  <w:color w:val="000000"/>
                  <w:sz w:val="20"/>
                  <w:szCs w:val="20"/>
                </w:rPr>
                <w:t>0</w:t>
              </w:r>
            </w:ins>
            <w:del w:id="116" w:author="Risa" w:date="2021-12-01T14:47:00Z">
              <w:r w:rsidR="005B6195" w:rsidDel="002D469B">
                <w:rPr>
                  <w:color w:val="000000"/>
                  <w:sz w:val="20"/>
                  <w:szCs w:val="20"/>
                </w:rPr>
                <w:delText>0.98</w:delText>
              </w:r>
            </w:del>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54F1A9A2" w:rsidR="002D469B" w:rsidRPr="002D469B" w:rsidRDefault="005B6195" w:rsidP="00CB7CF7">
            <w:pPr>
              <w:jc w:val="center"/>
              <w:rPr>
                <w:color w:val="000000"/>
                <w:sz w:val="20"/>
                <w:szCs w:val="20"/>
                <w:rPrChange w:id="117" w:author="Risa" w:date="2021-12-01T14:46:00Z">
                  <w:rPr>
                    <w:rFonts w:eastAsia="Times New Roman"/>
                    <w:color w:val="000000"/>
                    <w:sz w:val="20"/>
                    <w:szCs w:val="20"/>
                  </w:rPr>
                </w:rPrChange>
              </w:rPr>
            </w:pPr>
            <w:r w:rsidRPr="001A720B">
              <w:rPr>
                <w:color w:val="000000"/>
                <w:sz w:val="20"/>
                <w:szCs w:val="20"/>
              </w:rPr>
              <w:t>0.</w:t>
            </w:r>
            <w:ins w:id="118" w:author="Risa" w:date="2021-12-01T14:46:00Z">
              <w:r w:rsidR="002D469B">
                <w:rPr>
                  <w:color w:val="000000"/>
                  <w:sz w:val="20"/>
                  <w:szCs w:val="20"/>
                </w:rPr>
                <w:t>337</w:t>
              </w:r>
            </w:ins>
            <w:del w:id="119" w:author="Risa" w:date="2021-12-01T14:46:00Z">
              <w:r w:rsidRPr="001A720B" w:rsidDel="002D469B">
                <w:rPr>
                  <w:color w:val="000000"/>
                  <w:sz w:val="20"/>
                  <w:szCs w:val="20"/>
                </w:rPr>
                <w:delText>72</w:delText>
              </w:r>
              <w:r w:rsidDel="002D469B">
                <w:rPr>
                  <w:color w:val="000000"/>
                  <w:sz w:val="20"/>
                  <w:szCs w:val="20"/>
                </w:rPr>
                <w:delText>8</w:delText>
              </w:r>
            </w:del>
          </w:p>
        </w:tc>
        <w:tc>
          <w:tcPr>
            <w:tcW w:w="1050" w:type="pct"/>
            <w:tcBorders>
              <w:top w:val="nil"/>
              <w:left w:val="nil"/>
              <w:bottom w:val="nil"/>
              <w:right w:val="nil"/>
            </w:tcBorders>
            <w:shd w:val="clear" w:color="auto" w:fill="auto"/>
            <w:noWrap/>
            <w:vAlign w:val="center"/>
            <w:hideMark/>
          </w:tcPr>
          <w:p w14:paraId="3E611600" w14:textId="1C2C5F2C" w:rsidR="005B6195" w:rsidRPr="001A720B" w:rsidRDefault="005B6195" w:rsidP="00CB7CF7">
            <w:pPr>
              <w:jc w:val="center"/>
              <w:rPr>
                <w:rFonts w:eastAsia="Times New Roman"/>
                <w:color w:val="000000"/>
                <w:sz w:val="20"/>
                <w:szCs w:val="20"/>
              </w:rPr>
            </w:pPr>
            <w:r w:rsidRPr="001A720B">
              <w:rPr>
                <w:color w:val="000000"/>
                <w:sz w:val="20"/>
                <w:szCs w:val="20"/>
              </w:rPr>
              <w:t>0.</w:t>
            </w:r>
            <w:ins w:id="120" w:author="Risa" w:date="2021-12-01T14:48:00Z">
              <w:r w:rsidR="002D469B">
                <w:rPr>
                  <w:color w:val="000000"/>
                  <w:sz w:val="20"/>
                  <w:szCs w:val="20"/>
                </w:rPr>
                <w:t>37</w:t>
              </w:r>
            </w:ins>
            <w:del w:id="121" w:author="Risa" w:date="2021-12-01T14:48:00Z">
              <w:r w:rsidRPr="001A720B" w:rsidDel="002D469B">
                <w:rPr>
                  <w:color w:val="000000"/>
                  <w:sz w:val="20"/>
                  <w:szCs w:val="20"/>
                </w:rPr>
                <w:delText>1</w:delText>
              </w:r>
              <w:r w:rsidDel="002D469B">
                <w:rPr>
                  <w:color w:val="000000"/>
                  <w:sz w:val="20"/>
                  <w:szCs w:val="20"/>
                </w:rPr>
                <w:delText>4</w:delText>
              </w:r>
            </w:del>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570C76A1" w:rsidR="005B6195" w:rsidRPr="001A720B" w:rsidRDefault="005B6195" w:rsidP="00CB7CF7">
            <w:pPr>
              <w:jc w:val="center"/>
              <w:rPr>
                <w:rFonts w:eastAsia="Times New Roman"/>
                <w:color w:val="000000"/>
                <w:sz w:val="20"/>
                <w:szCs w:val="20"/>
              </w:rPr>
            </w:pPr>
            <w:r w:rsidRPr="001A720B">
              <w:rPr>
                <w:color w:val="000000"/>
                <w:sz w:val="20"/>
                <w:szCs w:val="20"/>
              </w:rPr>
              <w:t>0.</w:t>
            </w:r>
            <w:ins w:id="122" w:author="Risa" w:date="2021-12-01T14:47:00Z">
              <w:r w:rsidR="002D469B">
                <w:rPr>
                  <w:color w:val="000000"/>
                  <w:sz w:val="20"/>
                  <w:szCs w:val="20"/>
                </w:rPr>
                <w:t>369</w:t>
              </w:r>
            </w:ins>
            <w:del w:id="123" w:author="Risa" w:date="2021-12-01T14:47:00Z">
              <w:r w:rsidRPr="001A720B" w:rsidDel="002D469B">
                <w:rPr>
                  <w:color w:val="000000"/>
                  <w:sz w:val="20"/>
                  <w:szCs w:val="20"/>
                </w:rPr>
                <w:delText>48</w:delText>
              </w:r>
              <w:r w:rsidDel="002D469B">
                <w:rPr>
                  <w:color w:val="000000"/>
                  <w:sz w:val="20"/>
                  <w:szCs w:val="20"/>
                </w:rPr>
                <w:delText>3</w:delText>
              </w:r>
            </w:del>
          </w:p>
        </w:tc>
        <w:tc>
          <w:tcPr>
            <w:tcW w:w="1050" w:type="pct"/>
            <w:tcBorders>
              <w:top w:val="nil"/>
              <w:left w:val="nil"/>
              <w:bottom w:val="nil"/>
              <w:right w:val="nil"/>
            </w:tcBorders>
            <w:shd w:val="clear" w:color="auto" w:fill="auto"/>
            <w:noWrap/>
            <w:vAlign w:val="center"/>
            <w:hideMark/>
          </w:tcPr>
          <w:p w14:paraId="1FF68B41" w14:textId="3343D7A8" w:rsidR="005B6195" w:rsidRPr="001A720B" w:rsidRDefault="005B6195" w:rsidP="00CB7CF7">
            <w:pPr>
              <w:jc w:val="center"/>
              <w:rPr>
                <w:rFonts w:eastAsia="Times New Roman"/>
                <w:color w:val="000000"/>
                <w:sz w:val="20"/>
                <w:szCs w:val="20"/>
              </w:rPr>
            </w:pPr>
            <w:r w:rsidRPr="001A720B">
              <w:rPr>
                <w:color w:val="000000"/>
                <w:sz w:val="20"/>
                <w:szCs w:val="20"/>
              </w:rPr>
              <w:t>0.</w:t>
            </w:r>
            <w:ins w:id="124" w:author="Risa" w:date="2021-12-01T14:48:00Z">
              <w:r w:rsidR="002D469B">
                <w:rPr>
                  <w:color w:val="000000"/>
                  <w:sz w:val="20"/>
                  <w:szCs w:val="20"/>
                </w:rPr>
                <w:t>37</w:t>
              </w:r>
            </w:ins>
            <w:del w:id="125" w:author="Risa" w:date="2021-12-01T14:48:00Z">
              <w:r w:rsidRPr="001A720B" w:rsidDel="002D469B">
                <w:rPr>
                  <w:color w:val="000000"/>
                  <w:sz w:val="20"/>
                  <w:szCs w:val="20"/>
                </w:rPr>
                <w:delText>1</w:delText>
              </w:r>
              <w:r w:rsidDel="002D469B">
                <w:rPr>
                  <w:color w:val="000000"/>
                  <w:sz w:val="20"/>
                  <w:szCs w:val="20"/>
                </w:rPr>
                <w:delText>4</w:delText>
              </w:r>
            </w:del>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5A6521C" w:rsidR="005B6195" w:rsidRPr="001A720B" w:rsidRDefault="005B6195" w:rsidP="00CB7CF7">
            <w:pPr>
              <w:jc w:val="center"/>
              <w:rPr>
                <w:rFonts w:eastAsia="Times New Roman"/>
                <w:color w:val="000000"/>
                <w:sz w:val="20"/>
                <w:szCs w:val="20"/>
              </w:rPr>
            </w:pPr>
            <w:r w:rsidRPr="001A720B">
              <w:rPr>
                <w:color w:val="000000"/>
                <w:sz w:val="20"/>
                <w:szCs w:val="20"/>
              </w:rPr>
              <w:t>-0.</w:t>
            </w:r>
            <w:ins w:id="126" w:author="Risa" w:date="2021-12-01T14:45:00Z">
              <w:r w:rsidR="00106CD7">
                <w:rPr>
                  <w:color w:val="000000"/>
                  <w:sz w:val="20"/>
                  <w:szCs w:val="20"/>
                </w:rPr>
                <w:t>03</w:t>
              </w:r>
              <w:r w:rsidR="002D469B">
                <w:rPr>
                  <w:color w:val="000000"/>
                  <w:sz w:val="20"/>
                  <w:szCs w:val="20"/>
                </w:rPr>
                <w:t>4</w:t>
              </w:r>
            </w:ins>
            <w:del w:id="127" w:author="Risa" w:date="2021-12-01T14:45:00Z">
              <w:r w:rsidRPr="001A720B" w:rsidDel="00106CD7">
                <w:rPr>
                  <w:color w:val="000000"/>
                  <w:sz w:val="20"/>
                  <w:szCs w:val="20"/>
                </w:rPr>
                <w:delText>0</w:delText>
              </w:r>
              <w:r w:rsidDel="00106CD7">
                <w:rPr>
                  <w:color w:val="000000"/>
                  <w:sz w:val="20"/>
                  <w:szCs w:val="20"/>
                </w:rPr>
                <w:delText>40</w:delText>
              </w:r>
            </w:del>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176B071" w:rsidR="005B6195" w:rsidRPr="001A720B" w:rsidRDefault="002D469B" w:rsidP="00CB7CF7">
            <w:pPr>
              <w:jc w:val="center"/>
              <w:rPr>
                <w:rFonts w:eastAsia="Times New Roman"/>
                <w:color w:val="000000"/>
                <w:sz w:val="20"/>
                <w:szCs w:val="20"/>
              </w:rPr>
            </w:pPr>
            <w:ins w:id="128" w:author="Risa" w:date="2021-12-01T14:48:00Z">
              <w:r>
                <w:rPr>
                  <w:rFonts w:eastAsia="Times New Roman"/>
                  <w:color w:val="000000"/>
                  <w:sz w:val="20"/>
                  <w:szCs w:val="20"/>
                </w:rPr>
                <w:t>3.16</w:t>
              </w:r>
            </w:ins>
            <w:del w:id="129" w:author="Risa" w:date="2021-12-01T14:48:00Z">
              <w:r w:rsidR="005B6195" w:rsidDel="002D469B">
                <w:rPr>
                  <w:rFonts w:eastAsia="Times New Roman"/>
                  <w:color w:val="000000"/>
                  <w:sz w:val="20"/>
                  <w:szCs w:val="20"/>
                </w:rPr>
                <w:delText>7.37</w:delText>
              </w:r>
            </w:del>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55299891"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ins w:id="130" w:author="Risa" w:date="2021-12-01T14:45:00Z">
              <w:r w:rsidR="002D469B">
                <w:rPr>
                  <w:rFonts w:eastAsia="Times New Roman"/>
                  <w:color w:val="000000"/>
                  <w:sz w:val="20"/>
                  <w:szCs w:val="20"/>
                </w:rPr>
                <w:t>72</w:t>
              </w:r>
            </w:ins>
            <w:del w:id="131" w:author="Risa" w:date="2021-12-01T14:45:00Z">
              <w:r w:rsidDel="002D469B">
                <w:rPr>
                  <w:rFonts w:eastAsia="Times New Roman"/>
                  <w:color w:val="000000"/>
                  <w:sz w:val="20"/>
                  <w:szCs w:val="20"/>
                </w:rPr>
                <w:delText>20</w:delText>
              </w:r>
            </w:del>
            <w:r>
              <w:rPr>
                <w:rFonts w:eastAsia="Times New Roman"/>
                <w:color w:val="000000"/>
                <w:sz w:val="20"/>
                <w:szCs w:val="20"/>
              </w:rPr>
              <w:t xml:space="preserve"> ± </w:t>
            </w:r>
            <w:r w:rsidRPr="00D9114B">
              <w:rPr>
                <w:rFonts w:eastAsia="Times New Roman"/>
                <w:color w:val="000000"/>
                <w:sz w:val="20"/>
                <w:szCs w:val="20"/>
              </w:rPr>
              <w:t>0.</w:t>
            </w:r>
            <w:r>
              <w:rPr>
                <w:rFonts w:eastAsia="Times New Roman"/>
                <w:color w:val="000000"/>
                <w:sz w:val="20"/>
                <w:szCs w:val="20"/>
              </w:rPr>
              <w:t>1</w:t>
            </w:r>
            <w:ins w:id="132" w:author="Risa" w:date="2021-12-01T14:45:00Z">
              <w:r w:rsidR="002D469B">
                <w:rPr>
                  <w:rFonts w:eastAsia="Times New Roman"/>
                  <w:color w:val="000000"/>
                  <w:sz w:val="20"/>
                  <w:szCs w:val="20"/>
                </w:rPr>
                <w:t>50</w:t>
              </w:r>
            </w:ins>
            <w:del w:id="133" w:author="Risa" w:date="2021-12-01T14:45:00Z">
              <w:r w:rsidDel="002D469B">
                <w:rPr>
                  <w:rFonts w:eastAsia="Times New Roman"/>
                  <w:color w:val="000000"/>
                  <w:sz w:val="20"/>
                  <w:szCs w:val="20"/>
                </w:rPr>
                <w:delText>43</w:delText>
              </w:r>
            </w:del>
          </w:p>
        </w:tc>
        <w:tc>
          <w:tcPr>
            <w:tcW w:w="809" w:type="pct"/>
            <w:tcBorders>
              <w:top w:val="nil"/>
              <w:left w:val="nil"/>
              <w:bottom w:val="nil"/>
              <w:right w:val="nil"/>
            </w:tcBorders>
            <w:shd w:val="clear" w:color="auto" w:fill="auto"/>
            <w:noWrap/>
            <w:vAlign w:val="center"/>
            <w:hideMark/>
          </w:tcPr>
          <w:p w14:paraId="3FA20B9A" w14:textId="370E170C" w:rsidR="005B6195" w:rsidRPr="001A720B" w:rsidRDefault="005B6195" w:rsidP="00CB7CF7">
            <w:pPr>
              <w:jc w:val="center"/>
              <w:rPr>
                <w:rFonts w:eastAsia="Times New Roman"/>
                <w:color w:val="000000"/>
                <w:sz w:val="20"/>
                <w:szCs w:val="20"/>
              </w:rPr>
            </w:pPr>
            <w:r w:rsidRPr="001A720B">
              <w:rPr>
                <w:color w:val="000000"/>
                <w:sz w:val="20"/>
                <w:szCs w:val="20"/>
              </w:rPr>
              <w:t>0.</w:t>
            </w:r>
            <w:ins w:id="134" w:author="Risa" w:date="2021-12-01T14:47:00Z">
              <w:r w:rsidR="002D469B">
                <w:rPr>
                  <w:color w:val="000000"/>
                  <w:sz w:val="20"/>
                  <w:szCs w:val="20"/>
                </w:rPr>
                <w:t>626</w:t>
              </w:r>
            </w:ins>
            <w:del w:id="135" w:author="Risa" w:date="2021-12-01T14:47:00Z">
              <w:r w:rsidDel="002D469B">
                <w:rPr>
                  <w:color w:val="000000"/>
                  <w:sz w:val="20"/>
                  <w:szCs w:val="20"/>
                </w:rPr>
                <w:delText>889</w:delText>
              </w:r>
            </w:del>
          </w:p>
        </w:tc>
        <w:tc>
          <w:tcPr>
            <w:tcW w:w="1050" w:type="pct"/>
            <w:tcBorders>
              <w:top w:val="nil"/>
              <w:left w:val="nil"/>
              <w:bottom w:val="nil"/>
              <w:right w:val="nil"/>
            </w:tcBorders>
            <w:shd w:val="clear" w:color="auto" w:fill="auto"/>
            <w:noWrap/>
            <w:vAlign w:val="center"/>
            <w:hideMark/>
          </w:tcPr>
          <w:p w14:paraId="46A3F986" w14:textId="3B5EEE7F" w:rsidR="005B6195" w:rsidRPr="001A720B" w:rsidRDefault="005B6195" w:rsidP="00CB7CF7">
            <w:pPr>
              <w:jc w:val="center"/>
              <w:rPr>
                <w:rFonts w:eastAsia="Times New Roman"/>
                <w:color w:val="000000"/>
                <w:sz w:val="20"/>
                <w:szCs w:val="20"/>
              </w:rPr>
            </w:pPr>
            <w:r>
              <w:rPr>
                <w:color w:val="000000"/>
                <w:sz w:val="20"/>
                <w:szCs w:val="20"/>
              </w:rPr>
              <w:t>2</w:t>
            </w:r>
            <w:ins w:id="136" w:author="Risa" w:date="2021-12-01T14:48:00Z">
              <w:r w:rsidR="002D469B">
                <w:rPr>
                  <w:color w:val="000000"/>
                  <w:sz w:val="20"/>
                  <w:szCs w:val="20"/>
                </w:rPr>
                <w:t>7.49</w:t>
              </w:r>
            </w:ins>
            <w:del w:id="137" w:author="Risa" w:date="2021-12-01T14:48:00Z">
              <w:r w:rsidDel="002D469B">
                <w:rPr>
                  <w:color w:val="000000"/>
                  <w:sz w:val="20"/>
                  <w:szCs w:val="20"/>
                </w:rPr>
                <w:delText>0.26</w:delText>
              </w:r>
            </w:del>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3F475D09" w:rsidR="005B6195" w:rsidRPr="00D9114B" w:rsidRDefault="005B6195" w:rsidP="00CB7CF7">
            <w:pPr>
              <w:jc w:val="center"/>
              <w:rPr>
                <w:color w:val="000000"/>
                <w:sz w:val="20"/>
                <w:szCs w:val="20"/>
              </w:rPr>
            </w:pPr>
            <w:r w:rsidRPr="00D9114B">
              <w:rPr>
                <w:color w:val="000000"/>
                <w:sz w:val="20"/>
                <w:szCs w:val="20"/>
              </w:rPr>
              <w:t>0.9</w:t>
            </w:r>
            <w:ins w:id="138" w:author="Risa" w:date="2021-12-01T14:45:00Z">
              <w:r w:rsidR="002D469B">
                <w:rPr>
                  <w:color w:val="000000"/>
                  <w:sz w:val="20"/>
                  <w:szCs w:val="20"/>
                </w:rPr>
                <w:t>4</w:t>
              </w:r>
            </w:ins>
            <w:ins w:id="139" w:author="Risa" w:date="2021-12-01T14:46:00Z">
              <w:r w:rsidR="002D469B">
                <w:rPr>
                  <w:color w:val="000000"/>
                  <w:sz w:val="20"/>
                  <w:szCs w:val="20"/>
                </w:rPr>
                <w:t>4</w:t>
              </w:r>
            </w:ins>
            <w:del w:id="140" w:author="Risa" w:date="2021-12-01T14:45:00Z">
              <w:r w:rsidRPr="00D9114B" w:rsidDel="002D469B">
                <w:rPr>
                  <w:color w:val="000000"/>
                  <w:sz w:val="20"/>
                  <w:szCs w:val="20"/>
                </w:rPr>
                <w:delText>3</w:delText>
              </w:r>
              <w:r w:rsidDel="002D469B">
                <w:rPr>
                  <w:color w:val="000000"/>
                  <w:sz w:val="20"/>
                  <w:szCs w:val="20"/>
                </w:rPr>
                <w:delText>7</w:delText>
              </w:r>
            </w:del>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ins w:id="141" w:author="Risa" w:date="2021-12-01T14:46:00Z">
              <w:r w:rsidR="002D469B">
                <w:rPr>
                  <w:rFonts w:eastAsia="Times New Roman"/>
                  <w:color w:val="000000"/>
                  <w:sz w:val="20"/>
                  <w:szCs w:val="20"/>
                </w:rPr>
                <w:t>10</w:t>
              </w:r>
            </w:ins>
            <w:del w:id="142" w:author="Risa" w:date="2021-12-01T14:46:00Z">
              <w:r w:rsidRPr="00D9114B" w:rsidDel="002D469B">
                <w:rPr>
                  <w:rFonts w:eastAsia="Times New Roman"/>
                  <w:color w:val="000000"/>
                  <w:sz w:val="20"/>
                  <w:szCs w:val="20"/>
                </w:rPr>
                <w:delText>0</w:delText>
              </w:r>
              <w:r w:rsidDel="002D469B">
                <w:rPr>
                  <w:rFonts w:eastAsia="Times New Roman"/>
                  <w:color w:val="000000"/>
                  <w:sz w:val="20"/>
                  <w:szCs w:val="20"/>
                </w:rPr>
                <w:delText>8</w:delText>
              </w:r>
            </w:del>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0DEBC05" w:rsidR="005B6195" w:rsidRPr="001A720B" w:rsidRDefault="002D469B" w:rsidP="00CB7CF7">
            <w:pPr>
              <w:jc w:val="center"/>
              <w:rPr>
                <w:rFonts w:eastAsia="Times New Roman"/>
                <w:color w:val="000000"/>
                <w:sz w:val="20"/>
                <w:szCs w:val="20"/>
              </w:rPr>
            </w:pPr>
            <w:ins w:id="143" w:author="Risa" w:date="2021-12-01T14:48:00Z">
              <w:r>
                <w:rPr>
                  <w:color w:val="000000"/>
                  <w:sz w:val="20"/>
                  <w:szCs w:val="20"/>
                </w:rPr>
                <w:t>47.45</w:t>
              </w:r>
            </w:ins>
            <w:del w:id="144" w:author="Risa" w:date="2021-12-01T14:48:00Z">
              <w:r w:rsidR="005B6195" w:rsidRPr="001A720B" w:rsidDel="002D469B">
                <w:rPr>
                  <w:color w:val="000000"/>
                  <w:sz w:val="20"/>
                  <w:szCs w:val="20"/>
                </w:rPr>
                <w:delText>53</w:delText>
              </w:r>
              <w:r w:rsidR="005B6195" w:rsidDel="002D469B">
                <w:rPr>
                  <w:color w:val="000000"/>
                  <w:sz w:val="20"/>
                  <w:szCs w:val="20"/>
                </w:rPr>
                <w:delText>.55</w:delText>
              </w:r>
            </w:del>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27E06C5D" w:rsidR="005B6195" w:rsidRPr="001A720B" w:rsidRDefault="005B6195" w:rsidP="00CB7CF7">
            <w:pPr>
              <w:jc w:val="center"/>
              <w:rPr>
                <w:rFonts w:eastAsia="Times New Roman"/>
                <w:color w:val="000000"/>
                <w:sz w:val="20"/>
                <w:szCs w:val="20"/>
              </w:rPr>
            </w:pPr>
            <w:r w:rsidRPr="001A720B">
              <w:rPr>
                <w:color w:val="000000"/>
                <w:sz w:val="20"/>
                <w:szCs w:val="20"/>
              </w:rPr>
              <w:t>-0.</w:t>
            </w:r>
            <w:ins w:id="145" w:author="Risa" w:date="2021-12-01T14:46:00Z">
              <w:r w:rsidR="002D469B">
                <w:rPr>
                  <w:color w:val="000000"/>
                  <w:sz w:val="20"/>
                  <w:szCs w:val="20"/>
                </w:rPr>
                <w:t>116</w:t>
              </w:r>
            </w:ins>
            <w:del w:id="146" w:author="Risa" w:date="2021-12-01T14:46:00Z">
              <w:r w:rsidRPr="001A720B" w:rsidDel="002D469B">
                <w:rPr>
                  <w:color w:val="000000"/>
                  <w:sz w:val="20"/>
                  <w:szCs w:val="20"/>
                </w:rPr>
                <w:delText>2</w:delText>
              </w:r>
              <w:r w:rsidDel="002D469B">
                <w:rPr>
                  <w:color w:val="000000"/>
                  <w:sz w:val="20"/>
                  <w:szCs w:val="20"/>
                </w:rPr>
                <w:delText>95</w:delText>
              </w:r>
            </w:del>
            <w:r>
              <w:rPr>
                <w:color w:val="000000"/>
                <w:sz w:val="20"/>
                <w:szCs w:val="20"/>
              </w:rPr>
              <w:t xml:space="preserve"> </w:t>
            </w:r>
            <w:r>
              <w:rPr>
                <w:rFonts w:eastAsia="Times New Roman"/>
                <w:color w:val="000000"/>
                <w:sz w:val="20"/>
                <w:szCs w:val="20"/>
              </w:rPr>
              <w:t>± 0.</w:t>
            </w:r>
            <w:ins w:id="147" w:author="Risa" w:date="2021-12-01T14:46:00Z">
              <w:r w:rsidR="002D469B">
                <w:rPr>
                  <w:rFonts w:eastAsia="Times New Roman"/>
                  <w:color w:val="000000"/>
                  <w:sz w:val="20"/>
                  <w:szCs w:val="20"/>
                </w:rPr>
                <w:t>094</w:t>
              </w:r>
            </w:ins>
            <w:del w:id="148" w:author="Risa" w:date="2021-12-01T14:46:00Z">
              <w:r w:rsidDel="002D469B">
                <w:rPr>
                  <w:rFonts w:eastAsia="Times New Roman"/>
                  <w:color w:val="000000"/>
                  <w:sz w:val="20"/>
                  <w:szCs w:val="20"/>
                </w:rPr>
                <w:delText>120</w:delText>
              </w:r>
            </w:del>
          </w:p>
        </w:tc>
        <w:tc>
          <w:tcPr>
            <w:tcW w:w="809" w:type="pct"/>
            <w:tcBorders>
              <w:top w:val="nil"/>
              <w:left w:val="nil"/>
              <w:bottom w:val="nil"/>
              <w:right w:val="nil"/>
            </w:tcBorders>
            <w:shd w:val="clear" w:color="auto" w:fill="auto"/>
            <w:noWrap/>
            <w:vAlign w:val="center"/>
            <w:hideMark/>
          </w:tcPr>
          <w:p w14:paraId="05D6F2CE" w14:textId="0E88DF94" w:rsidR="005B6195" w:rsidRPr="002D469B" w:rsidRDefault="005B6195" w:rsidP="00CB7CF7">
            <w:pPr>
              <w:jc w:val="center"/>
              <w:rPr>
                <w:rFonts w:eastAsia="Times New Roman"/>
                <w:color w:val="000000"/>
                <w:sz w:val="20"/>
                <w:szCs w:val="20"/>
                <w:rPrChange w:id="149" w:author="Risa" w:date="2021-12-01T14:47:00Z">
                  <w:rPr>
                    <w:rFonts w:eastAsia="Times New Roman"/>
                    <w:b/>
                    <w:bCs/>
                    <w:color w:val="000000"/>
                    <w:sz w:val="20"/>
                    <w:szCs w:val="20"/>
                  </w:rPr>
                </w:rPrChange>
              </w:rPr>
            </w:pPr>
            <w:r w:rsidRPr="002D469B">
              <w:rPr>
                <w:color w:val="000000"/>
                <w:sz w:val="20"/>
                <w:szCs w:val="20"/>
                <w:rPrChange w:id="150" w:author="Risa" w:date="2021-12-01T14:47:00Z">
                  <w:rPr>
                    <w:b/>
                    <w:bCs/>
                    <w:color w:val="000000"/>
                    <w:sz w:val="20"/>
                    <w:szCs w:val="20"/>
                  </w:rPr>
                </w:rPrChange>
              </w:rPr>
              <w:t>0.</w:t>
            </w:r>
            <w:ins w:id="151" w:author="Risa" w:date="2021-12-01T14:47:00Z">
              <w:r w:rsidR="002D469B" w:rsidRPr="002D469B">
                <w:rPr>
                  <w:color w:val="000000"/>
                  <w:sz w:val="20"/>
                  <w:szCs w:val="20"/>
                  <w:rPrChange w:id="152" w:author="Risa" w:date="2021-12-01T14:47:00Z">
                    <w:rPr>
                      <w:b/>
                      <w:bCs/>
                      <w:color w:val="000000"/>
                      <w:sz w:val="20"/>
                      <w:szCs w:val="20"/>
                    </w:rPr>
                  </w:rPrChange>
                </w:rPr>
                <w:t>217</w:t>
              </w:r>
            </w:ins>
            <w:del w:id="153" w:author="Risa" w:date="2021-12-01T14:47:00Z">
              <w:r w:rsidRPr="002D469B" w:rsidDel="002D469B">
                <w:rPr>
                  <w:color w:val="000000"/>
                  <w:sz w:val="20"/>
                  <w:szCs w:val="20"/>
                  <w:rPrChange w:id="154" w:author="Risa" w:date="2021-12-01T14:47:00Z">
                    <w:rPr>
                      <w:b/>
                      <w:bCs/>
                      <w:color w:val="000000"/>
                      <w:sz w:val="20"/>
                      <w:szCs w:val="20"/>
                    </w:rPr>
                  </w:rPrChange>
                </w:rPr>
                <w:delText>014</w:delText>
              </w:r>
            </w:del>
          </w:p>
        </w:tc>
        <w:tc>
          <w:tcPr>
            <w:tcW w:w="1050" w:type="pct"/>
            <w:tcBorders>
              <w:top w:val="nil"/>
              <w:left w:val="nil"/>
              <w:bottom w:val="nil"/>
              <w:right w:val="nil"/>
            </w:tcBorders>
            <w:shd w:val="clear" w:color="auto" w:fill="auto"/>
            <w:noWrap/>
            <w:vAlign w:val="center"/>
            <w:hideMark/>
          </w:tcPr>
          <w:p w14:paraId="222D7F89" w14:textId="6CB7EFB7" w:rsidR="005B6195" w:rsidRPr="001A720B" w:rsidRDefault="002D469B" w:rsidP="00CB7CF7">
            <w:pPr>
              <w:jc w:val="center"/>
              <w:rPr>
                <w:rFonts w:eastAsia="Times New Roman"/>
                <w:color w:val="000000"/>
                <w:sz w:val="20"/>
                <w:szCs w:val="20"/>
              </w:rPr>
            </w:pPr>
            <w:ins w:id="155" w:author="Risa" w:date="2021-12-01T14:48:00Z">
              <w:r>
                <w:rPr>
                  <w:color w:val="000000"/>
                  <w:sz w:val="20"/>
                  <w:szCs w:val="20"/>
                </w:rPr>
                <w:t>4.02</w:t>
              </w:r>
            </w:ins>
            <w:del w:id="156" w:author="Risa" w:date="2021-12-01T14:48:00Z">
              <w:r w:rsidR="005B6195" w:rsidDel="002D469B">
                <w:rPr>
                  <w:color w:val="000000"/>
                  <w:sz w:val="20"/>
                  <w:szCs w:val="20"/>
                </w:rPr>
                <w:delText>6.08</w:delText>
              </w:r>
            </w:del>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4A96026B" w:rsidR="005B6195" w:rsidRPr="001A720B" w:rsidRDefault="002D469B" w:rsidP="00CB7CF7">
            <w:pPr>
              <w:jc w:val="center"/>
              <w:rPr>
                <w:rFonts w:eastAsia="Times New Roman"/>
                <w:color w:val="000000"/>
                <w:sz w:val="20"/>
                <w:szCs w:val="20"/>
              </w:rPr>
            </w:pPr>
            <w:ins w:id="157" w:author="Risa" w:date="2021-12-01T14:48:00Z">
              <w:r>
                <w:rPr>
                  <w:color w:val="000000"/>
                  <w:sz w:val="20"/>
                  <w:szCs w:val="20"/>
                </w:rPr>
                <w:t>4.16</w:t>
              </w:r>
            </w:ins>
            <w:del w:id="158" w:author="Risa" w:date="2021-12-01T14:48:00Z">
              <w:r w:rsidR="005B6195" w:rsidRPr="001A720B" w:rsidDel="002D469B">
                <w:rPr>
                  <w:color w:val="000000"/>
                  <w:sz w:val="20"/>
                  <w:szCs w:val="20"/>
                </w:rPr>
                <w:delText>5</w:delText>
              </w:r>
              <w:r w:rsidR="005B6195" w:rsidDel="002D469B">
                <w:rPr>
                  <w:color w:val="000000"/>
                  <w:sz w:val="20"/>
                  <w:szCs w:val="20"/>
                </w:rPr>
                <w:delText>.42</w:delText>
              </w:r>
            </w:del>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1EBFC44" w:rsidR="005B6195" w:rsidRPr="001A720B" w:rsidRDefault="005B6195" w:rsidP="00CB7CF7">
            <w:pPr>
              <w:jc w:val="center"/>
              <w:rPr>
                <w:rFonts w:eastAsia="Times New Roman"/>
                <w:color w:val="000000"/>
                <w:sz w:val="20"/>
                <w:szCs w:val="20"/>
              </w:rPr>
            </w:pPr>
            <w:r>
              <w:rPr>
                <w:rFonts w:eastAsia="Times New Roman"/>
                <w:color w:val="000000"/>
                <w:sz w:val="20"/>
                <w:szCs w:val="20"/>
              </w:rPr>
              <w:t>3.</w:t>
            </w:r>
            <w:ins w:id="159" w:author="Risa" w:date="2021-12-01T14:48:00Z">
              <w:r w:rsidR="002D469B">
                <w:rPr>
                  <w:rFonts w:eastAsia="Times New Roman"/>
                  <w:color w:val="000000"/>
                  <w:sz w:val="20"/>
                  <w:szCs w:val="20"/>
                </w:rPr>
                <w:t>95</w:t>
              </w:r>
            </w:ins>
            <w:del w:id="160" w:author="Risa" w:date="2021-12-01T14:48:00Z">
              <w:r w:rsidDel="002D469B">
                <w:rPr>
                  <w:rFonts w:eastAsia="Times New Roman"/>
                  <w:color w:val="000000"/>
                  <w:sz w:val="20"/>
                  <w:szCs w:val="20"/>
                </w:rPr>
                <w:delText>69</w:delText>
              </w:r>
            </w:del>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3372A01C"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ins w:id="161" w:author="Risa" w:date="2021-12-01T14:47:00Z">
              <w:r w:rsidR="002D469B">
                <w:rPr>
                  <w:b/>
                  <w:bCs/>
                  <w:color w:val="000000"/>
                  <w:sz w:val="20"/>
                  <w:szCs w:val="20"/>
                </w:rPr>
                <w:t>2</w:t>
              </w:r>
            </w:ins>
            <w:del w:id="162" w:author="Risa" w:date="2021-12-01T14:47:00Z">
              <w:r w:rsidRPr="001A720B" w:rsidDel="002D469B">
                <w:rPr>
                  <w:b/>
                  <w:bCs/>
                  <w:color w:val="000000"/>
                  <w:sz w:val="20"/>
                  <w:szCs w:val="20"/>
                </w:rPr>
                <w:delText>3</w:delText>
              </w:r>
            </w:del>
          </w:p>
        </w:tc>
        <w:tc>
          <w:tcPr>
            <w:tcW w:w="1050" w:type="pct"/>
            <w:tcBorders>
              <w:top w:val="nil"/>
              <w:left w:val="nil"/>
              <w:right w:val="nil"/>
            </w:tcBorders>
            <w:shd w:val="clear" w:color="auto" w:fill="auto"/>
            <w:noWrap/>
            <w:vAlign w:val="center"/>
          </w:tcPr>
          <w:p w14:paraId="234868C0" w14:textId="3719F633" w:rsidR="005B6195" w:rsidRPr="00D9114B" w:rsidRDefault="005B6195" w:rsidP="00CB7CF7">
            <w:pPr>
              <w:jc w:val="center"/>
              <w:rPr>
                <w:rFonts w:eastAsia="Times New Roman"/>
                <w:color w:val="000000"/>
                <w:sz w:val="20"/>
                <w:szCs w:val="20"/>
              </w:rPr>
            </w:pPr>
            <w:r w:rsidRPr="00D9114B">
              <w:rPr>
                <w:color w:val="000000"/>
                <w:sz w:val="20"/>
                <w:szCs w:val="20"/>
              </w:rPr>
              <w:t>0.</w:t>
            </w:r>
            <w:ins w:id="163" w:author="Risa" w:date="2021-12-01T14:48:00Z">
              <w:r w:rsidR="002D469B">
                <w:rPr>
                  <w:color w:val="000000"/>
                  <w:sz w:val="20"/>
                  <w:szCs w:val="20"/>
                </w:rPr>
                <w:t>24</w:t>
              </w:r>
            </w:ins>
            <w:del w:id="164" w:author="Risa" w:date="2021-12-01T14:48:00Z">
              <w:r w:rsidRPr="00D9114B" w:rsidDel="002D469B">
                <w:rPr>
                  <w:color w:val="000000"/>
                  <w:sz w:val="20"/>
                  <w:szCs w:val="20"/>
                </w:rPr>
                <w:delText>1</w:delText>
              </w:r>
              <w:r w:rsidDel="002D469B">
                <w:rPr>
                  <w:color w:val="000000"/>
                  <w:sz w:val="20"/>
                  <w:szCs w:val="20"/>
                </w:rPr>
                <w:delText>4</w:delText>
              </w:r>
            </w:del>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0881A1E8" w:rsidR="005B6195" w:rsidRPr="001A720B" w:rsidRDefault="005B6195" w:rsidP="00CB7CF7">
            <w:pPr>
              <w:jc w:val="center"/>
              <w:rPr>
                <w:rFonts w:eastAsia="Times New Roman"/>
                <w:color w:val="000000"/>
                <w:sz w:val="20"/>
                <w:szCs w:val="20"/>
              </w:rPr>
            </w:pPr>
            <w:r w:rsidRPr="001A720B">
              <w:rPr>
                <w:color w:val="000000"/>
                <w:sz w:val="20"/>
                <w:szCs w:val="20"/>
              </w:rPr>
              <w:t>0.5</w:t>
            </w:r>
            <w:ins w:id="165" w:author="Risa" w:date="2021-12-01T14:47:00Z">
              <w:r w:rsidR="002D469B">
                <w:rPr>
                  <w:color w:val="000000"/>
                  <w:sz w:val="20"/>
                  <w:szCs w:val="20"/>
                </w:rPr>
                <w:t>69</w:t>
              </w:r>
            </w:ins>
            <w:del w:id="166" w:author="Risa" w:date="2021-12-01T14:47:00Z">
              <w:r w:rsidDel="002D469B">
                <w:rPr>
                  <w:color w:val="000000"/>
                  <w:sz w:val="20"/>
                  <w:szCs w:val="20"/>
                </w:rPr>
                <w:delText>82</w:delText>
              </w:r>
            </w:del>
          </w:p>
        </w:tc>
        <w:tc>
          <w:tcPr>
            <w:tcW w:w="1050" w:type="pct"/>
            <w:tcBorders>
              <w:left w:val="nil"/>
              <w:right w:val="nil"/>
            </w:tcBorders>
            <w:shd w:val="clear" w:color="auto" w:fill="auto"/>
            <w:noWrap/>
            <w:vAlign w:val="center"/>
          </w:tcPr>
          <w:p w14:paraId="0E0AEC28" w14:textId="52F4527D" w:rsidR="005B6195" w:rsidRPr="00D9114B" w:rsidRDefault="005B6195" w:rsidP="00CB7CF7">
            <w:pPr>
              <w:jc w:val="center"/>
              <w:rPr>
                <w:rFonts w:eastAsia="Times New Roman"/>
                <w:color w:val="000000"/>
                <w:sz w:val="20"/>
                <w:szCs w:val="20"/>
              </w:rPr>
            </w:pPr>
            <w:r w:rsidRPr="00D9114B">
              <w:rPr>
                <w:color w:val="000000"/>
                <w:sz w:val="20"/>
                <w:szCs w:val="20"/>
              </w:rPr>
              <w:t>0.</w:t>
            </w:r>
            <w:ins w:id="167" w:author="Risa" w:date="2021-12-01T14:48:00Z">
              <w:r w:rsidR="002D469B">
                <w:rPr>
                  <w:color w:val="000000"/>
                  <w:sz w:val="20"/>
                  <w:szCs w:val="20"/>
                </w:rPr>
                <w:t>29</w:t>
              </w:r>
            </w:ins>
            <w:del w:id="168" w:author="Risa" w:date="2021-12-01T14:48:00Z">
              <w:r w:rsidRPr="00D9114B" w:rsidDel="002D469B">
                <w:rPr>
                  <w:color w:val="000000"/>
                  <w:sz w:val="20"/>
                  <w:szCs w:val="20"/>
                </w:rPr>
                <w:delText>1</w:delText>
              </w:r>
              <w:r w:rsidDel="002D469B">
                <w:rPr>
                  <w:color w:val="000000"/>
                  <w:sz w:val="20"/>
                  <w:szCs w:val="20"/>
                </w:rPr>
                <w:delText>5</w:delText>
              </w:r>
            </w:del>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966D860" w:rsidR="005B6195" w:rsidRPr="001A720B" w:rsidRDefault="005B6195" w:rsidP="00CB7CF7">
            <w:pPr>
              <w:jc w:val="center"/>
              <w:rPr>
                <w:rFonts w:eastAsia="Times New Roman"/>
                <w:color w:val="000000"/>
                <w:sz w:val="20"/>
                <w:szCs w:val="20"/>
              </w:rPr>
            </w:pPr>
            <w:r w:rsidRPr="001A720B">
              <w:rPr>
                <w:color w:val="000000"/>
                <w:sz w:val="20"/>
                <w:szCs w:val="20"/>
              </w:rPr>
              <w:t>0.</w:t>
            </w:r>
            <w:ins w:id="169" w:author="Risa" w:date="2021-12-01T14:47:00Z">
              <w:r w:rsidR="002D469B">
                <w:rPr>
                  <w:color w:val="000000"/>
                  <w:sz w:val="20"/>
                  <w:szCs w:val="20"/>
                </w:rPr>
                <w:t>906</w:t>
              </w:r>
            </w:ins>
            <w:del w:id="170" w:author="Risa" w:date="2021-12-01T14:47:00Z">
              <w:r w:rsidRPr="001A720B" w:rsidDel="002D469B">
                <w:rPr>
                  <w:color w:val="000000"/>
                  <w:sz w:val="20"/>
                  <w:szCs w:val="20"/>
                </w:rPr>
                <w:delText>76</w:delText>
              </w:r>
              <w:r w:rsidDel="002D469B">
                <w:rPr>
                  <w:color w:val="000000"/>
                  <w:sz w:val="20"/>
                  <w:szCs w:val="20"/>
                </w:rPr>
                <w:delText>6</w:delText>
              </w:r>
            </w:del>
          </w:p>
        </w:tc>
        <w:tc>
          <w:tcPr>
            <w:tcW w:w="1050" w:type="pct"/>
            <w:tcBorders>
              <w:left w:val="nil"/>
              <w:right w:val="nil"/>
            </w:tcBorders>
            <w:shd w:val="clear" w:color="auto" w:fill="auto"/>
            <w:noWrap/>
            <w:vAlign w:val="center"/>
          </w:tcPr>
          <w:p w14:paraId="38FAFF1A" w14:textId="4BE34670" w:rsidR="005B6195" w:rsidRPr="00D9114B" w:rsidRDefault="005B6195" w:rsidP="00CB7CF7">
            <w:pPr>
              <w:jc w:val="center"/>
              <w:rPr>
                <w:color w:val="000000"/>
                <w:sz w:val="20"/>
                <w:szCs w:val="20"/>
              </w:rPr>
            </w:pPr>
            <w:r w:rsidRPr="00D9114B">
              <w:rPr>
                <w:color w:val="000000"/>
                <w:sz w:val="20"/>
                <w:szCs w:val="20"/>
              </w:rPr>
              <w:t>0.</w:t>
            </w:r>
            <w:ins w:id="171" w:author="Risa" w:date="2021-12-01T14:48:00Z">
              <w:r w:rsidR="002D469B">
                <w:rPr>
                  <w:color w:val="000000"/>
                  <w:sz w:val="20"/>
                  <w:szCs w:val="20"/>
                </w:rPr>
                <w:t>15</w:t>
              </w:r>
            </w:ins>
            <w:del w:id="172" w:author="Risa" w:date="2021-12-01T14:48:00Z">
              <w:r w:rsidRPr="00D9114B" w:rsidDel="002D469B">
                <w:rPr>
                  <w:color w:val="000000"/>
                  <w:sz w:val="20"/>
                  <w:szCs w:val="20"/>
                </w:rPr>
                <w:delText>0</w:delText>
              </w:r>
              <w:r w:rsidDel="002D469B">
                <w:rPr>
                  <w:color w:val="000000"/>
                  <w:sz w:val="20"/>
                  <w:szCs w:val="20"/>
                </w:rPr>
                <w:delText>6</w:delText>
              </w:r>
            </w:del>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2A26F691" w:rsidR="005B6195" w:rsidRPr="001A720B" w:rsidRDefault="005B6195" w:rsidP="00CB7CF7">
            <w:pPr>
              <w:jc w:val="center"/>
              <w:rPr>
                <w:rFonts w:eastAsia="Times New Roman"/>
                <w:color w:val="000000"/>
                <w:sz w:val="20"/>
                <w:szCs w:val="20"/>
              </w:rPr>
            </w:pPr>
            <w:r w:rsidRPr="001A720B">
              <w:rPr>
                <w:color w:val="000000"/>
                <w:sz w:val="20"/>
                <w:szCs w:val="20"/>
              </w:rPr>
              <w:t>0.</w:t>
            </w:r>
            <w:ins w:id="173" w:author="Risa" w:date="2021-12-01T14:47:00Z">
              <w:r w:rsidR="002D469B">
                <w:rPr>
                  <w:color w:val="000000"/>
                  <w:sz w:val="20"/>
                  <w:szCs w:val="20"/>
                </w:rPr>
                <w:t>747</w:t>
              </w:r>
            </w:ins>
            <w:del w:id="174" w:author="Risa" w:date="2021-12-01T14:47:00Z">
              <w:r w:rsidRPr="001A720B" w:rsidDel="002D469B">
                <w:rPr>
                  <w:color w:val="000000"/>
                  <w:sz w:val="20"/>
                  <w:szCs w:val="20"/>
                </w:rPr>
                <w:delText>89</w:delText>
              </w:r>
              <w:r w:rsidDel="002D469B">
                <w:rPr>
                  <w:color w:val="000000"/>
                  <w:sz w:val="20"/>
                  <w:szCs w:val="20"/>
                </w:rPr>
                <w:delText>1</w:delText>
              </w:r>
            </w:del>
          </w:p>
        </w:tc>
        <w:tc>
          <w:tcPr>
            <w:tcW w:w="1050" w:type="pct"/>
            <w:tcBorders>
              <w:left w:val="nil"/>
              <w:bottom w:val="single" w:sz="4" w:space="0" w:color="auto"/>
              <w:right w:val="nil"/>
            </w:tcBorders>
            <w:shd w:val="clear" w:color="auto" w:fill="auto"/>
            <w:noWrap/>
            <w:vAlign w:val="center"/>
          </w:tcPr>
          <w:p w14:paraId="02D9A5D8" w14:textId="2C5CD91F" w:rsidR="005B6195" w:rsidRPr="00D9114B" w:rsidRDefault="005B6195" w:rsidP="00CB7CF7">
            <w:pPr>
              <w:jc w:val="center"/>
              <w:rPr>
                <w:rFonts w:eastAsia="Times New Roman"/>
                <w:color w:val="000000"/>
                <w:sz w:val="20"/>
                <w:szCs w:val="20"/>
              </w:rPr>
            </w:pPr>
            <w:r w:rsidRPr="00D9114B">
              <w:rPr>
                <w:color w:val="000000"/>
                <w:sz w:val="20"/>
                <w:szCs w:val="20"/>
              </w:rPr>
              <w:t>0.</w:t>
            </w:r>
            <w:ins w:id="175" w:author="Risa" w:date="2021-12-01T14:49:00Z">
              <w:r w:rsidR="002D469B">
                <w:rPr>
                  <w:color w:val="000000"/>
                  <w:sz w:val="20"/>
                  <w:szCs w:val="20"/>
                </w:rPr>
                <w:t>13</w:t>
              </w:r>
            </w:ins>
            <w:del w:id="176" w:author="Risa" w:date="2021-12-01T14:49:00Z">
              <w:r w:rsidDel="002D469B">
                <w:rPr>
                  <w:color w:val="000000"/>
                  <w:sz w:val="20"/>
                  <w:szCs w:val="20"/>
                </w:rPr>
                <w:delText>07</w:delText>
              </w:r>
            </w:del>
            <w:r>
              <w:rPr>
                <w:color w:val="000000"/>
                <w:sz w:val="20"/>
                <w:szCs w:val="20"/>
              </w:rPr>
              <w:t>%</w:t>
            </w:r>
          </w:p>
        </w:tc>
      </w:tr>
    </w:tbl>
    <w:p w14:paraId="2F5CEB86" w14:textId="5BADF110" w:rsidR="005B6195" w:rsidRPr="00F43C87" w:rsidRDefault="005B6195" w:rsidP="00AC49CC">
      <w:pPr>
        <w:spacing w:line="480" w:lineRule="auto"/>
        <w:rPr>
          <w:rPrChange w:id="177" w:author="Risa" w:date="2021-12-01T14:56:00Z">
            <w:rPr>
              <w:sz w:val="20"/>
              <w:szCs w:val="20"/>
            </w:rPr>
          </w:rPrChange>
        </w:rPr>
      </w:pPr>
      <w:r w:rsidRPr="00F43C87">
        <w:rPr>
          <w:rPrChange w:id="178" w:author="Risa" w:date="2021-12-01T14:56:00Z">
            <w:rPr>
              <w:sz w:val="20"/>
              <w:szCs w:val="20"/>
            </w:rPr>
          </w:rPrChange>
        </w:rPr>
        <w:t>*P-values &lt; 0.05 are bolded and &lt; 0.1 are italicized. Sample size is 1,8</w:t>
      </w:r>
      <w:del w:id="179" w:author="Risa" w:date="2021-12-01T16:20:00Z">
        <w:r w:rsidRPr="00F43C87" w:rsidDel="00F23922">
          <w:rPr>
            <w:rPrChange w:id="180" w:author="Risa" w:date="2021-12-01T14:56:00Z">
              <w:rPr>
                <w:sz w:val="20"/>
                <w:szCs w:val="20"/>
              </w:rPr>
            </w:rPrChange>
          </w:rPr>
          <w:delText>1</w:delText>
        </w:r>
      </w:del>
      <w:ins w:id="181" w:author="Risa" w:date="2021-12-01T16:20:00Z">
        <w:r w:rsidR="00F23922">
          <w:t>78</w:t>
        </w:r>
      </w:ins>
      <w:ins w:id="182" w:author="Risa" w:date="2021-12-09T10:30:00Z">
        <w:r w:rsidR="0089222A">
          <w:t>.</w:t>
        </w:r>
      </w:ins>
      <w:del w:id="183" w:author="Risa" w:date="2021-12-01T16:20:00Z">
        <w:r w:rsidRPr="00F43C87" w:rsidDel="00F23922">
          <w:rPr>
            <w:rPrChange w:id="184" w:author="Risa" w:date="2021-12-01T14:56:00Z">
              <w:rPr>
                <w:sz w:val="20"/>
                <w:szCs w:val="20"/>
              </w:rPr>
            </w:rPrChange>
          </w:rPr>
          <w:delText>2.</w:delText>
        </w:r>
      </w:del>
      <w:r w:rsidRPr="00F43C87">
        <w:rPr>
          <w:rPrChange w:id="185" w:author="Risa" w:date="2021-12-01T14:56:00Z">
            <w:rPr>
              <w:sz w:val="20"/>
              <w:szCs w:val="20"/>
            </w:rPr>
          </w:rPrChange>
        </w:rPr>
        <w:t xml:space="preserve"> Key: </w:t>
      </w:r>
      <w:r w:rsidRPr="00F43C87">
        <w:rPr>
          <w:rFonts w:eastAsia="Times New Roman"/>
          <w:color w:val="000000"/>
          <w:rPrChange w:id="186" w:author="Risa" w:date="2021-12-01T14:56:00Z">
            <w:rPr>
              <w:rFonts w:eastAsia="Times New Roman"/>
              <w:color w:val="000000"/>
              <w:sz w:val="20"/>
              <w:szCs w:val="20"/>
            </w:rPr>
          </w:rPrChange>
        </w:rPr>
        <w:t>χ = ratio of intercellular to extracellular CO</w:t>
      </w:r>
      <w:r w:rsidRPr="00F43C87">
        <w:rPr>
          <w:rFonts w:eastAsia="Times New Roman"/>
          <w:color w:val="000000"/>
          <w:vertAlign w:val="subscript"/>
          <w:rPrChange w:id="187" w:author="Risa" w:date="2021-12-01T14:56:00Z">
            <w:rPr>
              <w:rFonts w:eastAsia="Times New Roman"/>
              <w:color w:val="000000"/>
              <w:sz w:val="20"/>
              <w:szCs w:val="20"/>
              <w:vertAlign w:val="subscript"/>
            </w:rPr>
          </w:rPrChange>
        </w:rPr>
        <w:t>2</w:t>
      </w:r>
      <w:r w:rsidRPr="00F43C87">
        <w:rPr>
          <w:rFonts w:eastAsia="Times New Roman"/>
          <w:color w:val="000000"/>
          <w:rPrChange w:id="188" w:author="Risa" w:date="2021-12-01T14:56:00Z">
            <w:rPr>
              <w:rFonts w:eastAsia="Times New Roman"/>
              <w:color w:val="000000"/>
              <w:sz w:val="20"/>
              <w:szCs w:val="20"/>
            </w:rPr>
          </w:rPrChange>
        </w:rPr>
        <w:t xml:space="preserve"> concentration</w:t>
      </w:r>
      <w:r w:rsidRPr="00F43C87">
        <w:rPr>
          <w:rPrChange w:id="189" w:author="Risa" w:date="2021-12-01T14:56:00Z">
            <w:rPr>
              <w:sz w:val="20"/>
              <w:szCs w:val="20"/>
            </w:rPr>
          </w:rPrChange>
        </w:rPr>
        <w:t xml:space="preserve">, </w:t>
      </w:r>
      <w:r w:rsidRPr="00F43C87">
        <w:rPr>
          <w:i/>
          <w:iCs/>
          <w:rPrChange w:id="190" w:author="Risa" w:date="2021-12-01T14:56:00Z">
            <w:rPr>
              <w:i/>
              <w:iCs/>
              <w:sz w:val="20"/>
              <w:szCs w:val="20"/>
            </w:rPr>
          </w:rPrChange>
        </w:rPr>
        <w:t>I</w:t>
      </w:r>
      <w:r w:rsidRPr="00F43C87">
        <w:rPr>
          <w:vertAlign w:val="subscript"/>
          <w:rPrChange w:id="191" w:author="Risa" w:date="2021-12-01T14:56:00Z">
            <w:rPr>
              <w:sz w:val="20"/>
              <w:szCs w:val="20"/>
              <w:vertAlign w:val="subscript"/>
            </w:rPr>
          </w:rPrChange>
        </w:rPr>
        <w:t>g</w:t>
      </w:r>
      <w:r w:rsidRPr="00F43C87">
        <w:rPr>
          <w:rPrChange w:id="192" w:author="Risa" w:date="2021-12-01T14:56:00Z">
            <w:rPr>
              <w:sz w:val="20"/>
              <w:szCs w:val="20"/>
            </w:rPr>
          </w:rPrChange>
        </w:rPr>
        <w:t xml:space="preserve"> = photosynthetically active radiation,</w:t>
      </w:r>
      <w:r w:rsidRPr="00F43C87">
        <w:rPr>
          <w:i/>
          <w:iCs/>
          <w:rPrChange w:id="193" w:author="Risa" w:date="2021-12-01T14:56:00Z">
            <w:rPr>
              <w:i/>
              <w:iCs/>
              <w:sz w:val="20"/>
              <w:szCs w:val="20"/>
            </w:rPr>
          </w:rPrChange>
        </w:rPr>
        <w:t xml:space="preserve"> </w:t>
      </w:r>
      <w:proofErr w:type="spellStart"/>
      <w:r w:rsidRPr="00F43C87">
        <w:rPr>
          <w:i/>
          <w:iCs/>
          <w:rPrChange w:id="194" w:author="Risa" w:date="2021-12-01T14:56:00Z">
            <w:rPr>
              <w:i/>
              <w:iCs/>
              <w:sz w:val="20"/>
              <w:szCs w:val="20"/>
            </w:rPr>
          </w:rPrChange>
        </w:rPr>
        <w:t>M</w:t>
      </w:r>
      <w:r w:rsidRPr="00F43C87">
        <w:rPr>
          <w:vertAlign w:val="subscript"/>
          <w:rPrChange w:id="195" w:author="Risa" w:date="2021-12-01T14:56:00Z">
            <w:rPr>
              <w:sz w:val="20"/>
              <w:szCs w:val="20"/>
              <w:vertAlign w:val="subscript"/>
            </w:rPr>
          </w:rPrChange>
        </w:rPr>
        <w:t>area</w:t>
      </w:r>
      <w:proofErr w:type="spellEnd"/>
      <w:r w:rsidRPr="00F43C87">
        <w:rPr>
          <w:rPrChange w:id="196" w:author="Risa" w:date="2021-12-01T14:56:00Z">
            <w:rPr>
              <w:sz w:val="20"/>
              <w:szCs w:val="20"/>
            </w:rPr>
          </w:rPrChange>
        </w:rPr>
        <w:t xml:space="preserve"> = leaf mass per leaf area, </w:t>
      </w:r>
      <w:proofErr w:type="spellStart"/>
      <w:r w:rsidRPr="00F43C87">
        <w:rPr>
          <w:i/>
          <w:iCs/>
          <w:rPrChange w:id="197" w:author="Risa" w:date="2021-12-01T14:56:00Z">
            <w:rPr>
              <w:i/>
              <w:iCs/>
              <w:sz w:val="20"/>
              <w:szCs w:val="20"/>
            </w:rPr>
          </w:rPrChange>
        </w:rPr>
        <w:t>T</w:t>
      </w:r>
      <w:r w:rsidRPr="00F43C87">
        <w:rPr>
          <w:vertAlign w:val="subscript"/>
          <w:rPrChange w:id="198" w:author="Risa" w:date="2021-12-01T14:56:00Z">
            <w:rPr>
              <w:sz w:val="20"/>
              <w:szCs w:val="20"/>
              <w:vertAlign w:val="subscript"/>
            </w:rPr>
          </w:rPrChange>
        </w:rPr>
        <w:t>g</w:t>
      </w:r>
      <w:proofErr w:type="spellEnd"/>
      <w:r w:rsidRPr="00F43C87">
        <w:rPr>
          <w:rPrChange w:id="199" w:author="Risa" w:date="2021-12-01T14:56:00Z">
            <w:rPr>
              <w:sz w:val="20"/>
              <w:szCs w:val="20"/>
            </w:rPr>
          </w:rPrChange>
        </w:rPr>
        <w:t xml:space="preserve"> = temperature.</w:t>
      </w:r>
      <w:r w:rsidR="00BE49D6" w:rsidRPr="00F43C87">
        <w:rPr>
          <w:rPrChange w:id="200" w:author="Risa" w:date="2021-12-01T14:56:00Z">
            <w:rPr>
              <w:sz w:val="20"/>
              <w:szCs w:val="20"/>
            </w:rPr>
          </w:rPrChange>
        </w:rPr>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DF84FAE" w:rsidR="00042F1B" w:rsidRPr="008531D1" w:rsidRDefault="006B183B" w:rsidP="00B05AC4">
      <w:pPr>
        <w:spacing w:line="480" w:lineRule="auto"/>
        <w:contextualSpacing/>
        <w:textAlignment w:val="baseline"/>
        <w:rPr>
          <w:rFonts w:eastAsia="Times New Roman"/>
          <w:color w:val="000000"/>
        </w:rPr>
      </w:pPr>
      <w:ins w:id="201" w:author="Risa" w:date="2021-12-01T14:50:00Z">
        <w:r>
          <w:rPr>
            <w:rFonts w:eastAsia="Times New Roman"/>
            <w:noProof/>
            <w:color w:val="000000"/>
          </w:rPr>
          <w:drawing>
            <wp:inline distT="0" distB="0" distL="0" distR="0" wp14:anchorId="6BCC7EDB" wp14:editId="39941796">
              <wp:extent cx="5943600" cy="368681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202" w:author="Risa" w:date="2021-12-01T14:50:00Z">
        <w:r w:rsidR="005B6195" w:rsidDel="006B183B">
          <w:rPr>
            <w:rFonts w:eastAsia="Times New Roman"/>
            <w:noProof/>
            <w:color w:val="000000"/>
          </w:rPr>
          <w:drawing>
            <wp:inline distT="0" distB="0" distL="0" distR="0" wp14:anchorId="0D4F6BD8" wp14:editId="0A1574E5">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723E8D1F" w:rsidR="00772303" w:rsidRDefault="006B183B" w:rsidP="00B05AC4">
      <w:pPr>
        <w:spacing w:line="480" w:lineRule="auto"/>
        <w:contextualSpacing/>
        <w:textAlignment w:val="baseline"/>
        <w:rPr>
          <w:rFonts w:eastAsia="Times New Roman"/>
          <w:b/>
          <w:color w:val="000000"/>
        </w:rPr>
      </w:pPr>
      <w:ins w:id="203" w:author="Risa" w:date="2021-12-01T14:50:00Z">
        <w:r>
          <w:rPr>
            <w:rFonts w:eastAsia="Times New Roman"/>
            <w:b/>
            <w:noProof/>
            <w:color w:val="000000"/>
          </w:rPr>
          <w:drawing>
            <wp:inline distT="0" distB="0" distL="0" distR="0" wp14:anchorId="42F3DD8D" wp14:editId="52D574F2">
              <wp:extent cx="5943600" cy="368681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204" w:author="Risa" w:date="2021-12-01T14:50:00Z">
        <w:r w:rsidR="005A5C5B" w:rsidDel="006B183B">
          <w:rPr>
            <w:rFonts w:eastAsia="Times New Roman"/>
            <w:b/>
            <w:noProof/>
            <w:color w:val="000000"/>
          </w:rPr>
          <w:drawing>
            <wp:inline distT="0" distB="0" distL="0" distR="0" wp14:anchorId="33AC528E" wp14:editId="64B8CF07">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commentRangeStart w:id="205"/>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commentRangeEnd w:id="205"/>
      <w:proofErr w:type="spellEnd"/>
      <w:r w:rsidR="00AB631C">
        <w:rPr>
          <w:rStyle w:val="CommentReference"/>
        </w:rPr>
        <w:commentReference w:id="205"/>
      </w:r>
    </w:p>
    <w:p w14:paraId="4974AEA6" w14:textId="04E7FF16"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and a </w:t>
      </w:r>
      <w:r w:rsidRPr="00900356">
        <w:rPr>
          <w:rFonts w:eastAsia="Times New Roman"/>
          <w:color w:val="000000"/>
          <w:highlight w:val="yellow"/>
          <w:rPrChange w:id="206" w:author="Risa" w:date="2021-12-09T15:24:00Z">
            <w:rPr>
              <w:rFonts w:eastAsia="Times New Roman"/>
              <w:color w:val="000000"/>
            </w:rPr>
          </w:rPrChange>
        </w:rPr>
        <w:t>high relative importance in the model (</w:t>
      </w:r>
      <w:ins w:id="207" w:author="Risa" w:date="2021-12-01T15:25:00Z">
        <w:r w:rsidR="00AB631C" w:rsidRPr="00900356">
          <w:rPr>
            <w:rFonts w:eastAsia="Times New Roman"/>
            <w:color w:val="000000"/>
            <w:highlight w:val="yellow"/>
            <w:rPrChange w:id="208" w:author="Risa" w:date="2021-12-09T15:24:00Z">
              <w:rPr>
                <w:rFonts w:eastAsia="Times New Roman"/>
                <w:color w:val="000000"/>
              </w:rPr>
            </w:rPrChange>
          </w:rPr>
          <w:t>1.8</w:t>
        </w:r>
      </w:ins>
      <w:del w:id="209" w:author="Risa" w:date="2021-12-01T15:25:00Z">
        <w:r w:rsidRPr="00900356" w:rsidDel="00AB631C">
          <w:rPr>
            <w:rFonts w:eastAsia="Times New Roman"/>
            <w:color w:val="000000"/>
            <w:highlight w:val="yellow"/>
            <w:rPrChange w:id="210" w:author="Risa" w:date="2021-12-09T15:24:00Z">
              <w:rPr>
                <w:rFonts w:eastAsia="Times New Roman"/>
                <w:color w:val="000000"/>
              </w:rPr>
            </w:rPrChange>
          </w:rPr>
          <w:delText>23</w:delText>
        </w:r>
      </w:del>
      <w:r w:rsidRPr="00900356">
        <w:rPr>
          <w:rFonts w:eastAsia="Times New Roman"/>
          <w:color w:val="000000"/>
          <w:highlight w:val="yellow"/>
          <w:rPrChange w:id="211" w:author="Risa" w:date="2021-12-09T15:24:00Z">
            <w:rPr>
              <w:rFonts w:eastAsia="Times New Roman"/>
              <w:color w:val="000000"/>
            </w:rPr>
          </w:rPrChange>
        </w:rPr>
        <w:t xml:space="preserve">% and </w:t>
      </w:r>
      <w:ins w:id="212" w:author="Risa" w:date="2021-12-01T15:25:00Z">
        <w:r w:rsidR="00AB631C" w:rsidRPr="00900356">
          <w:rPr>
            <w:rFonts w:eastAsia="Times New Roman"/>
            <w:color w:val="000000"/>
            <w:highlight w:val="yellow"/>
            <w:rPrChange w:id="213" w:author="Risa" w:date="2021-12-09T15:24:00Z">
              <w:rPr>
                <w:rFonts w:eastAsia="Times New Roman"/>
                <w:color w:val="000000"/>
              </w:rPr>
            </w:rPrChange>
          </w:rPr>
          <w:t>7.9</w:t>
        </w:r>
      </w:ins>
      <w:del w:id="214" w:author="Risa" w:date="2021-12-01T15:25:00Z">
        <w:r w:rsidRPr="00900356" w:rsidDel="00AB631C">
          <w:rPr>
            <w:rFonts w:eastAsia="Times New Roman"/>
            <w:color w:val="000000"/>
            <w:highlight w:val="yellow"/>
            <w:rPrChange w:id="215" w:author="Risa" w:date="2021-12-09T15:24:00Z">
              <w:rPr>
                <w:rFonts w:eastAsia="Times New Roman"/>
                <w:color w:val="000000"/>
              </w:rPr>
            </w:rPrChange>
          </w:rPr>
          <w:delText>38</w:delText>
        </w:r>
      </w:del>
      <w:r w:rsidRPr="00900356">
        <w:rPr>
          <w:rFonts w:eastAsia="Times New Roman"/>
          <w:color w:val="000000"/>
          <w:highlight w:val="yellow"/>
          <w:rPrChange w:id="216" w:author="Risa" w:date="2021-12-09T15:24:00Z">
            <w:rPr>
              <w:rFonts w:eastAsia="Times New Roman"/>
              <w:color w:val="000000"/>
            </w:rPr>
          </w:rPrChange>
        </w:rPr>
        <w:t>%</w:t>
      </w:r>
      <w:r w:rsidR="000F0BE3" w:rsidRPr="00900356">
        <w:rPr>
          <w:rFonts w:eastAsia="Times New Roman"/>
          <w:color w:val="000000"/>
          <w:highlight w:val="yellow"/>
          <w:rPrChange w:id="217" w:author="Risa" w:date="2021-12-09T15:24:00Z">
            <w:rPr>
              <w:rFonts w:eastAsia="Times New Roman"/>
              <w:color w:val="000000"/>
            </w:rPr>
          </w:rPrChange>
        </w:rPr>
        <w:t>, respectively</w:t>
      </w:r>
      <w:r w:rsidR="004661AC" w:rsidRPr="00900356">
        <w:rPr>
          <w:rFonts w:eastAsia="Times New Roman"/>
          <w:color w:val="000000"/>
          <w:highlight w:val="yellow"/>
          <w:rPrChange w:id="218" w:author="Risa" w:date="2021-12-09T15:24:00Z">
            <w:rPr>
              <w:rFonts w:eastAsia="Times New Roman"/>
              <w:color w:val="000000"/>
            </w:rPr>
          </w:rPrChange>
        </w:rPr>
        <w:t>;</w:t>
      </w:r>
      <w:r w:rsidRPr="00900356">
        <w:rPr>
          <w:rFonts w:eastAsia="Times New Roman"/>
          <w:color w:val="000000"/>
          <w:highlight w:val="yellow"/>
          <w:rPrChange w:id="219" w:author="Risa" w:date="2021-12-09T15:24:00Z">
            <w:rPr>
              <w:rFonts w:eastAsia="Times New Roman"/>
              <w:color w:val="000000"/>
            </w:rPr>
          </w:rPrChange>
        </w:rPr>
        <w:t xml:space="preserve"> Table </w:t>
      </w:r>
      <w:r w:rsidR="00DD3527" w:rsidRPr="00900356">
        <w:rPr>
          <w:rFonts w:eastAsia="Times New Roman"/>
          <w:color w:val="000000"/>
          <w:highlight w:val="yellow"/>
          <w:rPrChange w:id="220" w:author="Risa" w:date="2021-12-09T15:24:00Z">
            <w:rPr>
              <w:rFonts w:eastAsia="Times New Roman"/>
              <w:color w:val="000000"/>
            </w:rPr>
          </w:rPrChange>
        </w:rPr>
        <w:t xml:space="preserve">3 </w:t>
      </w:r>
      <w:r w:rsidRPr="00900356">
        <w:rPr>
          <w:rFonts w:eastAsia="Times New Roman"/>
          <w:color w:val="000000"/>
          <w:highlight w:val="yellow"/>
          <w:rPrChange w:id="221" w:author="Risa" w:date="2021-12-09T15:24:00Z">
            <w:rPr>
              <w:rFonts w:eastAsia="Times New Roman"/>
              <w:color w:val="000000"/>
            </w:rPr>
          </w:rPrChange>
        </w:rPr>
        <w:t xml:space="preserve">and Figure </w:t>
      </w:r>
      <w:r w:rsidR="00AC49CC" w:rsidRPr="00900356">
        <w:rPr>
          <w:rFonts w:eastAsia="Times New Roman"/>
          <w:color w:val="000000"/>
          <w:highlight w:val="yellow"/>
          <w:rPrChange w:id="222" w:author="Risa" w:date="2021-12-09T15:24:00Z">
            <w:rPr>
              <w:rFonts w:eastAsia="Times New Roman"/>
              <w:color w:val="000000"/>
            </w:rPr>
          </w:rPrChange>
        </w:rPr>
        <w:t>5</w:t>
      </w:r>
      <w:r w:rsidRPr="00900356">
        <w:rPr>
          <w:rFonts w:eastAsia="Times New Roman"/>
          <w:color w:val="000000"/>
          <w:highlight w:val="yellow"/>
          <w:rPrChange w:id="223" w:author="Risa" w:date="2021-12-09T15:24:00Z">
            <w:rPr>
              <w:rFonts w:eastAsia="Times New Roman"/>
              <w:color w:val="000000"/>
            </w:rPr>
          </w:rPrChange>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aboveground climate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ins w:id="224" w:author="Risa" w:date="2021-12-01T16:14:00Z">
        <w:r w:rsidR="008F39A5" w:rsidRPr="00900356">
          <w:rPr>
            <w:rFonts w:eastAsia="Times New Roman"/>
            <w:i/>
            <w:iCs/>
            <w:color w:val="000000"/>
          </w:rPr>
          <w:t xml:space="preserve">p </w:t>
        </w:r>
        <w:r w:rsidR="008F39A5" w:rsidRPr="00900356">
          <w:rPr>
            <w:rFonts w:eastAsia="Times New Roman"/>
            <w:color w:val="000000"/>
          </w:rPr>
          <w:t>&lt; 0.001</w:t>
        </w:r>
      </w:ins>
      <w:del w:id="225" w:author="Risa" w:date="2021-12-01T16:14:00Z">
        <w:r w:rsidR="004661AC" w:rsidRPr="00900356" w:rsidDel="008F39A5">
          <w:rPr>
            <w:rFonts w:eastAsia="Times New Roman"/>
            <w:i/>
            <w:iCs/>
            <w:color w:val="000000"/>
          </w:rPr>
          <w:delText>p</w:delText>
        </w:r>
        <w:r w:rsidR="004661AC" w:rsidRPr="00900356" w:rsidDel="008F39A5">
          <w:rPr>
            <w:rFonts w:eastAsia="Times New Roman"/>
            <w:color w:val="000000"/>
          </w:rPr>
          <w:delText xml:space="preserve"> </w:delText>
        </w:r>
      </w:del>
      <w:del w:id="226" w:author="Risa" w:date="2021-12-01T15:26:00Z">
        <w:r w:rsidR="004661AC" w:rsidRPr="00900356" w:rsidDel="00AB631C">
          <w:rPr>
            <w:rFonts w:eastAsia="Times New Roman"/>
            <w:color w:val="000000"/>
          </w:rPr>
          <w:delText>&lt; 0.001</w:delText>
        </w:r>
      </w:del>
      <w:r w:rsidR="004661AC" w:rsidRPr="00900356">
        <w:rPr>
          <w:rFonts w:eastAsia="Times New Roman"/>
          <w:color w:val="000000"/>
        </w:rPr>
        <w:t>), photosynthetic pathway (</w:t>
      </w:r>
      <w:ins w:id="227" w:author="Risa" w:date="2021-12-01T16:14:00Z">
        <w:r w:rsidR="008F39A5" w:rsidRPr="00900356">
          <w:rPr>
            <w:rFonts w:eastAsia="Times New Roman"/>
            <w:i/>
            <w:iCs/>
            <w:color w:val="000000"/>
          </w:rPr>
          <w:t xml:space="preserve">p </w:t>
        </w:r>
        <w:r w:rsidR="008F39A5" w:rsidRPr="00900356">
          <w:rPr>
            <w:rFonts w:eastAsia="Times New Roman"/>
            <w:color w:val="000000"/>
          </w:rPr>
          <w:t>&lt; 0.001</w:t>
        </w:r>
      </w:ins>
      <w:del w:id="228" w:author="Risa" w:date="2021-12-01T16:14:00Z">
        <w:r w:rsidR="004661AC" w:rsidRPr="00900356" w:rsidDel="008F39A5">
          <w:rPr>
            <w:rFonts w:eastAsia="Times New Roman"/>
            <w:i/>
            <w:iCs/>
            <w:color w:val="000000"/>
          </w:rPr>
          <w:delText xml:space="preserve">p </w:delText>
        </w:r>
      </w:del>
      <w:del w:id="229" w:author="Risa" w:date="2021-12-01T15:26:00Z">
        <w:r w:rsidR="004661AC" w:rsidRPr="00900356" w:rsidDel="00AB631C">
          <w:rPr>
            <w:rFonts w:eastAsia="Times New Roman"/>
            <w:color w:val="000000"/>
          </w:rPr>
          <w:delText>&lt; 0.001</w:delText>
        </w:r>
      </w:del>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4B6018" w:rsidRPr="00900356">
        <w:rPr>
          <w:rFonts w:eastAsia="Times New Roman"/>
          <w:color w:val="000000"/>
        </w:rPr>
        <w:t>&lt;</w:t>
      </w:r>
      <w:r w:rsidR="004661AC" w:rsidRPr="00900356">
        <w:rPr>
          <w:rFonts w:eastAsia="Times New Roman"/>
          <w:color w:val="000000"/>
        </w:rPr>
        <w:t xml:space="preserve"> 0.0</w:t>
      </w:r>
      <w:r w:rsidR="004B6018" w:rsidRPr="00900356">
        <w:rPr>
          <w:rFonts w:eastAsia="Times New Roman"/>
          <w:color w:val="000000"/>
        </w:rPr>
        <w:t>5</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4554C8" w:rsidRPr="00900356">
        <w:rPr>
          <w:rFonts w:eastAsia="Times New Roman"/>
          <w:color w:val="000000"/>
        </w:rPr>
        <w:t>1</w:t>
      </w:r>
      <w:ins w:id="230" w:author="Risa" w:date="2021-12-01T15:27:00Z">
        <w:r w:rsidR="00AB631C" w:rsidRPr="00900356">
          <w:rPr>
            <w:rFonts w:eastAsia="Times New Roman"/>
            <w:color w:val="000000"/>
          </w:rPr>
          <w:t>1.18</w:t>
        </w:r>
      </w:ins>
      <w:del w:id="231" w:author="Risa" w:date="2021-12-01T15:27:00Z">
        <w:r w:rsidR="004554C8" w:rsidRPr="00900356" w:rsidDel="00AB631C">
          <w:rPr>
            <w:rFonts w:eastAsia="Times New Roman"/>
            <w:color w:val="000000"/>
          </w:rPr>
          <w:delText>6.8</w:delText>
        </w:r>
      </w:del>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ins w:id="232" w:author="Risa" w:date="2021-12-01T16:15:00Z">
        <w:r w:rsidR="008F39A5" w:rsidRPr="00900356">
          <w:rPr>
            <w:rFonts w:eastAsia="Times New Roman"/>
            <w:color w:val="000000"/>
          </w:rPr>
          <w:t>0.4</w:t>
        </w:r>
      </w:ins>
      <w:del w:id="233" w:author="Risa" w:date="2021-12-01T15:28:00Z">
        <w:r w:rsidR="00A56E03" w:rsidRPr="00900356" w:rsidDel="00AB631C">
          <w:rPr>
            <w:rFonts w:eastAsia="Times New Roman"/>
            <w:color w:val="000000"/>
          </w:rPr>
          <w:delText>9</w:delText>
        </w:r>
      </w:del>
      <w:r w:rsidR="004554C8" w:rsidRPr="00900356">
        <w:rPr>
          <w:rFonts w:eastAsia="Times New Roman"/>
          <w:color w:val="000000"/>
        </w:rPr>
        <w:t xml:space="preserve">% and </w:t>
      </w:r>
      <w:ins w:id="234" w:author="Risa" w:date="2021-12-01T16:15:00Z">
        <w:r w:rsidR="008F39A5" w:rsidRPr="00900356">
          <w:rPr>
            <w:rFonts w:eastAsia="Times New Roman"/>
            <w:color w:val="000000"/>
          </w:rPr>
          <w:t>2.6</w:t>
        </w:r>
      </w:ins>
      <w:del w:id="235" w:author="Risa" w:date="2021-12-01T15:28:00Z">
        <w:r w:rsidR="004661AC" w:rsidRPr="00900356" w:rsidDel="00AB631C">
          <w:rPr>
            <w:rFonts w:eastAsia="Times New Roman"/>
            <w:color w:val="000000"/>
          </w:rPr>
          <w:delText>4</w:delText>
        </w:r>
      </w:del>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F43C87" w:rsidRDefault="00AC49CC" w:rsidP="00AC49CC">
      <w:pPr>
        <w:spacing w:line="480" w:lineRule="auto"/>
        <w:rPr>
          <w:rPrChange w:id="236" w:author="Risa" w:date="2021-12-01T14:56:00Z">
            <w:rPr>
              <w:sz w:val="20"/>
              <w:szCs w:val="20"/>
            </w:rPr>
          </w:rPrChange>
        </w:rPr>
      </w:pPr>
      <w:r w:rsidRPr="00F43C87">
        <w:rPr>
          <w:b/>
          <w:bCs/>
          <w:rPrChange w:id="237" w:author="Risa" w:date="2021-12-01T14:56:00Z">
            <w:rPr>
              <w:b/>
              <w:bCs/>
              <w:sz w:val="20"/>
              <w:szCs w:val="20"/>
            </w:rPr>
          </w:rPrChange>
        </w:rPr>
        <w:lastRenderedPageBreak/>
        <w:t xml:space="preserve">Table </w:t>
      </w:r>
      <w:r w:rsidR="00DD3527" w:rsidRPr="00F43C87">
        <w:rPr>
          <w:b/>
          <w:bCs/>
          <w:rPrChange w:id="238" w:author="Risa" w:date="2021-12-01T14:56:00Z">
            <w:rPr>
              <w:b/>
              <w:bCs/>
              <w:sz w:val="20"/>
              <w:szCs w:val="20"/>
            </w:rPr>
          </w:rPrChange>
        </w:rPr>
        <w:t>3</w:t>
      </w:r>
      <w:r w:rsidRPr="00F43C87">
        <w:rPr>
          <w:b/>
          <w:bCs/>
          <w:rPrChange w:id="239" w:author="Risa" w:date="2021-12-01T14:56:00Z">
            <w:rPr>
              <w:b/>
              <w:bCs/>
              <w:sz w:val="20"/>
              <w:szCs w:val="20"/>
            </w:rPr>
          </w:rPrChange>
        </w:rPr>
        <w:t>.</w:t>
      </w:r>
      <w:r w:rsidRPr="00F43C87">
        <w:rPr>
          <w:rPrChange w:id="240" w:author="Risa" w:date="2021-12-01T14:56:00Z">
            <w:rPr>
              <w:sz w:val="20"/>
              <w:szCs w:val="20"/>
            </w:rPr>
          </w:rPrChange>
        </w:rPr>
        <w:t xml:space="preserve"> Regression coefficients for linear mixed effects model with </w:t>
      </w:r>
      <w:proofErr w:type="spellStart"/>
      <w:r w:rsidRPr="00F43C87">
        <w:rPr>
          <w:i/>
          <w:iCs/>
          <w:rPrChange w:id="241" w:author="Risa" w:date="2021-12-01T14:56:00Z">
            <w:rPr>
              <w:i/>
              <w:iCs/>
              <w:sz w:val="20"/>
              <w:szCs w:val="20"/>
            </w:rPr>
          </w:rPrChange>
        </w:rPr>
        <w:t>N</w:t>
      </w:r>
      <w:r w:rsidRPr="00F43C87">
        <w:rPr>
          <w:vertAlign w:val="subscript"/>
          <w:rPrChange w:id="242" w:author="Risa" w:date="2021-12-01T14:56:00Z">
            <w:rPr>
              <w:sz w:val="20"/>
              <w:szCs w:val="20"/>
              <w:vertAlign w:val="subscript"/>
            </w:rPr>
          </w:rPrChange>
        </w:rPr>
        <w:t>area</w:t>
      </w:r>
      <w:proofErr w:type="spellEnd"/>
      <w:r w:rsidRPr="00F43C87">
        <w:rPr>
          <w:rPrChange w:id="243" w:author="Risa" w:date="2021-12-01T14:56:00Z">
            <w:rPr>
              <w:sz w:val="20"/>
              <w:szCs w:val="20"/>
            </w:rPr>
          </w:rPrChange>
        </w:rPr>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1"/>
        <w:gridCol w:w="1826"/>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61AD44D1"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ins w:id="244" w:author="Risa" w:date="2021-12-01T14:51:00Z">
              <w:r w:rsidR="006B183B">
                <w:rPr>
                  <w:rFonts w:eastAsia="Times New Roman"/>
                  <w:color w:val="000000"/>
                  <w:sz w:val="20"/>
                  <w:szCs w:val="20"/>
                </w:rPr>
                <w:t>245</w:t>
              </w:r>
            </w:ins>
            <w:del w:id="245" w:author="Risa" w:date="2021-12-01T14:51:00Z">
              <w:r w:rsidRPr="001A720B" w:rsidDel="006B183B">
                <w:rPr>
                  <w:rFonts w:eastAsia="Times New Roman"/>
                  <w:color w:val="000000"/>
                  <w:sz w:val="20"/>
                  <w:szCs w:val="20"/>
                </w:rPr>
                <w:delText>5</w:delText>
              </w:r>
              <w:r w:rsidDel="006B183B">
                <w:rPr>
                  <w:rFonts w:eastAsia="Times New Roman"/>
                  <w:color w:val="000000"/>
                  <w:sz w:val="20"/>
                  <w:szCs w:val="20"/>
                </w:rPr>
                <w:delText>20</w:delText>
              </w:r>
            </w:del>
            <w:r>
              <w:rPr>
                <w:rFonts w:eastAsia="Times New Roman"/>
                <w:color w:val="000000"/>
                <w:sz w:val="20"/>
                <w:szCs w:val="20"/>
              </w:rPr>
              <w:t xml:space="preserve"> ± </w:t>
            </w:r>
            <w:r w:rsidRPr="00A406C6">
              <w:rPr>
                <w:rFonts w:eastAsia="Times New Roman"/>
                <w:color w:val="000000"/>
                <w:sz w:val="20"/>
                <w:szCs w:val="20"/>
              </w:rPr>
              <w:t>0.0</w:t>
            </w:r>
            <w:ins w:id="246" w:author="Risa" w:date="2021-12-01T14:51:00Z">
              <w:r w:rsidR="006B183B">
                <w:rPr>
                  <w:rFonts w:eastAsia="Times New Roman"/>
                  <w:color w:val="000000"/>
                  <w:sz w:val="20"/>
                  <w:szCs w:val="20"/>
                </w:rPr>
                <w:t>71</w:t>
              </w:r>
            </w:ins>
            <w:del w:id="247" w:author="Risa" w:date="2021-12-01T14:51:00Z">
              <w:r w:rsidDel="006B183B">
                <w:rPr>
                  <w:rFonts w:eastAsia="Times New Roman"/>
                  <w:color w:val="000000"/>
                  <w:sz w:val="20"/>
                  <w:szCs w:val="20"/>
                </w:rPr>
                <w:delText>91</w:delText>
              </w:r>
            </w:del>
          </w:p>
        </w:tc>
        <w:tc>
          <w:tcPr>
            <w:tcW w:w="77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1A309218" w:rsidR="00AC49CC" w:rsidRPr="001A720B" w:rsidRDefault="00C03813" w:rsidP="00237CD4">
            <w:pPr>
              <w:jc w:val="center"/>
              <w:rPr>
                <w:rFonts w:eastAsia="Times New Roman"/>
                <w:color w:val="000000"/>
                <w:sz w:val="20"/>
                <w:szCs w:val="20"/>
              </w:rPr>
            </w:pPr>
            <w:ins w:id="248" w:author="Risa" w:date="2021-12-01T14:53:00Z">
              <w:r>
                <w:rPr>
                  <w:rFonts w:eastAsia="Times New Roman"/>
                  <w:color w:val="000000"/>
                  <w:sz w:val="20"/>
                  <w:szCs w:val="20"/>
                </w:rPr>
                <w:t>1.84</w:t>
              </w:r>
            </w:ins>
            <w:del w:id="249" w:author="Risa" w:date="2021-12-01T14:53:00Z">
              <w:r w:rsidR="00AC49CC" w:rsidRPr="001A720B" w:rsidDel="00C03813">
                <w:rPr>
                  <w:rFonts w:eastAsia="Times New Roman"/>
                  <w:color w:val="000000"/>
                  <w:sz w:val="20"/>
                  <w:szCs w:val="20"/>
                </w:rPr>
                <w:delText>23</w:delText>
              </w:r>
              <w:r w:rsidR="00AC49CC" w:rsidDel="00C03813">
                <w:rPr>
                  <w:rFonts w:eastAsia="Times New Roman"/>
                  <w:color w:val="000000"/>
                  <w:sz w:val="20"/>
                  <w:szCs w:val="20"/>
                </w:rPr>
                <w:delText>.25</w:delText>
              </w:r>
            </w:del>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3CCB7481"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ins w:id="250" w:author="Risa" w:date="2021-12-01T14:51:00Z">
              <w:r w:rsidR="006B183B">
                <w:rPr>
                  <w:rFonts w:eastAsia="Times New Roman"/>
                  <w:color w:val="000000"/>
                  <w:sz w:val="20"/>
                  <w:szCs w:val="20"/>
                </w:rPr>
                <w:t>51</w:t>
              </w:r>
            </w:ins>
            <w:del w:id="251" w:author="Risa" w:date="2021-12-01T14:51:00Z">
              <w:r w:rsidRPr="001A720B" w:rsidDel="006B183B">
                <w:rPr>
                  <w:rFonts w:eastAsia="Times New Roman"/>
                  <w:color w:val="000000"/>
                  <w:sz w:val="20"/>
                  <w:szCs w:val="20"/>
                </w:rPr>
                <w:delText>5</w:delText>
              </w:r>
              <w:r w:rsidDel="006B183B">
                <w:rPr>
                  <w:rFonts w:eastAsia="Times New Roman"/>
                  <w:color w:val="000000"/>
                  <w:sz w:val="20"/>
                  <w:szCs w:val="20"/>
                </w:rPr>
                <w:delText>2</w:delText>
              </w:r>
            </w:del>
            <w:r>
              <w:rPr>
                <w:rFonts w:eastAsia="Times New Roman"/>
                <w:color w:val="000000"/>
                <w:sz w:val="20"/>
                <w:szCs w:val="20"/>
              </w:rPr>
              <w:t xml:space="preserve"> ± </w:t>
            </w:r>
            <w:r w:rsidRPr="009A03C5">
              <w:rPr>
                <w:rFonts w:eastAsia="Times New Roman"/>
                <w:color w:val="000000"/>
                <w:sz w:val="20"/>
                <w:szCs w:val="20"/>
              </w:rPr>
              <w:t>0.0</w:t>
            </w:r>
            <w:ins w:id="252" w:author="Risa" w:date="2021-12-01T14:51:00Z">
              <w:r w:rsidR="006B183B">
                <w:rPr>
                  <w:rFonts w:eastAsia="Times New Roman"/>
                  <w:color w:val="000000"/>
                  <w:sz w:val="20"/>
                  <w:szCs w:val="20"/>
                </w:rPr>
                <w:t>10</w:t>
              </w:r>
            </w:ins>
            <w:del w:id="253" w:author="Risa" w:date="2021-12-01T14:51:00Z">
              <w:r w:rsidRPr="009A03C5" w:rsidDel="006B183B">
                <w:rPr>
                  <w:rFonts w:eastAsia="Times New Roman"/>
                  <w:color w:val="000000"/>
                  <w:sz w:val="20"/>
                  <w:szCs w:val="20"/>
                </w:rPr>
                <w:delText>09</w:delText>
              </w:r>
            </w:del>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38521805" w:rsidR="00AC49CC" w:rsidRPr="001A720B" w:rsidRDefault="00C03813" w:rsidP="00237CD4">
            <w:pPr>
              <w:jc w:val="center"/>
              <w:rPr>
                <w:rFonts w:eastAsia="Times New Roman"/>
                <w:color w:val="000000"/>
                <w:sz w:val="20"/>
                <w:szCs w:val="20"/>
              </w:rPr>
            </w:pPr>
            <w:ins w:id="254" w:author="Risa" w:date="2021-12-01T14:53:00Z">
              <w:r>
                <w:rPr>
                  <w:rFonts w:eastAsia="Times New Roman"/>
                  <w:color w:val="000000"/>
                  <w:sz w:val="20"/>
                  <w:szCs w:val="20"/>
                </w:rPr>
                <w:t>7.89</w:t>
              </w:r>
            </w:ins>
            <w:del w:id="255" w:author="Risa" w:date="2021-12-01T14:53:00Z">
              <w:r w:rsidR="00AC49CC" w:rsidRPr="001A720B" w:rsidDel="00C03813">
                <w:rPr>
                  <w:rFonts w:eastAsia="Times New Roman"/>
                  <w:color w:val="000000"/>
                  <w:sz w:val="20"/>
                  <w:szCs w:val="20"/>
                </w:rPr>
                <w:delText>3</w:delText>
              </w:r>
              <w:r w:rsidR="00AC49CC" w:rsidDel="00C03813">
                <w:rPr>
                  <w:rFonts w:eastAsia="Times New Roman"/>
                  <w:color w:val="000000"/>
                  <w:sz w:val="20"/>
                  <w:szCs w:val="20"/>
                </w:rPr>
                <w:delText>7.10</w:delText>
              </w:r>
            </w:del>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1975B268" w:rsidR="00AC49CC" w:rsidRPr="001A720B" w:rsidRDefault="0051460F" w:rsidP="00237CD4">
            <w:pPr>
              <w:jc w:val="center"/>
              <w:rPr>
                <w:rFonts w:eastAsia="Times New Roman"/>
                <w:color w:val="000000"/>
                <w:sz w:val="20"/>
                <w:szCs w:val="20"/>
              </w:rPr>
            </w:pPr>
            <w:ins w:id="256" w:author="Risa" w:date="2021-12-01T16:12:00Z">
              <w:r>
                <w:rPr>
                  <w:rFonts w:eastAsia="Times New Roman"/>
                  <w:color w:val="000000"/>
                  <w:sz w:val="20"/>
                  <w:szCs w:val="20"/>
                </w:rPr>
                <w:t>11.90</w:t>
              </w:r>
            </w:ins>
            <w:del w:id="257" w:author="Risa" w:date="2021-12-01T14:53:00Z">
              <w:r w:rsidR="00AC49CC" w:rsidRPr="001A720B" w:rsidDel="00C03813">
                <w:rPr>
                  <w:rFonts w:eastAsia="Times New Roman"/>
                  <w:color w:val="000000"/>
                  <w:sz w:val="20"/>
                  <w:szCs w:val="20"/>
                </w:rPr>
                <w:delText>5</w:delText>
              </w:r>
              <w:r w:rsidR="00AC49CC" w:rsidDel="00C03813">
                <w:rPr>
                  <w:rFonts w:eastAsia="Times New Roman"/>
                  <w:color w:val="000000"/>
                  <w:sz w:val="20"/>
                  <w:szCs w:val="20"/>
                </w:rPr>
                <w:delText>.23</w:delText>
              </w:r>
            </w:del>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56E88DF5" w:rsidR="00C46102" w:rsidRPr="001A720B" w:rsidRDefault="00C46102" w:rsidP="00C46102">
            <w:pPr>
              <w:jc w:val="center"/>
              <w:rPr>
                <w:rFonts w:eastAsia="Times New Roman"/>
                <w:color w:val="000000"/>
                <w:sz w:val="20"/>
                <w:szCs w:val="20"/>
              </w:rPr>
            </w:pPr>
            <w:ins w:id="258" w:author="Risa" w:date="2021-12-01T16:13:00Z">
              <w:r w:rsidRPr="00375933">
                <w:rPr>
                  <w:color w:val="000000"/>
                  <w:sz w:val="20"/>
                  <w:szCs w:val="20"/>
                </w:rPr>
                <w:t>0.404</w:t>
              </w:r>
            </w:ins>
            <w:del w:id="259" w:author="Risa" w:date="2021-12-01T14:51:00Z">
              <w:r w:rsidRPr="001A720B" w:rsidDel="006B183B">
                <w:rPr>
                  <w:rFonts w:eastAsia="Times New Roman"/>
                  <w:color w:val="000000"/>
                  <w:sz w:val="20"/>
                  <w:szCs w:val="20"/>
                </w:rPr>
                <w:delText>0.7</w:delText>
              </w:r>
              <w:r w:rsidDel="006B183B">
                <w:rPr>
                  <w:rFonts w:eastAsia="Times New Roman"/>
                  <w:color w:val="000000"/>
                  <w:sz w:val="20"/>
                  <w:szCs w:val="20"/>
                </w:rPr>
                <w:delText>19</w:delText>
              </w:r>
            </w:del>
          </w:p>
        </w:tc>
        <w:tc>
          <w:tcPr>
            <w:tcW w:w="1050" w:type="pct"/>
            <w:tcBorders>
              <w:top w:val="nil"/>
              <w:left w:val="nil"/>
              <w:bottom w:val="nil"/>
              <w:right w:val="nil"/>
            </w:tcBorders>
            <w:shd w:val="clear" w:color="auto" w:fill="auto"/>
            <w:noWrap/>
            <w:vAlign w:val="center"/>
            <w:hideMark/>
          </w:tcPr>
          <w:p w14:paraId="702B5A17" w14:textId="4A23D4C9" w:rsidR="00C46102" w:rsidRPr="001A720B" w:rsidRDefault="00C46102" w:rsidP="00C46102">
            <w:pPr>
              <w:jc w:val="center"/>
              <w:rPr>
                <w:rFonts w:eastAsia="Times New Roman"/>
                <w:color w:val="000000"/>
                <w:sz w:val="20"/>
                <w:szCs w:val="20"/>
              </w:rPr>
            </w:pPr>
            <w:ins w:id="260" w:author="Risa" w:date="2021-12-01T16:12:00Z">
              <w:r>
                <w:rPr>
                  <w:rFonts w:eastAsia="Times New Roman"/>
                  <w:color w:val="000000"/>
                  <w:sz w:val="20"/>
                  <w:szCs w:val="20"/>
                </w:rPr>
                <w:t>8.85</w:t>
              </w:r>
            </w:ins>
            <w:del w:id="261" w:author="Risa" w:date="2021-12-01T14:53:00Z">
              <w:r w:rsidDel="00C03813">
                <w:rPr>
                  <w:rFonts w:eastAsia="Times New Roman"/>
                  <w:color w:val="000000"/>
                  <w:sz w:val="20"/>
                  <w:szCs w:val="20"/>
                </w:rPr>
                <w:delText>3.82</w:delText>
              </w:r>
            </w:del>
            <w:r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780A4BF5" w:rsidR="00C46102" w:rsidRPr="001A720B" w:rsidRDefault="00C46102" w:rsidP="00C46102">
            <w:pPr>
              <w:jc w:val="center"/>
              <w:rPr>
                <w:rFonts w:eastAsia="Times New Roman"/>
                <w:color w:val="000000"/>
                <w:sz w:val="20"/>
                <w:szCs w:val="20"/>
              </w:rPr>
            </w:pPr>
            <w:ins w:id="262" w:author="Risa" w:date="2021-12-01T16:13:00Z">
              <w:r w:rsidRPr="00375933">
                <w:rPr>
                  <w:color w:val="000000"/>
                  <w:sz w:val="20"/>
                  <w:szCs w:val="20"/>
                </w:rPr>
                <w:t>0.380</w:t>
              </w:r>
            </w:ins>
            <w:del w:id="263" w:author="Risa" w:date="2021-12-01T14:52:00Z">
              <w:r w:rsidRPr="001A720B" w:rsidDel="006B183B">
                <w:rPr>
                  <w:rFonts w:eastAsia="Times New Roman"/>
                  <w:color w:val="000000"/>
                  <w:sz w:val="20"/>
                  <w:szCs w:val="20"/>
                </w:rPr>
                <w:delText>0.</w:delText>
              </w:r>
              <w:r w:rsidDel="006B183B">
                <w:rPr>
                  <w:rFonts w:eastAsia="Times New Roman"/>
                  <w:color w:val="000000"/>
                  <w:sz w:val="20"/>
                  <w:szCs w:val="20"/>
                </w:rPr>
                <w:delText>506</w:delText>
              </w:r>
            </w:del>
          </w:p>
        </w:tc>
        <w:tc>
          <w:tcPr>
            <w:tcW w:w="1050" w:type="pct"/>
            <w:tcBorders>
              <w:top w:val="nil"/>
              <w:left w:val="nil"/>
              <w:bottom w:val="nil"/>
              <w:right w:val="nil"/>
            </w:tcBorders>
            <w:shd w:val="clear" w:color="auto" w:fill="auto"/>
            <w:noWrap/>
            <w:vAlign w:val="center"/>
            <w:hideMark/>
          </w:tcPr>
          <w:p w14:paraId="3EEDE6CE" w14:textId="478D742F" w:rsidR="00C46102" w:rsidRPr="001A720B" w:rsidRDefault="00C46102" w:rsidP="00C46102">
            <w:pPr>
              <w:jc w:val="center"/>
              <w:rPr>
                <w:rFonts w:eastAsia="Times New Roman"/>
                <w:color w:val="000000"/>
                <w:sz w:val="20"/>
                <w:szCs w:val="20"/>
              </w:rPr>
            </w:pPr>
            <w:ins w:id="264" w:author="Risa" w:date="2021-12-01T16:12:00Z">
              <w:r>
                <w:rPr>
                  <w:rFonts w:eastAsia="Times New Roman"/>
                  <w:color w:val="000000"/>
                  <w:sz w:val="20"/>
                  <w:szCs w:val="20"/>
                </w:rPr>
                <w:t>9.36</w:t>
              </w:r>
            </w:ins>
            <w:del w:id="265" w:author="Risa" w:date="2021-12-01T14:53:00Z">
              <w:r w:rsidDel="00C03813">
                <w:rPr>
                  <w:rFonts w:eastAsia="Times New Roman"/>
                  <w:color w:val="000000"/>
                  <w:sz w:val="20"/>
                  <w:szCs w:val="20"/>
                </w:rPr>
                <w:delText>3.53</w:delText>
              </w:r>
            </w:del>
            <w:r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69896FDD" w:rsidR="00C46102" w:rsidRPr="00C51621" w:rsidRDefault="00C46102" w:rsidP="00C46102">
            <w:pPr>
              <w:jc w:val="center"/>
              <w:rPr>
                <w:rFonts w:eastAsia="Times New Roman"/>
                <w:color w:val="000000"/>
                <w:sz w:val="20"/>
                <w:szCs w:val="20"/>
                <w:rPrChange w:id="266" w:author="Risa" w:date="2021-12-01T14:52:00Z">
                  <w:rPr>
                    <w:rFonts w:eastAsia="Times New Roman"/>
                    <w:b/>
                    <w:bCs/>
                    <w:color w:val="000000"/>
                    <w:sz w:val="20"/>
                    <w:szCs w:val="20"/>
                  </w:rPr>
                </w:rPrChange>
              </w:rPr>
            </w:pPr>
            <w:ins w:id="267" w:author="Risa" w:date="2021-12-01T16:13:00Z">
              <w:r w:rsidRPr="001A720B">
                <w:rPr>
                  <w:b/>
                  <w:bCs/>
                  <w:color w:val="000000"/>
                  <w:sz w:val="20"/>
                  <w:szCs w:val="20"/>
                </w:rPr>
                <w:t>&lt; 0.001</w:t>
              </w:r>
            </w:ins>
            <w:del w:id="268" w:author="Risa" w:date="2021-12-01T14:52:00Z">
              <w:r w:rsidRPr="00C51621" w:rsidDel="006B183B">
                <w:rPr>
                  <w:color w:val="000000"/>
                  <w:sz w:val="20"/>
                  <w:szCs w:val="20"/>
                  <w:rPrChange w:id="269" w:author="Risa" w:date="2021-12-01T14:52:00Z">
                    <w:rPr>
                      <w:b/>
                      <w:bCs/>
                      <w:color w:val="000000"/>
                      <w:sz w:val="20"/>
                      <w:szCs w:val="20"/>
                    </w:rPr>
                  </w:rPrChange>
                </w:rPr>
                <w:delText>&lt; 0.001</w:delText>
              </w:r>
            </w:del>
          </w:p>
        </w:tc>
        <w:tc>
          <w:tcPr>
            <w:tcW w:w="1050" w:type="pct"/>
            <w:tcBorders>
              <w:top w:val="nil"/>
              <w:left w:val="nil"/>
              <w:bottom w:val="nil"/>
              <w:right w:val="nil"/>
            </w:tcBorders>
            <w:shd w:val="clear" w:color="auto" w:fill="auto"/>
            <w:noWrap/>
            <w:vAlign w:val="center"/>
            <w:hideMark/>
          </w:tcPr>
          <w:p w14:paraId="12DB3581" w14:textId="3A9E6979" w:rsidR="00C46102" w:rsidRPr="001A720B" w:rsidRDefault="00C46102" w:rsidP="00C46102">
            <w:pPr>
              <w:jc w:val="center"/>
              <w:rPr>
                <w:rFonts w:eastAsia="Times New Roman"/>
                <w:color w:val="000000"/>
                <w:sz w:val="20"/>
                <w:szCs w:val="20"/>
              </w:rPr>
            </w:pPr>
            <w:ins w:id="270" w:author="Risa" w:date="2021-12-01T16:13:00Z">
              <w:r>
                <w:rPr>
                  <w:rFonts w:eastAsia="Times New Roman"/>
                  <w:color w:val="000000"/>
                  <w:sz w:val="20"/>
                  <w:szCs w:val="20"/>
                </w:rPr>
                <w:t>2.63</w:t>
              </w:r>
            </w:ins>
            <w:del w:id="271" w:author="Risa" w:date="2021-12-01T14:53:00Z">
              <w:r w:rsidDel="00C03813">
                <w:rPr>
                  <w:rFonts w:eastAsia="Times New Roman"/>
                  <w:color w:val="000000"/>
                  <w:sz w:val="20"/>
                  <w:szCs w:val="20"/>
                </w:rPr>
                <w:delText>4.42</w:delText>
              </w:r>
            </w:del>
            <w:r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787496FA" w:rsidR="00C46102" w:rsidRPr="00C51621" w:rsidRDefault="00C46102" w:rsidP="00C46102">
            <w:pPr>
              <w:jc w:val="center"/>
              <w:rPr>
                <w:rFonts w:eastAsia="Times New Roman"/>
                <w:color w:val="000000"/>
                <w:sz w:val="20"/>
                <w:szCs w:val="20"/>
                <w:rPrChange w:id="272" w:author="Risa" w:date="2021-12-01T14:52:00Z">
                  <w:rPr>
                    <w:rFonts w:eastAsia="Times New Roman"/>
                    <w:b/>
                    <w:bCs/>
                    <w:color w:val="000000"/>
                    <w:sz w:val="20"/>
                    <w:szCs w:val="20"/>
                  </w:rPr>
                </w:rPrChange>
              </w:rPr>
            </w:pPr>
            <w:ins w:id="273" w:author="Risa" w:date="2021-12-01T16:13:00Z">
              <w:r w:rsidRPr="001A720B">
                <w:rPr>
                  <w:b/>
                  <w:bCs/>
                  <w:color w:val="000000"/>
                  <w:sz w:val="20"/>
                  <w:szCs w:val="20"/>
                </w:rPr>
                <w:t>&lt; 0.001</w:t>
              </w:r>
            </w:ins>
            <w:del w:id="274" w:author="Risa" w:date="2021-12-01T14:52:00Z">
              <w:r w:rsidRPr="00C51621" w:rsidDel="006B183B">
                <w:rPr>
                  <w:color w:val="000000"/>
                  <w:sz w:val="20"/>
                  <w:szCs w:val="20"/>
                  <w:rPrChange w:id="275" w:author="Risa" w:date="2021-12-01T14:52:00Z">
                    <w:rPr>
                      <w:b/>
                      <w:bCs/>
                      <w:color w:val="000000"/>
                      <w:sz w:val="20"/>
                      <w:szCs w:val="20"/>
                    </w:rPr>
                  </w:rPrChange>
                </w:rPr>
                <w:delText>&lt; 0.001</w:delText>
              </w:r>
            </w:del>
          </w:p>
        </w:tc>
        <w:tc>
          <w:tcPr>
            <w:tcW w:w="1050" w:type="pct"/>
            <w:tcBorders>
              <w:top w:val="nil"/>
              <w:left w:val="nil"/>
              <w:bottom w:val="nil"/>
              <w:right w:val="nil"/>
            </w:tcBorders>
            <w:shd w:val="clear" w:color="auto" w:fill="auto"/>
            <w:noWrap/>
            <w:vAlign w:val="center"/>
            <w:hideMark/>
          </w:tcPr>
          <w:p w14:paraId="0B2BCF2C" w14:textId="39A5E23D" w:rsidR="00C46102" w:rsidRPr="001A720B" w:rsidRDefault="00C46102" w:rsidP="00C46102">
            <w:pPr>
              <w:jc w:val="center"/>
              <w:rPr>
                <w:rFonts w:eastAsia="Times New Roman"/>
                <w:color w:val="000000"/>
                <w:sz w:val="20"/>
                <w:szCs w:val="20"/>
              </w:rPr>
            </w:pPr>
            <w:ins w:id="276" w:author="Risa" w:date="2021-12-01T16:13:00Z">
              <w:r>
                <w:rPr>
                  <w:rFonts w:eastAsia="Times New Roman"/>
                  <w:color w:val="000000"/>
                  <w:sz w:val="20"/>
                  <w:szCs w:val="20"/>
                </w:rPr>
                <w:t>0.42</w:t>
              </w:r>
            </w:ins>
            <w:del w:id="277" w:author="Risa" w:date="2021-12-01T14:53:00Z">
              <w:r w:rsidDel="00C03813">
                <w:rPr>
                  <w:rFonts w:eastAsia="Times New Roman"/>
                  <w:color w:val="000000"/>
                  <w:sz w:val="20"/>
                  <w:szCs w:val="20"/>
                </w:rPr>
                <w:delText>8.93</w:delText>
              </w:r>
            </w:del>
            <w:r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39FE4099"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ins w:id="278" w:author="Risa" w:date="2021-12-01T14:52:00Z">
              <w:r w:rsidR="006B183B">
                <w:rPr>
                  <w:rFonts w:eastAsia="Times New Roman"/>
                  <w:b/>
                  <w:bCs/>
                  <w:color w:val="000000"/>
                  <w:sz w:val="20"/>
                  <w:szCs w:val="20"/>
                </w:rPr>
                <w:t>2</w:t>
              </w:r>
            </w:ins>
            <w:del w:id="279" w:author="Risa" w:date="2021-12-01T14:52:00Z">
              <w:r w:rsidRPr="00654C83" w:rsidDel="006B183B">
                <w:rPr>
                  <w:rFonts w:eastAsia="Times New Roman"/>
                  <w:b/>
                  <w:bCs/>
                  <w:color w:val="000000"/>
                  <w:sz w:val="20"/>
                  <w:szCs w:val="20"/>
                </w:rPr>
                <w:delText>3</w:delText>
              </w:r>
            </w:del>
          </w:p>
        </w:tc>
        <w:tc>
          <w:tcPr>
            <w:tcW w:w="1050" w:type="pct"/>
            <w:tcBorders>
              <w:top w:val="nil"/>
              <w:left w:val="nil"/>
              <w:right w:val="nil"/>
            </w:tcBorders>
            <w:shd w:val="clear" w:color="auto" w:fill="auto"/>
            <w:noWrap/>
            <w:vAlign w:val="center"/>
            <w:hideMark/>
          </w:tcPr>
          <w:p w14:paraId="3DC3AF8C" w14:textId="5F138133" w:rsidR="00AC49CC" w:rsidRPr="001A720B" w:rsidRDefault="00C03813" w:rsidP="00237CD4">
            <w:pPr>
              <w:jc w:val="center"/>
              <w:rPr>
                <w:rFonts w:eastAsia="Times New Roman"/>
                <w:color w:val="000000"/>
                <w:sz w:val="20"/>
                <w:szCs w:val="20"/>
              </w:rPr>
            </w:pPr>
            <w:ins w:id="280" w:author="Risa" w:date="2021-12-01T14:53:00Z">
              <w:r>
                <w:rPr>
                  <w:rFonts w:eastAsia="Times New Roman"/>
                  <w:color w:val="000000"/>
                  <w:sz w:val="20"/>
                  <w:szCs w:val="20"/>
                </w:rPr>
                <w:t>3.</w:t>
              </w:r>
            </w:ins>
            <w:ins w:id="281" w:author="Risa" w:date="2021-12-01T16:13:00Z">
              <w:r w:rsidR="0051460F">
                <w:rPr>
                  <w:rFonts w:eastAsia="Times New Roman"/>
                  <w:color w:val="000000"/>
                  <w:sz w:val="20"/>
                  <w:szCs w:val="20"/>
                </w:rPr>
                <w:t>25</w:t>
              </w:r>
            </w:ins>
            <w:del w:id="282" w:author="Risa" w:date="2021-12-01T14:53:00Z">
              <w:r w:rsidR="00AC49CC" w:rsidDel="00C03813">
                <w:rPr>
                  <w:rFonts w:eastAsia="Times New Roman"/>
                  <w:color w:val="000000"/>
                  <w:sz w:val="20"/>
                  <w:szCs w:val="20"/>
                </w:rPr>
                <w:delText>1.28</w:delText>
              </w:r>
            </w:del>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24B0CC4"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w:t>
            </w:r>
            <w:ins w:id="283" w:author="Risa" w:date="2021-12-01T14:52:00Z">
              <w:r w:rsidR="006B183B">
                <w:rPr>
                  <w:rFonts w:eastAsia="Times New Roman"/>
                  <w:color w:val="000000"/>
                  <w:sz w:val="20"/>
                  <w:szCs w:val="20"/>
                </w:rPr>
                <w:t>10</w:t>
              </w:r>
            </w:ins>
            <w:del w:id="284" w:author="Risa" w:date="2021-12-01T14:52:00Z">
              <w:r w:rsidDel="006B183B">
                <w:rPr>
                  <w:rFonts w:eastAsia="Times New Roman"/>
                  <w:color w:val="000000"/>
                  <w:sz w:val="20"/>
                  <w:szCs w:val="20"/>
                </w:rPr>
                <w:delText>96</w:delText>
              </w:r>
            </w:del>
          </w:p>
        </w:tc>
        <w:tc>
          <w:tcPr>
            <w:tcW w:w="1050" w:type="pct"/>
            <w:tcBorders>
              <w:left w:val="nil"/>
              <w:right w:val="nil"/>
            </w:tcBorders>
            <w:shd w:val="clear" w:color="auto" w:fill="auto"/>
            <w:noWrap/>
            <w:vAlign w:val="center"/>
            <w:hideMark/>
          </w:tcPr>
          <w:p w14:paraId="090B17E9" w14:textId="12DCD1FC" w:rsidR="00AC49CC" w:rsidRPr="001A720B" w:rsidRDefault="00C03813" w:rsidP="00237CD4">
            <w:pPr>
              <w:jc w:val="center"/>
              <w:rPr>
                <w:rFonts w:eastAsia="Times New Roman"/>
                <w:color w:val="000000"/>
                <w:sz w:val="20"/>
                <w:szCs w:val="20"/>
              </w:rPr>
            </w:pPr>
            <w:ins w:id="285" w:author="Risa" w:date="2021-12-01T14:53:00Z">
              <w:r>
                <w:rPr>
                  <w:rFonts w:eastAsia="Times New Roman"/>
                  <w:color w:val="000000"/>
                  <w:sz w:val="20"/>
                  <w:szCs w:val="20"/>
                </w:rPr>
                <w:t>3.34</w:t>
              </w:r>
            </w:ins>
            <w:del w:id="286" w:author="Risa" w:date="2021-12-01T14:53:00Z">
              <w:r w:rsidR="00AC49CC" w:rsidDel="00C03813">
                <w:rPr>
                  <w:rFonts w:eastAsia="Times New Roman"/>
                  <w:color w:val="000000"/>
                  <w:sz w:val="20"/>
                  <w:szCs w:val="20"/>
                </w:rPr>
                <w:delText>1.19</w:delText>
              </w:r>
            </w:del>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5FBF11D5"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ins w:id="287" w:author="Risa" w:date="2021-12-01T14:52:00Z">
              <w:r w:rsidR="006B183B">
                <w:rPr>
                  <w:rFonts w:eastAsia="Times New Roman"/>
                  <w:color w:val="000000"/>
                  <w:sz w:val="20"/>
                  <w:szCs w:val="20"/>
                </w:rPr>
                <w:t>954</w:t>
              </w:r>
            </w:ins>
            <w:del w:id="288" w:author="Risa" w:date="2021-12-01T14:52:00Z">
              <w:r w:rsidDel="006B183B">
                <w:rPr>
                  <w:rFonts w:eastAsia="Times New Roman"/>
                  <w:color w:val="000000"/>
                  <w:sz w:val="20"/>
                  <w:szCs w:val="20"/>
                </w:rPr>
                <w:delText>803</w:delText>
              </w:r>
            </w:del>
          </w:p>
        </w:tc>
        <w:tc>
          <w:tcPr>
            <w:tcW w:w="1050" w:type="pct"/>
            <w:tcBorders>
              <w:left w:val="nil"/>
              <w:right w:val="nil"/>
            </w:tcBorders>
            <w:shd w:val="clear" w:color="auto" w:fill="auto"/>
            <w:noWrap/>
            <w:vAlign w:val="center"/>
            <w:hideMark/>
          </w:tcPr>
          <w:p w14:paraId="3B86C4D4" w14:textId="09CFB6B0" w:rsidR="00AC49CC" w:rsidRPr="001A720B" w:rsidRDefault="00C03813" w:rsidP="00237CD4">
            <w:pPr>
              <w:jc w:val="center"/>
              <w:rPr>
                <w:rFonts w:eastAsia="Times New Roman"/>
                <w:color w:val="000000"/>
                <w:sz w:val="20"/>
                <w:szCs w:val="20"/>
              </w:rPr>
            </w:pPr>
            <w:ins w:id="289" w:author="Risa" w:date="2021-12-01T14:53:00Z">
              <w:r>
                <w:rPr>
                  <w:rFonts w:eastAsia="Times New Roman"/>
                  <w:color w:val="000000"/>
                  <w:sz w:val="20"/>
                  <w:szCs w:val="20"/>
                </w:rPr>
                <w:t>2.96</w:t>
              </w:r>
            </w:ins>
            <w:del w:id="290" w:author="Risa" w:date="2021-12-01T14:53:00Z">
              <w:r w:rsidR="00AC49CC" w:rsidDel="00C03813">
                <w:rPr>
                  <w:rFonts w:eastAsia="Times New Roman"/>
                  <w:color w:val="000000"/>
                  <w:sz w:val="20"/>
                  <w:szCs w:val="20"/>
                </w:rPr>
                <w:delText>1.11</w:delText>
              </w:r>
            </w:del>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4F30D93E"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w:t>
            </w:r>
            <w:ins w:id="291" w:author="Risa" w:date="2021-12-01T14:52:00Z">
              <w:r w:rsidR="006B183B">
                <w:rPr>
                  <w:rFonts w:eastAsia="Times New Roman"/>
                  <w:color w:val="000000"/>
                  <w:sz w:val="20"/>
                  <w:szCs w:val="20"/>
                </w:rPr>
                <w:t>26</w:t>
              </w:r>
            </w:ins>
            <w:del w:id="292" w:author="Risa" w:date="2021-12-01T14:52:00Z">
              <w:r w:rsidDel="006B183B">
                <w:rPr>
                  <w:rFonts w:eastAsia="Times New Roman"/>
                  <w:color w:val="000000"/>
                  <w:sz w:val="20"/>
                  <w:szCs w:val="20"/>
                </w:rPr>
                <w:delText>81</w:delText>
              </w:r>
            </w:del>
          </w:p>
        </w:tc>
        <w:tc>
          <w:tcPr>
            <w:tcW w:w="1050" w:type="pct"/>
            <w:tcBorders>
              <w:left w:val="nil"/>
              <w:bottom w:val="single" w:sz="4" w:space="0" w:color="auto"/>
              <w:right w:val="nil"/>
            </w:tcBorders>
            <w:shd w:val="clear" w:color="auto" w:fill="auto"/>
            <w:noWrap/>
            <w:vAlign w:val="center"/>
            <w:hideMark/>
          </w:tcPr>
          <w:p w14:paraId="046B23B7" w14:textId="625ED7C8" w:rsidR="00AC49CC" w:rsidRPr="001A720B" w:rsidRDefault="00C03813" w:rsidP="00237CD4">
            <w:pPr>
              <w:jc w:val="center"/>
              <w:rPr>
                <w:rFonts w:eastAsia="Times New Roman"/>
                <w:color w:val="000000"/>
                <w:sz w:val="20"/>
                <w:szCs w:val="20"/>
              </w:rPr>
            </w:pPr>
            <w:ins w:id="293" w:author="Risa" w:date="2021-12-01T14:53:00Z">
              <w:r>
                <w:rPr>
                  <w:rFonts w:eastAsia="Times New Roman"/>
                  <w:color w:val="000000"/>
                  <w:sz w:val="20"/>
                  <w:szCs w:val="20"/>
                </w:rPr>
                <w:t>1.63</w:t>
              </w:r>
            </w:ins>
            <w:del w:id="294" w:author="Risa" w:date="2021-12-01T14:53:00Z">
              <w:r w:rsidR="00AC49CC" w:rsidDel="00C03813">
                <w:rPr>
                  <w:rFonts w:eastAsia="Times New Roman"/>
                  <w:color w:val="000000"/>
                  <w:sz w:val="20"/>
                  <w:szCs w:val="20"/>
                </w:rPr>
                <w:delText>0.60</w:delText>
              </w:r>
            </w:del>
            <w:r w:rsidR="00AC49CC">
              <w:rPr>
                <w:rFonts w:eastAsia="Times New Roman"/>
                <w:color w:val="000000"/>
                <w:sz w:val="20"/>
                <w:szCs w:val="20"/>
              </w:rPr>
              <w:t>%</w:t>
            </w:r>
          </w:p>
        </w:tc>
      </w:tr>
    </w:tbl>
    <w:p w14:paraId="6818B953" w14:textId="05932256" w:rsidR="00AC49CC" w:rsidRPr="00F43C87" w:rsidRDefault="00AC49CC" w:rsidP="00DA24C9">
      <w:pPr>
        <w:spacing w:line="480" w:lineRule="auto"/>
        <w:contextualSpacing/>
        <w:rPr>
          <w:rPrChange w:id="295" w:author="Risa" w:date="2021-12-01T14:57:00Z">
            <w:rPr>
              <w:sz w:val="20"/>
              <w:szCs w:val="20"/>
            </w:rPr>
          </w:rPrChange>
        </w:rPr>
      </w:pPr>
      <w:r w:rsidRPr="00F43C87">
        <w:rPr>
          <w:rPrChange w:id="296" w:author="Risa" w:date="2021-12-01T14:57:00Z">
            <w:rPr>
              <w:sz w:val="20"/>
              <w:szCs w:val="20"/>
            </w:rPr>
          </w:rPrChange>
        </w:rPr>
        <w:t>* P-values &lt; 0.05 are bolded and &lt; 0.1 are italicized. Sample size is 1,8</w:t>
      </w:r>
      <w:del w:id="297" w:author="Risa" w:date="2021-12-01T16:18:00Z">
        <w:r w:rsidRPr="00F43C87" w:rsidDel="00F23922">
          <w:rPr>
            <w:rPrChange w:id="298" w:author="Risa" w:date="2021-12-01T14:57:00Z">
              <w:rPr>
                <w:sz w:val="20"/>
                <w:szCs w:val="20"/>
              </w:rPr>
            </w:rPrChange>
          </w:rPr>
          <w:delText>1</w:delText>
        </w:r>
      </w:del>
      <w:ins w:id="299" w:author="Risa" w:date="2021-12-01T16:20:00Z">
        <w:r w:rsidR="00F23922">
          <w:t>65</w:t>
        </w:r>
      </w:ins>
      <w:ins w:id="300" w:author="Risa" w:date="2021-12-09T10:30:00Z">
        <w:r w:rsidR="00A672A9">
          <w:t>.</w:t>
        </w:r>
      </w:ins>
      <w:del w:id="301" w:author="Risa" w:date="2021-12-01T16:18:00Z">
        <w:r w:rsidRPr="00F43C87" w:rsidDel="00F23922">
          <w:rPr>
            <w:rPrChange w:id="302" w:author="Risa" w:date="2021-12-01T14:57:00Z">
              <w:rPr>
                <w:sz w:val="20"/>
                <w:szCs w:val="20"/>
              </w:rPr>
            </w:rPrChange>
          </w:rPr>
          <w:delText>2.</w:delText>
        </w:r>
      </w:del>
      <w:r w:rsidRPr="00F43C87">
        <w:rPr>
          <w:rPrChange w:id="303" w:author="Risa" w:date="2021-12-01T14:57:00Z">
            <w:rPr>
              <w:sz w:val="20"/>
              <w:szCs w:val="20"/>
            </w:rPr>
          </w:rPrChange>
        </w:rPr>
        <w:t xml:space="preserve"> Key: </w:t>
      </w:r>
      <w:proofErr w:type="spellStart"/>
      <w:r w:rsidRPr="00F43C87">
        <w:rPr>
          <w:rFonts w:eastAsia="Times New Roman"/>
          <w:i/>
          <w:iCs/>
          <w:color w:val="000000"/>
          <w:rPrChange w:id="304" w:author="Risa" w:date="2021-12-01T14:57:00Z">
            <w:rPr>
              <w:rFonts w:eastAsia="Times New Roman"/>
              <w:i/>
              <w:iCs/>
              <w:color w:val="000000"/>
              <w:sz w:val="20"/>
              <w:szCs w:val="20"/>
            </w:rPr>
          </w:rPrChange>
        </w:rPr>
        <w:t>N</w:t>
      </w:r>
      <w:r w:rsidRPr="00F43C87">
        <w:rPr>
          <w:rFonts w:eastAsia="Times New Roman"/>
          <w:color w:val="000000"/>
          <w:vertAlign w:val="subscript"/>
          <w:rPrChange w:id="305" w:author="Risa" w:date="2021-12-01T14:57:00Z">
            <w:rPr>
              <w:rFonts w:eastAsia="Times New Roman"/>
              <w:color w:val="000000"/>
              <w:sz w:val="20"/>
              <w:szCs w:val="20"/>
              <w:vertAlign w:val="subscript"/>
            </w:rPr>
          </w:rPrChange>
        </w:rPr>
        <w:t>photo</w:t>
      </w:r>
      <w:proofErr w:type="spellEnd"/>
      <w:r w:rsidRPr="00F43C87">
        <w:rPr>
          <w:rFonts w:eastAsia="Times New Roman"/>
          <w:color w:val="000000"/>
          <w:rPrChange w:id="306" w:author="Risa" w:date="2021-12-01T14:57:00Z">
            <w:rPr>
              <w:rFonts w:eastAsia="Times New Roman"/>
              <w:color w:val="000000"/>
              <w:sz w:val="20"/>
              <w:szCs w:val="20"/>
            </w:rPr>
          </w:rPrChange>
        </w:rPr>
        <w:t xml:space="preserve"> = leaf N used for photosynthesis</w:t>
      </w:r>
      <w:r w:rsidRPr="00F43C87">
        <w:rPr>
          <w:rPrChange w:id="307" w:author="Risa" w:date="2021-12-01T14:57:00Z">
            <w:rPr>
              <w:sz w:val="20"/>
              <w:szCs w:val="20"/>
            </w:rPr>
          </w:rPrChange>
        </w:rPr>
        <w:t xml:space="preserve">, </w:t>
      </w:r>
      <w:proofErr w:type="spellStart"/>
      <w:r w:rsidRPr="00F43C87">
        <w:rPr>
          <w:i/>
          <w:iCs/>
          <w:rPrChange w:id="308" w:author="Risa" w:date="2021-12-01T14:57:00Z">
            <w:rPr>
              <w:i/>
              <w:iCs/>
              <w:sz w:val="20"/>
              <w:szCs w:val="20"/>
            </w:rPr>
          </w:rPrChange>
        </w:rPr>
        <w:t>N</w:t>
      </w:r>
      <w:r w:rsidRPr="00F43C87">
        <w:rPr>
          <w:vertAlign w:val="subscript"/>
          <w:rPrChange w:id="309" w:author="Risa" w:date="2021-12-01T14:57:00Z">
            <w:rPr>
              <w:sz w:val="20"/>
              <w:szCs w:val="20"/>
              <w:vertAlign w:val="subscript"/>
            </w:rPr>
          </w:rPrChange>
        </w:rPr>
        <w:t>structure</w:t>
      </w:r>
      <w:proofErr w:type="spellEnd"/>
      <w:r w:rsidRPr="00F43C87">
        <w:rPr>
          <w:rPrChange w:id="310" w:author="Risa" w:date="2021-12-01T14:57:00Z">
            <w:rPr>
              <w:sz w:val="20"/>
              <w:szCs w:val="20"/>
            </w:rPr>
          </w:rPrChange>
        </w:rPr>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B95120B" w:rsidR="00077C60" w:rsidRPr="008531D1" w:rsidRDefault="0051460F" w:rsidP="00DA24C9">
      <w:pPr>
        <w:spacing w:line="480" w:lineRule="auto"/>
        <w:contextualSpacing/>
        <w:rPr>
          <w:rFonts w:eastAsia="Times New Roman"/>
          <w:b/>
          <w:bCs/>
          <w:color w:val="000000"/>
        </w:rPr>
      </w:pPr>
      <w:ins w:id="311" w:author="Risa" w:date="2021-12-01T16:11:00Z">
        <w:r>
          <w:rPr>
            <w:rFonts w:eastAsia="Times New Roman"/>
            <w:b/>
            <w:bCs/>
            <w:noProof/>
            <w:color w:val="000000"/>
          </w:rPr>
          <w:drawing>
            <wp:inline distT="0" distB="0" distL="0" distR="0" wp14:anchorId="5B1AE270" wp14:editId="6532A8EE">
              <wp:extent cx="5943600" cy="36868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312" w:author="Risa" w:date="2021-12-01T14:55:00Z">
        <w:r w:rsidR="00567E4F" w:rsidDel="00F43C87">
          <w:rPr>
            <w:rFonts w:eastAsia="Times New Roman"/>
            <w:b/>
            <w:bCs/>
            <w:noProof/>
            <w:color w:val="000000"/>
          </w:rPr>
          <w:drawing>
            <wp:inline distT="0" distB="0" distL="0" distR="0" wp14:anchorId="0D5A1381" wp14:editId="10E201E5">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7F39E84C" w14:textId="428412BB"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ins w:id="313" w:author="Risa" w:date="2021-12-01T14:57:00Z">
        <w:r w:rsidR="00F43C87">
          <w:rPr>
            <w:rFonts w:eastAsia="Times New Roman"/>
            <w:color w:val="000000"/>
          </w:rPr>
          <w:t>3</w:t>
        </w:r>
      </w:ins>
      <w:del w:id="314" w:author="Risa" w:date="2021-12-01T14:57:00Z">
        <w:r w:rsidR="00BF1133" w:rsidRPr="00DA24C9" w:rsidDel="00F43C87">
          <w:rPr>
            <w:rFonts w:eastAsia="Times New Roman"/>
            <w:color w:val="000000"/>
          </w:rPr>
          <w:delText>2</w:delText>
        </w:r>
      </w:del>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w:t>
      </w:r>
      <w:ins w:id="315" w:author="Risa" w:date="2021-12-01T14:57:00Z">
        <w:r w:rsidR="00F43C87">
          <w:rPr>
            <w:rFonts w:eastAsia="Times New Roman"/>
            <w:color w:val="000000"/>
          </w:rPr>
          <w:t>3</w:t>
        </w:r>
      </w:ins>
      <w:del w:id="316" w:author="Risa" w:date="2021-12-01T14:57:00Z">
        <w:r w:rsidR="00BF1133" w:rsidRPr="00DA24C9" w:rsidDel="00F43C87">
          <w:rPr>
            <w:rFonts w:eastAsia="Times New Roman"/>
            <w:color w:val="000000"/>
          </w:rPr>
          <w:delText>2</w:delText>
        </w:r>
      </w:del>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431D3131" w:rsidR="00AC49CC" w:rsidRPr="00AC49CC" w:rsidRDefault="0051460F" w:rsidP="00DA24C9">
      <w:pPr>
        <w:spacing w:line="480" w:lineRule="auto"/>
        <w:contextualSpacing/>
        <w:rPr>
          <w:rFonts w:eastAsia="Times New Roman"/>
          <w:bCs/>
          <w:color w:val="000000"/>
        </w:rPr>
      </w:pPr>
      <w:ins w:id="317" w:author="Risa" w:date="2021-12-01T16:11:00Z">
        <w:r>
          <w:rPr>
            <w:rFonts w:eastAsia="Times New Roman"/>
            <w:bCs/>
            <w:noProof/>
            <w:color w:val="000000"/>
          </w:rPr>
          <w:drawing>
            <wp:inline distT="0" distB="0" distL="0" distR="0" wp14:anchorId="62665086" wp14:editId="51757AB4">
              <wp:extent cx="5943600" cy="3686810"/>
              <wp:effectExtent l="0" t="0" r="0" b="0"/>
              <wp:docPr id="13" name="Picture 13"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318" w:author="Risa" w:date="2021-12-01T14:57:00Z">
        <w:r w:rsidR="00AC49CC" w:rsidDel="00F43C87">
          <w:rPr>
            <w:rFonts w:eastAsia="Times New Roman"/>
            <w:bCs/>
            <w:noProof/>
            <w:color w:val="000000"/>
          </w:rPr>
          <w:drawing>
            <wp:inline distT="0" distB="0" distL="0" distR="0" wp14:anchorId="4BFB7A48" wp14:editId="51F4F07A">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4164BD2F"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 and P</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C46345">
        <w:rPr>
          <w:rFonts w:eastAsia="Times New Roman"/>
          <w:color w:val="000000"/>
        </w:rPr>
        <w:t xml:space="preserve">), and there was a marginally significant positive effect of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C46345">
        <w:rPr>
          <w:rFonts w:eastAsia="Times New Roman"/>
          <w:color w:val="000000"/>
        </w:rPr>
        <w:t xml:space="preserve"> addition</w:t>
      </w:r>
      <w:r w:rsidR="00AF12A2" w:rsidRPr="001B44B1">
        <w:rPr>
          <w:rFonts w:eastAsia="Times New Roman"/>
          <w:color w:val="000000"/>
        </w:rPr>
        <w:t xml:space="preserve"> </w:t>
      </w:r>
      <w:r w:rsidR="00C46345">
        <w:rPr>
          <w:rFonts w:eastAsia="Times New Roman"/>
          <w:color w:val="000000"/>
        </w:rPr>
        <w:t>(</w:t>
      </w:r>
      <w:r w:rsidR="00AF12A2" w:rsidRPr="001B44B1">
        <w:rPr>
          <w:rFonts w:eastAsia="Times New Roman"/>
          <w:i/>
          <w:iCs/>
          <w:color w:val="000000"/>
        </w:rPr>
        <w:t xml:space="preserve">p </w:t>
      </w:r>
      <w:r w:rsidR="00AF12A2" w:rsidRPr="001B44B1">
        <w:rPr>
          <w:rFonts w:eastAsia="Times New Roman"/>
          <w:color w:val="000000"/>
        </w:rPr>
        <w:t>= 0.098)</w:t>
      </w:r>
      <w:r w:rsidR="00C46345">
        <w:rPr>
          <w:rFonts w:eastAsia="Times New Roman"/>
          <w:color w:val="000000"/>
        </w:rPr>
        <w:t xml:space="preserve">. There was also </w:t>
      </w:r>
      <w:r w:rsidR="00A12B99">
        <w:rPr>
          <w:rFonts w:eastAsia="Times New Roman"/>
          <w:color w:val="000000"/>
        </w:rPr>
        <w:t>an</w:t>
      </w:r>
      <w:r w:rsidR="0013288D" w:rsidRPr="00771C52">
        <w:rPr>
          <w:rFonts w:eastAsia="Times New Roman"/>
          <w:color w:val="000000"/>
        </w:rPr>
        <w:t xml:space="preserv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F43C87" w:rsidRDefault="00111025" w:rsidP="00111025">
      <w:pPr>
        <w:spacing w:line="480" w:lineRule="auto"/>
        <w:rPr>
          <w:b/>
          <w:bCs/>
          <w:rPrChange w:id="319" w:author="Risa" w:date="2021-12-01T14:57:00Z">
            <w:rPr>
              <w:b/>
              <w:bCs/>
              <w:sz w:val="20"/>
              <w:szCs w:val="20"/>
            </w:rPr>
          </w:rPrChange>
        </w:rPr>
      </w:pPr>
      <w:r w:rsidRPr="00F43C87">
        <w:rPr>
          <w:b/>
          <w:bCs/>
          <w:rPrChange w:id="320" w:author="Risa" w:date="2021-12-01T14:57:00Z">
            <w:rPr>
              <w:b/>
              <w:bCs/>
              <w:sz w:val="20"/>
              <w:szCs w:val="20"/>
            </w:rPr>
          </w:rPrChange>
        </w:rPr>
        <w:lastRenderedPageBreak/>
        <w:t xml:space="preserve">Table </w:t>
      </w:r>
      <w:r w:rsidR="00DD3527" w:rsidRPr="00F43C87">
        <w:rPr>
          <w:b/>
          <w:bCs/>
          <w:rPrChange w:id="321" w:author="Risa" w:date="2021-12-01T14:57:00Z">
            <w:rPr>
              <w:b/>
              <w:bCs/>
              <w:sz w:val="20"/>
              <w:szCs w:val="20"/>
            </w:rPr>
          </w:rPrChange>
        </w:rPr>
        <w:t>4</w:t>
      </w:r>
      <w:r w:rsidRPr="00F43C87">
        <w:rPr>
          <w:b/>
          <w:bCs/>
          <w:rPrChange w:id="322" w:author="Risa" w:date="2021-12-01T14:57:00Z">
            <w:rPr>
              <w:b/>
              <w:bCs/>
              <w:sz w:val="20"/>
              <w:szCs w:val="20"/>
            </w:rPr>
          </w:rPrChange>
        </w:rPr>
        <w:t xml:space="preserve">. </w:t>
      </w:r>
      <w:r w:rsidRPr="00F43C87">
        <w:rPr>
          <w:rPrChange w:id="323" w:author="Risa" w:date="2021-12-01T14:57:00Z">
            <w:rPr>
              <w:sz w:val="20"/>
              <w:szCs w:val="20"/>
            </w:rPr>
          </w:rPrChange>
        </w:rPr>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55C4151" w:rsidR="00111025" w:rsidRPr="001A720B" w:rsidRDefault="00111025" w:rsidP="00237CD4">
            <w:pPr>
              <w:jc w:val="center"/>
              <w:rPr>
                <w:rFonts w:eastAsia="Times New Roman"/>
                <w:color w:val="000000"/>
                <w:sz w:val="20"/>
                <w:szCs w:val="20"/>
              </w:rPr>
            </w:pPr>
            <w:r>
              <w:rPr>
                <w:rFonts w:eastAsia="Times New Roman"/>
                <w:color w:val="000000"/>
                <w:sz w:val="20"/>
                <w:szCs w:val="20"/>
              </w:rPr>
              <w:t>49.65</w:t>
            </w:r>
            <w:ins w:id="324" w:author="Risa" w:date="2021-12-01T14:59:00Z">
              <w:r w:rsidR="001B4836">
                <w:rPr>
                  <w:rFonts w:eastAsia="Times New Roman"/>
                  <w:color w:val="000000"/>
                  <w:sz w:val="20"/>
                  <w:szCs w:val="20"/>
                </w:rPr>
                <w:t>7</w:t>
              </w:r>
            </w:ins>
            <w:del w:id="325" w:author="Risa" w:date="2021-12-01T14:59:00Z">
              <w:r w:rsidDel="001B4836">
                <w:rPr>
                  <w:rFonts w:eastAsia="Times New Roman"/>
                  <w:color w:val="000000"/>
                  <w:sz w:val="20"/>
                  <w:szCs w:val="20"/>
                </w:rPr>
                <w:delText>7</w:delText>
              </w:r>
            </w:del>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Pr="00F43C87" w:rsidRDefault="00111025" w:rsidP="00DA24C9">
      <w:pPr>
        <w:spacing w:line="480" w:lineRule="auto"/>
        <w:contextualSpacing/>
        <w:rPr>
          <w:rPrChange w:id="326" w:author="Risa" w:date="2021-12-01T14:57:00Z">
            <w:rPr>
              <w:sz w:val="20"/>
              <w:szCs w:val="20"/>
            </w:rPr>
          </w:rPrChange>
        </w:rPr>
      </w:pPr>
      <w:r w:rsidRPr="00F43C87">
        <w:rPr>
          <w:rPrChange w:id="327" w:author="Risa" w:date="2021-12-01T14:57:00Z">
            <w:rPr>
              <w:sz w:val="20"/>
              <w:szCs w:val="20"/>
            </w:rPr>
          </w:rPrChange>
        </w:rPr>
        <w:t>* P-values &lt; 0.05 are bolded and &lt; 0.1 are italicized. Sample size is 763.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3508ECE8" w:rsidR="00111025" w:rsidRPr="00414E8D" w:rsidRDefault="00414E8D" w:rsidP="00DA24C9">
      <w:pPr>
        <w:spacing w:line="480" w:lineRule="auto"/>
        <w:contextualSpacing/>
        <w:rPr>
          <w:rFonts w:eastAsia="Times New Roman"/>
          <w:bCs/>
          <w:color w:val="000000"/>
        </w:rPr>
      </w:pPr>
      <w:ins w:id="328" w:author="Risa" w:date="2021-12-01T15:00:00Z">
        <w:r>
          <w:rPr>
            <w:rFonts w:eastAsia="Times New Roman"/>
            <w:bCs/>
            <w:noProof/>
            <w:color w:val="000000"/>
          </w:rPr>
          <w:drawing>
            <wp:inline distT="0" distB="0" distL="0" distR="0" wp14:anchorId="4224FCEC" wp14:editId="7D4EF744">
              <wp:extent cx="5943600" cy="368681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329" w:author="Risa" w:date="2021-12-01T15:00:00Z">
        <w:r w:rsidR="00111025" w:rsidRPr="00414E8D" w:rsidDel="00414E8D">
          <w:rPr>
            <w:rFonts w:eastAsia="Times New Roman"/>
            <w:bCs/>
            <w:noProof/>
            <w:color w:val="000000"/>
          </w:rPr>
          <w:drawing>
            <wp:inline distT="0" distB="0" distL="0" distR="0" wp14:anchorId="038B8AEA" wp14:editId="32754118">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0A28555D" w14:textId="4780CBF0"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Lettering above each box indicates </w:t>
      </w:r>
      <w:r w:rsidR="008459F2" w:rsidRPr="00414E8D">
        <w:rPr>
          <w:rFonts w:eastAsia="Times New Roman"/>
          <w:color w:val="000000"/>
        </w:rPr>
        <w:t>statistically different groups based on post-hoc Tukey's tests (</w:t>
      </w:r>
      <w:r w:rsidR="008459F2" w:rsidRPr="00414E8D">
        <w:rPr>
          <w:rFonts w:eastAsia="Times New Roman"/>
          <w:color w:val="000000"/>
          <w:lang w:val="el-GR"/>
        </w:rPr>
        <w:t>α</w:t>
      </w:r>
      <w:r w:rsidR="008459F2" w:rsidRPr="00414E8D">
        <w:rPr>
          <w:rFonts w:eastAsia="Times New Roman"/>
          <w:color w:val="000000"/>
        </w:rPr>
        <w:t>=0.05) within and across P and K</w:t>
      </w:r>
      <w:r w:rsidR="008459F2" w:rsidRPr="00414E8D">
        <w:rPr>
          <w:rFonts w:eastAsia="Times New Roman"/>
          <w:color w:val="000000"/>
          <w:vertAlign w:val="subscript"/>
        </w:rPr>
        <w:t>+µ</w:t>
      </w:r>
      <w:r w:rsidR="008459F2" w:rsidRPr="00414E8D">
        <w:rPr>
          <w:rFonts w:eastAsia="Times New Roman"/>
          <w:color w:val="000000"/>
        </w:rPr>
        <w:t xml:space="preserve"> treatment combinations</w:t>
      </w:r>
      <w:r w:rsidR="00772303" w:rsidRPr="00414E8D">
        <w:rPr>
          <w:rFonts w:eastAsia="Times New Roman"/>
          <w:color w:val="000000"/>
        </w:rPr>
        <w:t>.</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691ED61A"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proofErr w:type="gram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but</w:t>
      </w:r>
      <w:proofErr w:type="gramEnd"/>
      <w:r w:rsidR="00880F5C">
        <w:rPr>
          <w:rFonts w:eastAsia="Times New Roman"/>
          <w:color w:val="000000"/>
        </w:rPr>
        <w:t xml:space="preserve">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proofErr w:type="gram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w:t>
      </w:r>
      <w:proofErr w:type="gramEnd"/>
      <w:r w:rsidR="00D06FFF">
        <w:rPr>
          <w:rFonts w:eastAsia="Times New Roman"/>
          <w:color w:val="000000"/>
        </w:rPr>
        <w:t xml:space="preserve">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5F08920A"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w:t>
      </w:r>
      <w:r w:rsidR="00CC4281">
        <w:rPr>
          <w:rFonts w:eastAsia="Times New Roman"/>
          <w:color w:val="000000"/>
        </w:rPr>
        <w:t>plots with added</w:t>
      </w:r>
      <w:r>
        <w:rPr>
          <w:rFonts w:eastAsia="Times New Roman"/>
          <w:color w:val="000000"/>
        </w:rPr>
        <w:t xml:space="preserve">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F60BAA" w:rsidRDefault="005D276D" w:rsidP="005D276D">
      <w:pPr>
        <w:spacing w:line="480" w:lineRule="auto"/>
        <w:rPr>
          <w:b/>
          <w:bCs/>
          <w:vertAlign w:val="subscript"/>
          <w:rPrChange w:id="330" w:author="Risa" w:date="2021-12-01T15:00:00Z">
            <w:rPr>
              <w:b/>
              <w:bCs/>
              <w:sz w:val="20"/>
              <w:szCs w:val="20"/>
              <w:vertAlign w:val="subscript"/>
            </w:rPr>
          </w:rPrChange>
        </w:rPr>
      </w:pPr>
      <w:r w:rsidRPr="00F60BAA">
        <w:rPr>
          <w:b/>
          <w:bCs/>
          <w:rPrChange w:id="331" w:author="Risa" w:date="2021-12-01T15:00:00Z">
            <w:rPr>
              <w:b/>
              <w:bCs/>
              <w:sz w:val="20"/>
              <w:szCs w:val="20"/>
            </w:rPr>
          </w:rPrChange>
        </w:rPr>
        <w:lastRenderedPageBreak/>
        <w:t xml:space="preserve">Table 5. </w:t>
      </w:r>
      <w:proofErr w:type="spellStart"/>
      <w:r w:rsidRPr="00F60BAA">
        <w:rPr>
          <w:rFonts w:eastAsia="Times New Roman"/>
          <w:color w:val="000000"/>
          <w:rPrChange w:id="332" w:author="Risa" w:date="2021-12-01T15:00:00Z">
            <w:rPr>
              <w:rFonts w:eastAsia="Times New Roman"/>
              <w:color w:val="000000"/>
              <w:sz w:val="20"/>
              <w:szCs w:val="20"/>
            </w:rPr>
          </w:rPrChange>
        </w:rPr>
        <w:t>Anova</w:t>
      </w:r>
      <w:proofErr w:type="spellEnd"/>
      <w:r w:rsidRPr="00F60BAA">
        <w:rPr>
          <w:rFonts w:eastAsia="Times New Roman"/>
          <w:color w:val="000000"/>
          <w:rPrChange w:id="333" w:author="Risa" w:date="2021-12-01T15:00:00Z">
            <w:rPr>
              <w:rFonts w:eastAsia="Times New Roman"/>
              <w:color w:val="000000"/>
              <w:sz w:val="20"/>
              <w:szCs w:val="20"/>
            </w:rPr>
          </w:rPrChange>
        </w:rPr>
        <w:t xml:space="preserve"> results for the linear mixed effects model with ∆</w:t>
      </w:r>
      <w:proofErr w:type="spellStart"/>
      <w:r w:rsidRPr="00F60BAA">
        <w:rPr>
          <w:rFonts w:eastAsia="Times New Roman"/>
          <w:i/>
          <w:iCs/>
          <w:color w:val="000000"/>
          <w:rPrChange w:id="334" w:author="Risa" w:date="2021-12-01T15:00:00Z">
            <w:rPr>
              <w:rFonts w:eastAsia="Times New Roman"/>
              <w:i/>
              <w:iCs/>
              <w:color w:val="000000"/>
              <w:sz w:val="20"/>
              <w:szCs w:val="20"/>
            </w:rPr>
          </w:rPrChange>
        </w:rPr>
        <w:t>N</w:t>
      </w:r>
      <w:r w:rsidRPr="00F60BAA">
        <w:rPr>
          <w:rFonts w:eastAsia="Times New Roman"/>
          <w:color w:val="000000"/>
          <w:vertAlign w:val="subscript"/>
          <w:rPrChange w:id="335" w:author="Risa" w:date="2021-12-01T15:00:00Z">
            <w:rPr>
              <w:rFonts w:eastAsia="Times New Roman"/>
              <w:color w:val="000000"/>
              <w:sz w:val="20"/>
              <w:szCs w:val="20"/>
              <w:vertAlign w:val="subscript"/>
            </w:rPr>
          </w:rPrChange>
        </w:rPr>
        <w:t>area</w:t>
      </w:r>
      <w:proofErr w:type="spellEnd"/>
      <w:r w:rsidRPr="00F60BAA">
        <w:rPr>
          <w:rFonts w:eastAsia="Times New Roman"/>
          <w:color w:val="000000"/>
          <w:rPrChange w:id="336" w:author="Risa" w:date="2021-12-01T15:00:00Z">
            <w:rPr>
              <w:rFonts w:eastAsia="Times New Roman"/>
              <w:color w:val="000000"/>
              <w:sz w:val="20"/>
              <w:szCs w:val="20"/>
            </w:rPr>
          </w:rPrChange>
        </w:rPr>
        <w:t xml:space="preserve"> as the dependent variable and ∆AGB, ∆χ, and ∆</w:t>
      </w:r>
      <w:proofErr w:type="spellStart"/>
      <w:r w:rsidRPr="00F60BAA">
        <w:rPr>
          <w:rFonts w:eastAsia="Times New Roman"/>
          <w:i/>
          <w:iCs/>
          <w:color w:val="000000"/>
          <w:rPrChange w:id="337" w:author="Risa" w:date="2021-12-01T15:00:00Z">
            <w:rPr>
              <w:rFonts w:eastAsia="Times New Roman"/>
              <w:i/>
              <w:iCs/>
              <w:color w:val="000000"/>
              <w:sz w:val="20"/>
              <w:szCs w:val="20"/>
            </w:rPr>
          </w:rPrChange>
        </w:rPr>
        <w:t>M</w:t>
      </w:r>
      <w:r w:rsidRPr="00F60BAA">
        <w:rPr>
          <w:rFonts w:eastAsia="Times New Roman"/>
          <w:color w:val="000000"/>
          <w:vertAlign w:val="subscript"/>
          <w:rPrChange w:id="338" w:author="Risa" w:date="2021-12-01T15:00:00Z">
            <w:rPr>
              <w:rFonts w:eastAsia="Times New Roman"/>
              <w:color w:val="000000"/>
              <w:sz w:val="20"/>
              <w:szCs w:val="20"/>
              <w:vertAlign w:val="subscript"/>
            </w:rPr>
          </w:rPrChange>
        </w:rPr>
        <w:t>area</w:t>
      </w:r>
      <w:proofErr w:type="spellEnd"/>
      <w:r w:rsidRPr="00F60BAA">
        <w:rPr>
          <w:rFonts w:eastAsia="Times New Roman"/>
          <w:color w:val="000000"/>
          <w:rPrChange w:id="339" w:author="Risa" w:date="2021-12-01T15:00:00Z">
            <w:rPr>
              <w:rFonts w:eastAsia="Times New Roman"/>
              <w:color w:val="000000"/>
              <w:sz w:val="20"/>
              <w:szCs w:val="20"/>
            </w:rPr>
          </w:rPrChange>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49AAA2C5" w:rsidR="005D276D" w:rsidRPr="00457DA7" w:rsidRDefault="00F60BAA" w:rsidP="00237CD4">
            <w:pPr>
              <w:jc w:val="center"/>
              <w:rPr>
                <w:rFonts w:eastAsia="Times New Roman"/>
                <w:color w:val="000000"/>
                <w:sz w:val="20"/>
                <w:szCs w:val="20"/>
              </w:rPr>
            </w:pPr>
            <w:ins w:id="340" w:author="Risa" w:date="2021-12-01T15:01:00Z">
              <w:r>
                <w:rPr>
                  <w:rFonts w:eastAsia="Times New Roman"/>
                  <w:color w:val="000000"/>
                  <w:sz w:val="20"/>
                  <w:szCs w:val="20"/>
                </w:rPr>
                <w:t>0.942</w:t>
              </w:r>
            </w:ins>
            <w:del w:id="341" w:author="Risa" w:date="2021-12-01T15:01:00Z">
              <w:r w:rsidR="005D276D" w:rsidRPr="00457DA7" w:rsidDel="00F60BAA">
                <w:rPr>
                  <w:rFonts w:eastAsia="Times New Roman"/>
                  <w:color w:val="000000"/>
                  <w:sz w:val="20"/>
                  <w:szCs w:val="20"/>
                </w:rPr>
                <w:delText>1.900</w:delText>
              </w:r>
            </w:del>
          </w:p>
        </w:tc>
        <w:tc>
          <w:tcPr>
            <w:tcW w:w="1083" w:type="pct"/>
            <w:tcBorders>
              <w:top w:val="single" w:sz="4" w:space="0" w:color="auto"/>
            </w:tcBorders>
            <w:shd w:val="clear" w:color="auto" w:fill="auto"/>
            <w:noWrap/>
            <w:vAlign w:val="center"/>
            <w:hideMark/>
          </w:tcPr>
          <w:p w14:paraId="0E9D8D9F" w14:textId="6F8254F8"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42" w:author="Risa" w:date="2021-12-01T15:03:00Z">
              <w:r w:rsidR="00F60BAA">
                <w:rPr>
                  <w:rFonts w:eastAsia="Times New Roman"/>
                  <w:color w:val="000000"/>
                  <w:sz w:val="20"/>
                  <w:szCs w:val="20"/>
                </w:rPr>
                <w:t>332</w:t>
              </w:r>
            </w:ins>
            <w:del w:id="343" w:author="Risa" w:date="2021-12-01T15:03:00Z">
              <w:r w:rsidRPr="00457DA7" w:rsidDel="00F60BAA">
                <w:rPr>
                  <w:rFonts w:eastAsia="Times New Roman"/>
                  <w:color w:val="000000"/>
                  <w:sz w:val="20"/>
                  <w:szCs w:val="20"/>
                </w:rPr>
                <w:delText>168</w:delText>
              </w:r>
            </w:del>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50418EC4" w:rsidR="005D276D" w:rsidRPr="00457DA7" w:rsidRDefault="00F60BAA" w:rsidP="00237CD4">
            <w:pPr>
              <w:jc w:val="center"/>
              <w:rPr>
                <w:rFonts w:eastAsia="Times New Roman"/>
                <w:color w:val="000000"/>
                <w:sz w:val="20"/>
                <w:szCs w:val="20"/>
              </w:rPr>
            </w:pPr>
            <w:ins w:id="344" w:author="Risa" w:date="2021-12-01T15:01:00Z">
              <w:r>
                <w:rPr>
                  <w:rFonts w:eastAsia="Times New Roman"/>
                  <w:color w:val="000000"/>
                  <w:sz w:val="20"/>
                  <w:szCs w:val="20"/>
                </w:rPr>
                <w:t>9.491</w:t>
              </w:r>
            </w:ins>
            <w:del w:id="345" w:author="Risa" w:date="2021-12-01T15:01:00Z">
              <w:r w:rsidR="005D276D" w:rsidRPr="00457DA7" w:rsidDel="00F60BAA">
                <w:rPr>
                  <w:rFonts w:eastAsia="Times New Roman"/>
                  <w:color w:val="000000"/>
                  <w:sz w:val="20"/>
                  <w:szCs w:val="20"/>
                </w:rPr>
                <w:delText>7.957</w:delText>
              </w:r>
            </w:del>
          </w:p>
        </w:tc>
        <w:tc>
          <w:tcPr>
            <w:tcW w:w="1083" w:type="pct"/>
            <w:shd w:val="clear" w:color="auto" w:fill="auto"/>
            <w:noWrap/>
            <w:vAlign w:val="center"/>
            <w:hideMark/>
          </w:tcPr>
          <w:p w14:paraId="6DDB38EE" w14:textId="408FD55F"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ins w:id="346" w:author="Risa" w:date="2021-12-01T15:03:00Z">
              <w:r w:rsidR="00F60BAA">
                <w:rPr>
                  <w:rFonts w:eastAsia="Times New Roman"/>
                  <w:b/>
                  <w:color w:val="000000"/>
                  <w:sz w:val="20"/>
                  <w:szCs w:val="20"/>
                </w:rPr>
                <w:t>2</w:t>
              </w:r>
            </w:ins>
            <w:del w:id="347" w:author="Risa" w:date="2021-12-01T15:03:00Z">
              <w:r w:rsidRPr="00E81570" w:rsidDel="00F60BAA">
                <w:rPr>
                  <w:rFonts w:eastAsia="Times New Roman"/>
                  <w:b/>
                  <w:color w:val="000000"/>
                  <w:sz w:val="20"/>
                  <w:szCs w:val="20"/>
                </w:rPr>
                <w:delText>5</w:delText>
              </w:r>
            </w:del>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47D53F9"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w:t>
            </w:r>
            <w:ins w:id="348" w:author="Risa" w:date="2021-12-01T15:01:00Z">
              <w:r w:rsidR="00F60BAA">
                <w:rPr>
                  <w:rFonts w:eastAsia="Times New Roman"/>
                  <w:color w:val="000000"/>
                  <w:sz w:val="20"/>
                  <w:szCs w:val="20"/>
                </w:rPr>
                <w:t>22</w:t>
              </w:r>
            </w:ins>
            <w:del w:id="349" w:author="Risa" w:date="2021-12-01T15:01:00Z">
              <w:r w:rsidRPr="00457DA7" w:rsidDel="00F60BAA">
                <w:rPr>
                  <w:rFonts w:eastAsia="Times New Roman"/>
                  <w:color w:val="000000"/>
                  <w:sz w:val="20"/>
                  <w:szCs w:val="20"/>
                </w:rPr>
                <w:delText>91</w:delText>
              </w:r>
            </w:del>
          </w:p>
        </w:tc>
        <w:tc>
          <w:tcPr>
            <w:tcW w:w="1083" w:type="pct"/>
            <w:shd w:val="clear" w:color="auto" w:fill="auto"/>
            <w:noWrap/>
            <w:vAlign w:val="center"/>
            <w:hideMark/>
          </w:tcPr>
          <w:p w14:paraId="25DC88A4" w14:textId="7F6639B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50" w:author="Risa" w:date="2021-12-01T15:03:00Z">
              <w:r w:rsidR="00F60BAA">
                <w:rPr>
                  <w:rFonts w:eastAsia="Times New Roman"/>
                  <w:color w:val="000000"/>
                  <w:sz w:val="20"/>
                  <w:szCs w:val="20"/>
                </w:rPr>
                <w:t>727</w:t>
              </w:r>
            </w:ins>
            <w:del w:id="351" w:author="Risa" w:date="2021-12-01T15:03:00Z">
              <w:r w:rsidRPr="00457DA7" w:rsidDel="00F60BAA">
                <w:rPr>
                  <w:rFonts w:eastAsia="Times New Roman"/>
                  <w:color w:val="000000"/>
                  <w:sz w:val="20"/>
                  <w:szCs w:val="20"/>
                </w:rPr>
                <w:delText>662</w:delText>
              </w:r>
            </w:del>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4BE31DA7" w:rsidR="005D276D" w:rsidRPr="00F60BAA" w:rsidRDefault="00F60BAA" w:rsidP="00237CD4">
            <w:pPr>
              <w:jc w:val="center"/>
              <w:rPr>
                <w:rFonts w:eastAsia="Times New Roman"/>
                <w:color w:val="000000"/>
                <w:sz w:val="20"/>
                <w:szCs w:val="20"/>
              </w:rPr>
            </w:pPr>
            <w:ins w:id="352" w:author="Risa" w:date="2021-12-01T15:01:00Z">
              <w:r w:rsidRPr="00F60BAA">
                <w:rPr>
                  <w:rFonts w:eastAsia="Times New Roman"/>
                  <w:color w:val="000000"/>
                  <w:sz w:val="20"/>
                  <w:szCs w:val="20"/>
                </w:rPr>
                <w:t>0.001</w:t>
              </w:r>
            </w:ins>
            <w:del w:id="353" w:author="Risa" w:date="2021-12-01T15:01:00Z">
              <w:r w:rsidR="005D276D" w:rsidRPr="00F60BAA" w:rsidDel="00F60BAA">
                <w:rPr>
                  <w:rFonts w:eastAsia="Times New Roman"/>
                  <w:color w:val="000000"/>
                  <w:sz w:val="20"/>
                  <w:szCs w:val="20"/>
                </w:rPr>
                <w:delText>0.175</w:delText>
              </w:r>
            </w:del>
          </w:p>
        </w:tc>
        <w:tc>
          <w:tcPr>
            <w:tcW w:w="1083" w:type="pct"/>
            <w:shd w:val="clear" w:color="auto" w:fill="auto"/>
            <w:noWrap/>
            <w:vAlign w:val="center"/>
            <w:hideMark/>
          </w:tcPr>
          <w:p w14:paraId="2CBB8077" w14:textId="35600A20"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54" w:author="Risa" w:date="2021-12-01T15:03:00Z">
              <w:r w:rsidR="00F60BAA">
                <w:rPr>
                  <w:rFonts w:eastAsia="Times New Roman"/>
                  <w:color w:val="000000"/>
                  <w:sz w:val="20"/>
                  <w:szCs w:val="20"/>
                </w:rPr>
                <w:t>981</w:t>
              </w:r>
            </w:ins>
            <w:del w:id="355" w:author="Risa" w:date="2021-12-01T15:03:00Z">
              <w:r w:rsidRPr="00457DA7" w:rsidDel="00F60BAA">
                <w:rPr>
                  <w:rFonts w:eastAsia="Times New Roman"/>
                  <w:color w:val="000000"/>
                  <w:sz w:val="20"/>
                  <w:szCs w:val="20"/>
                </w:rPr>
                <w:delText>676</w:delText>
              </w:r>
            </w:del>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1AA796D4" w:rsidR="005D276D" w:rsidRPr="00457DA7" w:rsidRDefault="00F60BAA" w:rsidP="00237CD4">
            <w:pPr>
              <w:jc w:val="center"/>
              <w:rPr>
                <w:rFonts w:eastAsia="Times New Roman"/>
                <w:color w:val="000000"/>
                <w:sz w:val="20"/>
                <w:szCs w:val="20"/>
              </w:rPr>
            </w:pPr>
            <w:ins w:id="356" w:author="Risa" w:date="2021-12-01T15:01:00Z">
              <w:r>
                <w:rPr>
                  <w:rFonts w:eastAsia="Times New Roman"/>
                  <w:color w:val="000000"/>
                  <w:sz w:val="20"/>
                  <w:szCs w:val="20"/>
                </w:rPr>
                <w:t>1.322</w:t>
              </w:r>
            </w:ins>
            <w:del w:id="357" w:author="Risa" w:date="2021-12-01T15:01:00Z">
              <w:r w:rsidR="005D276D" w:rsidRPr="00457DA7" w:rsidDel="00F60BAA">
                <w:rPr>
                  <w:rFonts w:eastAsia="Times New Roman"/>
                  <w:color w:val="000000"/>
                  <w:sz w:val="20"/>
                  <w:szCs w:val="20"/>
                </w:rPr>
                <w:delText>2.036</w:delText>
              </w:r>
            </w:del>
          </w:p>
        </w:tc>
        <w:tc>
          <w:tcPr>
            <w:tcW w:w="1083" w:type="pct"/>
            <w:shd w:val="clear" w:color="auto" w:fill="auto"/>
            <w:noWrap/>
            <w:vAlign w:val="center"/>
            <w:hideMark/>
          </w:tcPr>
          <w:p w14:paraId="62D4B819" w14:textId="17AC54CF"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58" w:author="Risa" w:date="2021-12-01T15:03:00Z">
              <w:r w:rsidR="00F60BAA">
                <w:rPr>
                  <w:rFonts w:eastAsia="Times New Roman"/>
                  <w:color w:val="000000"/>
                  <w:sz w:val="20"/>
                  <w:szCs w:val="20"/>
                </w:rPr>
                <w:t>250</w:t>
              </w:r>
            </w:ins>
            <w:del w:id="359" w:author="Risa" w:date="2021-12-01T15:03:00Z">
              <w:r w:rsidRPr="00457DA7" w:rsidDel="00F60BAA">
                <w:rPr>
                  <w:rFonts w:eastAsia="Times New Roman"/>
                  <w:color w:val="000000"/>
                  <w:sz w:val="20"/>
                  <w:szCs w:val="20"/>
                </w:rPr>
                <w:delText>154</w:delText>
              </w:r>
            </w:del>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65A49D9D" w:rsidR="005D276D" w:rsidRPr="00457DA7" w:rsidRDefault="00F60BAA" w:rsidP="00237CD4">
            <w:pPr>
              <w:jc w:val="center"/>
              <w:rPr>
                <w:rFonts w:eastAsia="Times New Roman"/>
                <w:color w:val="000000"/>
                <w:sz w:val="20"/>
                <w:szCs w:val="20"/>
              </w:rPr>
            </w:pPr>
            <w:ins w:id="360" w:author="Risa" w:date="2021-12-01T15:01:00Z">
              <w:r>
                <w:rPr>
                  <w:rFonts w:eastAsia="Times New Roman"/>
                  <w:color w:val="000000"/>
                  <w:sz w:val="20"/>
                  <w:szCs w:val="20"/>
                </w:rPr>
                <w:t>108.6</w:t>
              </w:r>
            </w:ins>
            <w:ins w:id="361" w:author="Risa" w:date="2021-12-01T15:02:00Z">
              <w:r>
                <w:rPr>
                  <w:rFonts w:eastAsia="Times New Roman"/>
                  <w:color w:val="000000"/>
                  <w:sz w:val="20"/>
                  <w:szCs w:val="20"/>
                </w:rPr>
                <w:t>14</w:t>
              </w:r>
            </w:ins>
            <w:del w:id="362" w:author="Risa" w:date="2021-12-01T15:01:00Z">
              <w:r w:rsidR="005D276D" w:rsidRPr="00457DA7" w:rsidDel="00F60BAA">
                <w:rPr>
                  <w:rFonts w:eastAsia="Times New Roman"/>
                  <w:color w:val="000000"/>
                  <w:sz w:val="20"/>
                  <w:szCs w:val="20"/>
                </w:rPr>
                <w:delText>92.327</w:delText>
              </w:r>
            </w:del>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5D67CE8A" w:rsidR="005D276D" w:rsidRPr="00457DA7" w:rsidRDefault="00F60BAA" w:rsidP="00237CD4">
            <w:pPr>
              <w:jc w:val="center"/>
              <w:rPr>
                <w:rFonts w:eastAsia="Times New Roman"/>
                <w:color w:val="000000"/>
                <w:sz w:val="20"/>
                <w:szCs w:val="20"/>
              </w:rPr>
            </w:pPr>
            <w:ins w:id="363" w:author="Risa" w:date="2021-12-01T15:02:00Z">
              <w:r>
                <w:rPr>
                  <w:rFonts w:eastAsia="Times New Roman"/>
                  <w:color w:val="000000"/>
                  <w:sz w:val="20"/>
                  <w:szCs w:val="20"/>
                </w:rPr>
                <w:t>1.071</w:t>
              </w:r>
            </w:ins>
            <w:del w:id="364" w:author="Risa" w:date="2021-12-01T15:02:00Z">
              <w:r w:rsidR="005D276D" w:rsidRPr="00457DA7" w:rsidDel="00F60BAA">
                <w:rPr>
                  <w:rFonts w:eastAsia="Times New Roman"/>
                  <w:color w:val="000000"/>
                  <w:sz w:val="20"/>
                  <w:szCs w:val="20"/>
                </w:rPr>
                <w:delText>0.572</w:delText>
              </w:r>
            </w:del>
          </w:p>
        </w:tc>
        <w:tc>
          <w:tcPr>
            <w:tcW w:w="1083" w:type="pct"/>
            <w:shd w:val="clear" w:color="auto" w:fill="auto"/>
            <w:noWrap/>
            <w:vAlign w:val="center"/>
            <w:hideMark/>
          </w:tcPr>
          <w:p w14:paraId="11C0B725" w14:textId="3C5FAD7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65" w:author="Risa" w:date="2021-12-01T15:03:00Z">
              <w:r w:rsidR="00F60BAA">
                <w:rPr>
                  <w:rFonts w:eastAsia="Times New Roman"/>
                  <w:color w:val="000000"/>
                  <w:sz w:val="20"/>
                  <w:szCs w:val="20"/>
                </w:rPr>
                <w:t>3</w:t>
              </w:r>
              <w:r w:rsidR="00602177">
                <w:rPr>
                  <w:rFonts w:eastAsia="Times New Roman"/>
                  <w:color w:val="000000"/>
                  <w:sz w:val="20"/>
                  <w:szCs w:val="20"/>
                </w:rPr>
                <w:t>01</w:t>
              </w:r>
            </w:ins>
            <w:del w:id="366" w:author="Risa" w:date="2021-12-01T15:03:00Z">
              <w:r w:rsidRPr="00457DA7" w:rsidDel="00F60BAA">
                <w:rPr>
                  <w:rFonts w:eastAsia="Times New Roman"/>
                  <w:color w:val="000000"/>
                  <w:sz w:val="20"/>
                  <w:szCs w:val="20"/>
                </w:rPr>
                <w:delText>450</w:delText>
              </w:r>
            </w:del>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14D26CD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67" w:author="Risa" w:date="2021-12-01T15:02:00Z">
              <w:r w:rsidR="00F60BAA">
                <w:rPr>
                  <w:rFonts w:eastAsia="Times New Roman"/>
                  <w:color w:val="000000"/>
                  <w:sz w:val="20"/>
                  <w:szCs w:val="20"/>
                </w:rPr>
                <w:t>368</w:t>
              </w:r>
            </w:ins>
            <w:del w:id="368" w:author="Risa" w:date="2021-12-01T15:02:00Z">
              <w:r w:rsidRPr="00457DA7" w:rsidDel="00F60BAA">
                <w:rPr>
                  <w:rFonts w:eastAsia="Times New Roman"/>
                  <w:color w:val="000000"/>
                  <w:sz w:val="20"/>
                  <w:szCs w:val="20"/>
                </w:rPr>
                <w:delText>515</w:delText>
              </w:r>
            </w:del>
          </w:p>
        </w:tc>
        <w:tc>
          <w:tcPr>
            <w:tcW w:w="1083" w:type="pct"/>
            <w:shd w:val="clear" w:color="auto" w:fill="auto"/>
            <w:noWrap/>
            <w:vAlign w:val="center"/>
            <w:hideMark/>
          </w:tcPr>
          <w:p w14:paraId="5BC9673C" w14:textId="4399DCBE"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69" w:author="Risa" w:date="2021-12-01T15:03:00Z">
              <w:r w:rsidR="00602177">
                <w:rPr>
                  <w:rFonts w:eastAsia="Times New Roman"/>
                  <w:color w:val="000000"/>
                  <w:sz w:val="20"/>
                  <w:szCs w:val="20"/>
                </w:rPr>
                <w:t>544</w:t>
              </w:r>
            </w:ins>
            <w:del w:id="370" w:author="Risa" w:date="2021-12-01T15:03:00Z">
              <w:r w:rsidRPr="00457DA7" w:rsidDel="00602177">
                <w:rPr>
                  <w:rFonts w:eastAsia="Times New Roman"/>
                  <w:color w:val="000000"/>
                  <w:sz w:val="20"/>
                  <w:szCs w:val="20"/>
                </w:rPr>
                <w:delText>473</w:delText>
              </w:r>
            </w:del>
          </w:p>
        </w:tc>
      </w:tr>
      <w:tr w:rsidR="005D276D" w:rsidRPr="00457DA7" w14:paraId="74BE0764" w14:textId="77777777" w:rsidTr="00237CD4">
        <w:trPr>
          <w:trHeight w:val="320"/>
        </w:trPr>
        <w:tc>
          <w:tcPr>
            <w:tcW w:w="1750" w:type="pct"/>
            <w:shd w:val="clear" w:color="auto" w:fill="auto"/>
            <w:noWrap/>
            <w:vAlign w:val="center"/>
            <w:hideMark/>
          </w:tcPr>
          <w:p w14:paraId="4E8F51D4" w14:textId="3771FEDE"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ins w:id="371" w:author="Risa" w:date="2021-12-09T15:50:00Z">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ins>
            <w:del w:id="372" w:author="Risa" w:date="2021-12-09T15:50:00Z">
              <w:r w:rsidRPr="00457DA7" w:rsidDel="00936D50">
                <w:rPr>
                  <w:rFonts w:eastAsia="Times New Roman"/>
                  <w:color w:val="000000"/>
                  <w:sz w:val="20"/>
                  <w:szCs w:val="20"/>
                  <w:lang w:val="es-ES"/>
                </w:rPr>
                <w:delText>LMA</w:delText>
              </w:r>
            </w:del>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5B713874" w:rsidR="005D276D" w:rsidRPr="00457DA7" w:rsidRDefault="00F60BAA" w:rsidP="00237CD4">
            <w:pPr>
              <w:jc w:val="center"/>
              <w:rPr>
                <w:rFonts w:eastAsia="Times New Roman"/>
                <w:color w:val="000000"/>
                <w:sz w:val="20"/>
                <w:szCs w:val="20"/>
              </w:rPr>
            </w:pPr>
            <w:ins w:id="373" w:author="Risa" w:date="2021-12-01T15:02:00Z">
              <w:r>
                <w:rPr>
                  <w:rFonts w:eastAsia="Times New Roman"/>
                  <w:color w:val="000000"/>
                  <w:sz w:val="20"/>
                  <w:szCs w:val="20"/>
                </w:rPr>
                <w:t>1.923</w:t>
              </w:r>
            </w:ins>
            <w:del w:id="374" w:author="Risa" w:date="2021-12-01T15:02:00Z">
              <w:r w:rsidR="005D276D" w:rsidRPr="00457DA7" w:rsidDel="00F60BAA">
                <w:rPr>
                  <w:rFonts w:eastAsia="Times New Roman"/>
                  <w:color w:val="000000"/>
                  <w:sz w:val="20"/>
                  <w:szCs w:val="20"/>
                </w:rPr>
                <w:delText>4.423</w:delText>
              </w:r>
            </w:del>
          </w:p>
        </w:tc>
        <w:tc>
          <w:tcPr>
            <w:tcW w:w="1083" w:type="pct"/>
            <w:shd w:val="clear" w:color="auto" w:fill="auto"/>
            <w:noWrap/>
            <w:vAlign w:val="center"/>
            <w:hideMark/>
          </w:tcPr>
          <w:p w14:paraId="49A25C5C" w14:textId="0D5536E1" w:rsidR="005D276D" w:rsidRPr="00602177" w:rsidRDefault="005D276D" w:rsidP="00237CD4">
            <w:pPr>
              <w:jc w:val="center"/>
              <w:rPr>
                <w:rFonts w:eastAsia="Times New Roman"/>
                <w:bCs/>
                <w:color w:val="000000"/>
                <w:sz w:val="20"/>
                <w:szCs w:val="20"/>
                <w:rPrChange w:id="375" w:author="Risa" w:date="2021-12-01T15:03:00Z">
                  <w:rPr>
                    <w:rFonts w:eastAsia="Times New Roman"/>
                    <w:b/>
                    <w:color w:val="000000"/>
                    <w:sz w:val="20"/>
                    <w:szCs w:val="20"/>
                  </w:rPr>
                </w:rPrChange>
              </w:rPr>
            </w:pPr>
            <w:r w:rsidRPr="00602177">
              <w:rPr>
                <w:rFonts w:eastAsia="Times New Roman"/>
                <w:bCs/>
                <w:color w:val="000000"/>
                <w:sz w:val="20"/>
                <w:szCs w:val="20"/>
                <w:rPrChange w:id="376" w:author="Risa" w:date="2021-12-01T15:03:00Z">
                  <w:rPr>
                    <w:rFonts w:eastAsia="Times New Roman"/>
                    <w:b/>
                    <w:color w:val="000000"/>
                    <w:sz w:val="20"/>
                    <w:szCs w:val="20"/>
                  </w:rPr>
                </w:rPrChange>
              </w:rPr>
              <w:t>0.</w:t>
            </w:r>
            <w:ins w:id="377" w:author="Risa" w:date="2021-12-01T15:03:00Z">
              <w:r w:rsidR="00602177" w:rsidRPr="00602177">
                <w:rPr>
                  <w:rFonts w:eastAsia="Times New Roman"/>
                  <w:bCs/>
                  <w:color w:val="000000"/>
                  <w:sz w:val="20"/>
                  <w:szCs w:val="20"/>
                  <w:rPrChange w:id="378" w:author="Risa" w:date="2021-12-01T15:03:00Z">
                    <w:rPr>
                      <w:rFonts w:eastAsia="Times New Roman"/>
                      <w:b/>
                      <w:color w:val="000000"/>
                      <w:sz w:val="20"/>
                      <w:szCs w:val="20"/>
                    </w:rPr>
                  </w:rPrChange>
                </w:rPr>
                <w:t>166</w:t>
              </w:r>
            </w:ins>
            <w:del w:id="379" w:author="Risa" w:date="2021-12-01T15:03:00Z">
              <w:r w:rsidRPr="00602177" w:rsidDel="00602177">
                <w:rPr>
                  <w:rFonts w:eastAsia="Times New Roman"/>
                  <w:bCs/>
                  <w:color w:val="000000"/>
                  <w:sz w:val="20"/>
                  <w:szCs w:val="20"/>
                  <w:rPrChange w:id="380" w:author="Risa" w:date="2021-12-01T15:03:00Z">
                    <w:rPr>
                      <w:rFonts w:eastAsia="Times New Roman"/>
                      <w:b/>
                      <w:color w:val="000000"/>
                      <w:sz w:val="20"/>
                      <w:szCs w:val="20"/>
                    </w:rPr>
                  </w:rPrChange>
                </w:rPr>
                <w:delText>035</w:delText>
              </w:r>
            </w:del>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6946A340"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81" w:author="Risa" w:date="2021-12-01T15:02:00Z">
              <w:r w:rsidR="00F60BAA">
                <w:rPr>
                  <w:rFonts w:eastAsia="Times New Roman"/>
                  <w:color w:val="000000"/>
                  <w:sz w:val="20"/>
                  <w:szCs w:val="20"/>
                </w:rPr>
                <w:t>232</w:t>
              </w:r>
            </w:ins>
            <w:del w:id="382" w:author="Risa" w:date="2021-12-01T15:02:00Z">
              <w:r w:rsidRPr="00457DA7" w:rsidDel="00F60BAA">
                <w:rPr>
                  <w:rFonts w:eastAsia="Times New Roman"/>
                  <w:color w:val="000000"/>
                  <w:sz w:val="20"/>
                  <w:szCs w:val="20"/>
                </w:rPr>
                <w:delText>094</w:delText>
              </w:r>
            </w:del>
          </w:p>
        </w:tc>
        <w:tc>
          <w:tcPr>
            <w:tcW w:w="1083" w:type="pct"/>
            <w:shd w:val="clear" w:color="auto" w:fill="auto"/>
            <w:noWrap/>
            <w:vAlign w:val="center"/>
            <w:hideMark/>
          </w:tcPr>
          <w:p w14:paraId="6FD0CD8A" w14:textId="06DB2189"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83" w:author="Risa" w:date="2021-12-01T15:03:00Z">
              <w:r w:rsidR="00602177">
                <w:rPr>
                  <w:rFonts w:eastAsia="Times New Roman"/>
                  <w:color w:val="000000"/>
                  <w:sz w:val="20"/>
                  <w:szCs w:val="20"/>
                </w:rPr>
                <w:t>630</w:t>
              </w:r>
            </w:ins>
            <w:del w:id="384" w:author="Risa" w:date="2021-12-01T15:03:00Z">
              <w:r w:rsidRPr="00457DA7" w:rsidDel="00602177">
                <w:rPr>
                  <w:rFonts w:eastAsia="Times New Roman"/>
                  <w:color w:val="000000"/>
                  <w:sz w:val="20"/>
                  <w:szCs w:val="20"/>
                </w:rPr>
                <w:delText>759</w:delText>
              </w:r>
            </w:del>
          </w:p>
        </w:tc>
      </w:tr>
      <w:tr w:rsidR="005D276D" w:rsidRPr="00457DA7" w14:paraId="6F30A4BE" w14:textId="77777777" w:rsidTr="00237CD4">
        <w:trPr>
          <w:trHeight w:val="320"/>
        </w:trPr>
        <w:tc>
          <w:tcPr>
            <w:tcW w:w="1750" w:type="pct"/>
            <w:shd w:val="clear" w:color="auto" w:fill="auto"/>
            <w:noWrap/>
            <w:vAlign w:val="center"/>
            <w:hideMark/>
          </w:tcPr>
          <w:p w14:paraId="5BB8DCE2" w14:textId="70A563E7" w:rsidR="005D276D" w:rsidRPr="00457DA7" w:rsidRDefault="005D276D" w:rsidP="00237CD4">
            <w:pPr>
              <w:rPr>
                <w:rFonts w:eastAsia="Times New Roman"/>
                <w:color w:val="000000"/>
                <w:sz w:val="20"/>
                <w:szCs w:val="20"/>
                <w:lang w:val="es-ES"/>
              </w:rPr>
            </w:pPr>
            <w:r w:rsidRPr="00024346">
              <w:rPr>
                <w:rFonts w:eastAsia="Times New Roman"/>
                <w:color w:val="000000"/>
              </w:rPr>
              <w:t>∆</w:t>
            </w:r>
            <w:proofErr w:type="spellStart"/>
            <w:r w:rsidR="003A39A3">
              <w:rPr>
                <w:rFonts w:eastAsia="Times New Roman"/>
                <w:i/>
                <w:color w:val="000000"/>
                <w:sz w:val="20"/>
                <w:szCs w:val="20"/>
              </w:rPr>
              <w:t>M</w:t>
            </w:r>
            <w:r w:rsidR="003A39A3">
              <w:rPr>
                <w:rFonts w:eastAsia="Times New Roman"/>
                <w:color w:val="000000"/>
                <w:sz w:val="20"/>
                <w:szCs w:val="20"/>
                <w:vertAlign w:val="subscript"/>
              </w:rPr>
              <w:t>area</w:t>
            </w:r>
            <w:proofErr w:type="spellEnd"/>
            <w:r w:rsidR="003A39A3">
              <w:rPr>
                <w:rFonts w:eastAsia="Times New Roman"/>
                <w:color w:val="000000"/>
                <w:sz w:val="20"/>
                <w:szCs w:val="20"/>
                <w:vertAlign w:val="subscript"/>
              </w:rPr>
              <w:t xml:space="preserve"> </w:t>
            </w:r>
            <w:r w:rsidRPr="00457DA7">
              <w:rPr>
                <w:rFonts w:eastAsia="Times New Roman"/>
                <w:color w:val="000000"/>
                <w:sz w:val="20"/>
                <w:szCs w:val="20"/>
                <w:lang w:val="es-ES"/>
              </w:rPr>
              <w:t xml:space="preserve">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6C8C1A1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ins w:id="385" w:author="Risa" w:date="2021-12-01T15:02:00Z">
              <w:r w:rsidR="00F60BAA">
                <w:rPr>
                  <w:rFonts w:eastAsia="Times New Roman"/>
                  <w:color w:val="000000"/>
                  <w:sz w:val="20"/>
                  <w:szCs w:val="20"/>
                </w:rPr>
                <w:t>924</w:t>
              </w:r>
            </w:ins>
            <w:del w:id="386" w:author="Risa" w:date="2021-12-01T15:02:00Z">
              <w:r w:rsidRPr="00457DA7" w:rsidDel="00F60BAA">
                <w:rPr>
                  <w:rFonts w:eastAsia="Times New Roman"/>
                  <w:color w:val="000000"/>
                  <w:sz w:val="20"/>
                  <w:szCs w:val="20"/>
                </w:rPr>
                <w:delText>196</w:delText>
              </w:r>
            </w:del>
          </w:p>
        </w:tc>
        <w:tc>
          <w:tcPr>
            <w:tcW w:w="1083" w:type="pct"/>
            <w:shd w:val="clear" w:color="auto" w:fill="auto"/>
            <w:noWrap/>
            <w:vAlign w:val="center"/>
            <w:hideMark/>
          </w:tcPr>
          <w:p w14:paraId="2CF286F8" w14:textId="32C8393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87" w:author="Risa" w:date="2021-12-01T15:03:00Z">
              <w:r w:rsidR="00602177">
                <w:rPr>
                  <w:rFonts w:eastAsia="Times New Roman"/>
                  <w:color w:val="000000"/>
                  <w:sz w:val="20"/>
                  <w:szCs w:val="20"/>
                </w:rPr>
                <w:t>165</w:t>
              </w:r>
            </w:ins>
            <w:del w:id="388" w:author="Risa" w:date="2021-12-01T15:03:00Z">
              <w:r w:rsidRPr="00457DA7" w:rsidDel="00602177">
                <w:rPr>
                  <w:rFonts w:eastAsia="Times New Roman"/>
                  <w:color w:val="000000"/>
                  <w:sz w:val="20"/>
                  <w:szCs w:val="20"/>
                </w:rPr>
                <w:delText>274</w:delText>
              </w:r>
            </w:del>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13F67E32"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proofErr w:type="spellStart"/>
            <w:r w:rsidR="003A39A3">
              <w:rPr>
                <w:rFonts w:eastAsia="Times New Roman"/>
                <w:i/>
                <w:color w:val="000000"/>
                <w:sz w:val="20"/>
                <w:szCs w:val="20"/>
              </w:rPr>
              <w:t>M</w:t>
            </w:r>
            <w:r w:rsidR="003A39A3">
              <w:rPr>
                <w:rFonts w:eastAsia="Times New Roman"/>
                <w:color w:val="000000"/>
                <w:sz w:val="20"/>
                <w:szCs w:val="20"/>
                <w:vertAlign w:val="subscript"/>
              </w:rPr>
              <w:t>area</w:t>
            </w:r>
            <w:proofErr w:type="spellEnd"/>
            <w:r w:rsidR="003A39A3">
              <w:rPr>
                <w:rFonts w:eastAsia="Times New Roman"/>
                <w:color w:val="000000"/>
                <w:sz w:val="20"/>
                <w:szCs w:val="20"/>
              </w:rPr>
              <w:t xml:space="preserve"> </w:t>
            </w:r>
            <w:r w:rsidRPr="00457DA7">
              <w:rPr>
                <w:rFonts w:eastAsia="Times New Roman"/>
                <w:color w:val="000000"/>
                <w:sz w:val="20"/>
                <w:szCs w:val="20"/>
              </w:rPr>
              <w:t xml:space="preserve">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49D48B18" w:rsidR="005D276D" w:rsidRPr="00457DA7" w:rsidRDefault="00F60BAA" w:rsidP="00237CD4">
            <w:pPr>
              <w:jc w:val="center"/>
              <w:rPr>
                <w:rFonts w:eastAsia="Times New Roman"/>
                <w:color w:val="000000"/>
                <w:sz w:val="20"/>
                <w:szCs w:val="20"/>
              </w:rPr>
            </w:pPr>
            <w:ins w:id="389" w:author="Risa" w:date="2021-12-01T15:02:00Z">
              <w:r>
                <w:rPr>
                  <w:rFonts w:eastAsia="Times New Roman"/>
                  <w:color w:val="000000"/>
                  <w:sz w:val="20"/>
                  <w:szCs w:val="20"/>
                </w:rPr>
                <w:t>6.595</w:t>
              </w:r>
            </w:ins>
            <w:del w:id="390" w:author="Risa" w:date="2021-12-01T15:02:00Z">
              <w:r w:rsidR="005D276D" w:rsidRPr="00457DA7" w:rsidDel="00F60BAA">
                <w:rPr>
                  <w:rFonts w:eastAsia="Times New Roman"/>
                  <w:color w:val="000000"/>
                  <w:sz w:val="20"/>
                  <w:szCs w:val="20"/>
                </w:rPr>
                <w:delText>2.539</w:delText>
              </w:r>
            </w:del>
          </w:p>
        </w:tc>
        <w:tc>
          <w:tcPr>
            <w:tcW w:w="1083" w:type="pct"/>
            <w:tcBorders>
              <w:bottom w:val="single" w:sz="4" w:space="0" w:color="auto"/>
            </w:tcBorders>
            <w:shd w:val="clear" w:color="auto" w:fill="auto"/>
            <w:noWrap/>
            <w:vAlign w:val="center"/>
            <w:hideMark/>
          </w:tcPr>
          <w:p w14:paraId="6A057EA8" w14:textId="5BD607D5" w:rsidR="005D276D" w:rsidRPr="00602177" w:rsidRDefault="005D276D" w:rsidP="00237CD4">
            <w:pPr>
              <w:jc w:val="center"/>
              <w:rPr>
                <w:rFonts w:eastAsia="Times New Roman"/>
                <w:i/>
                <w:iCs/>
                <w:color w:val="000000"/>
                <w:sz w:val="20"/>
                <w:szCs w:val="20"/>
                <w:rPrChange w:id="391" w:author="Risa" w:date="2021-12-01T15:04:00Z">
                  <w:rPr>
                    <w:rFonts w:eastAsia="Times New Roman"/>
                    <w:color w:val="000000"/>
                    <w:sz w:val="20"/>
                    <w:szCs w:val="20"/>
                  </w:rPr>
                </w:rPrChange>
              </w:rPr>
            </w:pPr>
            <w:r w:rsidRPr="00602177">
              <w:rPr>
                <w:rFonts w:eastAsia="Times New Roman"/>
                <w:i/>
                <w:iCs/>
                <w:color w:val="000000"/>
                <w:sz w:val="20"/>
                <w:szCs w:val="20"/>
                <w:rPrChange w:id="392" w:author="Risa" w:date="2021-12-01T15:04:00Z">
                  <w:rPr>
                    <w:rFonts w:eastAsia="Times New Roman"/>
                    <w:color w:val="000000"/>
                    <w:sz w:val="20"/>
                    <w:szCs w:val="20"/>
                  </w:rPr>
                </w:rPrChange>
              </w:rPr>
              <w:t>0.</w:t>
            </w:r>
            <w:ins w:id="393" w:author="Risa" w:date="2021-12-01T15:03:00Z">
              <w:r w:rsidR="00602177" w:rsidRPr="00602177">
                <w:rPr>
                  <w:rFonts w:eastAsia="Times New Roman"/>
                  <w:i/>
                  <w:iCs/>
                  <w:color w:val="000000"/>
                  <w:sz w:val="20"/>
                  <w:szCs w:val="20"/>
                  <w:rPrChange w:id="394" w:author="Risa" w:date="2021-12-01T15:04:00Z">
                    <w:rPr>
                      <w:rFonts w:eastAsia="Times New Roman"/>
                      <w:color w:val="000000"/>
                      <w:sz w:val="20"/>
                      <w:szCs w:val="20"/>
                    </w:rPr>
                  </w:rPrChange>
                </w:rPr>
                <w:t>010</w:t>
              </w:r>
            </w:ins>
            <w:del w:id="395" w:author="Risa" w:date="2021-12-01T15:03:00Z">
              <w:r w:rsidRPr="00602177" w:rsidDel="00602177">
                <w:rPr>
                  <w:rFonts w:eastAsia="Times New Roman"/>
                  <w:i/>
                  <w:iCs/>
                  <w:color w:val="000000"/>
                  <w:sz w:val="20"/>
                  <w:szCs w:val="20"/>
                  <w:rPrChange w:id="396" w:author="Risa" w:date="2021-12-01T15:04:00Z">
                    <w:rPr>
                      <w:rFonts w:eastAsia="Times New Roman"/>
                      <w:color w:val="000000"/>
                      <w:sz w:val="20"/>
                      <w:szCs w:val="20"/>
                    </w:rPr>
                  </w:rPrChange>
                </w:rPr>
                <w:delText>111</w:delText>
              </w:r>
            </w:del>
          </w:p>
        </w:tc>
      </w:tr>
    </w:tbl>
    <w:p w14:paraId="317CCD69" w14:textId="1D5019EC" w:rsidR="00AE1760" w:rsidRPr="00F60BAA" w:rsidRDefault="005D276D" w:rsidP="00DA24C9">
      <w:pPr>
        <w:spacing w:line="480" w:lineRule="auto"/>
        <w:contextualSpacing/>
      </w:pPr>
      <w:r w:rsidRPr="00F60BAA">
        <w:rPr>
          <w:rPrChange w:id="397" w:author="Risa" w:date="2021-12-01T15:00:00Z">
            <w:rPr>
              <w:sz w:val="20"/>
              <w:szCs w:val="20"/>
            </w:rPr>
          </w:rPrChange>
        </w:rPr>
        <w:t xml:space="preserve">* P-values &lt; 0.05 are bolded and &lt; 0.1 are italicized. Sample size is </w:t>
      </w:r>
      <w:ins w:id="398" w:author="Risa" w:date="2021-12-01T16:24:00Z">
        <w:r w:rsidR="00771C32" w:rsidRPr="00771C32">
          <w:t>165</w:t>
        </w:r>
      </w:ins>
      <w:commentRangeStart w:id="399"/>
      <w:del w:id="400" w:author="Risa" w:date="2021-12-01T16:24:00Z">
        <w:r w:rsidRPr="00F60BAA" w:rsidDel="00771C32">
          <w:rPr>
            <w:rPrChange w:id="401" w:author="Risa" w:date="2021-12-01T15:00:00Z">
              <w:rPr>
                <w:sz w:val="20"/>
                <w:szCs w:val="20"/>
              </w:rPr>
            </w:rPrChange>
          </w:rPr>
          <w:delText>310</w:delText>
        </w:r>
        <w:commentRangeEnd w:id="399"/>
        <w:r w:rsidR="00F60BAA" w:rsidDel="00771C32">
          <w:rPr>
            <w:rStyle w:val="CommentReference"/>
          </w:rPr>
          <w:commentReference w:id="399"/>
        </w:r>
      </w:del>
      <w:r w:rsidRPr="00F60BAA">
        <w:rPr>
          <w:rPrChange w:id="402" w:author="Risa" w:date="2021-12-01T15:00:00Z">
            <w:rPr>
              <w:sz w:val="20"/>
              <w:szCs w:val="20"/>
            </w:rPr>
          </w:rPrChange>
        </w:rPr>
        <w:t xml:space="preserve">. Key: </w:t>
      </w:r>
      <w:r w:rsidRPr="00F60BAA">
        <w:rPr>
          <w:rFonts w:eastAsia="Times New Roman"/>
          <w:color w:val="000000"/>
          <w:rPrChange w:id="403" w:author="Risa" w:date="2021-12-01T15:00:00Z">
            <w:rPr>
              <w:rFonts w:eastAsia="Times New Roman"/>
              <w:color w:val="000000"/>
              <w:sz w:val="20"/>
              <w:szCs w:val="20"/>
            </w:rPr>
          </w:rPrChange>
        </w:rPr>
        <w:t>χ = ratio of intercellular to extracellular CO</w:t>
      </w:r>
      <w:r w:rsidRPr="00F60BAA">
        <w:rPr>
          <w:rFonts w:eastAsia="Times New Roman"/>
          <w:color w:val="000000"/>
          <w:vertAlign w:val="subscript"/>
          <w:rPrChange w:id="404" w:author="Risa" w:date="2021-12-01T15:00:00Z">
            <w:rPr>
              <w:rFonts w:eastAsia="Times New Roman"/>
              <w:color w:val="000000"/>
              <w:sz w:val="20"/>
              <w:szCs w:val="20"/>
              <w:vertAlign w:val="subscript"/>
            </w:rPr>
          </w:rPrChange>
        </w:rPr>
        <w:t>2</w:t>
      </w:r>
      <w:r w:rsidRPr="00F60BAA">
        <w:rPr>
          <w:rFonts w:eastAsia="Times New Roman"/>
          <w:color w:val="000000"/>
          <w:rPrChange w:id="405" w:author="Risa" w:date="2021-12-01T15:00:00Z">
            <w:rPr>
              <w:rFonts w:eastAsia="Times New Roman"/>
              <w:color w:val="000000"/>
              <w:sz w:val="20"/>
              <w:szCs w:val="20"/>
            </w:rPr>
          </w:rPrChange>
        </w:rPr>
        <w:t xml:space="preserve"> concentration</w:t>
      </w:r>
      <w:r w:rsidRPr="00F60BAA">
        <w:rPr>
          <w:rPrChange w:id="406" w:author="Risa" w:date="2021-12-01T15:00:00Z">
            <w:rPr>
              <w:sz w:val="20"/>
              <w:szCs w:val="20"/>
            </w:rPr>
          </w:rPrChange>
        </w:rPr>
        <w:t xml:space="preserve">, </w:t>
      </w:r>
      <w:proofErr w:type="spellStart"/>
      <w:r w:rsidRPr="00F60BAA">
        <w:rPr>
          <w:i/>
          <w:iCs/>
          <w:rPrChange w:id="407" w:author="Risa" w:date="2021-12-01T15:00:00Z">
            <w:rPr>
              <w:i/>
              <w:iCs/>
              <w:sz w:val="20"/>
              <w:szCs w:val="20"/>
            </w:rPr>
          </w:rPrChange>
        </w:rPr>
        <w:t>M</w:t>
      </w:r>
      <w:r w:rsidRPr="00F60BAA">
        <w:rPr>
          <w:vertAlign w:val="subscript"/>
          <w:rPrChange w:id="408" w:author="Risa" w:date="2021-12-01T15:00:00Z">
            <w:rPr>
              <w:sz w:val="20"/>
              <w:szCs w:val="20"/>
              <w:vertAlign w:val="subscript"/>
            </w:rPr>
          </w:rPrChange>
        </w:rPr>
        <w:t>area</w:t>
      </w:r>
      <w:proofErr w:type="spellEnd"/>
      <w:r w:rsidRPr="00F60BAA">
        <w:rPr>
          <w:rPrChange w:id="409" w:author="Risa" w:date="2021-12-01T15:00:00Z">
            <w:rPr>
              <w:sz w:val="20"/>
              <w:szCs w:val="20"/>
            </w:rPr>
          </w:rPrChange>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commentRangeStart w:id="410"/>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commentRangeEnd w:id="410"/>
      <w:r w:rsidR="00565219">
        <w:rPr>
          <w:rStyle w:val="CommentReference"/>
        </w:rPr>
        <w:commentReference w:id="410"/>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634BE62A" w:rsidR="00745361" w:rsidRPr="001B44B1" w:rsidRDefault="000B42B7" w:rsidP="00DA24C9">
      <w:pPr>
        <w:spacing w:line="480" w:lineRule="auto"/>
        <w:contextualSpacing/>
        <w:rPr>
          <w:rFonts w:eastAsia="Times New Roman"/>
          <w:b/>
          <w:bCs/>
          <w:color w:val="000000"/>
        </w:rPr>
      </w:pPr>
      <w:ins w:id="411" w:author="Risa" w:date="2021-12-01T15:04:00Z">
        <w:r>
          <w:rPr>
            <w:rFonts w:eastAsia="Times New Roman"/>
            <w:b/>
            <w:bCs/>
            <w:noProof/>
            <w:color w:val="000000"/>
          </w:rPr>
          <w:drawing>
            <wp:inline distT="0" distB="0" distL="0" distR="0" wp14:anchorId="312AB5A6" wp14:editId="66EC2BA7">
              <wp:extent cx="5943600" cy="2475865"/>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ins>
      <w:del w:id="412" w:author="Risa" w:date="2021-12-01T15:04:00Z">
        <w:r w:rsidR="00FB2742" w:rsidDel="000B42B7">
          <w:rPr>
            <w:rFonts w:eastAsia="Times New Roman"/>
            <w:b/>
            <w:bCs/>
            <w:noProof/>
            <w:color w:val="000000"/>
          </w:rPr>
          <w:drawing>
            <wp:inline distT="0" distB="0" distL="0" distR="0" wp14:anchorId="6151246F" wp14:editId="71C9B485">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del>
    </w:p>
    <w:p w14:paraId="78443806" w14:textId="550E674C"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commentRangeStart w:id="413"/>
      <w:r w:rsidRPr="001B44B1">
        <w:rPr>
          <w:rFonts w:eastAsia="Times New Roman"/>
          <w:b/>
          <w:bCs/>
          <w:color w:val="000000"/>
        </w:rPr>
        <w:lastRenderedPageBreak/>
        <w:t>Discussion</w:t>
      </w:r>
      <w:commentRangeEnd w:id="413"/>
      <w:r w:rsidR="00C46345">
        <w:rPr>
          <w:rStyle w:val="CommentReference"/>
        </w:rPr>
        <w:commentReference w:id="413"/>
      </w:r>
    </w:p>
    <w:p w14:paraId="14567134" w14:textId="5F9AD1B1"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6386C">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from aboveground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107E800B"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A54D1FF"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6D13667E"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530904BE"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xml:space="preserve">, 2019; Smith &amp; Keenan, 2020; Scott &amp; Smith, </w:t>
      </w:r>
      <w:r w:rsidR="0007174C" w:rsidRPr="0007174C">
        <w:rPr>
          <w:noProof/>
        </w:rPr>
        <w:lastRenderedPageBreak/>
        <w:t>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gible</w:t>
      </w:r>
      <w:r w:rsidR="004F40BE">
        <w:t xml:space="preserve"> and</w:t>
      </w:r>
      <w:r w:rsidR="00A67554">
        <w:t xml:space="preserve"> addition</w:t>
      </w:r>
      <w:r w:rsidR="004F40BE">
        <w:t>al</w:t>
      </w:r>
      <w:r w:rsidR="00A67554">
        <w:t xml:space="preserve"> </w:t>
      </w:r>
      <w:r w:rsidR="00BB26B3">
        <w:t>13</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73BAC30E"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w:t>
      </w:r>
      <w:r w:rsidR="000C26ED">
        <w:lastRenderedPageBreak/>
        <w:t xml:space="preserve">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6C5B6490" w14:textId="4AEFF215" w:rsidR="004732A7" w:rsidRPr="00E81570" w:rsidRDefault="004732A7" w:rsidP="00E81570">
      <w:pPr>
        <w:spacing w:line="480" w:lineRule="auto"/>
        <w:contextualSpacing/>
        <w:rPr>
          <w:i/>
        </w:rPr>
      </w:pPr>
      <w:r>
        <w:rPr>
          <w:i/>
        </w:rPr>
        <w:t>Conclusions</w:t>
      </w:r>
    </w:p>
    <w:p w14:paraId="6168DDE3" w14:textId="5ED9E2A6"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However, our results show that the biomass response to changing soil nitrogen plays a critical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w:t>
      </w:r>
      <w:r w:rsidR="000E40F2">
        <w:lastRenderedPageBreak/>
        <w:t xml:space="preserve">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414"/>
      <w:r>
        <w:rPr>
          <w:b/>
        </w:rPr>
        <w:t>Acknowledgements</w:t>
      </w:r>
      <w:commentRangeEnd w:id="414"/>
      <w:r w:rsidR="00DD7DE1">
        <w:rPr>
          <w:rStyle w:val="CommentReference"/>
        </w:rPr>
        <w:commentReference w:id="414"/>
      </w:r>
    </w:p>
    <w:p w14:paraId="617E933C" w14:textId="00B23711" w:rsidR="009A5B56" w:rsidRPr="009A5B56" w:rsidRDefault="009A5B56" w:rsidP="00DA24C9">
      <w:pPr>
        <w:spacing w:line="480" w:lineRule="auto"/>
        <w:contextualSpacing/>
      </w:pPr>
      <w:r>
        <w:t>NGS acknowledges funding support from</w:t>
      </w:r>
      <w:r w:rsidR="00F33193">
        <w:t xml:space="preserve"> the NSF (</w:t>
      </w:r>
      <w:r w:rsidR="00F33193" w:rsidRPr="00F33193">
        <w:t>DEB-2045968</w:t>
      </w:r>
      <w:r w:rsidR="00F33193">
        <w:t>) and</w:t>
      </w:r>
      <w:r>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59050D11" w14:textId="3225A5B6" w:rsidR="0056386C" w:rsidRPr="0056386C" w:rsidRDefault="009A5B56" w:rsidP="0056386C">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6386C" w:rsidRPr="0056386C">
        <w:rPr>
          <w:noProof/>
        </w:rPr>
        <w:t xml:space="preserve">Adams MA, Turnbull TL, Sprent JI, Buchmann N (2016) Legumes are different: Leaf nitrogen, photosynthesis, and water use efficiency. </w:t>
      </w:r>
      <w:r w:rsidR="0056386C" w:rsidRPr="0056386C">
        <w:rPr>
          <w:i/>
          <w:iCs/>
          <w:noProof/>
        </w:rPr>
        <w:t>Proceedings of the National Academy of Sciences</w:t>
      </w:r>
      <w:r w:rsidR="0056386C" w:rsidRPr="0056386C">
        <w:rPr>
          <w:noProof/>
        </w:rPr>
        <w:t xml:space="preserve">, </w:t>
      </w:r>
      <w:r w:rsidR="0056386C" w:rsidRPr="0056386C">
        <w:rPr>
          <w:b/>
          <w:bCs/>
          <w:noProof/>
        </w:rPr>
        <w:t>113</w:t>
      </w:r>
      <w:r w:rsidR="0056386C" w:rsidRPr="0056386C">
        <w:rPr>
          <w:noProof/>
        </w:rPr>
        <w:t>, 4098 LP – 4103.</w:t>
      </w:r>
    </w:p>
    <w:p w14:paraId="31D32F8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Ali AA, Xu C, Rogers A et al. (2015) Global</w:t>
      </w:r>
      <w:r w:rsidRPr="0056386C">
        <w:rPr>
          <w:rFonts w:ascii="Cambria Math" w:hAnsi="Cambria Math" w:cs="Cambria Math"/>
          <w:noProof/>
        </w:rPr>
        <w:t>‐</w:t>
      </w:r>
      <w:r w:rsidRPr="0056386C">
        <w:rPr>
          <w:noProof/>
        </w:rPr>
        <w:t xml:space="preserve">scale environmental control of plant photosynthetic capacity. </w:t>
      </w:r>
      <w:r w:rsidRPr="0056386C">
        <w:rPr>
          <w:i/>
          <w:iCs/>
          <w:noProof/>
        </w:rPr>
        <w:t>Ecological Applications</w:t>
      </w:r>
      <w:r w:rsidRPr="0056386C">
        <w:rPr>
          <w:noProof/>
        </w:rPr>
        <w:t xml:space="preserve">, </w:t>
      </w:r>
      <w:r w:rsidRPr="0056386C">
        <w:rPr>
          <w:b/>
          <w:bCs/>
          <w:noProof/>
        </w:rPr>
        <w:t>25</w:t>
      </w:r>
      <w:r w:rsidRPr="0056386C">
        <w:rPr>
          <w:noProof/>
        </w:rPr>
        <w:t>, 2349–2365.</w:t>
      </w:r>
    </w:p>
    <w:p w14:paraId="0DD211A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Bates D, Maechler M, Bolker B, Walker S (2015) Fitting Linear Mixed-Effects Models Using lme4. </w:t>
      </w:r>
      <w:r w:rsidRPr="0056386C">
        <w:rPr>
          <w:i/>
          <w:iCs/>
          <w:noProof/>
        </w:rPr>
        <w:t>Journal of Statistical Software</w:t>
      </w:r>
      <w:r w:rsidRPr="0056386C">
        <w:rPr>
          <w:noProof/>
        </w:rPr>
        <w:t xml:space="preserve">, </w:t>
      </w:r>
      <w:r w:rsidRPr="0056386C">
        <w:rPr>
          <w:b/>
          <w:bCs/>
          <w:noProof/>
        </w:rPr>
        <w:t>67</w:t>
      </w:r>
      <w:r w:rsidRPr="0056386C">
        <w:rPr>
          <w:noProof/>
        </w:rPr>
        <w:t>, 1–48.</w:t>
      </w:r>
    </w:p>
    <w:p w14:paraId="4EFCDAF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Boardman NK (1977) Comparative photosynthesis of sun and shade plants. </w:t>
      </w:r>
      <w:r w:rsidRPr="0056386C">
        <w:rPr>
          <w:i/>
          <w:iCs/>
          <w:noProof/>
        </w:rPr>
        <w:t>Annual review of plant physiology</w:t>
      </w:r>
      <w:r w:rsidRPr="0056386C">
        <w:rPr>
          <w:noProof/>
        </w:rPr>
        <w:t xml:space="preserve">, </w:t>
      </w:r>
      <w:r w:rsidRPr="0056386C">
        <w:rPr>
          <w:b/>
          <w:bCs/>
          <w:noProof/>
        </w:rPr>
        <w:t>28</w:t>
      </w:r>
      <w:r w:rsidRPr="0056386C">
        <w:rPr>
          <w:noProof/>
        </w:rPr>
        <w:t>, 355–377.</w:t>
      </w:r>
    </w:p>
    <w:p w14:paraId="5568E34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Borer ET, Bracken MES, Seabloom EW et al. (2013) Global biogeography of autotroph chemistry: is insolation a driving force? </w:t>
      </w:r>
      <w:r w:rsidRPr="0056386C">
        <w:rPr>
          <w:i/>
          <w:iCs/>
          <w:noProof/>
        </w:rPr>
        <w:t>Oikos</w:t>
      </w:r>
      <w:r w:rsidRPr="0056386C">
        <w:rPr>
          <w:noProof/>
        </w:rPr>
        <w:t xml:space="preserve">, </w:t>
      </w:r>
      <w:r w:rsidRPr="0056386C">
        <w:rPr>
          <w:b/>
          <w:bCs/>
          <w:noProof/>
        </w:rPr>
        <w:t>122</w:t>
      </w:r>
      <w:r w:rsidRPr="0056386C">
        <w:rPr>
          <w:noProof/>
        </w:rPr>
        <w:t>, 1121–1130.</w:t>
      </w:r>
    </w:p>
    <w:p w14:paraId="33E4522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Borer ET, Harpole WS, Adler PB, Lind EM, Orrock JL, Seabloom EW, Smith MD (2014) Finding generality in ecology: a model for globally distributed experiments. </w:t>
      </w:r>
      <w:r w:rsidRPr="0056386C">
        <w:rPr>
          <w:i/>
          <w:iCs/>
          <w:noProof/>
        </w:rPr>
        <w:t xml:space="preserve">Methods in </w:t>
      </w:r>
      <w:r w:rsidRPr="0056386C">
        <w:rPr>
          <w:i/>
          <w:iCs/>
          <w:noProof/>
        </w:rPr>
        <w:lastRenderedPageBreak/>
        <w:t>Ecology and Evolution</w:t>
      </w:r>
      <w:r w:rsidRPr="0056386C">
        <w:rPr>
          <w:noProof/>
        </w:rPr>
        <w:t xml:space="preserve">, </w:t>
      </w:r>
      <w:r w:rsidRPr="0056386C">
        <w:rPr>
          <w:b/>
          <w:bCs/>
          <w:noProof/>
        </w:rPr>
        <w:t>5</w:t>
      </w:r>
      <w:r w:rsidRPr="0056386C">
        <w:rPr>
          <w:noProof/>
        </w:rPr>
        <w:t>, 65–73.</w:t>
      </w:r>
    </w:p>
    <w:p w14:paraId="59301B2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Boyd RA, Gandin A, Cousins AB (2015) Temperature responses of C4 photosynthesis: biochemical analysis of Rubisco, phosphoenolpyruvate carboxylase, and carbonic anhydrase in Setaria viridis. </w:t>
      </w:r>
      <w:r w:rsidRPr="0056386C">
        <w:rPr>
          <w:i/>
          <w:iCs/>
          <w:noProof/>
        </w:rPr>
        <w:t>Plant Physiology</w:t>
      </w:r>
      <w:r w:rsidRPr="0056386C">
        <w:rPr>
          <w:noProof/>
        </w:rPr>
        <w:t xml:space="preserve">, </w:t>
      </w:r>
      <w:r w:rsidRPr="0056386C">
        <w:rPr>
          <w:b/>
          <w:bCs/>
          <w:noProof/>
        </w:rPr>
        <w:t>169</w:t>
      </w:r>
      <w:r w:rsidRPr="0056386C">
        <w:rPr>
          <w:noProof/>
        </w:rPr>
        <w:t>, 1850–1861.</w:t>
      </w:r>
    </w:p>
    <w:p w14:paraId="258D719E"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Dong N, Prentice IC, Evans BJ, Caddy-Retalic S, Lowe AJ, Wright IJ (2017) Leaf nitrogen from first principles: field evidence for adaptive variation with climate. </w:t>
      </w:r>
      <w:r w:rsidRPr="0056386C">
        <w:rPr>
          <w:i/>
          <w:iCs/>
          <w:noProof/>
        </w:rPr>
        <w:t>Biogeosciences</w:t>
      </w:r>
      <w:r w:rsidRPr="0056386C">
        <w:rPr>
          <w:noProof/>
        </w:rPr>
        <w:t xml:space="preserve">, </w:t>
      </w:r>
      <w:r w:rsidRPr="0056386C">
        <w:rPr>
          <w:b/>
          <w:bCs/>
          <w:noProof/>
        </w:rPr>
        <w:t>14</w:t>
      </w:r>
      <w:r w:rsidRPr="0056386C">
        <w:rPr>
          <w:noProof/>
        </w:rPr>
        <w:t>, 481–495.</w:t>
      </w:r>
    </w:p>
    <w:p w14:paraId="3E4C8FD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Evans JR (1989) Photosynthesis and nitrogen relationships in leaves of C</w:t>
      </w:r>
      <w:r w:rsidRPr="0056386C">
        <w:rPr>
          <w:noProof/>
          <w:vertAlign w:val="subscript"/>
        </w:rPr>
        <w:t>3</w:t>
      </w:r>
      <w:r w:rsidRPr="0056386C">
        <w:rPr>
          <w:noProof/>
        </w:rPr>
        <w:t xml:space="preserve"> plants. </w:t>
      </w:r>
      <w:r w:rsidRPr="0056386C">
        <w:rPr>
          <w:i/>
          <w:iCs/>
          <w:noProof/>
        </w:rPr>
        <w:t>Oecologia</w:t>
      </w:r>
      <w:r w:rsidRPr="0056386C">
        <w:rPr>
          <w:noProof/>
        </w:rPr>
        <w:t xml:space="preserve">, </w:t>
      </w:r>
      <w:r w:rsidRPr="0056386C">
        <w:rPr>
          <w:b/>
          <w:bCs/>
          <w:noProof/>
        </w:rPr>
        <w:t>78</w:t>
      </w:r>
      <w:r w:rsidRPr="0056386C">
        <w:rPr>
          <w:noProof/>
        </w:rPr>
        <w:t>, 9–19.</w:t>
      </w:r>
    </w:p>
    <w:p w14:paraId="1A36217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Evans JR, Clarke VC (2019) The nitrogen cost of photosynthesis. </w:t>
      </w:r>
      <w:r w:rsidRPr="0056386C">
        <w:rPr>
          <w:i/>
          <w:iCs/>
          <w:noProof/>
        </w:rPr>
        <w:t>Journal of Experimental Botany</w:t>
      </w:r>
      <w:r w:rsidRPr="0056386C">
        <w:rPr>
          <w:noProof/>
        </w:rPr>
        <w:t xml:space="preserve">, </w:t>
      </w:r>
      <w:r w:rsidRPr="0056386C">
        <w:rPr>
          <w:b/>
          <w:bCs/>
          <w:noProof/>
        </w:rPr>
        <w:t>70</w:t>
      </w:r>
      <w:r w:rsidRPr="0056386C">
        <w:rPr>
          <w:noProof/>
        </w:rPr>
        <w:t>, 7–15.</w:t>
      </w:r>
    </w:p>
    <w:p w14:paraId="29AE923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Evans JR, Seemann JR (1989) The allocation of protein nitrogen in the photosynthetic apparatus: costs, consequences, and control. </w:t>
      </w:r>
      <w:r w:rsidRPr="0056386C">
        <w:rPr>
          <w:i/>
          <w:iCs/>
          <w:noProof/>
        </w:rPr>
        <w:t>Photosynthesis</w:t>
      </w:r>
      <w:r w:rsidRPr="0056386C">
        <w:rPr>
          <w:noProof/>
        </w:rPr>
        <w:t xml:space="preserve">, </w:t>
      </w:r>
      <w:r w:rsidRPr="0056386C">
        <w:rPr>
          <w:b/>
          <w:bCs/>
          <w:noProof/>
        </w:rPr>
        <w:t>8</w:t>
      </w:r>
      <w:r w:rsidRPr="0056386C">
        <w:rPr>
          <w:noProof/>
        </w:rPr>
        <w:t>, 183–205.</w:t>
      </w:r>
    </w:p>
    <w:p w14:paraId="292C4CD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Farquhar GD, Ehleringer JR, Hubick KT (1989) Carbon Isotope Discrimination and Photosynthesis. </w:t>
      </w:r>
      <w:r w:rsidRPr="0056386C">
        <w:rPr>
          <w:i/>
          <w:iCs/>
          <w:noProof/>
        </w:rPr>
        <w:t>Annual Review of Plant Physiology and Plant Molecular Biology</w:t>
      </w:r>
      <w:r w:rsidRPr="0056386C">
        <w:rPr>
          <w:noProof/>
        </w:rPr>
        <w:t xml:space="preserve">, </w:t>
      </w:r>
      <w:r w:rsidRPr="0056386C">
        <w:rPr>
          <w:b/>
          <w:bCs/>
          <w:noProof/>
        </w:rPr>
        <w:t>40</w:t>
      </w:r>
      <w:r w:rsidRPr="0056386C">
        <w:rPr>
          <w:noProof/>
        </w:rPr>
        <w:t>, 503–537.</w:t>
      </w:r>
    </w:p>
    <w:p w14:paraId="238C3CB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Fay PA, Prober SM, Harpole WS et al. (2015) Grassland productivity limited by multiple nutrients. </w:t>
      </w:r>
      <w:r w:rsidRPr="0056386C">
        <w:rPr>
          <w:i/>
          <w:iCs/>
          <w:noProof/>
        </w:rPr>
        <w:t>Nature Plants</w:t>
      </w:r>
      <w:r w:rsidRPr="0056386C">
        <w:rPr>
          <w:noProof/>
        </w:rPr>
        <w:t xml:space="preserve">, </w:t>
      </w:r>
      <w:r w:rsidRPr="0056386C">
        <w:rPr>
          <w:b/>
          <w:bCs/>
          <w:noProof/>
        </w:rPr>
        <w:t>1</w:t>
      </w:r>
      <w:r w:rsidRPr="0056386C">
        <w:rPr>
          <w:noProof/>
        </w:rPr>
        <w:t>, 15080.</w:t>
      </w:r>
    </w:p>
    <w:p w14:paraId="560291F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Firn J, McGree JM, Harvey E et al. (2019) Leaf nutrients, not specific leaf area, are consistent indicators of elevated nutrient inputs. </w:t>
      </w:r>
      <w:r w:rsidRPr="0056386C">
        <w:rPr>
          <w:i/>
          <w:iCs/>
          <w:noProof/>
        </w:rPr>
        <w:t>Nature Ecology &amp; Evolution</w:t>
      </w:r>
      <w:r w:rsidRPr="0056386C">
        <w:rPr>
          <w:noProof/>
        </w:rPr>
        <w:t xml:space="preserve">, </w:t>
      </w:r>
      <w:r w:rsidRPr="0056386C">
        <w:rPr>
          <w:b/>
          <w:bCs/>
          <w:noProof/>
        </w:rPr>
        <w:t>3</w:t>
      </w:r>
      <w:r w:rsidRPr="0056386C">
        <w:rPr>
          <w:noProof/>
        </w:rPr>
        <w:t>, 400–406.</w:t>
      </w:r>
    </w:p>
    <w:p w14:paraId="3BA7C91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Fox J, Weisberg S (2019) An R Companion to Applied Regression, Third Edition. </w:t>
      </w:r>
      <w:r w:rsidRPr="0056386C">
        <w:rPr>
          <w:i/>
          <w:iCs/>
          <w:noProof/>
        </w:rPr>
        <w:t>Sage</w:t>
      </w:r>
      <w:r w:rsidRPr="0056386C">
        <w:rPr>
          <w:noProof/>
        </w:rPr>
        <w:t>.</w:t>
      </w:r>
    </w:p>
    <w:p w14:paraId="2EDA4EF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Franklin O, Johansson J, Dewar RC, Dieckmann U, McMurtrie RE, Brännström Å, Dybzinski R (2012) Modeling carbon allocation in trees: a search for principles. </w:t>
      </w:r>
      <w:r w:rsidRPr="0056386C">
        <w:rPr>
          <w:i/>
          <w:iCs/>
          <w:noProof/>
        </w:rPr>
        <w:t>Tree Physiology</w:t>
      </w:r>
      <w:r w:rsidRPr="0056386C">
        <w:rPr>
          <w:noProof/>
        </w:rPr>
        <w:t xml:space="preserve">, </w:t>
      </w:r>
      <w:r w:rsidRPr="0056386C">
        <w:rPr>
          <w:b/>
          <w:bCs/>
          <w:noProof/>
        </w:rPr>
        <w:t>32</w:t>
      </w:r>
      <w:r w:rsidRPr="0056386C">
        <w:rPr>
          <w:noProof/>
        </w:rPr>
        <w:t xml:space="preserve">, </w:t>
      </w:r>
      <w:r w:rsidRPr="0056386C">
        <w:rPr>
          <w:noProof/>
        </w:rPr>
        <w:lastRenderedPageBreak/>
        <w:t>648–666.</w:t>
      </w:r>
    </w:p>
    <w:p w14:paraId="081380B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Franklin O, Harrison SP, Dewar R et al. (2020) Organizing principles for vegetation dynamics. </w:t>
      </w:r>
      <w:r w:rsidRPr="0056386C">
        <w:rPr>
          <w:i/>
          <w:iCs/>
          <w:noProof/>
        </w:rPr>
        <w:t>Nature Plants</w:t>
      </w:r>
      <w:r w:rsidRPr="0056386C">
        <w:rPr>
          <w:noProof/>
        </w:rPr>
        <w:t xml:space="preserve">, </w:t>
      </w:r>
      <w:r w:rsidRPr="0056386C">
        <w:rPr>
          <w:b/>
          <w:bCs/>
          <w:noProof/>
        </w:rPr>
        <w:t>6</w:t>
      </w:r>
      <w:r w:rsidRPr="0056386C">
        <w:rPr>
          <w:noProof/>
        </w:rPr>
        <w:t>, 444–453.</w:t>
      </w:r>
    </w:p>
    <w:p w14:paraId="6F3DCE6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Fujikake H, Yamazaki A, Ohtake N et al. (2003) Quick and reversible inhibition of soybean root nodule growth by nitrate involves a decrease in sucrose supply to nodules. </w:t>
      </w:r>
      <w:r w:rsidRPr="0056386C">
        <w:rPr>
          <w:i/>
          <w:iCs/>
          <w:noProof/>
        </w:rPr>
        <w:t>Journal of Experimental Botany</w:t>
      </w:r>
      <w:r w:rsidRPr="0056386C">
        <w:rPr>
          <w:noProof/>
        </w:rPr>
        <w:t xml:space="preserve">, </w:t>
      </w:r>
      <w:r w:rsidRPr="0056386C">
        <w:rPr>
          <w:b/>
          <w:bCs/>
          <w:noProof/>
        </w:rPr>
        <w:t>54</w:t>
      </w:r>
      <w:r w:rsidRPr="0056386C">
        <w:rPr>
          <w:noProof/>
        </w:rPr>
        <w:t>, 1379–1388.</w:t>
      </w:r>
    </w:p>
    <w:p w14:paraId="31247B7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Galloway JN, Dentener FJ, Capone DG et al. (2004) Nitrogen Cycles: Past, Present, and Future. </w:t>
      </w:r>
      <w:r w:rsidRPr="0056386C">
        <w:rPr>
          <w:i/>
          <w:iCs/>
          <w:noProof/>
        </w:rPr>
        <w:t>Biogeochemistry</w:t>
      </w:r>
      <w:r w:rsidRPr="0056386C">
        <w:rPr>
          <w:noProof/>
        </w:rPr>
        <w:t xml:space="preserve">, </w:t>
      </w:r>
      <w:r w:rsidRPr="0056386C">
        <w:rPr>
          <w:b/>
          <w:bCs/>
          <w:noProof/>
        </w:rPr>
        <w:t>70</w:t>
      </w:r>
      <w:r w:rsidRPr="0056386C">
        <w:rPr>
          <w:noProof/>
        </w:rPr>
        <w:t>, 153–226.</w:t>
      </w:r>
    </w:p>
    <w:p w14:paraId="5FA2799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Galloway JN, Townsend AR, Erisman JW et al. (2008) Transformation of the Nitrogen Cycle: Recent Trends, Questions, and Potential Solutions. </w:t>
      </w:r>
      <w:r w:rsidRPr="0056386C">
        <w:rPr>
          <w:i/>
          <w:iCs/>
          <w:noProof/>
        </w:rPr>
        <w:t>Science</w:t>
      </w:r>
      <w:r w:rsidRPr="0056386C">
        <w:rPr>
          <w:noProof/>
        </w:rPr>
        <w:t xml:space="preserve">, </w:t>
      </w:r>
      <w:r w:rsidRPr="0056386C">
        <w:rPr>
          <w:b/>
          <w:bCs/>
          <w:noProof/>
        </w:rPr>
        <w:t>320</w:t>
      </w:r>
      <w:r w:rsidRPr="0056386C">
        <w:rPr>
          <w:noProof/>
        </w:rPr>
        <w:t>, 889–892.</w:t>
      </w:r>
    </w:p>
    <w:p w14:paraId="771FC0D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Ghimire B, Riley WJ, Koven CD, Kattge J, Rogers A, Reich PB, Wright IJ (2017) A global trait-based approach to estimate leaf nitrogen functional allocation from observations. </w:t>
      </w:r>
      <w:r w:rsidRPr="0056386C">
        <w:rPr>
          <w:i/>
          <w:iCs/>
          <w:noProof/>
        </w:rPr>
        <w:t>Ecological Applications</w:t>
      </w:r>
      <w:r w:rsidRPr="0056386C">
        <w:rPr>
          <w:noProof/>
        </w:rPr>
        <w:t xml:space="preserve">, </w:t>
      </w:r>
      <w:r w:rsidRPr="0056386C">
        <w:rPr>
          <w:b/>
          <w:bCs/>
          <w:noProof/>
        </w:rPr>
        <w:t>27</w:t>
      </w:r>
      <w:r w:rsidRPr="0056386C">
        <w:rPr>
          <w:noProof/>
        </w:rPr>
        <w:t>, 1421–1434.</w:t>
      </w:r>
    </w:p>
    <w:p w14:paraId="1835E54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Gibson AH, Harper JE (1985) Nitrate Effect on Nodulation of Soybean by Bradyrhizobium japonicum1. </w:t>
      </w:r>
      <w:r w:rsidRPr="0056386C">
        <w:rPr>
          <w:i/>
          <w:iCs/>
          <w:noProof/>
        </w:rPr>
        <w:t>Crop Science</w:t>
      </w:r>
      <w:r w:rsidRPr="0056386C">
        <w:rPr>
          <w:noProof/>
        </w:rPr>
        <w:t xml:space="preserve">, </w:t>
      </w:r>
      <w:r w:rsidRPr="0056386C">
        <w:rPr>
          <w:b/>
          <w:bCs/>
          <w:noProof/>
        </w:rPr>
        <w:t>25</w:t>
      </w:r>
      <w:r w:rsidRPr="0056386C">
        <w:rPr>
          <w:noProof/>
        </w:rPr>
        <w:t>, cropsci1985.0011183X002500030015x.</w:t>
      </w:r>
    </w:p>
    <w:p w14:paraId="66A9A14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Grömping U (2006) Relative importance for linear regression in R: the package relaimpo. </w:t>
      </w:r>
      <w:r w:rsidRPr="0056386C">
        <w:rPr>
          <w:i/>
          <w:iCs/>
          <w:noProof/>
        </w:rPr>
        <w:t>Journal of statistical software</w:t>
      </w:r>
      <w:r w:rsidRPr="0056386C">
        <w:rPr>
          <w:noProof/>
        </w:rPr>
        <w:t xml:space="preserve">, </w:t>
      </w:r>
      <w:r w:rsidRPr="0056386C">
        <w:rPr>
          <w:b/>
          <w:bCs/>
          <w:noProof/>
        </w:rPr>
        <w:t>17</w:t>
      </w:r>
      <w:r w:rsidRPr="0056386C">
        <w:rPr>
          <w:noProof/>
        </w:rPr>
        <w:t>, 1–27.</w:t>
      </w:r>
    </w:p>
    <w:p w14:paraId="149DA58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Harpole WS, Sullivan LL, Lind EM et al. (2017) Out of the shadows: multiple nutrient limitations drive relationships among biomass, light and plant diversity. </w:t>
      </w:r>
      <w:r w:rsidRPr="0056386C">
        <w:rPr>
          <w:i/>
          <w:iCs/>
          <w:noProof/>
        </w:rPr>
        <w:t>Functional ecology</w:t>
      </w:r>
      <w:r w:rsidRPr="0056386C">
        <w:rPr>
          <w:noProof/>
        </w:rPr>
        <w:t xml:space="preserve">, </w:t>
      </w:r>
      <w:r w:rsidRPr="0056386C">
        <w:rPr>
          <w:b/>
          <w:bCs/>
          <w:noProof/>
        </w:rPr>
        <w:t>31</w:t>
      </w:r>
      <w:r w:rsidRPr="0056386C">
        <w:rPr>
          <w:noProof/>
        </w:rPr>
        <w:t>, 1839–1846.</w:t>
      </w:r>
    </w:p>
    <w:p w14:paraId="7EE4A38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Harris I, Jones PD, Osborn TJ, Lister DH (2014) Updated high-resolution grids of monthly climatic observations – the CRU TS3.10 Dataset. </w:t>
      </w:r>
      <w:r w:rsidRPr="0056386C">
        <w:rPr>
          <w:i/>
          <w:iCs/>
          <w:noProof/>
        </w:rPr>
        <w:t>International Journal of Climatology</w:t>
      </w:r>
      <w:r w:rsidRPr="0056386C">
        <w:rPr>
          <w:noProof/>
        </w:rPr>
        <w:t xml:space="preserve">, </w:t>
      </w:r>
      <w:r w:rsidRPr="0056386C">
        <w:rPr>
          <w:b/>
          <w:bCs/>
          <w:noProof/>
        </w:rPr>
        <w:t>34</w:t>
      </w:r>
      <w:r w:rsidRPr="0056386C">
        <w:rPr>
          <w:noProof/>
        </w:rPr>
        <w:t>, 623–642.</w:t>
      </w:r>
    </w:p>
    <w:p w14:paraId="246270A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lastRenderedPageBreak/>
        <w:t xml:space="preserve">Harrison MT, Edwards EJ, Farquhar GD, Nicotra AB, Evans JR (2009) Nitrogen in cell walls of sclerophyllous leaves accounts for little of the variation in photosynthetic nitrogen-use efficiency. </w:t>
      </w:r>
      <w:r w:rsidRPr="0056386C">
        <w:rPr>
          <w:i/>
          <w:iCs/>
          <w:noProof/>
        </w:rPr>
        <w:t>Plant, Cell &amp; Environment</w:t>
      </w:r>
      <w:r w:rsidRPr="0056386C">
        <w:rPr>
          <w:noProof/>
        </w:rPr>
        <w:t xml:space="preserve">, </w:t>
      </w:r>
      <w:r w:rsidRPr="0056386C">
        <w:rPr>
          <w:b/>
          <w:bCs/>
          <w:noProof/>
        </w:rPr>
        <w:t>32</w:t>
      </w:r>
      <w:r w:rsidRPr="0056386C">
        <w:rPr>
          <w:noProof/>
        </w:rPr>
        <w:t>, 259–270.</w:t>
      </w:r>
    </w:p>
    <w:p w14:paraId="6F894F6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Harrison SP, Cramer W, Franklin O et al. (2021) Eco-evolutionary optimality as a means to improve vegetation and land-surface models. </w:t>
      </w:r>
      <w:r w:rsidRPr="0056386C">
        <w:rPr>
          <w:i/>
          <w:iCs/>
          <w:noProof/>
        </w:rPr>
        <w:t>New Phytologist</w:t>
      </w:r>
      <w:r w:rsidRPr="0056386C">
        <w:rPr>
          <w:noProof/>
        </w:rPr>
        <w:t xml:space="preserve">, </w:t>
      </w:r>
      <w:r w:rsidRPr="0056386C">
        <w:rPr>
          <w:b/>
          <w:bCs/>
          <w:noProof/>
        </w:rPr>
        <w:t>23</w:t>
      </w:r>
      <w:r w:rsidRPr="0056386C">
        <w:rPr>
          <w:noProof/>
        </w:rPr>
        <w:t>, 2125–2141.</w:t>
      </w:r>
    </w:p>
    <w:p w14:paraId="01B8D36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6386C">
        <w:rPr>
          <w:i/>
          <w:iCs/>
          <w:noProof/>
        </w:rPr>
        <w:t>Journal of Arid Environments</w:t>
      </w:r>
      <w:r w:rsidRPr="0056386C">
        <w:rPr>
          <w:noProof/>
        </w:rPr>
        <w:t xml:space="preserve">, </w:t>
      </w:r>
      <w:r w:rsidRPr="0056386C">
        <w:rPr>
          <w:b/>
          <w:bCs/>
          <w:noProof/>
        </w:rPr>
        <w:t>156</w:t>
      </w:r>
      <w:r w:rsidRPr="0056386C">
        <w:rPr>
          <w:noProof/>
        </w:rPr>
        <w:t>, 1–8.</w:t>
      </w:r>
    </w:p>
    <w:p w14:paraId="2A91EE8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Hungate BA, Dukes JS, Shaw MR, Luo Y, Field CB (2003) Nitrogen and Climate Change. </w:t>
      </w:r>
      <w:r w:rsidRPr="0056386C">
        <w:rPr>
          <w:i/>
          <w:iCs/>
          <w:noProof/>
        </w:rPr>
        <w:t>Science</w:t>
      </w:r>
      <w:r w:rsidRPr="0056386C">
        <w:rPr>
          <w:noProof/>
        </w:rPr>
        <w:t xml:space="preserve">, </w:t>
      </w:r>
      <w:r w:rsidRPr="0056386C">
        <w:rPr>
          <w:b/>
          <w:bCs/>
          <w:noProof/>
        </w:rPr>
        <w:t>302</w:t>
      </w:r>
      <w:r w:rsidRPr="0056386C">
        <w:rPr>
          <w:noProof/>
        </w:rPr>
        <w:t>, 1512 LP – 1513.</w:t>
      </w:r>
    </w:p>
    <w:p w14:paraId="3B77A28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Kattge J, Knorr W, Raddatz T, Wirth C (2009) Quantifying photosynthetic capacity and its relationship to leaf nitrogen content for global-scale terrestrial biosphere models. </w:t>
      </w:r>
      <w:r w:rsidRPr="0056386C">
        <w:rPr>
          <w:i/>
          <w:iCs/>
          <w:noProof/>
        </w:rPr>
        <w:t>Global Change Biol.</w:t>
      </w:r>
      <w:r w:rsidRPr="0056386C">
        <w:rPr>
          <w:noProof/>
        </w:rPr>
        <w:t xml:space="preserve">, </w:t>
      </w:r>
      <w:r w:rsidRPr="0056386C">
        <w:rPr>
          <w:b/>
          <w:bCs/>
          <w:noProof/>
        </w:rPr>
        <w:t>15</w:t>
      </w:r>
      <w:r w:rsidRPr="0056386C">
        <w:rPr>
          <w:noProof/>
        </w:rPr>
        <w:t>, 976.</w:t>
      </w:r>
    </w:p>
    <w:p w14:paraId="77A319D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LeBauer DS, Treseder KK (2008) Nitrogen limitation of net primary productivity in terrestrial ecosystems is globally distributed. </w:t>
      </w:r>
      <w:r w:rsidRPr="0056386C">
        <w:rPr>
          <w:i/>
          <w:iCs/>
          <w:noProof/>
        </w:rPr>
        <w:t>Ecology</w:t>
      </w:r>
      <w:r w:rsidRPr="0056386C">
        <w:rPr>
          <w:noProof/>
        </w:rPr>
        <w:t xml:space="preserve">, </w:t>
      </w:r>
      <w:r w:rsidRPr="0056386C">
        <w:rPr>
          <w:b/>
          <w:bCs/>
          <w:noProof/>
        </w:rPr>
        <w:t>89</w:t>
      </w:r>
      <w:r w:rsidRPr="0056386C">
        <w:rPr>
          <w:noProof/>
        </w:rPr>
        <w:t>, 371–379.</w:t>
      </w:r>
    </w:p>
    <w:p w14:paraId="47223BA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Lenth R (2018) emmeans: Estimated Marginal Means, aka Least-Squares Means.</w:t>
      </w:r>
    </w:p>
    <w:p w14:paraId="0757F9B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Li W, Zhang H, Huang G, Liu R, Wu H, Zhao C, McDowell NG (2020) Effects of nitrogen enrichment on tree carbon allocation: A global synthesis. </w:t>
      </w:r>
      <w:r w:rsidRPr="0056386C">
        <w:rPr>
          <w:i/>
          <w:iCs/>
          <w:noProof/>
        </w:rPr>
        <w:t>Global Ecology and Biogeography</w:t>
      </w:r>
      <w:r w:rsidRPr="0056386C">
        <w:rPr>
          <w:noProof/>
        </w:rPr>
        <w:t xml:space="preserve">, </w:t>
      </w:r>
      <w:r w:rsidRPr="0056386C">
        <w:rPr>
          <w:b/>
          <w:bCs/>
          <w:noProof/>
        </w:rPr>
        <w:t>29</w:t>
      </w:r>
      <w:r w:rsidRPr="0056386C">
        <w:rPr>
          <w:noProof/>
        </w:rPr>
        <w:t>, 573–589.</w:t>
      </w:r>
    </w:p>
    <w:p w14:paraId="5514DA1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Liang X, Zhang T, Lu X et al. (2020) Global response patterns of plant photosynthesis to nitrogen addition: A meta</w:t>
      </w:r>
      <w:r w:rsidRPr="0056386C">
        <w:rPr>
          <w:rFonts w:ascii="Cambria Math" w:hAnsi="Cambria Math" w:cs="Cambria Math"/>
          <w:noProof/>
        </w:rPr>
        <w:t>‐</w:t>
      </w:r>
      <w:r w:rsidRPr="0056386C">
        <w:rPr>
          <w:noProof/>
        </w:rPr>
        <w:t xml:space="preserve">analysis. </w:t>
      </w:r>
      <w:r w:rsidRPr="0056386C">
        <w:rPr>
          <w:i/>
          <w:iCs/>
          <w:noProof/>
        </w:rPr>
        <w:t>Global Change Biology</w:t>
      </w:r>
      <w:r w:rsidRPr="0056386C">
        <w:rPr>
          <w:noProof/>
        </w:rPr>
        <w:t xml:space="preserve">, </w:t>
      </w:r>
      <w:r w:rsidRPr="0056386C">
        <w:rPr>
          <w:b/>
          <w:bCs/>
          <w:noProof/>
        </w:rPr>
        <w:t>26</w:t>
      </w:r>
      <w:r w:rsidRPr="0056386C">
        <w:rPr>
          <w:noProof/>
        </w:rPr>
        <w:t>, 3585–3600.</w:t>
      </w:r>
    </w:p>
    <w:p w14:paraId="1BFEBB8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Lindeman RH, Merenda P, Gold R (1979) </w:t>
      </w:r>
      <w:r w:rsidRPr="0056386C">
        <w:rPr>
          <w:i/>
          <w:iCs/>
          <w:noProof/>
        </w:rPr>
        <w:t>Introduction to bivariate and multivariate analysis</w:t>
      </w:r>
      <w:r w:rsidRPr="0056386C">
        <w:rPr>
          <w:noProof/>
        </w:rPr>
        <w:t xml:space="preserve">. </w:t>
      </w:r>
      <w:r w:rsidRPr="0056386C">
        <w:rPr>
          <w:noProof/>
        </w:rPr>
        <w:lastRenderedPageBreak/>
        <w:t>Scott Foresman &amp; Co.</w:t>
      </w:r>
    </w:p>
    <w:p w14:paraId="166D25D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Maire V, Wright IJ, Prentice IC et al. (2015) Global effects of soil and climate on leaf photosynthetic traits and rates. </w:t>
      </w:r>
      <w:r w:rsidRPr="0056386C">
        <w:rPr>
          <w:i/>
          <w:iCs/>
          <w:noProof/>
        </w:rPr>
        <w:t>Global Ecology and Biogeography</w:t>
      </w:r>
      <w:r w:rsidRPr="0056386C">
        <w:rPr>
          <w:noProof/>
        </w:rPr>
        <w:t xml:space="preserve">, </w:t>
      </w:r>
      <w:r w:rsidRPr="0056386C">
        <w:rPr>
          <w:b/>
          <w:bCs/>
          <w:noProof/>
        </w:rPr>
        <w:t>24</w:t>
      </w:r>
      <w:r w:rsidRPr="0056386C">
        <w:rPr>
          <w:noProof/>
        </w:rPr>
        <w:t>, 706–717.</w:t>
      </w:r>
    </w:p>
    <w:p w14:paraId="7450EC3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Niinemets Ü, Tenhunen JD (1997) A model separating leaf structural and physiological effects on carbon gain along light gradients for the shade-tolerant species Acer saccharum. </w:t>
      </w:r>
      <w:r w:rsidRPr="0056386C">
        <w:rPr>
          <w:i/>
          <w:iCs/>
          <w:noProof/>
        </w:rPr>
        <w:t>Plant, Cell &amp; Environment</w:t>
      </w:r>
      <w:r w:rsidRPr="0056386C">
        <w:rPr>
          <w:noProof/>
        </w:rPr>
        <w:t xml:space="preserve">, </w:t>
      </w:r>
      <w:r w:rsidRPr="0056386C">
        <w:rPr>
          <w:b/>
          <w:bCs/>
          <w:noProof/>
        </w:rPr>
        <w:t>20</w:t>
      </w:r>
      <w:r w:rsidRPr="0056386C">
        <w:rPr>
          <w:noProof/>
        </w:rPr>
        <w:t>, 845–866.</w:t>
      </w:r>
    </w:p>
    <w:p w14:paraId="5F81D3CA"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Niinemets Ü, Keenan TF, Hallik L (2015) A worldwide analysis of within-canopy variations in leaf structural, chemical and physiological traits across plant functional types. </w:t>
      </w:r>
      <w:r w:rsidRPr="0056386C">
        <w:rPr>
          <w:i/>
          <w:iCs/>
          <w:noProof/>
        </w:rPr>
        <w:t>New Phytologist</w:t>
      </w:r>
      <w:r w:rsidRPr="0056386C">
        <w:rPr>
          <w:noProof/>
        </w:rPr>
        <w:t xml:space="preserve">, </w:t>
      </w:r>
      <w:r w:rsidRPr="0056386C">
        <w:rPr>
          <w:b/>
          <w:bCs/>
          <w:noProof/>
        </w:rPr>
        <w:t>205</w:t>
      </w:r>
      <w:r w:rsidRPr="0056386C">
        <w:rPr>
          <w:noProof/>
        </w:rPr>
        <w:t>, 973–993.</w:t>
      </w:r>
    </w:p>
    <w:p w14:paraId="12A6CB0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Onoda Y, Wright IJ, Evans JR et al. (2017) Physiological and structural tradeoffs underlying the leaf economics spectrum. </w:t>
      </w:r>
      <w:r w:rsidRPr="0056386C">
        <w:rPr>
          <w:i/>
          <w:iCs/>
          <w:noProof/>
        </w:rPr>
        <w:t>New Phytologist</w:t>
      </w:r>
      <w:r w:rsidRPr="0056386C">
        <w:rPr>
          <w:noProof/>
        </w:rPr>
        <w:t xml:space="preserve">, </w:t>
      </w:r>
      <w:r w:rsidRPr="0056386C">
        <w:rPr>
          <w:b/>
          <w:bCs/>
          <w:noProof/>
        </w:rPr>
        <w:t>241</w:t>
      </w:r>
      <w:r w:rsidRPr="0056386C">
        <w:rPr>
          <w:noProof/>
        </w:rPr>
        <w:t>, 1447–1463.</w:t>
      </w:r>
    </w:p>
    <w:p w14:paraId="23C7421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Paillassa J, Wright IJ, Prentice IC et al. (2020) When and where soil is important to modify the carbon and water economy of leaves. </w:t>
      </w:r>
      <w:r w:rsidRPr="0056386C">
        <w:rPr>
          <w:i/>
          <w:iCs/>
          <w:noProof/>
        </w:rPr>
        <w:t>New Phytologist</w:t>
      </w:r>
      <w:r w:rsidRPr="0056386C">
        <w:rPr>
          <w:noProof/>
        </w:rPr>
        <w:t>.</w:t>
      </w:r>
    </w:p>
    <w:p w14:paraId="2E3FBDA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Peng Y, Bloomfield KJ, Prentice IC (2020) A theory of plant function helps to explain leaf-trait and productivity responses to elevation. </w:t>
      </w:r>
      <w:r w:rsidRPr="0056386C">
        <w:rPr>
          <w:i/>
          <w:iCs/>
          <w:noProof/>
        </w:rPr>
        <w:t>New Phytologist</w:t>
      </w:r>
      <w:r w:rsidRPr="0056386C">
        <w:rPr>
          <w:noProof/>
        </w:rPr>
        <w:t xml:space="preserve">, </w:t>
      </w:r>
      <w:r w:rsidRPr="0056386C">
        <w:rPr>
          <w:b/>
          <w:bCs/>
          <w:noProof/>
        </w:rPr>
        <w:t>226</w:t>
      </w:r>
      <w:r w:rsidRPr="0056386C">
        <w:rPr>
          <w:noProof/>
        </w:rPr>
        <w:t>, 1274–1284.</w:t>
      </w:r>
    </w:p>
    <w:p w14:paraId="5E5AAFB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Peng Y, Bloomfield KJ, Cernusak LA, Domingues TF, Colin Prentice I (2021) Global climate and nutrient controls of photosynthetic capacity. </w:t>
      </w:r>
      <w:r w:rsidRPr="0056386C">
        <w:rPr>
          <w:i/>
          <w:iCs/>
          <w:noProof/>
        </w:rPr>
        <w:t>Communications Biology</w:t>
      </w:r>
      <w:r w:rsidRPr="0056386C">
        <w:rPr>
          <w:noProof/>
        </w:rPr>
        <w:t xml:space="preserve">, </w:t>
      </w:r>
      <w:r w:rsidRPr="0056386C">
        <w:rPr>
          <w:b/>
          <w:bCs/>
          <w:noProof/>
        </w:rPr>
        <w:t>4</w:t>
      </w:r>
      <w:r w:rsidRPr="0056386C">
        <w:rPr>
          <w:noProof/>
        </w:rPr>
        <w:t>, 462.</w:t>
      </w:r>
    </w:p>
    <w:p w14:paraId="5812E9D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Perkowski EA, Waring EF, Smith NG (2021) Root mass carbon costs to acquire nitrogen are determined by nitrogen and light availability in two species with different nitrogen acquisition strategies. </w:t>
      </w:r>
      <w:r w:rsidRPr="0056386C">
        <w:rPr>
          <w:i/>
          <w:iCs/>
          <w:noProof/>
        </w:rPr>
        <w:t>Journal of Experimental Botany</w:t>
      </w:r>
      <w:r w:rsidRPr="0056386C">
        <w:rPr>
          <w:noProof/>
        </w:rPr>
        <w:t>.</w:t>
      </w:r>
    </w:p>
    <w:p w14:paraId="68A20DC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Prentice IC, Dong N, Gleason SM, Maire V, Wright IJ (2014) Balancing the costs of carbon gain and water transport: testing a new theoretical framework for plant functional ecology. </w:t>
      </w:r>
      <w:r w:rsidRPr="0056386C">
        <w:rPr>
          <w:i/>
          <w:iCs/>
          <w:noProof/>
        </w:rPr>
        <w:t>Ecology Letters</w:t>
      </w:r>
      <w:r w:rsidRPr="0056386C">
        <w:rPr>
          <w:noProof/>
        </w:rPr>
        <w:t xml:space="preserve">, </w:t>
      </w:r>
      <w:r w:rsidRPr="0056386C">
        <w:rPr>
          <w:b/>
          <w:bCs/>
          <w:noProof/>
        </w:rPr>
        <w:t>17</w:t>
      </w:r>
      <w:r w:rsidRPr="0056386C">
        <w:rPr>
          <w:noProof/>
        </w:rPr>
        <w:t>, 82–91.</w:t>
      </w:r>
    </w:p>
    <w:p w14:paraId="2BF7BDB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lastRenderedPageBreak/>
        <w:t>R Core Team (2019) R: A Language and Environment for Statistical Computing.</w:t>
      </w:r>
    </w:p>
    <w:p w14:paraId="5A35422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Reich PB, Oleksyn J (2004) Global patterns of plant leaf N and P in relation to temperature and latitude. </w:t>
      </w:r>
      <w:r w:rsidRPr="0056386C">
        <w:rPr>
          <w:i/>
          <w:iCs/>
          <w:noProof/>
        </w:rPr>
        <w:t>Proceedings of the National Academy of Sciences of the United States of America</w:t>
      </w:r>
      <w:r w:rsidRPr="0056386C">
        <w:rPr>
          <w:noProof/>
        </w:rPr>
        <w:t xml:space="preserve">, </w:t>
      </w:r>
      <w:r w:rsidRPr="0056386C">
        <w:rPr>
          <w:b/>
          <w:bCs/>
          <w:noProof/>
        </w:rPr>
        <w:t>101</w:t>
      </w:r>
      <w:r w:rsidRPr="0056386C">
        <w:rPr>
          <w:noProof/>
        </w:rPr>
        <w:t>, 11001–11006.</w:t>
      </w:r>
    </w:p>
    <w:p w14:paraId="4837F95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Rogers A, Serbin SP, Ely KS, Sloan VL, Wullschleger SD (2017) Terrestrial biosphere models underestimate photosynthetic capacity and CO2 assimilation in the Arctic. </w:t>
      </w:r>
      <w:r w:rsidRPr="0056386C">
        <w:rPr>
          <w:i/>
          <w:iCs/>
          <w:noProof/>
        </w:rPr>
        <w:t>New Phytologist</w:t>
      </w:r>
      <w:r w:rsidRPr="0056386C">
        <w:rPr>
          <w:noProof/>
        </w:rPr>
        <w:t xml:space="preserve">, </w:t>
      </w:r>
      <w:r w:rsidRPr="0056386C">
        <w:rPr>
          <w:b/>
          <w:bCs/>
          <w:noProof/>
        </w:rPr>
        <w:t>216</w:t>
      </w:r>
      <w:r w:rsidRPr="0056386C">
        <w:rPr>
          <w:noProof/>
        </w:rPr>
        <w:t>, 1090–1103.</w:t>
      </w:r>
    </w:p>
    <w:p w14:paraId="266514F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Sage RF, Pearcy RW (1987) The nitrogen use efficiency of C3 and C4 plants: II. Leaf nitrogen effects on the gas exchange characteristics of Chenopodium album (L.) and Amaranthus retroflexus (L.). </w:t>
      </w:r>
      <w:r w:rsidRPr="0056386C">
        <w:rPr>
          <w:i/>
          <w:iCs/>
          <w:noProof/>
        </w:rPr>
        <w:t>Plant physiology</w:t>
      </w:r>
      <w:r w:rsidRPr="0056386C">
        <w:rPr>
          <w:noProof/>
        </w:rPr>
        <w:t xml:space="preserve">, </w:t>
      </w:r>
      <w:r w:rsidRPr="0056386C">
        <w:rPr>
          <w:b/>
          <w:bCs/>
          <w:noProof/>
        </w:rPr>
        <w:t>84</w:t>
      </w:r>
      <w:r w:rsidRPr="0056386C">
        <w:rPr>
          <w:noProof/>
        </w:rPr>
        <w:t>, 959–963.</w:t>
      </w:r>
    </w:p>
    <w:p w14:paraId="0EE0F39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Scott HG, Smith NG (2021) A model of C4 photosynthetic acclimation based on least-cost optimality theory suitable for Earth System Model incorporation. </w:t>
      </w:r>
      <w:r w:rsidRPr="0056386C">
        <w:rPr>
          <w:i/>
          <w:iCs/>
          <w:noProof/>
        </w:rPr>
        <w:t>Earth and Space Science Open Archive ESSOAr</w:t>
      </w:r>
      <w:r w:rsidRPr="0056386C">
        <w:rPr>
          <w:noProof/>
        </w:rPr>
        <w:t>.</w:t>
      </w:r>
    </w:p>
    <w:p w14:paraId="66EE78E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Smith NG, Dukes JS (2013) Plant respiration and photosynthesis in global</w:t>
      </w:r>
      <w:r w:rsidRPr="0056386C">
        <w:rPr>
          <w:rFonts w:ascii="Cambria Math" w:hAnsi="Cambria Math" w:cs="Cambria Math"/>
          <w:noProof/>
        </w:rPr>
        <w:t>‐</w:t>
      </w:r>
      <w:r w:rsidRPr="0056386C">
        <w:rPr>
          <w:noProof/>
        </w:rPr>
        <w:t>scale models: incorporating acclimation to temperature and CO</w:t>
      </w:r>
      <w:r w:rsidRPr="0056386C">
        <w:rPr>
          <w:noProof/>
          <w:vertAlign w:val="subscript"/>
        </w:rPr>
        <w:t>2</w:t>
      </w:r>
      <w:r w:rsidRPr="0056386C">
        <w:rPr>
          <w:noProof/>
        </w:rPr>
        <w:t xml:space="preserve">. </w:t>
      </w:r>
      <w:r w:rsidRPr="0056386C">
        <w:rPr>
          <w:i/>
          <w:iCs/>
          <w:noProof/>
        </w:rPr>
        <w:t>Global Change Biology</w:t>
      </w:r>
      <w:r w:rsidRPr="0056386C">
        <w:rPr>
          <w:noProof/>
        </w:rPr>
        <w:t xml:space="preserve">, </w:t>
      </w:r>
      <w:r w:rsidRPr="0056386C">
        <w:rPr>
          <w:b/>
          <w:bCs/>
          <w:noProof/>
        </w:rPr>
        <w:t>19</w:t>
      </w:r>
      <w:r w:rsidRPr="0056386C">
        <w:rPr>
          <w:noProof/>
        </w:rPr>
        <w:t>, 45–63.</w:t>
      </w:r>
    </w:p>
    <w:p w14:paraId="65A0BF2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Dukes JS (2018) Drivers of leaf carbon exchange capacity across biomes at the continental scale. </w:t>
      </w:r>
      <w:r w:rsidRPr="0056386C">
        <w:rPr>
          <w:i/>
          <w:iCs/>
          <w:noProof/>
        </w:rPr>
        <w:t>Ecology</w:t>
      </w:r>
      <w:r w:rsidRPr="0056386C">
        <w:rPr>
          <w:noProof/>
        </w:rPr>
        <w:t xml:space="preserve">, </w:t>
      </w:r>
      <w:r w:rsidRPr="0056386C">
        <w:rPr>
          <w:b/>
          <w:bCs/>
          <w:noProof/>
        </w:rPr>
        <w:t>99</w:t>
      </w:r>
      <w:r w:rsidRPr="0056386C">
        <w:rPr>
          <w:noProof/>
        </w:rPr>
        <w:t>, 1610–1620.</w:t>
      </w:r>
    </w:p>
    <w:p w14:paraId="62D1624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Keenan TF (2020) Mechanisms underlying leaf photosynthetic acclimation to warming and elevated CO2 as inferred from least-cost optimality theory. </w:t>
      </w:r>
      <w:r w:rsidRPr="0056386C">
        <w:rPr>
          <w:i/>
          <w:iCs/>
          <w:noProof/>
        </w:rPr>
        <w:t>Global Change Biology</w:t>
      </w:r>
      <w:r w:rsidRPr="0056386C">
        <w:rPr>
          <w:noProof/>
        </w:rPr>
        <w:t xml:space="preserve">, </w:t>
      </w:r>
      <w:r w:rsidRPr="0056386C">
        <w:rPr>
          <w:b/>
          <w:bCs/>
          <w:noProof/>
        </w:rPr>
        <w:t>26</w:t>
      </w:r>
      <w:r w:rsidRPr="0056386C">
        <w:rPr>
          <w:noProof/>
        </w:rPr>
        <w:t>, 5202–5216.</w:t>
      </w:r>
    </w:p>
    <w:p w14:paraId="15B513D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Keenan TF, Prentice IC et al. (2019) Global photosynthetic capacity is optimized to the environment. </w:t>
      </w:r>
      <w:r w:rsidRPr="0056386C">
        <w:rPr>
          <w:i/>
          <w:iCs/>
          <w:noProof/>
        </w:rPr>
        <w:t>Ecology Letters</w:t>
      </w:r>
      <w:r w:rsidRPr="0056386C">
        <w:rPr>
          <w:noProof/>
        </w:rPr>
        <w:t xml:space="preserve">, </w:t>
      </w:r>
      <w:r w:rsidRPr="0056386C">
        <w:rPr>
          <w:b/>
          <w:bCs/>
          <w:noProof/>
        </w:rPr>
        <w:t>22</w:t>
      </w:r>
      <w:r w:rsidRPr="0056386C">
        <w:rPr>
          <w:noProof/>
        </w:rPr>
        <w:t>, 506–517.</w:t>
      </w:r>
    </w:p>
    <w:p w14:paraId="5EC7003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Terrer C, Vicca S, Stocker BD et al. (2018) Ecosystem responses to elevated CO</w:t>
      </w:r>
      <w:r w:rsidRPr="0056386C">
        <w:rPr>
          <w:noProof/>
          <w:vertAlign w:val="subscript"/>
        </w:rPr>
        <w:t>2</w:t>
      </w:r>
      <w:r w:rsidRPr="0056386C">
        <w:rPr>
          <w:noProof/>
        </w:rPr>
        <w:t xml:space="preserve"> governed by </w:t>
      </w:r>
      <w:r w:rsidRPr="0056386C">
        <w:rPr>
          <w:noProof/>
        </w:rPr>
        <w:lastRenderedPageBreak/>
        <w:t xml:space="preserve">plant–soil interactions and the cost of nitrogen acquisition. </w:t>
      </w:r>
      <w:r w:rsidRPr="0056386C">
        <w:rPr>
          <w:i/>
          <w:iCs/>
          <w:noProof/>
        </w:rPr>
        <w:t>New Phytologist</w:t>
      </w:r>
      <w:r w:rsidRPr="0056386C">
        <w:rPr>
          <w:noProof/>
        </w:rPr>
        <w:t xml:space="preserve">, </w:t>
      </w:r>
      <w:r w:rsidRPr="0056386C">
        <w:rPr>
          <w:b/>
          <w:bCs/>
          <w:noProof/>
        </w:rPr>
        <w:t>217</w:t>
      </w:r>
      <w:r w:rsidRPr="0056386C">
        <w:rPr>
          <w:noProof/>
        </w:rPr>
        <w:t>, 507–522.</w:t>
      </w:r>
    </w:p>
    <w:p w14:paraId="1360010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Thomas RQ, Brookshire EN, Gerber S (2015) Nitrogen limitation on land: how can it occur in Earth system models? </w:t>
      </w:r>
      <w:r w:rsidRPr="0056386C">
        <w:rPr>
          <w:i/>
          <w:iCs/>
          <w:noProof/>
        </w:rPr>
        <w:t>Global change biology</w:t>
      </w:r>
      <w:r w:rsidRPr="0056386C">
        <w:rPr>
          <w:noProof/>
        </w:rPr>
        <w:t xml:space="preserve">, </w:t>
      </w:r>
      <w:r w:rsidRPr="0056386C">
        <w:rPr>
          <w:b/>
          <w:bCs/>
          <w:noProof/>
        </w:rPr>
        <w:t>21</w:t>
      </w:r>
      <w:r w:rsidRPr="0056386C">
        <w:rPr>
          <w:noProof/>
        </w:rPr>
        <w:t>, 1777–1793.</w:t>
      </w:r>
    </w:p>
    <w:p w14:paraId="6514CC4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Thornton PE, Lamarque J-F, Rosenbloom NA, Mahowald NM (2007) Influence of carbon-nitrogen cycle coupling on land model response to CO2 fertilization and climate variability. </w:t>
      </w:r>
      <w:r w:rsidRPr="0056386C">
        <w:rPr>
          <w:i/>
          <w:iCs/>
          <w:noProof/>
        </w:rPr>
        <w:t>Global Biogeochemical Cycles</w:t>
      </w:r>
      <w:r w:rsidRPr="0056386C">
        <w:rPr>
          <w:noProof/>
        </w:rPr>
        <w:t xml:space="preserve">, </w:t>
      </w:r>
      <w:r w:rsidRPr="0056386C">
        <w:rPr>
          <w:b/>
          <w:bCs/>
          <w:noProof/>
        </w:rPr>
        <w:t>21</w:t>
      </w:r>
      <w:r w:rsidRPr="0056386C">
        <w:rPr>
          <w:noProof/>
        </w:rPr>
        <w:t>, GB4018.</w:t>
      </w:r>
    </w:p>
    <w:p w14:paraId="69ED8BFE"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Vitousek PM, Aber JD, Howarth RW et al. (1997) Human alteration of the global nitrogen cycle: sources and consequences. </w:t>
      </w:r>
      <w:r w:rsidRPr="0056386C">
        <w:rPr>
          <w:i/>
          <w:iCs/>
          <w:noProof/>
        </w:rPr>
        <w:t>Ecological applications</w:t>
      </w:r>
      <w:r w:rsidRPr="0056386C">
        <w:rPr>
          <w:noProof/>
        </w:rPr>
        <w:t xml:space="preserve">, </w:t>
      </w:r>
      <w:r w:rsidRPr="0056386C">
        <w:rPr>
          <w:b/>
          <w:bCs/>
          <w:noProof/>
        </w:rPr>
        <w:t>7</w:t>
      </w:r>
      <w:r w:rsidRPr="0056386C">
        <w:rPr>
          <w:noProof/>
        </w:rPr>
        <w:t>, 737–750.</w:t>
      </w:r>
    </w:p>
    <w:p w14:paraId="5920850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Walker AP, Beckerman AP, Gu L et al. (2014) The relationship of leaf photosynthetic traits – Vcmax and Jmax – to leaf nitrogen, leaf phosphorus, and specific leaf area: a meta-analysis and modeling study. </w:t>
      </w:r>
      <w:r w:rsidRPr="0056386C">
        <w:rPr>
          <w:i/>
          <w:iCs/>
          <w:noProof/>
        </w:rPr>
        <w:t>Ecology and Evolution</w:t>
      </w:r>
      <w:r w:rsidRPr="0056386C">
        <w:rPr>
          <w:noProof/>
        </w:rPr>
        <w:t xml:space="preserve">, </w:t>
      </w:r>
      <w:r w:rsidRPr="0056386C">
        <w:rPr>
          <w:b/>
          <w:bCs/>
          <w:noProof/>
        </w:rPr>
        <w:t>4</w:t>
      </w:r>
      <w:r w:rsidRPr="0056386C">
        <w:rPr>
          <w:noProof/>
        </w:rPr>
        <w:t>, 3218–3235.</w:t>
      </w:r>
    </w:p>
    <w:p w14:paraId="4F9D7EF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Prentice IC, Keenan TF et al. (2017) Towards a universal model for carbon dioxide uptake by plants. </w:t>
      </w:r>
      <w:r w:rsidRPr="0056386C">
        <w:rPr>
          <w:i/>
          <w:iCs/>
          <w:noProof/>
        </w:rPr>
        <w:t>Nature Plants</w:t>
      </w:r>
      <w:r w:rsidRPr="0056386C">
        <w:rPr>
          <w:noProof/>
        </w:rPr>
        <w:t xml:space="preserve">, </w:t>
      </w:r>
      <w:r w:rsidRPr="0056386C">
        <w:rPr>
          <w:b/>
          <w:bCs/>
          <w:noProof/>
        </w:rPr>
        <w:t>3</w:t>
      </w:r>
      <w:r w:rsidRPr="0056386C">
        <w:rPr>
          <w:noProof/>
        </w:rPr>
        <w:t>, 734–741.</w:t>
      </w:r>
    </w:p>
    <w:p w14:paraId="681CC6D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Atkin OK, Keenan TF et al. (2020) Acclimation of leaf respiration consistent with optimal photosynthetic capacity. </w:t>
      </w:r>
      <w:r w:rsidRPr="0056386C">
        <w:rPr>
          <w:i/>
          <w:iCs/>
          <w:noProof/>
        </w:rPr>
        <w:t>Global Change Biology</w:t>
      </w:r>
      <w:r w:rsidRPr="0056386C">
        <w:rPr>
          <w:noProof/>
        </w:rPr>
        <w:t xml:space="preserve">, </w:t>
      </w:r>
      <w:r w:rsidRPr="0056386C">
        <w:rPr>
          <w:b/>
          <w:bCs/>
          <w:noProof/>
        </w:rPr>
        <w:t>26</w:t>
      </w:r>
      <w:r w:rsidRPr="0056386C">
        <w:rPr>
          <w:noProof/>
        </w:rPr>
        <w:t>, 2573–2583.</w:t>
      </w:r>
    </w:p>
    <w:p w14:paraId="3305CCC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Colin Prentice I, Wright IJ, Qiao S, Xu X, Kikuzawa K, Stenseth NC (2021) Leaf economics explained by optimality principles. </w:t>
      </w:r>
      <w:r w:rsidRPr="0056386C">
        <w:rPr>
          <w:i/>
          <w:iCs/>
          <w:noProof/>
        </w:rPr>
        <w:t>bioRxiv</w:t>
      </w:r>
      <w:r w:rsidRPr="0056386C">
        <w:rPr>
          <w:noProof/>
        </w:rPr>
        <w:t>, 2021.02.07.430028.</w:t>
      </w:r>
    </w:p>
    <w:p w14:paraId="008E970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Wieder WR, Cleveland CC, Smith WK, Todd-Brown K (2015) Future productivity and carbon storage limited by terrestrial nutrient availability. </w:t>
      </w:r>
      <w:r w:rsidRPr="0056386C">
        <w:rPr>
          <w:i/>
          <w:iCs/>
          <w:noProof/>
        </w:rPr>
        <w:t>Nature Geoscience</w:t>
      </w:r>
      <w:r w:rsidRPr="0056386C">
        <w:rPr>
          <w:noProof/>
        </w:rPr>
        <w:t xml:space="preserve">, </w:t>
      </w:r>
      <w:r w:rsidRPr="0056386C">
        <w:rPr>
          <w:b/>
          <w:bCs/>
          <w:noProof/>
        </w:rPr>
        <w:t>8</w:t>
      </w:r>
      <w:r w:rsidRPr="0056386C">
        <w:rPr>
          <w:noProof/>
        </w:rPr>
        <w:t>, 441.</w:t>
      </w:r>
    </w:p>
    <w:p w14:paraId="79440CF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Wieder WR, Lawrence DM, Fisher RA et al. (2019) Beyond static benchmarking: Using experimental manipulations to evaluate land model assumptions. </w:t>
      </w:r>
      <w:r w:rsidRPr="0056386C">
        <w:rPr>
          <w:i/>
          <w:iCs/>
          <w:noProof/>
        </w:rPr>
        <w:t>Global Biogeochemical Cycles</w:t>
      </w:r>
      <w:r w:rsidRPr="0056386C">
        <w:rPr>
          <w:noProof/>
        </w:rPr>
        <w:t xml:space="preserve">, </w:t>
      </w:r>
      <w:r w:rsidRPr="0056386C">
        <w:rPr>
          <w:b/>
          <w:bCs/>
          <w:noProof/>
        </w:rPr>
        <w:t>33</w:t>
      </w:r>
      <w:r w:rsidRPr="0056386C">
        <w:rPr>
          <w:noProof/>
        </w:rPr>
        <w:t>, 2018GB006141.</w:t>
      </w:r>
    </w:p>
    <w:p w14:paraId="42B1D5B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Wright IJ, Reich PB, Westoby M (2003) Least-cost input mixtures of water and nitrogen for </w:t>
      </w:r>
      <w:r w:rsidRPr="0056386C">
        <w:rPr>
          <w:noProof/>
        </w:rPr>
        <w:lastRenderedPageBreak/>
        <w:t xml:space="preserve">photosynthesis. </w:t>
      </w:r>
      <w:r w:rsidRPr="0056386C">
        <w:rPr>
          <w:i/>
          <w:iCs/>
          <w:noProof/>
        </w:rPr>
        <w:t>The American Naturalist</w:t>
      </w:r>
      <w:r w:rsidRPr="0056386C">
        <w:rPr>
          <w:noProof/>
        </w:rPr>
        <w:t xml:space="preserve">, </w:t>
      </w:r>
      <w:r w:rsidRPr="0056386C">
        <w:rPr>
          <w:b/>
          <w:bCs/>
          <w:noProof/>
        </w:rPr>
        <w:t>161</w:t>
      </w:r>
      <w:r w:rsidRPr="0056386C">
        <w:rPr>
          <w:noProof/>
        </w:rPr>
        <w:t>, 98–111.</w:t>
      </w:r>
    </w:p>
    <w:p w14:paraId="3B5FBFA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Yuan Z, Liu W, Niu S, Wan S (2007) Plant Nitrogen Dynamics and Nitrogen-use Strategies under Altered Nitrogen Seasonality and Competition. </w:t>
      </w:r>
      <w:r w:rsidRPr="0056386C">
        <w:rPr>
          <w:i/>
          <w:iCs/>
          <w:noProof/>
        </w:rPr>
        <w:t>Annals of Botany</w:t>
      </w:r>
      <w:r w:rsidRPr="0056386C">
        <w:rPr>
          <w:noProof/>
        </w:rPr>
        <w:t xml:space="preserve">, </w:t>
      </w:r>
      <w:r w:rsidRPr="0056386C">
        <w:rPr>
          <w:b/>
          <w:bCs/>
          <w:noProof/>
        </w:rPr>
        <w:t>100</w:t>
      </w:r>
      <w:r w:rsidRPr="0056386C">
        <w:rPr>
          <w:noProof/>
        </w:rPr>
        <w:t>, 821–830.</w:t>
      </w:r>
    </w:p>
    <w:p w14:paraId="6347D65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Zaehle S, Medlyn BE, De Kauwe MG et al. (2014) Evaluation of 11 terrestrial carbon–nitrogen cycle models against observations from two temperate Free-Air CO2 Enrichment studies. </w:t>
      </w:r>
      <w:r w:rsidRPr="0056386C">
        <w:rPr>
          <w:i/>
          <w:iCs/>
          <w:noProof/>
        </w:rPr>
        <w:t>New Phytologist</w:t>
      </w:r>
      <w:r w:rsidRPr="0056386C">
        <w:rPr>
          <w:noProof/>
        </w:rPr>
        <w:t xml:space="preserve">, </w:t>
      </w:r>
      <w:r w:rsidRPr="0056386C">
        <w:rPr>
          <w:b/>
          <w:bCs/>
          <w:noProof/>
        </w:rPr>
        <w:t>202</w:t>
      </w:r>
      <w:r w:rsidRPr="0056386C">
        <w:rPr>
          <w:noProof/>
        </w:rPr>
        <w:t>, 803–822.</w:t>
      </w:r>
    </w:p>
    <w:p w14:paraId="55F6805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Zhu Q, Riley WJ, Tang J, Collier N, Hoffman FM, Yang X, Bisht G (2019) Representing Nitrogen, Phosphorus, and Carbon Interactions in the E3SM Land Model: Development and Global Benchmarking. </w:t>
      </w:r>
      <w:r w:rsidRPr="0056386C">
        <w:rPr>
          <w:i/>
          <w:iCs/>
          <w:noProof/>
        </w:rPr>
        <w:t>Journal of Advances in Modeling Earth Systems</w:t>
      </w:r>
      <w:r w:rsidRPr="0056386C">
        <w:rPr>
          <w:noProof/>
        </w:rPr>
        <w:t xml:space="preserve">, </w:t>
      </w:r>
      <w:r w:rsidRPr="0056386C">
        <w:rPr>
          <w:b/>
          <w:bCs/>
          <w:noProof/>
        </w:rPr>
        <w:t>11</w:t>
      </w:r>
      <w:r w:rsidRPr="0056386C">
        <w:rPr>
          <w:noProof/>
        </w:rPr>
        <w:t>, 2238–2258.</w:t>
      </w:r>
    </w:p>
    <w:p w14:paraId="09938461" w14:textId="06774DB8" w:rsidR="009A5B56" w:rsidRPr="009A5B56" w:rsidRDefault="009A5B56" w:rsidP="0056386C">
      <w:pPr>
        <w:widowControl w:val="0"/>
        <w:autoSpaceDE w:val="0"/>
        <w:autoSpaceDN w:val="0"/>
        <w:adjustRightInd w:val="0"/>
        <w:spacing w:line="480" w:lineRule="auto"/>
        <w:ind w:left="480" w:hanging="480"/>
      </w:pPr>
      <w:r>
        <w:fldChar w:fldCharType="end"/>
      </w:r>
    </w:p>
    <w:sectPr w:rsidR="009A5B56" w:rsidRPr="009A5B56" w:rsidSect="00B05AC4">
      <w:footerReference w:type="even" r:id="rId25"/>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Risa" w:date="2021-12-01T15:11:00Z" w:initials="RM">
    <w:p w14:paraId="6CC520E0" w14:textId="6DE25B5E" w:rsidR="003B5012" w:rsidRDefault="003B5012">
      <w:pPr>
        <w:pStyle w:val="CommentText"/>
      </w:pPr>
      <w:r>
        <w:rPr>
          <w:rStyle w:val="CommentReference"/>
        </w:rPr>
        <w:annotationRef/>
      </w:r>
      <w:r>
        <w:t>Changed to exclude chi of 0 or 1</w:t>
      </w:r>
    </w:p>
  </w:comment>
  <w:comment w:id="24" w:author="Risa" w:date="2021-12-01T15:15:00Z" w:initials="RM">
    <w:p w14:paraId="7F71F271" w14:textId="743E4FD8" w:rsidR="00E27931" w:rsidRDefault="00E27931">
      <w:pPr>
        <w:pStyle w:val="CommentText"/>
      </w:pPr>
      <w:r>
        <w:rPr>
          <w:rStyle w:val="CommentReference"/>
        </w:rPr>
        <w:annotationRef/>
      </w:r>
      <w:r>
        <w:t>Not sure if this is</w:t>
      </w:r>
      <w:r w:rsidR="00D616B4">
        <w:t xml:space="preserve"> the</w:t>
      </w:r>
      <w:r>
        <w:t xml:space="preserve"> right figure</w:t>
      </w:r>
      <w:r w:rsidR="00D616B4">
        <w:t xml:space="preserve"> reference</w:t>
      </w:r>
      <w:r>
        <w:t>?</w:t>
      </w:r>
    </w:p>
  </w:comment>
  <w:comment w:id="205" w:author="Risa" w:date="2021-12-01T15:26:00Z" w:initials="RM">
    <w:p w14:paraId="28C71D02" w14:textId="3F272C85" w:rsidR="00AB631C" w:rsidRDefault="00AB631C">
      <w:pPr>
        <w:pStyle w:val="CommentText"/>
      </w:pPr>
      <w:r>
        <w:rPr>
          <w:rStyle w:val="CommentReference"/>
        </w:rPr>
        <w:annotationRef/>
      </w:r>
      <w:r>
        <w:t>Lots of changes in this model</w:t>
      </w:r>
      <w:r w:rsidR="004850EF">
        <w:t xml:space="preserve"> because of some mistakes in the original analysis (C4s were given C3 model results), change to chi subset, and differences in q0 (old C3 model used q0 = 0.25, old C4 model used q0 response curve, new model uses q0 = 0.257)</w:t>
      </w:r>
    </w:p>
  </w:comment>
  <w:comment w:id="399" w:author="Risa" w:date="2021-12-01T15:00:00Z" w:initials="RM">
    <w:p w14:paraId="5C59C264" w14:textId="3E0BC29F" w:rsidR="00F60BAA" w:rsidRDefault="00F60BAA">
      <w:pPr>
        <w:pStyle w:val="CommentText"/>
      </w:pPr>
      <w:r>
        <w:rPr>
          <w:rStyle w:val="CommentReference"/>
        </w:rPr>
        <w:annotationRef/>
      </w:r>
      <w:r>
        <w:t>Double check</w:t>
      </w:r>
    </w:p>
  </w:comment>
  <w:comment w:id="410" w:author="Risa" w:date="2021-12-01T15:05:00Z" w:initials="RM">
    <w:p w14:paraId="316E74B5" w14:textId="0CF59004" w:rsidR="00565219" w:rsidRDefault="00565219">
      <w:pPr>
        <w:pStyle w:val="CommentText"/>
      </w:pPr>
      <w:r>
        <w:rPr>
          <w:rStyle w:val="CommentReference"/>
        </w:rPr>
        <w:annotationRef/>
      </w:r>
      <w:r>
        <w:t>Update</w:t>
      </w:r>
    </w:p>
  </w:comment>
  <w:comment w:id="413" w:author="Nick Smith" w:date="2021-10-07T16:05:00Z" w:initials="NGS">
    <w:p w14:paraId="39556F6B" w14:textId="77777777" w:rsidR="0056386C" w:rsidRDefault="0056386C">
      <w:pPr>
        <w:pStyle w:val="CommentText"/>
      </w:pPr>
      <w:r>
        <w:rPr>
          <w:rStyle w:val="CommentReference"/>
        </w:rPr>
        <w:annotationRef/>
      </w:r>
      <w:r>
        <w:t>Limitations:</w:t>
      </w:r>
    </w:p>
    <w:p w14:paraId="345FDF78" w14:textId="77777777" w:rsidR="0056386C" w:rsidRDefault="0056386C" w:rsidP="00C46345">
      <w:pPr>
        <w:pStyle w:val="CommentText"/>
        <w:numPr>
          <w:ilvl w:val="0"/>
          <w:numId w:val="9"/>
        </w:numPr>
      </w:pPr>
      <w:r>
        <w:t xml:space="preserve"> Categorical soil N, continuous would be better as we don’t know background N</w:t>
      </w:r>
    </w:p>
    <w:p w14:paraId="6D685F99" w14:textId="60FBBBC8" w:rsidR="0056386C" w:rsidRDefault="0056386C" w:rsidP="00C46345">
      <w:pPr>
        <w:pStyle w:val="CommentText"/>
        <w:numPr>
          <w:ilvl w:val="0"/>
          <w:numId w:val="9"/>
        </w:numPr>
      </w:pPr>
    </w:p>
  </w:comment>
  <w:comment w:id="414" w:author="Nick Smith" w:date="2021-06-28T12:09:00Z" w:initials="NGS">
    <w:p w14:paraId="539C3587" w14:textId="5DE6C9A2" w:rsidR="0056386C" w:rsidRDefault="0056386C">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C520E0" w15:done="0"/>
  <w15:commentEx w15:paraId="7F71F271" w15:done="0"/>
  <w15:commentEx w15:paraId="28C71D02" w15:done="0"/>
  <w15:commentEx w15:paraId="5C59C264" w15:done="0"/>
  <w15:commentEx w15:paraId="316E74B5" w15:done="0"/>
  <w15:commentEx w15:paraId="6D685F99"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20F09" w16cex:dateUtc="2021-12-01T20:11:00Z"/>
  <w16cex:commentExtensible w16cex:durableId="25520FFC" w16cex:dateUtc="2021-12-01T20:15:00Z"/>
  <w16cex:commentExtensible w16cex:durableId="25521297" w16cex:dateUtc="2021-12-01T20:26:00Z"/>
  <w16cex:commentExtensible w16cex:durableId="25520C8A" w16cex:dateUtc="2021-12-01T20:00:00Z"/>
  <w16cex:commentExtensible w16cex:durableId="25520DCC" w16cex:dateUtc="2021-12-01T20:05:00Z"/>
  <w16cex:commentExtensible w16cex:durableId="25099963" w16cex:dateUtc="2021-10-07T20:05:00Z"/>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C520E0" w16cid:durableId="25520F09"/>
  <w16cid:commentId w16cid:paraId="7F71F271" w16cid:durableId="25520FFC"/>
  <w16cid:commentId w16cid:paraId="28C71D02" w16cid:durableId="25521297"/>
  <w16cid:commentId w16cid:paraId="5C59C264" w16cid:durableId="25520C8A"/>
  <w16cid:commentId w16cid:paraId="316E74B5" w16cid:durableId="25520DCC"/>
  <w16cid:commentId w16cid:paraId="6D685F99" w16cid:durableId="25099963"/>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076C4" w14:textId="77777777" w:rsidR="007E7F72" w:rsidRDefault="007E7F72" w:rsidP="001B44B1">
      <w:r>
        <w:separator/>
      </w:r>
    </w:p>
  </w:endnote>
  <w:endnote w:type="continuationSeparator" w:id="0">
    <w:p w14:paraId="21B3F1B5" w14:textId="77777777" w:rsidR="007E7F72" w:rsidRDefault="007E7F72"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56386C" w:rsidRDefault="0056386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56386C" w:rsidRDefault="0056386C"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56386C" w:rsidRDefault="0056386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56386C" w:rsidRDefault="0056386C"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83109" w14:textId="77777777" w:rsidR="007E7F72" w:rsidRDefault="007E7F72" w:rsidP="001B44B1">
      <w:r>
        <w:separator/>
      </w:r>
    </w:p>
  </w:footnote>
  <w:footnote w:type="continuationSeparator" w:id="0">
    <w:p w14:paraId="5689C481" w14:textId="77777777" w:rsidR="007E7F72" w:rsidRDefault="007E7F72"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hideGrammatical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60D75"/>
    <w:rsid w:val="0007174C"/>
    <w:rsid w:val="00074719"/>
    <w:rsid w:val="00077C60"/>
    <w:rsid w:val="0008438C"/>
    <w:rsid w:val="00096AFD"/>
    <w:rsid w:val="000A7AF1"/>
    <w:rsid w:val="000B15CA"/>
    <w:rsid w:val="000B42B7"/>
    <w:rsid w:val="000C0A8A"/>
    <w:rsid w:val="000C26ED"/>
    <w:rsid w:val="000C4651"/>
    <w:rsid w:val="000C583D"/>
    <w:rsid w:val="000D0F58"/>
    <w:rsid w:val="000D10B1"/>
    <w:rsid w:val="000D3DDB"/>
    <w:rsid w:val="000E2A8E"/>
    <w:rsid w:val="000E40F2"/>
    <w:rsid w:val="000F0BE3"/>
    <w:rsid w:val="00102B2A"/>
    <w:rsid w:val="001042EA"/>
    <w:rsid w:val="00105704"/>
    <w:rsid w:val="00106CD7"/>
    <w:rsid w:val="00111025"/>
    <w:rsid w:val="00111AFB"/>
    <w:rsid w:val="0013288D"/>
    <w:rsid w:val="00135FBB"/>
    <w:rsid w:val="00143637"/>
    <w:rsid w:val="0014366E"/>
    <w:rsid w:val="00145D3D"/>
    <w:rsid w:val="00150B42"/>
    <w:rsid w:val="00152D8D"/>
    <w:rsid w:val="001578C1"/>
    <w:rsid w:val="001609E7"/>
    <w:rsid w:val="00165EAE"/>
    <w:rsid w:val="00175A1E"/>
    <w:rsid w:val="00175B3C"/>
    <w:rsid w:val="001A1A51"/>
    <w:rsid w:val="001A2607"/>
    <w:rsid w:val="001B0EE0"/>
    <w:rsid w:val="001B44B1"/>
    <w:rsid w:val="001B4836"/>
    <w:rsid w:val="001B6B10"/>
    <w:rsid w:val="001C2672"/>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6DDA"/>
    <w:rsid w:val="00237CD4"/>
    <w:rsid w:val="00241405"/>
    <w:rsid w:val="002436D6"/>
    <w:rsid w:val="00250A39"/>
    <w:rsid w:val="00254541"/>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7732"/>
    <w:rsid w:val="002C18EF"/>
    <w:rsid w:val="002C4254"/>
    <w:rsid w:val="002D469B"/>
    <w:rsid w:val="002D5EE3"/>
    <w:rsid w:val="002E0B6F"/>
    <w:rsid w:val="002E41FB"/>
    <w:rsid w:val="002F0AAC"/>
    <w:rsid w:val="002F4BFB"/>
    <w:rsid w:val="00300607"/>
    <w:rsid w:val="00321077"/>
    <w:rsid w:val="003428DC"/>
    <w:rsid w:val="00342D03"/>
    <w:rsid w:val="00354D81"/>
    <w:rsid w:val="003551AA"/>
    <w:rsid w:val="00356386"/>
    <w:rsid w:val="00361685"/>
    <w:rsid w:val="003640DC"/>
    <w:rsid w:val="003704D1"/>
    <w:rsid w:val="00381A62"/>
    <w:rsid w:val="00383758"/>
    <w:rsid w:val="003A1D1C"/>
    <w:rsid w:val="003A1E67"/>
    <w:rsid w:val="003A2059"/>
    <w:rsid w:val="003A39A3"/>
    <w:rsid w:val="003A6444"/>
    <w:rsid w:val="003A755A"/>
    <w:rsid w:val="003B0716"/>
    <w:rsid w:val="003B11E5"/>
    <w:rsid w:val="003B4314"/>
    <w:rsid w:val="003B5012"/>
    <w:rsid w:val="003C476D"/>
    <w:rsid w:val="003D09AF"/>
    <w:rsid w:val="003D1A31"/>
    <w:rsid w:val="003E3A22"/>
    <w:rsid w:val="003E3DED"/>
    <w:rsid w:val="003F3A2E"/>
    <w:rsid w:val="003F70DB"/>
    <w:rsid w:val="00403672"/>
    <w:rsid w:val="00403D54"/>
    <w:rsid w:val="00406371"/>
    <w:rsid w:val="004106F9"/>
    <w:rsid w:val="00413299"/>
    <w:rsid w:val="00414E8D"/>
    <w:rsid w:val="004167AF"/>
    <w:rsid w:val="004460F8"/>
    <w:rsid w:val="0045053D"/>
    <w:rsid w:val="00454773"/>
    <w:rsid w:val="004554C8"/>
    <w:rsid w:val="00464810"/>
    <w:rsid w:val="00465750"/>
    <w:rsid w:val="004661AC"/>
    <w:rsid w:val="00471979"/>
    <w:rsid w:val="00472FC8"/>
    <w:rsid w:val="004732A7"/>
    <w:rsid w:val="00475F5D"/>
    <w:rsid w:val="00482CAA"/>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33C21"/>
    <w:rsid w:val="00536B03"/>
    <w:rsid w:val="0053714C"/>
    <w:rsid w:val="00540377"/>
    <w:rsid w:val="0054351D"/>
    <w:rsid w:val="00562A58"/>
    <w:rsid w:val="005631B4"/>
    <w:rsid w:val="00563552"/>
    <w:rsid w:val="0056386C"/>
    <w:rsid w:val="00565219"/>
    <w:rsid w:val="00567E4F"/>
    <w:rsid w:val="005702DE"/>
    <w:rsid w:val="005910A0"/>
    <w:rsid w:val="0059163C"/>
    <w:rsid w:val="005948A0"/>
    <w:rsid w:val="005A0E88"/>
    <w:rsid w:val="005A0FAA"/>
    <w:rsid w:val="005A5C5B"/>
    <w:rsid w:val="005A731B"/>
    <w:rsid w:val="005B6195"/>
    <w:rsid w:val="005C0A02"/>
    <w:rsid w:val="005C1F8E"/>
    <w:rsid w:val="005C508E"/>
    <w:rsid w:val="005D276D"/>
    <w:rsid w:val="005D42F3"/>
    <w:rsid w:val="005D7DD2"/>
    <w:rsid w:val="005F0AFC"/>
    <w:rsid w:val="00601147"/>
    <w:rsid w:val="00602177"/>
    <w:rsid w:val="00604C4C"/>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5806"/>
    <w:rsid w:val="006C5E55"/>
    <w:rsid w:val="006D7E9A"/>
    <w:rsid w:val="006E17D6"/>
    <w:rsid w:val="006E4C71"/>
    <w:rsid w:val="006E60EB"/>
    <w:rsid w:val="0070307F"/>
    <w:rsid w:val="00710F28"/>
    <w:rsid w:val="00712244"/>
    <w:rsid w:val="00716334"/>
    <w:rsid w:val="00724D3E"/>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6C11"/>
    <w:rsid w:val="007A06B9"/>
    <w:rsid w:val="007A12F1"/>
    <w:rsid w:val="007A1692"/>
    <w:rsid w:val="007A6CA7"/>
    <w:rsid w:val="007B0E7E"/>
    <w:rsid w:val="007B4434"/>
    <w:rsid w:val="007B4DDA"/>
    <w:rsid w:val="007C457D"/>
    <w:rsid w:val="007D124D"/>
    <w:rsid w:val="007D3D72"/>
    <w:rsid w:val="007D52B6"/>
    <w:rsid w:val="007D6AFA"/>
    <w:rsid w:val="007E26DC"/>
    <w:rsid w:val="007E7F72"/>
    <w:rsid w:val="007F1A75"/>
    <w:rsid w:val="007F1C56"/>
    <w:rsid w:val="007F34AF"/>
    <w:rsid w:val="007F6543"/>
    <w:rsid w:val="007F6C75"/>
    <w:rsid w:val="008010AC"/>
    <w:rsid w:val="00801487"/>
    <w:rsid w:val="008137B9"/>
    <w:rsid w:val="008257F9"/>
    <w:rsid w:val="00827B83"/>
    <w:rsid w:val="00832B95"/>
    <w:rsid w:val="00835C7E"/>
    <w:rsid w:val="008371D2"/>
    <w:rsid w:val="00840038"/>
    <w:rsid w:val="008459F2"/>
    <w:rsid w:val="008531D1"/>
    <w:rsid w:val="0086453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A5B56"/>
    <w:rsid w:val="009B768F"/>
    <w:rsid w:val="009B7AC8"/>
    <w:rsid w:val="009C694B"/>
    <w:rsid w:val="009D2AEB"/>
    <w:rsid w:val="009D3535"/>
    <w:rsid w:val="009F1CFE"/>
    <w:rsid w:val="009F343C"/>
    <w:rsid w:val="009F5C18"/>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72A9"/>
    <w:rsid w:val="00A67554"/>
    <w:rsid w:val="00A72C40"/>
    <w:rsid w:val="00A841EA"/>
    <w:rsid w:val="00A85915"/>
    <w:rsid w:val="00A93E29"/>
    <w:rsid w:val="00A975A3"/>
    <w:rsid w:val="00AB631C"/>
    <w:rsid w:val="00AB6E48"/>
    <w:rsid w:val="00AB7D42"/>
    <w:rsid w:val="00AC3CF2"/>
    <w:rsid w:val="00AC49CC"/>
    <w:rsid w:val="00AD2B85"/>
    <w:rsid w:val="00AD38D7"/>
    <w:rsid w:val="00AD5AF4"/>
    <w:rsid w:val="00AD69EA"/>
    <w:rsid w:val="00AE040E"/>
    <w:rsid w:val="00AE0C5E"/>
    <w:rsid w:val="00AE1760"/>
    <w:rsid w:val="00AF12A2"/>
    <w:rsid w:val="00B024FB"/>
    <w:rsid w:val="00B05AC4"/>
    <w:rsid w:val="00B128CC"/>
    <w:rsid w:val="00B16B03"/>
    <w:rsid w:val="00B20AE0"/>
    <w:rsid w:val="00B22FE1"/>
    <w:rsid w:val="00B25CDC"/>
    <w:rsid w:val="00B262CF"/>
    <w:rsid w:val="00B307DE"/>
    <w:rsid w:val="00B40B96"/>
    <w:rsid w:val="00B41FE2"/>
    <w:rsid w:val="00B42B31"/>
    <w:rsid w:val="00B47C59"/>
    <w:rsid w:val="00B50149"/>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387F"/>
    <w:rsid w:val="00BF4DED"/>
    <w:rsid w:val="00C03813"/>
    <w:rsid w:val="00C22725"/>
    <w:rsid w:val="00C3639F"/>
    <w:rsid w:val="00C40D76"/>
    <w:rsid w:val="00C41EA2"/>
    <w:rsid w:val="00C4492C"/>
    <w:rsid w:val="00C46102"/>
    <w:rsid w:val="00C46345"/>
    <w:rsid w:val="00C50265"/>
    <w:rsid w:val="00C51621"/>
    <w:rsid w:val="00C530D5"/>
    <w:rsid w:val="00C60A64"/>
    <w:rsid w:val="00C64CEB"/>
    <w:rsid w:val="00C71459"/>
    <w:rsid w:val="00C71FEE"/>
    <w:rsid w:val="00C93A3A"/>
    <w:rsid w:val="00CA02E8"/>
    <w:rsid w:val="00CA27A5"/>
    <w:rsid w:val="00CA3207"/>
    <w:rsid w:val="00CA5FB8"/>
    <w:rsid w:val="00CA64B3"/>
    <w:rsid w:val="00CA6CFC"/>
    <w:rsid w:val="00CB5801"/>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5A2D"/>
    <w:rsid w:val="00DC7E5B"/>
    <w:rsid w:val="00DD3527"/>
    <w:rsid w:val="00DD7DE1"/>
    <w:rsid w:val="00E009DE"/>
    <w:rsid w:val="00E019F3"/>
    <w:rsid w:val="00E05F61"/>
    <w:rsid w:val="00E111C4"/>
    <w:rsid w:val="00E213DA"/>
    <w:rsid w:val="00E24E01"/>
    <w:rsid w:val="00E2660B"/>
    <w:rsid w:val="00E26DE7"/>
    <w:rsid w:val="00E26FD9"/>
    <w:rsid w:val="00E27931"/>
    <w:rsid w:val="00E3357A"/>
    <w:rsid w:val="00E339EE"/>
    <w:rsid w:val="00E4356B"/>
    <w:rsid w:val="00E438A9"/>
    <w:rsid w:val="00E509F6"/>
    <w:rsid w:val="00E52179"/>
    <w:rsid w:val="00E55919"/>
    <w:rsid w:val="00E56A09"/>
    <w:rsid w:val="00E67E69"/>
    <w:rsid w:val="00E7312B"/>
    <w:rsid w:val="00E752D7"/>
    <w:rsid w:val="00E767F8"/>
    <w:rsid w:val="00E77008"/>
    <w:rsid w:val="00E814EA"/>
    <w:rsid w:val="00E81570"/>
    <w:rsid w:val="00E82934"/>
    <w:rsid w:val="00E8456C"/>
    <w:rsid w:val="00E90291"/>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13E07"/>
    <w:rsid w:val="00F178AB"/>
    <w:rsid w:val="00F17CC7"/>
    <w:rsid w:val="00F23922"/>
    <w:rsid w:val="00F25545"/>
    <w:rsid w:val="00F30405"/>
    <w:rsid w:val="00F33193"/>
    <w:rsid w:val="00F36E49"/>
    <w:rsid w:val="00F43C87"/>
    <w:rsid w:val="00F476C2"/>
    <w:rsid w:val="00F5638C"/>
    <w:rsid w:val="00F60312"/>
    <w:rsid w:val="00F60BAA"/>
    <w:rsid w:val="00F81611"/>
    <w:rsid w:val="00F838D9"/>
    <w:rsid w:val="00F86558"/>
    <w:rsid w:val="00F9151E"/>
    <w:rsid w:val="00FA4E60"/>
    <w:rsid w:val="00FB2742"/>
    <w:rsid w:val="00FB380F"/>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57042-AB4D-E147-976B-BF037DF46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43</Pages>
  <Words>70779</Words>
  <Characters>403441</Characters>
  <Application>Microsoft Office Word</Application>
  <DocSecurity>0</DocSecurity>
  <Lines>3362</Lines>
  <Paragraphs>946</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Risa</cp:lastModifiedBy>
  <cp:revision>50</cp:revision>
  <dcterms:created xsi:type="dcterms:W3CDTF">2021-12-01T19:40:00Z</dcterms:created>
  <dcterms:modified xsi:type="dcterms:W3CDTF">2021-12-09T20:50:00Z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