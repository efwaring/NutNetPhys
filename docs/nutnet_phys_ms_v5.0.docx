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7CB5B6A5"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leaf</w:t>
      </w:r>
      <w:del w:id="0" w:author="Nick Smith" w:date="2022-03-01T17:28:00Z">
        <w:r w:rsidR="00F86558" w:rsidDel="00836AA8">
          <w:rPr>
            <w:rFonts w:eastAsia="Times New Roman"/>
            <w:b/>
            <w:bCs/>
            <w:color w:val="000000"/>
          </w:rPr>
          <w:delText>-level</w:delText>
        </w:r>
      </w:del>
      <w:r w:rsidR="00F86558">
        <w:rPr>
          <w:rFonts w:eastAsia="Times New Roman"/>
          <w:b/>
          <w:bCs/>
          <w:color w:val="000000"/>
        </w:rPr>
        <w:t xml:space="preserve"> nitrogen responses </w:t>
      </w:r>
      <w:r w:rsidR="00361685" w:rsidRPr="008531D1">
        <w:rPr>
          <w:rFonts w:eastAsia="Times New Roman"/>
          <w:b/>
          <w:bCs/>
          <w:color w:val="000000"/>
        </w:rPr>
        <w:t>to soil nitrogen in grasslands</w:t>
      </w:r>
    </w:p>
    <w:p w14:paraId="70917968" w14:textId="60C13A56"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del w:id="1" w:author="Nick Smith" w:date="2022-03-01T15:25:00Z">
        <w:r w:rsidRPr="00771C52" w:rsidDel="00B75AE8">
          <w:rPr>
            <w:rFonts w:eastAsia="Times New Roman"/>
            <w:color w:val="000000"/>
          </w:rPr>
          <w:delText>…</w:delText>
        </w:r>
      </w:del>
      <w:r w:rsidRPr="00771C52">
        <w:rPr>
          <w:rFonts w:eastAsia="Times New Roman"/>
          <w:color w:val="000000"/>
        </w:rPr>
        <w:t>,</w:t>
      </w:r>
      <w:ins w:id="2" w:author="Nick Smith" w:date="2022-03-01T15:25:00Z">
        <w:r w:rsidR="00B75AE8">
          <w:rPr>
            <w:rFonts w:eastAsia="Times New Roman"/>
            <w:color w:val="000000"/>
          </w:rPr>
          <w:t xml:space="preserve"> Erika I. Hersch-Green</w:t>
        </w:r>
      </w:ins>
      <w:ins w:id="3" w:author="Nick Smith" w:date="2022-03-01T15:26:00Z">
        <w:r w:rsidR="00B75AE8">
          <w:rPr>
            <w:rFonts w:eastAsia="Times New Roman"/>
            <w:color w:val="000000"/>
            <w:vertAlign w:val="superscript"/>
          </w:rPr>
          <w:t>9</w:t>
        </w:r>
        <w:r w:rsidR="00B75AE8">
          <w:rPr>
            <w:rFonts w:eastAsia="Times New Roman"/>
            <w:color w:val="000000"/>
          </w:rPr>
          <w:t>,</w:t>
        </w:r>
      </w:ins>
      <w:ins w:id="4" w:author="Nick Smith" w:date="2022-03-01T15:31:00Z">
        <w:r w:rsidR="0050545A">
          <w:rPr>
            <w:rFonts w:eastAsia="Times New Roman"/>
            <w:color w:val="000000"/>
          </w:rPr>
          <w:t xml:space="preserve"> </w:t>
        </w:r>
      </w:ins>
      <w:ins w:id="5" w:author="Nick Smith" w:date="2022-03-01T15:33:00Z">
        <w:r w:rsidR="0050545A">
          <w:rPr>
            <w:rFonts w:eastAsia="Times New Roman"/>
            <w:color w:val="000000"/>
          </w:rPr>
          <w:t>Anita C. Ritsch</w:t>
        </w:r>
      </w:ins>
      <w:ins w:id="6" w:author="Nick Smith" w:date="2022-03-01T15:31:00Z">
        <w:r w:rsidR="0050545A">
          <w:rPr>
            <w:rFonts w:eastAsia="Times New Roman"/>
            <w:color w:val="000000"/>
            <w:vertAlign w:val="superscript"/>
          </w:rPr>
          <w:t>10</w:t>
        </w:r>
      </w:ins>
      <w:ins w:id="7" w:author="Nick Smith" w:date="2022-03-01T15:34:00Z">
        <w:r w:rsidR="00AB3D78">
          <w:rPr>
            <w:rFonts w:eastAsia="Times New Roman"/>
            <w:color w:val="000000"/>
          </w:rPr>
          <w:t>, Maria C. Caldeira</w:t>
        </w:r>
        <w:r w:rsidR="00AB3D78">
          <w:rPr>
            <w:rFonts w:eastAsia="Times New Roman"/>
            <w:color w:val="000000"/>
            <w:vertAlign w:val="superscript"/>
          </w:rPr>
          <w:t>11</w:t>
        </w:r>
        <w:r w:rsidR="00AB3D78">
          <w:rPr>
            <w:rFonts w:eastAsia="Times New Roman"/>
            <w:color w:val="000000"/>
          </w:rPr>
          <w:t>,</w:t>
        </w:r>
      </w:ins>
      <w:ins w:id="8" w:author="Nick Smith" w:date="2022-03-01T15:58:00Z">
        <w:r w:rsidR="004B7DF5">
          <w:rPr>
            <w:rFonts w:eastAsia="Times New Roman"/>
            <w:color w:val="000000"/>
          </w:rPr>
          <w:t xml:space="preserve"> Carla Nogueira</w:t>
        </w:r>
        <w:r w:rsidR="004B7DF5">
          <w:rPr>
            <w:rFonts w:eastAsia="Times New Roman"/>
            <w:color w:val="000000"/>
            <w:vertAlign w:val="superscript"/>
          </w:rPr>
          <w:t>11</w:t>
        </w:r>
        <w:r w:rsidR="004B7DF5">
          <w:rPr>
            <w:rFonts w:eastAsia="Times New Roman"/>
            <w:color w:val="000000"/>
          </w:rPr>
          <w:t>,</w:t>
        </w:r>
      </w:ins>
      <w:r w:rsidRPr="00771C52">
        <w:rPr>
          <w:rFonts w:eastAsia="Times New Roman"/>
          <w:color w:val="000000"/>
        </w:rPr>
        <w:t xml:space="preserve"> </w:t>
      </w:r>
      <w:proofErr w:type="spellStart"/>
      <w:ins w:id="9" w:author="Nick Smith" w:date="2022-03-01T15:36:00Z">
        <w:r w:rsidR="00AB3D78">
          <w:rPr>
            <w:rFonts w:eastAsia="Times New Roman"/>
            <w:color w:val="000000"/>
          </w:rPr>
          <w:t>Qingqing</w:t>
        </w:r>
        <w:proofErr w:type="spellEnd"/>
        <w:r w:rsidR="00AB3D78">
          <w:rPr>
            <w:rFonts w:eastAsia="Times New Roman"/>
            <w:color w:val="000000"/>
          </w:rPr>
          <w:t xml:space="preserve"> Chen</w:t>
        </w:r>
        <w:r w:rsidR="00AB3D78">
          <w:rPr>
            <w:rFonts w:eastAsia="Times New Roman"/>
            <w:color w:val="000000"/>
            <w:vertAlign w:val="superscript"/>
          </w:rPr>
          <w:t>12</w:t>
        </w:r>
        <w:r w:rsidR="00AB3D78">
          <w:rPr>
            <w:rFonts w:eastAsia="Times New Roman"/>
            <w:color w:val="000000"/>
          </w:rPr>
          <w:t xml:space="preserve">, </w:t>
        </w:r>
      </w:ins>
      <w:r w:rsidRPr="00771C52">
        <w:rPr>
          <w:rFonts w:eastAsia="Times New Roman"/>
          <w:color w:val="000000"/>
        </w:rPr>
        <w:t xml:space="preserve">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4E99F2F3"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 xml:space="preserve">Department of Biological Sciences, Texas Tech University, Lubbock, TX </w:t>
      </w:r>
      <w:del w:id="10" w:author="Nick Smith" w:date="2022-03-01T15:27:00Z">
        <w:r w:rsidRPr="00771C52" w:rsidDel="00B75AE8">
          <w:rPr>
            <w:rFonts w:eastAsia="Times New Roman"/>
            <w:color w:val="000000"/>
          </w:rPr>
          <w:delText xml:space="preserve">79409, </w:delText>
        </w:r>
      </w:del>
      <w:r w:rsidRPr="00771C52">
        <w:rPr>
          <w:rFonts w:eastAsia="Times New Roman"/>
          <w:color w:val="000000"/>
        </w:rPr>
        <w:t>USA</w:t>
      </w:r>
    </w:p>
    <w:p w14:paraId="1BD4E964" w14:textId="2EE8753F"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ins w:id="11" w:author="Nick Smith" w:date="2022-03-01T15:28:00Z">
        <w:r w:rsidR="00394D05">
          <w:rPr>
            <w:rFonts w:eastAsia="Times New Roman"/>
            <w:color w:val="000000"/>
          </w:rPr>
          <w:t>Department of Natural Sciences,</w:t>
        </w:r>
        <w:r w:rsidR="00394D05">
          <w:rPr>
            <w:rFonts w:eastAsia="Times New Roman"/>
            <w:color w:val="000000"/>
            <w:vertAlign w:val="superscript"/>
          </w:rPr>
          <w:t xml:space="preserve"> </w:t>
        </w:r>
      </w:ins>
      <w:r w:rsidRPr="00771C52">
        <w:rPr>
          <w:rFonts w:eastAsia="Times New Roman"/>
          <w:color w:val="000000"/>
        </w:rPr>
        <w:t>Northeastern State University</w:t>
      </w:r>
      <w:ins w:id="12" w:author="Nick Smith" w:date="2022-03-01T15:28:00Z">
        <w:r w:rsidR="00394D05">
          <w:rPr>
            <w:rFonts w:eastAsia="Times New Roman"/>
            <w:color w:val="000000"/>
          </w:rPr>
          <w:t>, Tahlequah, OK, USA</w:t>
        </w:r>
      </w:ins>
    </w:p>
    <w:p w14:paraId="65CF56DB" w14:textId="730B2935"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 xml:space="preserve">Department of Biology, Texas State University, San Marcos, TX, </w:t>
      </w:r>
      <w:del w:id="13" w:author="Nick Smith" w:date="2022-03-01T15:27:00Z">
        <w:r w:rsidRPr="00EA24F1" w:rsidDel="00B75AE8">
          <w:rPr>
            <w:rFonts w:eastAsia="Times New Roman"/>
          </w:rPr>
          <w:delText xml:space="preserve">78666, </w:delText>
        </w:r>
      </w:del>
      <w:r w:rsidRPr="00EA24F1">
        <w:rPr>
          <w:rFonts w:eastAsia="Times New Roman"/>
        </w:rPr>
        <w:t>USA</w:t>
      </w:r>
    </w:p>
    <w:p w14:paraId="40A9BF46" w14:textId="4B52083A"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 xml:space="preserve">Department of Ecology, Evolution, and Behavior, University of Minnesota, Saint Paul, MN </w:t>
      </w:r>
      <w:del w:id="14" w:author="Nick Smith" w:date="2022-03-01T15:28:00Z">
        <w:r w:rsidDel="008D7EAF">
          <w:rPr>
            <w:rFonts w:eastAsia="Times New Roman"/>
          </w:rPr>
          <w:delText>55108</w:delText>
        </w:r>
      </w:del>
    </w:p>
    <w:p w14:paraId="473641EA" w14:textId="51DDE3FF"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15" w:name="OLE_LINK246"/>
      <w:bookmarkStart w:id="16" w:name="OLE_LINK247"/>
      <w:proofErr w:type="spellStart"/>
      <w:r w:rsidRPr="00EA24F1">
        <w:rPr>
          <w:rFonts w:eastAsia="Times New Roman"/>
        </w:rPr>
        <w:t>Silwood</w:t>
      </w:r>
      <w:proofErr w:type="spellEnd"/>
      <w:r w:rsidRPr="00EA24F1">
        <w:rPr>
          <w:rFonts w:eastAsia="Times New Roman"/>
        </w:rPr>
        <w:t xml:space="preserve"> Park Campus, </w:t>
      </w:r>
      <w:bookmarkStart w:id="17" w:name="OLE_LINK315"/>
      <w:bookmarkStart w:id="18" w:name="OLE_LINK316"/>
      <w:del w:id="19" w:author="Nick Smith" w:date="2022-03-01T15:27:00Z">
        <w:r w:rsidRPr="00EA24F1" w:rsidDel="00B75AE8">
          <w:rPr>
            <w:rFonts w:eastAsia="Times New Roman"/>
          </w:rPr>
          <w:delText xml:space="preserve">Ascot </w:delText>
        </w:r>
        <w:bookmarkEnd w:id="17"/>
        <w:bookmarkEnd w:id="18"/>
        <w:r w:rsidRPr="00EA24F1" w:rsidDel="00B75AE8">
          <w:rPr>
            <w:rFonts w:eastAsia="Times New Roman"/>
          </w:rPr>
          <w:delText xml:space="preserve">SL5 7PY, </w:delText>
        </w:r>
      </w:del>
      <w:r w:rsidRPr="00EA24F1">
        <w:rPr>
          <w:rFonts w:eastAsia="Times New Roman"/>
        </w:rPr>
        <w:t>UK</w:t>
      </w:r>
      <w:bookmarkEnd w:id="15"/>
      <w:bookmarkEnd w:id="16"/>
    </w:p>
    <w:p w14:paraId="6A636A24" w14:textId="3B9289D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20" w:name="OLE_LINK356"/>
      <w:bookmarkStart w:id="21" w:name="OLE_LINK357"/>
      <w:r w:rsidRPr="00EA24F1">
        <w:rPr>
          <w:rFonts w:eastAsia="Times New Roman"/>
        </w:rPr>
        <w:t>Macquarie University</w:t>
      </w:r>
      <w:bookmarkEnd w:id="20"/>
      <w:bookmarkEnd w:id="21"/>
      <w:r w:rsidRPr="00EA24F1">
        <w:rPr>
          <w:rFonts w:eastAsia="Times New Roman"/>
        </w:rPr>
        <w:t>, North Ryde</w:t>
      </w:r>
      <w:del w:id="22" w:author="Nick Smith" w:date="2022-03-01T15:27:00Z">
        <w:r w:rsidRPr="00EA24F1" w:rsidDel="00B75AE8">
          <w:rPr>
            <w:rFonts w:eastAsia="Times New Roman"/>
          </w:rPr>
          <w:delText xml:space="preserve">, </w:delText>
        </w:r>
      </w:del>
      <w:del w:id="23" w:author="Nick Smith" w:date="2022-03-01T15:26:00Z">
        <w:r w:rsidRPr="00EA24F1" w:rsidDel="00B75AE8">
          <w:rPr>
            <w:rFonts w:eastAsia="Times New Roman"/>
          </w:rPr>
          <w:delText>NSW 2109</w:delText>
        </w:r>
      </w:del>
      <w:r w:rsidRPr="00EA24F1">
        <w:rPr>
          <w:rFonts w:eastAsia="Times New Roman"/>
        </w:rPr>
        <w:t>, Australia</w:t>
      </w:r>
    </w:p>
    <w:p w14:paraId="0B55ACEF" w14:textId="4B66E276" w:rsidR="00EA24F1" w:rsidRPr="00EA24F1" w:rsidRDefault="00EA24F1" w:rsidP="00B05AC4">
      <w:pPr>
        <w:spacing w:line="480" w:lineRule="auto"/>
        <w:contextualSpacing/>
        <w:rPr>
          <w:rFonts w:eastAsia="Times New Roman"/>
        </w:rPr>
      </w:pPr>
      <w:r>
        <w:rPr>
          <w:rFonts w:eastAsia="Times New Roman"/>
          <w:vertAlign w:val="superscript"/>
        </w:rPr>
        <w:t>5</w:t>
      </w:r>
      <w:bookmarkStart w:id="24" w:name="OLE_LINK242"/>
      <w:bookmarkStart w:id="25" w:name="OLE_LINK243"/>
      <w:bookmarkStart w:id="26" w:name="OLE_LINK361"/>
      <w:bookmarkStart w:id="27" w:name="OLE_LINK362"/>
      <w:r w:rsidRPr="00E81570">
        <w:rPr>
          <w:rFonts w:eastAsia="Times New Roman"/>
        </w:rPr>
        <w:t>Ministry of Education Key Laboratory for Earth System Modelling, Department of Earth System Science</w:t>
      </w:r>
      <w:bookmarkEnd w:id="24"/>
      <w:bookmarkEnd w:id="25"/>
      <w:bookmarkEnd w:id="26"/>
      <w:bookmarkEnd w:id="27"/>
      <w:r w:rsidRPr="00E81570">
        <w:rPr>
          <w:rFonts w:eastAsia="Times New Roman"/>
        </w:rPr>
        <w:t xml:space="preserve">, </w:t>
      </w:r>
      <w:bookmarkStart w:id="28" w:name="OLE_LINK240"/>
      <w:bookmarkStart w:id="29" w:name="OLE_LINK241"/>
      <w:bookmarkStart w:id="30" w:name="OLE_LINK360"/>
      <w:r w:rsidRPr="00E81570">
        <w:rPr>
          <w:rFonts w:eastAsia="Times New Roman"/>
        </w:rPr>
        <w:t>Tsinghua University</w:t>
      </w:r>
      <w:bookmarkEnd w:id="28"/>
      <w:bookmarkEnd w:id="29"/>
      <w:bookmarkEnd w:id="30"/>
      <w:r w:rsidRPr="00E81570">
        <w:rPr>
          <w:rFonts w:eastAsia="Times New Roman"/>
        </w:rPr>
        <w:t>, Beijing</w:t>
      </w:r>
      <w:del w:id="31" w:author="Nick Smith" w:date="2022-03-01T15:26:00Z">
        <w:r w:rsidRPr="00E81570" w:rsidDel="00B75AE8">
          <w:rPr>
            <w:rFonts w:eastAsia="Times New Roman"/>
          </w:rPr>
          <w:delText xml:space="preserve"> 100084</w:delText>
        </w:r>
      </w:del>
      <w:r w:rsidRPr="00E81570">
        <w:rPr>
          <w:rFonts w:eastAsia="Times New Roman"/>
        </w:rPr>
        <w:t>, China</w:t>
      </w:r>
    </w:p>
    <w:p w14:paraId="75F34000" w14:textId="22186FCF" w:rsidR="00361685" w:rsidRDefault="00EA24F1" w:rsidP="00B05AC4">
      <w:pPr>
        <w:spacing w:line="480" w:lineRule="auto"/>
        <w:contextualSpacing/>
        <w:rPr>
          <w:ins w:id="32" w:author="Nick Smith" w:date="2022-03-01T15:26:00Z"/>
          <w:rFonts w:eastAsia="Times New Roman"/>
          <w:color w:val="000000"/>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w:t>
      </w:r>
      <w:del w:id="33" w:author="Nick Smith" w:date="2022-03-01T15:26:00Z">
        <w:r w:rsidR="00B83AB1" w:rsidDel="00B75AE8">
          <w:rPr>
            <w:rFonts w:eastAsia="Times New Roman"/>
            <w:color w:val="000000"/>
          </w:rPr>
          <w:delText xml:space="preserve"> </w:delText>
        </w:r>
      </w:del>
    </w:p>
    <w:p w14:paraId="1E860F46" w14:textId="1549DC85" w:rsidR="00B75AE8" w:rsidRDefault="00B75AE8" w:rsidP="00B05AC4">
      <w:pPr>
        <w:spacing w:line="480" w:lineRule="auto"/>
        <w:contextualSpacing/>
        <w:rPr>
          <w:ins w:id="34" w:author="Nick Smith" w:date="2022-03-01T15:31:00Z"/>
          <w:rFonts w:eastAsia="Times New Roman"/>
        </w:rPr>
      </w:pPr>
      <w:ins w:id="35" w:author="Nick Smith" w:date="2022-03-01T15:26:00Z">
        <w:r>
          <w:rPr>
            <w:rFonts w:eastAsia="Times New Roman"/>
            <w:vertAlign w:val="superscript"/>
          </w:rPr>
          <w:t>9</w:t>
        </w:r>
        <w:r>
          <w:rPr>
            <w:rFonts w:eastAsia="Times New Roman"/>
          </w:rPr>
          <w:t>Department of Biological Sciences, Michigan Technological University, Houghton, MI, USA</w:t>
        </w:r>
      </w:ins>
    </w:p>
    <w:p w14:paraId="0CBF43CD" w14:textId="112F0225" w:rsidR="0050545A" w:rsidRDefault="0050545A" w:rsidP="0050545A">
      <w:pPr>
        <w:spacing w:line="480" w:lineRule="auto"/>
        <w:contextualSpacing/>
        <w:rPr>
          <w:ins w:id="36" w:author="Nick Smith" w:date="2022-03-01T15:34:00Z"/>
          <w:rFonts w:eastAsia="Times New Roman"/>
        </w:rPr>
      </w:pPr>
      <w:ins w:id="37" w:author="Nick Smith" w:date="2022-03-01T15:31:00Z">
        <w:r>
          <w:rPr>
            <w:rFonts w:eastAsia="Times New Roman"/>
            <w:vertAlign w:val="superscript"/>
          </w:rPr>
          <w:t>10</w:t>
        </w:r>
      </w:ins>
      <w:ins w:id="38" w:author="Nick Smith" w:date="2022-03-01T15:33:00Z">
        <w:r w:rsidRPr="0050545A">
          <w:rPr>
            <w:rFonts w:eastAsia="Times New Roman"/>
          </w:rPr>
          <w:t xml:space="preserve">Swiss Federal Institute for Forest, Snow and Landscape Research WSL, Community Ecology, </w:t>
        </w:r>
        <w:proofErr w:type="spellStart"/>
        <w:r w:rsidRPr="0050545A">
          <w:rPr>
            <w:rFonts w:eastAsia="Times New Roman"/>
          </w:rPr>
          <w:t>Birmensdorf</w:t>
        </w:r>
        <w:proofErr w:type="spellEnd"/>
        <w:r w:rsidRPr="0050545A">
          <w:rPr>
            <w:rFonts w:eastAsia="Times New Roman"/>
          </w:rPr>
          <w:t>, Switzerland</w:t>
        </w:r>
      </w:ins>
    </w:p>
    <w:p w14:paraId="04E57ECE" w14:textId="77777777" w:rsidR="00AB3D78" w:rsidRPr="00AB3D78" w:rsidRDefault="00AB3D78" w:rsidP="00AB3D78">
      <w:pPr>
        <w:spacing w:line="480" w:lineRule="auto"/>
        <w:contextualSpacing/>
        <w:rPr>
          <w:ins w:id="39" w:author="Nick Smith" w:date="2022-03-01T15:34:00Z"/>
          <w:rFonts w:eastAsia="Times New Roman"/>
          <w:rPrChange w:id="40" w:author="Nick Smith" w:date="2022-03-01T15:34:00Z">
            <w:rPr>
              <w:ins w:id="41" w:author="Nick Smith" w:date="2022-03-01T15:34:00Z"/>
              <w:rFonts w:eastAsia="Times New Roman"/>
              <w:vertAlign w:val="superscript"/>
            </w:rPr>
          </w:rPrChange>
        </w:rPr>
      </w:pPr>
      <w:ins w:id="42" w:author="Nick Smith" w:date="2022-03-01T15:34:00Z">
        <w:r>
          <w:rPr>
            <w:rFonts w:eastAsia="Times New Roman"/>
            <w:vertAlign w:val="superscript"/>
          </w:rPr>
          <w:t>11</w:t>
        </w:r>
        <w:r w:rsidRPr="00AB3D78">
          <w:rPr>
            <w:rFonts w:eastAsia="Times New Roman"/>
            <w:rPrChange w:id="43" w:author="Nick Smith" w:date="2022-03-01T15:34:00Z">
              <w:rPr>
                <w:rFonts w:eastAsia="Times New Roman"/>
                <w:vertAlign w:val="superscript"/>
              </w:rPr>
            </w:rPrChange>
          </w:rPr>
          <w:t>Forest Research Centre, School of Agriculture, University of Lisbon, Portugal</w:t>
        </w:r>
      </w:ins>
    </w:p>
    <w:p w14:paraId="053377E3" w14:textId="39ADB26F" w:rsidR="00AB3D78" w:rsidRPr="00AB3D78" w:rsidRDefault="00AB3D78" w:rsidP="00AB3D78">
      <w:pPr>
        <w:spacing w:line="480" w:lineRule="auto"/>
        <w:contextualSpacing/>
        <w:rPr>
          <w:ins w:id="44" w:author="Nick Smith" w:date="2022-03-01T15:36:00Z"/>
          <w:rFonts w:eastAsia="Times New Roman"/>
          <w:rPrChange w:id="45" w:author="Nick Smith" w:date="2022-03-01T15:36:00Z">
            <w:rPr>
              <w:ins w:id="46" w:author="Nick Smith" w:date="2022-03-01T15:36:00Z"/>
              <w:rFonts w:eastAsia="Times New Roman"/>
              <w:vertAlign w:val="superscript"/>
            </w:rPr>
          </w:rPrChange>
        </w:rPr>
      </w:pPr>
      <w:ins w:id="47" w:author="Nick Smith" w:date="2022-03-01T15:36:00Z">
        <w:r>
          <w:rPr>
            <w:rFonts w:eastAsia="Times New Roman"/>
            <w:vertAlign w:val="superscript"/>
          </w:rPr>
          <w:t>12</w:t>
        </w:r>
        <w:r w:rsidRPr="00AB3D78">
          <w:rPr>
            <w:rFonts w:eastAsia="Times New Roman"/>
            <w:rPrChange w:id="48" w:author="Nick Smith" w:date="2022-03-01T15:36:00Z">
              <w:rPr>
                <w:rFonts w:eastAsia="Times New Roman"/>
                <w:vertAlign w:val="superscript"/>
              </w:rPr>
            </w:rPrChange>
          </w:rPr>
          <w:t>Institute of Ecology, College of Urban and Environmental Science, Peking University, Beijing, China</w:t>
        </w:r>
      </w:ins>
    </w:p>
    <w:p w14:paraId="4D9DA698" w14:textId="111FF408" w:rsidR="0050545A" w:rsidRPr="0050545A" w:rsidDel="0050545A" w:rsidRDefault="0050545A" w:rsidP="00B05AC4">
      <w:pPr>
        <w:spacing w:line="480" w:lineRule="auto"/>
        <w:contextualSpacing/>
        <w:rPr>
          <w:del w:id="49" w:author="Nick Smith" w:date="2022-03-01T15:33:00Z"/>
          <w:rFonts w:eastAsia="Times New Roman"/>
        </w:rPr>
      </w:pPr>
    </w:p>
    <w:p w14:paraId="0FEB283B" w14:textId="77777777" w:rsidR="00361685" w:rsidRPr="00771C52" w:rsidRDefault="00361685" w:rsidP="00B05AC4">
      <w:pPr>
        <w:spacing w:line="480" w:lineRule="auto"/>
        <w:contextualSpacing/>
        <w:rPr>
          <w:rFonts w:eastAsia="Times New Roman"/>
        </w:rPr>
      </w:pPr>
      <w:del w:id="50" w:author="Nick Smith" w:date="2022-03-01T15:36:00Z">
        <w:r w:rsidRPr="00771C52" w:rsidDel="00AB3D78">
          <w:rPr>
            <w:rFonts w:eastAsia="Times New Roman"/>
            <w:color w:val="000000"/>
          </w:rPr>
          <w:delText> </w:delText>
        </w:r>
      </w:del>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0620141A" w:rsidR="00361685" w:rsidRDefault="00361685" w:rsidP="00B05AC4">
      <w:pPr>
        <w:spacing w:line="480" w:lineRule="auto"/>
        <w:contextualSpacing/>
        <w:rPr>
          <w:rFonts w:eastAsia="Times New Roman"/>
          <w:color w:val="000000"/>
        </w:rPr>
      </w:pPr>
      <w:del w:id="51" w:author="Nick Smith" w:date="2022-03-01T17:28:00Z">
        <w:r w:rsidRPr="00771C52" w:rsidDel="00603A9B">
          <w:rPr>
            <w:rFonts w:eastAsia="Times New Roman"/>
            <w:color w:val="000000"/>
          </w:rPr>
          <w:delText>Terrestrial carbon and nitrogen cycles are closely coupled. As such, t</w:delText>
        </w:r>
      </w:del>
      <w:ins w:id="52" w:author="Nick Smith" w:date="2022-03-01T17:28:00Z">
        <w:r w:rsidR="00603A9B">
          <w:rPr>
            <w:rFonts w:eastAsia="Times New Roman"/>
            <w:color w:val="000000"/>
          </w:rPr>
          <w:t>T</w:t>
        </w:r>
      </w:ins>
      <w:r w:rsidRPr="00771C52">
        <w:rPr>
          <w:rFonts w:eastAsia="Times New Roman"/>
          <w:color w:val="000000"/>
        </w:rPr>
        <w: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w:t>
      </w:r>
      <w:del w:id="53" w:author="Nick Smith" w:date="2022-03-01T16:00:00Z">
        <w:r w:rsidRPr="00771C52" w:rsidDel="00777F1D">
          <w:rPr>
            <w:rFonts w:eastAsia="Times New Roman"/>
            <w:color w:val="000000"/>
          </w:rPr>
          <w:delText xml:space="preserve">climate </w:delText>
        </w:r>
      </w:del>
      <w:ins w:id="54" w:author="Nick Smith" w:date="2022-03-01T16:00:00Z">
        <w:r w:rsidR="00777F1D">
          <w:rPr>
            <w:rFonts w:eastAsia="Times New Roman"/>
            <w:color w:val="000000"/>
          </w:rPr>
          <w:t xml:space="preserve">aboveground </w:t>
        </w:r>
      </w:ins>
      <w:ins w:id="55" w:author="Nick Smith" w:date="2022-03-01T16:01:00Z">
        <w:r w:rsidR="00777F1D">
          <w:rPr>
            <w:rFonts w:eastAsia="Times New Roman"/>
            <w:color w:val="000000"/>
          </w:rPr>
          <w:t>climate (</w:t>
        </w:r>
      </w:ins>
      <w:ins w:id="56" w:author="Nick Smith" w:date="2022-03-01T16:00:00Z">
        <w:r w:rsidR="00777F1D">
          <w:rPr>
            <w:rFonts w:eastAsia="Times New Roman"/>
            <w:color w:val="000000"/>
          </w:rPr>
          <w:t xml:space="preserve">light, temperature, and </w:t>
        </w:r>
      </w:ins>
      <w:ins w:id="57" w:author="Nick Smith" w:date="2022-03-01T17:31:00Z">
        <w:r w:rsidR="006E21A6">
          <w:rPr>
            <w:rFonts w:eastAsia="Times New Roman"/>
            <w:color w:val="000000"/>
          </w:rPr>
          <w:t>aridity</w:t>
        </w:r>
      </w:ins>
      <w:ins w:id="58" w:author="Nick Smith" w:date="2022-03-01T16:01:00Z">
        <w:r w:rsidR="00777F1D">
          <w:rPr>
            <w:rFonts w:eastAsia="Times New Roman"/>
            <w:color w:val="000000"/>
          </w:rPr>
          <w:t>)</w:t>
        </w:r>
      </w:ins>
      <w:ins w:id="59" w:author="Nick Smith" w:date="2022-03-01T16:00:00Z">
        <w:r w:rsidR="00777F1D" w:rsidRPr="00771C52">
          <w:rPr>
            <w:rFonts w:eastAsia="Times New Roman"/>
            <w:color w:val="000000"/>
          </w:rPr>
          <w:t xml:space="preserve"> </w:t>
        </w:r>
      </w:ins>
      <w:r w:rsidRPr="00771C52">
        <w:rPr>
          <w:rFonts w:eastAsia="Times New Roman"/>
          <w:color w:val="000000"/>
        </w:rPr>
        <w:t>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w:t>
      </w:r>
      <w:ins w:id="60" w:author="Nick Smith" w:date="2022-03-01T17:32:00Z">
        <w:r w:rsidR="006E21A6">
          <w:rPr>
            <w:rFonts w:eastAsia="Times New Roman"/>
            <w:color w:val="000000"/>
          </w:rPr>
          <w:t xml:space="preserve"> Covariate data included leaf mass per area</w:t>
        </w:r>
      </w:ins>
      <w:ins w:id="61" w:author="Nick Smith" w:date="2022-03-01T17:34:00Z">
        <w:r w:rsidR="006E21A6">
          <w:rPr>
            <w:rFonts w:eastAsia="Times New Roman"/>
            <w:color w:val="000000"/>
          </w:rPr>
          <w:t xml:space="preserve"> (</w:t>
        </w:r>
        <w:proofErr w:type="spellStart"/>
        <w:r w:rsidR="006E21A6">
          <w:rPr>
            <w:rFonts w:eastAsia="Times New Roman"/>
            <w:i/>
            <w:color w:val="000000"/>
          </w:rPr>
          <w:t>M</w:t>
        </w:r>
        <w:r w:rsidR="006E21A6">
          <w:rPr>
            <w:rFonts w:eastAsia="Times New Roman"/>
            <w:color w:val="000000"/>
            <w:vertAlign w:val="subscript"/>
          </w:rPr>
          <w:t>area</w:t>
        </w:r>
        <w:proofErr w:type="spellEnd"/>
        <w:r w:rsidR="006E21A6">
          <w:rPr>
            <w:rFonts w:eastAsia="Times New Roman"/>
            <w:color w:val="000000"/>
          </w:rPr>
          <w:t>)</w:t>
        </w:r>
      </w:ins>
      <w:ins w:id="62" w:author="Nick Smith" w:date="2022-03-01T17:32:00Z">
        <w:r w:rsidR="006E21A6">
          <w:rPr>
            <w:rFonts w:eastAsia="Times New Roman"/>
            <w:color w:val="000000"/>
          </w:rPr>
          <w:t xml:space="preserve"> and the ratio of leaf intracellular to ambient CO</w:t>
        </w:r>
      </w:ins>
      <w:ins w:id="63" w:author="Nick Smith" w:date="2022-03-01T17:33:00Z">
        <w:r w:rsidR="006E21A6">
          <w:rPr>
            <w:rFonts w:eastAsia="Times New Roman"/>
            <w:color w:val="000000"/>
            <w:vertAlign w:val="subscript"/>
          </w:rPr>
          <w:t>2</w:t>
        </w:r>
        <w:r w:rsidR="006E21A6">
          <w:rPr>
            <w:rFonts w:eastAsia="Times New Roman"/>
            <w:color w:val="000000"/>
          </w:rPr>
          <w:t xml:space="preserve"> (</w:t>
        </w:r>
        <w:r w:rsidR="006E21A6">
          <w:rPr>
            <w:rFonts w:eastAsia="Times New Roman"/>
            <w:color w:val="000000"/>
            <w:lang w:val="el-GR"/>
          </w:rPr>
          <w:t>χ</w:t>
        </w:r>
        <w:r w:rsidR="006E21A6">
          <w:rPr>
            <w:rFonts w:eastAsia="Times New Roman"/>
            <w:color w:val="000000"/>
          </w:rPr>
          <w:t>), which reflects stomatal responses to temperature, atmospheric pressure, and aridity.</w:t>
        </w:r>
      </w:ins>
      <w:r w:rsidRPr="00771C52">
        <w:rPr>
          <w:rFonts w:eastAsia="Times New Roman"/>
          <w:color w:val="000000"/>
        </w:rPr>
        <w:t xml:space="preserve">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proofErr w:type="spellStart"/>
      <w:ins w:id="64" w:author="Nick Smith" w:date="2022-03-01T17:34:00Z">
        <w:r w:rsidR="006E21A6">
          <w:rPr>
            <w:rFonts w:eastAsia="Times New Roman"/>
            <w:i/>
            <w:color w:val="000000"/>
          </w:rPr>
          <w:t>M</w:t>
        </w:r>
        <w:r w:rsidR="006E21A6">
          <w:rPr>
            <w:rFonts w:eastAsia="Times New Roman"/>
            <w:color w:val="000000"/>
            <w:vertAlign w:val="subscript"/>
          </w:rPr>
          <w:t>area</w:t>
        </w:r>
        <w:proofErr w:type="spellEnd"/>
        <w:r w:rsidR="006E21A6">
          <w:rPr>
            <w:rFonts w:eastAsia="Times New Roman"/>
            <w:color w:val="000000"/>
          </w:rPr>
          <w:t xml:space="preserve">, </w:t>
        </w:r>
        <w:r w:rsidR="006E21A6">
          <w:rPr>
            <w:rFonts w:eastAsia="Times New Roman"/>
            <w:color w:val="000000"/>
            <w:lang w:val="el-GR"/>
          </w:rPr>
          <w:t>χ</w:t>
        </w:r>
        <w:r w:rsidR="006E21A6">
          <w:rPr>
            <w:rFonts w:eastAsia="Times New Roman"/>
            <w:color w:val="000000"/>
          </w:rPr>
          <w:t>, temperature, and light availability</w:t>
        </w:r>
        <w:r w:rsidR="006E21A6" w:rsidDel="006E21A6">
          <w:rPr>
            <w:rFonts w:eastAsia="Times New Roman"/>
            <w:color w:val="000000"/>
          </w:rPr>
          <w:t xml:space="preserve"> </w:t>
        </w:r>
      </w:ins>
      <w:del w:id="65" w:author="Nick Smith" w:date="2022-03-01T17:34:00Z">
        <w:r w:rsidR="008C53AA" w:rsidDel="006E21A6">
          <w:rPr>
            <w:rFonts w:eastAsia="Times New Roman"/>
            <w:color w:val="000000"/>
          </w:rPr>
          <w:delText xml:space="preserve">leaf traits and climate </w:delText>
        </w:r>
      </w:del>
      <w:r w:rsidR="00162DE1">
        <w:rPr>
          <w:rFonts w:eastAsia="Times New Roman"/>
          <w:color w:val="000000"/>
        </w:rPr>
        <w:t xml:space="preserve">were generally </w:t>
      </w:r>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w:t>
      </w:r>
      <w:ins w:id="66" w:author="Nick Smith" w:date="2022-03-01T18:11:00Z">
        <w:r w:rsidR="00442B43">
          <w:rPr>
            <w:rFonts w:eastAsia="Times New Roman"/>
            <w:color w:val="000000"/>
          </w:rPr>
          <w:t xml:space="preserve">the </w:t>
        </w:r>
      </w:ins>
      <w:r w:rsidRPr="00771C52">
        <w:rPr>
          <w:rFonts w:eastAsia="Times New Roman"/>
          <w:color w:val="000000"/>
        </w:rPr>
        <w:t xml:space="preserve">soil </w:t>
      </w:r>
      <w:del w:id="67" w:author="Nick Smith" w:date="2022-03-01T18:11:00Z">
        <w:r w:rsidRPr="00771C52" w:rsidDel="00442B43">
          <w:rPr>
            <w:rFonts w:eastAsia="Times New Roman"/>
            <w:color w:val="000000"/>
          </w:rPr>
          <w:delText xml:space="preserve">nitrogen </w:delText>
        </w:r>
      </w:del>
      <w:ins w:id="68" w:author="Nick Smith" w:date="2022-03-01T18:11:00Z">
        <w:r w:rsidR="00442B43">
          <w:rPr>
            <w:rFonts w:eastAsia="Times New Roman"/>
            <w:color w:val="000000"/>
          </w:rPr>
          <w:t>nutrient</w:t>
        </w:r>
        <w:r w:rsidR="00442B43" w:rsidRPr="00771C52">
          <w:rPr>
            <w:rFonts w:eastAsia="Times New Roman"/>
            <w:color w:val="000000"/>
          </w:rPr>
          <w:t xml:space="preserve"> </w:t>
        </w:r>
      </w:ins>
      <w:r w:rsidR="008C53AA">
        <w:rPr>
          <w:rFonts w:eastAsia="Times New Roman"/>
          <w:color w:val="000000"/>
        </w:rPr>
        <w:t>treatment</w:t>
      </w:r>
      <w:ins w:id="69" w:author="Nick Smith" w:date="2022-03-01T18:11:00Z">
        <w:r w:rsidR="00442B43">
          <w:rPr>
            <w:rFonts w:eastAsia="Times New Roman"/>
            <w:color w:val="000000"/>
          </w:rPr>
          <w:t>s</w:t>
        </w:r>
      </w:ins>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 xml:space="preserve">re was a </w:t>
      </w:r>
      <w:del w:id="70" w:author="Nick Smith" w:date="2022-03-01T16:59:00Z">
        <w:r w:rsidR="00162DE1" w:rsidDel="00DC38BF">
          <w:rPr>
            <w:rFonts w:eastAsia="Times New Roman"/>
            <w:color w:val="000000"/>
          </w:rPr>
          <w:delText xml:space="preserve">weak </w:delText>
        </w:r>
      </w:del>
      <w:r w:rsidR="00162DE1">
        <w:rPr>
          <w:rFonts w:eastAsia="Times New Roman"/>
          <w:color w:val="000000"/>
        </w:rPr>
        <w:t>suggestion 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w:t>
      </w:r>
      <w:proofErr w:type="spellStart"/>
      <w:ins w:id="71" w:author="Nick Smith" w:date="2022-03-01T17:35:00Z">
        <w:r w:rsidR="006E21A6">
          <w:rPr>
            <w:rFonts w:eastAsia="Times New Roman"/>
            <w:i/>
            <w:color w:val="000000"/>
          </w:rPr>
          <w:t>M</w:t>
        </w:r>
        <w:r w:rsidR="006E21A6">
          <w:rPr>
            <w:rFonts w:eastAsia="Times New Roman"/>
            <w:color w:val="000000"/>
            <w:vertAlign w:val="subscript"/>
          </w:rPr>
          <w:t>area</w:t>
        </w:r>
      </w:ins>
      <w:proofErr w:type="spellEnd"/>
      <w:del w:id="72" w:author="Nick Smith" w:date="2022-03-01T17:35:00Z">
        <w:r w:rsidR="00D06FFF" w:rsidDel="006E21A6">
          <w:rPr>
            <w:rFonts w:eastAsia="Times New Roman"/>
            <w:color w:val="000000"/>
          </w:rPr>
          <w:delText>leaf mass per area</w:delText>
        </w:r>
      </w:del>
      <w:r w:rsidR="00D06FFF">
        <w:rPr>
          <w:rFonts w:eastAsia="Times New Roman"/>
          <w:color w:val="000000"/>
        </w:rPr>
        <w:t>,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del w:id="73" w:author="Nick Smith" w:date="2022-03-01T16:01:00Z">
        <w:r w:rsidR="00962F49" w:rsidDel="00777F1D">
          <w:rPr>
            <w:rFonts w:eastAsia="Times New Roman"/>
            <w:color w:val="000000"/>
          </w:rPr>
          <w:delText>are</w:delText>
        </w:r>
        <w:r w:rsidR="00962F49" w:rsidRPr="00771C52" w:rsidDel="00777F1D">
          <w:rPr>
            <w:rFonts w:eastAsia="Times New Roman"/>
            <w:color w:val="000000"/>
          </w:rPr>
          <w:delText xml:space="preserve"> </w:delText>
        </w:r>
      </w:del>
      <w:ins w:id="74" w:author="Nick Smith" w:date="2022-03-01T16:01:00Z">
        <w:r w:rsidR="00777F1D">
          <w:rPr>
            <w:rFonts w:eastAsia="Times New Roman"/>
            <w:color w:val="000000"/>
          </w:rPr>
          <w:t>are likely</w:t>
        </w:r>
        <w:r w:rsidR="00777F1D" w:rsidRPr="00771C52">
          <w:rPr>
            <w:rFonts w:eastAsia="Times New Roman"/>
            <w:color w:val="000000"/>
          </w:rPr>
          <w:t xml:space="preserve"> </w:t>
        </w:r>
      </w:ins>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r>
        <w:rPr>
          <w:rFonts w:eastAsia="Times New Roman"/>
          <w:b/>
        </w:rPr>
        <w:lastRenderedPageBreak/>
        <w:t>Keywords</w:t>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w:t>
      </w:r>
      <w:proofErr w:type="spellStart"/>
      <w:r>
        <w:rPr>
          <w:rFonts w:eastAsia="Times New Roman"/>
        </w:rPr>
        <w:t>NutNet</w:t>
      </w:r>
      <w:proofErr w:type="spellEnd"/>
      <w:r>
        <w:rPr>
          <w:rFonts w:eastAsia="Times New Roman"/>
        </w:rPr>
        <w: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47CD47E2"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xml:space="preserve">. Thus, nitrogen is an important regulator of carbon fluxes into terrestrial ecosystems, </w:t>
      </w:r>
      <w:ins w:id="75" w:author="Nick Smith" w:date="2022-03-01T17:00:00Z">
        <w:r w:rsidR="00DC38BF">
          <w:rPr>
            <w:rFonts w:eastAsia="Times New Roman"/>
            <w:color w:val="000000"/>
          </w:rPr>
          <w:t>and this is integrated into</w:t>
        </w:r>
        <w:r w:rsidR="00DC38BF" w:rsidRPr="008531D1">
          <w:rPr>
            <w:rFonts w:eastAsia="Times New Roman"/>
            <w:color w:val="000000"/>
          </w:rPr>
          <w:t xml:space="preserve"> Earth System Models (ESMs) that </w:t>
        </w:r>
        <w:r w:rsidR="00DC38BF">
          <w:rPr>
            <w:rFonts w:eastAsia="Times New Roman"/>
            <w:color w:val="000000"/>
          </w:rPr>
          <w:t>assume that nitrogen availability constrains</w:t>
        </w:r>
        <w:r w:rsidR="00DC38BF" w:rsidRPr="008531D1">
          <w:rPr>
            <w:rFonts w:eastAsia="Times New Roman"/>
            <w:color w:val="000000"/>
          </w:rPr>
          <w:t xml:space="preserve"> plant carbon assimilation</w:t>
        </w:r>
      </w:ins>
      <w:del w:id="76" w:author="Nick Smith" w:date="2022-03-01T17:00:00Z">
        <w:r w:rsidRPr="008531D1" w:rsidDel="00DC38BF">
          <w:rPr>
            <w:rFonts w:eastAsia="Times New Roman"/>
            <w:color w:val="000000"/>
          </w:rPr>
          <w:delText>as indicated by Earth System Models (ESMs) that simulate reduced plant carbon assimilation when nitrogen co</w:delText>
        </w:r>
        <w:r w:rsidRPr="001B44B1" w:rsidDel="00DC38BF">
          <w:rPr>
            <w:rFonts w:eastAsia="Times New Roman"/>
            <w:color w:val="000000"/>
          </w:rPr>
          <w:delText xml:space="preserve">nstraints are </w:delText>
        </w:r>
        <w:r w:rsidR="00D678C0" w:rsidDel="00DC38BF">
          <w:rPr>
            <w:rFonts w:eastAsia="Times New Roman"/>
            <w:color w:val="000000"/>
          </w:rPr>
          <w:delText>imposed</w:delText>
        </w:r>
      </w:del>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xml:space="preserve">. Given </w:t>
      </w:r>
      <w:del w:id="77" w:author="Nick Smith" w:date="2022-03-01T17:01:00Z">
        <w:r w:rsidRPr="008531D1" w:rsidDel="00DC38BF">
          <w:rPr>
            <w:rFonts w:eastAsia="Times New Roman"/>
            <w:color w:val="000000"/>
          </w:rPr>
          <w:delText>ongoing addition</w:delText>
        </w:r>
      </w:del>
      <w:ins w:id="78" w:author="Nick Smith" w:date="2022-03-01T17:01:00Z">
        <w:r w:rsidR="00DC38BF">
          <w:rPr>
            <w:rFonts w:eastAsia="Times New Roman"/>
            <w:color w:val="000000"/>
          </w:rPr>
          <w:t>increasing supplies</w:t>
        </w:r>
      </w:ins>
      <w:r w:rsidRPr="008531D1">
        <w:rPr>
          <w:rFonts w:eastAsia="Times New Roman"/>
          <w:color w:val="000000"/>
        </w:rPr>
        <w:t xml:space="preserve">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 xml:space="preserve">nitrogen </w:t>
      </w:r>
      <w:del w:id="79" w:author="Nick Smith" w:date="2022-03-01T17:01:00Z">
        <w:r w:rsidR="00AB7D42" w:rsidDel="004918CF">
          <w:rPr>
            <w:rFonts w:eastAsia="Times New Roman"/>
            <w:color w:val="000000"/>
          </w:rPr>
          <w:delText>addition</w:delText>
        </w:r>
        <w:r w:rsidR="00AB7D42" w:rsidRPr="008531D1" w:rsidDel="004918CF">
          <w:rPr>
            <w:rFonts w:eastAsia="Times New Roman"/>
            <w:color w:val="000000"/>
          </w:rPr>
          <w:delText xml:space="preserve"> </w:delText>
        </w:r>
      </w:del>
      <w:ins w:id="80" w:author="Nick Smith" w:date="2022-03-01T17:01:00Z">
        <w:r w:rsidR="004918CF">
          <w:rPr>
            <w:rFonts w:eastAsia="Times New Roman"/>
            <w:color w:val="000000"/>
          </w:rPr>
          <w:t>supply</w:t>
        </w:r>
        <w:r w:rsidR="004918CF" w:rsidRPr="008531D1">
          <w:rPr>
            <w:rFonts w:eastAsia="Times New Roman"/>
            <w:color w:val="000000"/>
          </w:rPr>
          <w:t xml:space="preserve"> </w:t>
        </w:r>
      </w:ins>
      <w:r w:rsidRPr="008531D1">
        <w:rPr>
          <w:rFonts w:eastAsia="Times New Roman"/>
          <w:color w:val="000000"/>
        </w:rPr>
        <w:t>will manifest itself in terrestrial ecosystems to reliably predict the rate and magnitude of future climate change.</w:t>
      </w:r>
    </w:p>
    <w:p w14:paraId="72C221CD" w14:textId="507934F0" w:rsidR="00361685" w:rsidRPr="00771C52" w:rsidRDefault="00361685" w:rsidP="00B05AC4">
      <w:pPr>
        <w:spacing w:line="480" w:lineRule="auto"/>
        <w:contextualSpacing/>
        <w:rPr>
          <w:rFonts w:eastAsia="Times New Roman"/>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thought to be the result of </w:t>
      </w:r>
      <w:del w:id="81" w:author="Nick Smith" w:date="2022-03-01T16:02:00Z">
        <w:r w:rsidRPr="001B44B1" w:rsidDel="007C62D7">
          <w:rPr>
            <w:rFonts w:eastAsia="Times New Roman"/>
            <w:color w:val="000000"/>
          </w:rPr>
          <w:delText xml:space="preserve">the fact that </w:delText>
        </w:r>
      </w:del>
      <w:r w:rsidRPr="001B44B1">
        <w:rPr>
          <w:rFonts w:eastAsia="Times New Roman"/>
          <w:color w:val="000000"/>
        </w:rPr>
        <w:t xml:space="preserve">photosynthetic enzymes </w:t>
      </w:r>
      <w:del w:id="82" w:author="Nick Smith" w:date="2022-03-01T16:02:00Z">
        <w:r w:rsidRPr="001B44B1" w:rsidDel="007C62D7">
          <w:rPr>
            <w:rFonts w:eastAsia="Times New Roman"/>
            <w:color w:val="000000"/>
          </w:rPr>
          <w:delText>are typically</w:delText>
        </w:r>
      </w:del>
      <w:ins w:id="83" w:author="Nick Smith" w:date="2022-03-01T16:02:00Z">
        <w:r w:rsidR="007C62D7">
          <w:rPr>
            <w:rFonts w:eastAsia="Times New Roman"/>
            <w:color w:val="000000"/>
          </w:rPr>
          <w:t>being</w:t>
        </w:r>
      </w:ins>
      <w:r w:rsidRPr="001B44B1">
        <w:rPr>
          <w:rFonts w:eastAsia="Times New Roman"/>
          <w:color w:val="000000"/>
        </w:rPr>
        <w:t xml:space="preserve">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2DE25F30"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w:t>
      </w:r>
      <w:ins w:id="84" w:author="Nick Smith" w:date="2022-03-01T16:05:00Z">
        <w:r w:rsidR="00990895">
          <w:lastRenderedPageBreak/>
          <w:t xml:space="preserve">Additionally, </w:t>
        </w:r>
      </w:ins>
      <w:ins w:id="85" w:author="Nick Smith" w:date="2022-03-01T17:36:00Z">
        <w:r w:rsidR="0052684F">
          <w:t xml:space="preserve">the </w:t>
        </w:r>
      </w:ins>
      <w:ins w:id="86" w:author="Nick Smith" w:date="2022-03-01T16:05:00Z">
        <w:r w:rsidR="00990895">
          <w:t xml:space="preserve">data from </w:t>
        </w:r>
      </w:ins>
      <w:ins w:id="87" w:author="Nick Smith" w:date="2022-03-01T17:35:00Z">
        <w:r w:rsidR="0052684F">
          <w:t>the</w:t>
        </w:r>
      </w:ins>
      <w:ins w:id="88" w:author="Nick Smith" w:date="2022-03-01T16:05:00Z">
        <w:r w:rsidR="00990895">
          <w:t xml:space="preserve"> globally distributed experiment</w:t>
        </w:r>
      </w:ins>
      <w:ins w:id="89" w:author="Nick Smith" w:date="2022-03-01T17:35:00Z">
        <w:r w:rsidR="0052684F">
          <w:t xml:space="preserve"> used</w:t>
        </w:r>
      </w:ins>
      <w:ins w:id="90" w:author="Nick Smith" w:date="2022-03-01T16:05:00Z">
        <w:r w:rsidR="00990895">
          <w:t xml:space="preserve"> </w:t>
        </w:r>
      </w:ins>
      <w:ins w:id="91" w:author="Nick Smith" w:date="2022-03-01T17:36:00Z">
        <w:r w:rsidR="0052684F">
          <w:t xml:space="preserve">here </w:t>
        </w:r>
      </w:ins>
      <w:ins w:id="92" w:author="Nick Smith" w:date="2022-03-01T16:05:00Z">
        <w:r w:rsidR="00990895">
          <w:t>indicated that soil nitrogen addition drove an increase in leaf nitrogen per unit leaf mass (</w:t>
        </w:r>
        <w:proofErr w:type="spellStart"/>
        <w:r w:rsidR="00990895">
          <w:rPr>
            <w:i/>
            <w:iCs/>
          </w:rPr>
          <w:t>N</w:t>
        </w:r>
        <w:r w:rsidR="00990895">
          <w:rPr>
            <w:vertAlign w:val="subscript"/>
          </w:rPr>
          <w:t>mass</w:t>
        </w:r>
        <w:proofErr w:type="spellEnd"/>
        <w:r w:rsidR="00990895">
          <w:t>), with negligible impacts on leaf mass per area</w:t>
        </w:r>
      </w:ins>
      <w:del w:id="93" w:author="Nick Smith" w:date="2022-03-01T16:05:00Z">
        <w:r w:rsidR="00EC110E" w:rsidDel="00990895">
          <w:rPr>
            <w:rFonts w:eastAsia="Times New Roman"/>
            <w:color w:val="000000"/>
          </w:rPr>
          <w:delText>Additionally, data from a</w:delText>
        </w:r>
        <w:r w:rsidR="00472FC8" w:rsidDel="00990895">
          <w:rPr>
            <w:rFonts w:eastAsia="Times New Roman"/>
            <w:color w:val="000000"/>
          </w:rPr>
          <w:delText xml:space="preserve"> globally distributed experiment</w:delText>
        </w:r>
        <w:r w:rsidR="00EC110E" w:rsidDel="00990895">
          <w:rPr>
            <w:rFonts w:eastAsia="Times New Roman"/>
            <w:color w:val="000000"/>
          </w:rPr>
          <w:delText xml:space="preserve"> was found to show this positive relationship as inferred from an increase in leaf nitrogen per unit leaf </w:delText>
        </w:r>
        <w:r w:rsidR="00EC110E" w:rsidRPr="00EC110E" w:rsidDel="00990895">
          <w:rPr>
            <w:rFonts w:eastAsia="Times New Roman"/>
            <w:color w:val="000000"/>
          </w:rPr>
          <w:delText>mass</w:delText>
        </w:r>
        <w:r w:rsidR="00EC110E" w:rsidDel="00990895">
          <w:rPr>
            <w:rFonts w:eastAsia="Times New Roman"/>
            <w:color w:val="000000"/>
          </w:rPr>
          <w:delText xml:space="preserve"> </w:delText>
        </w:r>
        <w:r w:rsidR="00EC110E" w:rsidRPr="00EC110E" w:rsidDel="00990895">
          <w:rPr>
            <w:rFonts w:eastAsia="Times New Roman"/>
            <w:color w:val="000000"/>
          </w:rPr>
          <w:delText>(</w:delText>
        </w:r>
        <w:r w:rsidR="00EC110E" w:rsidRPr="00EC110E" w:rsidDel="00990895">
          <w:rPr>
            <w:rFonts w:eastAsia="Times New Roman"/>
            <w:i/>
            <w:color w:val="000000"/>
          </w:rPr>
          <w:delText>N</w:delText>
        </w:r>
        <w:r w:rsidR="00EC110E" w:rsidRPr="00EC110E" w:rsidDel="00990895">
          <w:rPr>
            <w:rFonts w:eastAsia="Times New Roman"/>
            <w:color w:val="000000"/>
            <w:vertAlign w:val="subscript"/>
          </w:rPr>
          <w:delText>mass</w:delText>
        </w:r>
        <w:r w:rsidR="00EC110E" w:rsidDel="00990895">
          <w:rPr>
            <w:rFonts w:eastAsia="Times New Roman"/>
            <w:color w:val="000000"/>
          </w:rPr>
          <w:delText>) with added soil nitrogen, but no change in leaf mass per area</w:delText>
        </w:r>
      </w:del>
      <w:r w:rsidR="00472FC8">
        <w:rPr>
          <w:rFonts w:eastAsia="Times New Roman"/>
          <w:color w:val="000000"/>
        </w:rPr>
        <w:t xml:space="preserve"> </w:t>
      </w:r>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w:t>
      </w:r>
      <w:ins w:id="94" w:author="Nick Smith" w:date="2022-03-01T16:05:00Z">
        <w:r w:rsidR="006B3893" w:rsidRPr="008531D1">
          <w:rPr>
            <w:rFonts w:eastAsia="Times New Roman"/>
            <w:color w:val="000000"/>
          </w:rPr>
          <w:t>Th</w:t>
        </w:r>
        <w:r w:rsidR="006B3893">
          <w:rPr>
            <w:rFonts w:eastAsia="Times New Roman"/>
            <w:color w:val="000000"/>
          </w:rPr>
          <w:t xml:space="preserve">is </w:t>
        </w:r>
        <w:r w:rsidR="006B3893" w:rsidRPr="008531D1">
          <w:rPr>
            <w:rFonts w:eastAsia="Times New Roman"/>
            <w:color w:val="000000"/>
          </w:rPr>
          <w:t>stud</w:t>
        </w:r>
        <w:r w:rsidR="006B3893">
          <w:rPr>
            <w:rFonts w:eastAsia="Times New Roman"/>
            <w:color w:val="000000"/>
          </w:rPr>
          <w:t>y</w:t>
        </w:r>
        <w:r w:rsidR="006B3893" w:rsidRPr="008531D1">
          <w:rPr>
            <w:rFonts w:eastAsia="Times New Roman"/>
            <w:color w:val="000000"/>
          </w:rPr>
          <w:t xml:space="preserve"> </w:t>
        </w:r>
        <w:r w:rsidR="006B3893">
          <w:rPr>
            <w:rFonts w:eastAsia="Times New Roman"/>
            <w:color w:val="000000"/>
          </w:rPr>
          <w:t>posited</w:t>
        </w:r>
        <w:r w:rsidR="006B3893" w:rsidRPr="008531D1">
          <w:rPr>
            <w:rFonts w:eastAsia="Times New Roman"/>
            <w:color w:val="000000"/>
          </w:rPr>
          <w:t xml:space="preserve"> that th</w:t>
        </w:r>
        <w:r w:rsidR="006B3893">
          <w:rPr>
            <w:rFonts w:eastAsia="Times New Roman"/>
            <w:color w:val="000000"/>
          </w:rPr>
          <w:t>e</w:t>
        </w:r>
        <w:r w:rsidR="006B3893" w:rsidRPr="008531D1">
          <w:rPr>
            <w:rFonts w:eastAsia="Times New Roman"/>
            <w:color w:val="000000"/>
          </w:rPr>
          <w:t xml:space="preserve"> positive correlation</w:t>
        </w:r>
        <w:r w:rsidR="006B3893">
          <w:rPr>
            <w:rFonts w:eastAsia="Times New Roman"/>
            <w:color w:val="000000"/>
          </w:rPr>
          <w:t xml:space="preserve"> between added soil nitrogen and </w:t>
        </w:r>
        <w:proofErr w:type="spellStart"/>
        <w:r w:rsidR="006B3893" w:rsidRPr="00EC110E">
          <w:rPr>
            <w:rFonts w:eastAsia="Times New Roman"/>
            <w:i/>
            <w:color w:val="000000"/>
          </w:rPr>
          <w:t>N</w:t>
        </w:r>
        <w:r w:rsidR="006B3893" w:rsidRPr="00EC110E">
          <w:rPr>
            <w:rFonts w:eastAsia="Times New Roman"/>
            <w:color w:val="000000"/>
            <w:vertAlign w:val="subscript"/>
          </w:rPr>
          <w:t>mass</w:t>
        </w:r>
        <w:proofErr w:type="spellEnd"/>
        <w:r w:rsidR="006B3893">
          <w:rPr>
            <w:rFonts w:eastAsia="Times New Roman"/>
            <w:color w:val="000000"/>
          </w:rPr>
          <w:t xml:space="preserve"> </w:t>
        </w:r>
        <w:r w:rsidR="006B3893">
          <w:t>stems from plants allocating additional nitrogen to build nitrogen-rich proteins,</w:t>
        </w:r>
        <w:r w:rsidR="006B3893" w:rsidRPr="008531D1">
          <w:rPr>
            <w:rFonts w:eastAsia="Times New Roman"/>
            <w:color w:val="000000"/>
          </w:rPr>
          <w:t xml:space="preserve"> </w:t>
        </w:r>
        <w:r w:rsidR="006B3893" w:rsidRPr="001B44B1">
          <w:rPr>
            <w:rFonts w:eastAsia="Times New Roman"/>
            <w:color w:val="000000"/>
          </w:rPr>
          <w:t>such as Ribulose-1,5-bisphosphate</w:t>
        </w:r>
        <w:r w:rsidR="006B3893">
          <w:rPr>
            <w:rFonts w:eastAsia="Times New Roman"/>
            <w:color w:val="000000"/>
          </w:rPr>
          <w:t xml:space="preserve"> carboxylase-oxygenase</w:t>
        </w:r>
        <w:r w:rsidR="006B3893" w:rsidRPr="001B44B1">
          <w:rPr>
            <w:rFonts w:eastAsia="Times New Roman"/>
            <w:color w:val="000000"/>
          </w:rPr>
          <w:t xml:space="preserve"> (Rubisco)</w:t>
        </w:r>
        <w:r w:rsidR="006B3893">
          <w:rPr>
            <w:rFonts w:eastAsia="Times New Roman"/>
            <w:color w:val="000000"/>
          </w:rPr>
          <w:t xml:space="preserve"> enzymes</w:t>
        </w:r>
      </w:ins>
      <w:del w:id="95" w:author="Nick Smith" w:date="2022-03-01T16:05:00Z">
        <w:r w:rsidRPr="008531D1" w:rsidDel="006B3893">
          <w:rPr>
            <w:rFonts w:eastAsia="Times New Roman"/>
            <w:color w:val="000000"/>
          </w:rPr>
          <w:delText xml:space="preserve">These studies generally </w:delText>
        </w:r>
        <w:r w:rsidR="00403D54" w:rsidDel="006B3893">
          <w:rPr>
            <w:rFonts w:eastAsia="Times New Roman"/>
            <w:color w:val="000000"/>
          </w:rPr>
          <w:delText>posit</w:delText>
        </w:r>
        <w:r w:rsidR="00403D54" w:rsidRPr="008531D1" w:rsidDel="006B3893">
          <w:rPr>
            <w:rFonts w:eastAsia="Times New Roman"/>
            <w:color w:val="000000"/>
          </w:rPr>
          <w:delText xml:space="preserve"> </w:delText>
        </w:r>
        <w:r w:rsidRPr="008531D1" w:rsidDel="006B3893">
          <w:rPr>
            <w:rFonts w:eastAsia="Times New Roman"/>
            <w:color w:val="000000"/>
          </w:rPr>
          <w:delText>that this positive correlation</w:delText>
        </w:r>
        <w:r w:rsidR="00403D54" w:rsidDel="006B3893">
          <w:rPr>
            <w:rFonts w:eastAsia="Times New Roman"/>
            <w:color w:val="000000"/>
          </w:rPr>
          <w:delText xml:space="preserve"> </w:delText>
        </w:r>
      </w:del>
      <w:del w:id="96" w:author="Nick Smith" w:date="2022-03-01T15:42:00Z">
        <w:r w:rsidR="00403D54" w:rsidDel="005C7A64">
          <w:delText xml:space="preserve">this positive correlation </w:delText>
        </w:r>
      </w:del>
      <w:del w:id="97" w:author="Nick Smith" w:date="2022-03-01T16:05:00Z">
        <w:r w:rsidR="00403D54" w:rsidDel="006B3893">
          <w:delText>stems from plants allocating additional nitrogen to build nitrogen-rich proteins</w:delText>
        </w:r>
        <w:r w:rsidRPr="008531D1" w:rsidDel="006B3893">
          <w:rPr>
            <w:rFonts w:eastAsia="Times New Roman"/>
            <w:color w:val="000000"/>
          </w:rPr>
          <w:delText xml:space="preserve"> </w:delText>
        </w:r>
        <w:r w:rsidRPr="001B44B1" w:rsidDel="006B3893">
          <w:rPr>
            <w:rFonts w:eastAsia="Times New Roman"/>
            <w:color w:val="000000"/>
          </w:rPr>
          <w:delText>such as Ribulose-1,5-bisphosphate (Rubisco)</w:delText>
        </w:r>
      </w:del>
      <w:r w:rsidRPr="001B44B1">
        <w:rPr>
          <w:rFonts w:eastAsia="Times New Roman"/>
          <w:color w:val="000000"/>
        </w:rPr>
        <w:t xml:space="preserve">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98" w:author="Nick Smith" w:date="2022-03-01T16:06:00Z">
        <w:r w:rsidRPr="001B44B1" w:rsidDel="006B3893">
          <w:rPr>
            <w:rFonts w:eastAsia="Times New Roman"/>
            <w:color w:val="000000"/>
          </w:rPr>
          <w:delText xml:space="preserve">a </w:delText>
        </w:r>
      </w:del>
      <w:r w:rsidRPr="001B44B1">
        <w:rPr>
          <w:rFonts w:eastAsia="Times New Roman"/>
          <w:color w:val="000000"/>
        </w:rPr>
        <w:t xml:space="preserve">wasteful </w:t>
      </w:r>
      <w:del w:id="99" w:author="Nick Smith" w:date="2022-03-01T16:06:00Z">
        <w:r w:rsidRPr="001B44B1" w:rsidDel="006B389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100" w:author="Nick Smith" w:date="2022-03-01T16:06:00Z">
        <w:r w:rsidRPr="001B44B1" w:rsidDel="006B3893">
          <w:rPr>
            <w:rFonts w:eastAsia="Times New Roman"/>
            <w:color w:val="000000"/>
          </w:rPr>
          <w:delText xml:space="preserve">it was </w:delText>
        </w:r>
      </w:del>
      <w:r w:rsidRPr="001B44B1">
        <w:rPr>
          <w:rFonts w:eastAsia="Times New Roman"/>
          <w:color w:val="000000"/>
        </w:rPr>
        <w:t xml:space="preserve">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101" w:author="Nick Smith" w:date="2022-03-01T16:06:00Z">
        <w:r w:rsidRPr="00771C52" w:rsidDel="006B3893">
          <w:rPr>
            <w:rFonts w:eastAsia="Times New Roman"/>
            <w:color w:val="000000"/>
          </w:rPr>
          <w:delText xml:space="preserve">a </w:delText>
        </w:r>
      </w:del>
      <w:r w:rsidRPr="00771C52">
        <w:rPr>
          <w:rFonts w:eastAsia="Times New Roman"/>
          <w:color w:val="000000"/>
        </w:rPr>
        <w:t>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4BC31C65"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w:t>
      </w:r>
      <w:ins w:id="102" w:author="Nick Smith" w:date="2022-03-01T16:12:00Z">
        <w:r w:rsidR="002B36EC">
          <w:rPr>
            <w:rFonts w:eastAsia="Times New Roman"/>
            <w:color w:val="000000"/>
          </w:rPr>
          <w:t xml:space="preserve"> climate</w:t>
        </w:r>
      </w:ins>
      <w:r w:rsidR="003704D1">
        <w:rPr>
          <w:rFonts w:eastAsia="Times New Roman"/>
          <w:color w:val="000000"/>
        </w:rPr>
        <w:t xml:space="preserve"> </w:t>
      </w:r>
      <w:ins w:id="103" w:author="Nick Smith" w:date="2022-03-01T16:12:00Z">
        <w:r w:rsidR="002B36EC">
          <w:rPr>
            <w:rFonts w:eastAsia="Times New Roman"/>
            <w:color w:val="000000"/>
          </w:rPr>
          <w:t>(</w:t>
        </w:r>
      </w:ins>
      <w:del w:id="104" w:author="Nick Smith" w:date="2022-03-01T16:07:00Z">
        <w:r w:rsidR="003704D1" w:rsidDel="006B3893">
          <w:rPr>
            <w:rFonts w:eastAsia="Times New Roman"/>
            <w:color w:val="000000"/>
          </w:rPr>
          <w:delText>climate</w:delText>
        </w:r>
        <w:r w:rsidR="00864535" w:rsidDel="006B3893">
          <w:rPr>
            <w:rFonts w:eastAsia="Times New Roman"/>
            <w:color w:val="000000"/>
          </w:rPr>
          <w:delText xml:space="preserve"> and light</w:delText>
        </w:r>
        <w:r w:rsidR="003704D1" w:rsidDel="006B3893">
          <w:rPr>
            <w:rFonts w:eastAsia="Times New Roman"/>
            <w:color w:val="000000"/>
          </w:rPr>
          <w:delText>-driven</w:delText>
        </w:r>
        <w:r w:rsidRPr="00771C52" w:rsidDel="006B3893">
          <w:rPr>
            <w:rFonts w:eastAsia="Times New Roman"/>
            <w:color w:val="000000"/>
          </w:rPr>
          <w:delText xml:space="preserve"> nitrogen demand</w:delText>
        </w:r>
      </w:del>
      <w:ins w:id="105" w:author="Nick Smith" w:date="2022-03-01T16:07:00Z">
        <w:r w:rsidR="006B3893">
          <w:rPr>
            <w:rFonts w:eastAsia="Times New Roman"/>
            <w:color w:val="000000"/>
          </w:rPr>
          <w:t xml:space="preserve">temperature, light, and </w:t>
        </w:r>
      </w:ins>
      <w:ins w:id="106" w:author="Nick Smith" w:date="2022-03-01T16:42:00Z">
        <w:r w:rsidR="00957190">
          <w:rPr>
            <w:rFonts w:eastAsia="Times New Roman"/>
            <w:color w:val="000000"/>
          </w:rPr>
          <w:t>aridity</w:t>
        </w:r>
      </w:ins>
      <w:ins w:id="107" w:author="Nick Smith" w:date="2022-03-01T16:12:00Z">
        <w:r w:rsidR="002B36EC">
          <w:rPr>
            <w:rFonts w:eastAsia="Times New Roman"/>
            <w:color w:val="000000"/>
          </w:rPr>
          <w:t>)</w:t>
        </w:r>
      </w:ins>
      <w:r w:rsidRPr="00771C52">
        <w:rPr>
          <w:rFonts w:eastAsia="Times New Roman"/>
          <w:color w:val="000000"/>
        </w:rPr>
        <w:t xml:space="preserve">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ins w:id="108" w:author="Nick Smith" w:date="2022-03-01T16:08:00Z">
        <w:r w:rsidR="00225633">
          <w:rPr>
            <w:rFonts w:eastAsia="Times New Roman"/>
            <w:color w:val="000000"/>
          </w:rPr>
          <w:t>,</w:t>
        </w:r>
      </w:ins>
      <w:r w:rsidRPr="008531D1">
        <w:rPr>
          <w:rFonts w:eastAsia="Times New Roman"/>
          <w:color w:val="000000"/>
        </w:rPr>
        <w:t xml:space="preserve"> </w:t>
      </w:r>
      <w:del w:id="109" w:author="Nick Smith" w:date="2022-03-01T16:08:00Z">
        <w:r w:rsidRPr="008531D1" w:rsidDel="00225633">
          <w:rPr>
            <w:rFonts w:eastAsia="Times New Roman"/>
            <w:color w:val="000000"/>
          </w:rPr>
          <w:delText xml:space="preserve">and </w:delText>
        </w:r>
      </w:del>
      <w:r w:rsidRPr="008531D1">
        <w:rPr>
          <w:rFonts w:eastAsia="Times New Roman"/>
          <w:color w:val="000000"/>
        </w:rPr>
        <w:t>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ins w:id="110" w:author="Nick Smith" w:date="2022-03-01T16:08:00Z">
        <w:r w:rsidR="00225633">
          <w:rPr>
            <w:rFonts w:eastAsia="Times New Roman"/>
            <w:color w:val="000000"/>
          </w:rPr>
          <w:t xml:space="preserve">, and increases </w:t>
        </w:r>
      </w:ins>
      <w:ins w:id="111" w:author="Nick Smith" w:date="2022-03-01T16:09:00Z">
        <w:r w:rsidR="00225633">
          <w:rPr>
            <w:rFonts w:eastAsia="Times New Roman"/>
            <w:color w:val="000000"/>
          </w:rPr>
          <w:t xml:space="preserve">with </w:t>
        </w:r>
      </w:ins>
      <w:ins w:id="112" w:author="Nick Smith" w:date="2022-03-01T16:42:00Z">
        <w:r w:rsidR="00957190">
          <w:rPr>
            <w:rFonts w:eastAsia="Times New Roman"/>
            <w:color w:val="000000"/>
          </w:rPr>
          <w:t>aridity</w:t>
        </w:r>
      </w:ins>
      <w:ins w:id="113" w:author="Nick Smith" w:date="2022-03-01T16:09:00Z">
        <w:r w:rsidR="00225633">
          <w:rPr>
            <w:rFonts w:eastAsia="Times New Roman"/>
            <w:color w:val="000000"/>
          </w:rPr>
          <w:t xml:space="preserve"> to maximize light use at lower stomatal conductance </w:t>
        </w:r>
      </w:ins>
      <w:ins w:id="114" w:author="Nick Smith" w:date="2022-03-01T16:10:00Z">
        <w:r w:rsidR="00225633">
          <w:rPr>
            <w:rFonts w:eastAsia="Times New Roman"/>
            <w:color w:val="000000"/>
          </w:rPr>
          <w:fldChar w:fldCharType="begin" w:fldLock="1"/>
        </w:r>
      </w:ins>
      <w:r w:rsidR="00346196">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Prentice &lt;i&gt;et al.&lt;/i&gt;, 2014)","plainTextFormattedCitation":"(Wright et al., 2003; Prentice et al., 2014)","previouslyFormattedCitation":"(Wright &lt;i&gt;et al.&lt;/i&gt;, 2003; Prentice &lt;i&gt;et al.&lt;/i&gt;, 2014)"},"properties":{"noteIndex":0},"schema":"https://github.com/citation-style-language/schema/raw/master/csl-citation.json"}</w:instrText>
      </w:r>
      <w:r w:rsidR="00225633">
        <w:rPr>
          <w:rFonts w:eastAsia="Times New Roman"/>
          <w:color w:val="000000"/>
        </w:rPr>
        <w:fldChar w:fldCharType="separate"/>
      </w:r>
      <w:r w:rsidR="00225633" w:rsidRPr="00225633">
        <w:rPr>
          <w:rFonts w:eastAsia="Times New Roman"/>
          <w:noProof/>
          <w:color w:val="000000"/>
        </w:rPr>
        <w:t xml:space="preserve">(Wright </w:t>
      </w:r>
      <w:r w:rsidR="00225633" w:rsidRPr="00225633">
        <w:rPr>
          <w:rFonts w:eastAsia="Times New Roman"/>
          <w:i/>
          <w:noProof/>
          <w:color w:val="000000"/>
        </w:rPr>
        <w:t>et al.</w:t>
      </w:r>
      <w:r w:rsidR="00225633" w:rsidRPr="00225633">
        <w:rPr>
          <w:rFonts w:eastAsia="Times New Roman"/>
          <w:noProof/>
          <w:color w:val="000000"/>
        </w:rPr>
        <w:t xml:space="preserve">, 2003; Prentice </w:t>
      </w:r>
      <w:r w:rsidR="00225633" w:rsidRPr="00225633">
        <w:rPr>
          <w:rFonts w:eastAsia="Times New Roman"/>
          <w:i/>
          <w:noProof/>
          <w:color w:val="000000"/>
        </w:rPr>
        <w:t>et al.</w:t>
      </w:r>
      <w:r w:rsidR="00225633" w:rsidRPr="00225633">
        <w:rPr>
          <w:rFonts w:eastAsia="Times New Roman"/>
          <w:noProof/>
          <w:color w:val="000000"/>
        </w:rPr>
        <w:t>, 2014)</w:t>
      </w:r>
      <w:ins w:id="115" w:author="Nick Smith" w:date="2022-03-01T16:10:00Z">
        <w:r w:rsidR="00225633">
          <w:rPr>
            <w:rFonts w:eastAsia="Times New Roman"/>
            <w:color w:val="000000"/>
          </w:rPr>
          <w:fldChar w:fldCharType="end"/>
        </w:r>
      </w:ins>
      <w:r w:rsidRPr="008531D1">
        <w:rPr>
          <w:rFonts w:eastAsia="Times New Roman"/>
          <w:color w:val="000000"/>
        </w:rPr>
        <w:t>.</w:t>
      </w:r>
      <w:ins w:id="116" w:author="Nick Smith" w:date="2022-03-01T17:39:00Z">
        <w:r w:rsidR="00AB30C6">
          <w:rPr>
            <w:rFonts w:eastAsia="Times New Roman"/>
            <w:color w:val="000000"/>
          </w:rPr>
          <w:t xml:space="preserve"> The effect of </w:t>
        </w:r>
      </w:ins>
      <w:ins w:id="117" w:author="Nick Smith" w:date="2022-03-01T17:41:00Z">
        <w:r w:rsidR="008618CA">
          <w:rPr>
            <w:rFonts w:eastAsia="Times New Roman"/>
            <w:color w:val="000000"/>
          </w:rPr>
          <w:t xml:space="preserve">increasing </w:t>
        </w:r>
      </w:ins>
      <w:ins w:id="118" w:author="Nick Smith" w:date="2022-03-01T17:39:00Z">
        <w:r w:rsidR="00AB30C6">
          <w:rPr>
            <w:rFonts w:eastAsia="Times New Roman"/>
            <w:color w:val="000000"/>
          </w:rPr>
          <w:t>aridity is thought to manifest itself through a decrease</w:t>
        </w:r>
      </w:ins>
      <w:ins w:id="119" w:author="Nick Smith" w:date="2022-03-01T17:40:00Z">
        <w:r w:rsidR="008618CA">
          <w:rPr>
            <w:rFonts w:eastAsia="Times New Roman"/>
            <w:color w:val="000000"/>
          </w:rPr>
          <w:t xml:space="preserve"> in the ratio of leaf intracellular to atmospheric CO</w:t>
        </w:r>
        <w:r w:rsidR="008618CA">
          <w:rPr>
            <w:rFonts w:eastAsia="Times New Roman"/>
            <w:color w:val="000000"/>
            <w:vertAlign w:val="subscript"/>
          </w:rPr>
          <w:t>2</w:t>
        </w:r>
        <w:r w:rsidR="008618CA">
          <w:rPr>
            <w:rFonts w:eastAsia="Times New Roman"/>
            <w:color w:val="000000"/>
          </w:rPr>
          <w:t xml:space="preserve"> concentration </w:t>
        </w:r>
        <w:r w:rsidR="008618CA" w:rsidRPr="008618CA">
          <w:rPr>
            <w:rFonts w:eastAsia="Times New Roman"/>
            <w:color w:val="000000"/>
            <w:rPrChange w:id="120" w:author="Nick Smith" w:date="2022-03-01T17:40:00Z">
              <w:rPr>
                <w:rFonts w:eastAsia="Times New Roman"/>
                <w:color w:val="000000"/>
                <w:lang w:val="el-GR"/>
              </w:rPr>
            </w:rPrChange>
          </w:rPr>
          <w:t>(</w:t>
        </w:r>
        <w:r w:rsidR="008618CA">
          <w:rPr>
            <w:rFonts w:eastAsia="Times New Roman"/>
            <w:color w:val="000000"/>
            <w:lang w:val="el-GR"/>
          </w:rPr>
          <w:t>χ</w:t>
        </w:r>
        <w:r w:rsidR="008618CA" w:rsidRPr="008618CA">
          <w:rPr>
            <w:rFonts w:eastAsia="Times New Roman"/>
            <w:color w:val="000000"/>
            <w:rPrChange w:id="121" w:author="Nick Smith" w:date="2022-03-01T17:40:00Z">
              <w:rPr>
                <w:rFonts w:eastAsia="Times New Roman"/>
                <w:color w:val="000000"/>
                <w:lang w:val="el-GR"/>
              </w:rPr>
            </w:rPrChange>
          </w:rPr>
          <w:t>)</w:t>
        </w:r>
      </w:ins>
      <w:ins w:id="122" w:author="Nick Smith" w:date="2022-03-01T17:41:00Z">
        <w:r w:rsidR="008618CA">
          <w:rPr>
            <w:rFonts w:eastAsia="Times New Roman"/>
            <w:color w:val="000000"/>
          </w:rPr>
          <w:t xml:space="preserve">, which corresponds with an increase in leaf </w:t>
        </w:r>
        <w:proofErr w:type="spellStart"/>
        <w:r w:rsidR="008618CA">
          <w:rPr>
            <w:rFonts w:eastAsia="Times New Roman"/>
            <w:i/>
            <w:color w:val="000000"/>
          </w:rPr>
          <w:t>N</w:t>
        </w:r>
        <w:r w:rsidR="008618CA">
          <w:rPr>
            <w:rFonts w:eastAsia="Times New Roman"/>
            <w:color w:val="000000"/>
            <w:vertAlign w:val="subscript"/>
          </w:rPr>
          <w:t>area</w:t>
        </w:r>
      </w:ins>
      <w:proofErr w:type="spellEnd"/>
      <w:ins w:id="123" w:author="Nick Smith" w:date="2022-03-01T17:40:00Z">
        <w:r w:rsidR="008618CA">
          <w:rPr>
            <w:rFonts w:eastAsia="Times New Roman"/>
            <w:color w:val="000000"/>
          </w:rPr>
          <w:t xml:space="preserve"> </w:t>
        </w:r>
      </w:ins>
      <w:ins w:id="124" w:author="Nick Smith" w:date="2022-03-01T17:41:00Z">
        <w:r w:rsidR="008618CA">
          <w:rPr>
            <w:rFonts w:eastAsia="Times New Roman"/>
            <w:color w:val="000000"/>
          </w:rPr>
          <w:fldChar w:fldCharType="begin" w:fldLock="1"/>
        </w:r>
        <w:r w:rsidR="008618CA">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Prentice &lt;i&gt;et al.&lt;/i&gt;, 2014)","plainTextFormattedCitation":"(Wright et al., 2003; Prentice et al., 2014)","previouslyFormattedCitation":"(Wright &lt;i&gt;et al.&lt;/i&gt;, 2003; Prentice &lt;i&gt;et al.&lt;/i&gt;, 2014)"},"properties":{"noteIndex":0},"schema":"https://github.com/citation-style-language/schema/raw/master/csl-citation.json"}</w:instrText>
        </w:r>
        <w:r w:rsidR="008618CA">
          <w:rPr>
            <w:rFonts w:eastAsia="Times New Roman"/>
            <w:color w:val="000000"/>
          </w:rPr>
          <w:fldChar w:fldCharType="separate"/>
        </w:r>
        <w:r w:rsidR="008618CA" w:rsidRPr="00225633">
          <w:rPr>
            <w:rFonts w:eastAsia="Times New Roman"/>
            <w:noProof/>
            <w:color w:val="000000"/>
          </w:rPr>
          <w:t xml:space="preserve">(Wright </w:t>
        </w:r>
        <w:r w:rsidR="008618CA" w:rsidRPr="00225633">
          <w:rPr>
            <w:rFonts w:eastAsia="Times New Roman"/>
            <w:i/>
            <w:noProof/>
            <w:color w:val="000000"/>
          </w:rPr>
          <w:t>et al.</w:t>
        </w:r>
        <w:r w:rsidR="008618CA" w:rsidRPr="00225633">
          <w:rPr>
            <w:rFonts w:eastAsia="Times New Roman"/>
            <w:noProof/>
            <w:color w:val="000000"/>
          </w:rPr>
          <w:t xml:space="preserve">, 2003; Prentice </w:t>
        </w:r>
        <w:r w:rsidR="008618CA" w:rsidRPr="00225633">
          <w:rPr>
            <w:rFonts w:eastAsia="Times New Roman"/>
            <w:i/>
            <w:noProof/>
            <w:color w:val="000000"/>
          </w:rPr>
          <w:t>et al.</w:t>
        </w:r>
        <w:r w:rsidR="008618CA" w:rsidRPr="00225633">
          <w:rPr>
            <w:rFonts w:eastAsia="Times New Roman"/>
            <w:noProof/>
            <w:color w:val="000000"/>
          </w:rPr>
          <w:t>, 2014)</w:t>
        </w:r>
        <w:r w:rsidR="008618CA">
          <w:rPr>
            <w:rFonts w:eastAsia="Times New Roman"/>
            <w:color w:val="000000"/>
          </w:rPr>
          <w:fldChar w:fldCharType="end"/>
        </w:r>
      </w:ins>
      <w:r w:rsidRPr="008531D1">
        <w:rPr>
          <w:rFonts w:eastAsia="Times New Roman"/>
          <w:color w:val="000000"/>
        </w:rPr>
        <w:t xml:space="preserve"> 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236760BF"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xml:space="preserve">. Thus, </w:t>
      </w:r>
      <w:del w:id="125" w:author="Nick Smith" w:date="2022-03-01T17:37:00Z">
        <w:r w:rsidRPr="00771C52" w:rsidDel="001212F2">
          <w:rPr>
            <w:rFonts w:eastAsia="Times New Roman"/>
            <w:color w:val="000000"/>
          </w:rPr>
          <w:delText>an increase in</w:delText>
        </w:r>
        <w:r w:rsidR="00E2660B" w:rsidDel="001212F2">
          <w:rPr>
            <w:rFonts w:eastAsia="Times New Roman"/>
            <w:color w:val="000000"/>
          </w:rPr>
          <w:delText xml:space="preserve"> nitrogen supply</w:delText>
        </w:r>
      </w:del>
      <w:ins w:id="126" w:author="Nick Smith" w:date="2022-03-01T17:37:00Z">
        <w:r w:rsidR="001212F2">
          <w:rPr>
            <w:rFonts w:eastAsia="Times New Roman"/>
            <w:color w:val="000000"/>
          </w:rPr>
          <w:t>nitrogen addition</w:t>
        </w:r>
      </w:ins>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w:t>
      </w:r>
      <w:del w:id="127" w:author="Nick Smith" w:date="2022-03-01T18:26:00Z">
        <w:r w:rsidRPr="00771C52" w:rsidDel="005A150C">
          <w:rPr>
            <w:rFonts w:eastAsia="Times New Roman"/>
            <w:color w:val="000000"/>
          </w:rPr>
          <w:delText xml:space="preserve">Different </w:delText>
        </w:r>
      </w:del>
      <w:del w:id="128" w:author="Nick Smith" w:date="2022-03-01T16:11:00Z">
        <w:r w:rsidRPr="00771C52" w:rsidDel="00225633">
          <w:rPr>
            <w:rFonts w:eastAsia="Times New Roman"/>
            <w:color w:val="000000"/>
          </w:rPr>
          <w:delText xml:space="preserve">environmental </w:delText>
        </w:r>
      </w:del>
      <w:del w:id="129" w:author="Nick Smith" w:date="2022-03-01T18:26:00Z">
        <w:r w:rsidRPr="00771C52" w:rsidDel="005A150C">
          <w:rPr>
            <w:rFonts w:eastAsia="Times New Roman"/>
            <w:color w:val="000000"/>
          </w:rPr>
          <w:delText>contexts</w:delText>
        </w:r>
      </w:del>
      <w:ins w:id="130" w:author="Nick Smith" w:date="2022-03-01T18:26:00Z">
        <w:r w:rsidR="005A150C">
          <w:rPr>
            <w:rFonts w:eastAsia="Times New Roman"/>
            <w:color w:val="000000"/>
          </w:rPr>
          <w:t>Plant community structure</w:t>
        </w:r>
      </w:ins>
      <w:r w:rsidRPr="00771C52">
        <w:rPr>
          <w:rFonts w:eastAsia="Times New Roman"/>
          <w:color w:val="000000"/>
        </w:rPr>
        <w:t xml:space="preserve"> (e.g., canopy openness) may</w:t>
      </w:r>
      <w:ins w:id="131" w:author="Nick Smith" w:date="2022-03-01T16:11:00Z">
        <w:r w:rsidR="00B321AB">
          <w:rPr>
            <w:rFonts w:eastAsia="Times New Roman"/>
            <w:color w:val="000000"/>
          </w:rPr>
          <w:t xml:space="preserve"> also</w:t>
        </w:r>
      </w:ins>
      <w:r w:rsidRPr="00771C52">
        <w:rPr>
          <w:rFonts w:eastAsia="Times New Roman"/>
          <w:color w:val="000000"/>
        </w:rPr>
        <w:t xml:space="preserve">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w:t>
      </w:r>
      <w:del w:id="132" w:author="Nick Smith" w:date="2022-03-01T16:11:00Z">
        <w:r w:rsidR="002815EB" w:rsidDel="00385516">
          <w:rPr>
            <w:rFonts w:eastAsia="Times New Roman"/>
            <w:color w:val="000000"/>
          </w:rPr>
          <w:delText>Note that t</w:delText>
        </w:r>
      </w:del>
      <w:ins w:id="133" w:author="Nick Smith" w:date="2022-03-01T16:11:00Z">
        <w:r w:rsidR="00385516">
          <w:rPr>
            <w:rFonts w:eastAsia="Times New Roman"/>
            <w:color w:val="000000"/>
          </w:rPr>
          <w:t>T</w:t>
        </w:r>
      </w:ins>
      <w:r w:rsidR="002815EB">
        <w:rPr>
          <w:rFonts w:eastAsia="Times New Roman"/>
          <w:color w:val="000000"/>
        </w:rPr>
        <w:t>he theory, in its most holistic sense, does not differentiate between the types of structures developed (e.g., leaves, stems, roots) and could even be extended to storage or other nitrogen-dependent compounds</w:t>
      </w:r>
      <w:ins w:id="134" w:author="Nick Smith" w:date="2022-03-01T17:03:00Z">
        <w:r w:rsidR="00346196">
          <w:rPr>
            <w:rFonts w:eastAsia="Times New Roman"/>
            <w:color w:val="000000"/>
          </w:rPr>
          <w:t>, such as defense compounds</w:t>
        </w:r>
      </w:ins>
      <w:r w:rsidR="002815EB">
        <w:rPr>
          <w:rFonts w:eastAsia="Times New Roman"/>
          <w:color w:val="000000"/>
        </w:rPr>
        <w:t xml:space="preserve">. However, we focus here on </w:t>
      </w:r>
      <w:r w:rsidR="002815EB">
        <w:rPr>
          <w:rFonts w:eastAsia="Times New Roman"/>
          <w:color w:val="000000"/>
        </w:rPr>
        <w:lastRenderedPageBreak/>
        <w:t>aboveground biomass</w:t>
      </w:r>
      <w:ins w:id="135" w:author="Nick Smith" w:date="2022-03-01T17:04:00Z">
        <w:r w:rsidR="00346196">
          <w:rPr>
            <w:rFonts w:eastAsia="Times New Roman"/>
            <w:color w:val="000000"/>
          </w:rPr>
          <w:t xml:space="preserve"> </w:t>
        </w:r>
      </w:ins>
      <w:del w:id="136" w:author="Nick Smith" w:date="2022-03-01T17:06:00Z">
        <w:r w:rsidR="002815EB" w:rsidDel="00346196">
          <w:rPr>
            <w:rFonts w:eastAsia="Times New Roman"/>
            <w:color w:val="000000"/>
          </w:rPr>
          <w:delText xml:space="preserve"> </w:delText>
        </w:r>
      </w:del>
      <w:r w:rsidR="002815EB">
        <w:rPr>
          <w:rFonts w:eastAsia="Times New Roman"/>
          <w:color w:val="000000"/>
        </w:rPr>
        <w:t>as a proxy for structural allocation to test our theory</w:t>
      </w:r>
      <w:r w:rsidR="00475F5D">
        <w:rPr>
          <w:rFonts w:eastAsia="Times New Roman"/>
          <w:color w:val="000000"/>
        </w:rPr>
        <w:t>.</w:t>
      </w:r>
      <w:ins w:id="137" w:author="Nick Smith" w:date="2022-03-01T17:06:00Z">
        <w:r w:rsidR="00346196">
          <w:rPr>
            <w:rFonts w:eastAsia="Times New Roman"/>
            <w:color w:val="000000"/>
          </w:rPr>
          <w:t xml:space="preserve"> Previous studies have shown that the strongest nutrient response is in aboveground tissue </w:t>
        </w:r>
        <w:r w:rsidR="00346196">
          <w:rPr>
            <w:rFonts w:eastAsia="Times New Roman"/>
            <w:color w:val="000000"/>
          </w:rPr>
          <w:fldChar w:fldCharType="begin" w:fldLock="1"/>
        </w:r>
        <w:r w:rsidR="00346196">
          <w:rPr>
            <w:rFonts w:eastAsia="Times New Roman"/>
            <w:color w:val="000000"/>
          </w:rPr>
          <w:instrText>ADDIN CSL_CITATION {"citationItems":[{"id":"ITEM-1","itemData":{"ISSN":"1435-0629","author":[{"dropping-particle":"","family":"Cleland","given":"Elsa E","non-dropping-particle":"","parse-names":false,"suffix":""},{"dropping-particle":"","family":"Lind","given":"Eric M","non-dropping-particle":"","parse-names":false,"suffix":""},{"dropping-particle":"","family":"DeCrappeo","given":"Nicole M","non-dropping-particle":"","parse-names":false,"suffix":""},{"dropping-particle":"","family":"DeLorenze","given":"Elizabeth","non-dropping-particle":"","parse-names":false,"suffix":""},{"dropping-particle":"","family":"Wilkins","given":"Rachel Abbott","non-dropping-particle":"","parse-names":false,"suffix":""},{"dropping-particle":"","family":"Adler","given":"Peter B","non-dropping-particle":"","parse-names":false,"suffix":""},{"dropping-particle":"","family":"Bakker","given":"Jonathan D","non-dropping-particle":"","parse-names":false,"suffix":""},{"dropping-particle":"","family":"Brown","given":"Cynthia S","non-dropping-particle":"","parse-names":false,"suffix":""},{"dropping-particle":"","family":"Davies","given":"Kendi F","non-dropping-particle":"","parse-names":false,"suffix":""},{"dropping-particle":"","family":"Esch","given":"Ellen","non-dropping-particle":"","parse-names":false,"suffix":""}],"container-title":"Ecosystems","id":"ITEM-1","issue":"7","issued":{"date-parts":[["2019"]]},"page":"1466-1477","publisher":"Springer","title":"Belowground biomass response to nutrient enrichment depends on light limitation across globally distributed grasslands","type":"article-journal","volume":"22"},"uris":["http://www.mendeley.com/documents/?uuid=5bb356e2-6542-459f-b74e-6fcfe5cfa013"]}],"mendeley":{"formattedCitation":"(Cleland &lt;i&gt;et al.&lt;/i&gt;, 2019)","plainTextFormattedCitation":"(Cleland et al., 2019)"},"properties":{"noteIndex":0},"schema":"https://github.com/citation-style-language/schema/raw/master/csl-citation.json"}</w:instrText>
        </w:r>
        <w:r w:rsidR="00346196">
          <w:rPr>
            <w:rFonts w:eastAsia="Times New Roman"/>
            <w:color w:val="000000"/>
          </w:rPr>
          <w:fldChar w:fldCharType="separate"/>
        </w:r>
        <w:r w:rsidR="00346196" w:rsidRPr="00346196">
          <w:rPr>
            <w:rFonts w:eastAsia="Times New Roman"/>
            <w:noProof/>
            <w:color w:val="000000"/>
          </w:rPr>
          <w:t xml:space="preserve">(Cleland </w:t>
        </w:r>
        <w:r w:rsidR="00346196" w:rsidRPr="00346196">
          <w:rPr>
            <w:rFonts w:eastAsia="Times New Roman"/>
            <w:i/>
            <w:noProof/>
            <w:color w:val="000000"/>
          </w:rPr>
          <w:t>et al.</w:t>
        </w:r>
        <w:r w:rsidR="00346196" w:rsidRPr="00346196">
          <w:rPr>
            <w:rFonts w:eastAsia="Times New Roman"/>
            <w:noProof/>
            <w:color w:val="000000"/>
          </w:rPr>
          <w:t>, 2019)</w:t>
        </w:r>
        <w:r w:rsidR="00346196">
          <w:rPr>
            <w:rFonts w:eastAsia="Times New Roman"/>
            <w:color w:val="000000"/>
          </w:rPr>
          <w:fldChar w:fldCharType="end"/>
        </w:r>
        <w:r w:rsidR="00346196">
          <w:rPr>
            <w:rFonts w:eastAsia="Times New Roman"/>
            <w:color w:val="000000"/>
          </w:rPr>
          <w:t>.</w:t>
        </w:r>
      </w:ins>
    </w:p>
    <w:p w14:paraId="04461849" w14:textId="304A5FFD"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 xml:space="preserve">to test </w:t>
      </w:r>
      <w:del w:id="138" w:author="Nick Smith" w:date="2022-03-01T16:11:00Z">
        <w:r w:rsidR="00696E90" w:rsidDel="00EA27C3">
          <w:rPr>
            <w:rFonts w:eastAsia="Times New Roman"/>
            <w:color w:val="000000"/>
          </w:rPr>
          <w:delText xml:space="preserve">these ideas about </w:delText>
        </w:r>
      </w:del>
      <w:r w:rsidR="00696E90">
        <w:rPr>
          <w:rFonts w:eastAsia="Times New Roman"/>
          <w:color w:val="000000"/>
        </w:rPr>
        <w:t>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51459FCA"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uantify and separate the impact of soil nitrogen</w:t>
      </w:r>
      <w:ins w:id="139" w:author="Nick Smith" w:date="2022-03-01T17:44:00Z">
        <w:r w:rsidR="00386F40">
          <w:rPr>
            <w:rFonts w:eastAsia="Times New Roman"/>
            <w:color w:val="000000"/>
          </w:rPr>
          <w:t xml:space="preserve"> addition</w:t>
        </w:r>
      </w:ins>
      <w:r w:rsidR="00361685" w:rsidRPr="00971CEF">
        <w:rPr>
          <w:rFonts w:eastAsia="Times New Roman"/>
          <w:color w:val="000000"/>
        </w:rPr>
        <w:t xml:space="preserve">, </w:t>
      </w:r>
      <w:del w:id="140" w:author="Nick Smith" w:date="2022-03-01T17:42:00Z">
        <w:r w:rsidR="00361685" w:rsidRPr="00971CEF" w:rsidDel="008618CA">
          <w:rPr>
            <w:rFonts w:eastAsia="Times New Roman"/>
            <w:color w:val="000000"/>
          </w:rPr>
          <w:delText xml:space="preserve">leaf </w:delText>
        </w:r>
      </w:del>
      <w:del w:id="141" w:author="Nick Smith" w:date="2022-03-01T17:41:00Z">
        <w:r w:rsidR="00361685" w:rsidRPr="00971CEF" w:rsidDel="008618CA">
          <w:rPr>
            <w:rFonts w:eastAsia="Times New Roman"/>
            <w:color w:val="000000"/>
          </w:rPr>
          <w:delText>traits</w:delText>
        </w:r>
      </w:del>
      <w:ins w:id="142" w:author="Nick Smith" w:date="2022-03-01T17:42:00Z">
        <w:r w:rsidR="008618CA">
          <w:rPr>
            <w:rFonts w:eastAsia="Times New Roman"/>
            <w:color w:val="000000"/>
          </w:rPr>
          <w:t>temperature</w:t>
        </w:r>
      </w:ins>
      <w:r w:rsidR="00361685" w:rsidRPr="00971CEF">
        <w:rPr>
          <w:rFonts w:eastAsia="Times New Roman"/>
          <w:color w:val="000000"/>
        </w:rPr>
        <w:t>,</w:t>
      </w:r>
      <w:ins w:id="143" w:author="Nick Smith" w:date="2022-03-01T17:42:00Z">
        <w:r w:rsidR="008618CA">
          <w:rPr>
            <w:rFonts w:eastAsia="Times New Roman"/>
            <w:color w:val="000000"/>
          </w:rPr>
          <w:t xml:space="preserve"> light availability, and </w:t>
        </w:r>
        <w:r w:rsidR="008618CA">
          <w:rPr>
            <w:rFonts w:eastAsia="Times New Roman"/>
            <w:color w:val="000000"/>
            <w:lang w:val="el-GR"/>
          </w:rPr>
          <w:t>χ</w:t>
        </w:r>
        <w:r w:rsidR="008618CA">
          <w:rPr>
            <w:rFonts w:eastAsia="Times New Roman"/>
            <w:color w:val="000000"/>
          </w:rPr>
          <w:t xml:space="preserve"> </w:t>
        </w:r>
      </w:ins>
      <w:del w:id="144" w:author="Nick Smith" w:date="2022-03-01T17:42:00Z">
        <w:r w:rsidR="00361685" w:rsidRPr="00971CEF" w:rsidDel="008618CA">
          <w:rPr>
            <w:rFonts w:eastAsia="Times New Roman"/>
            <w:color w:val="000000"/>
          </w:rPr>
          <w:delText xml:space="preserve"> and climate </w:delText>
        </w:r>
      </w:del>
      <w:r w:rsidR="00361685" w:rsidRPr="00971CEF">
        <w:rPr>
          <w:rFonts w:eastAsia="Times New Roman"/>
          <w:color w:val="000000"/>
        </w:rPr>
        <w:t xml:space="preserve">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6934066E"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Assess the</w:t>
      </w:r>
      <w:ins w:id="145" w:author="Nick Smith" w:date="2022-03-01T17:07:00Z">
        <w:r w:rsidR="009F3FB7">
          <w:rPr>
            <w:rFonts w:eastAsia="Times New Roman"/>
            <w:color w:val="000000"/>
          </w:rPr>
          <w:t xml:space="preserve"> </w:t>
        </w:r>
      </w:ins>
      <w:del w:id="146" w:author="Nick Smith" w:date="2022-03-01T17:08:00Z">
        <w:r w:rsidDel="009F3FB7">
          <w:rPr>
            <w:rFonts w:eastAsia="Times New Roman"/>
            <w:color w:val="000000"/>
          </w:rPr>
          <w:delText xml:space="preserve"> </w:delText>
        </w:r>
      </w:del>
      <w:r>
        <w:rPr>
          <w:rFonts w:eastAsia="Times New Roman"/>
          <w:color w:val="000000"/>
        </w:rPr>
        <w:t xml:space="preserve">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w:t>
      </w:r>
      <w:del w:id="147" w:author="Nick Smith" w:date="2022-03-01T17:43:00Z">
        <w:r w:rsidDel="008618CA">
          <w:rPr>
            <w:rFonts w:eastAsia="Times New Roman"/>
            <w:color w:val="000000"/>
          </w:rPr>
          <w:delText xml:space="preserve">and </w:delText>
        </w:r>
      </w:del>
      <w:del w:id="148" w:author="Nick Smith" w:date="2022-03-01T17:08:00Z">
        <w:r w:rsidR="00753A9E" w:rsidDel="009F3FB7">
          <w:rPr>
            <w:rFonts w:eastAsia="Times New Roman"/>
            <w:color w:val="000000"/>
          </w:rPr>
          <w:delText xml:space="preserve">other </w:delText>
        </w:r>
      </w:del>
      <w:del w:id="149" w:author="Nick Smith" w:date="2022-03-01T17:43:00Z">
        <w:r w:rsidDel="008618CA">
          <w:rPr>
            <w:rFonts w:eastAsia="Times New Roman"/>
            <w:color w:val="000000"/>
          </w:rPr>
          <w:delText>leaf traits</w:delText>
        </w:r>
      </w:del>
      <w:ins w:id="150" w:author="Nick Smith" w:date="2022-03-01T17:08:00Z">
        <w:r w:rsidR="009F3FB7">
          <w:rPr>
            <w:rFonts w:eastAsia="Times New Roman"/>
            <w:color w:val="000000"/>
          </w:rPr>
          <w:t>and asses the added predictive power of including soil</w:t>
        </w:r>
      </w:ins>
      <w:r>
        <w:rPr>
          <w:rFonts w:eastAsia="Times New Roman"/>
          <w:color w:val="000000"/>
        </w:rPr>
        <w:t xml:space="preserve"> </w:t>
      </w:r>
      <w:del w:id="151" w:author="Nick Smith" w:date="2022-03-01T17:09:00Z">
        <w:r w:rsidDel="009F3FB7">
          <w:rPr>
            <w:rFonts w:eastAsia="Times New Roman"/>
            <w:color w:val="000000"/>
          </w:rPr>
          <w:delText xml:space="preserve">alone in comparison to belowground soil </w:delText>
        </w:r>
      </w:del>
      <w:r>
        <w:rPr>
          <w:rFonts w:eastAsia="Times New Roman"/>
          <w:color w:val="000000"/>
        </w:rPr>
        <w:t xml:space="preserve">nitrogen </w:t>
      </w:r>
      <w:r w:rsidR="00C530D5">
        <w:rPr>
          <w:rFonts w:eastAsia="Times New Roman"/>
          <w:color w:val="000000"/>
        </w:rPr>
        <w:t>addition</w:t>
      </w:r>
      <w:r>
        <w:rPr>
          <w:rFonts w:eastAsia="Times New Roman"/>
          <w:color w:val="000000"/>
        </w:rPr>
        <w:t>.</w:t>
      </w:r>
    </w:p>
    <w:p w14:paraId="236ABE50" w14:textId="2CBE3724" w:rsidR="004921F3" w:rsidDel="009F3FB7" w:rsidRDefault="004921F3" w:rsidP="004921F3">
      <w:pPr>
        <w:pStyle w:val="ListParagraph"/>
        <w:numPr>
          <w:ilvl w:val="0"/>
          <w:numId w:val="8"/>
        </w:numPr>
        <w:spacing w:line="480" w:lineRule="auto"/>
        <w:rPr>
          <w:del w:id="152" w:author="Nick Smith" w:date="2022-03-01T17:09:00Z"/>
          <w:rFonts w:eastAsia="Times New Roman"/>
          <w:color w:val="000000"/>
        </w:rPr>
      </w:pPr>
      <w:del w:id="153" w:author="Nick Smith" w:date="2022-03-01T17:09:00Z">
        <w:r w:rsidDel="009F3FB7">
          <w:rPr>
            <w:rFonts w:eastAsia="Times New Roman"/>
            <w:color w:val="000000"/>
          </w:rPr>
          <w:delText xml:space="preserve">Quantify the impacts of soil nitrogen </w:delText>
        </w:r>
        <w:r w:rsidR="00C530D5" w:rsidDel="009F3FB7">
          <w:rPr>
            <w:rFonts w:eastAsia="Times New Roman"/>
            <w:color w:val="000000"/>
          </w:rPr>
          <w:delText xml:space="preserve">addition </w:delText>
        </w:r>
        <w:r w:rsidDel="009F3FB7">
          <w:rPr>
            <w:rFonts w:eastAsia="Times New Roman"/>
            <w:color w:val="000000"/>
          </w:rPr>
          <w:delText>on aboveground biomass.</w:delText>
        </w:r>
      </w:del>
    </w:p>
    <w:p w14:paraId="1EF08796" w14:textId="7D014F9B"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w:t>
      </w:r>
      <w:del w:id="154" w:author="Nick Smith" w:date="2022-03-01T17:44:00Z">
        <w:r w:rsidDel="0014005A">
          <w:rPr>
            <w:rFonts w:eastAsia="Times New Roman"/>
            <w:color w:val="000000"/>
          </w:rPr>
          <w:delText xml:space="preserve">different </w:delText>
        </w:r>
      </w:del>
      <w:r>
        <w:rPr>
          <w:rFonts w:eastAsia="Times New Roman"/>
          <w:color w:val="000000"/>
        </w:rPr>
        <w:t xml:space="preserve">soil nitrogen </w:t>
      </w:r>
      <w:del w:id="155" w:author="Nick Smith" w:date="2022-03-01T17:44:00Z">
        <w:r w:rsidDel="0014005A">
          <w:rPr>
            <w:rFonts w:eastAsia="Times New Roman"/>
            <w:color w:val="000000"/>
          </w:rPr>
          <w:delText>conditions</w:delText>
        </w:r>
      </w:del>
      <w:ins w:id="156" w:author="Nick Smith" w:date="2022-03-01T17:44:00Z">
        <w:r w:rsidR="0014005A">
          <w:rPr>
            <w:rFonts w:eastAsia="Times New Roman"/>
            <w:color w:val="000000"/>
          </w:rPr>
          <w:t>addition</w:t>
        </w:r>
      </w:ins>
      <w:r>
        <w:rPr>
          <w:rFonts w:eastAsia="Times New Roman"/>
          <w:color w:val="000000"/>
        </w:rPr>
        <w:t xml:space="preserve">. </w:t>
      </w:r>
    </w:p>
    <w:p w14:paraId="2E92E822" w14:textId="73F58521" w:rsidR="00074719" w:rsidRPr="00074719" w:rsidRDefault="00361685" w:rsidP="00971CEF">
      <w:pPr>
        <w:spacing w:line="480" w:lineRule="auto"/>
        <w:rPr>
          <w:rFonts w:eastAsia="Times New Roman"/>
          <w:color w:val="000000"/>
        </w:rPr>
      </w:pPr>
      <w:r w:rsidRPr="00971CEF">
        <w:rPr>
          <w:rFonts w:eastAsia="Times New Roman"/>
          <w:color w:val="000000"/>
        </w:rPr>
        <w:t>We hypothesized that</w:t>
      </w:r>
      <w:ins w:id="157" w:author="Nick Smith" w:date="2022-03-01T17:45:00Z">
        <w:r w:rsidR="00386F40">
          <w:rPr>
            <w:rFonts w:eastAsia="Times New Roman"/>
            <w:color w:val="000000"/>
          </w:rPr>
          <w:t xml:space="preserve"> temperature (negative), light availability (positive), and </w:t>
        </w:r>
        <w:r w:rsidR="00386F40">
          <w:rPr>
            <w:rFonts w:eastAsia="Times New Roman"/>
            <w:color w:val="000000"/>
            <w:lang w:val="el-GR"/>
          </w:rPr>
          <w:t>χ</w:t>
        </w:r>
        <w:r w:rsidR="00386F40">
          <w:rPr>
            <w:rFonts w:eastAsia="Times New Roman"/>
            <w:color w:val="000000"/>
          </w:rPr>
          <w:t xml:space="preserve"> (negative) wou</w:t>
        </w:r>
      </w:ins>
      <w:ins w:id="158" w:author="Nick Smith" w:date="2022-03-01T17:46:00Z">
        <w:r w:rsidR="00386F40">
          <w:rPr>
            <w:rFonts w:eastAsia="Times New Roman"/>
            <w:color w:val="000000"/>
          </w:rPr>
          <w:t xml:space="preserve">ld have </w:t>
        </w:r>
      </w:ins>
      <w:del w:id="159" w:author="Nick Smith" w:date="2022-03-01T17:46:00Z">
        <w:r w:rsidRPr="00971CEF" w:rsidDel="00386F40">
          <w:rPr>
            <w:rFonts w:eastAsia="Times New Roman"/>
            <w:color w:val="000000"/>
          </w:rPr>
          <w:delText xml:space="preserve"> soil nitrogen </w:delText>
        </w:r>
        <w:r w:rsidR="00C530D5" w:rsidDel="00386F40">
          <w:rPr>
            <w:rFonts w:eastAsia="Times New Roman"/>
            <w:color w:val="000000"/>
          </w:rPr>
          <w:delText>addition</w:delText>
        </w:r>
        <w:r w:rsidRPr="00971CEF" w:rsidDel="00386F40">
          <w:rPr>
            <w:rFonts w:eastAsia="Times New Roman"/>
            <w:color w:val="000000"/>
          </w:rPr>
          <w:delText xml:space="preserve">, leaf traits, and climate would have significant separate </w:delText>
        </w:r>
      </w:del>
      <w:r w:rsidRPr="00971CEF">
        <w:rPr>
          <w:rFonts w:eastAsia="Times New Roman"/>
          <w:color w:val="000000"/>
        </w:rPr>
        <w:t xml:space="preserve">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ins w:id="160" w:author="Nick Smith" w:date="2022-03-01T17:46:00Z">
        <w:r w:rsidR="00386F40">
          <w:rPr>
            <w:rFonts w:eastAsia="Times New Roman"/>
            <w:color w:val="000000"/>
          </w:rPr>
          <w:t xml:space="preserve"> predicted from theory. We also expected a positive relationship between soil nitrogen addition and </w:t>
        </w:r>
        <w:proofErr w:type="spellStart"/>
        <w:r w:rsidR="00386F40">
          <w:rPr>
            <w:rFonts w:eastAsia="Times New Roman"/>
            <w:i/>
            <w:color w:val="000000"/>
          </w:rPr>
          <w:t>N</w:t>
        </w:r>
        <w:r w:rsidR="00386F40">
          <w:rPr>
            <w:rFonts w:eastAsia="Times New Roman"/>
            <w:color w:val="000000"/>
            <w:vertAlign w:val="subscript"/>
          </w:rPr>
          <w:t>area</w:t>
        </w:r>
      </w:ins>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 xml:space="preserve">would be </w:t>
      </w:r>
      <w:del w:id="161" w:author="Nick Smith" w:date="2022-03-01T17:47:00Z">
        <w:r w:rsidRPr="00971CEF" w:rsidDel="00A53937">
          <w:rPr>
            <w:rFonts w:eastAsia="Times New Roman"/>
            <w:color w:val="000000"/>
          </w:rPr>
          <w:delText>relatively weak</w:delText>
        </w:r>
      </w:del>
      <w:ins w:id="162" w:author="Nick Smith" w:date="2022-03-01T17:47:00Z">
        <w:r w:rsidR="00A53937">
          <w:rPr>
            <w:rFonts w:eastAsia="Times New Roman"/>
            <w:color w:val="000000"/>
          </w:rPr>
          <w:t>weaker than</w:t>
        </w:r>
      </w:ins>
      <w:ins w:id="163" w:author="Nick Smith" w:date="2022-03-01T17:46:00Z">
        <w:r w:rsidR="00386F40">
          <w:rPr>
            <w:rFonts w:eastAsia="Times New Roman"/>
            <w:color w:val="000000"/>
          </w:rPr>
          <w:t xml:space="preserve"> other predictors</w:t>
        </w:r>
      </w:ins>
      <w:r w:rsidRPr="00971CEF">
        <w:rPr>
          <w:rFonts w:eastAsia="Times New Roman"/>
          <w:color w:val="000000"/>
        </w:rPr>
        <w:t xml:space="preserve">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w:t>
      </w:r>
      <w:ins w:id="164" w:author="Nick Smith" w:date="2022-03-01T17:47:00Z">
        <w:r w:rsidR="00C76677">
          <w:rPr>
            <w:rFonts w:eastAsia="Times New Roman"/>
            <w:color w:val="000000"/>
          </w:rPr>
          <w:t xml:space="preserve">alone </w:t>
        </w:r>
      </w:ins>
      <w:del w:id="165" w:author="Nick Smith" w:date="2022-03-01T17:47:00Z">
        <w:r w:rsidR="004921F3" w:rsidDel="00C76677">
          <w:rPr>
            <w:rFonts w:eastAsia="Times New Roman"/>
            <w:color w:val="000000"/>
          </w:rPr>
          <w:delText>and leaf traits alone</w:delText>
        </w:r>
        <w:r w:rsidR="00A6009F" w:rsidDel="00C76677">
          <w:rPr>
            <w:rFonts w:eastAsia="Times New Roman"/>
            <w:color w:val="000000"/>
          </w:rPr>
          <w:delText xml:space="preserve"> </w:delText>
        </w:r>
      </w:del>
      <w:r w:rsidR="00A6009F">
        <w:rPr>
          <w:rFonts w:eastAsia="Times New Roman"/>
          <w:color w:val="000000"/>
        </w:rPr>
        <w:t>(Aim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 xml:space="preserve">would </w:t>
      </w:r>
      <w:del w:id="166" w:author="Nick Smith" w:date="2022-03-01T17:48:00Z">
        <w:r w:rsidR="004921F3" w:rsidDel="00540A04">
          <w:rPr>
            <w:rFonts w:eastAsia="Times New Roman"/>
            <w:color w:val="000000"/>
          </w:rPr>
          <w:delText>be positively correlated with</w:delText>
        </w:r>
      </w:del>
      <w:ins w:id="167" w:author="Nick Smith" w:date="2022-03-01T17:48:00Z">
        <w:r w:rsidR="00540A04">
          <w:rPr>
            <w:rFonts w:eastAsia="Times New Roman"/>
            <w:color w:val="000000"/>
          </w:rPr>
          <w:t>increase</w:t>
        </w:r>
      </w:ins>
      <w:r w:rsidR="004921F3">
        <w:rPr>
          <w:rFonts w:eastAsia="Times New Roman"/>
          <w:color w:val="000000"/>
        </w:rPr>
        <w:t xml:space="preserve"> aboveground biomass </w:t>
      </w:r>
      <w:del w:id="168" w:author="Nick Smith" w:date="2022-03-01T17:48:00Z">
        <w:r w:rsidR="004921F3" w:rsidDel="00540A04">
          <w:rPr>
            <w:rFonts w:eastAsia="Times New Roman"/>
            <w:color w:val="000000"/>
          </w:rPr>
          <w:delText>on average</w:delText>
        </w:r>
        <w:r w:rsidR="00A6009F" w:rsidDel="00540A04">
          <w:rPr>
            <w:rFonts w:eastAsia="Times New Roman"/>
            <w:color w:val="000000"/>
          </w:rPr>
          <w:delText xml:space="preserve"> </w:delText>
        </w:r>
        <w:r w:rsidR="00A6009F" w:rsidDel="0023453A">
          <w:rPr>
            <w:rFonts w:eastAsia="Times New Roman"/>
            <w:color w:val="000000"/>
          </w:rPr>
          <w:delText>(Aim 3).</w:delText>
        </w:r>
        <w:r w:rsidR="004921F3" w:rsidDel="0023453A">
          <w:rPr>
            <w:rFonts w:eastAsia="Times New Roman"/>
            <w:color w:val="000000"/>
          </w:rPr>
          <w:delText xml:space="preserve"> </w:delText>
        </w:r>
        <w:r w:rsidR="00A6009F" w:rsidDel="0023453A">
          <w:rPr>
            <w:rFonts w:eastAsia="Times New Roman"/>
            <w:color w:val="000000"/>
          </w:rPr>
          <w:delText>We</w:delText>
        </w:r>
        <w:r w:rsidR="005D7DD2" w:rsidDel="0023453A">
          <w:rPr>
            <w:rFonts w:eastAsia="Times New Roman"/>
            <w:color w:val="000000"/>
          </w:rPr>
          <w:delText xml:space="preserve"> also</w:delText>
        </w:r>
        <w:r w:rsidR="00A6009F" w:rsidDel="0023453A">
          <w:rPr>
            <w:rFonts w:eastAsia="Times New Roman"/>
            <w:color w:val="000000"/>
          </w:rPr>
          <w:delText xml:space="preserve"> expected</w:delText>
        </w:r>
      </w:del>
      <w:ins w:id="169" w:author="Nick Smith" w:date="2022-03-01T17:48:00Z">
        <w:r w:rsidR="0023453A">
          <w:rPr>
            <w:rFonts w:eastAsia="Times New Roman"/>
            <w:color w:val="000000"/>
          </w:rPr>
          <w:t>and</w:t>
        </w:r>
      </w:ins>
      <w:r w:rsidR="00A6009F">
        <w:rPr>
          <w:rFonts w:eastAsia="Times New Roman"/>
          <w:color w:val="000000"/>
        </w:rPr>
        <w:t xml:space="preserve"> </w:t>
      </w:r>
      <w:r w:rsidR="004921F3">
        <w:rPr>
          <w:rFonts w:eastAsia="Times New Roman"/>
          <w:color w:val="000000"/>
        </w:rPr>
        <w:t xml:space="preserve">that </w:t>
      </w:r>
      <w:del w:id="170" w:author="Nick Smith" w:date="2022-03-01T17:48:00Z">
        <w:r w:rsidR="004921F3" w:rsidDel="0023453A">
          <w:rPr>
            <w:rFonts w:eastAsia="Times New Roman"/>
            <w:color w:val="000000"/>
          </w:rPr>
          <w:delText>site</w:delText>
        </w:r>
      </w:del>
      <w:ins w:id="171" w:author="Nick Smith" w:date="2022-03-01T17:48:00Z">
        <w:r w:rsidR="0023453A">
          <w:rPr>
            <w:rFonts w:eastAsia="Times New Roman"/>
            <w:color w:val="000000"/>
          </w:rPr>
          <w:t>plot</w:t>
        </w:r>
      </w:ins>
      <w:r w:rsidR="004921F3">
        <w:rPr>
          <w:rFonts w:eastAsia="Times New Roman"/>
          <w:color w:val="000000"/>
        </w:rPr>
        <w:t xml:space="preserv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del w:id="172" w:author="Nick Smith" w:date="2022-03-01T17:49:00Z">
        <w:r w:rsidR="00E019F3" w:rsidRPr="00971CEF" w:rsidDel="0023453A">
          <w:rPr>
            <w:rFonts w:eastAsia="Times New Roman"/>
            <w:color w:val="000000"/>
          </w:rPr>
          <w:delText>contexts</w:delText>
        </w:r>
        <w:r w:rsidRPr="00971CEF" w:rsidDel="0023453A">
          <w:rPr>
            <w:rFonts w:eastAsia="Times New Roman"/>
            <w:color w:val="000000"/>
          </w:rPr>
          <w:delText xml:space="preserve"> </w:delText>
        </w:r>
      </w:del>
      <w:ins w:id="173" w:author="Nick Smith" w:date="2022-03-01T17:49:00Z">
        <w:r w:rsidR="0023453A">
          <w:rPr>
            <w:rFonts w:eastAsia="Times New Roman"/>
            <w:color w:val="000000"/>
          </w:rPr>
          <w:t>plots</w:t>
        </w:r>
        <w:r w:rsidR="0023453A" w:rsidRPr="00971CEF">
          <w:rPr>
            <w:rFonts w:eastAsia="Times New Roman"/>
            <w:color w:val="000000"/>
          </w:rPr>
          <w:t xml:space="preserve"> </w:t>
        </w:r>
      </w:ins>
      <w:r w:rsidRPr="00971CEF">
        <w:rPr>
          <w:rFonts w:eastAsia="Times New Roman"/>
          <w:color w:val="000000"/>
        </w:rPr>
        <w:t>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8">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323732D7"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w:t>
      </w:r>
      <w:del w:id="174" w:author="Nick Smith" w:date="2022-03-01T17:09:00Z">
        <w:r w:rsidRPr="00771C52" w:rsidDel="003272BC">
          <w:rPr>
            <w:rFonts w:eastAsia="Times New Roman"/>
            <w:color w:val="000000"/>
          </w:rPr>
          <w:delText>a similar</w:delText>
        </w:r>
      </w:del>
      <w:ins w:id="175" w:author="Nick Smith" w:date="2022-03-01T17:09:00Z">
        <w:r w:rsidR="003272BC">
          <w:rPr>
            <w:rFonts w:eastAsia="Times New Roman"/>
            <w:color w:val="000000"/>
          </w:rPr>
          <w:t>an identical</w:t>
        </w:r>
      </w:ins>
      <w:r w:rsidRPr="00771C52">
        <w:rPr>
          <w:rFonts w:eastAsia="Times New Roman"/>
          <w:color w:val="000000"/>
        </w:rPr>
        <w:t xml:space="preserve">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001118D9"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w:t>
      </w:r>
      <w:del w:id="176" w:author="Nick Smith" w:date="2022-03-01T17:10:00Z">
        <w:r w:rsidRPr="00771C52" w:rsidDel="00E21409">
          <w:rPr>
            <w:rFonts w:eastAsia="Times New Roman"/>
            <w:color w:val="000000"/>
          </w:rPr>
          <w:delText xml:space="preserve">utilized </w:delText>
        </w:r>
      </w:del>
      <w:ins w:id="177" w:author="Nick Smith" w:date="2022-03-01T17:10:00Z">
        <w:r w:rsidR="00E21409" w:rsidRPr="00771C52">
          <w:rPr>
            <w:rFonts w:eastAsia="Times New Roman"/>
            <w:color w:val="000000"/>
          </w:rPr>
          <w:t>u</w:t>
        </w:r>
        <w:r w:rsidR="00E21409">
          <w:rPr>
            <w:rFonts w:eastAsia="Times New Roman"/>
            <w:color w:val="000000"/>
          </w:rPr>
          <w:t>sed</w:t>
        </w:r>
        <w:r w:rsidR="00E21409" w:rsidRPr="00771C52">
          <w:rPr>
            <w:rFonts w:eastAsia="Times New Roman"/>
            <w:color w:val="000000"/>
          </w:rPr>
          <w:t xml:space="preserve"> </w:t>
        </w:r>
      </w:ins>
      <w:r w:rsidRPr="00771C52">
        <w:rPr>
          <w:rFonts w:eastAsia="Times New Roman"/>
          <w:color w:val="000000"/>
        </w:rPr>
        <w:t xml:space="preserve">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w:t>
      </w:r>
      <w:ins w:id="178" w:author="Nick Smith" w:date="2022-03-01T15:45:00Z">
        <w:r w:rsidR="00506E53">
          <w:rPr>
            <w:rFonts w:eastAsia="Times New Roman"/>
            <w:color w:val="000000"/>
          </w:rPr>
          <w:t xml:space="preserve"> the</w:t>
        </w:r>
      </w:ins>
      <w:r w:rsidRPr="00771C52">
        <w:rPr>
          <w:rFonts w:eastAsia="Times New Roman"/>
          <w:color w:val="000000"/>
        </w:rPr>
        <w:t xml:space="preserve"> </w:t>
      </w:r>
      <w:del w:id="179" w:author="Nick Smith" w:date="2022-03-01T15:45:00Z">
        <w:r w:rsidRPr="00771C52" w:rsidDel="00506E53">
          <w:rPr>
            <w:rFonts w:eastAsia="Times New Roman"/>
            <w:color w:val="000000"/>
          </w:rPr>
          <w:delText xml:space="preserve">up </w:delText>
        </w:r>
      </w:del>
      <w:ins w:id="180" w:author="Nick Smith" w:date="2022-03-01T15:45:00Z">
        <w:r w:rsidR="00506E53">
          <w:rPr>
            <w:rFonts w:eastAsia="Times New Roman"/>
            <w:color w:val="000000"/>
          </w:rPr>
          <w:t>three</w:t>
        </w:r>
        <w:r w:rsidR="00506E53" w:rsidRPr="00771C52">
          <w:rPr>
            <w:rFonts w:eastAsia="Times New Roman"/>
            <w:color w:val="000000"/>
          </w:rPr>
          <w:t xml:space="preserve"> </w:t>
        </w:r>
      </w:ins>
      <w:r w:rsidRPr="00771C52">
        <w:rPr>
          <w:rFonts w:eastAsia="Times New Roman"/>
          <w:color w:val="000000"/>
        </w:rPr>
        <w:t xml:space="preserve">to five </w:t>
      </w:r>
      <w:del w:id="181" w:author="Nick Smith" w:date="2022-03-01T15:46:00Z">
        <w:r w:rsidRPr="00771C52" w:rsidDel="00506E53">
          <w:rPr>
            <w:rFonts w:eastAsia="Times New Roman"/>
            <w:color w:val="000000"/>
          </w:rPr>
          <w:delText>randomly selected individuals</w:delText>
        </w:r>
        <w:r w:rsidR="000D10B1" w:rsidDel="00506E53">
          <w:rPr>
            <w:rFonts w:eastAsia="Times New Roman"/>
            <w:color w:val="000000"/>
          </w:rPr>
          <w:delText xml:space="preserve"> of different</w:delText>
        </w:r>
      </w:del>
      <w:ins w:id="182" w:author="Nick Smith" w:date="2022-03-01T15:46:00Z">
        <w:r w:rsidR="00506E53">
          <w:rPr>
            <w:rFonts w:eastAsia="Times New Roman"/>
            <w:color w:val="000000"/>
          </w:rPr>
          <w:t xml:space="preserve">most </w:t>
        </w:r>
      </w:ins>
      <w:ins w:id="183" w:author="Nick Smith" w:date="2022-03-01T17:11:00Z">
        <w:r w:rsidR="000354CD">
          <w:rPr>
            <w:rFonts w:eastAsia="Times New Roman"/>
            <w:color w:val="000000"/>
          </w:rPr>
          <w:t>abundant</w:t>
        </w:r>
      </w:ins>
      <w:r w:rsidR="000D10B1">
        <w:rPr>
          <w:rFonts w:eastAsia="Times New Roman"/>
          <w:color w:val="000000"/>
        </w:rPr>
        <w:t xml:space="preserve"> species</w:t>
      </w:r>
      <w:r w:rsidRPr="00771C52">
        <w:rPr>
          <w:rFonts w:eastAsia="Times New Roman"/>
          <w:color w:val="000000"/>
        </w:rPr>
        <w:t xml:space="preserve"> </w:t>
      </w:r>
      <w:del w:id="184" w:author="Nick Smith" w:date="2022-03-01T17:11:00Z">
        <w:r w:rsidRPr="00771C52" w:rsidDel="000354CD">
          <w:rPr>
            <w:rFonts w:eastAsia="Times New Roman"/>
            <w:color w:val="000000"/>
          </w:rPr>
          <w:delText xml:space="preserve">per </w:delText>
        </w:r>
      </w:del>
      <w:ins w:id="185" w:author="Nick Smith" w:date="2022-03-01T17:11:00Z">
        <w:r w:rsidR="000354CD">
          <w:rPr>
            <w:rFonts w:eastAsia="Times New Roman"/>
            <w:color w:val="000000"/>
          </w:rPr>
          <w:t>in each</w:t>
        </w:r>
        <w:r w:rsidR="000354CD" w:rsidRPr="00771C52">
          <w:rPr>
            <w:rFonts w:eastAsia="Times New Roman"/>
            <w:color w:val="000000"/>
          </w:rPr>
          <w:t xml:space="preserve"> </w:t>
        </w:r>
      </w:ins>
      <w:r w:rsidRPr="00771C52">
        <w:rPr>
          <w:rFonts w:eastAsia="Times New Roman"/>
          <w:color w:val="000000"/>
        </w:rPr>
        <w:t>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ins w:id="186" w:author="Nick Smith" w:date="2022-03-01T15:46:00Z">
        <w:r w:rsidR="00506E53">
          <w:rPr>
            <w:rFonts w:eastAsia="Times New Roman"/>
            <w:color w:val="000000"/>
          </w:rPr>
          <w:t>. The sampled species made up 26% of the total vegetation coverage at the time of sampling</w:t>
        </w:r>
      </w:ins>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lastRenderedPageBreak/>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5A649F9D"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del w:id="187" w:author="Nick Smith" w:date="2022-03-01T16:13:00Z">
        <w:r w:rsidR="008C0FAC" w:rsidDel="00AD781C">
          <w:rPr>
            <w:rFonts w:eastAsia="Times New Roman"/>
            <w:color w:val="000000"/>
          </w:rPr>
          <w:delText>Only</w:delText>
        </w:r>
        <w:r w:rsidRPr="00771C52" w:rsidDel="00AD781C">
          <w:rPr>
            <w:rFonts w:eastAsia="Times New Roman"/>
            <w:color w:val="000000"/>
          </w:rPr>
          <w:delText xml:space="preserve"> individuals with </w:delText>
        </w:r>
      </w:del>
      <w:r w:rsidRPr="00771C52">
        <w:rPr>
          <w:rFonts w:eastAsia="Times New Roman"/>
          <w:color w:val="000000"/>
        </w:rPr>
        <w:t xml:space="preserve">χ values </w:t>
      </w:r>
      <w:del w:id="188" w:author="Nick Smith" w:date="2022-03-01T16:13:00Z">
        <w:r w:rsidRPr="00771C52" w:rsidDel="00AD781C">
          <w:rPr>
            <w:rFonts w:eastAsia="Times New Roman"/>
            <w:color w:val="000000"/>
          </w:rPr>
          <w:delText xml:space="preserve">between </w:delText>
        </w:r>
      </w:del>
      <w:ins w:id="189" w:author="Nick Smith" w:date="2022-03-01T16:13:00Z">
        <w:r w:rsidR="00AD781C">
          <w:rPr>
            <w:rFonts w:eastAsia="Times New Roman"/>
            <w:color w:val="000000"/>
          </w:rPr>
          <w:t>less than</w:t>
        </w:r>
        <w:r w:rsidR="00AD781C" w:rsidRPr="00771C52">
          <w:rPr>
            <w:rFonts w:eastAsia="Times New Roman"/>
            <w:color w:val="000000"/>
          </w:rPr>
          <w:t xml:space="preserve"> </w:t>
        </w:r>
      </w:ins>
      <w:r w:rsidRPr="00771C52">
        <w:rPr>
          <w:rFonts w:eastAsia="Times New Roman"/>
          <w:color w:val="000000"/>
        </w:rPr>
        <w:t xml:space="preserve">0 </w:t>
      </w:r>
      <w:del w:id="190" w:author="Nick Smith" w:date="2022-03-01T16:13:00Z">
        <w:r w:rsidRPr="00771C52" w:rsidDel="00AD781C">
          <w:rPr>
            <w:rFonts w:eastAsia="Times New Roman"/>
            <w:color w:val="000000"/>
          </w:rPr>
          <w:delText xml:space="preserve">and </w:delText>
        </w:r>
      </w:del>
      <w:ins w:id="191" w:author="Nick Smith" w:date="2022-03-01T16:13:00Z">
        <w:r w:rsidR="00AD781C">
          <w:rPr>
            <w:rFonts w:eastAsia="Times New Roman"/>
            <w:color w:val="000000"/>
          </w:rPr>
          <w:t>or greater than</w:t>
        </w:r>
        <w:r w:rsidR="00AD781C" w:rsidRPr="00771C52">
          <w:rPr>
            <w:rFonts w:eastAsia="Times New Roman"/>
            <w:color w:val="000000"/>
          </w:rPr>
          <w:t xml:space="preserve"> </w:t>
        </w:r>
      </w:ins>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w:t>
      </w:r>
      <w:del w:id="192" w:author="Nick Smith" w:date="2022-03-01T16:13:00Z">
        <w:r w:rsidR="008C0FAC" w:rsidDel="00AD781C">
          <w:rPr>
            <w:rFonts w:eastAsia="Times New Roman"/>
            <w:color w:val="000000"/>
          </w:rPr>
          <w:delText>used for</w:delText>
        </w:r>
      </w:del>
      <w:ins w:id="193" w:author="Nick Smith" w:date="2022-03-01T16:13:00Z">
        <w:r w:rsidR="00AD781C">
          <w:rPr>
            <w:rFonts w:eastAsia="Times New Roman"/>
            <w:color w:val="000000"/>
          </w:rPr>
          <w:t>omitted from</w:t>
        </w:r>
      </w:ins>
      <w:r w:rsidR="008C0FAC">
        <w:rPr>
          <w:rFonts w:eastAsia="Times New Roman"/>
          <w:color w:val="000000"/>
        </w:rPr>
        <w:t xml:space="preserve"> our analyses.</w:t>
      </w:r>
      <w:r w:rsidR="00743A75">
        <w:rPr>
          <w:rFonts w:eastAsia="Times New Roman"/>
          <w:color w:val="000000"/>
        </w:rPr>
        <w:t xml:space="preserve"> </w:t>
      </w:r>
      <w:del w:id="194" w:author="Nick Smith" w:date="2022-03-01T16:13:00Z">
        <w:r w:rsidR="00743A75" w:rsidDel="00AD781C">
          <w:rPr>
            <w:rFonts w:eastAsia="Times New Roman"/>
            <w:color w:val="000000"/>
          </w:rPr>
          <w:delText>considered to be extreme and possibly outliers resulting from uncertain parameters.</w:delText>
        </w:r>
        <w:r w:rsidR="00280797" w:rsidDel="00AD781C">
          <w:rPr>
            <w:rFonts w:eastAsia="Times New Roman"/>
            <w:color w:val="000000"/>
          </w:rPr>
          <w:delText xml:space="preserve"> </w:delText>
        </w:r>
      </w:del>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6C21F854"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w:t>
      </w:r>
      <w:del w:id="195" w:author="Nick Smith" w:date="2022-03-01T17:11:00Z">
        <w:r w:rsidRPr="00771C52" w:rsidDel="000354CD">
          <w:rPr>
            <w:rFonts w:eastAsia="Times New Roman"/>
            <w:color w:val="000000"/>
          </w:rPr>
          <w:delText xml:space="preserve">similarly </w:delText>
        </w:r>
      </w:del>
      <w:ins w:id="196" w:author="Nick Smith" w:date="2022-03-01T17:11:00Z">
        <w:r w:rsidR="000354CD">
          <w:rPr>
            <w:rFonts w:eastAsia="Times New Roman"/>
            <w:color w:val="000000"/>
          </w:rPr>
          <w:t>identically</w:t>
        </w:r>
        <w:r w:rsidR="000354CD" w:rsidRPr="00771C52">
          <w:rPr>
            <w:rFonts w:eastAsia="Times New Roman"/>
            <w:color w:val="000000"/>
          </w:rPr>
          <w:t xml:space="preserve"> </w:t>
        </w:r>
      </w:ins>
      <w:r w:rsidRPr="00771C52">
        <w:rPr>
          <w:rFonts w:eastAsia="Times New Roman"/>
          <w:color w:val="000000"/>
        </w:rPr>
        <w:t xml:space="preserve">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w:t>
      </w:r>
      <w:ins w:id="197" w:author="Nick Smith" w:date="2022-03-01T17:12:00Z">
        <w:r w:rsidR="00915501">
          <w:rPr>
            <w:rFonts w:eastAsia="Times New Roman"/>
            <w:color w:val="000000"/>
          </w:rPr>
          <w:t xml:space="preserve"> (current year’s growth)</w:t>
        </w:r>
      </w:ins>
      <w:r w:rsidR="00B16B03">
        <w:rPr>
          <w:rFonts w:eastAsia="Times New Roman"/>
          <w:color w:val="000000"/>
        </w:rPr>
        <w:t xml:space="preserve"> </w:t>
      </w:r>
      <w:r w:rsidR="003F3A2E">
        <w:rPr>
          <w:rFonts w:eastAsia="Times New Roman"/>
          <w:color w:val="000000"/>
        </w:rPr>
        <w:t>measured at the same sites in the same years as the leaf trait data</w:t>
      </w:r>
      <w:r w:rsidRPr="00771C52">
        <w:rPr>
          <w:rFonts w:eastAsia="Times New Roman"/>
          <w:color w:val="000000"/>
        </w:rPr>
        <w:t>. Aboveground biomass (AGB; g</w:t>
      </w:r>
      <w:ins w:id="198" w:author="Nick Smith" w:date="2022-03-01T15:55:00Z">
        <w:r w:rsidR="00B8102E">
          <w:rPr>
            <w:rFonts w:eastAsia="Times New Roman"/>
            <w:color w:val="000000"/>
          </w:rPr>
          <w:t xml:space="preserve"> m</w:t>
        </w:r>
        <w:r w:rsidR="00B8102E">
          <w:rPr>
            <w:rFonts w:eastAsia="Times New Roman"/>
            <w:color w:val="000000"/>
            <w:vertAlign w:val="superscript"/>
          </w:rPr>
          <w:t>-2</w:t>
        </w:r>
      </w:ins>
      <w:r w:rsidRPr="00771C52">
        <w:rPr>
          <w:rFonts w:eastAsia="Times New Roman"/>
          <w:color w:val="000000"/>
        </w:rPr>
        <w:t>)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074A3A85" w:rsidR="00361685" w:rsidRDefault="00361685" w:rsidP="00B05AC4">
      <w:pPr>
        <w:spacing w:line="480" w:lineRule="auto"/>
        <w:contextualSpacing/>
        <w:rPr>
          <w:rFonts w:eastAsia="Times New Roman"/>
          <w:color w:val="000000"/>
        </w:rPr>
      </w:pPr>
      <w:r w:rsidRPr="00771C52">
        <w:rPr>
          <w:rFonts w:eastAsia="Times New Roman"/>
          <w:color w:val="000000"/>
        </w:rPr>
        <w:lastRenderedPageBreak/>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225633">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)/L                                                                                                                            (6)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-log(</w:t>
      </w:r>
      <w:proofErr w:type="spellStart"/>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respectively. In our analyses, we used data from 19 </w:t>
      </w:r>
      <w:proofErr w:type="spellStart"/>
      <w:r>
        <w:rPr>
          <w:rFonts w:eastAsia="Times New Roman"/>
        </w:rPr>
        <w:t>NutNet</w:t>
      </w:r>
      <w:proofErr w:type="spellEnd"/>
      <w:r>
        <w:rPr>
          <w:rFonts w:eastAsia="Times New Roman"/>
        </w:rPr>
        <w:t xml:space="preserve">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lastRenderedPageBreak/>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4EF61A25"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w:t>
      </w:r>
      <w:del w:id="199" w:author="Nick Smith" w:date="2022-03-01T18:04:00Z">
        <w:r w:rsidRPr="00771C52" w:rsidDel="002A160E">
          <w:rPr>
            <w:rFonts w:eastAsia="Times New Roman"/>
            <w:color w:val="000000"/>
          </w:rPr>
          <w:delText xml:space="preserve">soil </w:delText>
        </w:r>
      </w:del>
      <w:ins w:id="200" w:author="Nick Smith" w:date="2022-03-01T18:04:00Z">
        <w:r w:rsidR="002A160E">
          <w:rPr>
            <w:rFonts w:eastAsia="Times New Roman"/>
            <w:color w:val="000000"/>
          </w:rPr>
          <w:t>nutrient</w:t>
        </w:r>
        <w:r w:rsidR="002A160E" w:rsidRPr="00771C52">
          <w:rPr>
            <w:rFonts w:eastAsia="Times New Roman"/>
            <w:color w:val="000000"/>
          </w:rPr>
          <w:t xml:space="preserve"> </w:t>
        </w:r>
      </w:ins>
      <w:r w:rsidRPr="00771C52">
        <w:rPr>
          <w:rFonts w:eastAsia="Times New Roman"/>
          <w:color w:val="000000"/>
        </w:rPr>
        <w:t>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t>
      </w:r>
      <w:del w:id="201" w:author="Nick Smith" w:date="2022-03-01T17:51:00Z">
        <w:r w:rsidRPr="00771C52" w:rsidDel="00531641">
          <w:rPr>
            <w:rFonts w:eastAsia="Times New Roman"/>
            <w:color w:val="000000"/>
          </w:rPr>
          <w:delText>climate (</w:delText>
        </w:r>
      </w:del>
      <w:proofErr w:type="spellStart"/>
      <w:r w:rsidRPr="00771C52">
        <w:rPr>
          <w:rFonts w:eastAsia="Times New Roman"/>
          <w:i/>
          <w:iCs/>
          <w:color w:val="000000"/>
        </w:rPr>
        <w:t>T</w:t>
      </w:r>
      <w:r w:rsidRPr="00771C52">
        <w:rPr>
          <w:rFonts w:eastAsia="Times New Roman"/>
          <w:color w:val="000000"/>
          <w:vertAlign w:val="subscript"/>
        </w:rPr>
        <w:t>g</w:t>
      </w:r>
      <w:proofErr w:type="spellEnd"/>
      <w:ins w:id="202" w:author="Nick Smith" w:date="2022-03-01T17:51:00Z">
        <w:r w:rsidR="00531641">
          <w:rPr>
            <w:rFonts w:eastAsia="Times New Roman"/>
            <w:color w:val="000000"/>
          </w:rPr>
          <w:t>,</w:t>
        </w:r>
      </w:ins>
      <w:r w:rsidRPr="00771C52">
        <w:rPr>
          <w:rFonts w:eastAsia="Times New Roman"/>
          <w:color w:val="000000"/>
        </w:rPr>
        <w:t xml:space="preserve"> </w:t>
      </w:r>
      <w:del w:id="203" w:author="Nick Smith" w:date="2022-03-01T17:51:00Z">
        <w:r w:rsidRPr="00771C52" w:rsidDel="00531641">
          <w:rPr>
            <w:rFonts w:eastAsia="Times New Roman"/>
            <w:color w:val="000000"/>
          </w:rPr>
          <w:delText xml:space="preserve">and </w:delText>
        </w:r>
      </w:del>
      <w:r w:rsidRPr="00771C52">
        <w:rPr>
          <w:rFonts w:eastAsia="Times New Roman"/>
          <w:i/>
          <w:iCs/>
          <w:color w:val="000000"/>
        </w:rPr>
        <w:t>I</w:t>
      </w:r>
      <w:r w:rsidRPr="00771C52">
        <w:rPr>
          <w:rFonts w:eastAsia="Times New Roman"/>
          <w:color w:val="000000"/>
          <w:vertAlign w:val="subscript"/>
        </w:rPr>
        <w:t>g</w:t>
      </w:r>
      <w:del w:id="204" w:author="Nick Smith" w:date="2022-03-01T17:51:00Z">
        <w:r w:rsidRPr="00771C52" w:rsidDel="00531641">
          <w:rPr>
            <w:rFonts w:eastAsia="Times New Roman"/>
            <w:color w:val="000000"/>
          </w:rPr>
          <w:delText>)</w:delText>
        </w:r>
      </w:del>
      <w:r w:rsidRPr="00771C52">
        <w:rPr>
          <w:rFonts w:eastAsia="Times New Roman"/>
          <w:color w:val="000000"/>
        </w:rPr>
        <w:t>,</w:t>
      </w:r>
      <w:r w:rsidR="00CA64B3">
        <w:rPr>
          <w:rFonts w:eastAsia="Times New Roman"/>
          <w:color w:val="000000"/>
        </w:rPr>
        <w:t xml:space="preserve"> </w:t>
      </w:r>
      <w:del w:id="205" w:author="Nick Smith" w:date="2022-03-01T17:51:00Z">
        <w:r w:rsidR="00CA64B3" w:rsidDel="00531641">
          <w:rPr>
            <w:rFonts w:eastAsia="Times New Roman"/>
            <w:color w:val="000000"/>
          </w:rPr>
          <w:delText>leaf traits (</w:delText>
        </w:r>
      </w:del>
      <w:r w:rsidR="00CA64B3">
        <w:rPr>
          <w:rFonts w:eastAsia="Times New Roman"/>
          <w:color w:val="000000"/>
          <w:lang w:val="el-GR"/>
        </w:rPr>
        <w:t>χ</w:t>
      </w:r>
      <w:ins w:id="206" w:author="Nick Smith" w:date="2022-03-01T17:51:00Z">
        <w:r w:rsidR="00531641">
          <w:rPr>
            <w:rFonts w:eastAsia="Times New Roman"/>
            <w:color w:val="000000"/>
          </w:rPr>
          <w:t>,</w:t>
        </w:r>
      </w:ins>
      <w:r w:rsidR="00CA64B3">
        <w:rPr>
          <w:rFonts w:eastAsia="Times New Roman"/>
          <w:color w:val="000000"/>
        </w:rPr>
        <w:t xml:space="preserve"> </w:t>
      </w:r>
      <w:del w:id="207" w:author="Nick Smith" w:date="2022-03-01T17:51:00Z">
        <w:r w:rsidR="00CA64B3" w:rsidDel="00531641">
          <w:rPr>
            <w:rFonts w:eastAsia="Times New Roman"/>
            <w:color w:val="000000"/>
          </w:rPr>
          <w:delText>and</w:delText>
        </w:r>
        <w:r w:rsidRPr="00771C52" w:rsidDel="00531641">
          <w:rPr>
            <w:rFonts w:eastAsia="Times New Roman"/>
            <w:color w:val="000000"/>
          </w:rPr>
          <w:delText xml:space="preserve"> </w:delText>
        </w:r>
      </w:del>
      <w:proofErr w:type="spellStart"/>
      <w:r w:rsidRPr="00771C52">
        <w:rPr>
          <w:rFonts w:eastAsia="Times New Roman"/>
          <w:i/>
          <w:iCs/>
          <w:color w:val="000000"/>
        </w:rPr>
        <w:t>M</w:t>
      </w:r>
      <w:r w:rsidRPr="00771C52">
        <w:rPr>
          <w:rFonts w:eastAsia="Times New Roman"/>
          <w:color w:val="000000"/>
          <w:vertAlign w:val="subscript"/>
        </w:rPr>
        <w:t>area</w:t>
      </w:r>
      <w:proofErr w:type="spellEnd"/>
      <w:del w:id="208" w:author="Nick Smith" w:date="2022-03-01T17:51:00Z">
        <w:r w:rsidR="00CA64B3" w:rsidDel="00531641">
          <w:rPr>
            <w:rFonts w:eastAsia="Times New Roman"/>
            <w:color w:val="000000"/>
          </w:rPr>
          <w:delText>)</w:delText>
        </w:r>
      </w:del>
      <w:r w:rsidRPr="00771C52">
        <w:rPr>
          <w:rFonts w:eastAsia="Times New Roman"/>
          <w:color w:val="000000"/>
        </w:rPr>
        <w:t>, and species characteristics (photosynthetic pathway and whether the plant has the known capacity to biologically fix nitrogen) as fixed effects.</w:t>
      </w:r>
      <w:ins w:id="209" w:author="Nick Smith" w:date="2022-03-01T16:40:00Z">
        <w:r w:rsidR="00E01F45">
          <w:rPr>
            <w:rFonts w:eastAsia="Times New Roman"/>
            <w:color w:val="000000"/>
          </w:rPr>
          <w:t xml:space="preserve"> Because</w:t>
        </w:r>
        <w:r w:rsidR="00957190">
          <w:rPr>
            <w:rFonts w:eastAsia="Times New Roman"/>
            <w:color w:val="000000"/>
          </w:rPr>
          <w:t xml:space="preserve"> theory suggests</w:t>
        </w:r>
        <w:r w:rsidR="00E01F45">
          <w:rPr>
            <w:rFonts w:eastAsia="Times New Roman"/>
            <w:color w:val="000000"/>
          </w:rPr>
          <w:t xml:space="preserve"> the effects of aridity on </w:t>
        </w:r>
        <w:proofErr w:type="spellStart"/>
        <w:r w:rsidR="00E01F45">
          <w:rPr>
            <w:rFonts w:eastAsia="Times New Roman"/>
            <w:i/>
            <w:color w:val="000000"/>
          </w:rPr>
          <w:t>N</w:t>
        </w:r>
        <w:r w:rsidR="00E01F45">
          <w:rPr>
            <w:rFonts w:eastAsia="Times New Roman"/>
            <w:color w:val="000000"/>
            <w:vertAlign w:val="subscript"/>
          </w:rPr>
          <w:t>area</w:t>
        </w:r>
        <w:proofErr w:type="spellEnd"/>
        <w:r w:rsidR="00E01F45">
          <w:rPr>
            <w:rFonts w:eastAsia="Times New Roman"/>
            <w:color w:val="000000"/>
            <w:vertAlign w:val="subscript"/>
          </w:rPr>
          <w:t xml:space="preserve"> </w:t>
        </w:r>
      </w:ins>
      <w:ins w:id="210" w:author="Nick Smith" w:date="2022-03-01T16:41:00Z">
        <w:r w:rsidR="00957190">
          <w:rPr>
            <w:rFonts w:eastAsia="Times New Roman"/>
            <w:color w:val="000000"/>
          </w:rPr>
          <w:t xml:space="preserve">are driven by changes in </w:t>
        </w:r>
        <w:r w:rsidR="00957190">
          <w:rPr>
            <w:rFonts w:eastAsia="Times New Roman"/>
            <w:color w:val="000000"/>
            <w:lang w:val="el-GR"/>
          </w:rPr>
          <w:t>χ</w:t>
        </w:r>
        <w:r w:rsidR="00957190">
          <w:rPr>
            <w:rFonts w:eastAsia="Times New Roman"/>
            <w:color w:val="000000"/>
          </w:rPr>
          <w:t>, no aridity indices were used in the analyses.</w:t>
        </w:r>
      </w:ins>
      <w:r w:rsidRPr="00771C52">
        <w:rPr>
          <w:rFonts w:eastAsia="Times New Roman"/>
          <w:color w:val="000000"/>
        </w:rPr>
        <w:t xml:space="preserve"> Soil treatment and species characteristics were categorical fixed effects and climate and leaf traits were continuous fixed effects in the model. Species identity, species </w:t>
      </w:r>
      <w:del w:id="211" w:author="Nick Smith" w:date="2022-03-01T17:12:00Z">
        <w:r w:rsidRPr="00771C52" w:rsidDel="00146254">
          <w:rPr>
            <w:rFonts w:eastAsia="Times New Roman"/>
            <w:color w:val="000000"/>
          </w:rPr>
          <w:delText>identity by</w:delText>
        </w:r>
      </w:del>
      <w:ins w:id="212" w:author="Nick Smith" w:date="2022-03-01T17:12:00Z">
        <w:r w:rsidR="00146254">
          <w:rPr>
            <w:rFonts w:eastAsia="Times New Roman"/>
            <w:color w:val="000000"/>
          </w:rPr>
          <w:t>nested within</w:t>
        </w:r>
      </w:ins>
      <w:r w:rsidRPr="00771C52">
        <w:rPr>
          <w:rFonts w:eastAsia="Times New Roman"/>
          <w:color w:val="000000"/>
        </w:rPr>
        <w:t xml:space="preserve"> site, and species </w:t>
      </w:r>
      <w:del w:id="213" w:author="Nick Smith" w:date="2022-03-01T17:12:00Z">
        <w:r w:rsidRPr="00771C52" w:rsidDel="00C97F92">
          <w:rPr>
            <w:rFonts w:eastAsia="Times New Roman"/>
            <w:color w:val="000000"/>
          </w:rPr>
          <w:delText>identity by</w:delText>
        </w:r>
      </w:del>
      <w:ins w:id="214" w:author="Nick Smith" w:date="2022-03-01T17:12:00Z">
        <w:r w:rsidR="00C97F92">
          <w:rPr>
            <w:rFonts w:eastAsia="Times New Roman"/>
            <w:color w:val="000000"/>
          </w:rPr>
          <w:t>ne</w:t>
        </w:r>
      </w:ins>
      <w:ins w:id="215" w:author="Nick Smith" w:date="2022-03-01T17:13:00Z">
        <w:r w:rsidR="00C97F92">
          <w:rPr>
            <w:rFonts w:eastAsia="Times New Roman"/>
            <w:color w:val="000000"/>
          </w:rPr>
          <w:t>s</w:t>
        </w:r>
      </w:ins>
      <w:ins w:id="216" w:author="Nick Smith" w:date="2022-03-01T17:12:00Z">
        <w:r w:rsidR="00C97F92">
          <w:rPr>
            <w:rFonts w:eastAsia="Times New Roman"/>
            <w:color w:val="000000"/>
          </w:rPr>
          <w:t>ted withi</w:t>
        </w:r>
      </w:ins>
      <w:ins w:id="217" w:author="Nick Smith" w:date="2022-03-01T17:13:00Z">
        <w:r w:rsidR="00C97F92">
          <w:rPr>
            <w:rFonts w:eastAsia="Times New Roman"/>
            <w:color w:val="000000"/>
          </w:rPr>
          <w:t>n</w:t>
        </w:r>
      </w:ins>
      <w:r w:rsidRPr="00771C52">
        <w:rPr>
          <w:rFonts w:eastAsia="Times New Roman"/>
          <w:color w:val="000000"/>
        </w:rPr>
        <w:t xml:space="preserve"> site </w:t>
      </w:r>
      <w:del w:id="218" w:author="Nick Smith" w:date="2022-03-01T17:13:00Z">
        <w:r w:rsidRPr="00771C52" w:rsidDel="00C97F92">
          <w:rPr>
            <w:rFonts w:eastAsia="Times New Roman"/>
            <w:color w:val="000000"/>
          </w:rPr>
          <w:delText xml:space="preserve">by </w:delText>
        </w:r>
      </w:del>
      <w:ins w:id="219" w:author="Nick Smith" w:date="2022-03-01T17:13:00Z">
        <w:r w:rsidR="00C97F92">
          <w:rPr>
            <w:rFonts w:eastAsia="Times New Roman"/>
            <w:color w:val="000000"/>
          </w:rPr>
          <w:t>and</w:t>
        </w:r>
        <w:r w:rsidR="00C97F92" w:rsidRPr="00771C52">
          <w:rPr>
            <w:rFonts w:eastAsia="Times New Roman"/>
            <w:color w:val="000000"/>
          </w:rPr>
          <w:t xml:space="preserve"> </w:t>
        </w:r>
      </w:ins>
      <w:r w:rsidRPr="00771C52">
        <w:rPr>
          <w:rFonts w:eastAsia="Times New Roman"/>
          <w:color w:val="000000"/>
        </w:rPr>
        <w:t xml:space="preserve">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commentRangeStart w:id="220"/>
      <w:ins w:id="221" w:author="Nick Smith" w:date="2022-03-01T16:30:00Z">
        <w:r w:rsidR="007B7B31">
          <w:rPr>
            <w:rFonts w:eastAsia="Times New Roman"/>
            <w:color w:val="000000"/>
          </w:rPr>
          <w:t xml:space="preserve"> </w:t>
        </w:r>
      </w:ins>
      <w:commentRangeEnd w:id="220"/>
      <w:ins w:id="222" w:author="Nick Smith" w:date="2022-03-01T16:31:00Z">
        <w:r w:rsidR="000A319F">
          <w:rPr>
            <w:rStyle w:val="CommentReference"/>
          </w:rPr>
          <w:commentReference w:id="220"/>
        </w:r>
      </w:ins>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proofErr w:type="spellStart"/>
            <w:r w:rsidRPr="00993C6A">
              <w:rPr>
                <w:rFonts w:eastAsia="Times New Roman"/>
                <w:i/>
                <w:iCs/>
                <w:color w:val="000000"/>
              </w:rPr>
              <w:t>N</w:t>
            </w:r>
            <w:r w:rsidRPr="00993C6A">
              <w:rPr>
                <w:rFonts w:eastAsia="Times New Roman"/>
                <w:color w:val="000000"/>
                <w:vertAlign w:val="subscript"/>
              </w:rPr>
              <w:t>r</w:t>
            </w:r>
            <w:proofErr w:type="spellEnd"/>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700D5AB1"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del w:id="223" w:author="Nick Smith" w:date="2022-03-01T17:13:00Z">
        <w:r w:rsidR="00C93A3A" w:rsidDel="00BB7334">
          <w:rPr>
            <w:rFonts w:eastAsia="Times New Roman"/>
            <w:color w:val="000000"/>
          </w:rPr>
          <w:delText xml:space="preserve"> (Aim 3)</w:delText>
        </w:r>
      </w:del>
      <w:r w:rsidRPr="00771C52">
        <w:rPr>
          <w:rFonts w:eastAsia="Times New Roman"/>
          <w:color w:val="000000"/>
        </w:rPr>
        <w:t>, we fit a third linear mixed effects model</w:t>
      </w:r>
      <w:del w:id="224" w:author="Nick Smith" w:date="2022-03-01T17:13:00Z">
        <w:r w:rsidRPr="00771C52" w:rsidDel="00BB7334">
          <w:rPr>
            <w:rFonts w:eastAsia="Times New Roman"/>
            <w:color w:val="000000"/>
          </w:rPr>
          <w:delText>s</w:delText>
        </w:r>
      </w:del>
      <w:r w:rsidRPr="00771C52">
        <w:rPr>
          <w:rFonts w:eastAsia="Times New Roman"/>
          <w:color w:val="000000"/>
        </w:rPr>
        <w:t xml:space="preserve">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w:t>
      </w:r>
      <w:r w:rsidRPr="00771C52">
        <w:rPr>
          <w:rFonts w:eastAsia="Times New Roman"/>
          <w:color w:val="000000"/>
        </w:rPr>
        <w:lastRenderedPageBreak/>
        <w:t>independent categorical variables. Site and site by block were included as categorical random intercept terms. In both cases, dependent variables were natural log transformed to meet normality assumptions.</w:t>
      </w:r>
    </w:p>
    <w:p w14:paraId="5585EA39" w14:textId="479C5BDD"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w:t>
      </w:r>
      <w:del w:id="225" w:author="Nick Smith" w:date="2022-03-01T17:13:00Z">
        <w:r w:rsidR="00C93A3A" w:rsidDel="00BB7334">
          <w:rPr>
            <w:rFonts w:eastAsia="Times New Roman"/>
            <w:color w:val="000000"/>
          </w:rPr>
          <w:delText>4</w:delText>
        </w:r>
      </w:del>
      <w:ins w:id="226" w:author="Nick Smith" w:date="2022-03-01T17:13:00Z">
        <w:r w:rsidR="00BB7334">
          <w:rPr>
            <w:rFonts w:eastAsia="Times New Roman"/>
            <w:color w:val="000000"/>
          </w:rPr>
          <w:t>3</w:t>
        </w:r>
      </w:ins>
      <w:r w:rsidR="00C93A3A">
        <w:rPr>
          <w:rFonts w:eastAsia="Times New Roman"/>
          <w:color w:val="000000"/>
        </w:rPr>
        <w:t>)</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7283A3DD" w:rsidR="00361685" w:rsidRDefault="00361685" w:rsidP="00B05AC4">
      <w:pPr>
        <w:spacing w:line="480" w:lineRule="auto"/>
        <w:contextualSpacing/>
        <w:rPr>
          <w:rFonts w:eastAsia="Times New Roman"/>
          <w:color w:val="000000"/>
        </w:rPr>
      </w:pPr>
      <w:r w:rsidRPr="00771C52">
        <w:rPr>
          <w:rFonts w:eastAsia="Times New Roman"/>
          <w:color w:val="000000"/>
        </w:rPr>
        <w:tab/>
      </w:r>
      <w:del w:id="227" w:author="Nick Smith" w:date="2022-03-01T17:14:00Z">
        <w:r w:rsidRPr="00771C52" w:rsidDel="00BB7334">
          <w:rPr>
            <w:rFonts w:eastAsia="Times New Roman"/>
            <w:color w:val="000000"/>
          </w:rPr>
          <w:delText>Throughout, a</w:delText>
        </w:r>
      </w:del>
      <w:ins w:id="228" w:author="Nick Smith" w:date="2022-03-01T17:14:00Z">
        <w:r w:rsidR="00BB7334">
          <w:rPr>
            <w:rFonts w:eastAsia="Times New Roman"/>
            <w:color w:val="000000"/>
          </w:rPr>
          <w:t>A</w:t>
        </w:r>
      </w:ins>
      <w:r w:rsidRPr="00771C52">
        <w:rPr>
          <w:rFonts w:eastAsia="Times New Roman"/>
          <w:color w:val="000000"/>
        </w:rPr>
        <w:t>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lastRenderedPageBreak/>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5695703B"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r w:rsidR="00CA64B3" w:rsidRPr="00993C6A">
        <w:rPr>
          <w:rFonts w:eastAsia="Times New Roman"/>
          <w:color w:val="000000"/>
        </w:rPr>
        <w:t>).</w:t>
      </w:r>
      <w:r w:rsidR="00CA64B3" w:rsidRPr="00993C6A">
        <w:rPr>
          <w:rFonts w:eastAsia="Times New Roman"/>
          <w:i/>
          <w:color w:val="000000"/>
        </w:rPr>
        <w:t xml:space="preserve"> </w:t>
      </w:r>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xml:space="preserve">; Figure </w:t>
      </w:r>
      <w:del w:id="229" w:author="Nick Smith" w:date="2022-03-01T15:50:00Z">
        <w:r w:rsidR="001F281E" w:rsidRPr="00993C6A" w:rsidDel="000537C6">
          <w:rPr>
            <w:rFonts w:eastAsia="Times New Roman"/>
            <w:color w:val="000000"/>
          </w:rPr>
          <w:delText>2</w:delText>
        </w:r>
      </w:del>
      <w:ins w:id="230" w:author="Nick Smith" w:date="2022-03-01T15:50:00Z">
        <w:r w:rsidR="000537C6">
          <w:rPr>
            <w:rFonts w:eastAsia="Times New Roman"/>
            <w:color w:val="000000"/>
          </w:rPr>
          <w:t>3</w:t>
        </w:r>
      </w:ins>
      <w:r w:rsidR="003E3DED" w:rsidRPr="00993C6A">
        <w:rPr>
          <w:rFonts w:eastAsia="Times New Roman"/>
          <w:color w:val="000000"/>
        </w:rPr>
        <w:t>).</w:t>
      </w:r>
      <w:r w:rsidR="00D65202" w:rsidRPr="00993C6A">
        <w:rPr>
          <w:rFonts w:eastAsia="Times New Roman"/>
          <w:color w:val="000000"/>
        </w:rPr>
        <w:t xml:space="preserve"> </w:t>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w:t>
      </w:r>
      <w:del w:id="231" w:author="Nick Smith" w:date="2022-03-01T16:48:00Z">
        <w:r w:rsidR="00E3357A" w:rsidRPr="00993C6A" w:rsidDel="004B49E7">
          <w:rPr>
            <w:rFonts w:eastAsia="Times New Roman"/>
            <w:color w:val="000000"/>
          </w:rPr>
          <w:delText>and climate (</w:delText>
        </w:r>
      </w:del>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w:t>
      </w:r>
      <w:del w:id="232" w:author="Nick Smith" w:date="2022-03-01T16:48:00Z">
        <w:r w:rsidR="00E3357A" w:rsidRPr="00993C6A" w:rsidDel="004B49E7">
          <w:rPr>
            <w:rFonts w:eastAsia="Times New Roman"/>
            <w:color w:val="000000"/>
          </w:rPr>
          <w:delText xml:space="preserve">= </w:delText>
        </w:r>
      </w:del>
      <w:ins w:id="233" w:author="Nick Smith" w:date="2022-03-01T16:48:00Z">
        <w:r w:rsidR="004B49E7">
          <w:rPr>
            <w:rFonts w:eastAsia="Times New Roman"/>
            <w:color w:val="000000"/>
          </w:rPr>
          <w:t>(</w:t>
        </w:r>
      </w:ins>
      <w:r w:rsidR="00F56091" w:rsidRPr="00993C6A">
        <w:rPr>
          <w:rFonts w:eastAsia="Times New Roman"/>
          <w:color w:val="000000"/>
        </w:rPr>
        <w:t>4.9</w:t>
      </w:r>
      <w:r w:rsidR="00E3357A" w:rsidRPr="00993C6A">
        <w:rPr>
          <w:rFonts w:eastAsia="Times New Roman"/>
          <w:color w:val="000000"/>
        </w:rPr>
        <w:t>%</w:t>
      </w:r>
      <w:ins w:id="234" w:author="Nick Smith" w:date="2022-03-01T16:48:00Z">
        <w:r w:rsidR="004B49E7">
          <w:rPr>
            <w:rFonts w:eastAsia="Times New Roman"/>
            <w:color w:val="000000"/>
          </w:rPr>
          <w:t>)</w:t>
        </w:r>
      </w:ins>
      <w:r w:rsidR="00E3357A" w:rsidRPr="00993C6A">
        <w:rPr>
          <w:rFonts w:eastAsia="Times New Roman"/>
          <w:color w:val="000000"/>
        </w:rPr>
        <w:t>,</w:t>
      </w:r>
      <w:ins w:id="235" w:author="Nick Smith" w:date="2022-03-01T16:48:00Z">
        <w:r w:rsidR="004B49E7">
          <w:rPr>
            <w:rFonts w:eastAsia="Times New Roman"/>
            <w:color w:val="000000"/>
          </w:rPr>
          <w:t xml:space="preserve"> and</w:t>
        </w:r>
      </w:ins>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w:t>
      </w:r>
      <w:del w:id="236" w:author="Nick Smith" w:date="2022-03-01T16:48:00Z">
        <w:r w:rsidR="00E3357A" w:rsidRPr="00993C6A" w:rsidDel="004B49E7">
          <w:rPr>
            <w:rFonts w:eastAsia="Times New Roman"/>
            <w:color w:val="000000"/>
          </w:rPr>
          <w:delText xml:space="preserve">= </w:delText>
        </w:r>
      </w:del>
      <w:ins w:id="237" w:author="Nick Smith" w:date="2022-03-01T16:48:00Z">
        <w:r w:rsidR="004B49E7">
          <w:rPr>
            <w:rFonts w:eastAsia="Times New Roman"/>
            <w:color w:val="000000"/>
          </w:rPr>
          <w:t>(</w:t>
        </w:r>
      </w:ins>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w:t>
      </w:r>
      <w:del w:id="238" w:author="Nick Smith" w:date="2022-03-01T15:49:00Z">
        <w:r w:rsidR="00B83AB1" w:rsidRPr="00993C6A" w:rsidDel="000537C6">
          <w:rPr>
            <w:rFonts w:eastAsia="Times New Roman"/>
            <w:color w:val="000000"/>
          </w:rPr>
          <w:delText>substantially</w:delText>
        </w:r>
        <w:r w:rsidR="008010AC" w:rsidRPr="00993C6A" w:rsidDel="000537C6">
          <w:rPr>
            <w:rFonts w:eastAsia="Times New Roman"/>
            <w:color w:val="000000"/>
          </w:rPr>
          <w:delText xml:space="preserve"> </w:delText>
        </w:r>
      </w:del>
      <w:r w:rsidR="008010AC" w:rsidRPr="00993C6A">
        <w:rPr>
          <w:rFonts w:eastAsia="Times New Roman"/>
          <w:color w:val="000000"/>
        </w:rPr>
        <w:t>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del w:id="239" w:author="Nick Smith" w:date="2022-03-01T15:49:00Z">
        <w:r w:rsidR="00E3357A" w:rsidRPr="00993C6A" w:rsidDel="000537C6">
          <w:rPr>
            <w:rFonts w:eastAsia="Times New Roman"/>
            <w:color w:val="000000"/>
          </w:rPr>
          <w:delText>&lt;</w:delText>
        </w:r>
        <w:r w:rsidR="001609E7" w:rsidRPr="00993C6A" w:rsidDel="000537C6">
          <w:rPr>
            <w:rFonts w:eastAsia="Times New Roman"/>
            <w:color w:val="000000"/>
          </w:rPr>
          <w:delText>1</w:delText>
        </w:r>
      </w:del>
      <w:ins w:id="240" w:author="Nick Smith" w:date="2022-03-01T15:49:00Z">
        <w:r w:rsidR="000537C6">
          <w:rPr>
            <w:rFonts w:eastAsia="Times New Roman"/>
            <w:color w:val="000000"/>
          </w:rPr>
          <w:t>3.54</w:t>
        </w:r>
      </w:ins>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del w:id="241" w:author="Nick Smith" w:date="2022-03-01T15:50:00Z">
        <w:r w:rsidR="001F281E" w:rsidRPr="00993C6A" w:rsidDel="000537C6">
          <w:rPr>
            <w:rFonts w:eastAsia="Times New Roman"/>
            <w:color w:val="000000"/>
          </w:rPr>
          <w:delText>3</w:delText>
        </w:r>
      </w:del>
      <w:ins w:id="242" w:author="Nick Smith" w:date="2022-03-01T15:50:00Z">
        <w:r w:rsidR="000537C6">
          <w:rPr>
            <w:rFonts w:eastAsia="Times New Roman"/>
            <w:color w:val="000000"/>
          </w:rPr>
          <w:t>4</w:t>
        </w:r>
      </w:ins>
      <w:r w:rsidR="008010AC" w:rsidRPr="00993C6A">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proofErr w:type="spellStart"/>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proofErr w:type="spellEnd"/>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del w:id="243" w:author="Nick Smith" w:date="2022-03-01T17:14:00Z">
        <w:r w:rsidR="00CA64B3" w:rsidRPr="00993C6A" w:rsidDel="00905072">
          <w:rPr>
            <w:rFonts w:eastAsia="Times New Roman"/>
            <w:color w:val="000000"/>
          </w:rPr>
          <w:delText xml:space="preserve">from </w:delText>
        </w:r>
      </w:del>
      <w:r w:rsidR="00CA64B3" w:rsidRPr="00993C6A">
        <w:rPr>
          <w:rFonts w:eastAsia="Times New Roman"/>
          <w:color w:val="000000"/>
        </w:rPr>
        <w:t xml:space="preserve">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r w:rsidR="00280238" w:rsidRPr="00993C6A">
        <w:rPr>
          <w:rFonts w:eastAsia="Times New Roman"/>
          <w:i/>
          <w:color w:val="000000"/>
        </w:rPr>
        <w:t>p</w:t>
      </w:r>
      <w:r w:rsidR="00280238" w:rsidRPr="00993C6A">
        <w:rPr>
          <w:rFonts w:eastAsia="Times New Roman"/>
          <w:color w:val="000000"/>
        </w:rPr>
        <w:t xml:space="preserve"> &lt; 0.</w:t>
      </w:r>
      <w:del w:id="244" w:author="Nick Smith" w:date="2022-03-01T16:49:00Z">
        <w:r w:rsidR="00280238" w:rsidRPr="00993C6A" w:rsidDel="004E6762">
          <w:rPr>
            <w:rFonts w:eastAsia="Times New Roman"/>
            <w:color w:val="000000"/>
          </w:rPr>
          <w:delText xml:space="preserve"> </w:delText>
        </w:r>
      </w:del>
      <w:r w:rsidR="00280238" w:rsidRPr="00993C6A">
        <w:rPr>
          <w:rFonts w:eastAsia="Times New Roman"/>
          <w:color w:val="000000"/>
        </w:rPr>
        <w:t xml:space="preserve">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w:t>
      </w:r>
      <w:del w:id="245" w:author="Nick Smith" w:date="2022-03-01T16:49:00Z">
        <w:r w:rsidR="00280238" w:rsidRPr="00993C6A" w:rsidDel="004E6762">
          <w:rPr>
            <w:rFonts w:eastAsia="Times New Roman"/>
            <w:color w:val="000000"/>
          </w:rPr>
          <w:delText xml:space="preserve"> </w:delText>
        </w:r>
      </w:del>
      <w:r w:rsidR="00280238" w:rsidRPr="00993C6A">
        <w:rPr>
          <w:rFonts w:eastAsia="Times New Roman"/>
          <w:color w:val="000000"/>
        </w:rPr>
        <w:t>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044914F4" w:rsidR="00F178AB" w:rsidRPr="00B05AC4" w:rsidDel="00905072" w:rsidRDefault="00F178AB" w:rsidP="00B05AC4">
      <w:pPr>
        <w:spacing w:line="480" w:lineRule="auto"/>
        <w:contextualSpacing/>
        <w:textAlignment w:val="baseline"/>
        <w:rPr>
          <w:del w:id="246" w:author="Nick Smith" w:date="2022-03-01T17:14:00Z"/>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3B92B802"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 xml:space="preserve">Figure </w:t>
      </w:r>
      <w:del w:id="247" w:author="Nick Smith" w:date="2022-03-01T15:50:00Z">
        <w:r w:rsidDel="000537C6">
          <w:rPr>
            <w:rFonts w:eastAsia="Times New Roman"/>
            <w:b/>
            <w:color w:val="000000"/>
          </w:rPr>
          <w:delText>2</w:delText>
        </w:r>
      </w:del>
      <w:ins w:id="248" w:author="Nick Smith" w:date="2022-03-01T15:50:00Z">
        <w:r w:rsidR="000537C6">
          <w:rPr>
            <w:rFonts w:eastAsia="Times New Roman"/>
            <w:b/>
            <w:color w:val="000000"/>
          </w:rPr>
          <w:t>3</w:t>
        </w:r>
      </w:ins>
      <w:r>
        <w:rPr>
          <w:rFonts w:eastAsia="Times New Roman"/>
          <w:b/>
          <w:color w:val="000000"/>
        </w:rPr>
        <w:t>.</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3F59811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del w:id="249" w:author="Nick Smith" w:date="2022-03-01T15:50:00Z">
        <w:r w:rsidR="00077C60" w:rsidRPr="00B05AC4" w:rsidDel="000537C6">
          <w:rPr>
            <w:rFonts w:eastAsia="Times New Roman"/>
            <w:b/>
            <w:bCs/>
            <w:color w:val="000000"/>
          </w:rPr>
          <w:delText>2</w:delText>
        </w:r>
      </w:del>
      <w:ins w:id="250" w:author="Nick Smith" w:date="2022-03-01T15:50:00Z">
        <w:r w:rsidR="000537C6">
          <w:rPr>
            <w:rFonts w:eastAsia="Times New Roman"/>
            <w:b/>
            <w:bCs/>
            <w:color w:val="000000"/>
          </w:rPr>
          <w:t>3</w:t>
        </w:r>
      </w:ins>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w:t>
      </w:r>
      <w:r w:rsidR="005B6195" w:rsidRPr="00860276">
        <w:rPr>
          <w:rFonts w:eastAsia="Times New Roman"/>
          <w:color w:val="000000"/>
        </w:rPr>
        <w:t>-K</w:t>
      </w:r>
      <w:ins w:id="251" w:author="Nick Smith" w:date="2022-03-01T17:54:00Z">
        <w:r w:rsidR="00860276">
          <w:rPr>
            <w:rFonts w:eastAsia="Times New Roman"/>
            <w:color w:val="000000"/>
            <w:vertAlign w:val="subscript"/>
          </w:rPr>
          <w:t>+</w:t>
        </w:r>
        <w:r w:rsidR="00860276" w:rsidRPr="00860276">
          <w:rPr>
            <w:rFonts w:eastAsia="Times New Roman"/>
            <w:color w:val="000000"/>
            <w:vertAlign w:val="subscript"/>
          </w:rPr>
          <w:t>µ</w:t>
        </w:r>
      </w:ins>
      <w:r w:rsidR="005B6195">
        <w:rPr>
          <w:rFonts w:eastAsia="Times New Roman"/>
          <w:color w:val="000000"/>
        </w:rPr>
        <w:t>, added = +K</w:t>
      </w:r>
      <w:ins w:id="252" w:author="Nick Smith" w:date="2022-03-01T17:54:00Z">
        <w:r w:rsidR="00860276">
          <w:rPr>
            <w:rFonts w:eastAsia="Times New Roman"/>
            <w:color w:val="000000"/>
            <w:vertAlign w:val="subscript"/>
          </w:rPr>
          <w:t>+</w:t>
        </w:r>
        <w:r w:rsidR="00860276" w:rsidRPr="00860276">
          <w:rPr>
            <w:rFonts w:eastAsia="Times New Roman"/>
            <w:color w:val="000000"/>
            <w:vertAlign w:val="subscript"/>
          </w:rPr>
          <w:t>µ</w:t>
        </w:r>
      </w:ins>
      <w:r w:rsidR="005B6195">
        <w:rPr>
          <w:rFonts w:eastAsia="Times New Roman"/>
          <w:color w:val="000000"/>
        </w:rPr>
        <w:t>)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2E49251E"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 xml:space="preserve">Figure </w:t>
      </w:r>
      <w:del w:id="253" w:author="Nick Smith" w:date="2022-03-01T15:51:00Z">
        <w:r w:rsidDel="000537C6">
          <w:rPr>
            <w:rFonts w:eastAsia="Times New Roman"/>
            <w:b/>
            <w:color w:val="000000"/>
          </w:rPr>
          <w:delText>3</w:delText>
        </w:r>
      </w:del>
      <w:ins w:id="254" w:author="Nick Smith" w:date="2022-03-01T15:51:00Z">
        <w:r w:rsidR="000537C6">
          <w:rPr>
            <w:rFonts w:eastAsia="Times New Roman"/>
            <w:b/>
            <w:color w:val="000000"/>
          </w:rPr>
          <w:t>4</w:t>
        </w:r>
      </w:ins>
      <w:r>
        <w:rPr>
          <w:rFonts w:eastAsia="Times New Roman"/>
          <w:b/>
          <w:color w:val="000000"/>
        </w:rPr>
        <w:t>.</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20F1EACA"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w:t>
      </w:r>
      <w:del w:id="255" w:author="Nick Smith" w:date="2022-03-01T15:51:00Z">
        <w:r w:rsidDel="000537C6">
          <w:rPr>
            <w:rFonts w:eastAsia="Times New Roman"/>
            <w:b/>
            <w:color w:val="000000"/>
          </w:rPr>
          <w:delText>3</w:delText>
        </w:r>
      </w:del>
      <w:ins w:id="256" w:author="Nick Smith" w:date="2022-03-01T15:51:00Z">
        <w:r w:rsidR="000537C6">
          <w:rPr>
            <w:rFonts w:eastAsia="Times New Roman"/>
            <w:b/>
            <w:color w:val="000000"/>
          </w:rPr>
          <w:t>4</w:t>
        </w:r>
      </w:ins>
      <w:r>
        <w:rPr>
          <w:rFonts w:eastAsia="Times New Roman"/>
          <w:b/>
          <w:color w:val="000000"/>
        </w:rPr>
        <w:t xml:space="preserve">.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554FF6AB"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w:t>
      </w:r>
      <w:ins w:id="257" w:author="Nick Smith" w:date="2022-03-01T17:15:00Z">
        <w:r w:rsidR="00905072">
          <w:rPr>
            <w:rFonts w:eastAsia="Times New Roman"/>
            <w:bCs/>
            <w:i/>
            <w:color w:val="000000"/>
          </w:rPr>
          <w:t xml:space="preserve">climate-driven </w:t>
        </w:r>
      </w:ins>
      <w:r w:rsidR="00D60C62" w:rsidRPr="00AC49CC">
        <w:rPr>
          <w:rFonts w:eastAsia="Times New Roman"/>
          <w:bCs/>
          <w:i/>
          <w:color w:val="000000"/>
        </w:rPr>
        <w:t xml:space="preserve">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58E6813C"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w:t>
      </w:r>
      <w:del w:id="258" w:author="Nick Smith" w:date="2022-03-01T17:15:00Z">
        <w:r w:rsidRPr="00900356" w:rsidDel="00905072">
          <w:rPr>
            <w:rFonts w:eastAsia="Times New Roman"/>
            <w:color w:val="000000"/>
          </w:rPr>
          <w:delText>effects on</w:delText>
        </w:r>
      </w:del>
      <w:ins w:id="259" w:author="Nick Smith" w:date="2022-03-01T17:15:00Z">
        <w:r w:rsidR="00905072">
          <w:rPr>
            <w:rFonts w:eastAsia="Times New Roman"/>
            <w:color w:val="000000"/>
          </w:rPr>
          <w:t>relationships with</w:t>
        </w:r>
      </w:ins>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del w:id="260" w:author="Nick Smith" w:date="2022-03-01T15:51:00Z">
        <w:r w:rsidR="00AC49CC" w:rsidRPr="00900356" w:rsidDel="000537C6">
          <w:rPr>
            <w:rFonts w:eastAsia="Times New Roman"/>
            <w:color w:val="000000"/>
          </w:rPr>
          <w:delText>4</w:delText>
        </w:r>
      </w:del>
      <w:ins w:id="261" w:author="Nick Smith" w:date="2022-03-01T15:51:00Z">
        <w:r w:rsidR="000537C6">
          <w:rPr>
            <w:rFonts w:eastAsia="Times New Roman"/>
            <w:color w:val="000000"/>
          </w:rPr>
          <w:t>5</w:t>
        </w:r>
      </w:ins>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del w:id="262" w:author="Nick Smith" w:date="2022-03-01T15:51:00Z">
        <w:r w:rsidR="00AC49CC" w:rsidRPr="003173D1" w:rsidDel="000537C6">
          <w:rPr>
            <w:rFonts w:eastAsia="Times New Roman"/>
            <w:color w:val="000000"/>
          </w:rPr>
          <w:delText>5</w:delText>
        </w:r>
      </w:del>
      <w:ins w:id="263" w:author="Nick Smith" w:date="2022-03-01T15:51:00Z">
        <w:r w:rsidR="000537C6">
          <w:rPr>
            <w:rFonts w:eastAsia="Times New Roman"/>
            <w:color w:val="000000"/>
          </w:rPr>
          <w:t>6</w:t>
        </w:r>
      </w:ins>
      <w:r w:rsidRPr="003173D1">
        <w:rPr>
          <w:rFonts w:eastAsia="Times New Roman"/>
          <w:color w:val="000000"/>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w:t>
      </w:r>
      <w:del w:id="264" w:author="Nick Smith" w:date="2022-03-01T17:15:00Z">
        <w:r w:rsidR="003A1E67" w:rsidRPr="00900356" w:rsidDel="004D09C3">
          <w:rPr>
            <w:rFonts w:eastAsia="Times New Roman"/>
            <w:color w:val="000000"/>
          </w:rPr>
          <w:delText xml:space="preserve">effect </w:delText>
        </w:r>
      </w:del>
      <w:ins w:id="265" w:author="Nick Smith" w:date="2022-03-01T17:15:00Z">
        <w:r w:rsidR="004D09C3">
          <w:rPr>
            <w:rFonts w:eastAsia="Times New Roman"/>
            <w:color w:val="000000"/>
          </w:rPr>
          <w:t>relationship</w:t>
        </w:r>
        <w:r w:rsidR="004D09C3" w:rsidRPr="00900356">
          <w:rPr>
            <w:rFonts w:eastAsia="Times New Roman"/>
            <w:color w:val="000000"/>
          </w:rPr>
          <w:t xml:space="preserve"> </w:t>
        </w:r>
      </w:ins>
      <w:r w:rsidR="003A1E67" w:rsidRPr="00900356">
        <w:rPr>
          <w:rFonts w:eastAsia="Times New Roman"/>
          <w:color w:val="000000"/>
        </w:rPr>
        <w:t>reflects the aboveground climate</w:t>
      </w:r>
      <w:ins w:id="266" w:author="Nick Smith" w:date="2022-03-01T17:16:00Z">
        <w:r w:rsidR="004D09C3">
          <w:rPr>
            <w:rFonts w:eastAsia="Times New Roman"/>
            <w:color w:val="000000"/>
          </w:rPr>
          <w:t>-driven nitrogen demand</w:t>
        </w:r>
      </w:ins>
      <w:r w:rsidR="003A1E67" w:rsidRPr="00900356">
        <w:rPr>
          <w:rFonts w:eastAsia="Times New Roman"/>
          <w:color w:val="000000"/>
        </w:rPr>
        <w:t xml:space="preserv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del w:id="267" w:author="Nick Smith" w:date="2022-03-01T17:15:00Z">
        <w:r w:rsidR="003A1E67" w:rsidRPr="00900356" w:rsidDel="004D09C3">
          <w:rPr>
            <w:rFonts w:eastAsia="Times New Roman"/>
            <w:color w:val="000000"/>
          </w:rPr>
          <w:delText xml:space="preserve">effects </w:delText>
        </w:r>
      </w:del>
      <w:ins w:id="268" w:author="Nick Smith" w:date="2022-03-01T17:15:00Z">
        <w:r w:rsidR="004D09C3">
          <w:rPr>
            <w:rFonts w:eastAsia="Times New Roman"/>
            <w:color w:val="000000"/>
          </w:rPr>
          <w:t>relations</w:t>
        </w:r>
      </w:ins>
      <w:ins w:id="269" w:author="Nick Smith" w:date="2022-03-01T17:16:00Z">
        <w:r w:rsidR="004D09C3">
          <w:rPr>
            <w:rFonts w:eastAsia="Times New Roman"/>
            <w:color w:val="000000"/>
          </w:rPr>
          <w:t>hip</w:t>
        </w:r>
      </w:ins>
      <w:ins w:id="270" w:author="Nick Smith" w:date="2022-03-01T17:15:00Z">
        <w:r w:rsidR="004D09C3" w:rsidRPr="00900356">
          <w:rPr>
            <w:rFonts w:eastAsia="Times New Roman"/>
            <w:color w:val="000000"/>
          </w:rPr>
          <w:t xml:space="preserve"> </w:t>
        </w:r>
      </w:ins>
      <w:r w:rsidR="003A1E67" w:rsidRPr="00900356">
        <w:rPr>
          <w:rFonts w:eastAsia="Times New Roman"/>
          <w:color w:val="000000"/>
        </w:rPr>
        <w:t xml:space="preserve">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del w:id="271" w:author="Nick Smith" w:date="2022-03-01T15:51:00Z">
        <w:r w:rsidR="00AC49CC" w:rsidRPr="00900356" w:rsidDel="000537C6">
          <w:rPr>
            <w:rFonts w:eastAsia="Times New Roman"/>
            <w:color w:val="000000"/>
          </w:rPr>
          <w:delText>5</w:delText>
        </w:r>
      </w:del>
      <w:ins w:id="272" w:author="Nick Smith" w:date="2022-03-01T15:51:00Z">
        <w:r w:rsidR="000537C6">
          <w:rPr>
            <w:rFonts w:eastAsia="Times New Roman"/>
            <w:color w:val="000000"/>
          </w:rPr>
          <w:t>6</w:t>
        </w:r>
      </w:ins>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del w:id="273" w:author="Nick Smith" w:date="2022-03-01T15:51:00Z">
        <w:r w:rsidR="00AC49CC" w:rsidRPr="00900356" w:rsidDel="000537C6">
          <w:rPr>
            <w:rFonts w:eastAsia="Times New Roman"/>
            <w:color w:val="000000"/>
          </w:rPr>
          <w:delText>5</w:delText>
        </w:r>
      </w:del>
      <w:ins w:id="274" w:author="Nick Smith" w:date="2022-03-01T15:51:00Z">
        <w:r w:rsidR="000537C6">
          <w:rPr>
            <w:rFonts w:eastAsia="Times New Roman"/>
            <w:color w:val="000000"/>
          </w:rPr>
          <w:t>6</w:t>
        </w:r>
      </w:ins>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04095D39"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ins w:id="275" w:author="Nick Smith" w:date="2022-03-01T16:50:00Z">
        <w:r w:rsidR="004E6762">
          <w:t xml:space="preserve"> Slopes are only included for continuous fixed effects.</w:t>
        </w:r>
      </w:ins>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320CE403" w:rsidR="00AC49CC" w:rsidRPr="00AC49CC" w:rsidRDefault="00AC49CC" w:rsidP="00DA24C9">
      <w:pPr>
        <w:spacing w:line="480" w:lineRule="auto"/>
        <w:contextualSpacing/>
        <w:rPr>
          <w:b/>
        </w:rPr>
      </w:pPr>
      <w:r w:rsidRPr="00AC49CC">
        <w:rPr>
          <w:b/>
        </w:rPr>
        <w:lastRenderedPageBreak/>
        <w:t>Figure</w:t>
      </w:r>
      <w:r>
        <w:rPr>
          <w:b/>
        </w:rPr>
        <w:t xml:space="preserve"> </w:t>
      </w:r>
      <w:del w:id="276" w:author="Nick Smith" w:date="2022-03-01T15:51:00Z">
        <w:r w:rsidDel="000537C6">
          <w:rPr>
            <w:b/>
          </w:rPr>
          <w:delText>4</w:delText>
        </w:r>
      </w:del>
      <w:ins w:id="277" w:author="Nick Smith" w:date="2022-03-01T15:51:00Z">
        <w:r w:rsidR="000537C6">
          <w:rPr>
            <w:b/>
          </w:rPr>
          <w:t>5</w:t>
        </w:r>
      </w:ins>
      <w:r>
        <w:rPr>
          <w:b/>
        </w:rPr>
        <w:t>.</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974A643"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del w:id="278" w:author="Nick Smith" w:date="2022-03-01T15:51:00Z">
        <w:r w:rsidR="00AC49CC" w:rsidDel="000537C6">
          <w:rPr>
            <w:rFonts w:eastAsia="Times New Roman"/>
            <w:b/>
            <w:bCs/>
            <w:color w:val="000000"/>
          </w:rPr>
          <w:delText>4</w:delText>
        </w:r>
      </w:del>
      <w:ins w:id="279" w:author="Nick Smith" w:date="2022-03-01T15:51:00Z">
        <w:r w:rsidR="000537C6">
          <w:rPr>
            <w:rFonts w:eastAsia="Times New Roman"/>
            <w:b/>
            <w:bCs/>
            <w:color w:val="000000"/>
          </w:rPr>
          <w:t>5</w:t>
        </w:r>
      </w:ins>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w:t>
      </w:r>
      <w:del w:id="280" w:author="Nick Smith" w:date="2022-03-01T18:29:00Z">
        <w:r w:rsidR="00A56E03" w:rsidDel="00406F38">
          <w:rPr>
            <w:rFonts w:eastAsia="Times New Roman"/>
            <w:color w:val="000000"/>
          </w:rPr>
          <w:delText>tan</w:delText>
        </w:r>
      </w:del>
      <w:ins w:id="281" w:author="Nick Smith" w:date="2022-03-01T18:29:00Z">
        <w:r w:rsidR="00406F38">
          <w:rPr>
            <w:rFonts w:eastAsia="Times New Roman"/>
            <w:color w:val="000000"/>
          </w:rPr>
          <w:t>black</w:t>
        </w:r>
      </w:ins>
      <w:r w:rsidR="00A56E03">
        <w:rPr>
          <w:rFonts w:eastAsia="Times New Roman"/>
          <w:color w:val="000000"/>
        </w:rPr>
        <w:t>)</w:t>
      </w:r>
      <w:r w:rsidR="00BF1133" w:rsidRPr="00DA24C9">
        <w:rPr>
          <w:rFonts w:eastAsia="Times New Roman"/>
          <w:color w:val="000000"/>
        </w:rPr>
        <w:t xml:space="preserve"> and added</w:t>
      </w:r>
      <w:r w:rsidR="00A56E03">
        <w:rPr>
          <w:rFonts w:eastAsia="Times New Roman"/>
          <w:color w:val="000000"/>
        </w:rPr>
        <w:t xml:space="preserve"> (</w:t>
      </w:r>
      <w:del w:id="282" w:author="Nick Smith" w:date="2022-03-01T18:29:00Z">
        <w:r w:rsidR="00A56E03" w:rsidDel="00406F38">
          <w:rPr>
            <w:rFonts w:eastAsia="Times New Roman"/>
            <w:color w:val="000000"/>
          </w:rPr>
          <w:delText>black</w:delText>
        </w:r>
      </w:del>
      <w:ins w:id="283" w:author="Nick Smith" w:date="2022-03-01T18:29:00Z">
        <w:r w:rsidR="00406F38">
          <w:rPr>
            <w:rFonts w:eastAsia="Times New Roman"/>
            <w:color w:val="000000"/>
          </w:rPr>
          <w:t>tan</w:t>
        </w:r>
      </w:ins>
      <w:bookmarkStart w:id="284" w:name="_GoBack"/>
      <w:bookmarkEnd w:id="284"/>
      <w:r w:rsidR="00A56E03">
        <w:rPr>
          <w:rFonts w:eastAsia="Times New Roman"/>
          <w:color w:val="000000"/>
        </w:rPr>
        <w:t>)</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0C597C2B" w:rsidR="00077C60" w:rsidRDefault="00AC49CC" w:rsidP="00DA24C9">
      <w:pPr>
        <w:spacing w:line="480" w:lineRule="auto"/>
        <w:contextualSpacing/>
        <w:rPr>
          <w:rFonts w:eastAsia="Times New Roman"/>
          <w:bCs/>
          <w:color w:val="000000"/>
        </w:rPr>
      </w:pPr>
      <w:r>
        <w:rPr>
          <w:rFonts w:eastAsia="Times New Roman"/>
          <w:b/>
          <w:bCs/>
          <w:color w:val="000000"/>
        </w:rPr>
        <w:lastRenderedPageBreak/>
        <w:t xml:space="preserve">Figure </w:t>
      </w:r>
      <w:del w:id="285" w:author="Nick Smith" w:date="2022-03-01T15:51:00Z">
        <w:r w:rsidDel="000537C6">
          <w:rPr>
            <w:rFonts w:eastAsia="Times New Roman"/>
            <w:b/>
            <w:bCs/>
            <w:color w:val="000000"/>
          </w:rPr>
          <w:delText>5</w:delText>
        </w:r>
      </w:del>
      <w:ins w:id="286" w:author="Nick Smith" w:date="2022-03-01T15:51:00Z">
        <w:r w:rsidR="000537C6">
          <w:rPr>
            <w:rFonts w:eastAsia="Times New Roman"/>
            <w:b/>
            <w:bCs/>
            <w:color w:val="000000"/>
          </w:rPr>
          <w:t>6</w:t>
        </w:r>
      </w:ins>
      <w:r>
        <w:rPr>
          <w:rFonts w:eastAsia="Times New Roman"/>
          <w:b/>
          <w:bCs/>
          <w:color w:val="000000"/>
        </w:rPr>
        <w:t>.</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87C8169"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del w:id="287" w:author="Nick Smith" w:date="2022-03-01T15:51:00Z">
        <w:r w:rsidR="00AC49CC" w:rsidDel="000537C6">
          <w:rPr>
            <w:rFonts w:eastAsia="Times New Roman"/>
            <w:b/>
            <w:bCs/>
            <w:color w:val="000000"/>
          </w:rPr>
          <w:delText>5</w:delText>
        </w:r>
      </w:del>
      <w:ins w:id="288" w:author="Nick Smith" w:date="2022-03-01T15:51:00Z">
        <w:r w:rsidR="000537C6">
          <w:rPr>
            <w:rFonts w:eastAsia="Times New Roman"/>
            <w:b/>
            <w:bCs/>
            <w:color w:val="000000"/>
          </w:rPr>
          <w:t>6</w:t>
        </w:r>
      </w:ins>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1EBE58E7"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w:t>
      </w:r>
      <w:del w:id="289" w:author="Nick Smith" w:date="2022-03-01T17:16:00Z">
        <w:r w:rsidR="0013288D" w:rsidRPr="001B44B1" w:rsidDel="004D09C3">
          <w:rPr>
            <w:rFonts w:eastAsia="Times New Roman"/>
            <w:color w:val="000000"/>
          </w:rPr>
          <w:delText xml:space="preserve">amendment </w:delText>
        </w:r>
      </w:del>
      <w:ins w:id="290" w:author="Nick Smith" w:date="2022-03-01T17:16:00Z">
        <w:r w:rsidR="004D09C3">
          <w:rPr>
            <w:rFonts w:eastAsia="Times New Roman"/>
            <w:color w:val="000000"/>
          </w:rPr>
          <w:t>addition</w:t>
        </w:r>
        <w:r w:rsidR="004D09C3" w:rsidRPr="001B44B1">
          <w:rPr>
            <w:rFonts w:eastAsia="Times New Roman"/>
            <w:color w:val="000000"/>
          </w:rPr>
          <w:t xml:space="preserve"> </w:t>
        </w:r>
      </w:ins>
      <w:r w:rsidR="0013288D" w:rsidRPr="001B44B1">
        <w:rPr>
          <w:rFonts w:eastAsia="Times New Roman"/>
          <w:color w:val="000000"/>
        </w:rPr>
        <w:t>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del w:id="291" w:author="Nick Smith" w:date="2022-03-01T15:51:00Z">
        <w:r w:rsidR="00BD6E25" w:rsidRPr="00993C6A" w:rsidDel="000537C6">
          <w:rPr>
            <w:rFonts w:eastAsia="Times New Roman"/>
            <w:color w:val="000000"/>
          </w:rPr>
          <w:delText>6</w:delText>
        </w:r>
      </w:del>
      <w:ins w:id="292" w:author="Nick Smith" w:date="2022-03-01T15:51:00Z">
        <w:r w:rsidR="000537C6">
          <w:rPr>
            <w:rFonts w:eastAsia="Times New Roman"/>
            <w:color w:val="000000"/>
          </w:rPr>
          <w:t>7</w:t>
        </w:r>
      </w:ins>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(AGB</w:t>
      </w:r>
      <w:del w:id="293" w:author="Nick Smith" w:date="2022-03-01T15:53:00Z">
        <w:r w:rsidRPr="003173D1" w:rsidDel="00956FB5">
          <w:delText>; g</w:delText>
        </w:r>
      </w:del>
      <w:r w:rsidRPr="003173D1">
        <w:t xml:space="preserve">) as the dependent variable and soil treatment variables as independent categorical </w:t>
      </w:r>
      <w:proofErr w:type="gramStart"/>
      <w:r w:rsidRPr="003173D1">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0486EDC1"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del w:id="294" w:author="Nick Smith" w:date="2022-03-01T15:51:00Z">
        <w:r w:rsidR="00342D03" w:rsidRPr="00414E8D" w:rsidDel="000537C6">
          <w:rPr>
            <w:rFonts w:eastAsia="Times New Roman"/>
            <w:b/>
            <w:bCs/>
            <w:color w:val="000000"/>
          </w:rPr>
          <w:delText>6</w:delText>
        </w:r>
      </w:del>
      <w:ins w:id="295" w:author="Nick Smith" w:date="2022-03-01T15:51:00Z">
        <w:r w:rsidR="000537C6">
          <w:rPr>
            <w:rFonts w:eastAsia="Times New Roman"/>
            <w:b/>
            <w:bCs/>
            <w:color w:val="000000"/>
          </w:rPr>
          <w:t>7</w:t>
        </w:r>
      </w:ins>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1E23E50A"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del w:id="296" w:author="Nick Smith" w:date="2022-03-01T15:51:00Z">
        <w:r w:rsidR="00342D03" w:rsidRPr="00414E8D" w:rsidDel="000537C6">
          <w:rPr>
            <w:rFonts w:eastAsia="Times New Roman"/>
            <w:b/>
            <w:bCs/>
            <w:color w:val="000000"/>
          </w:rPr>
          <w:delText>6</w:delText>
        </w:r>
      </w:del>
      <w:ins w:id="297" w:author="Nick Smith" w:date="2022-03-01T15:51:00Z">
        <w:r w:rsidR="000537C6">
          <w:rPr>
            <w:rFonts w:eastAsia="Times New Roman"/>
            <w:b/>
            <w:bCs/>
            <w:color w:val="000000"/>
          </w:rPr>
          <w:t>7</w:t>
        </w:r>
      </w:ins>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7EB7A038" w:rsidR="00D10DE1" w:rsidRPr="007F6C75" w:rsidRDefault="007F1A75">
      <w:pPr>
        <w:spacing w:line="480" w:lineRule="auto"/>
        <w:contextualSpacing/>
        <w:rPr>
          <w:rFonts w:eastAsia="Times New Roman"/>
          <w:color w:val="000000"/>
        </w:rPr>
      </w:pPr>
      <w:r w:rsidRPr="001B44B1">
        <w:rPr>
          <w:rFonts w:eastAsia="Times New Roman"/>
          <w:b/>
          <w:bCs/>
          <w:color w:val="000000"/>
        </w:rPr>
        <w:tab/>
      </w:r>
      <w:ins w:id="298" w:author="Nick Smith" w:date="2022-03-01T16:51:00Z">
        <w:r w:rsidR="00760540">
          <w:t xml:space="preserve">There was no relationship between the observed increase in aboveground </w:t>
        </w:r>
        <w:r w:rsidR="00760540" w:rsidRPr="00CA4B14">
          <w:t>biomass</w:t>
        </w:r>
        <w:r w:rsidR="00760540" w:rsidRPr="00D84C9A">
          <w:rPr>
            <w:rFonts w:eastAsia="Times New Roman"/>
            <w:color w:val="000000"/>
          </w:rPr>
          <w:t xml:space="preserve"> </w:t>
        </w:r>
        <w:r w:rsidR="00760540">
          <w:rPr>
            <w:rFonts w:eastAsia="Times New Roman"/>
            <w:color w:val="000000"/>
          </w:rPr>
          <w:t>due to nitrogen addition</w:t>
        </w:r>
        <w:r w:rsidR="00760540" w:rsidRPr="00CA4B14">
          <w:t xml:space="preserve"> </w:t>
        </w:r>
        <w:r w:rsidR="00760540" w:rsidRPr="00CA4B14">
          <w:rPr>
            <w:rFonts w:eastAsia="Times New Roman"/>
            <w:color w:val="000000"/>
          </w:rPr>
          <w:t>(∆AGB; %)</w:t>
        </w:r>
        <w:r w:rsidR="00760540">
          <w:rPr>
            <w:rFonts w:eastAsia="Times New Roman"/>
            <w:color w:val="000000"/>
          </w:rPr>
          <w:t xml:space="preserve"> and the observed increase in </w:t>
        </w:r>
        <w:proofErr w:type="spellStart"/>
        <w:r w:rsidR="00760540">
          <w:rPr>
            <w:rFonts w:eastAsia="Times New Roman"/>
            <w:i/>
            <w:iCs/>
            <w:color w:val="000000"/>
          </w:rPr>
          <w:t>N</w:t>
        </w:r>
        <w:r w:rsidR="00760540">
          <w:rPr>
            <w:rFonts w:eastAsia="Times New Roman"/>
            <w:color w:val="000000"/>
            <w:vertAlign w:val="subscript"/>
          </w:rPr>
          <w:t>area</w:t>
        </w:r>
        <w:proofErr w:type="spellEnd"/>
        <w:r w:rsidR="00760540">
          <w:rPr>
            <w:rFonts w:eastAsia="Times New Roman"/>
            <w:color w:val="000000"/>
          </w:rPr>
          <w:t xml:space="preserve"> due to nitrogen addition (</w:t>
        </w:r>
        <w:r w:rsidR="00760540" w:rsidRPr="001B44B1">
          <w:rPr>
            <w:rFonts w:eastAsia="Times New Roman"/>
            <w:color w:val="000000"/>
          </w:rPr>
          <w:t>∆</w:t>
        </w:r>
        <w:proofErr w:type="spellStart"/>
        <w:r w:rsidR="00760540" w:rsidRPr="001B44B1">
          <w:rPr>
            <w:rFonts w:eastAsia="Times New Roman"/>
            <w:i/>
            <w:iCs/>
            <w:color w:val="000000"/>
          </w:rPr>
          <w:t>N</w:t>
        </w:r>
        <w:r w:rsidR="00760540" w:rsidRPr="00771C52">
          <w:rPr>
            <w:rFonts w:eastAsia="Times New Roman"/>
            <w:color w:val="000000"/>
            <w:vertAlign w:val="subscript"/>
          </w:rPr>
          <w:t>area</w:t>
        </w:r>
        <w:proofErr w:type="spellEnd"/>
        <w:r w:rsidR="00760540">
          <w:rPr>
            <w:rFonts w:eastAsia="Times New Roman"/>
            <w:color w:val="000000"/>
          </w:rPr>
          <w:t>; %)</w:t>
        </w:r>
        <w:r w:rsidR="00760540" w:rsidRPr="00880F5C" w:rsidDel="00880F5C">
          <w:rPr>
            <w:rFonts w:eastAsia="Times New Roman"/>
            <w:color w:val="000000"/>
          </w:rPr>
          <w:t xml:space="preserve"> </w:t>
        </w:r>
        <w:r w:rsidR="00760540" w:rsidRPr="001B44B1">
          <w:rPr>
            <w:rFonts w:eastAsia="Times New Roman"/>
            <w:color w:val="000000"/>
          </w:rPr>
          <w:t>(</w:t>
        </w:r>
        <w:r w:rsidR="00760540" w:rsidRPr="001B44B1">
          <w:rPr>
            <w:rFonts w:eastAsia="Times New Roman"/>
            <w:i/>
            <w:iCs/>
            <w:color w:val="000000"/>
          </w:rPr>
          <w:t xml:space="preserve">p </w:t>
        </w:r>
        <w:r w:rsidR="00760540" w:rsidRPr="001B44B1">
          <w:rPr>
            <w:rFonts w:eastAsia="Times New Roman"/>
            <w:color w:val="000000"/>
          </w:rPr>
          <w:t>= 0.</w:t>
        </w:r>
        <w:r w:rsidR="00760540">
          <w:rPr>
            <w:rFonts w:eastAsia="Times New Roman"/>
            <w:color w:val="000000"/>
          </w:rPr>
          <w:t>337</w:t>
        </w:r>
        <w:r w:rsidR="00760540" w:rsidRPr="001B44B1">
          <w:rPr>
            <w:rFonts w:eastAsia="Times New Roman"/>
            <w:color w:val="000000"/>
          </w:rPr>
          <w:t>; Table 5).</w:t>
        </w:r>
      </w:ins>
      <w:del w:id="299" w:author="Nick Smith" w:date="2022-03-01T16:51:00Z">
        <w:r w:rsidR="00880F5C" w:rsidDel="00760540">
          <w:rPr>
            <w:rFonts w:eastAsia="Times New Roman"/>
            <w:color w:val="000000"/>
          </w:rPr>
          <w:delText>T</w:delText>
        </w:r>
        <w:r w:rsidR="00A93E29" w:rsidDel="00760540">
          <w:rPr>
            <w:rFonts w:eastAsia="Times New Roman"/>
            <w:color w:val="000000"/>
          </w:rPr>
          <w:delText>he</w:delText>
        </w:r>
        <w:r w:rsidR="00880F5C" w:rsidDel="00760540">
          <w:rPr>
            <w:rFonts w:eastAsia="Times New Roman"/>
            <w:color w:val="000000"/>
          </w:rPr>
          <w:delText>re was</w:delText>
        </w:r>
        <w:r w:rsidR="00A77D8F" w:rsidDel="00760540">
          <w:rPr>
            <w:rFonts w:eastAsia="Times New Roman"/>
            <w:color w:val="000000"/>
          </w:rPr>
          <w:delText xml:space="preserve"> no significant effect of the response of aboveground biomass to added soil N</w:delText>
        </w:r>
        <w:r w:rsidR="00A77D8F" w:rsidRPr="00771C52" w:rsidDel="00760540">
          <w:rPr>
            <w:rFonts w:eastAsia="Times New Roman"/>
            <w:color w:val="000000"/>
          </w:rPr>
          <w:delText xml:space="preserve"> </w:delText>
        </w:r>
        <w:r w:rsidR="00A77D8F" w:rsidDel="00760540">
          <w:rPr>
            <w:rFonts w:eastAsia="Times New Roman"/>
            <w:color w:val="000000"/>
          </w:rPr>
          <w:delText>(</w:delText>
        </w:r>
        <w:r w:rsidR="00A77D8F" w:rsidRPr="00771C52" w:rsidDel="00760540">
          <w:rPr>
            <w:rFonts w:eastAsia="Times New Roman"/>
            <w:color w:val="000000"/>
          </w:rPr>
          <w:delText>∆</w:delText>
        </w:r>
        <w:r w:rsidR="00A77D8F" w:rsidRPr="00993C6A" w:rsidDel="00760540">
          <w:rPr>
            <w:rFonts w:eastAsia="Times New Roman"/>
            <w:color w:val="000000"/>
          </w:rPr>
          <w:delText>AGB</w:delText>
        </w:r>
        <w:r w:rsidR="00A77D8F" w:rsidDel="00760540">
          <w:rPr>
            <w:rFonts w:eastAsia="Times New Roman"/>
            <w:color w:val="000000"/>
          </w:rPr>
          <w:delText>; %</w:delText>
        </w:r>
        <w:r w:rsidR="00A77D8F" w:rsidRPr="001B44B1" w:rsidDel="00760540">
          <w:rPr>
            <w:rFonts w:eastAsia="Times New Roman"/>
            <w:color w:val="000000"/>
          </w:rPr>
          <w:delText>)</w:delText>
        </w:r>
        <w:r w:rsidR="00A77D8F" w:rsidDel="00760540">
          <w:rPr>
            <w:rFonts w:eastAsia="Times New Roman"/>
            <w:color w:val="000000"/>
          </w:rPr>
          <w:delText xml:space="preserve"> on </w:delText>
        </w:r>
        <w:r w:rsidR="00A77D8F" w:rsidDel="00760540">
          <w:rPr>
            <w:rFonts w:eastAsia="Times New Roman"/>
            <w:bCs/>
            <w:color w:val="000000"/>
          </w:rPr>
          <w:delText>t</w:delText>
        </w:r>
        <w:r w:rsidR="00A77D8F" w:rsidRPr="00D92A04" w:rsidDel="00760540">
          <w:rPr>
            <w:rFonts w:eastAsia="Times New Roman"/>
            <w:bCs/>
            <w:color w:val="000000"/>
          </w:rPr>
          <w:delText>he</w:delText>
        </w:r>
        <w:r w:rsidR="00A77D8F" w:rsidDel="00760540">
          <w:rPr>
            <w:rFonts w:eastAsia="Times New Roman"/>
            <w:color w:val="000000"/>
          </w:rPr>
          <w:delText xml:space="preserve"> response of </w:delText>
        </w:r>
        <w:r w:rsidR="00A77D8F" w:rsidDel="00760540">
          <w:rPr>
            <w:rFonts w:eastAsia="Times New Roman"/>
            <w:i/>
            <w:color w:val="000000"/>
          </w:rPr>
          <w:delText>N</w:delText>
        </w:r>
        <w:r w:rsidR="00A77D8F" w:rsidDel="00760540">
          <w:rPr>
            <w:rFonts w:eastAsia="Times New Roman"/>
            <w:color w:val="000000"/>
            <w:vertAlign w:val="subscript"/>
          </w:rPr>
          <w:delText>area</w:delText>
        </w:r>
        <w:r w:rsidR="00A77D8F" w:rsidDel="00760540">
          <w:rPr>
            <w:rFonts w:eastAsia="Times New Roman"/>
            <w:color w:val="000000"/>
          </w:rPr>
          <w:delText xml:space="preserve"> to added soil N (</w:delText>
        </w:r>
        <w:r w:rsidR="00A77D8F" w:rsidRPr="001B44B1" w:rsidDel="00760540">
          <w:rPr>
            <w:rFonts w:eastAsia="Times New Roman"/>
            <w:color w:val="000000"/>
          </w:rPr>
          <w:delText>∆</w:delText>
        </w:r>
        <w:r w:rsidR="00A77D8F" w:rsidRPr="001B44B1" w:rsidDel="00760540">
          <w:rPr>
            <w:rFonts w:eastAsia="Times New Roman"/>
            <w:i/>
            <w:iCs/>
            <w:color w:val="000000"/>
          </w:rPr>
          <w:delText>N</w:delText>
        </w:r>
        <w:r w:rsidR="00A77D8F" w:rsidRPr="00771C52" w:rsidDel="00760540">
          <w:rPr>
            <w:rFonts w:eastAsia="Times New Roman"/>
            <w:color w:val="000000"/>
            <w:vertAlign w:val="subscript"/>
          </w:rPr>
          <w:delText>area</w:delText>
        </w:r>
        <w:r w:rsidR="00A77D8F" w:rsidDel="00760540">
          <w:rPr>
            <w:rFonts w:eastAsia="Times New Roman"/>
            <w:color w:val="000000"/>
          </w:rPr>
          <w:delText>; %)</w:delText>
        </w:r>
        <w:r w:rsidR="00A77D8F" w:rsidRPr="00880F5C" w:rsidDel="00760540">
          <w:rPr>
            <w:rFonts w:eastAsia="Times New Roman"/>
            <w:color w:val="000000"/>
          </w:rPr>
          <w:delText xml:space="preserve"> </w:delText>
        </w:r>
        <w:r w:rsidR="00A77D8F" w:rsidRPr="001B44B1" w:rsidDel="00760540">
          <w:rPr>
            <w:rFonts w:eastAsia="Times New Roman"/>
            <w:color w:val="000000"/>
          </w:rPr>
          <w:delText>(</w:delText>
        </w:r>
        <w:r w:rsidR="00A77D8F" w:rsidRPr="001B44B1" w:rsidDel="00760540">
          <w:rPr>
            <w:rFonts w:eastAsia="Times New Roman"/>
            <w:i/>
            <w:iCs/>
            <w:color w:val="000000"/>
          </w:rPr>
          <w:delText xml:space="preserve">p </w:delText>
        </w:r>
        <w:r w:rsidR="00A77D8F" w:rsidRPr="001B44B1" w:rsidDel="00760540">
          <w:rPr>
            <w:rFonts w:eastAsia="Times New Roman"/>
            <w:color w:val="000000"/>
          </w:rPr>
          <w:delText>= 0.</w:delText>
        </w:r>
        <w:r w:rsidR="00A77D8F" w:rsidDel="00760540">
          <w:rPr>
            <w:rFonts w:eastAsia="Times New Roman"/>
            <w:color w:val="000000"/>
          </w:rPr>
          <w:delText>337</w:delText>
        </w:r>
        <w:r w:rsidR="00A77D8F" w:rsidRPr="001B44B1" w:rsidDel="00760540">
          <w:rPr>
            <w:rFonts w:eastAsia="Times New Roman"/>
            <w:color w:val="000000"/>
          </w:rPr>
          <w:delText>; Table 5)</w:delText>
        </w:r>
      </w:del>
      <w:r w:rsidR="00A77D8F" w:rsidRPr="001B44B1">
        <w:rPr>
          <w:rFonts w:eastAsia="Times New Roman"/>
          <w:color w:val="000000"/>
        </w:rPr>
        <w:t>.</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r w:rsidR="00880F5C">
        <w:rPr>
          <w:rFonts w:eastAsia="Times New Roman"/>
          <w:color w:val="000000"/>
        </w:rPr>
        <w:t xml:space="preserve">, but became </w:t>
      </w:r>
      <w:del w:id="300" w:author="Nick Smith" w:date="2022-03-01T16:52:00Z">
        <w:r w:rsidR="00DC7E19" w:rsidDel="001F0604">
          <w:rPr>
            <w:rFonts w:eastAsia="Times New Roman"/>
            <w:color w:val="000000"/>
          </w:rPr>
          <w:delText xml:space="preserve">slightly </w:delText>
        </w:r>
      </w:del>
      <w:ins w:id="301" w:author="Nick Smith" w:date="2022-03-01T16:52:00Z">
        <w:r w:rsidR="001F0604">
          <w:rPr>
            <w:rFonts w:eastAsia="Times New Roman"/>
            <w:color w:val="000000"/>
          </w:rPr>
          <w:t xml:space="preserve">marginally </w:t>
        </w:r>
      </w:ins>
      <w:r w:rsidR="00880F5C">
        <w:rPr>
          <w:rFonts w:eastAsia="Times New Roman"/>
          <w:color w:val="000000"/>
        </w:rPr>
        <w:t>negative</w:t>
      </w:r>
      <w:r w:rsidR="00DC7E19">
        <w:rPr>
          <w:rFonts w:eastAsia="Times New Roman"/>
          <w:color w:val="000000"/>
        </w:rPr>
        <w:t xml:space="preserve"> (</w:t>
      </w:r>
      <w:r w:rsidR="00DC7E19">
        <w:rPr>
          <w:rFonts w:eastAsia="Times New Roman"/>
          <w:i/>
          <w:color w:val="000000"/>
        </w:rPr>
        <w:t>p</w:t>
      </w:r>
      <w:r w:rsidR="00DC7E19">
        <w:rPr>
          <w:rFonts w:eastAsia="Times New Roman"/>
          <w:color w:val="000000"/>
        </w:rPr>
        <w:t xml:space="preserve"> &lt; 0.1)</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 </w:t>
      </w:r>
      <w:r w:rsidR="00880F5C">
        <w:rPr>
          <w:rFonts w:eastAsia="Times New Roman"/>
          <w:color w:val="000000"/>
        </w:rPr>
        <w:t xml:space="preserve">Table 6 and Figure </w:t>
      </w:r>
      <w:del w:id="302" w:author="Nick Smith" w:date="2022-03-01T15:51:00Z">
        <w:r w:rsidR="00BD3DF0" w:rsidDel="000537C6">
          <w:rPr>
            <w:rFonts w:eastAsia="Times New Roman"/>
            <w:color w:val="000000"/>
          </w:rPr>
          <w:delText>7</w:delText>
        </w:r>
      </w:del>
      <w:ins w:id="303" w:author="Nick Smith" w:date="2022-03-01T15:51:00Z">
        <w:r w:rsidR="000537C6">
          <w:rPr>
            <w:rFonts w:eastAsia="Times New Roman"/>
            <w:color w:val="000000"/>
          </w:rPr>
          <w:t>8</w:t>
        </w:r>
      </w:ins>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del w:id="304" w:author="Nick Smith" w:date="2022-03-01T15:52:00Z">
        <w:r w:rsidR="00BD3DF0" w:rsidDel="000537C6">
          <w:rPr>
            <w:rFonts w:eastAsia="Times New Roman"/>
            <w:color w:val="000000"/>
          </w:rPr>
          <w:delText>7</w:delText>
        </w:r>
      </w:del>
      <w:ins w:id="305" w:author="Nick Smith" w:date="2022-03-01T15:52:00Z">
        <w:r w:rsidR="000537C6">
          <w:rPr>
            <w:rFonts w:eastAsia="Times New Roman"/>
            <w:color w:val="000000"/>
          </w:rPr>
          <w:t>8</w:t>
        </w:r>
      </w:ins>
      <w:r w:rsidR="007F6C75">
        <w:rPr>
          <w:rFonts w:eastAsia="Times New Roman"/>
          <w:color w:val="000000"/>
        </w:rPr>
        <w:t xml:space="preserve">). Together, </w:t>
      </w:r>
      <w:r w:rsidR="00D06FFF">
        <w:rPr>
          <w:rFonts w:eastAsia="Times New Roman"/>
          <w:color w:val="000000"/>
        </w:rPr>
        <w:t xml:space="preserve">these responses </w:t>
      </w:r>
      <w:del w:id="306" w:author="Nick Smith" w:date="2022-03-01T16:52:00Z">
        <w:r w:rsidR="007F6C75" w:rsidDel="001F0604">
          <w:rPr>
            <w:rFonts w:eastAsia="Times New Roman"/>
            <w:color w:val="000000"/>
          </w:rPr>
          <w:delText xml:space="preserve">revealed </w:delText>
        </w:r>
      </w:del>
      <w:ins w:id="307" w:author="Nick Smith" w:date="2022-03-01T16:52:00Z">
        <w:r w:rsidR="001F0604">
          <w:rPr>
            <w:rFonts w:eastAsia="Times New Roman"/>
            <w:color w:val="000000"/>
          </w:rPr>
          <w:t xml:space="preserve">indicate </w:t>
        </w:r>
      </w:ins>
      <w:r w:rsidR="007F6C75">
        <w:rPr>
          <w:rFonts w:eastAsia="Times New Roman"/>
          <w:color w:val="000000"/>
        </w:rPr>
        <w:t>that soil N</w:t>
      </w:r>
      <w:r w:rsidR="00CC4281">
        <w:rPr>
          <w:rFonts w:eastAsia="Times New Roman"/>
          <w:color w:val="000000"/>
        </w:rPr>
        <w:t xml:space="preserve"> addition</w:t>
      </w:r>
      <w:ins w:id="308" w:author="Nick Smith" w:date="2022-03-01T16:52:00Z">
        <w:r w:rsidR="001F0604">
          <w:rPr>
            <w:rFonts w:eastAsia="Times New Roman"/>
            <w:color w:val="000000"/>
          </w:rPr>
          <w:t xml:space="preserve"> may have</w:t>
        </w:r>
      </w:ins>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del w:id="309" w:author="Nick Smith" w:date="2022-03-01T15:51:00Z">
        <w:r w:rsidR="00BD3DF0" w:rsidDel="000537C6">
          <w:rPr>
            <w:rFonts w:eastAsia="Times New Roman"/>
            <w:color w:val="000000"/>
          </w:rPr>
          <w:delText>7</w:delText>
        </w:r>
      </w:del>
      <w:ins w:id="310" w:author="Nick Smith" w:date="2022-03-01T15:51:00Z">
        <w:r w:rsidR="000537C6">
          <w:rPr>
            <w:rFonts w:eastAsia="Times New Roman"/>
            <w:color w:val="000000"/>
          </w:rPr>
          <w:t>8</w:t>
        </w:r>
      </w:ins>
      <w:r w:rsidR="00C71FEE">
        <w:rPr>
          <w:rFonts w:eastAsia="Times New Roman"/>
          <w:color w:val="000000"/>
        </w:rPr>
        <w:t>).</w:t>
      </w:r>
    </w:p>
    <w:p w14:paraId="399232BD" w14:textId="3317FDCF"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w:t>
      </w:r>
      <w:del w:id="311" w:author="Nick Smith" w:date="2022-03-01T17:18:00Z">
        <w:r w:rsidRPr="00993C6A" w:rsidDel="002A4085">
          <w:rPr>
            <w:rFonts w:eastAsia="Times New Roman"/>
            <w:color w:val="000000"/>
          </w:rPr>
          <w:delText xml:space="preserve"> plots</w:delText>
        </w:r>
      </w:del>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34324F68" w:rsidR="005D276D" w:rsidRPr="00993C6A" w:rsidRDefault="005D276D" w:rsidP="005D276D">
      <w:pPr>
        <w:spacing w:line="480" w:lineRule="auto"/>
        <w:rPr>
          <w:b/>
          <w:bCs/>
          <w:vertAlign w:val="subscript"/>
        </w:rPr>
      </w:pPr>
      <w:r w:rsidRPr="00993C6A">
        <w:rPr>
          <w:b/>
          <w:bCs/>
        </w:rPr>
        <w:lastRenderedPageBreak/>
        <w:t xml:space="preserve">Table 5. </w:t>
      </w:r>
      <w:proofErr w:type="spellStart"/>
      <w:r w:rsidRPr="00993C6A">
        <w:rPr>
          <w:rFonts w:eastAsia="Times New Roman"/>
          <w:color w:val="000000"/>
        </w:rPr>
        <w:t>Anova</w:t>
      </w:r>
      <w:proofErr w:type="spellEnd"/>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w:t>
      </w:r>
      <w:del w:id="312" w:author="Nick Smith" w:date="2022-03-01T17:19:00Z">
        <w:r w:rsidRPr="00993C6A" w:rsidDel="00C170A4">
          <w:rPr>
            <w:rFonts w:eastAsia="Times New Roman"/>
            <w:color w:val="000000"/>
          </w:rPr>
          <w:delText xml:space="preserve">∆χ, </w:delText>
        </w:r>
      </w:del>
      <w:r w:rsidRPr="00993C6A">
        <w:rPr>
          <w:rFonts w:eastAsia="Times New Roman"/>
          <w:color w:val="000000"/>
        </w:rPr>
        <w:t>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w:t>
      </w:r>
      <w:proofErr w:type="gramStart"/>
      <w:r w:rsidRPr="00993C6A">
        <w:rPr>
          <w:rFonts w:eastAsia="Times New Roman"/>
          <w:color w:val="00000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p w14:paraId="317CCD69" w14:textId="21C7C281" w:rsidR="00AE1760" w:rsidRPr="00F60BAA" w:rsidRDefault="005D276D" w:rsidP="00DA24C9">
      <w:pPr>
        <w:spacing w:line="480" w:lineRule="auto"/>
        <w:contextualSpacing/>
      </w:pPr>
      <w:r w:rsidRPr="00993C6A">
        <w:t xml:space="preserve">* P-values &lt; 0.05 are bolded and &lt; 0.1 are italicized. Sample size is </w:t>
      </w:r>
      <w:r w:rsidR="00FE6044">
        <w:t>328</w:t>
      </w:r>
      <w:r w:rsidRPr="00993C6A">
        <w:t xml:space="preserve">. Key: </w:t>
      </w:r>
      <w:r w:rsidRPr="00993C6A">
        <w:rPr>
          <w:rFonts w:eastAsia="Times New Roman"/>
          <w:color w:val="000000"/>
        </w:rPr>
        <w:t>χ = ratio of intercellular to extracellular CO</w:t>
      </w:r>
      <w:r w:rsidRPr="00993C6A">
        <w:rPr>
          <w:rFonts w:eastAsia="Times New Roman"/>
          <w:color w:val="000000"/>
          <w:vertAlign w:val="subscript"/>
        </w:rPr>
        <w:t>2</w:t>
      </w:r>
      <w:r w:rsidRPr="00993C6A">
        <w:rPr>
          <w:rFonts w:eastAsia="Times New Roman"/>
          <w:color w:val="000000"/>
        </w:rPr>
        <w:t xml:space="preserve"> concentration</w:t>
      </w:r>
      <w:r w:rsidRPr="00993C6A">
        <w:t xml:space="preserve">, </w:t>
      </w:r>
      <w:proofErr w:type="spellStart"/>
      <w:r w:rsidRPr="00993C6A">
        <w:rPr>
          <w:i/>
          <w:iCs/>
        </w:rPr>
        <w:t>M</w:t>
      </w:r>
      <w:r w:rsidRPr="00993C6A">
        <w:rPr>
          <w:vertAlign w:val="subscript"/>
        </w:rPr>
        <w:t>area</w:t>
      </w:r>
      <w:proofErr w:type="spellEnd"/>
      <w:r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0537C6" w:rsidRDefault="0070307F" w:rsidP="0070307F">
      <w:pPr>
        <w:spacing w:line="480" w:lineRule="auto"/>
        <w:rPr>
          <w:rFonts w:eastAsia="Times New Roman"/>
          <w:b/>
          <w:bCs/>
          <w:color w:val="000000"/>
          <w:rPrChange w:id="313" w:author="Nick Smith" w:date="2022-03-01T15:52:00Z">
            <w:rPr>
              <w:rFonts w:eastAsia="Times New Roman"/>
              <w:b/>
              <w:bCs/>
              <w:color w:val="000000"/>
              <w:sz w:val="20"/>
              <w:szCs w:val="20"/>
            </w:rPr>
          </w:rPrChange>
        </w:rPr>
      </w:pPr>
      <w:r w:rsidRPr="000537C6">
        <w:rPr>
          <w:rFonts w:eastAsia="Times New Roman"/>
          <w:b/>
          <w:bCs/>
          <w:color w:val="000000"/>
          <w:rPrChange w:id="314" w:author="Nick Smith" w:date="2022-03-01T15:52:00Z">
            <w:rPr>
              <w:rFonts w:eastAsia="Times New Roman"/>
              <w:b/>
              <w:bCs/>
              <w:color w:val="000000"/>
              <w:sz w:val="20"/>
              <w:szCs w:val="20"/>
            </w:rPr>
          </w:rPrChange>
        </w:rPr>
        <w:lastRenderedPageBreak/>
        <w:t xml:space="preserve">Table 6. </w:t>
      </w:r>
      <w:r w:rsidRPr="000537C6">
        <w:rPr>
          <w:rFonts w:eastAsia="Times New Roman"/>
          <w:color w:val="000000"/>
          <w:rPrChange w:id="315" w:author="Nick Smith" w:date="2022-03-01T15:52:00Z">
            <w:rPr>
              <w:rFonts w:eastAsia="Times New Roman"/>
              <w:color w:val="000000"/>
              <w:sz w:val="20"/>
              <w:szCs w:val="20"/>
            </w:rPr>
          </w:rPrChange>
        </w:rPr>
        <w:t>Results from Tukey’s HSD test for comparisons of means and slopes of the ∆</w:t>
      </w:r>
      <w:proofErr w:type="spellStart"/>
      <w:r w:rsidRPr="000537C6">
        <w:rPr>
          <w:rFonts w:eastAsia="Times New Roman"/>
          <w:i/>
          <w:iCs/>
          <w:color w:val="000000"/>
          <w:rPrChange w:id="316" w:author="Nick Smith" w:date="2022-03-01T15:52:00Z">
            <w:rPr>
              <w:rFonts w:eastAsia="Times New Roman"/>
              <w:i/>
              <w:iCs/>
              <w:color w:val="000000"/>
              <w:sz w:val="20"/>
              <w:szCs w:val="20"/>
            </w:rPr>
          </w:rPrChange>
        </w:rPr>
        <w:t>N</w:t>
      </w:r>
      <w:r w:rsidRPr="000537C6">
        <w:rPr>
          <w:rFonts w:eastAsia="Times New Roman"/>
          <w:color w:val="000000"/>
          <w:vertAlign w:val="subscript"/>
          <w:rPrChange w:id="317" w:author="Nick Smith" w:date="2022-03-01T15:52:00Z">
            <w:rPr>
              <w:rFonts w:eastAsia="Times New Roman"/>
              <w:color w:val="000000"/>
              <w:sz w:val="20"/>
              <w:szCs w:val="20"/>
              <w:vertAlign w:val="subscript"/>
            </w:rPr>
          </w:rPrChange>
        </w:rPr>
        <w:t>area</w:t>
      </w:r>
      <w:proofErr w:type="spellEnd"/>
      <w:r w:rsidRPr="000537C6">
        <w:rPr>
          <w:rFonts w:eastAsia="Times New Roman"/>
          <w:b/>
          <w:bCs/>
          <w:color w:val="000000"/>
          <w:rPrChange w:id="318" w:author="Nick Smith" w:date="2022-03-01T15:52:00Z">
            <w:rPr>
              <w:rFonts w:eastAsia="Times New Roman"/>
              <w:b/>
              <w:bCs/>
              <w:color w:val="000000"/>
              <w:sz w:val="20"/>
              <w:szCs w:val="20"/>
            </w:rPr>
          </w:rPrChange>
        </w:rPr>
        <w:t xml:space="preserve"> </w:t>
      </w:r>
      <w:r w:rsidRPr="000537C6">
        <w:rPr>
          <w:rFonts w:eastAsia="Times New Roman"/>
          <w:color w:val="000000"/>
          <w:rPrChange w:id="319" w:author="Nick Smith" w:date="2022-03-01T15:52:00Z">
            <w:rPr>
              <w:rFonts w:eastAsia="Times New Roman"/>
              <w:color w:val="000000"/>
              <w:sz w:val="20"/>
              <w:szCs w:val="20"/>
            </w:rPr>
          </w:rPrChange>
        </w:rPr>
        <w:t xml:space="preserve">linear mixed effects </w:t>
      </w:r>
      <w:proofErr w:type="gramStart"/>
      <w:r w:rsidRPr="000537C6">
        <w:rPr>
          <w:rFonts w:eastAsia="Times New Roman"/>
          <w:color w:val="000000"/>
          <w:rPrChange w:id="320" w:author="Nick Smith" w:date="2022-03-01T15:52:00Z">
            <w:rPr>
              <w:rFonts w:eastAsia="Times New Roman"/>
              <w:color w:val="000000"/>
              <w:sz w:val="20"/>
              <w:szCs w:val="20"/>
            </w:rPr>
          </w:rPrChange>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537C6" w:rsidRDefault="0070307F" w:rsidP="0070307F">
      <w:pPr>
        <w:spacing w:line="480" w:lineRule="auto"/>
        <w:rPr>
          <w:rPrChange w:id="321" w:author="Nick Smith" w:date="2022-03-01T15:52:00Z">
            <w:rPr>
              <w:sz w:val="20"/>
              <w:szCs w:val="20"/>
            </w:rPr>
          </w:rPrChange>
        </w:rPr>
      </w:pPr>
      <w:r w:rsidRPr="000537C6">
        <w:rPr>
          <w:rPrChange w:id="322" w:author="Nick Smith" w:date="2022-03-01T15:52:00Z">
            <w:rPr>
              <w:sz w:val="20"/>
              <w:szCs w:val="20"/>
            </w:rPr>
          </w:rPrChange>
        </w:rPr>
        <w:t>* P-values &lt; 0.05 are bolded and &lt; 0.1 are italicized.</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6EB4F2D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 xml:space="preserve">Figure </w:t>
      </w:r>
      <w:del w:id="323" w:author="Nick Smith" w:date="2022-03-01T15:52:00Z">
        <w:r w:rsidDel="000537C6">
          <w:rPr>
            <w:rFonts w:eastAsia="Times New Roman"/>
            <w:b/>
            <w:bCs/>
            <w:color w:val="000000"/>
          </w:rPr>
          <w:delText>7</w:delText>
        </w:r>
      </w:del>
      <w:ins w:id="324" w:author="Nick Smith" w:date="2022-03-01T15:52:00Z">
        <w:r w:rsidR="000537C6">
          <w:rPr>
            <w:rFonts w:eastAsia="Times New Roman"/>
            <w:b/>
            <w:bCs/>
            <w:color w:val="000000"/>
          </w:rPr>
          <w:t>8</w:t>
        </w:r>
      </w:ins>
      <w:r>
        <w:rPr>
          <w:rFonts w:eastAsia="Times New Roman"/>
          <w:b/>
          <w:bCs/>
          <w:color w:val="000000"/>
        </w:rPr>
        <w:t>.</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36E1C6C1"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del w:id="325" w:author="Nick Smith" w:date="2022-03-01T15:52:00Z">
        <w:r w:rsidR="0070307F" w:rsidRPr="00557A9E" w:rsidDel="000537C6">
          <w:rPr>
            <w:bCs w:val="0"/>
            <w:color w:val="000000"/>
            <w:sz w:val="24"/>
            <w:szCs w:val="24"/>
          </w:rPr>
          <w:delText>7</w:delText>
        </w:r>
      </w:del>
      <w:ins w:id="326" w:author="Nick Smith" w:date="2022-03-01T15:52:00Z">
        <w:r w:rsidR="000537C6">
          <w:rPr>
            <w:bCs w:val="0"/>
            <w:color w:val="000000"/>
            <w:sz w:val="24"/>
            <w:szCs w:val="24"/>
          </w:rPr>
          <w:t>8</w:t>
        </w:r>
      </w:ins>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405BFF30"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r w:rsidR="0056386C">
        <w:t xml:space="preserve">aboveground climate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56386C">
        <w:rPr>
          <w:noProof/>
        </w:rPr>
        <w:t xml:space="preserve">(Reich &amp; Oleksyn, 2004; Borer </w:t>
      </w:r>
      <w:r w:rsidR="0056386C" w:rsidRPr="0056386C">
        <w:rPr>
          <w:i/>
          <w:noProof/>
        </w:rPr>
        <w:t>et al.</w:t>
      </w:r>
      <w:r w:rsidR="0056386C" w:rsidRPr="0056386C">
        <w:rPr>
          <w:noProof/>
        </w:rPr>
        <w:t xml:space="preserve">, 2013; Dong </w:t>
      </w:r>
      <w:r w:rsidR="0056386C" w:rsidRPr="0056386C">
        <w:rPr>
          <w:i/>
          <w:noProof/>
        </w:rPr>
        <w:t>et al.</w:t>
      </w:r>
      <w:r w:rsidR="0056386C" w:rsidRPr="0056386C">
        <w:rPr>
          <w:noProof/>
        </w:rPr>
        <w:t xml:space="preserve">, 2017; Firn </w:t>
      </w:r>
      <w:r w:rsidR="0056386C" w:rsidRPr="0056386C">
        <w:rPr>
          <w:i/>
          <w:noProof/>
        </w:rPr>
        <w:t>et al.</w:t>
      </w:r>
      <w:r w:rsidR="0056386C" w:rsidRPr="0056386C">
        <w:rPr>
          <w:noProof/>
        </w:rPr>
        <w:t>, 2019)</w:t>
      </w:r>
      <w:r w:rsidR="0056386C">
        <w:fldChar w:fldCharType="end"/>
      </w:r>
      <w:r w:rsidR="000D0F58">
        <w:t>. Some even suggest that leaf nitrogen</w:t>
      </w:r>
      <w:r w:rsidR="00292985">
        <w:t xml:space="preserve"> can be accurately predicted </w:t>
      </w:r>
      <w:r w:rsidR="009A5B56">
        <w:t xml:space="preserve">from aboveground </w:t>
      </w:r>
      <w:del w:id="327" w:author="Nick Smith" w:date="2022-03-01T16:53:00Z">
        <w:r w:rsidR="009A5B56" w:rsidDel="00665321">
          <w:delText>conditions</w:delText>
        </w:r>
        <w:r w:rsidR="000D0F58" w:rsidDel="00665321">
          <w:delText xml:space="preserve"> </w:delText>
        </w:r>
      </w:del>
      <w:ins w:id="328" w:author="Nick Smith" w:date="2022-03-01T16:53:00Z">
        <w:r w:rsidR="00665321">
          <w:t xml:space="preserve">climate </w:t>
        </w:r>
      </w:ins>
      <w:r w:rsidR="000D0F58">
        <w:t>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r w:rsidR="0028100D">
        <w:t xml:space="preserve">aboveground </w:t>
      </w:r>
      <w:r w:rsidR="006B5806">
        <w:t>climate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0C20B221"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w:t>
      </w:r>
      <w:proofErr w:type="spellStart"/>
      <w:ins w:id="329" w:author="Nick Smith" w:date="2022-03-01T16:53:00Z">
        <w:r w:rsidR="00665321">
          <w:rPr>
            <w:i/>
            <w:iCs/>
          </w:rPr>
          <w:t>N</w:t>
        </w:r>
        <w:r w:rsidR="00665321">
          <w:rPr>
            <w:vertAlign w:val="subscript"/>
          </w:rPr>
          <w:t>mass</w:t>
        </w:r>
      </w:ins>
      <w:proofErr w:type="spellEnd"/>
      <w:del w:id="330" w:author="Nick Smith" w:date="2022-03-01T16:53:00Z">
        <w:r w:rsidDel="00665321">
          <w:delText>g g</w:delText>
        </w:r>
        <w:r w:rsidDel="00665321">
          <w:rPr>
            <w:vertAlign w:val="superscript"/>
          </w:rPr>
          <w:delText>-1</w:delText>
        </w:r>
      </w:del>
      <w:r>
        <w:t>) in leaves when nitrogen was added to soils.</w:t>
      </w:r>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p>
    <w:p w14:paraId="392AF6E4" w14:textId="08FD64AC"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w:t>
      </w:r>
      <w:del w:id="331" w:author="Nick Smith" w:date="2022-03-01T16:53:00Z">
        <w:r w:rsidDel="00665321">
          <w:delText xml:space="preserve">much </w:delText>
        </w:r>
      </w:del>
      <w:r>
        <w:t xml:space="preserve">stronger </w:t>
      </w:r>
      <w:del w:id="332" w:author="Nick Smith" w:date="2022-03-01T16:53:00Z">
        <w:r w:rsidDel="00665321">
          <w:delText xml:space="preserve">indicators </w:delText>
        </w:r>
      </w:del>
      <w:ins w:id="333" w:author="Nick Smith" w:date="2022-03-01T16:53:00Z">
        <w:r w:rsidR="00665321">
          <w:t xml:space="preserve">predictors </w:t>
        </w:r>
      </w:ins>
      <w:r>
        <w:t xml:space="preserve">of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w:t>
      </w:r>
      <w:del w:id="334" w:author="Nick Smith" w:date="2022-03-01T16:54:00Z">
        <w:r w:rsidR="00DC7E5B" w:rsidDel="00E615A5">
          <w:delText xml:space="preserve">far </w:delText>
        </w:r>
      </w:del>
      <w:r w:rsidR="00DC7E5B">
        <w:t>less important</w:t>
      </w:r>
      <w:ins w:id="335" w:author="Nick Smith" w:date="2022-03-01T16:54:00Z">
        <w:r w:rsidR="00E615A5">
          <w:t xml:space="preserve"> for predicting </w:t>
        </w:r>
        <w:proofErr w:type="spellStart"/>
        <w:r w:rsidR="00E615A5">
          <w:rPr>
            <w:i/>
          </w:rPr>
          <w:t>N</w:t>
        </w:r>
        <w:r w:rsidR="00E615A5">
          <w:rPr>
            <w:vertAlign w:val="subscript"/>
          </w:rPr>
          <w:t>area</w:t>
        </w:r>
      </w:ins>
      <w:proofErr w:type="spellEnd"/>
      <w:r w:rsidR="00DC7E5B">
        <w:t xml:space="preserve">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44</w:t>
      </w:r>
      <w:r w:rsidR="001F3BE9">
        <w:t xml:space="preserve">%. This is </w:t>
      </w:r>
      <w:del w:id="336" w:author="Nick Smith" w:date="2022-03-01T15:56:00Z">
        <w:r w:rsidR="001F3BE9" w:rsidDel="00716FD7">
          <w:delText>unsurprising given</w:delText>
        </w:r>
      </w:del>
      <w:ins w:id="337" w:author="Nick Smith" w:date="2022-03-01T15:56:00Z">
        <w:r w:rsidR="00716FD7">
          <w:t>due to</w:t>
        </w:r>
      </w:ins>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23504CA7"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ins w:id="338" w:author="Nick Smith" w:date="2022-03-01T16:54:00Z">
        <w:r w:rsidR="006B4A82">
          <w:t xml:space="preserve">Plants capable of forming symbioses with nitrogen-fixing bacteria have been previously shown to have greater </w:t>
        </w:r>
        <w:proofErr w:type="spellStart"/>
        <w:r w:rsidR="006B4A82">
          <w:rPr>
            <w:i/>
          </w:rPr>
          <w:t>N</w:t>
        </w:r>
        <w:r w:rsidR="006B4A82">
          <w:rPr>
            <w:vertAlign w:val="subscript"/>
          </w:rPr>
          <w:t>area</w:t>
        </w:r>
        <w:proofErr w:type="spellEnd"/>
        <w:r w:rsidR="006B4A82">
          <w:t xml:space="preserve"> than those not able to form such associations</w:t>
        </w:r>
      </w:ins>
      <w:del w:id="339" w:author="Nick Smith" w:date="2022-03-01T16:54:00Z">
        <w:r w:rsidR="002436D6" w:rsidDel="006B4A82">
          <w:delText>Nitrogen</w:delText>
        </w:r>
        <w:r w:rsidR="004106F9" w:rsidDel="006B4A82">
          <w:delText>-</w:delText>
        </w:r>
        <w:r w:rsidR="002436D6" w:rsidDel="006B4A82">
          <w:delText xml:space="preserve">fixing plants have been previously shown to have greater </w:delText>
        </w:r>
        <w:r w:rsidR="002436D6" w:rsidDel="006B4A82">
          <w:rPr>
            <w:i/>
          </w:rPr>
          <w:delText>N</w:delText>
        </w:r>
        <w:r w:rsidR="002436D6" w:rsidDel="006B4A82">
          <w:rPr>
            <w:vertAlign w:val="subscript"/>
          </w:rPr>
          <w:delText>area</w:delText>
        </w:r>
      </w:del>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w:t>
      </w:r>
      <w:r w:rsidR="002436D6">
        <w:lastRenderedPageBreak/>
        <w:t xml:space="preserve">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w:t>
      </w:r>
      <w:ins w:id="340" w:author="Nick Smith" w:date="2022-03-01T17:23:00Z">
        <w:r w:rsidR="00E823DF">
          <w:t xml:space="preserve">also </w:t>
        </w:r>
      </w:ins>
      <w:r w:rsidR="00CA3207">
        <w:t xml:space="preserve">can </w:t>
      </w:r>
      <w:del w:id="341" w:author="Nick Smith" w:date="2022-03-01T17:23:00Z">
        <w:r w:rsidR="00CA3207" w:rsidDel="00E823DF">
          <w:delText xml:space="preserve">also </w:delText>
        </w:r>
      </w:del>
      <w:r w:rsidR="00CA3207">
        <w:t xml:space="preserve">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3EAF682D" w:rsidR="007E26DC" w:rsidRPr="00D332E5" w:rsidRDefault="00296CCE" w:rsidP="000D0F58">
      <w:pPr>
        <w:spacing w:line="480" w:lineRule="auto"/>
        <w:ind w:firstLine="720"/>
        <w:contextualSpacing/>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w:t>
      </w:r>
      <w:ins w:id="342" w:author="Nick Smith" w:date="2022-03-01T17:23:00Z">
        <w:r w:rsidR="006F3F2F">
          <w:t xml:space="preserve"> stomatal </w:t>
        </w:r>
        <w:r w:rsidR="006F3F2F">
          <w:lastRenderedPageBreak/>
          <w:t>conductance</w:t>
        </w:r>
      </w:ins>
      <w:r>
        <w:t xml:space="preserve"> </w:t>
      </w:r>
      <w:del w:id="343" w:author="Nick Smith" w:date="2022-03-01T17:23:00Z">
        <w:r w:rsidDel="006F3F2F">
          <w:delText>in climate</w:delText>
        </w:r>
      </w:del>
      <w:ins w:id="344" w:author="Nick Smith" w:date="2022-03-01T17:23:00Z">
        <w:r w:rsidR="006F3F2F">
          <w:t>t</w:t>
        </w:r>
      </w:ins>
      <w:ins w:id="345" w:author="Nick Smith" w:date="2022-03-01T17:24:00Z">
        <w:r w:rsidR="006F3F2F">
          <w:t>hrough changes in temperature, atmospheric pressure, and aridity</w:t>
        </w:r>
      </w:ins>
      <w:r>
        <w:t xml:space="preserv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 xml:space="preserve">positively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20</w:t>
      </w:r>
      <w:r w:rsidR="00D332E5">
        <w:t xml:space="preserve">% of the variability in measured </w:t>
      </w:r>
      <w:proofErr w:type="spellStart"/>
      <w:r w:rsidR="00D332E5">
        <w:rPr>
          <w:i/>
        </w:rPr>
        <w:t>N</w:t>
      </w:r>
      <w:r w:rsidR="00D332E5">
        <w:rPr>
          <w:vertAlign w:val="subscript"/>
        </w:rPr>
        <w:t>area</w:t>
      </w:r>
      <w:proofErr w:type="spellEnd"/>
      <w:r w:rsidR="00D332E5">
        <w:t xml:space="preserve">. </w:t>
      </w:r>
      <w:ins w:id="346" w:author="Nick Smith" w:date="2022-03-01T16:55:00Z">
        <w:r w:rsidR="006B4A82">
          <w:t xml:space="preserve">However, an additional 31% of variation in </w:t>
        </w:r>
        <w:proofErr w:type="spellStart"/>
        <w:r w:rsidR="006B4A82">
          <w:rPr>
            <w:i/>
          </w:rPr>
          <w:t>N</w:t>
        </w:r>
        <w:r w:rsidR="006B4A82">
          <w:rPr>
            <w:vertAlign w:val="subscript"/>
          </w:rPr>
          <w:t>area</w:t>
        </w:r>
        <w:proofErr w:type="spellEnd"/>
        <w:r w:rsidR="006B4A82">
          <w:t xml:space="preserve"> could be attributed to the soil nutrient treatment combinations</w:t>
        </w:r>
      </w:ins>
      <w:del w:id="347" w:author="Nick Smith" w:date="2022-03-01T16:55:00Z">
        <w:r w:rsidR="00D332E5" w:rsidDel="006B4A82">
          <w:delText>However, a</w:delText>
        </w:r>
        <w:r w:rsidR="002C65AC" w:rsidDel="006B4A82">
          <w:delText>n</w:delText>
        </w:r>
        <w:r w:rsidR="00A67554" w:rsidDel="006B4A82">
          <w:delText xml:space="preserve"> addition</w:delText>
        </w:r>
        <w:r w:rsidR="004F40BE" w:rsidDel="006B4A82">
          <w:delText>al</w:delText>
        </w:r>
        <w:r w:rsidR="00A67554" w:rsidDel="006B4A82">
          <w:delText xml:space="preserve"> </w:delText>
        </w:r>
        <w:r w:rsidR="002C65AC" w:rsidDel="006B4A82">
          <w:delText>31</w:delText>
        </w:r>
        <w:r w:rsidR="00A67554" w:rsidDel="006B4A82">
          <w:delText>% could be accounted for from the soil nutrient treatments</w:delText>
        </w:r>
      </w:del>
      <w:r w:rsidR="00A67554">
        <w:t xml:space="preserve">.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w:t>
      </w:r>
      <w:r w:rsidR="000C26ED">
        <w:lastRenderedPageBreak/>
        <w:t xml:space="preserve">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66C45332" w:rsidR="0041032F" w:rsidRPr="00F970D5" w:rsidRDefault="0041032F" w:rsidP="00E81570">
      <w:pPr>
        <w:spacing w:line="480" w:lineRule="auto"/>
        <w:contextualSpacing/>
      </w:pPr>
      <w:r>
        <w:tab/>
        <w:t xml:space="preserve">There were unavoidable limitations to our analyses that should be considered when evaluating our results. First, we necessarily included soil nutrient availability as categorical in our analyses as we did not have data on levels of nutrient availability, only whether nutrients had been added or not. Our analyses would have been more robust had we </w:t>
      </w:r>
      <w:ins w:id="348" w:author="Nick Smith" w:date="2022-03-01T16:55:00Z">
        <w:r w:rsidR="006B4A82">
          <w:t xml:space="preserve">had these data </w:t>
        </w:r>
      </w:ins>
      <w:del w:id="349" w:author="Nick Smith" w:date="2022-03-01T16:55:00Z">
        <w:r w:rsidDel="006B4A82">
          <w:delText xml:space="preserve">been able to use numerical information </w:delText>
        </w:r>
      </w:del>
      <w:r>
        <w:t>on nutrient availability. This is because background nutrient availability was likely highly variable from site to site. Future cross-site nutrient addition studies should prioritize obtaining this information. Second, we had to necessarily rely on large scale average climate data for each site. As leaf nitrogen allocation is a dynamic process, more acute climate</w:t>
      </w:r>
      <w:ins w:id="350" w:author="Nick Smith" w:date="2022-03-01T18:07:00Z">
        <w:r w:rsidR="007158F7">
          <w:t xml:space="preserve"> and micro-climate</w:t>
        </w:r>
      </w:ins>
      <w:r>
        <w:t xml:space="preserve"> data may have provided more insight into the drivers of </w:t>
      </w:r>
      <w:proofErr w:type="spellStart"/>
      <w:r>
        <w:rPr>
          <w:i/>
        </w:rPr>
        <w:t>N</w:t>
      </w:r>
      <w:r>
        <w:rPr>
          <w:vertAlign w:val="subscript"/>
        </w:rPr>
        <w:t>area</w:t>
      </w:r>
      <w:proofErr w:type="spellEnd"/>
      <w:r>
        <w:t xml:space="preserve">. Finally, we lacked information on the major pools of nitrogen </w:t>
      </w:r>
      <w:ins w:id="351" w:author="Nick Smith" w:date="2022-03-01T18:00:00Z">
        <w:r w:rsidR="000F6991">
          <w:t>with</w:t>
        </w:r>
      </w:ins>
      <w:r>
        <w:t xml:space="preserve">in leaves. 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26F4EA24"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w:t>
      </w:r>
      <w:r w:rsidR="00A54421">
        <w:lastRenderedPageBreak/>
        <w:t xml:space="preserve">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w:t>
      </w:r>
      <w:ins w:id="352" w:author="Nick Smith" w:date="2022-03-01T17:25:00Z">
        <w:r w:rsidR="006E3D42">
          <w:t xml:space="preserve">the </w:t>
        </w:r>
      </w:ins>
      <w:r w:rsidR="00A54421">
        <w:t>soil nitrogen</w:t>
      </w:r>
      <w:ins w:id="353" w:author="Nick Smith" w:date="2022-03-01T17:25:00Z">
        <w:r w:rsidR="006E3D42">
          <w:t xml:space="preserve"> addition treatments</w:t>
        </w:r>
      </w:ins>
      <w:r w:rsidR="00A54421">
        <w:t>. Previous studies have indicated that this can reflect variation in leaf economics, with plants choosing to shift traits towards high</w:t>
      </w:r>
      <w:ins w:id="354" w:author="Nick Smith" w:date="2022-03-01T18:00:00Z">
        <w:r w:rsidR="007F5767">
          <w:t xml:space="preserve"> leaf</w:t>
        </w:r>
      </w:ins>
      <w:r w:rsidR="00A54421">
        <w:t xml:space="preserve"> N use as a means to save water when</w:t>
      </w:r>
      <w:ins w:id="355" w:author="Nick Smith" w:date="2022-03-01T18:00:00Z">
        <w:r w:rsidR="007F5767">
          <w:t xml:space="preserve"> soil</w:t>
        </w:r>
      </w:ins>
      <w:r w:rsidR="00A54421">
        <w:t xml:space="preserve">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465750">
        <w:rPr>
          <w:noProof/>
        </w:rPr>
        <w:t xml:space="preserve">(Wright </w:t>
      </w:r>
      <w:r w:rsidR="00465750" w:rsidRPr="00465750">
        <w:rPr>
          <w:i/>
          <w:noProof/>
        </w:rPr>
        <w:t>et al.</w:t>
      </w:r>
      <w:r w:rsidR="00465750" w:rsidRPr="00465750">
        <w:rPr>
          <w:noProof/>
        </w:rPr>
        <w:t xml:space="preserve">, 2003; Maire </w:t>
      </w:r>
      <w:r w:rsidR="00465750" w:rsidRPr="00465750">
        <w:rPr>
          <w:i/>
          <w:noProof/>
        </w:rPr>
        <w:t>et al.</w:t>
      </w:r>
      <w:r w:rsidR="00465750" w:rsidRPr="00465750">
        <w:rPr>
          <w:noProof/>
        </w:rPr>
        <w:t xml:space="preserve">, 2015; Onoda </w:t>
      </w:r>
      <w:r w:rsidR="00465750" w:rsidRPr="00465750">
        <w:rPr>
          <w:i/>
          <w:noProof/>
        </w:rPr>
        <w:t>et al.</w:t>
      </w:r>
      <w:r w:rsidR="00465750" w:rsidRPr="00465750">
        <w:rPr>
          <w:noProof/>
        </w:rPr>
        <w:t xml:space="preserve">, 2017; Paillassa </w:t>
      </w:r>
      <w:r w:rsidR="00465750" w:rsidRPr="00465750">
        <w:rPr>
          <w:i/>
          <w:noProof/>
        </w:rPr>
        <w:t>et al.</w:t>
      </w:r>
      <w:r w:rsidR="00465750" w:rsidRPr="00465750">
        <w:rPr>
          <w:noProof/>
        </w:rPr>
        <w:t>, 2020)</w:t>
      </w:r>
      <w:r w:rsidR="00465750">
        <w:fldChar w:fldCharType="end"/>
      </w:r>
      <w:r w:rsidR="00A54421">
        <w:t xml:space="preserve">. However, our results show that the biomass response to </w:t>
      </w:r>
      <w:del w:id="356" w:author="Nick Smith" w:date="2022-03-01T18:00:00Z">
        <w:r w:rsidR="00A54421" w:rsidDel="00874523">
          <w:delText xml:space="preserve">changing </w:delText>
        </w:r>
      </w:del>
      <w:r w:rsidR="00A54421">
        <w:t>soil nitrogen</w:t>
      </w:r>
      <w:ins w:id="357" w:author="Nick Smith" w:date="2022-03-01T18:00:00Z">
        <w:r w:rsidR="00874523">
          <w:t xml:space="preserve"> addition</w:t>
        </w:r>
      </w:ins>
      <w:r w:rsidR="00A54421">
        <w:t xml:space="preserve"> 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5086D629"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w:t>
      </w:r>
      <w:proofErr w:type="spellStart"/>
      <w:r w:rsidRPr="002B59BD">
        <w:t>Seabloom</w:t>
      </w:r>
      <w:proofErr w:type="spellEnd"/>
      <w:r w:rsidRPr="002B59BD">
        <w:t xml:space="preserve"> from the National Science Foundation Research Coordination Network (NSF-DEB-1042132) and </w:t>
      </w:r>
      <w:proofErr w:type="gramStart"/>
      <w:r w:rsidRPr="002B59BD">
        <w:t>Long Term</w:t>
      </w:r>
      <w:proofErr w:type="gramEnd"/>
      <w:r w:rsidRPr="002B59BD">
        <w:t xml:space="preserve"> Ecological Research (NSF-DEB-1234162 and NSF-DEB-1831944 to Cedar Creek LTER) programs, and the Institute on the Environment (DG-0001-13). We also thank the Minnesota </w:t>
      </w:r>
      <w:r w:rsidRPr="002B59BD">
        <w:lastRenderedPageBreak/>
        <w:t>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Eric and Wendy Schmidt and Schmidt Futures,</w:t>
      </w:r>
      <w:r w:rsidR="00F33193">
        <w:t xml:space="preserve"> and</w:t>
      </w:r>
      <w:r w:rsidR="009A5B56">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ins w:id="358" w:author="Nick Smith" w:date="2022-03-01T17:25:00Z">
        <w:r w:rsidR="001C42A7">
          <w:t xml:space="preserve"> </w:t>
        </w:r>
        <w:r w:rsidR="001C42A7" w:rsidRPr="001C42A7">
          <w:t xml:space="preserve">We thank </w:t>
        </w:r>
        <w:proofErr w:type="spellStart"/>
        <w:r w:rsidR="001C42A7" w:rsidRPr="001C42A7">
          <w:t>Companhia</w:t>
        </w:r>
        <w:proofErr w:type="spellEnd"/>
        <w:r w:rsidR="001C42A7" w:rsidRPr="001C42A7">
          <w:t xml:space="preserve"> das </w:t>
        </w:r>
        <w:proofErr w:type="spellStart"/>
        <w:r w:rsidR="001C42A7" w:rsidRPr="001C42A7">
          <w:t>Lezirias</w:t>
        </w:r>
        <w:proofErr w:type="spellEnd"/>
        <w:r w:rsidR="001C42A7" w:rsidRPr="001C42A7">
          <w:t xml:space="preserve"> for logistic support and the Portuguese Science Foundation (FCT) for research funding the research units CEF (UIDB/00239/2020)</w:t>
        </w:r>
      </w:ins>
      <w:ins w:id="359" w:author="Nick Smith" w:date="2022-03-01T17:26:00Z">
        <w:r w:rsidR="001C42A7">
          <w:t>.</w:t>
        </w:r>
      </w:ins>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4FDBB41B" w14:textId="4C49B804" w:rsidR="00346196" w:rsidRPr="00346196" w:rsidRDefault="009A5B56" w:rsidP="00346196">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346196" w:rsidRPr="00346196">
        <w:rPr>
          <w:noProof/>
        </w:rPr>
        <w:t xml:space="preserve">Adams MA, Turnbull TL, Sprent JI, Buchmann N (2016) Legumes are different: Leaf nitrogen, photosynthesis, and water use efficiency. </w:t>
      </w:r>
      <w:r w:rsidR="00346196" w:rsidRPr="00346196">
        <w:rPr>
          <w:i/>
          <w:iCs/>
          <w:noProof/>
        </w:rPr>
        <w:t>Proceedings of the National Academy of Sciences</w:t>
      </w:r>
      <w:r w:rsidR="00346196" w:rsidRPr="00346196">
        <w:rPr>
          <w:noProof/>
        </w:rPr>
        <w:t xml:space="preserve">, </w:t>
      </w:r>
      <w:r w:rsidR="00346196" w:rsidRPr="00346196">
        <w:rPr>
          <w:b/>
          <w:bCs/>
          <w:noProof/>
        </w:rPr>
        <w:t>113</w:t>
      </w:r>
      <w:r w:rsidR="00346196" w:rsidRPr="00346196">
        <w:rPr>
          <w:noProof/>
        </w:rPr>
        <w:t>, 4098 LP – 4103.</w:t>
      </w:r>
    </w:p>
    <w:p w14:paraId="3A994813"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Ali AA, Xu C, Rogers A et al. (2015) Global</w:t>
      </w:r>
      <w:r w:rsidRPr="00346196">
        <w:rPr>
          <w:rFonts w:ascii="Cambria Math" w:hAnsi="Cambria Math" w:cs="Cambria Math"/>
          <w:noProof/>
        </w:rPr>
        <w:t>‐</w:t>
      </w:r>
      <w:r w:rsidRPr="00346196">
        <w:rPr>
          <w:noProof/>
        </w:rPr>
        <w:t xml:space="preserve">scale environmental control of plant photosynthetic capacity. </w:t>
      </w:r>
      <w:r w:rsidRPr="00346196">
        <w:rPr>
          <w:i/>
          <w:iCs/>
          <w:noProof/>
        </w:rPr>
        <w:t>Ecological Applications</w:t>
      </w:r>
      <w:r w:rsidRPr="00346196">
        <w:rPr>
          <w:noProof/>
        </w:rPr>
        <w:t xml:space="preserve">, </w:t>
      </w:r>
      <w:r w:rsidRPr="00346196">
        <w:rPr>
          <w:b/>
          <w:bCs/>
          <w:noProof/>
        </w:rPr>
        <w:t>25</w:t>
      </w:r>
      <w:r w:rsidRPr="00346196">
        <w:rPr>
          <w:noProof/>
        </w:rPr>
        <w:t>, 2349–2365.</w:t>
      </w:r>
    </w:p>
    <w:p w14:paraId="256ED9B2"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Bates D, Maechler M, Bolker B, Walker S (2015) Fitting Linear Mixed-Effects Models Using lme4. </w:t>
      </w:r>
      <w:r w:rsidRPr="00346196">
        <w:rPr>
          <w:i/>
          <w:iCs/>
          <w:noProof/>
        </w:rPr>
        <w:t>Journal of Statistical Software</w:t>
      </w:r>
      <w:r w:rsidRPr="00346196">
        <w:rPr>
          <w:noProof/>
        </w:rPr>
        <w:t xml:space="preserve">, </w:t>
      </w:r>
      <w:r w:rsidRPr="00346196">
        <w:rPr>
          <w:b/>
          <w:bCs/>
          <w:noProof/>
        </w:rPr>
        <w:t>67</w:t>
      </w:r>
      <w:r w:rsidRPr="00346196">
        <w:rPr>
          <w:noProof/>
        </w:rPr>
        <w:t>, 1–48.</w:t>
      </w:r>
    </w:p>
    <w:p w14:paraId="28A23E82"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Boardman NK (1977) Comparative photosynthesis of sun and shade plants. </w:t>
      </w:r>
      <w:r w:rsidRPr="00346196">
        <w:rPr>
          <w:i/>
          <w:iCs/>
          <w:noProof/>
        </w:rPr>
        <w:t>Annual review of plant physiology</w:t>
      </w:r>
      <w:r w:rsidRPr="00346196">
        <w:rPr>
          <w:noProof/>
        </w:rPr>
        <w:t xml:space="preserve">, </w:t>
      </w:r>
      <w:r w:rsidRPr="00346196">
        <w:rPr>
          <w:b/>
          <w:bCs/>
          <w:noProof/>
        </w:rPr>
        <w:t>28</w:t>
      </w:r>
      <w:r w:rsidRPr="00346196">
        <w:rPr>
          <w:noProof/>
        </w:rPr>
        <w:t>, 355–377.</w:t>
      </w:r>
    </w:p>
    <w:p w14:paraId="7344C795"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Borer ET, Bracken MES, Seabloom EW et al. (2013) Global biogeography of autotroph </w:t>
      </w:r>
      <w:r w:rsidRPr="00346196">
        <w:rPr>
          <w:noProof/>
        </w:rPr>
        <w:lastRenderedPageBreak/>
        <w:t xml:space="preserve">chemistry: is insolation a driving force? </w:t>
      </w:r>
      <w:r w:rsidRPr="00346196">
        <w:rPr>
          <w:i/>
          <w:iCs/>
          <w:noProof/>
        </w:rPr>
        <w:t>Oikos</w:t>
      </w:r>
      <w:r w:rsidRPr="00346196">
        <w:rPr>
          <w:noProof/>
        </w:rPr>
        <w:t xml:space="preserve">, </w:t>
      </w:r>
      <w:r w:rsidRPr="00346196">
        <w:rPr>
          <w:b/>
          <w:bCs/>
          <w:noProof/>
        </w:rPr>
        <w:t>122</w:t>
      </w:r>
      <w:r w:rsidRPr="00346196">
        <w:rPr>
          <w:noProof/>
        </w:rPr>
        <w:t>, 1121–1130.</w:t>
      </w:r>
    </w:p>
    <w:p w14:paraId="30A98E79"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Borer ET, Harpole WS, Adler PB, Lind EM, Orrock JL, Seabloom EW, Smith MD (2014) Finding generality in ecology: a model for globally distributed experiments. </w:t>
      </w:r>
      <w:r w:rsidRPr="00346196">
        <w:rPr>
          <w:i/>
          <w:iCs/>
          <w:noProof/>
        </w:rPr>
        <w:t>Methods in Ecology and Evolution</w:t>
      </w:r>
      <w:r w:rsidRPr="00346196">
        <w:rPr>
          <w:noProof/>
        </w:rPr>
        <w:t xml:space="preserve">, </w:t>
      </w:r>
      <w:r w:rsidRPr="00346196">
        <w:rPr>
          <w:b/>
          <w:bCs/>
          <w:noProof/>
        </w:rPr>
        <w:t>5</w:t>
      </w:r>
      <w:r w:rsidRPr="00346196">
        <w:rPr>
          <w:noProof/>
        </w:rPr>
        <w:t>, 65–73.</w:t>
      </w:r>
    </w:p>
    <w:p w14:paraId="73CB8ECC"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Boyd RA, Gandin A, Cousins AB (2015) Temperature responses of C4 photosynthesis: biochemical analysis of Rubisco, phosphoenolpyruvate carboxylase, and carbonic anhydrase in Setaria viridis. </w:t>
      </w:r>
      <w:r w:rsidRPr="00346196">
        <w:rPr>
          <w:i/>
          <w:iCs/>
          <w:noProof/>
        </w:rPr>
        <w:t>Plant Physiology</w:t>
      </w:r>
      <w:r w:rsidRPr="00346196">
        <w:rPr>
          <w:noProof/>
        </w:rPr>
        <w:t xml:space="preserve">, </w:t>
      </w:r>
      <w:r w:rsidRPr="00346196">
        <w:rPr>
          <w:b/>
          <w:bCs/>
          <w:noProof/>
        </w:rPr>
        <w:t>169</w:t>
      </w:r>
      <w:r w:rsidRPr="00346196">
        <w:rPr>
          <w:noProof/>
        </w:rPr>
        <w:t>, 1850–1861.</w:t>
      </w:r>
    </w:p>
    <w:p w14:paraId="633215F4"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Cleland EE, Lind EM, DeCrappeo NM et al. (2019) Belowground biomass response to nutrient enrichment depends on light limitation across globally distributed grasslands. </w:t>
      </w:r>
      <w:r w:rsidRPr="00346196">
        <w:rPr>
          <w:i/>
          <w:iCs/>
          <w:noProof/>
        </w:rPr>
        <w:t>Ecosystems</w:t>
      </w:r>
      <w:r w:rsidRPr="00346196">
        <w:rPr>
          <w:noProof/>
        </w:rPr>
        <w:t xml:space="preserve">, </w:t>
      </w:r>
      <w:r w:rsidRPr="00346196">
        <w:rPr>
          <w:b/>
          <w:bCs/>
          <w:noProof/>
        </w:rPr>
        <w:t>22</w:t>
      </w:r>
      <w:r w:rsidRPr="00346196">
        <w:rPr>
          <w:noProof/>
        </w:rPr>
        <w:t>, 1466–1477.</w:t>
      </w:r>
    </w:p>
    <w:p w14:paraId="13811692"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Dong N, Prentice IC, Evans BJ, Caddy-Retalic S, Lowe AJ, Wright IJ (2017) Leaf nitrogen from first principles: field evidence for adaptive variation with climate. </w:t>
      </w:r>
      <w:r w:rsidRPr="00346196">
        <w:rPr>
          <w:i/>
          <w:iCs/>
          <w:noProof/>
        </w:rPr>
        <w:t>Biogeosciences</w:t>
      </w:r>
      <w:r w:rsidRPr="00346196">
        <w:rPr>
          <w:noProof/>
        </w:rPr>
        <w:t xml:space="preserve">, </w:t>
      </w:r>
      <w:r w:rsidRPr="00346196">
        <w:rPr>
          <w:b/>
          <w:bCs/>
          <w:noProof/>
        </w:rPr>
        <w:t>14</w:t>
      </w:r>
      <w:r w:rsidRPr="00346196">
        <w:rPr>
          <w:noProof/>
        </w:rPr>
        <w:t>, 481–495.</w:t>
      </w:r>
    </w:p>
    <w:p w14:paraId="5A4BAC37"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Evans JR (1989) Photosynthesis and nitrogen relationships in leaves of C</w:t>
      </w:r>
      <w:r w:rsidRPr="00346196">
        <w:rPr>
          <w:noProof/>
          <w:vertAlign w:val="subscript"/>
        </w:rPr>
        <w:t>3</w:t>
      </w:r>
      <w:r w:rsidRPr="00346196">
        <w:rPr>
          <w:noProof/>
        </w:rPr>
        <w:t xml:space="preserve"> plants. </w:t>
      </w:r>
      <w:r w:rsidRPr="00346196">
        <w:rPr>
          <w:i/>
          <w:iCs/>
          <w:noProof/>
        </w:rPr>
        <w:t>Oecologia</w:t>
      </w:r>
      <w:r w:rsidRPr="00346196">
        <w:rPr>
          <w:noProof/>
        </w:rPr>
        <w:t xml:space="preserve">, </w:t>
      </w:r>
      <w:r w:rsidRPr="00346196">
        <w:rPr>
          <w:b/>
          <w:bCs/>
          <w:noProof/>
        </w:rPr>
        <w:t>78</w:t>
      </w:r>
      <w:r w:rsidRPr="00346196">
        <w:rPr>
          <w:noProof/>
        </w:rPr>
        <w:t>, 9–19.</w:t>
      </w:r>
    </w:p>
    <w:p w14:paraId="241A9745"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Evans JR, Clarke VC (2019) The nitrogen cost of photosynthesis. </w:t>
      </w:r>
      <w:r w:rsidRPr="00346196">
        <w:rPr>
          <w:i/>
          <w:iCs/>
          <w:noProof/>
        </w:rPr>
        <w:t>Journal of Experimental Botany</w:t>
      </w:r>
      <w:r w:rsidRPr="00346196">
        <w:rPr>
          <w:noProof/>
        </w:rPr>
        <w:t xml:space="preserve">, </w:t>
      </w:r>
      <w:r w:rsidRPr="00346196">
        <w:rPr>
          <w:b/>
          <w:bCs/>
          <w:noProof/>
        </w:rPr>
        <w:t>70</w:t>
      </w:r>
      <w:r w:rsidRPr="00346196">
        <w:rPr>
          <w:noProof/>
        </w:rPr>
        <w:t>, 7–15.</w:t>
      </w:r>
    </w:p>
    <w:p w14:paraId="2B29EB03"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Evans JR, Seemann JR (1989) The allocation of protein nitrogen in the photosynthetic apparatus: costs, consequences, and control. </w:t>
      </w:r>
      <w:r w:rsidRPr="00346196">
        <w:rPr>
          <w:i/>
          <w:iCs/>
          <w:noProof/>
        </w:rPr>
        <w:t>Photosynthesis</w:t>
      </w:r>
      <w:r w:rsidRPr="00346196">
        <w:rPr>
          <w:noProof/>
        </w:rPr>
        <w:t xml:space="preserve">, </w:t>
      </w:r>
      <w:r w:rsidRPr="00346196">
        <w:rPr>
          <w:b/>
          <w:bCs/>
          <w:noProof/>
        </w:rPr>
        <w:t>8</w:t>
      </w:r>
      <w:r w:rsidRPr="00346196">
        <w:rPr>
          <w:noProof/>
        </w:rPr>
        <w:t>, 183–205.</w:t>
      </w:r>
    </w:p>
    <w:p w14:paraId="0229ADBB"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Farquhar GD, Ehleringer JR, Hubick KT (1989) Carbon Isotope Discrimination and Photosynthesis. </w:t>
      </w:r>
      <w:r w:rsidRPr="00346196">
        <w:rPr>
          <w:i/>
          <w:iCs/>
          <w:noProof/>
        </w:rPr>
        <w:t>Annual Review of Plant Physiology and Plant Molecular Biology</w:t>
      </w:r>
      <w:r w:rsidRPr="00346196">
        <w:rPr>
          <w:noProof/>
        </w:rPr>
        <w:t xml:space="preserve">, </w:t>
      </w:r>
      <w:r w:rsidRPr="00346196">
        <w:rPr>
          <w:b/>
          <w:bCs/>
          <w:noProof/>
        </w:rPr>
        <w:t>40</w:t>
      </w:r>
      <w:r w:rsidRPr="00346196">
        <w:rPr>
          <w:noProof/>
        </w:rPr>
        <w:t>, 503–537.</w:t>
      </w:r>
    </w:p>
    <w:p w14:paraId="13FA9808"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Fay PA, Prober SM, Harpole WS et al. (2015) Grassland productivity limited by multiple </w:t>
      </w:r>
      <w:r w:rsidRPr="00346196">
        <w:rPr>
          <w:noProof/>
        </w:rPr>
        <w:lastRenderedPageBreak/>
        <w:t xml:space="preserve">nutrients. </w:t>
      </w:r>
      <w:r w:rsidRPr="00346196">
        <w:rPr>
          <w:i/>
          <w:iCs/>
          <w:noProof/>
        </w:rPr>
        <w:t>Nature Plants</w:t>
      </w:r>
      <w:r w:rsidRPr="00346196">
        <w:rPr>
          <w:noProof/>
        </w:rPr>
        <w:t xml:space="preserve">, </w:t>
      </w:r>
      <w:r w:rsidRPr="00346196">
        <w:rPr>
          <w:b/>
          <w:bCs/>
          <w:noProof/>
        </w:rPr>
        <w:t>1</w:t>
      </w:r>
      <w:r w:rsidRPr="00346196">
        <w:rPr>
          <w:noProof/>
        </w:rPr>
        <w:t>, 15080.</w:t>
      </w:r>
    </w:p>
    <w:p w14:paraId="0FA72E1F"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Firn J, McGree JM, Harvey E et al. (2019) Leaf nutrients, not specific leaf area, are consistent indicators of elevated nutrient inputs. </w:t>
      </w:r>
      <w:r w:rsidRPr="00346196">
        <w:rPr>
          <w:i/>
          <w:iCs/>
          <w:noProof/>
        </w:rPr>
        <w:t>Nature Ecology &amp; Evolution</w:t>
      </w:r>
      <w:r w:rsidRPr="00346196">
        <w:rPr>
          <w:noProof/>
        </w:rPr>
        <w:t xml:space="preserve">, </w:t>
      </w:r>
      <w:r w:rsidRPr="00346196">
        <w:rPr>
          <w:b/>
          <w:bCs/>
          <w:noProof/>
        </w:rPr>
        <w:t>3</w:t>
      </w:r>
      <w:r w:rsidRPr="00346196">
        <w:rPr>
          <w:noProof/>
        </w:rPr>
        <w:t>, 400–406.</w:t>
      </w:r>
    </w:p>
    <w:p w14:paraId="1BA1231F"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Fox J, Weisberg S (2019) An R Companion to Applied Regression, Third Edition. </w:t>
      </w:r>
      <w:r w:rsidRPr="00346196">
        <w:rPr>
          <w:i/>
          <w:iCs/>
          <w:noProof/>
        </w:rPr>
        <w:t>Sage</w:t>
      </w:r>
      <w:r w:rsidRPr="00346196">
        <w:rPr>
          <w:noProof/>
        </w:rPr>
        <w:t>.</w:t>
      </w:r>
    </w:p>
    <w:p w14:paraId="0FCD1729"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Franklin O, Johansson J, Dewar RC, Dieckmann U, McMurtrie RE, Brännström Å, Dybzinski R (2012) Modeling carbon allocation in trees: a search for principles. </w:t>
      </w:r>
      <w:r w:rsidRPr="00346196">
        <w:rPr>
          <w:i/>
          <w:iCs/>
          <w:noProof/>
        </w:rPr>
        <w:t>Tree Physiology</w:t>
      </w:r>
      <w:r w:rsidRPr="00346196">
        <w:rPr>
          <w:noProof/>
        </w:rPr>
        <w:t xml:space="preserve">, </w:t>
      </w:r>
      <w:r w:rsidRPr="00346196">
        <w:rPr>
          <w:b/>
          <w:bCs/>
          <w:noProof/>
        </w:rPr>
        <w:t>32</w:t>
      </w:r>
      <w:r w:rsidRPr="00346196">
        <w:rPr>
          <w:noProof/>
        </w:rPr>
        <w:t>, 648–666.</w:t>
      </w:r>
    </w:p>
    <w:p w14:paraId="49FE2A87"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Franklin O, Harrison SP, Dewar R et al. (2020) Organizing principles for vegetation dynamics. </w:t>
      </w:r>
      <w:r w:rsidRPr="00346196">
        <w:rPr>
          <w:i/>
          <w:iCs/>
          <w:noProof/>
        </w:rPr>
        <w:t>Nature Plants</w:t>
      </w:r>
      <w:r w:rsidRPr="00346196">
        <w:rPr>
          <w:noProof/>
        </w:rPr>
        <w:t xml:space="preserve">, </w:t>
      </w:r>
      <w:r w:rsidRPr="00346196">
        <w:rPr>
          <w:b/>
          <w:bCs/>
          <w:noProof/>
        </w:rPr>
        <w:t>6</w:t>
      </w:r>
      <w:r w:rsidRPr="00346196">
        <w:rPr>
          <w:noProof/>
        </w:rPr>
        <w:t>, 444–453.</w:t>
      </w:r>
    </w:p>
    <w:p w14:paraId="36B26472"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Fujikake H, Yamazaki A, Ohtake N et al. (2003) Quick and reversible inhibition of soybean root nodule growth by nitrate involves a decrease in sucrose supply to nodules. </w:t>
      </w:r>
      <w:r w:rsidRPr="00346196">
        <w:rPr>
          <w:i/>
          <w:iCs/>
          <w:noProof/>
        </w:rPr>
        <w:t>Journal of Experimental Botany</w:t>
      </w:r>
      <w:r w:rsidRPr="00346196">
        <w:rPr>
          <w:noProof/>
        </w:rPr>
        <w:t xml:space="preserve">, </w:t>
      </w:r>
      <w:r w:rsidRPr="00346196">
        <w:rPr>
          <w:b/>
          <w:bCs/>
          <w:noProof/>
        </w:rPr>
        <w:t>54</w:t>
      </w:r>
      <w:r w:rsidRPr="00346196">
        <w:rPr>
          <w:noProof/>
        </w:rPr>
        <w:t>, 1379–1388.</w:t>
      </w:r>
    </w:p>
    <w:p w14:paraId="74C4365D"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Galloway JN, Dentener FJ, Capone DG et al. (2004) Nitrogen Cycles: Past, Present, and Future. </w:t>
      </w:r>
      <w:r w:rsidRPr="00346196">
        <w:rPr>
          <w:i/>
          <w:iCs/>
          <w:noProof/>
        </w:rPr>
        <w:t>Biogeochemistry</w:t>
      </w:r>
      <w:r w:rsidRPr="00346196">
        <w:rPr>
          <w:noProof/>
        </w:rPr>
        <w:t xml:space="preserve">, </w:t>
      </w:r>
      <w:r w:rsidRPr="00346196">
        <w:rPr>
          <w:b/>
          <w:bCs/>
          <w:noProof/>
        </w:rPr>
        <w:t>70</w:t>
      </w:r>
      <w:r w:rsidRPr="00346196">
        <w:rPr>
          <w:noProof/>
        </w:rPr>
        <w:t>, 153–226.</w:t>
      </w:r>
    </w:p>
    <w:p w14:paraId="26667C88"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Galloway JN, Townsend AR, Erisman JW et al. (2008) Transformation of the Nitrogen Cycle: Recent Trends, Questions, and Potential Solutions. </w:t>
      </w:r>
      <w:r w:rsidRPr="00346196">
        <w:rPr>
          <w:i/>
          <w:iCs/>
          <w:noProof/>
        </w:rPr>
        <w:t>Science</w:t>
      </w:r>
      <w:r w:rsidRPr="00346196">
        <w:rPr>
          <w:noProof/>
        </w:rPr>
        <w:t xml:space="preserve">, </w:t>
      </w:r>
      <w:r w:rsidRPr="00346196">
        <w:rPr>
          <w:b/>
          <w:bCs/>
          <w:noProof/>
        </w:rPr>
        <w:t>320</w:t>
      </w:r>
      <w:r w:rsidRPr="00346196">
        <w:rPr>
          <w:noProof/>
        </w:rPr>
        <w:t>, 889–892.</w:t>
      </w:r>
    </w:p>
    <w:p w14:paraId="44C432DD"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Ghimire B, Riley WJ, Koven CD, Kattge J, Rogers A, Reich PB, Wright IJ (2017) A global trait-based approach to estimate leaf nitrogen functional allocation from observations. </w:t>
      </w:r>
      <w:r w:rsidRPr="00346196">
        <w:rPr>
          <w:i/>
          <w:iCs/>
          <w:noProof/>
        </w:rPr>
        <w:t>Ecological Applications</w:t>
      </w:r>
      <w:r w:rsidRPr="00346196">
        <w:rPr>
          <w:noProof/>
        </w:rPr>
        <w:t xml:space="preserve">, </w:t>
      </w:r>
      <w:r w:rsidRPr="00346196">
        <w:rPr>
          <w:b/>
          <w:bCs/>
          <w:noProof/>
        </w:rPr>
        <w:t>27</w:t>
      </w:r>
      <w:r w:rsidRPr="00346196">
        <w:rPr>
          <w:noProof/>
        </w:rPr>
        <w:t>, 1421–1434.</w:t>
      </w:r>
    </w:p>
    <w:p w14:paraId="35E030BC"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Gibson AH, Harper JE (1985) Nitrate Effect on Nodulation of Soybean by Bradyrhizobium japonicum1. </w:t>
      </w:r>
      <w:r w:rsidRPr="00346196">
        <w:rPr>
          <w:i/>
          <w:iCs/>
          <w:noProof/>
        </w:rPr>
        <w:t>Crop Science</w:t>
      </w:r>
      <w:r w:rsidRPr="00346196">
        <w:rPr>
          <w:noProof/>
        </w:rPr>
        <w:t xml:space="preserve">, </w:t>
      </w:r>
      <w:r w:rsidRPr="00346196">
        <w:rPr>
          <w:b/>
          <w:bCs/>
          <w:noProof/>
        </w:rPr>
        <w:t>25</w:t>
      </w:r>
      <w:r w:rsidRPr="00346196">
        <w:rPr>
          <w:noProof/>
        </w:rPr>
        <w:t>, cropsci1985.0011183X002500030015x.</w:t>
      </w:r>
    </w:p>
    <w:p w14:paraId="74BA7E13"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Grömping U (2006) Relative importance for linear regression in R: the package relaimpo. </w:t>
      </w:r>
      <w:r w:rsidRPr="00346196">
        <w:rPr>
          <w:i/>
          <w:iCs/>
          <w:noProof/>
        </w:rPr>
        <w:t>Journal of statistical software</w:t>
      </w:r>
      <w:r w:rsidRPr="00346196">
        <w:rPr>
          <w:noProof/>
        </w:rPr>
        <w:t xml:space="preserve">, </w:t>
      </w:r>
      <w:r w:rsidRPr="00346196">
        <w:rPr>
          <w:b/>
          <w:bCs/>
          <w:noProof/>
        </w:rPr>
        <w:t>17</w:t>
      </w:r>
      <w:r w:rsidRPr="00346196">
        <w:rPr>
          <w:noProof/>
        </w:rPr>
        <w:t>, 1–27.</w:t>
      </w:r>
    </w:p>
    <w:p w14:paraId="3183A0AE"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lastRenderedPageBreak/>
        <w:t xml:space="preserve">Harpole WS, Sullivan LL, Lind EM et al. (2017) Out of the shadows: multiple nutrient limitations drive relationships among biomass, light and plant diversity. </w:t>
      </w:r>
      <w:r w:rsidRPr="00346196">
        <w:rPr>
          <w:i/>
          <w:iCs/>
          <w:noProof/>
        </w:rPr>
        <w:t>Functional ecology</w:t>
      </w:r>
      <w:r w:rsidRPr="00346196">
        <w:rPr>
          <w:noProof/>
        </w:rPr>
        <w:t xml:space="preserve">, </w:t>
      </w:r>
      <w:r w:rsidRPr="00346196">
        <w:rPr>
          <w:b/>
          <w:bCs/>
          <w:noProof/>
        </w:rPr>
        <w:t>31</w:t>
      </w:r>
      <w:r w:rsidRPr="00346196">
        <w:rPr>
          <w:noProof/>
        </w:rPr>
        <w:t>, 1839–1846.</w:t>
      </w:r>
    </w:p>
    <w:p w14:paraId="21B7FDC4"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Harris I, Jones PD, Osborn TJ, Lister DH (2014) Updated high-resolution grids of monthly climatic observations – the CRU TS3.10 Dataset. </w:t>
      </w:r>
      <w:r w:rsidRPr="00346196">
        <w:rPr>
          <w:i/>
          <w:iCs/>
          <w:noProof/>
        </w:rPr>
        <w:t>International Journal of Climatology</w:t>
      </w:r>
      <w:r w:rsidRPr="00346196">
        <w:rPr>
          <w:noProof/>
        </w:rPr>
        <w:t xml:space="preserve">, </w:t>
      </w:r>
      <w:r w:rsidRPr="00346196">
        <w:rPr>
          <w:b/>
          <w:bCs/>
          <w:noProof/>
        </w:rPr>
        <w:t>34</w:t>
      </w:r>
      <w:r w:rsidRPr="00346196">
        <w:rPr>
          <w:noProof/>
        </w:rPr>
        <w:t>, 623–642.</w:t>
      </w:r>
    </w:p>
    <w:p w14:paraId="2A8F17C7"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Harrison MT, Edwards EJ, Farquhar GD, Nicotra AB, Evans JR (2009) Nitrogen in cell walls of sclerophyllous leaves accounts for little of the variation in photosynthetic nitrogen-use efficiency. </w:t>
      </w:r>
      <w:r w:rsidRPr="00346196">
        <w:rPr>
          <w:i/>
          <w:iCs/>
          <w:noProof/>
        </w:rPr>
        <w:t>Plant, Cell &amp; Environment</w:t>
      </w:r>
      <w:r w:rsidRPr="00346196">
        <w:rPr>
          <w:noProof/>
        </w:rPr>
        <w:t xml:space="preserve">, </w:t>
      </w:r>
      <w:r w:rsidRPr="00346196">
        <w:rPr>
          <w:b/>
          <w:bCs/>
          <w:noProof/>
        </w:rPr>
        <w:t>32</w:t>
      </w:r>
      <w:r w:rsidRPr="00346196">
        <w:rPr>
          <w:noProof/>
        </w:rPr>
        <w:t>, 259–270.</w:t>
      </w:r>
    </w:p>
    <w:p w14:paraId="4E900363"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Harrison SP, Cramer W, Franklin O et al. (2021) Eco-evolutionary optimality as a means to improve vegetation and land-surface models. </w:t>
      </w:r>
      <w:r w:rsidRPr="00346196">
        <w:rPr>
          <w:i/>
          <w:iCs/>
          <w:noProof/>
        </w:rPr>
        <w:t>New Phytologist</w:t>
      </w:r>
      <w:r w:rsidRPr="00346196">
        <w:rPr>
          <w:noProof/>
        </w:rPr>
        <w:t xml:space="preserve">, </w:t>
      </w:r>
      <w:r w:rsidRPr="00346196">
        <w:rPr>
          <w:b/>
          <w:bCs/>
          <w:noProof/>
        </w:rPr>
        <w:t>23</w:t>
      </w:r>
      <w:r w:rsidRPr="00346196">
        <w:rPr>
          <w:noProof/>
        </w:rPr>
        <w:t>, 2125–2141.</w:t>
      </w:r>
    </w:p>
    <w:p w14:paraId="05DEBB7E"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346196">
        <w:rPr>
          <w:i/>
          <w:iCs/>
          <w:noProof/>
        </w:rPr>
        <w:t>Journal of Arid Environments</w:t>
      </w:r>
      <w:r w:rsidRPr="00346196">
        <w:rPr>
          <w:noProof/>
        </w:rPr>
        <w:t xml:space="preserve">, </w:t>
      </w:r>
      <w:r w:rsidRPr="00346196">
        <w:rPr>
          <w:b/>
          <w:bCs/>
          <w:noProof/>
        </w:rPr>
        <w:t>156</w:t>
      </w:r>
      <w:r w:rsidRPr="00346196">
        <w:rPr>
          <w:noProof/>
        </w:rPr>
        <w:t>, 1–8.</w:t>
      </w:r>
    </w:p>
    <w:p w14:paraId="4CCB9209"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Hungate BA, Dukes JS, Shaw MR, Luo Y, Field CB (2003) Nitrogen and Climate Change. </w:t>
      </w:r>
      <w:r w:rsidRPr="00346196">
        <w:rPr>
          <w:i/>
          <w:iCs/>
          <w:noProof/>
        </w:rPr>
        <w:t>Science</w:t>
      </w:r>
      <w:r w:rsidRPr="00346196">
        <w:rPr>
          <w:noProof/>
        </w:rPr>
        <w:t xml:space="preserve">, </w:t>
      </w:r>
      <w:r w:rsidRPr="00346196">
        <w:rPr>
          <w:b/>
          <w:bCs/>
          <w:noProof/>
        </w:rPr>
        <w:t>302</w:t>
      </w:r>
      <w:r w:rsidRPr="00346196">
        <w:rPr>
          <w:noProof/>
        </w:rPr>
        <w:t>, 1512 LP – 1513.</w:t>
      </w:r>
    </w:p>
    <w:p w14:paraId="38AE4520"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Kattge J, Knorr W, Raddatz T, Wirth C (2009) Quantifying photosynthetic capacity and its relationship to leaf nitrogen content for global-scale terrestrial biosphere models. </w:t>
      </w:r>
      <w:r w:rsidRPr="00346196">
        <w:rPr>
          <w:i/>
          <w:iCs/>
          <w:noProof/>
        </w:rPr>
        <w:t>Global Change Biol.</w:t>
      </w:r>
      <w:r w:rsidRPr="00346196">
        <w:rPr>
          <w:noProof/>
        </w:rPr>
        <w:t xml:space="preserve">, </w:t>
      </w:r>
      <w:r w:rsidRPr="00346196">
        <w:rPr>
          <w:b/>
          <w:bCs/>
          <w:noProof/>
        </w:rPr>
        <w:t>15</w:t>
      </w:r>
      <w:r w:rsidRPr="00346196">
        <w:rPr>
          <w:noProof/>
        </w:rPr>
        <w:t>, 976.</w:t>
      </w:r>
    </w:p>
    <w:p w14:paraId="109EBF02"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LeBauer DS, Treseder KK (2008) Nitrogen limitation of net primary productivity in terrestrial ecosystems is globally distributed. </w:t>
      </w:r>
      <w:r w:rsidRPr="00346196">
        <w:rPr>
          <w:i/>
          <w:iCs/>
          <w:noProof/>
        </w:rPr>
        <w:t>Ecology</w:t>
      </w:r>
      <w:r w:rsidRPr="00346196">
        <w:rPr>
          <w:noProof/>
        </w:rPr>
        <w:t xml:space="preserve">, </w:t>
      </w:r>
      <w:r w:rsidRPr="00346196">
        <w:rPr>
          <w:b/>
          <w:bCs/>
          <w:noProof/>
        </w:rPr>
        <w:t>89</w:t>
      </w:r>
      <w:r w:rsidRPr="00346196">
        <w:rPr>
          <w:noProof/>
        </w:rPr>
        <w:t>, 371–379.</w:t>
      </w:r>
    </w:p>
    <w:p w14:paraId="35127629"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Lenth R (2018) emmeans: Estimated Marginal Means, aka Least-Squares Means.</w:t>
      </w:r>
    </w:p>
    <w:p w14:paraId="204BD2D8"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lastRenderedPageBreak/>
        <w:t xml:space="preserve">Li W, Zhang H, Huang G, Liu R, Wu H, Zhao C, McDowell NG (2020) Effects of nitrogen enrichment on tree carbon allocation: A global synthesis. </w:t>
      </w:r>
      <w:r w:rsidRPr="00346196">
        <w:rPr>
          <w:i/>
          <w:iCs/>
          <w:noProof/>
        </w:rPr>
        <w:t>Global Ecology and Biogeography</w:t>
      </w:r>
      <w:r w:rsidRPr="00346196">
        <w:rPr>
          <w:noProof/>
        </w:rPr>
        <w:t xml:space="preserve">, </w:t>
      </w:r>
      <w:r w:rsidRPr="00346196">
        <w:rPr>
          <w:b/>
          <w:bCs/>
          <w:noProof/>
        </w:rPr>
        <w:t>29</w:t>
      </w:r>
      <w:r w:rsidRPr="00346196">
        <w:rPr>
          <w:noProof/>
        </w:rPr>
        <w:t>, 573–589.</w:t>
      </w:r>
    </w:p>
    <w:p w14:paraId="17E47B0B"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Liang X, Zhang T, Lu X et al. (2020) Global response patterns of plant photosynthesis to nitrogen addition: A meta</w:t>
      </w:r>
      <w:r w:rsidRPr="00346196">
        <w:rPr>
          <w:rFonts w:ascii="Cambria Math" w:hAnsi="Cambria Math" w:cs="Cambria Math"/>
          <w:noProof/>
        </w:rPr>
        <w:t>‐</w:t>
      </w:r>
      <w:r w:rsidRPr="00346196">
        <w:rPr>
          <w:noProof/>
        </w:rPr>
        <w:t xml:space="preserve">analysis. </w:t>
      </w:r>
      <w:r w:rsidRPr="00346196">
        <w:rPr>
          <w:i/>
          <w:iCs/>
          <w:noProof/>
        </w:rPr>
        <w:t>Global Change Biology</w:t>
      </w:r>
      <w:r w:rsidRPr="00346196">
        <w:rPr>
          <w:noProof/>
        </w:rPr>
        <w:t xml:space="preserve">, </w:t>
      </w:r>
      <w:r w:rsidRPr="00346196">
        <w:rPr>
          <w:b/>
          <w:bCs/>
          <w:noProof/>
        </w:rPr>
        <w:t>26</w:t>
      </w:r>
      <w:r w:rsidRPr="00346196">
        <w:rPr>
          <w:noProof/>
        </w:rPr>
        <w:t>, 3585–3600.</w:t>
      </w:r>
    </w:p>
    <w:p w14:paraId="33510EEB"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Lindeman RH, Merenda P, Gold R (1979) </w:t>
      </w:r>
      <w:r w:rsidRPr="00346196">
        <w:rPr>
          <w:i/>
          <w:iCs/>
          <w:noProof/>
        </w:rPr>
        <w:t>Introduction to bivariate and multivariate analysis</w:t>
      </w:r>
      <w:r w:rsidRPr="00346196">
        <w:rPr>
          <w:noProof/>
        </w:rPr>
        <w:t>. Scott Foresman &amp; Co.</w:t>
      </w:r>
    </w:p>
    <w:p w14:paraId="47B61082"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Maire V, Wright IJ, Prentice IC et al. (2015) Global effects of soil and climate on leaf photosynthetic traits and rates. </w:t>
      </w:r>
      <w:r w:rsidRPr="00346196">
        <w:rPr>
          <w:i/>
          <w:iCs/>
          <w:noProof/>
        </w:rPr>
        <w:t>Global Ecology and Biogeography</w:t>
      </w:r>
      <w:r w:rsidRPr="00346196">
        <w:rPr>
          <w:noProof/>
        </w:rPr>
        <w:t xml:space="preserve">, </w:t>
      </w:r>
      <w:r w:rsidRPr="00346196">
        <w:rPr>
          <w:b/>
          <w:bCs/>
          <w:noProof/>
        </w:rPr>
        <w:t>24</w:t>
      </w:r>
      <w:r w:rsidRPr="00346196">
        <w:rPr>
          <w:noProof/>
        </w:rPr>
        <w:t>, 706–717.</w:t>
      </w:r>
    </w:p>
    <w:p w14:paraId="2EA41B7A"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Niinemets Ü, Tenhunen JD (1997) A model separating leaf structural and physiological effects on carbon gain along light gradients for the shade-tolerant species Acer saccharum. </w:t>
      </w:r>
      <w:r w:rsidRPr="00346196">
        <w:rPr>
          <w:i/>
          <w:iCs/>
          <w:noProof/>
        </w:rPr>
        <w:t>Plant, Cell &amp; Environment</w:t>
      </w:r>
      <w:r w:rsidRPr="00346196">
        <w:rPr>
          <w:noProof/>
        </w:rPr>
        <w:t xml:space="preserve">, </w:t>
      </w:r>
      <w:r w:rsidRPr="00346196">
        <w:rPr>
          <w:b/>
          <w:bCs/>
          <w:noProof/>
        </w:rPr>
        <w:t>20</w:t>
      </w:r>
      <w:r w:rsidRPr="00346196">
        <w:rPr>
          <w:noProof/>
        </w:rPr>
        <w:t>, 845–866.</w:t>
      </w:r>
    </w:p>
    <w:p w14:paraId="68BEDF66"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Niinemets Ü, Keenan TF, Hallik L (2015) A worldwide analysis of within-canopy variations in leaf structural, chemical and physiological traits across plant functional types. </w:t>
      </w:r>
      <w:r w:rsidRPr="00346196">
        <w:rPr>
          <w:i/>
          <w:iCs/>
          <w:noProof/>
        </w:rPr>
        <w:t>New Phytologist</w:t>
      </w:r>
      <w:r w:rsidRPr="00346196">
        <w:rPr>
          <w:noProof/>
        </w:rPr>
        <w:t xml:space="preserve">, </w:t>
      </w:r>
      <w:r w:rsidRPr="00346196">
        <w:rPr>
          <w:b/>
          <w:bCs/>
          <w:noProof/>
        </w:rPr>
        <w:t>205</w:t>
      </w:r>
      <w:r w:rsidRPr="00346196">
        <w:rPr>
          <w:noProof/>
        </w:rPr>
        <w:t>, 973–993.</w:t>
      </w:r>
    </w:p>
    <w:p w14:paraId="7D8D4237"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Onoda Y, Wright IJ, Evans JR et al. (2017) Physiological and structural tradeoffs underlying the leaf economics spectrum. </w:t>
      </w:r>
      <w:r w:rsidRPr="00346196">
        <w:rPr>
          <w:i/>
          <w:iCs/>
          <w:noProof/>
        </w:rPr>
        <w:t>New Phytologist</w:t>
      </w:r>
      <w:r w:rsidRPr="00346196">
        <w:rPr>
          <w:noProof/>
        </w:rPr>
        <w:t xml:space="preserve">, </w:t>
      </w:r>
      <w:r w:rsidRPr="00346196">
        <w:rPr>
          <w:b/>
          <w:bCs/>
          <w:noProof/>
        </w:rPr>
        <w:t>241</w:t>
      </w:r>
      <w:r w:rsidRPr="00346196">
        <w:rPr>
          <w:noProof/>
        </w:rPr>
        <w:t>, 1447–1463.</w:t>
      </w:r>
    </w:p>
    <w:p w14:paraId="2F3222FB"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Paillassa J, Wright IJ, Prentice IC et al. (2020) When and where soil is important to modify the carbon and water economy of leaves. </w:t>
      </w:r>
      <w:r w:rsidRPr="00346196">
        <w:rPr>
          <w:i/>
          <w:iCs/>
          <w:noProof/>
        </w:rPr>
        <w:t>New Phytologist</w:t>
      </w:r>
      <w:r w:rsidRPr="00346196">
        <w:rPr>
          <w:noProof/>
        </w:rPr>
        <w:t>.</w:t>
      </w:r>
    </w:p>
    <w:p w14:paraId="3174B959"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Peng Y, Bloomfield KJ, Prentice IC (2020) A theory of plant function helps to explain leaf-trait and productivity responses to elevation. </w:t>
      </w:r>
      <w:r w:rsidRPr="00346196">
        <w:rPr>
          <w:i/>
          <w:iCs/>
          <w:noProof/>
        </w:rPr>
        <w:t>New Phytologist</w:t>
      </w:r>
      <w:r w:rsidRPr="00346196">
        <w:rPr>
          <w:noProof/>
        </w:rPr>
        <w:t xml:space="preserve">, </w:t>
      </w:r>
      <w:r w:rsidRPr="00346196">
        <w:rPr>
          <w:b/>
          <w:bCs/>
          <w:noProof/>
        </w:rPr>
        <w:t>226</w:t>
      </w:r>
      <w:r w:rsidRPr="00346196">
        <w:rPr>
          <w:noProof/>
        </w:rPr>
        <w:t>, 1274–1284.</w:t>
      </w:r>
    </w:p>
    <w:p w14:paraId="65F74DB7"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Peng Y, Bloomfield KJ, Cernusak LA, Domingues TF, Colin Prentice I (2021) Global climate and nutrient controls of photosynthetic capacity. </w:t>
      </w:r>
      <w:r w:rsidRPr="00346196">
        <w:rPr>
          <w:i/>
          <w:iCs/>
          <w:noProof/>
        </w:rPr>
        <w:t>Communications Biology</w:t>
      </w:r>
      <w:r w:rsidRPr="00346196">
        <w:rPr>
          <w:noProof/>
        </w:rPr>
        <w:t xml:space="preserve">, </w:t>
      </w:r>
      <w:r w:rsidRPr="00346196">
        <w:rPr>
          <w:b/>
          <w:bCs/>
          <w:noProof/>
        </w:rPr>
        <w:t>4</w:t>
      </w:r>
      <w:r w:rsidRPr="00346196">
        <w:rPr>
          <w:noProof/>
        </w:rPr>
        <w:t>, 462.</w:t>
      </w:r>
    </w:p>
    <w:p w14:paraId="5B6D6322"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lastRenderedPageBreak/>
        <w:t xml:space="preserve">Perkowski EA, Waring EF, Smith NG (2021) Root mass carbon costs to acquire nitrogen are determined by nitrogen and light availability in two species with different nitrogen acquisition strategies. </w:t>
      </w:r>
      <w:r w:rsidRPr="00346196">
        <w:rPr>
          <w:i/>
          <w:iCs/>
          <w:noProof/>
        </w:rPr>
        <w:t>Journal of Experimental Botany</w:t>
      </w:r>
      <w:r w:rsidRPr="00346196">
        <w:rPr>
          <w:noProof/>
        </w:rPr>
        <w:t>.</w:t>
      </w:r>
    </w:p>
    <w:p w14:paraId="0E8100A5"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Prentice IC, Dong N, Gleason SM, Maire V, Wright IJ (2014) Balancing the costs of carbon gain and water transport: testing a new theoretical framework for plant functional ecology. </w:t>
      </w:r>
      <w:r w:rsidRPr="00346196">
        <w:rPr>
          <w:i/>
          <w:iCs/>
          <w:noProof/>
        </w:rPr>
        <w:t>Ecology Letters</w:t>
      </w:r>
      <w:r w:rsidRPr="00346196">
        <w:rPr>
          <w:noProof/>
        </w:rPr>
        <w:t xml:space="preserve">, </w:t>
      </w:r>
      <w:r w:rsidRPr="00346196">
        <w:rPr>
          <w:b/>
          <w:bCs/>
          <w:noProof/>
        </w:rPr>
        <w:t>17</w:t>
      </w:r>
      <w:r w:rsidRPr="00346196">
        <w:rPr>
          <w:noProof/>
        </w:rPr>
        <w:t>, 82–91.</w:t>
      </w:r>
    </w:p>
    <w:p w14:paraId="060285FF"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R Core Team (2019) R: A Language and Environment for Statistical Computing.</w:t>
      </w:r>
    </w:p>
    <w:p w14:paraId="29DB4920"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Reich PB, Oleksyn J (2004) Global patterns of plant leaf N and P in relation to temperature and latitude. </w:t>
      </w:r>
      <w:r w:rsidRPr="00346196">
        <w:rPr>
          <w:i/>
          <w:iCs/>
          <w:noProof/>
        </w:rPr>
        <w:t>Proceedings of the National Academy of Sciences of the United States of America</w:t>
      </w:r>
      <w:r w:rsidRPr="00346196">
        <w:rPr>
          <w:noProof/>
        </w:rPr>
        <w:t xml:space="preserve">, </w:t>
      </w:r>
      <w:r w:rsidRPr="00346196">
        <w:rPr>
          <w:b/>
          <w:bCs/>
          <w:noProof/>
        </w:rPr>
        <w:t>101</w:t>
      </w:r>
      <w:r w:rsidRPr="00346196">
        <w:rPr>
          <w:noProof/>
        </w:rPr>
        <w:t>, 11001–11006.</w:t>
      </w:r>
    </w:p>
    <w:p w14:paraId="5C912106"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Rogers A, Serbin SP, Ely KS, Sloan VL, Wullschleger SD (2017) Terrestrial biosphere models underestimate photosynthetic capacity and CO2 assimilation in the Arctic. </w:t>
      </w:r>
      <w:r w:rsidRPr="00346196">
        <w:rPr>
          <w:i/>
          <w:iCs/>
          <w:noProof/>
        </w:rPr>
        <w:t>New Phytologist</w:t>
      </w:r>
      <w:r w:rsidRPr="00346196">
        <w:rPr>
          <w:noProof/>
        </w:rPr>
        <w:t xml:space="preserve">, </w:t>
      </w:r>
      <w:r w:rsidRPr="00346196">
        <w:rPr>
          <w:b/>
          <w:bCs/>
          <w:noProof/>
        </w:rPr>
        <w:t>216</w:t>
      </w:r>
      <w:r w:rsidRPr="00346196">
        <w:rPr>
          <w:noProof/>
        </w:rPr>
        <w:t>, 1090–1103.</w:t>
      </w:r>
    </w:p>
    <w:p w14:paraId="46ACB933"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Sage RF, Pearcy RW (1987) The nitrogen use efficiency of C3 and C4 plants: II. Leaf nitrogen effects on the gas exchange characteristics of Chenopodium album (L.) and Amaranthus retroflexus (L.). </w:t>
      </w:r>
      <w:r w:rsidRPr="00346196">
        <w:rPr>
          <w:i/>
          <w:iCs/>
          <w:noProof/>
        </w:rPr>
        <w:t>Plant physiology</w:t>
      </w:r>
      <w:r w:rsidRPr="00346196">
        <w:rPr>
          <w:noProof/>
        </w:rPr>
        <w:t xml:space="preserve">, </w:t>
      </w:r>
      <w:r w:rsidRPr="00346196">
        <w:rPr>
          <w:b/>
          <w:bCs/>
          <w:noProof/>
        </w:rPr>
        <w:t>84</w:t>
      </w:r>
      <w:r w:rsidRPr="00346196">
        <w:rPr>
          <w:noProof/>
        </w:rPr>
        <w:t>, 959–963.</w:t>
      </w:r>
    </w:p>
    <w:p w14:paraId="6B49A115"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Scott HG, Smith NG (2021) A model of C4 photosynthetic acclimation based on least-cost optimality theory suitable for Earth System Model incorporation. </w:t>
      </w:r>
      <w:r w:rsidRPr="00346196">
        <w:rPr>
          <w:i/>
          <w:iCs/>
          <w:noProof/>
        </w:rPr>
        <w:t>Earth and Space Science Open Archive ESSOAr</w:t>
      </w:r>
      <w:r w:rsidRPr="00346196">
        <w:rPr>
          <w:noProof/>
        </w:rPr>
        <w:t>.</w:t>
      </w:r>
    </w:p>
    <w:p w14:paraId="02B58E61"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Smith NG, Dukes JS (2013) Plant respiration and photosynthesis in global</w:t>
      </w:r>
      <w:r w:rsidRPr="00346196">
        <w:rPr>
          <w:rFonts w:ascii="Cambria Math" w:hAnsi="Cambria Math" w:cs="Cambria Math"/>
          <w:noProof/>
        </w:rPr>
        <w:t>‐</w:t>
      </w:r>
      <w:r w:rsidRPr="00346196">
        <w:rPr>
          <w:noProof/>
        </w:rPr>
        <w:t>scale models: incorporating acclimation to temperature and CO</w:t>
      </w:r>
      <w:r w:rsidRPr="00346196">
        <w:rPr>
          <w:noProof/>
          <w:vertAlign w:val="subscript"/>
        </w:rPr>
        <w:t>2</w:t>
      </w:r>
      <w:r w:rsidRPr="00346196">
        <w:rPr>
          <w:noProof/>
        </w:rPr>
        <w:t xml:space="preserve">. </w:t>
      </w:r>
      <w:r w:rsidRPr="00346196">
        <w:rPr>
          <w:i/>
          <w:iCs/>
          <w:noProof/>
        </w:rPr>
        <w:t>Global Change Biology</w:t>
      </w:r>
      <w:r w:rsidRPr="00346196">
        <w:rPr>
          <w:noProof/>
        </w:rPr>
        <w:t xml:space="preserve">, </w:t>
      </w:r>
      <w:r w:rsidRPr="00346196">
        <w:rPr>
          <w:b/>
          <w:bCs/>
          <w:noProof/>
        </w:rPr>
        <w:t>19</w:t>
      </w:r>
      <w:r w:rsidRPr="00346196">
        <w:rPr>
          <w:noProof/>
        </w:rPr>
        <w:t>, 45–63.</w:t>
      </w:r>
    </w:p>
    <w:p w14:paraId="0A23DA83"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Smith NG, Dukes JS (2018) Drivers of leaf carbon exchange capacity across biomes at the continental scale. </w:t>
      </w:r>
      <w:r w:rsidRPr="00346196">
        <w:rPr>
          <w:i/>
          <w:iCs/>
          <w:noProof/>
        </w:rPr>
        <w:t>Ecology</w:t>
      </w:r>
      <w:r w:rsidRPr="00346196">
        <w:rPr>
          <w:noProof/>
        </w:rPr>
        <w:t xml:space="preserve">, </w:t>
      </w:r>
      <w:r w:rsidRPr="00346196">
        <w:rPr>
          <w:b/>
          <w:bCs/>
          <w:noProof/>
        </w:rPr>
        <w:t>99</w:t>
      </w:r>
      <w:r w:rsidRPr="00346196">
        <w:rPr>
          <w:noProof/>
        </w:rPr>
        <w:t>, 1610–1620.</w:t>
      </w:r>
    </w:p>
    <w:p w14:paraId="1C827AB5"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lastRenderedPageBreak/>
        <w:t xml:space="preserve">Smith NG, Keenan TF (2020) Mechanisms underlying leaf photosynthetic acclimation to warming and elevated CO2 as inferred from least-cost optimality theory. </w:t>
      </w:r>
      <w:r w:rsidRPr="00346196">
        <w:rPr>
          <w:i/>
          <w:iCs/>
          <w:noProof/>
        </w:rPr>
        <w:t>Global Change Biology</w:t>
      </w:r>
      <w:r w:rsidRPr="00346196">
        <w:rPr>
          <w:noProof/>
        </w:rPr>
        <w:t xml:space="preserve">, </w:t>
      </w:r>
      <w:r w:rsidRPr="00346196">
        <w:rPr>
          <w:b/>
          <w:bCs/>
          <w:noProof/>
        </w:rPr>
        <w:t>26</w:t>
      </w:r>
      <w:r w:rsidRPr="00346196">
        <w:rPr>
          <w:noProof/>
        </w:rPr>
        <w:t>, 5202–5216.</w:t>
      </w:r>
    </w:p>
    <w:p w14:paraId="54AA352E"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Smith NG, Keenan TF, Prentice IC et al. (2019) Global photosynthetic capacity is optimized to the environment. </w:t>
      </w:r>
      <w:r w:rsidRPr="00346196">
        <w:rPr>
          <w:i/>
          <w:iCs/>
          <w:noProof/>
        </w:rPr>
        <w:t>Ecology Letters</w:t>
      </w:r>
      <w:r w:rsidRPr="00346196">
        <w:rPr>
          <w:noProof/>
        </w:rPr>
        <w:t xml:space="preserve">, </w:t>
      </w:r>
      <w:r w:rsidRPr="00346196">
        <w:rPr>
          <w:b/>
          <w:bCs/>
          <w:noProof/>
        </w:rPr>
        <w:t>22</w:t>
      </w:r>
      <w:r w:rsidRPr="00346196">
        <w:rPr>
          <w:noProof/>
        </w:rPr>
        <w:t>, 506–517.</w:t>
      </w:r>
    </w:p>
    <w:p w14:paraId="20C70296"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Terrer C, Vicca S, Stocker BD et al. (2018) Ecosystem responses to elevated CO</w:t>
      </w:r>
      <w:r w:rsidRPr="00346196">
        <w:rPr>
          <w:noProof/>
          <w:vertAlign w:val="subscript"/>
        </w:rPr>
        <w:t>2</w:t>
      </w:r>
      <w:r w:rsidRPr="00346196">
        <w:rPr>
          <w:noProof/>
        </w:rPr>
        <w:t xml:space="preserve"> governed by plant–soil interactions and the cost of nitrogen acquisition. </w:t>
      </w:r>
      <w:r w:rsidRPr="00346196">
        <w:rPr>
          <w:i/>
          <w:iCs/>
          <w:noProof/>
        </w:rPr>
        <w:t>New Phytologist</w:t>
      </w:r>
      <w:r w:rsidRPr="00346196">
        <w:rPr>
          <w:noProof/>
        </w:rPr>
        <w:t xml:space="preserve">, </w:t>
      </w:r>
      <w:r w:rsidRPr="00346196">
        <w:rPr>
          <w:b/>
          <w:bCs/>
          <w:noProof/>
        </w:rPr>
        <w:t>217</w:t>
      </w:r>
      <w:r w:rsidRPr="00346196">
        <w:rPr>
          <w:noProof/>
        </w:rPr>
        <w:t>, 507–522.</w:t>
      </w:r>
    </w:p>
    <w:p w14:paraId="0DBB009F"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Thomas RQ, Brookshire EN, Gerber S (2015) Nitrogen limitation on land: how can it occur in Earth system models? </w:t>
      </w:r>
      <w:r w:rsidRPr="00346196">
        <w:rPr>
          <w:i/>
          <w:iCs/>
          <w:noProof/>
        </w:rPr>
        <w:t>Global change biology</w:t>
      </w:r>
      <w:r w:rsidRPr="00346196">
        <w:rPr>
          <w:noProof/>
        </w:rPr>
        <w:t xml:space="preserve">, </w:t>
      </w:r>
      <w:r w:rsidRPr="00346196">
        <w:rPr>
          <w:b/>
          <w:bCs/>
          <w:noProof/>
        </w:rPr>
        <w:t>21</w:t>
      </w:r>
      <w:r w:rsidRPr="00346196">
        <w:rPr>
          <w:noProof/>
        </w:rPr>
        <w:t>, 1777–1793.</w:t>
      </w:r>
    </w:p>
    <w:p w14:paraId="5A139C37"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Thornton PE, Lamarque J-F, Rosenbloom NA, Mahowald NM (2007) Influence of carbon-nitrogen cycle coupling on land model response to CO2 fertilization and climate variability. </w:t>
      </w:r>
      <w:r w:rsidRPr="00346196">
        <w:rPr>
          <w:i/>
          <w:iCs/>
          <w:noProof/>
        </w:rPr>
        <w:t>Global Biogeochemical Cycles</w:t>
      </w:r>
      <w:r w:rsidRPr="00346196">
        <w:rPr>
          <w:noProof/>
        </w:rPr>
        <w:t xml:space="preserve">, </w:t>
      </w:r>
      <w:r w:rsidRPr="00346196">
        <w:rPr>
          <w:b/>
          <w:bCs/>
          <w:noProof/>
        </w:rPr>
        <w:t>21</w:t>
      </w:r>
      <w:r w:rsidRPr="00346196">
        <w:rPr>
          <w:noProof/>
        </w:rPr>
        <w:t>, GB4018.</w:t>
      </w:r>
    </w:p>
    <w:p w14:paraId="3D5CDC9F"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Vitousek PM, Aber JD, Howarth RW et al. (1997) Human alteration of the global nitrogen cycle: sources and consequences. </w:t>
      </w:r>
      <w:r w:rsidRPr="00346196">
        <w:rPr>
          <w:i/>
          <w:iCs/>
          <w:noProof/>
        </w:rPr>
        <w:t>Ecological applications</w:t>
      </w:r>
      <w:r w:rsidRPr="00346196">
        <w:rPr>
          <w:noProof/>
        </w:rPr>
        <w:t xml:space="preserve">, </w:t>
      </w:r>
      <w:r w:rsidRPr="00346196">
        <w:rPr>
          <w:b/>
          <w:bCs/>
          <w:noProof/>
        </w:rPr>
        <w:t>7</w:t>
      </w:r>
      <w:r w:rsidRPr="00346196">
        <w:rPr>
          <w:noProof/>
        </w:rPr>
        <w:t>, 737–750.</w:t>
      </w:r>
    </w:p>
    <w:p w14:paraId="2E889628"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Walker AP, Beckerman AP, Gu L et al. (2014) The relationship of leaf photosynthetic traits – Vcmax and Jmax – to leaf nitrogen, leaf phosphorus, and specific leaf area: a meta-analysis and modeling study. </w:t>
      </w:r>
      <w:r w:rsidRPr="00346196">
        <w:rPr>
          <w:i/>
          <w:iCs/>
          <w:noProof/>
        </w:rPr>
        <w:t>Ecology and Evolution</w:t>
      </w:r>
      <w:r w:rsidRPr="00346196">
        <w:rPr>
          <w:noProof/>
        </w:rPr>
        <w:t xml:space="preserve">, </w:t>
      </w:r>
      <w:r w:rsidRPr="00346196">
        <w:rPr>
          <w:b/>
          <w:bCs/>
          <w:noProof/>
        </w:rPr>
        <w:t>4</w:t>
      </w:r>
      <w:r w:rsidRPr="00346196">
        <w:rPr>
          <w:noProof/>
        </w:rPr>
        <w:t>, 3218–3235.</w:t>
      </w:r>
    </w:p>
    <w:p w14:paraId="48F54091"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Wang H, Prentice IC, Keenan TF et al. (2017) Towards a universal model for carbon dioxide uptake by plants. </w:t>
      </w:r>
      <w:r w:rsidRPr="00346196">
        <w:rPr>
          <w:i/>
          <w:iCs/>
          <w:noProof/>
        </w:rPr>
        <w:t>Nature Plants</w:t>
      </w:r>
      <w:r w:rsidRPr="00346196">
        <w:rPr>
          <w:noProof/>
        </w:rPr>
        <w:t xml:space="preserve">, </w:t>
      </w:r>
      <w:r w:rsidRPr="00346196">
        <w:rPr>
          <w:b/>
          <w:bCs/>
          <w:noProof/>
        </w:rPr>
        <w:t>3</w:t>
      </w:r>
      <w:r w:rsidRPr="00346196">
        <w:rPr>
          <w:noProof/>
        </w:rPr>
        <w:t>, 734–741.</w:t>
      </w:r>
    </w:p>
    <w:p w14:paraId="03BAD1D2"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Wang H, Atkin OK, Keenan TF et al. (2020) Acclimation of leaf respiration consistent with optimal photosynthetic capacity. </w:t>
      </w:r>
      <w:r w:rsidRPr="00346196">
        <w:rPr>
          <w:i/>
          <w:iCs/>
          <w:noProof/>
        </w:rPr>
        <w:t>Global Change Biology</w:t>
      </w:r>
      <w:r w:rsidRPr="00346196">
        <w:rPr>
          <w:noProof/>
        </w:rPr>
        <w:t xml:space="preserve">, </w:t>
      </w:r>
      <w:r w:rsidRPr="00346196">
        <w:rPr>
          <w:b/>
          <w:bCs/>
          <w:noProof/>
        </w:rPr>
        <w:t>26</w:t>
      </w:r>
      <w:r w:rsidRPr="00346196">
        <w:rPr>
          <w:noProof/>
        </w:rPr>
        <w:t>, 2573–2583.</w:t>
      </w:r>
    </w:p>
    <w:p w14:paraId="31102248"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Wang H, Colin Prentice I, Wright IJ, Qiao S, Xu X, Kikuzawa K, Stenseth NC (2021) Leaf economics explained by optimality principles. </w:t>
      </w:r>
      <w:r w:rsidRPr="00346196">
        <w:rPr>
          <w:i/>
          <w:iCs/>
          <w:noProof/>
        </w:rPr>
        <w:t>bioRxiv</w:t>
      </w:r>
      <w:r w:rsidRPr="00346196">
        <w:rPr>
          <w:noProof/>
        </w:rPr>
        <w:t>, 2021.02.07.430028.</w:t>
      </w:r>
    </w:p>
    <w:p w14:paraId="52FFF873"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lastRenderedPageBreak/>
        <w:t xml:space="preserve">Wieder WR, Cleveland CC, Smith WK, Todd-Brown K (2015) Future productivity and carbon storage limited by terrestrial nutrient availability. </w:t>
      </w:r>
      <w:r w:rsidRPr="00346196">
        <w:rPr>
          <w:i/>
          <w:iCs/>
          <w:noProof/>
        </w:rPr>
        <w:t>Nature Geoscience</w:t>
      </w:r>
      <w:r w:rsidRPr="00346196">
        <w:rPr>
          <w:noProof/>
        </w:rPr>
        <w:t xml:space="preserve">, </w:t>
      </w:r>
      <w:r w:rsidRPr="00346196">
        <w:rPr>
          <w:b/>
          <w:bCs/>
          <w:noProof/>
        </w:rPr>
        <w:t>8</w:t>
      </w:r>
      <w:r w:rsidRPr="00346196">
        <w:rPr>
          <w:noProof/>
        </w:rPr>
        <w:t>, 441.</w:t>
      </w:r>
    </w:p>
    <w:p w14:paraId="40EB3AE1"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Wieder WR, Lawrence DM, Fisher RA et al. (2019) Beyond static benchmarking: Using experimental manipulations to evaluate land model assumptions. </w:t>
      </w:r>
      <w:r w:rsidRPr="00346196">
        <w:rPr>
          <w:i/>
          <w:iCs/>
          <w:noProof/>
        </w:rPr>
        <w:t>Global Biogeochemical Cycles</w:t>
      </w:r>
      <w:r w:rsidRPr="00346196">
        <w:rPr>
          <w:noProof/>
        </w:rPr>
        <w:t xml:space="preserve">, </w:t>
      </w:r>
      <w:r w:rsidRPr="00346196">
        <w:rPr>
          <w:b/>
          <w:bCs/>
          <w:noProof/>
        </w:rPr>
        <w:t>33</w:t>
      </w:r>
      <w:r w:rsidRPr="00346196">
        <w:rPr>
          <w:noProof/>
        </w:rPr>
        <w:t>, 2018GB006141.</w:t>
      </w:r>
    </w:p>
    <w:p w14:paraId="1B3EA12F"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Wright IJ, Reich PB, Westoby M (2003) Least-cost input mixtures of water and nitrogen for photosynthesis. </w:t>
      </w:r>
      <w:r w:rsidRPr="00346196">
        <w:rPr>
          <w:i/>
          <w:iCs/>
          <w:noProof/>
        </w:rPr>
        <w:t>The American Naturalist</w:t>
      </w:r>
      <w:r w:rsidRPr="00346196">
        <w:rPr>
          <w:noProof/>
        </w:rPr>
        <w:t xml:space="preserve">, </w:t>
      </w:r>
      <w:r w:rsidRPr="00346196">
        <w:rPr>
          <w:b/>
          <w:bCs/>
          <w:noProof/>
        </w:rPr>
        <w:t>161</w:t>
      </w:r>
      <w:r w:rsidRPr="00346196">
        <w:rPr>
          <w:noProof/>
        </w:rPr>
        <w:t>, 98–111.</w:t>
      </w:r>
    </w:p>
    <w:p w14:paraId="4CBA3A93"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Yuan Z, Liu W, Niu S, Wan S (2007) Plant Nitrogen Dynamics and Nitrogen-use Strategies under Altered Nitrogen Seasonality and Competition. </w:t>
      </w:r>
      <w:r w:rsidRPr="00346196">
        <w:rPr>
          <w:i/>
          <w:iCs/>
          <w:noProof/>
        </w:rPr>
        <w:t>Annals of Botany</w:t>
      </w:r>
      <w:r w:rsidRPr="00346196">
        <w:rPr>
          <w:noProof/>
        </w:rPr>
        <w:t xml:space="preserve">, </w:t>
      </w:r>
      <w:r w:rsidRPr="00346196">
        <w:rPr>
          <w:b/>
          <w:bCs/>
          <w:noProof/>
        </w:rPr>
        <w:t>100</w:t>
      </w:r>
      <w:r w:rsidRPr="00346196">
        <w:rPr>
          <w:noProof/>
        </w:rPr>
        <w:t>, 821–830.</w:t>
      </w:r>
    </w:p>
    <w:p w14:paraId="1F660394"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Zaehle S, Medlyn BE, De Kauwe MG et al. (2014) Evaluation of 11 terrestrial carbon–nitrogen cycle models against observations from two temperate Free-Air CO2 Enrichment studies. </w:t>
      </w:r>
      <w:r w:rsidRPr="00346196">
        <w:rPr>
          <w:i/>
          <w:iCs/>
          <w:noProof/>
        </w:rPr>
        <w:t>New Phytologist</w:t>
      </w:r>
      <w:r w:rsidRPr="00346196">
        <w:rPr>
          <w:noProof/>
        </w:rPr>
        <w:t xml:space="preserve">, </w:t>
      </w:r>
      <w:r w:rsidRPr="00346196">
        <w:rPr>
          <w:b/>
          <w:bCs/>
          <w:noProof/>
        </w:rPr>
        <w:t>202</w:t>
      </w:r>
      <w:r w:rsidRPr="00346196">
        <w:rPr>
          <w:noProof/>
        </w:rPr>
        <w:t>, 803–822.</w:t>
      </w:r>
    </w:p>
    <w:p w14:paraId="27A40701" w14:textId="77777777" w:rsidR="00346196" w:rsidRPr="00346196" w:rsidRDefault="00346196" w:rsidP="00346196">
      <w:pPr>
        <w:widowControl w:val="0"/>
        <w:autoSpaceDE w:val="0"/>
        <w:autoSpaceDN w:val="0"/>
        <w:adjustRightInd w:val="0"/>
        <w:spacing w:line="480" w:lineRule="auto"/>
        <w:ind w:left="480" w:hanging="480"/>
        <w:rPr>
          <w:noProof/>
        </w:rPr>
      </w:pPr>
      <w:r w:rsidRPr="00346196">
        <w:rPr>
          <w:noProof/>
        </w:rPr>
        <w:t xml:space="preserve">Zhu Q, Riley WJ, Tang J, Collier N, Hoffman FM, Yang X, Bisht G (2019) Representing Nitrogen, Phosphorus, and Carbon Interactions in the E3SM Land Model: Development and Global Benchmarking. </w:t>
      </w:r>
      <w:r w:rsidRPr="00346196">
        <w:rPr>
          <w:i/>
          <w:iCs/>
          <w:noProof/>
        </w:rPr>
        <w:t>Journal of Advances in Modeling Earth Systems</w:t>
      </w:r>
      <w:r w:rsidRPr="00346196">
        <w:rPr>
          <w:noProof/>
        </w:rPr>
        <w:t xml:space="preserve">, </w:t>
      </w:r>
      <w:r w:rsidRPr="00346196">
        <w:rPr>
          <w:b/>
          <w:bCs/>
          <w:noProof/>
        </w:rPr>
        <w:t>11</w:t>
      </w:r>
      <w:r w:rsidRPr="00346196">
        <w:rPr>
          <w:noProof/>
        </w:rPr>
        <w:t>, 2238–2258.</w:t>
      </w:r>
    </w:p>
    <w:p w14:paraId="09938461" w14:textId="0A8B60EA" w:rsidR="009A5B56" w:rsidRPr="009A5B56" w:rsidRDefault="009A5B56" w:rsidP="00346196">
      <w:pPr>
        <w:widowControl w:val="0"/>
        <w:autoSpaceDE w:val="0"/>
        <w:autoSpaceDN w:val="0"/>
        <w:adjustRightInd w:val="0"/>
        <w:spacing w:line="480" w:lineRule="auto"/>
        <w:ind w:left="480" w:hanging="480"/>
      </w:pPr>
      <w:r>
        <w:fldChar w:fldCharType="end"/>
      </w:r>
    </w:p>
    <w:sectPr w:rsidR="009A5B56" w:rsidRPr="009A5B56" w:rsidSect="00B05AC4">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0" w:author="Nick Smith" w:date="2022-03-01T16:31:00Z" w:initials="NGS">
    <w:p w14:paraId="0FAA4B48" w14:textId="1B182947" w:rsidR="0023453A" w:rsidRDefault="0023453A">
      <w:pPr>
        <w:pStyle w:val="CommentText"/>
      </w:pPr>
      <w:r>
        <w:rPr>
          <w:rStyle w:val="CommentReference"/>
        </w:rPr>
        <w:annotationRef/>
      </w:r>
      <w:r>
        <w:t xml:space="preserve">Something </w:t>
      </w:r>
      <w:proofErr w:type="spellStart"/>
      <w:r>
        <w:t>aabout</w:t>
      </w:r>
      <w:proofErr w:type="spellEnd"/>
      <w:r>
        <w:t xml:space="preserve"> aridity coming through X should go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AA4B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43A82" w16cex:dateUtc="2021-06-28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AA4B48" w16cid:durableId="25C8C8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834D1" w14:textId="77777777" w:rsidR="006274B8" w:rsidRDefault="006274B8" w:rsidP="001B44B1">
      <w:r>
        <w:separator/>
      </w:r>
    </w:p>
  </w:endnote>
  <w:endnote w:type="continuationSeparator" w:id="0">
    <w:p w14:paraId="275F5A23" w14:textId="77777777" w:rsidR="006274B8" w:rsidRDefault="006274B8"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23453A" w:rsidRDefault="0023453A"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23453A" w:rsidRDefault="0023453A"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23453A" w:rsidRDefault="0023453A"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23453A" w:rsidRDefault="0023453A"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A795F" w14:textId="77777777" w:rsidR="006274B8" w:rsidRDefault="006274B8" w:rsidP="001B44B1">
      <w:r>
        <w:separator/>
      </w:r>
    </w:p>
  </w:footnote>
  <w:footnote w:type="continuationSeparator" w:id="0">
    <w:p w14:paraId="6A0BA06F" w14:textId="77777777" w:rsidR="006274B8" w:rsidRDefault="006274B8"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26A77"/>
    <w:rsid w:val="000354CD"/>
    <w:rsid w:val="00042F1B"/>
    <w:rsid w:val="000537C6"/>
    <w:rsid w:val="00053B82"/>
    <w:rsid w:val="00060D75"/>
    <w:rsid w:val="0007174C"/>
    <w:rsid w:val="00074719"/>
    <w:rsid w:val="00074DCD"/>
    <w:rsid w:val="00077C60"/>
    <w:rsid w:val="0008438C"/>
    <w:rsid w:val="000917D2"/>
    <w:rsid w:val="00096AFD"/>
    <w:rsid w:val="000A319F"/>
    <w:rsid w:val="000A7AF1"/>
    <w:rsid w:val="000B15CA"/>
    <w:rsid w:val="000B42B7"/>
    <w:rsid w:val="000C0A8A"/>
    <w:rsid w:val="000C26ED"/>
    <w:rsid w:val="000C4651"/>
    <w:rsid w:val="000C583D"/>
    <w:rsid w:val="000D0F58"/>
    <w:rsid w:val="000D10B1"/>
    <w:rsid w:val="000D3DDB"/>
    <w:rsid w:val="000D62FD"/>
    <w:rsid w:val="000E2A8E"/>
    <w:rsid w:val="000E2B28"/>
    <w:rsid w:val="000E40F2"/>
    <w:rsid w:val="000E55C7"/>
    <w:rsid w:val="000F0BE3"/>
    <w:rsid w:val="000F6991"/>
    <w:rsid w:val="00102B2A"/>
    <w:rsid w:val="001042EA"/>
    <w:rsid w:val="00105704"/>
    <w:rsid w:val="00106CD7"/>
    <w:rsid w:val="00111025"/>
    <w:rsid w:val="00111AFB"/>
    <w:rsid w:val="00113188"/>
    <w:rsid w:val="001212F2"/>
    <w:rsid w:val="0013288D"/>
    <w:rsid w:val="00135FBB"/>
    <w:rsid w:val="0014005A"/>
    <w:rsid w:val="00143637"/>
    <w:rsid w:val="0014366E"/>
    <w:rsid w:val="00145D3D"/>
    <w:rsid w:val="00146254"/>
    <w:rsid w:val="00150B42"/>
    <w:rsid w:val="00152D8D"/>
    <w:rsid w:val="001578C1"/>
    <w:rsid w:val="001609E7"/>
    <w:rsid w:val="00162DE1"/>
    <w:rsid w:val="00165EAE"/>
    <w:rsid w:val="00167D08"/>
    <w:rsid w:val="00175A1E"/>
    <w:rsid w:val="00175B3C"/>
    <w:rsid w:val="001964F4"/>
    <w:rsid w:val="001A1A51"/>
    <w:rsid w:val="001A2607"/>
    <w:rsid w:val="001B0EE0"/>
    <w:rsid w:val="001B44B1"/>
    <w:rsid w:val="001B4836"/>
    <w:rsid w:val="001B6B10"/>
    <w:rsid w:val="001C2672"/>
    <w:rsid w:val="001C42A7"/>
    <w:rsid w:val="001C5C13"/>
    <w:rsid w:val="001D0C18"/>
    <w:rsid w:val="001D0DC9"/>
    <w:rsid w:val="001D2A99"/>
    <w:rsid w:val="001D5E19"/>
    <w:rsid w:val="001E3889"/>
    <w:rsid w:val="001E6174"/>
    <w:rsid w:val="001F0604"/>
    <w:rsid w:val="001F281E"/>
    <w:rsid w:val="001F3BE9"/>
    <w:rsid w:val="001F7DFE"/>
    <w:rsid w:val="002019BC"/>
    <w:rsid w:val="002106E3"/>
    <w:rsid w:val="002134EF"/>
    <w:rsid w:val="00225633"/>
    <w:rsid w:val="00226020"/>
    <w:rsid w:val="002269FF"/>
    <w:rsid w:val="00226FA7"/>
    <w:rsid w:val="0023259A"/>
    <w:rsid w:val="002327DA"/>
    <w:rsid w:val="0023453A"/>
    <w:rsid w:val="00236DDA"/>
    <w:rsid w:val="00237CD4"/>
    <w:rsid w:val="00241405"/>
    <w:rsid w:val="002436D6"/>
    <w:rsid w:val="00250A39"/>
    <w:rsid w:val="00254541"/>
    <w:rsid w:val="00255BC6"/>
    <w:rsid w:val="00274833"/>
    <w:rsid w:val="00277E14"/>
    <w:rsid w:val="00280238"/>
    <w:rsid w:val="00280797"/>
    <w:rsid w:val="0028100D"/>
    <w:rsid w:val="002815EB"/>
    <w:rsid w:val="00292985"/>
    <w:rsid w:val="0029320F"/>
    <w:rsid w:val="00296CCE"/>
    <w:rsid w:val="002A1086"/>
    <w:rsid w:val="002A160E"/>
    <w:rsid w:val="002A405B"/>
    <w:rsid w:val="002A4085"/>
    <w:rsid w:val="002A727E"/>
    <w:rsid w:val="002B1DD3"/>
    <w:rsid w:val="002B2CF0"/>
    <w:rsid w:val="002B36EC"/>
    <w:rsid w:val="002B429E"/>
    <w:rsid w:val="002B59BD"/>
    <w:rsid w:val="002B7732"/>
    <w:rsid w:val="002C18EF"/>
    <w:rsid w:val="002C4254"/>
    <w:rsid w:val="002C65AC"/>
    <w:rsid w:val="002D1342"/>
    <w:rsid w:val="002D43A0"/>
    <w:rsid w:val="002D469B"/>
    <w:rsid w:val="002D5EE3"/>
    <w:rsid w:val="002D600A"/>
    <w:rsid w:val="002D64A7"/>
    <w:rsid w:val="002E0B6F"/>
    <w:rsid w:val="002E41FB"/>
    <w:rsid w:val="002F0AAC"/>
    <w:rsid w:val="002F4BFB"/>
    <w:rsid w:val="00300607"/>
    <w:rsid w:val="003173D1"/>
    <w:rsid w:val="00320FB0"/>
    <w:rsid w:val="00321077"/>
    <w:rsid w:val="003272BC"/>
    <w:rsid w:val="003428DC"/>
    <w:rsid w:val="00342D03"/>
    <w:rsid w:val="00346196"/>
    <w:rsid w:val="00354D81"/>
    <w:rsid w:val="003551AA"/>
    <w:rsid w:val="00356386"/>
    <w:rsid w:val="00361685"/>
    <w:rsid w:val="003640DC"/>
    <w:rsid w:val="00367429"/>
    <w:rsid w:val="00367F70"/>
    <w:rsid w:val="003704D1"/>
    <w:rsid w:val="00381A62"/>
    <w:rsid w:val="00383758"/>
    <w:rsid w:val="00385516"/>
    <w:rsid w:val="00386522"/>
    <w:rsid w:val="00386F40"/>
    <w:rsid w:val="00387653"/>
    <w:rsid w:val="00394D05"/>
    <w:rsid w:val="003A1D1C"/>
    <w:rsid w:val="003A1E67"/>
    <w:rsid w:val="003A2059"/>
    <w:rsid w:val="003A39A3"/>
    <w:rsid w:val="003A6444"/>
    <w:rsid w:val="003A755A"/>
    <w:rsid w:val="003A75EC"/>
    <w:rsid w:val="003B0008"/>
    <w:rsid w:val="003B0716"/>
    <w:rsid w:val="003B11E5"/>
    <w:rsid w:val="003B4314"/>
    <w:rsid w:val="003B5012"/>
    <w:rsid w:val="003C476D"/>
    <w:rsid w:val="003D09AF"/>
    <w:rsid w:val="003D1A31"/>
    <w:rsid w:val="003E3A22"/>
    <w:rsid w:val="003E3DED"/>
    <w:rsid w:val="003F3A2E"/>
    <w:rsid w:val="003F5E65"/>
    <w:rsid w:val="003F70DB"/>
    <w:rsid w:val="00403672"/>
    <w:rsid w:val="00403D54"/>
    <w:rsid w:val="00406371"/>
    <w:rsid w:val="00406F38"/>
    <w:rsid w:val="0041032F"/>
    <w:rsid w:val="004106F9"/>
    <w:rsid w:val="00413299"/>
    <w:rsid w:val="00414E8D"/>
    <w:rsid w:val="004167AF"/>
    <w:rsid w:val="0042072E"/>
    <w:rsid w:val="00442B43"/>
    <w:rsid w:val="004460F8"/>
    <w:rsid w:val="0045053D"/>
    <w:rsid w:val="00454773"/>
    <w:rsid w:val="004554C8"/>
    <w:rsid w:val="00464810"/>
    <w:rsid w:val="00465750"/>
    <w:rsid w:val="004661AC"/>
    <w:rsid w:val="00471979"/>
    <w:rsid w:val="00472FC8"/>
    <w:rsid w:val="004732A7"/>
    <w:rsid w:val="00475F5D"/>
    <w:rsid w:val="00482CAA"/>
    <w:rsid w:val="00484F71"/>
    <w:rsid w:val="004850EF"/>
    <w:rsid w:val="004918CF"/>
    <w:rsid w:val="004921F3"/>
    <w:rsid w:val="00492B6E"/>
    <w:rsid w:val="00493741"/>
    <w:rsid w:val="0049730B"/>
    <w:rsid w:val="004B1332"/>
    <w:rsid w:val="004B49E7"/>
    <w:rsid w:val="004B6018"/>
    <w:rsid w:val="004B7DF5"/>
    <w:rsid w:val="004C345D"/>
    <w:rsid w:val="004C3644"/>
    <w:rsid w:val="004C5B4A"/>
    <w:rsid w:val="004D09C3"/>
    <w:rsid w:val="004D1F45"/>
    <w:rsid w:val="004D217C"/>
    <w:rsid w:val="004E0353"/>
    <w:rsid w:val="004E1503"/>
    <w:rsid w:val="004E6762"/>
    <w:rsid w:val="004E69E5"/>
    <w:rsid w:val="004E72F0"/>
    <w:rsid w:val="004F2CA3"/>
    <w:rsid w:val="004F40BE"/>
    <w:rsid w:val="004F5AEB"/>
    <w:rsid w:val="005024F9"/>
    <w:rsid w:val="00504217"/>
    <w:rsid w:val="0050545A"/>
    <w:rsid w:val="00506E53"/>
    <w:rsid w:val="0051460F"/>
    <w:rsid w:val="005223F0"/>
    <w:rsid w:val="00522C0C"/>
    <w:rsid w:val="005239A5"/>
    <w:rsid w:val="0052684F"/>
    <w:rsid w:val="00531641"/>
    <w:rsid w:val="00533C21"/>
    <w:rsid w:val="00536B03"/>
    <w:rsid w:val="0053714C"/>
    <w:rsid w:val="00540377"/>
    <w:rsid w:val="00540A04"/>
    <w:rsid w:val="0054351D"/>
    <w:rsid w:val="00550B10"/>
    <w:rsid w:val="00557A9E"/>
    <w:rsid w:val="00562A58"/>
    <w:rsid w:val="005631B4"/>
    <w:rsid w:val="00563552"/>
    <w:rsid w:val="0056386C"/>
    <w:rsid w:val="00565219"/>
    <w:rsid w:val="00567E4F"/>
    <w:rsid w:val="005702DE"/>
    <w:rsid w:val="005910A0"/>
    <w:rsid w:val="0059163C"/>
    <w:rsid w:val="00591FDF"/>
    <w:rsid w:val="005948A0"/>
    <w:rsid w:val="005A0E88"/>
    <w:rsid w:val="005A0FAA"/>
    <w:rsid w:val="005A150C"/>
    <w:rsid w:val="005A20AC"/>
    <w:rsid w:val="005A5C5B"/>
    <w:rsid w:val="005A731B"/>
    <w:rsid w:val="005B6195"/>
    <w:rsid w:val="005C0A02"/>
    <w:rsid w:val="005C1F8E"/>
    <w:rsid w:val="005C508E"/>
    <w:rsid w:val="005C7A64"/>
    <w:rsid w:val="005D276D"/>
    <w:rsid w:val="005D42F3"/>
    <w:rsid w:val="005D7DD2"/>
    <w:rsid w:val="005F0AFC"/>
    <w:rsid w:val="00601147"/>
    <w:rsid w:val="00602177"/>
    <w:rsid w:val="00603A9B"/>
    <w:rsid w:val="00604C4C"/>
    <w:rsid w:val="00616107"/>
    <w:rsid w:val="00622DF9"/>
    <w:rsid w:val="006274B8"/>
    <w:rsid w:val="0063040B"/>
    <w:rsid w:val="00640580"/>
    <w:rsid w:val="00640D61"/>
    <w:rsid w:val="00643107"/>
    <w:rsid w:val="00656DF5"/>
    <w:rsid w:val="006618FD"/>
    <w:rsid w:val="0066451D"/>
    <w:rsid w:val="00665321"/>
    <w:rsid w:val="006664CE"/>
    <w:rsid w:val="00666A51"/>
    <w:rsid w:val="00672CC1"/>
    <w:rsid w:val="00696E90"/>
    <w:rsid w:val="006A07A0"/>
    <w:rsid w:val="006A1708"/>
    <w:rsid w:val="006A278F"/>
    <w:rsid w:val="006A3045"/>
    <w:rsid w:val="006B183B"/>
    <w:rsid w:val="006B2B76"/>
    <w:rsid w:val="006B3893"/>
    <w:rsid w:val="006B4A82"/>
    <w:rsid w:val="006B5806"/>
    <w:rsid w:val="006C5E55"/>
    <w:rsid w:val="006D7E9A"/>
    <w:rsid w:val="006E17D6"/>
    <w:rsid w:val="006E21A6"/>
    <w:rsid w:val="006E3D42"/>
    <w:rsid w:val="006E4C71"/>
    <w:rsid w:val="006E60EB"/>
    <w:rsid w:val="006F3F2F"/>
    <w:rsid w:val="006F4F82"/>
    <w:rsid w:val="0070307F"/>
    <w:rsid w:val="00710F28"/>
    <w:rsid w:val="00712244"/>
    <w:rsid w:val="007158F7"/>
    <w:rsid w:val="00716334"/>
    <w:rsid w:val="00716FD7"/>
    <w:rsid w:val="0072474D"/>
    <w:rsid w:val="00724D3E"/>
    <w:rsid w:val="007336E0"/>
    <w:rsid w:val="00733782"/>
    <w:rsid w:val="00743306"/>
    <w:rsid w:val="00743A75"/>
    <w:rsid w:val="00745361"/>
    <w:rsid w:val="0075092F"/>
    <w:rsid w:val="00750DAC"/>
    <w:rsid w:val="00753733"/>
    <w:rsid w:val="00753A9E"/>
    <w:rsid w:val="00754C0C"/>
    <w:rsid w:val="00760540"/>
    <w:rsid w:val="00762C16"/>
    <w:rsid w:val="007648C5"/>
    <w:rsid w:val="00771C32"/>
    <w:rsid w:val="00771C52"/>
    <w:rsid w:val="00772303"/>
    <w:rsid w:val="00777F1D"/>
    <w:rsid w:val="0078503B"/>
    <w:rsid w:val="00790AB6"/>
    <w:rsid w:val="00796C11"/>
    <w:rsid w:val="007A06B9"/>
    <w:rsid w:val="007A12F1"/>
    <w:rsid w:val="007A1692"/>
    <w:rsid w:val="007A6CA7"/>
    <w:rsid w:val="007B0E7E"/>
    <w:rsid w:val="007B3E97"/>
    <w:rsid w:val="007B4434"/>
    <w:rsid w:val="007B4DDA"/>
    <w:rsid w:val="007B7B31"/>
    <w:rsid w:val="007C24E0"/>
    <w:rsid w:val="007C457D"/>
    <w:rsid w:val="007C62D7"/>
    <w:rsid w:val="007D124D"/>
    <w:rsid w:val="007D3D72"/>
    <w:rsid w:val="007D52B6"/>
    <w:rsid w:val="007D6AFA"/>
    <w:rsid w:val="007E26DC"/>
    <w:rsid w:val="007F1A75"/>
    <w:rsid w:val="007F1C56"/>
    <w:rsid w:val="007F34AF"/>
    <w:rsid w:val="007F5767"/>
    <w:rsid w:val="007F6543"/>
    <w:rsid w:val="007F6C75"/>
    <w:rsid w:val="008010AC"/>
    <w:rsid w:val="00801487"/>
    <w:rsid w:val="008137B9"/>
    <w:rsid w:val="008257F9"/>
    <w:rsid w:val="00827B83"/>
    <w:rsid w:val="00832B95"/>
    <w:rsid w:val="008348DB"/>
    <w:rsid w:val="00835C7E"/>
    <w:rsid w:val="00836AA8"/>
    <w:rsid w:val="008371D2"/>
    <w:rsid w:val="00840038"/>
    <w:rsid w:val="008459F2"/>
    <w:rsid w:val="008531D1"/>
    <w:rsid w:val="00860276"/>
    <w:rsid w:val="008618CA"/>
    <w:rsid w:val="00864535"/>
    <w:rsid w:val="00865EC5"/>
    <w:rsid w:val="00874523"/>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D7EAF"/>
    <w:rsid w:val="008E0762"/>
    <w:rsid w:val="008E3C9D"/>
    <w:rsid w:val="008E671F"/>
    <w:rsid w:val="008E7B36"/>
    <w:rsid w:val="008F39A5"/>
    <w:rsid w:val="008F481E"/>
    <w:rsid w:val="008F486F"/>
    <w:rsid w:val="008F7D04"/>
    <w:rsid w:val="00900356"/>
    <w:rsid w:val="00905072"/>
    <w:rsid w:val="00915501"/>
    <w:rsid w:val="00921E26"/>
    <w:rsid w:val="0092235C"/>
    <w:rsid w:val="00930A47"/>
    <w:rsid w:val="009327B1"/>
    <w:rsid w:val="00933841"/>
    <w:rsid w:val="00934597"/>
    <w:rsid w:val="00934623"/>
    <w:rsid w:val="009347FA"/>
    <w:rsid w:val="009361C5"/>
    <w:rsid w:val="00936697"/>
    <w:rsid w:val="00936D50"/>
    <w:rsid w:val="00941572"/>
    <w:rsid w:val="00951F0E"/>
    <w:rsid w:val="00953EF0"/>
    <w:rsid w:val="00956FB5"/>
    <w:rsid w:val="00957190"/>
    <w:rsid w:val="00960E74"/>
    <w:rsid w:val="00961478"/>
    <w:rsid w:val="00962F49"/>
    <w:rsid w:val="00967D5A"/>
    <w:rsid w:val="00971CEF"/>
    <w:rsid w:val="009734F0"/>
    <w:rsid w:val="009877F7"/>
    <w:rsid w:val="00990895"/>
    <w:rsid w:val="00992D65"/>
    <w:rsid w:val="00993C6A"/>
    <w:rsid w:val="009A5B56"/>
    <w:rsid w:val="009B2B4B"/>
    <w:rsid w:val="009B768F"/>
    <w:rsid w:val="009B7AC8"/>
    <w:rsid w:val="009C0AE1"/>
    <w:rsid w:val="009C694B"/>
    <w:rsid w:val="009D2AEB"/>
    <w:rsid w:val="009D3535"/>
    <w:rsid w:val="009F1CFE"/>
    <w:rsid w:val="009F343C"/>
    <w:rsid w:val="009F3FB7"/>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3937"/>
    <w:rsid w:val="00A54421"/>
    <w:rsid w:val="00A56E03"/>
    <w:rsid w:val="00A6009F"/>
    <w:rsid w:val="00A62640"/>
    <w:rsid w:val="00A672A9"/>
    <w:rsid w:val="00A67554"/>
    <w:rsid w:val="00A72C40"/>
    <w:rsid w:val="00A73531"/>
    <w:rsid w:val="00A77D8F"/>
    <w:rsid w:val="00A841EA"/>
    <w:rsid w:val="00A85915"/>
    <w:rsid w:val="00A90041"/>
    <w:rsid w:val="00A93E29"/>
    <w:rsid w:val="00A975A3"/>
    <w:rsid w:val="00AB0518"/>
    <w:rsid w:val="00AB30C6"/>
    <w:rsid w:val="00AB3D78"/>
    <w:rsid w:val="00AB631C"/>
    <w:rsid w:val="00AB6E48"/>
    <w:rsid w:val="00AB7D42"/>
    <w:rsid w:val="00AC3CF2"/>
    <w:rsid w:val="00AC49CC"/>
    <w:rsid w:val="00AD2B85"/>
    <w:rsid w:val="00AD38D7"/>
    <w:rsid w:val="00AD5AF4"/>
    <w:rsid w:val="00AD69EA"/>
    <w:rsid w:val="00AD781C"/>
    <w:rsid w:val="00AE040E"/>
    <w:rsid w:val="00AE0C5E"/>
    <w:rsid w:val="00AE1760"/>
    <w:rsid w:val="00AF12A2"/>
    <w:rsid w:val="00AF712B"/>
    <w:rsid w:val="00B024FB"/>
    <w:rsid w:val="00B05AC4"/>
    <w:rsid w:val="00B128CC"/>
    <w:rsid w:val="00B16B03"/>
    <w:rsid w:val="00B20AE0"/>
    <w:rsid w:val="00B22FE1"/>
    <w:rsid w:val="00B25CDC"/>
    <w:rsid w:val="00B262CF"/>
    <w:rsid w:val="00B307DE"/>
    <w:rsid w:val="00B321AB"/>
    <w:rsid w:val="00B341E8"/>
    <w:rsid w:val="00B40B96"/>
    <w:rsid w:val="00B41FE2"/>
    <w:rsid w:val="00B42B31"/>
    <w:rsid w:val="00B43598"/>
    <w:rsid w:val="00B47200"/>
    <w:rsid w:val="00B47C59"/>
    <w:rsid w:val="00B50149"/>
    <w:rsid w:val="00B53ABD"/>
    <w:rsid w:val="00B65784"/>
    <w:rsid w:val="00B75AE8"/>
    <w:rsid w:val="00B766A8"/>
    <w:rsid w:val="00B76E6C"/>
    <w:rsid w:val="00B8102E"/>
    <w:rsid w:val="00B83AB1"/>
    <w:rsid w:val="00BA58FF"/>
    <w:rsid w:val="00BA6936"/>
    <w:rsid w:val="00BB26B3"/>
    <w:rsid w:val="00BB2DE6"/>
    <w:rsid w:val="00BB64EC"/>
    <w:rsid w:val="00BB7334"/>
    <w:rsid w:val="00BB749D"/>
    <w:rsid w:val="00BC7659"/>
    <w:rsid w:val="00BD3DF0"/>
    <w:rsid w:val="00BD6E25"/>
    <w:rsid w:val="00BD7C1B"/>
    <w:rsid w:val="00BE49D6"/>
    <w:rsid w:val="00BE61C3"/>
    <w:rsid w:val="00BE7786"/>
    <w:rsid w:val="00BF1133"/>
    <w:rsid w:val="00BF1177"/>
    <w:rsid w:val="00BF23F2"/>
    <w:rsid w:val="00BF2D7B"/>
    <w:rsid w:val="00BF387F"/>
    <w:rsid w:val="00BF4DED"/>
    <w:rsid w:val="00C00511"/>
    <w:rsid w:val="00C03813"/>
    <w:rsid w:val="00C170A4"/>
    <w:rsid w:val="00C22725"/>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76677"/>
    <w:rsid w:val="00C93A3A"/>
    <w:rsid w:val="00C97F92"/>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9D9"/>
    <w:rsid w:val="00DA3E12"/>
    <w:rsid w:val="00DB48ED"/>
    <w:rsid w:val="00DB5402"/>
    <w:rsid w:val="00DC38BF"/>
    <w:rsid w:val="00DC57BB"/>
    <w:rsid w:val="00DC5A2D"/>
    <w:rsid w:val="00DC7E19"/>
    <w:rsid w:val="00DC7E5B"/>
    <w:rsid w:val="00DD3527"/>
    <w:rsid w:val="00DD542E"/>
    <w:rsid w:val="00DD7DE1"/>
    <w:rsid w:val="00DE1890"/>
    <w:rsid w:val="00DF2B7A"/>
    <w:rsid w:val="00E009DE"/>
    <w:rsid w:val="00E019F3"/>
    <w:rsid w:val="00E01F45"/>
    <w:rsid w:val="00E056B8"/>
    <w:rsid w:val="00E05F61"/>
    <w:rsid w:val="00E111C4"/>
    <w:rsid w:val="00E1789C"/>
    <w:rsid w:val="00E213DA"/>
    <w:rsid w:val="00E21409"/>
    <w:rsid w:val="00E24E01"/>
    <w:rsid w:val="00E2660B"/>
    <w:rsid w:val="00E26DE7"/>
    <w:rsid w:val="00E26FD9"/>
    <w:rsid w:val="00E27931"/>
    <w:rsid w:val="00E3357A"/>
    <w:rsid w:val="00E339EE"/>
    <w:rsid w:val="00E4356B"/>
    <w:rsid w:val="00E438A9"/>
    <w:rsid w:val="00E43AA7"/>
    <w:rsid w:val="00E509F6"/>
    <w:rsid w:val="00E52179"/>
    <w:rsid w:val="00E55919"/>
    <w:rsid w:val="00E56A09"/>
    <w:rsid w:val="00E615A5"/>
    <w:rsid w:val="00E67E69"/>
    <w:rsid w:val="00E7312B"/>
    <w:rsid w:val="00E752D7"/>
    <w:rsid w:val="00E767F8"/>
    <w:rsid w:val="00E77008"/>
    <w:rsid w:val="00E776DC"/>
    <w:rsid w:val="00E814EA"/>
    <w:rsid w:val="00E81570"/>
    <w:rsid w:val="00E823DF"/>
    <w:rsid w:val="00E82934"/>
    <w:rsid w:val="00E8456C"/>
    <w:rsid w:val="00E90291"/>
    <w:rsid w:val="00E95E33"/>
    <w:rsid w:val="00E95F37"/>
    <w:rsid w:val="00EA24F1"/>
    <w:rsid w:val="00EA27C3"/>
    <w:rsid w:val="00EB1FEE"/>
    <w:rsid w:val="00EB379B"/>
    <w:rsid w:val="00EB6190"/>
    <w:rsid w:val="00EC110E"/>
    <w:rsid w:val="00EC7E77"/>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6091"/>
    <w:rsid w:val="00F5638C"/>
    <w:rsid w:val="00F60312"/>
    <w:rsid w:val="00F60BAA"/>
    <w:rsid w:val="00F71EB3"/>
    <w:rsid w:val="00F81611"/>
    <w:rsid w:val="00F838D9"/>
    <w:rsid w:val="00F86558"/>
    <w:rsid w:val="00F9151E"/>
    <w:rsid w:val="00F9454E"/>
    <w:rsid w:val="00F970D5"/>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styleId="UnresolvedMention">
    <w:name w:val="Unresolved Mention"/>
    <w:basedOn w:val="DefaultParagraphFont"/>
    <w:uiPriority w:val="99"/>
    <w:rsid w:val="002B5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35445">
      <w:bodyDiv w:val="1"/>
      <w:marLeft w:val="0"/>
      <w:marRight w:val="0"/>
      <w:marTop w:val="0"/>
      <w:marBottom w:val="0"/>
      <w:divBdr>
        <w:top w:val="none" w:sz="0" w:space="0" w:color="auto"/>
        <w:left w:val="none" w:sz="0" w:space="0" w:color="auto"/>
        <w:bottom w:val="none" w:sz="0" w:space="0" w:color="auto"/>
        <w:right w:val="none" w:sz="0" w:space="0" w:color="auto"/>
      </w:divBdr>
    </w:div>
    <w:div w:id="168101531">
      <w:bodyDiv w:val="1"/>
      <w:marLeft w:val="0"/>
      <w:marRight w:val="0"/>
      <w:marTop w:val="0"/>
      <w:marBottom w:val="0"/>
      <w:divBdr>
        <w:top w:val="none" w:sz="0" w:space="0" w:color="auto"/>
        <w:left w:val="none" w:sz="0" w:space="0" w:color="auto"/>
        <w:bottom w:val="none" w:sz="0" w:space="0" w:color="auto"/>
        <w:right w:val="none" w:sz="0" w:space="0" w:color="auto"/>
      </w:divBdr>
    </w:div>
    <w:div w:id="288241690">
      <w:bodyDiv w:val="1"/>
      <w:marLeft w:val="0"/>
      <w:marRight w:val="0"/>
      <w:marTop w:val="0"/>
      <w:marBottom w:val="0"/>
      <w:divBdr>
        <w:top w:val="none" w:sz="0" w:space="0" w:color="auto"/>
        <w:left w:val="none" w:sz="0" w:space="0" w:color="auto"/>
        <w:bottom w:val="none" w:sz="0" w:space="0" w:color="auto"/>
        <w:right w:val="none" w:sz="0" w:space="0" w:color="auto"/>
      </w:divBdr>
    </w:div>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778649913">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489436799">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88CC2-FB8C-4A42-B8AB-EE817D626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46</Pages>
  <Words>73114</Words>
  <Characters>416752</Characters>
  <Application>Microsoft Office Word</Application>
  <DocSecurity>0</DocSecurity>
  <Lines>3472</Lines>
  <Paragraphs>977</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488889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74</cp:revision>
  <dcterms:created xsi:type="dcterms:W3CDTF">2022-03-01T21:23:00Z</dcterms:created>
  <dcterms:modified xsi:type="dcterms:W3CDTF">2022-03-02T00:29:00Z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